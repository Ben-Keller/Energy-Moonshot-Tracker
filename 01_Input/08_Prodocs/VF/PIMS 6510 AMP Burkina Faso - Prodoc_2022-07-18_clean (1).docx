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3D781" w14:textId="46F8B3AB" w:rsidR="00801DE1" w:rsidRPr="00463F8A" w:rsidRDefault="00801DE1" w:rsidP="001354E3">
      <w:pPr>
        <w:rPr>
          <w:rFonts w:cs="Calibri"/>
          <w:i/>
          <w:iCs/>
          <w:szCs w:val="20"/>
        </w:rPr>
      </w:pPr>
      <w:bookmarkStart w:id="0" w:name="Annex1"/>
    </w:p>
    <w:p w14:paraId="74A77078" w14:textId="6E283D76" w:rsidR="00231A45" w:rsidRDefault="00A900AA" w:rsidP="001B0CF4">
      <w:pPr>
        <w:ind w:left="2160" w:firstLine="720"/>
        <w:rPr>
          <w:szCs w:val="20"/>
        </w:rPr>
      </w:pPr>
      <w:r>
        <w:rPr>
          <w:noProof/>
        </w:rPr>
        <w:drawing>
          <wp:anchor distT="0" distB="0" distL="114300" distR="114300" simplePos="0" relativeHeight="251658240" behindDoc="0" locked="0" layoutInCell="1" allowOverlap="1" wp14:anchorId="793B2C87" wp14:editId="79B34E87">
            <wp:simplePos x="0" y="0"/>
            <wp:positionH relativeFrom="margin">
              <wp:posOffset>0</wp:posOffset>
            </wp:positionH>
            <wp:positionV relativeFrom="paragraph">
              <wp:posOffset>-1905</wp:posOffset>
            </wp:positionV>
            <wp:extent cx="647065" cy="1380490"/>
            <wp:effectExtent l="0" t="0" r="0" b="0"/>
            <wp:wrapNone/>
            <wp:docPr id="22"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1" locked="0" layoutInCell="1" allowOverlap="1" wp14:anchorId="05C56EE2" wp14:editId="5527FD2D">
            <wp:simplePos x="0" y="0"/>
            <wp:positionH relativeFrom="margin">
              <wp:posOffset>5229225</wp:posOffset>
            </wp:positionH>
            <wp:positionV relativeFrom="paragraph">
              <wp:posOffset>-1905</wp:posOffset>
            </wp:positionV>
            <wp:extent cx="709930" cy="818515"/>
            <wp:effectExtent l="0" t="0" r="0" b="0"/>
            <wp:wrapTight wrapText="bothSides">
              <wp:wrapPolygon edited="0">
                <wp:start x="0" y="0"/>
                <wp:lineTo x="0" y="21114"/>
                <wp:lineTo x="21252" y="21114"/>
                <wp:lineTo x="21252" y="0"/>
                <wp:lineTo x="0" y="0"/>
              </wp:wrapPolygon>
            </wp:wrapTight>
            <wp:docPr id="21" name="Picture 2" descr="GEF-notag-lowres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5692B157" w14:textId="4E56F561" w:rsidR="00231A45" w:rsidRDefault="2ECADD8F" w:rsidP="00CE72C2">
      <w:pPr>
        <w:spacing w:after="120"/>
        <w:ind w:left="2160" w:firstLine="720"/>
        <w:rPr>
          <w:rFonts w:cs="Arial"/>
          <w:b/>
          <w:i/>
          <w:szCs w:val="22"/>
        </w:rPr>
      </w:pPr>
      <w:r w:rsidRPr="6A841FCE">
        <w:rPr>
          <w:rFonts w:cs="Arial"/>
          <w:b/>
          <w:bCs/>
          <w:i/>
          <w:iCs/>
        </w:rPr>
        <w:t xml:space="preserve">                  </w:t>
      </w:r>
      <w:r w:rsidR="2AE08A49">
        <w:rPr>
          <w:noProof/>
        </w:rPr>
        <w:drawing>
          <wp:inline distT="0" distB="0" distL="0" distR="0" wp14:anchorId="1DD34DA8" wp14:editId="388C7F44">
            <wp:extent cx="874395" cy="954405"/>
            <wp:effectExtent l="0" t="0" r="0" b="0"/>
            <wp:docPr id="6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874395" cy="954405"/>
                    </a:xfrm>
                    <a:prstGeom prst="rect">
                      <a:avLst/>
                    </a:prstGeom>
                  </pic:spPr>
                </pic:pic>
              </a:graphicData>
            </a:graphic>
          </wp:inline>
        </w:drawing>
      </w:r>
    </w:p>
    <w:p w14:paraId="3660ED4A" w14:textId="77777777" w:rsidR="00602306" w:rsidRPr="000A7BC6" w:rsidRDefault="00602306" w:rsidP="00602306">
      <w:pPr>
        <w:spacing w:after="240"/>
        <w:jc w:val="center"/>
        <w:rPr>
          <w:rFonts w:ascii="Calibri" w:hAnsi="Calibri" w:cs="Calibri"/>
          <w:b/>
          <w:sz w:val="20"/>
          <w:szCs w:val="20"/>
        </w:rPr>
      </w:pPr>
      <w:r w:rsidRPr="000A7BC6">
        <w:rPr>
          <w:rFonts w:ascii="Calibri" w:hAnsi="Calibri" w:cs="Calibri"/>
          <w:b/>
          <w:sz w:val="20"/>
          <w:szCs w:val="20"/>
        </w:rPr>
        <w:t>Government of Burkina Faso</w:t>
      </w:r>
    </w:p>
    <w:p w14:paraId="54AA3949" w14:textId="505DC201" w:rsidR="00231A45" w:rsidRPr="000A7BC6" w:rsidRDefault="00231A45" w:rsidP="00CE72C2">
      <w:pPr>
        <w:spacing w:after="120"/>
        <w:ind w:left="2160" w:firstLine="720"/>
        <w:rPr>
          <w:rFonts w:ascii="Calibri" w:hAnsi="Calibri" w:cs="Calibri"/>
          <w:b/>
          <w:i/>
          <w:sz w:val="20"/>
          <w:szCs w:val="20"/>
        </w:rPr>
      </w:pPr>
    </w:p>
    <w:p w14:paraId="3E7C35C1" w14:textId="24752A2C" w:rsidR="00E3519C" w:rsidRDefault="00E1433A" w:rsidP="00231A45">
      <w:pPr>
        <w:spacing w:after="240"/>
        <w:jc w:val="center"/>
        <w:rPr>
          <w:rFonts w:ascii="Calibri" w:hAnsi="Calibri" w:cs="Calibri"/>
          <w:b/>
          <w:sz w:val="20"/>
          <w:szCs w:val="20"/>
        </w:rPr>
      </w:pPr>
      <w:r w:rsidRPr="000A7BC6">
        <w:rPr>
          <w:rFonts w:ascii="Calibri" w:hAnsi="Calibri" w:cs="Calibri"/>
          <w:b/>
          <w:sz w:val="20"/>
          <w:szCs w:val="20"/>
        </w:rPr>
        <w:t xml:space="preserve">United Nations Development </w:t>
      </w:r>
      <w:proofErr w:type="spellStart"/>
      <w:r w:rsidRPr="000A7BC6">
        <w:rPr>
          <w:rFonts w:ascii="Calibri" w:hAnsi="Calibri" w:cs="Calibri"/>
          <w:b/>
          <w:sz w:val="20"/>
          <w:szCs w:val="20"/>
        </w:rPr>
        <w:t>Programme</w:t>
      </w:r>
      <w:proofErr w:type="spellEnd"/>
    </w:p>
    <w:p w14:paraId="7698F59A" w14:textId="27734F90" w:rsidR="00DF11B5" w:rsidRPr="000A7BC6" w:rsidRDefault="000A7BC6" w:rsidP="000A7BC6">
      <w:pPr>
        <w:spacing w:after="240"/>
        <w:jc w:val="center"/>
        <w:rPr>
          <w:rFonts w:ascii="Calibri" w:hAnsi="Calibri" w:cs="Calibri"/>
          <w:b/>
          <w:sz w:val="20"/>
          <w:szCs w:val="20"/>
        </w:rPr>
      </w:pPr>
      <w:r>
        <w:rPr>
          <w:rFonts w:ascii="Calibri" w:hAnsi="Calibri" w:cs="Calibri"/>
          <w:b/>
          <w:sz w:val="20"/>
          <w:szCs w:val="20"/>
        </w:rPr>
        <w:t>Project Document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963"/>
        <w:gridCol w:w="657"/>
        <w:gridCol w:w="177"/>
        <w:gridCol w:w="3423"/>
      </w:tblGrid>
      <w:tr w:rsidR="00B270EB" w:rsidRPr="0003763F" w14:paraId="266A3836" w14:textId="77777777" w:rsidTr="0003763F">
        <w:trPr>
          <w:trHeight w:val="548"/>
        </w:trPr>
        <w:tc>
          <w:tcPr>
            <w:tcW w:w="9355" w:type="dxa"/>
            <w:gridSpan w:val="6"/>
            <w:shd w:val="clear" w:color="auto" w:fill="auto"/>
          </w:tcPr>
          <w:p w14:paraId="651309C2" w14:textId="64420CFD" w:rsidR="00B270EB" w:rsidRPr="00602306" w:rsidRDefault="00235AE4" w:rsidP="0003763F">
            <w:pPr>
              <w:spacing w:after="240"/>
              <w:rPr>
                <w:rFonts w:ascii="Calibri" w:hAnsi="Calibri" w:cs="Calibri"/>
                <w:b/>
                <w:sz w:val="20"/>
                <w:szCs w:val="20"/>
              </w:rPr>
            </w:pPr>
            <w:r w:rsidRPr="00602306">
              <w:rPr>
                <w:rFonts w:ascii="Calibri" w:hAnsi="Calibri" w:cs="Calibri"/>
                <w:b/>
                <w:sz w:val="20"/>
                <w:szCs w:val="20"/>
              </w:rPr>
              <w:t>Project title:</w:t>
            </w:r>
            <w:r w:rsidR="000A7BC6">
              <w:rPr>
                <w:rFonts w:ascii="Calibri" w:hAnsi="Calibri" w:cs="Calibri"/>
                <w:b/>
                <w:sz w:val="20"/>
                <w:szCs w:val="20"/>
              </w:rPr>
              <w:t xml:space="preserve"> </w:t>
            </w:r>
            <w:r w:rsidR="00DF08E3" w:rsidRPr="000A7BC6">
              <w:rPr>
                <w:rFonts w:ascii="Calibri" w:hAnsi="Calibri" w:cs="Calibri"/>
                <w:bCs/>
                <w:sz w:val="20"/>
                <w:szCs w:val="20"/>
              </w:rPr>
              <w:t xml:space="preserve">National Child Project under the GEF Africa </w:t>
            </w:r>
            <w:proofErr w:type="spellStart"/>
            <w:r w:rsidR="00DF08E3" w:rsidRPr="000A7BC6">
              <w:rPr>
                <w:rFonts w:ascii="Calibri" w:hAnsi="Calibri" w:cs="Calibri"/>
                <w:bCs/>
                <w:sz w:val="20"/>
                <w:szCs w:val="20"/>
              </w:rPr>
              <w:t>Minigrids</w:t>
            </w:r>
            <w:proofErr w:type="spellEnd"/>
            <w:r w:rsidR="00DF08E3" w:rsidRPr="000A7BC6">
              <w:rPr>
                <w:rFonts w:ascii="Calibri" w:hAnsi="Calibri" w:cs="Calibri"/>
                <w:bCs/>
                <w:sz w:val="20"/>
                <w:szCs w:val="20"/>
              </w:rPr>
              <w:t xml:space="preserve"> Program</w:t>
            </w:r>
            <w:r w:rsidR="000A7BC6" w:rsidRPr="000A7BC6">
              <w:rPr>
                <w:rFonts w:ascii="Calibri" w:hAnsi="Calibri" w:cs="Calibri"/>
                <w:bCs/>
                <w:sz w:val="20"/>
                <w:szCs w:val="20"/>
              </w:rPr>
              <w:t xml:space="preserve"> – Burkina Faso</w:t>
            </w:r>
          </w:p>
        </w:tc>
      </w:tr>
      <w:tr w:rsidR="008F17B9" w:rsidRPr="009E5D05" w14:paraId="034B8EC7" w14:textId="77777777" w:rsidTr="00645A9F">
        <w:trPr>
          <w:trHeight w:val="1007"/>
        </w:trPr>
        <w:tc>
          <w:tcPr>
            <w:tcW w:w="2509" w:type="dxa"/>
            <w:shd w:val="clear" w:color="auto" w:fill="auto"/>
          </w:tcPr>
          <w:p w14:paraId="53FB3633" w14:textId="6B1BA2D6" w:rsidR="008F17B9" w:rsidRPr="00602306" w:rsidRDefault="008F17B9" w:rsidP="0003763F">
            <w:pPr>
              <w:spacing w:after="240"/>
              <w:rPr>
                <w:rFonts w:ascii="Calibri" w:hAnsi="Calibri" w:cs="Calibri"/>
                <w:b/>
                <w:sz w:val="20"/>
                <w:szCs w:val="20"/>
              </w:rPr>
            </w:pPr>
            <w:r w:rsidRPr="00602306">
              <w:rPr>
                <w:rFonts w:ascii="Calibri" w:hAnsi="Calibri" w:cs="Calibri"/>
                <w:b/>
                <w:sz w:val="20"/>
                <w:szCs w:val="20"/>
              </w:rPr>
              <w:t>Country:</w:t>
            </w:r>
            <w:r w:rsidR="000A7BC6">
              <w:rPr>
                <w:rFonts w:ascii="Calibri" w:hAnsi="Calibri" w:cs="Calibri"/>
                <w:b/>
                <w:sz w:val="20"/>
                <w:szCs w:val="20"/>
              </w:rPr>
              <w:t xml:space="preserve"> </w:t>
            </w:r>
            <w:r w:rsidR="00DB4917" w:rsidRPr="000A7BC6">
              <w:rPr>
                <w:rFonts w:ascii="Calibri" w:hAnsi="Calibri" w:cs="Calibri"/>
                <w:bCs/>
                <w:sz w:val="20"/>
                <w:szCs w:val="20"/>
              </w:rPr>
              <w:t>Burkina Faso</w:t>
            </w:r>
          </w:p>
        </w:tc>
        <w:tc>
          <w:tcPr>
            <w:tcW w:w="3423" w:type="dxa"/>
            <w:gridSpan w:val="4"/>
            <w:shd w:val="clear" w:color="auto" w:fill="auto"/>
          </w:tcPr>
          <w:p w14:paraId="675B2069" w14:textId="76243BED" w:rsidR="008F17B9" w:rsidRPr="000A7BC6" w:rsidRDefault="008F17B9" w:rsidP="00C35E32">
            <w:pPr>
              <w:rPr>
                <w:rStyle w:val="Hyperlink"/>
                <w:rFonts w:ascii="Calibri" w:hAnsi="Calibri" w:cs="Calibri"/>
                <w:bCs/>
                <w:color w:val="auto"/>
                <w:sz w:val="20"/>
                <w:szCs w:val="20"/>
                <w:u w:val="none"/>
              </w:rPr>
            </w:pPr>
            <w:r w:rsidRPr="00602306">
              <w:rPr>
                <w:rFonts w:ascii="Calibri" w:hAnsi="Calibri" w:cs="Calibri"/>
                <w:b/>
                <w:sz w:val="20"/>
                <w:szCs w:val="20"/>
              </w:rPr>
              <w:t xml:space="preserve">Implementing </w:t>
            </w:r>
            <w:r w:rsidRPr="00CC1F5D">
              <w:rPr>
                <w:rFonts w:ascii="Calibri" w:hAnsi="Calibri" w:cs="Calibri"/>
                <w:b/>
                <w:sz w:val="20"/>
                <w:szCs w:val="20"/>
              </w:rPr>
              <w:t>Partner</w:t>
            </w:r>
            <w:r w:rsidR="00871AD6" w:rsidRPr="00CC1F5D">
              <w:rPr>
                <w:rFonts w:ascii="Calibri" w:hAnsi="Calibri" w:cs="Calibri"/>
                <w:b/>
                <w:sz w:val="20"/>
                <w:szCs w:val="20"/>
              </w:rPr>
              <w:t xml:space="preserve"> (GEF Executing </w:t>
            </w:r>
            <w:r w:rsidR="00C00847" w:rsidRPr="00CC1F5D">
              <w:rPr>
                <w:rFonts w:ascii="Calibri" w:hAnsi="Calibri" w:cs="Calibri"/>
                <w:b/>
                <w:sz w:val="20"/>
                <w:szCs w:val="20"/>
              </w:rPr>
              <w:t>Agency</w:t>
            </w:r>
            <w:r w:rsidR="00871AD6" w:rsidRPr="00CC1F5D">
              <w:rPr>
                <w:rFonts w:ascii="Calibri" w:hAnsi="Calibri" w:cs="Calibri"/>
                <w:b/>
                <w:sz w:val="20"/>
                <w:szCs w:val="20"/>
              </w:rPr>
              <w:t>)</w:t>
            </w:r>
            <w:r w:rsidRPr="00CC1F5D">
              <w:rPr>
                <w:rFonts w:ascii="Calibri" w:hAnsi="Calibri" w:cs="Calibri"/>
                <w:b/>
                <w:sz w:val="20"/>
                <w:szCs w:val="20"/>
              </w:rPr>
              <w:t>:</w:t>
            </w:r>
            <w:r w:rsidR="000A7BC6" w:rsidRPr="00CC1F5D">
              <w:rPr>
                <w:rFonts w:ascii="Calibri" w:hAnsi="Calibri" w:cs="Calibri"/>
                <w:b/>
                <w:sz w:val="20"/>
                <w:szCs w:val="20"/>
              </w:rPr>
              <w:t xml:space="preserve"> </w:t>
            </w:r>
            <w:r w:rsidR="00194839" w:rsidRPr="00CC1F5D">
              <w:rPr>
                <w:rFonts w:ascii="Calibri" w:hAnsi="Calibri" w:cs="Calibri"/>
                <w:bCs/>
                <w:sz w:val="20"/>
                <w:szCs w:val="20"/>
              </w:rPr>
              <w:t>Burkina Faso</w:t>
            </w:r>
            <w:r w:rsidR="00194839" w:rsidRPr="000A7BC6">
              <w:rPr>
                <w:rFonts w:ascii="Calibri" w:hAnsi="Calibri" w:cs="Calibri"/>
                <w:bCs/>
                <w:sz w:val="20"/>
                <w:szCs w:val="20"/>
              </w:rPr>
              <w:t xml:space="preserve"> Rural Electrification Agency (ABER)</w:t>
            </w:r>
          </w:p>
        </w:tc>
        <w:tc>
          <w:tcPr>
            <w:tcW w:w="3423" w:type="dxa"/>
            <w:shd w:val="clear" w:color="auto" w:fill="auto"/>
          </w:tcPr>
          <w:p w14:paraId="2DF74CD7" w14:textId="7A4E0A02" w:rsidR="008F17B9" w:rsidRPr="000A7BC6" w:rsidRDefault="008F17B9" w:rsidP="0003763F">
            <w:pPr>
              <w:spacing w:after="240"/>
              <w:rPr>
                <w:rFonts w:ascii="Calibri" w:hAnsi="Calibri" w:cs="Calibri"/>
                <w:iCs/>
                <w:sz w:val="20"/>
                <w:szCs w:val="20"/>
              </w:rPr>
            </w:pPr>
            <w:r w:rsidRPr="00602306">
              <w:rPr>
                <w:rFonts w:ascii="Calibri" w:hAnsi="Calibri" w:cs="Calibri"/>
                <w:b/>
                <w:sz w:val="20"/>
                <w:szCs w:val="20"/>
              </w:rPr>
              <w:t>Execution Modality</w:t>
            </w:r>
            <w:r w:rsidRPr="00602306">
              <w:rPr>
                <w:rFonts w:ascii="Calibri" w:hAnsi="Calibri" w:cs="Calibri"/>
                <w:i/>
                <w:sz w:val="20"/>
                <w:szCs w:val="20"/>
              </w:rPr>
              <w:t>:</w:t>
            </w:r>
            <w:r w:rsidR="00941B1F" w:rsidRPr="00602306">
              <w:rPr>
                <w:rFonts w:ascii="Calibri" w:hAnsi="Calibri" w:cs="Calibri"/>
                <w:i/>
                <w:sz w:val="20"/>
                <w:szCs w:val="20"/>
              </w:rPr>
              <w:t xml:space="preserve"> </w:t>
            </w:r>
            <w:r w:rsidR="00D11739" w:rsidRPr="00463F8A">
              <w:rPr>
                <w:rFonts w:ascii="Calibri" w:hAnsi="Calibri" w:cs="Calibri"/>
                <w:iCs/>
                <w:sz w:val="20"/>
                <w:szCs w:val="20"/>
              </w:rPr>
              <w:t xml:space="preserve">Full </w:t>
            </w:r>
            <w:r w:rsidR="00194839" w:rsidRPr="000A7BC6">
              <w:rPr>
                <w:rFonts w:ascii="Calibri" w:hAnsi="Calibri" w:cs="Calibri"/>
                <w:iCs/>
                <w:sz w:val="20"/>
                <w:szCs w:val="20"/>
              </w:rPr>
              <w:t>National Implementation Modalit</w:t>
            </w:r>
            <w:r w:rsidR="000A7BC6" w:rsidRPr="000A7BC6">
              <w:rPr>
                <w:rFonts w:ascii="Calibri" w:hAnsi="Calibri" w:cs="Calibri"/>
                <w:iCs/>
                <w:sz w:val="20"/>
                <w:szCs w:val="20"/>
              </w:rPr>
              <w:t>y</w:t>
            </w:r>
            <w:r w:rsidR="00194839" w:rsidRPr="000A7BC6">
              <w:rPr>
                <w:rFonts w:ascii="Calibri" w:hAnsi="Calibri" w:cs="Calibri"/>
                <w:iCs/>
                <w:sz w:val="20"/>
                <w:szCs w:val="20"/>
              </w:rPr>
              <w:t xml:space="preserve"> (</w:t>
            </w:r>
            <w:r w:rsidR="0008482D" w:rsidRPr="000A7BC6">
              <w:rPr>
                <w:rFonts w:ascii="Calibri" w:hAnsi="Calibri" w:cs="Calibri"/>
                <w:iCs/>
                <w:sz w:val="20"/>
                <w:szCs w:val="20"/>
              </w:rPr>
              <w:t>NIM</w:t>
            </w:r>
            <w:r w:rsidR="00194839" w:rsidRPr="000A7BC6">
              <w:rPr>
                <w:rFonts w:ascii="Calibri" w:hAnsi="Calibri" w:cs="Calibri"/>
                <w:iCs/>
                <w:sz w:val="20"/>
                <w:szCs w:val="20"/>
              </w:rPr>
              <w:t>)</w:t>
            </w:r>
          </w:p>
        </w:tc>
      </w:tr>
      <w:tr w:rsidR="0077088A" w:rsidRPr="0003763F" w14:paraId="1ACDB75F" w14:textId="77777777" w:rsidTr="0003763F">
        <w:tc>
          <w:tcPr>
            <w:tcW w:w="9355" w:type="dxa"/>
            <w:gridSpan w:val="6"/>
            <w:shd w:val="clear" w:color="auto" w:fill="auto"/>
          </w:tcPr>
          <w:p w14:paraId="0556B513" w14:textId="539B0796" w:rsidR="004004AC" w:rsidRDefault="0077088A" w:rsidP="00050F0A">
            <w:pPr>
              <w:spacing w:after="240"/>
              <w:rPr>
                <w:rFonts w:ascii="Calibri" w:hAnsi="Calibri" w:cs="Calibri"/>
                <w:i/>
                <w:sz w:val="20"/>
                <w:szCs w:val="20"/>
              </w:rPr>
            </w:pPr>
            <w:r w:rsidRPr="00602306">
              <w:rPr>
                <w:rFonts w:ascii="Calibri" w:hAnsi="Calibri" w:cs="Calibri"/>
                <w:b/>
                <w:sz w:val="20"/>
                <w:szCs w:val="20"/>
              </w:rPr>
              <w:t>Co</w:t>
            </w:r>
            <w:r w:rsidR="0022541B" w:rsidRPr="00602306">
              <w:rPr>
                <w:rFonts w:ascii="Calibri" w:hAnsi="Calibri" w:cs="Calibri"/>
                <w:b/>
                <w:sz w:val="20"/>
                <w:szCs w:val="20"/>
              </w:rPr>
              <w:t xml:space="preserve">ntributing </w:t>
            </w:r>
            <w:r w:rsidRPr="00602306">
              <w:rPr>
                <w:rFonts w:ascii="Calibri" w:hAnsi="Calibri" w:cs="Calibri"/>
                <w:b/>
                <w:sz w:val="20"/>
                <w:szCs w:val="20"/>
              </w:rPr>
              <w:t>Outcome</w:t>
            </w:r>
            <w:r w:rsidR="0022541B" w:rsidRPr="00602306">
              <w:rPr>
                <w:rFonts w:ascii="Calibri" w:hAnsi="Calibri" w:cs="Calibri"/>
                <w:b/>
                <w:sz w:val="20"/>
                <w:szCs w:val="20"/>
              </w:rPr>
              <w:t xml:space="preserve"> (</w:t>
            </w:r>
            <w:r w:rsidR="0090635E">
              <w:rPr>
                <w:rFonts w:ascii="Calibri" w:hAnsi="Calibri" w:cs="Calibri"/>
                <w:b/>
                <w:sz w:val="20"/>
                <w:szCs w:val="20"/>
              </w:rPr>
              <w:t>UN</w:t>
            </w:r>
            <w:r w:rsidR="002D6D74">
              <w:rPr>
                <w:rFonts w:ascii="Calibri" w:hAnsi="Calibri" w:cs="Calibri"/>
                <w:b/>
                <w:sz w:val="20"/>
                <w:szCs w:val="20"/>
              </w:rPr>
              <w:t>DA</w:t>
            </w:r>
            <w:r w:rsidR="0090635E">
              <w:rPr>
                <w:rFonts w:ascii="Calibri" w:hAnsi="Calibri" w:cs="Calibri"/>
                <w:b/>
                <w:sz w:val="20"/>
                <w:szCs w:val="20"/>
              </w:rPr>
              <w:t>F</w:t>
            </w:r>
            <w:r w:rsidR="0090635E">
              <w:rPr>
                <w:rStyle w:val="FootnoteReference"/>
                <w:b/>
                <w:szCs w:val="20"/>
              </w:rPr>
              <w:footnoteReference w:id="2"/>
            </w:r>
            <w:r w:rsidR="0090635E">
              <w:rPr>
                <w:rFonts w:ascii="Calibri" w:hAnsi="Calibri" w:cs="Calibri"/>
                <w:b/>
                <w:sz w:val="20"/>
                <w:szCs w:val="20"/>
              </w:rPr>
              <w:t xml:space="preserve"> and CPD</w:t>
            </w:r>
            <w:r w:rsidR="0090635E">
              <w:rPr>
                <w:rStyle w:val="FootnoteReference"/>
                <w:b/>
                <w:szCs w:val="20"/>
              </w:rPr>
              <w:footnoteReference w:id="3"/>
            </w:r>
            <w:r w:rsidR="0022541B" w:rsidRPr="00602306">
              <w:rPr>
                <w:rFonts w:ascii="Calibri" w:hAnsi="Calibri" w:cs="Calibri"/>
                <w:b/>
                <w:sz w:val="20"/>
                <w:szCs w:val="20"/>
              </w:rPr>
              <w:t>)</w:t>
            </w:r>
            <w:r w:rsidRPr="00602306">
              <w:rPr>
                <w:rFonts w:ascii="Calibri" w:hAnsi="Calibri" w:cs="Calibri"/>
                <w:i/>
                <w:sz w:val="20"/>
                <w:szCs w:val="20"/>
              </w:rPr>
              <w:t xml:space="preserve">: </w:t>
            </w:r>
          </w:p>
          <w:p w14:paraId="47A4978D" w14:textId="10B1E1B3" w:rsidR="001425A3" w:rsidRDefault="001425A3" w:rsidP="00C24228">
            <w:pPr>
              <w:spacing w:after="240"/>
              <w:jc w:val="both"/>
              <w:rPr>
                <w:rFonts w:ascii="Calibri" w:hAnsi="Calibri" w:cs="Calibri"/>
                <w:b/>
                <w:bCs/>
                <w:iCs/>
                <w:sz w:val="20"/>
                <w:szCs w:val="20"/>
              </w:rPr>
            </w:pPr>
            <w:r w:rsidRPr="001425A3">
              <w:rPr>
                <w:rFonts w:ascii="Calibri" w:hAnsi="Calibri" w:cs="Calibri"/>
                <w:b/>
                <w:bCs/>
                <w:iCs/>
                <w:sz w:val="20"/>
                <w:szCs w:val="20"/>
              </w:rPr>
              <w:t xml:space="preserve">UNDAF </w:t>
            </w:r>
            <w:r>
              <w:rPr>
                <w:rFonts w:ascii="Calibri" w:hAnsi="Calibri" w:cs="Calibri"/>
                <w:b/>
                <w:bCs/>
                <w:iCs/>
                <w:sz w:val="20"/>
                <w:szCs w:val="20"/>
              </w:rPr>
              <w:t>priority areas</w:t>
            </w:r>
            <w:r w:rsidRPr="001425A3">
              <w:rPr>
                <w:rFonts w:ascii="Calibri" w:hAnsi="Calibri" w:cs="Calibri"/>
                <w:b/>
                <w:bCs/>
                <w:iCs/>
                <w:sz w:val="20"/>
                <w:szCs w:val="20"/>
              </w:rPr>
              <w:t xml:space="preserve">: </w:t>
            </w:r>
          </w:p>
          <w:p w14:paraId="2BD1F5C1" w14:textId="02AD0163" w:rsidR="00C24228" w:rsidRPr="00EF5F9B" w:rsidRDefault="001425A3" w:rsidP="00C24228">
            <w:pPr>
              <w:spacing w:after="240"/>
              <w:jc w:val="both"/>
              <w:rPr>
                <w:rFonts w:ascii="Calibri" w:hAnsi="Calibri" w:cs="Calibri"/>
                <w:iCs/>
                <w:sz w:val="20"/>
                <w:szCs w:val="20"/>
              </w:rPr>
            </w:pPr>
            <w:r>
              <w:rPr>
                <w:rFonts w:ascii="Calibri" w:hAnsi="Calibri" w:cs="Calibri"/>
                <w:b/>
                <w:bCs/>
                <w:iCs/>
                <w:sz w:val="20"/>
                <w:szCs w:val="20"/>
              </w:rPr>
              <w:t>Pillar 3:</w:t>
            </w:r>
            <w:r w:rsidRPr="00EF5F9B">
              <w:rPr>
                <w:rFonts w:ascii="Calibri" w:hAnsi="Calibri" w:cs="Calibri"/>
                <w:iCs/>
                <w:sz w:val="20"/>
                <w:szCs w:val="20"/>
              </w:rPr>
              <w:t xml:space="preserve"> </w:t>
            </w:r>
            <w:r>
              <w:rPr>
                <w:rFonts w:ascii="Calibri" w:hAnsi="Calibri" w:cs="Calibri"/>
                <w:iCs/>
                <w:sz w:val="20"/>
                <w:szCs w:val="20"/>
              </w:rPr>
              <w:t>Sustainable inclusive growth, decent jobs and food security</w:t>
            </w:r>
          </w:p>
          <w:p w14:paraId="46002A2C" w14:textId="34392AE9" w:rsidR="00C24228" w:rsidRPr="00EF5F9B" w:rsidRDefault="00C24228" w:rsidP="00C24228">
            <w:pPr>
              <w:spacing w:after="240"/>
              <w:jc w:val="both"/>
              <w:rPr>
                <w:rFonts w:ascii="Calibri" w:hAnsi="Calibri" w:cs="Calibri"/>
                <w:b/>
                <w:bCs/>
                <w:iCs/>
                <w:sz w:val="20"/>
                <w:szCs w:val="20"/>
              </w:rPr>
            </w:pPr>
            <w:r w:rsidRPr="00EF5F9B">
              <w:rPr>
                <w:rFonts w:ascii="Calibri" w:hAnsi="Calibri" w:cs="Calibri"/>
                <w:b/>
                <w:bCs/>
                <w:iCs/>
                <w:sz w:val="20"/>
                <w:szCs w:val="20"/>
              </w:rPr>
              <w:t>CPD identified national priority or goal and cooperation framework outcome involving UNDP:</w:t>
            </w:r>
          </w:p>
          <w:p w14:paraId="04B12464" w14:textId="293DD2DB" w:rsidR="0077088A" w:rsidRPr="00EF5F9B" w:rsidRDefault="001425A3" w:rsidP="00C24228">
            <w:pPr>
              <w:spacing w:after="240"/>
              <w:jc w:val="both"/>
              <w:rPr>
                <w:rFonts w:ascii="Calibri" w:hAnsi="Calibri" w:cs="Calibri"/>
                <w:iCs/>
                <w:sz w:val="20"/>
                <w:szCs w:val="20"/>
              </w:rPr>
            </w:pPr>
            <w:r w:rsidRPr="00EF5F9B">
              <w:rPr>
                <w:rFonts w:ascii="Calibri" w:hAnsi="Calibri" w:cs="Calibri"/>
                <w:iCs/>
                <w:sz w:val="20"/>
                <w:szCs w:val="20"/>
              </w:rPr>
              <w:t xml:space="preserve">Echoing the UNDAF with the goal to: </w:t>
            </w:r>
            <w:r w:rsidRPr="001425A3">
              <w:rPr>
                <w:rFonts w:ascii="Calibri" w:hAnsi="Calibri" w:cs="Calibri"/>
                <w:iCs/>
                <w:sz w:val="20"/>
                <w:szCs w:val="20"/>
              </w:rPr>
              <w:t>Revitalize Productive Sector and Stimulate Employment Creation</w:t>
            </w:r>
            <w:r w:rsidRPr="00EF5F9B">
              <w:rPr>
                <w:rFonts w:ascii="Calibri" w:hAnsi="Calibri" w:cs="Calibri"/>
                <w:iCs/>
                <w:sz w:val="20"/>
                <w:szCs w:val="20"/>
              </w:rPr>
              <w:t xml:space="preserve">. </w:t>
            </w:r>
            <w:r w:rsidRPr="001425A3">
              <w:rPr>
                <w:rFonts w:ascii="Calibri" w:hAnsi="Calibri" w:cs="Calibri"/>
                <w:iCs/>
                <w:sz w:val="20"/>
                <w:szCs w:val="20"/>
              </w:rPr>
              <w:t>Outcome 3.2</w:t>
            </w:r>
            <w:r>
              <w:rPr>
                <w:rFonts w:ascii="Calibri" w:hAnsi="Calibri" w:cs="Calibri"/>
                <w:iCs/>
                <w:sz w:val="20"/>
                <w:szCs w:val="20"/>
              </w:rPr>
              <w:t>:</w:t>
            </w:r>
            <w:r w:rsidRPr="001425A3">
              <w:rPr>
                <w:rFonts w:ascii="Calibri" w:hAnsi="Calibri" w:cs="Calibri"/>
                <w:iCs/>
                <w:sz w:val="20"/>
                <w:szCs w:val="20"/>
              </w:rPr>
              <w:t xml:space="preserve"> By the end of 2020, populations, especially young people and women in intervention areas (urban/rural), increase their income, adopt sustainable production and consumption patterns, and improve their food security</w:t>
            </w:r>
            <w:r w:rsidR="00751243">
              <w:rPr>
                <w:rFonts w:ascii="Calibri" w:hAnsi="Calibri" w:cs="Calibri"/>
                <w:iCs/>
                <w:sz w:val="20"/>
                <w:szCs w:val="20"/>
              </w:rPr>
              <w:t>.</w:t>
            </w:r>
          </w:p>
        </w:tc>
      </w:tr>
      <w:tr w:rsidR="0077088A" w:rsidRPr="00F644F3" w14:paraId="3521882F" w14:textId="77777777" w:rsidTr="00BB11FB">
        <w:trPr>
          <w:trHeight w:val="452"/>
        </w:trPr>
        <w:tc>
          <w:tcPr>
            <w:tcW w:w="5098" w:type="dxa"/>
            <w:gridSpan w:val="3"/>
            <w:shd w:val="clear" w:color="auto" w:fill="auto"/>
          </w:tcPr>
          <w:p w14:paraId="610073F8" w14:textId="12DF64C5" w:rsidR="003E4B9D" w:rsidRPr="00F644F3" w:rsidRDefault="0077088A" w:rsidP="00602306">
            <w:pPr>
              <w:spacing w:after="240"/>
              <w:rPr>
                <w:rFonts w:ascii="Calibri" w:hAnsi="Calibri" w:cs="Calibri"/>
                <w:i/>
                <w:sz w:val="20"/>
                <w:szCs w:val="20"/>
              </w:rPr>
            </w:pPr>
            <w:r w:rsidRPr="00F644F3">
              <w:rPr>
                <w:rFonts w:ascii="Calibri" w:hAnsi="Calibri" w:cs="Calibri"/>
                <w:b/>
                <w:sz w:val="20"/>
                <w:szCs w:val="20"/>
              </w:rPr>
              <w:t xml:space="preserve">UNDP Social and Environmental Screening Category: </w:t>
            </w:r>
            <w:r w:rsidR="00364E1E">
              <w:rPr>
                <w:rFonts w:ascii="Calibri" w:hAnsi="Calibri" w:cs="Calibri"/>
                <w:iCs/>
                <w:sz w:val="20"/>
                <w:szCs w:val="20"/>
              </w:rPr>
              <w:t>Substantial</w:t>
            </w:r>
          </w:p>
        </w:tc>
        <w:tc>
          <w:tcPr>
            <w:tcW w:w="4257" w:type="dxa"/>
            <w:gridSpan w:val="3"/>
            <w:shd w:val="clear" w:color="auto" w:fill="auto"/>
          </w:tcPr>
          <w:p w14:paraId="696DD216" w14:textId="0B68F69B" w:rsidR="003E0CDB" w:rsidRPr="00F644F3" w:rsidRDefault="0077088A" w:rsidP="003E0CDB">
            <w:pPr>
              <w:spacing w:after="240"/>
              <w:rPr>
                <w:rFonts w:ascii="Calibri" w:hAnsi="Calibri" w:cs="Calibri"/>
                <w:i/>
                <w:sz w:val="20"/>
                <w:szCs w:val="20"/>
              </w:rPr>
            </w:pPr>
            <w:r w:rsidRPr="00F644F3">
              <w:rPr>
                <w:rFonts w:ascii="Calibri" w:hAnsi="Calibri" w:cs="Calibri"/>
                <w:b/>
                <w:sz w:val="20"/>
                <w:szCs w:val="20"/>
              </w:rPr>
              <w:t xml:space="preserve">UNDP Gender Marker: </w:t>
            </w:r>
            <w:r w:rsidR="004004AC" w:rsidRPr="000A7BC6">
              <w:rPr>
                <w:rFonts w:ascii="Calibri" w:hAnsi="Calibri" w:cs="Calibri"/>
                <w:bCs/>
                <w:sz w:val="20"/>
                <w:szCs w:val="20"/>
              </w:rPr>
              <w:t>GEN</w:t>
            </w:r>
            <w:r w:rsidR="00602306" w:rsidRPr="000A7BC6">
              <w:rPr>
                <w:rFonts w:ascii="Calibri" w:hAnsi="Calibri" w:cs="Calibri"/>
                <w:bCs/>
                <w:sz w:val="20"/>
                <w:szCs w:val="20"/>
              </w:rPr>
              <w:t>2</w:t>
            </w:r>
          </w:p>
        </w:tc>
      </w:tr>
      <w:tr w:rsidR="0077088A" w:rsidRPr="00F644F3" w14:paraId="57A3A4A9" w14:textId="77777777" w:rsidTr="00BB11FB">
        <w:tc>
          <w:tcPr>
            <w:tcW w:w="5098" w:type="dxa"/>
            <w:gridSpan w:val="3"/>
            <w:shd w:val="clear" w:color="auto" w:fill="auto"/>
          </w:tcPr>
          <w:p w14:paraId="62724605" w14:textId="7EF2D41D" w:rsidR="0053772A" w:rsidRPr="00F644F3" w:rsidRDefault="0077088A" w:rsidP="0053772A">
            <w:pPr>
              <w:spacing w:after="240"/>
              <w:rPr>
                <w:rFonts w:ascii="Calibri" w:hAnsi="Calibri" w:cs="Calibri"/>
                <w:sz w:val="20"/>
                <w:szCs w:val="20"/>
                <w:lang w:eastAsia="zh-CN"/>
              </w:rPr>
            </w:pPr>
            <w:r w:rsidRPr="00F644F3">
              <w:rPr>
                <w:rFonts w:ascii="Calibri" w:hAnsi="Calibri" w:cs="Calibri"/>
                <w:b/>
                <w:sz w:val="20"/>
                <w:szCs w:val="20"/>
              </w:rPr>
              <w:t xml:space="preserve">Atlas </w:t>
            </w:r>
            <w:r w:rsidR="00BE3632" w:rsidRPr="00F644F3">
              <w:rPr>
                <w:rFonts w:ascii="Calibri" w:hAnsi="Calibri" w:cs="Calibri"/>
                <w:b/>
                <w:sz w:val="20"/>
                <w:szCs w:val="20"/>
                <w:lang w:eastAsia="zh-CN"/>
              </w:rPr>
              <w:t xml:space="preserve">Award </w:t>
            </w:r>
            <w:r w:rsidR="00133018" w:rsidRPr="00F644F3">
              <w:rPr>
                <w:rFonts w:ascii="Calibri" w:hAnsi="Calibri" w:cs="Calibri"/>
                <w:b/>
                <w:sz w:val="20"/>
                <w:szCs w:val="20"/>
                <w:lang w:eastAsia="zh-CN"/>
              </w:rPr>
              <w:t>ID</w:t>
            </w:r>
            <w:r w:rsidR="0053772A" w:rsidRPr="00F644F3">
              <w:rPr>
                <w:rFonts w:ascii="Calibri" w:hAnsi="Calibri" w:cs="Calibri"/>
                <w:b/>
                <w:sz w:val="20"/>
                <w:szCs w:val="20"/>
              </w:rPr>
              <w:t>:</w:t>
            </w:r>
            <w:r w:rsidRPr="00F644F3">
              <w:rPr>
                <w:rFonts w:ascii="Calibri" w:hAnsi="Calibri" w:cs="Calibri"/>
                <w:b/>
                <w:sz w:val="20"/>
                <w:szCs w:val="20"/>
              </w:rPr>
              <w:t xml:space="preserve"> </w:t>
            </w:r>
            <w:r w:rsidR="003A5012" w:rsidRPr="003A5012">
              <w:rPr>
                <w:rFonts w:ascii="Calibri" w:hAnsi="Calibri" w:cs="Calibri"/>
                <w:iCs/>
                <w:sz w:val="20"/>
                <w:szCs w:val="20"/>
              </w:rPr>
              <w:t>00118893</w:t>
            </w:r>
          </w:p>
        </w:tc>
        <w:tc>
          <w:tcPr>
            <w:tcW w:w="4257" w:type="dxa"/>
            <w:gridSpan w:val="3"/>
            <w:shd w:val="clear" w:color="auto" w:fill="auto"/>
          </w:tcPr>
          <w:p w14:paraId="54F50A94" w14:textId="44C048A8" w:rsidR="0077088A" w:rsidRPr="00F644F3" w:rsidRDefault="0077088A" w:rsidP="00D10E95">
            <w:pPr>
              <w:rPr>
                <w:rFonts w:ascii="Calibri" w:hAnsi="Calibri" w:cs="Calibri"/>
                <w:b/>
                <w:sz w:val="20"/>
                <w:szCs w:val="20"/>
              </w:rPr>
            </w:pPr>
            <w:r w:rsidRPr="00F644F3">
              <w:rPr>
                <w:rFonts w:ascii="Calibri" w:hAnsi="Calibri" w:cs="Calibri"/>
                <w:b/>
                <w:sz w:val="20"/>
                <w:szCs w:val="20"/>
              </w:rPr>
              <w:t xml:space="preserve">Atlas </w:t>
            </w:r>
            <w:r w:rsidR="00BE3632" w:rsidRPr="00F644F3">
              <w:rPr>
                <w:rFonts w:ascii="Calibri" w:hAnsi="Calibri" w:cs="Calibri"/>
                <w:b/>
                <w:sz w:val="20"/>
                <w:szCs w:val="20"/>
              </w:rPr>
              <w:t>Project/</w:t>
            </w:r>
            <w:r w:rsidR="00133018" w:rsidRPr="00F644F3">
              <w:rPr>
                <w:rFonts w:ascii="Calibri" w:hAnsi="Calibri" w:cs="Calibri"/>
                <w:b/>
                <w:sz w:val="20"/>
                <w:szCs w:val="20"/>
              </w:rPr>
              <w:t>O</w:t>
            </w:r>
            <w:r w:rsidRPr="00F644F3">
              <w:rPr>
                <w:rFonts w:ascii="Calibri" w:hAnsi="Calibri" w:cs="Calibri"/>
                <w:b/>
                <w:sz w:val="20"/>
                <w:szCs w:val="20"/>
                <w:lang w:eastAsia="zh-CN"/>
              </w:rPr>
              <w:t>utput</w:t>
            </w:r>
            <w:r w:rsidR="00133018" w:rsidRPr="00F644F3">
              <w:rPr>
                <w:rFonts w:ascii="Calibri" w:hAnsi="Calibri" w:cs="Calibri"/>
                <w:b/>
                <w:sz w:val="20"/>
                <w:szCs w:val="20"/>
                <w:lang w:eastAsia="zh-CN"/>
              </w:rPr>
              <w:t xml:space="preserve"> ID</w:t>
            </w:r>
            <w:r w:rsidRPr="00F644F3">
              <w:rPr>
                <w:rFonts w:ascii="Calibri" w:hAnsi="Calibri" w:cs="Calibri"/>
                <w:b/>
                <w:sz w:val="20"/>
                <w:szCs w:val="20"/>
              </w:rPr>
              <w:t xml:space="preserve">: </w:t>
            </w:r>
            <w:proofErr w:type="gramStart"/>
            <w:r w:rsidR="003A5012" w:rsidRPr="003A5012">
              <w:rPr>
                <w:rFonts w:ascii="Calibri" w:hAnsi="Calibri" w:cs="Calibri"/>
                <w:iCs/>
                <w:sz w:val="20"/>
                <w:szCs w:val="20"/>
              </w:rPr>
              <w:t xml:space="preserve">00115515 </w:t>
            </w:r>
            <w:r w:rsidR="00050F0A" w:rsidRPr="000A7BC6">
              <w:rPr>
                <w:rFonts w:ascii="Calibri" w:hAnsi="Calibri" w:cs="Calibri"/>
                <w:iCs/>
                <w:sz w:val="20"/>
                <w:szCs w:val="20"/>
              </w:rPr>
              <w:t xml:space="preserve"> –</w:t>
            </w:r>
            <w:proofErr w:type="gramEnd"/>
            <w:r w:rsidR="00050F0A" w:rsidRPr="000A7BC6">
              <w:rPr>
                <w:rFonts w:ascii="Calibri" w:hAnsi="Calibri" w:cs="Calibri"/>
                <w:iCs/>
                <w:sz w:val="20"/>
                <w:szCs w:val="20"/>
              </w:rPr>
              <w:t xml:space="preserve"> Burkina Faso</w:t>
            </w:r>
          </w:p>
        </w:tc>
      </w:tr>
      <w:tr w:rsidR="0077088A" w:rsidRPr="00F644F3" w14:paraId="1DF4F63F" w14:textId="77777777" w:rsidTr="00BB11FB">
        <w:tc>
          <w:tcPr>
            <w:tcW w:w="5098" w:type="dxa"/>
            <w:gridSpan w:val="3"/>
            <w:shd w:val="clear" w:color="auto" w:fill="auto"/>
          </w:tcPr>
          <w:p w14:paraId="3BF0B984" w14:textId="76EBCE7F" w:rsidR="0077088A" w:rsidRPr="00F644F3" w:rsidRDefault="0077088A" w:rsidP="0003763F">
            <w:pPr>
              <w:spacing w:after="240"/>
              <w:rPr>
                <w:rFonts w:ascii="Calibri" w:hAnsi="Calibri" w:cs="Calibri"/>
                <w:b/>
                <w:sz w:val="20"/>
                <w:szCs w:val="20"/>
              </w:rPr>
            </w:pPr>
            <w:r w:rsidRPr="00F644F3">
              <w:rPr>
                <w:rFonts w:ascii="Calibri" w:hAnsi="Calibri" w:cs="Calibri"/>
                <w:b/>
                <w:sz w:val="20"/>
                <w:szCs w:val="20"/>
              </w:rPr>
              <w:t>UNDP-GEF PIMS ID</w:t>
            </w:r>
            <w:r w:rsidR="0089430E" w:rsidRPr="00F644F3">
              <w:rPr>
                <w:rFonts w:ascii="Calibri" w:hAnsi="Calibri" w:cs="Calibri"/>
                <w:b/>
                <w:sz w:val="20"/>
                <w:szCs w:val="20"/>
              </w:rPr>
              <w:t xml:space="preserve"> number</w:t>
            </w:r>
            <w:r w:rsidRPr="00F644F3">
              <w:rPr>
                <w:rFonts w:ascii="Calibri" w:hAnsi="Calibri" w:cs="Calibri"/>
                <w:b/>
                <w:sz w:val="20"/>
                <w:szCs w:val="20"/>
              </w:rPr>
              <w:t xml:space="preserve">: </w:t>
            </w:r>
            <w:r w:rsidR="001865CE" w:rsidRPr="000A7BC6">
              <w:rPr>
                <w:rFonts w:ascii="Calibri" w:hAnsi="Calibri" w:cs="Calibri"/>
                <w:iCs/>
                <w:sz w:val="20"/>
                <w:szCs w:val="20"/>
              </w:rPr>
              <w:t>6510</w:t>
            </w:r>
          </w:p>
        </w:tc>
        <w:tc>
          <w:tcPr>
            <w:tcW w:w="4257" w:type="dxa"/>
            <w:gridSpan w:val="3"/>
            <w:shd w:val="clear" w:color="auto" w:fill="auto"/>
          </w:tcPr>
          <w:p w14:paraId="1D09D9CB" w14:textId="18A324B1" w:rsidR="0077088A" w:rsidRPr="00F644F3" w:rsidRDefault="0077088A" w:rsidP="0003763F">
            <w:pPr>
              <w:spacing w:after="240"/>
              <w:rPr>
                <w:rFonts w:ascii="Calibri" w:hAnsi="Calibri" w:cs="Calibri"/>
                <w:b/>
                <w:sz w:val="20"/>
                <w:szCs w:val="20"/>
              </w:rPr>
            </w:pPr>
            <w:r w:rsidRPr="00F644F3">
              <w:rPr>
                <w:rFonts w:ascii="Calibri" w:hAnsi="Calibri" w:cs="Calibri"/>
                <w:b/>
                <w:sz w:val="20"/>
                <w:szCs w:val="20"/>
              </w:rPr>
              <w:t>GEF</w:t>
            </w:r>
            <w:r w:rsidR="00ED625F" w:rsidRPr="00F644F3">
              <w:rPr>
                <w:rFonts w:ascii="Calibri" w:hAnsi="Calibri" w:cs="Calibri"/>
                <w:b/>
                <w:sz w:val="20"/>
                <w:szCs w:val="20"/>
              </w:rPr>
              <w:t xml:space="preserve"> Project </w:t>
            </w:r>
            <w:r w:rsidRPr="00F644F3">
              <w:rPr>
                <w:rFonts w:ascii="Calibri" w:hAnsi="Calibri" w:cs="Calibri"/>
                <w:b/>
                <w:sz w:val="20"/>
                <w:szCs w:val="20"/>
              </w:rPr>
              <w:t>ID</w:t>
            </w:r>
            <w:r w:rsidR="0089430E" w:rsidRPr="00F644F3">
              <w:rPr>
                <w:rFonts w:ascii="Calibri" w:hAnsi="Calibri" w:cs="Calibri"/>
                <w:b/>
                <w:sz w:val="20"/>
                <w:szCs w:val="20"/>
              </w:rPr>
              <w:t xml:space="preserve"> number</w:t>
            </w:r>
            <w:r w:rsidRPr="00F644F3">
              <w:rPr>
                <w:rFonts w:ascii="Calibri" w:hAnsi="Calibri" w:cs="Calibri"/>
                <w:b/>
                <w:sz w:val="20"/>
                <w:szCs w:val="20"/>
              </w:rPr>
              <w:t>:</w:t>
            </w:r>
            <w:r w:rsidR="002D2818" w:rsidRPr="00F644F3">
              <w:rPr>
                <w:rFonts w:ascii="Calibri" w:hAnsi="Calibri" w:cs="Calibri"/>
                <w:b/>
                <w:sz w:val="20"/>
                <w:szCs w:val="20"/>
              </w:rPr>
              <w:t xml:space="preserve"> </w:t>
            </w:r>
            <w:r w:rsidR="00FB4F83" w:rsidRPr="000A7BC6">
              <w:rPr>
                <w:rFonts w:ascii="Calibri" w:hAnsi="Calibri" w:cs="Calibri"/>
                <w:bCs/>
                <w:sz w:val="20"/>
                <w:szCs w:val="20"/>
              </w:rPr>
              <w:t>10474</w:t>
            </w:r>
          </w:p>
        </w:tc>
      </w:tr>
      <w:tr w:rsidR="00CA6792" w:rsidRPr="00F644F3" w14:paraId="286A8DAD" w14:textId="77777777" w:rsidTr="00CA6792">
        <w:trPr>
          <w:trHeight w:val="350"/>
        </w:trPr>
        <w:tc>
          <w:tcPr>
            <w:tcW w:w="9355" w:type="dxa"/>
            <w:gridSpan w:val="6"/>
            <w:shd w:val="clear" w:color="auto" w:fill="auto"/>
          </w:tcPr>
          <w:p w14:paraId="59979CE3" w14:textId="190AE802" w:rsidR="00CA6792" w:rsidRPr="00F644F3" w:rsidRDefault="00CA6792" w:rsidP="0003763F">
            <w:pPr>
              <w:spacing w:after="240"/>
              <w:rPr>
                <w:rFonts w:ascii="Calibri" w:hAnsi="Calibri" w:cs="Calibri"/>
                <w:b/>
                <w:sz w:val="20"/>
                <w:szCs w:val="20"/>
              </w:rPr>
            </w:pPr>
            <w:r w:rsidRPr="00F644F3">
              <w:rPr>
                <w:rFonts w:ascii="Calibri" w:hAnsi="Calibri" w:cs="Calibri"/>
                <w:b/>
                <w:sz w:val="20"/>
                <w:szCs w:val="20"/>
              </w:rPr>
              <w:t>LPAC</w:t>
            </w:r>
            <w:r w:rsidR="00164E11" w:rsidRPr="00FD191E">
              <w:rPr>
                <w:rStyle w:val="FootnoteReference"/>
                <w:rFonts w:ascii="Calibri" w:hAnsi="Calibri" w:cs="Calibri"/>
                <w:sz w:val="20"/>
                <w:szCs w:val="20"/>
              </w:rPr>
              <w:footnoteReference w:id="4"/>
            </w:r>
            <w:r w:rsidRPr="00F644F3">
              <w:rPr>
                <w:rFonts w:ascii="Calibri" w:hAnsi="Calibri" w:cs="Calibri"/>
                <w:b/>
                <w:sz w:val="20"/>
                <w:szCs w:val="20"/>
              </w:rPr>
              <w:t xml:space="preserve"> meeting date: </w:t>
            </w:r>
            <w:r w:rsidR="00D86FB1">
              <w:rPr>
                <w:rFonts w:ascii="Calibri" w:hAnsi="Calibri" w:cs="Calibri"/>
                <w:iCs/>
                <w:sz w:val="20"/>
                <w:szCs w:val="20"/>
              </w:rPr>
              <w:t>22 December 2021</w:t>
            </w:r>
          </w:p>
        </w:tc>
      </w:tr>
      <w:tr w:rsidR="0007025D" w:rsidRPr="00F644F3" w14:paraId="52295732" w14:textId="77777777" w:rsidTr="00CA6792">
        <w:trPr>
          <w:trHeight w:val="350"/>
        </w:trPr>
        <w:tc>
          <w:tcPr>
            <w:tcW w:w="9355" w:type="dxa"/>
            <w:gridSpan w:val="6"/>
            <w:shd w:val="clear" w:color="auto" w:fill="auto"/>
          </w:tcPr>
          <w:p w14:paraId="1AC9FE31" w14:textId="0E2352C4" w:rsidR="0007025D" w:rsidRPr="00F644F3" w:rsidRDefault="008800E4" w:rsidP="0003763F">
            <w:pPr>
              <w:spacing w:after="240"/>
              <w:rPr>
                <w:rFonts w:ascii="Calibri" w:hAnsi="Calibri" w:cs="Calibri"/>
                <w:b/>
                <w:sz w:val="20"/>
                <w:szCs w:val="20"/>
              </w:rPr>
            </w:pPr>
            <w:r w:rsidRPr="00F644F3">
              <w:rPr>
                <w:rFonts w:ascii="Calibri" w:hAnsi="Calibri" w:cs="Calibri"/>
                <w:b/>
                <w:sz w:val="20"/>
                <w:szCs w:val="20"/>
              </w:rPr>
              <w:t>Last possible date to s</w:t>
            </w:r>
            <w:r w:rsidR="0007025D" w:rsidRPr="00F644F3">
              <w:rPr>
                <w:rFonts w:ascii="Calibri" w:hAnsi="Calibri" w:cs="Calibri"/>
                <w:b/>
                <w:sz w:val="20"/>
                <w:szCs w:val="20"/>
              </w:rPr>
              <w:t>ubmi</w:t>
            </w:r>
            <w:r w:rsidRPr="00F644F3">
              <w:rPr>
                <w:rFonts w:ascii="Calibri" w:hAnsi="Calibri" w:cs="Calibri"/>
                <w:b/>
                <w:sz w:val="20"/>
                <w:szCs w:val="20"/>
              </w:rPr>
              <w:t>t</w:t>
            </w:r>
            <w:r w:rsidR="0007025D" w:rsidRPr="00F644F3">
              <w:rPr>
                <w:rFonts w:ascii="Calibri" w:hAnsi="Calibri" w:cs="Calibri"/>
                <w:b/>
                <w:sz w:val="20"/>
                <w:szCs w:val="20"/>
              </w:rPr>
              <w:t xml:space="preserve"> to GEF: </w:t>
            </w:r>
            <w:r w:rsidR="00FB4F83" w:rsidRPr="000A7BC6">
              <w:rPr>
                <w:rFonts w:ascii="Calibri" w:hAnsi="Calibri" w:cs="Calibri"/>
                <w:iCs/>
                <w:sz w:val="20"/>
                <w:szCs w:val="20"/>
              </w:rPr>
              <w:t>19 June 2021</w:t>
            </w:r>
          </w:p>
        </w:tc>
      </w:tr>
      <w:tr w:rsidR="008800E4" w:rsidRPr="00F644F3" w14:paraId="67FA75FB" w14:textId="77777777" w:rsidTr="00CA6792">
        <w:trPr>
          <w:trHeight w:val="350"/>
        </w:trPr>
        <w:tc>
          <w:tcPr>
            <w:tcW w:w="9355" w:type="dxa"/>
            <w:gridSpan w:val="6"/>
            <w:shd w:val="clear" w:color="auto" w:fill="auto"/>
          </w:tcPr>
          <w:p w14:paraId="1702F840" w14:textId="1359A657" w:rsidR="008800E4" w:rsidRPr="00F644F3" w:rsidRDefault="008800E4" w:rsidP="0003763F">
            <w:pPr>
              <w:spacing w:after="240"/>
              <w:rPr>
                <w:rFonts w:ascii="Calibri" w:hAnsi="Calibri" w:cs="Calibri"/>
                <w:b/>
                <w:sz w:val="20"/>
                <w:szCs w:val="20"/>
              </w:rPr>
            </w:pPr>
            <w:r w:rsidRPr="00F644F3">
              <w:rPr>
                <w:rFonts w:ascii="Calibri" w:hAnsi="Calibri" w:cs="Calibri"/>
                <w:b/>
                <w:sz w:val="20"/>
                <w:szCs w:val="20"/>
              </w:rPr>
              <w:t xml:space="preserve">Latest possible CEO endorsement date: </w:t>
            </w:r>
            <w:r w:rsidR="00FB4F83" w:rsidRPr="000A7BC6">
              <w:rPr>
                <w:rFonts w:ascii="Calibri" w:hAnsi="Calibri" w:cs="Calibri"/>
                <w:iCs/>
                <w:sz w:val="20"/>
                <w:szCs w:val="20"/>
              </w:rPr>
              <w:t>19 December 2021</w:t>
            </w:r>
          </w:p>
        </w:tc>
      </w:tr>
      <w:tr w:rsidR="00854646" w:rsidRPr="00F644F3" w14:paraId="72579241" w14:textId="77777777" w:rsidTr="00CA6792">
        <w:trPr>
          <w:trHeight w:val="350"/>
        </w:trPr>
        <w:tc>
          <w:tcPr>
            <w:tcW w:w="9355" w:type="dxa"/>
            <w:gridSpan w:val="6"/>
            <w:shd w:val="clear" w:color="auto" w:fill="auto"/>
          </w:tcPr>
          <w:p w14:paraId="3549FC0F" w14:textId="07632071" w:rsidR="00854646" w:rsidRPr="00F644F3" w:rsidRDefault="00854646" w:rsidP="0003763F">
            <w:pPr>
              <w:spacing w:after="240"/>
              <w:rPr>
                <w:rFonts w:ascii="Calibri" w:hAnsi="Calibri" w:cs="Calibri"/>
                <w:b/>
                <w:sz w:val="20"/>
                <w:szCs w:val="20"/>
              </w:rPr>
            </w:pPr>
            <w:r w:rsidRPr="00F644F3">
              <w:rPr>
                <w:rFonts w:ascii="Calibri" w:hAnsi="Calibri" w:cs="Calibri"/>
                <w:b/>
                <w:sz w:val="20"/>
                <w:szCs w:val="20"/>
              </w:rPr>
              <w:lastRenderedPageBreak/>
              <w:t xml:space="preserve">Project duration in months: </w:t>
            </w:r>
            <w:r w:rsidR="00E470F5" w:rsidRPr="00F644F3">
              <w:rPr>
                <w:rFonts w:ascii="Calibri" w:hAnsi="Calibri" w:cs="Calibri"/>
                <w:bCs/>
                <w:sz w:val="20"/>
                <w:szCs w:val="20"/>
              </w:rPr>
              <w:t>48 months</w:t>
            </w:r>
          </w:p>
        </w:tc>
      </w:tr>
      <w:tr w:rsidR="0077088A" w:rsidRPr="00F644F3" w14:paraId="621CFD58" w14:textId="77777777" w:rsidTr="00BB11FB">
        <w:trPr>
          <w:trHeight w:val="710"/>
        </w:trPr>
        <w:tc>
          <w:tcPr>
            <w:tcW w:w="5098" w:type="dxa"/>
            <w:gridSpan w:val="3"/>
            <w:shd w:val="clear" w:color="auto" w:fill="auto"/>
          </w:tcPr>
          <w:p w14:paraId="0E8D0A02" w14:textId="1AD5F8EB" w:rsidR="0077088A" w:rsidRPr="00CC1F5D" w:rsidRDefault="0077088A" w:rsidP="0003763F">
            <w:pPr>
              <w:spacing w:after="240"/>
              <w:rPr>
                <w:rFonts w:ascii="Calibri" w:hAnsi="Calibri" w:cs="Calibri"/>
                <w:b/>
                <w:sz w:val="20"/>
                <w:szCs w:val="20"/>
              </w:rPr>
            </w:pPr>
            <w:r w:rsidRPr="00CC1F5D">
              <w:rPr>
                <w:rFonts w:ascii="Calibri" w:hAnsi="Calibri" w:cs="Calibri"/>
                <w:b/>
                <w:sz w:val="20"/>
                <w:szCs w:val="20"/>
              </w:rPr>
              <w:t xml:space="preserve">Planned start date: </w:t>
            </w:r>
            <w:r w:rsidR="00256104">
              <w:rPr>
                <w:rFonts w:ascii="Calibri" w:hAnsi="Calibri" w:cs="Calibri"/>
                <w:iCs/>
                <w:sz w:val="20"/>
                <w:szCs w:val="20"/>
              </w:rPr>
              <w:t>15</w:t>
            </w:r>
            <w:r w:rsidR="00D86FB1" w:rsidRPr="00CC1F5D">
              <w:rPr>
                <w:rFonts w:ascii="Calibri" w:hAnsi="Calibri" w:cs="Calibri"/>
                <w:iCs/>
                <w:sz w:val="20"/>
                <w:szCs w:val="20"/>
              </w:rPr>
              <w:t xml:space="preserve"> Ju</w:t>
            </w:r>
            <w:r w:rsidR="00C861E2" w:rsidRPr="00CC1F5D">
              <w:rPr>
                <w:rFonts w:ascii="Calibri" w:hAnsi="Calibri" w:cs="Calibri"/>
                <w:iCs/>
                <w:sz w:val="20"/>
                <w:szCs w:val="20"/>
              </w:rPr>
              <w:t>ly</w:t>
            </w:r>
            <w:r w:rsidR="00BA6F2E" w:rsidRPr="00CC1F5D">
              <w:rPr>
                <w:rFonts w:ascii="Calibri" w:hAnsi="Calibri" w:cs="Calibri"/>
                <w:iCs/>
                <w:sz w:val="20"/>
                <w:szCs w:val="20"/>
              </w:rPr>
              <w:t xml:space="preserve"> </w:t>
            </w:r>
            <w:r w:rsidR="00FB4F83" w:rsidRPr="00CC1F5D">
              <w:rPr>
                <w:rFonts w:ascii="Calibri" w:hAnsi="Calibri" w:cs="Calibri"/>
                <w:iCs/>
                <w:sz w:val="20"/>
                <w:szCs w:val="20"/>
              </w:rPr>
              <w:t>202</w:t>
            </w:r>
            <w:r w:rsidR="00BA6F2E" w:rsidRPr="00CC1F5D">
              <w:rPr>
                <w:rFonts w:ascii="Calibri" w:hAnsi="Calibri" w:cs="Calibri"/>
                <w:iCs/>
                <w:sz w:val="20"/>
                <w:szCs w:val="20"/>
              </w:rPr>
              <w:t>2</w:t>
            </w:r>
          </w:p>
        </w:tc>
        <w:tc>
          <w:tcPr>
            <w:tcW w:w="4257" w:type="dxa"/>
            <w:gridSpan w:val="3"/>
            <w:shd w:val="clear" w:color="auto" w:fill="auto"/>
          </w:tcPr>
          <w:p w14:paraId="53C5B0D0" w14:textId="2AED4A8E" w:rsidR="0077088A" w:rsidRPr="00CC1F5D" w:rsidRDefault="0077088A" w:rsidP="0003763F">
            <w:pPr>
              <w:spacing w:after="240"/>
              <w:rPr>
                <w:rFonts w:ascii="Calibri" w:hAnsi="Calibri" w:cs="Calibri"/>
                <w:i/>
                <w:sz w:val="20"/>
                <w:szCs w:val="20"/>
              </w:rPr>
            </w:pPr>
            <w:r w:rsidRPr="00CC1F5D">
              <w:rPr>
                <w:rFonts w:ascii="Calibri" w:hAnsi="Calibri" w:cs="Calibri"/>
                <w:b/>
                <w:sz w:val="20"/>
                <w:szCs w:val="20"/>
              </w:rPr>
              <w:t xml:space="preserve">Planned end date: </w:t>
            </w:r>
            <w:r w:rsidR="00256104">
              <w:rPr>
                <w:rFonts w:ascii="Calibri" w:hAnsi="Calibri" w:cs="Calibri"/>
                <w:iCs/>
                <w:sz w:val="20"/>
                <w:szCs w:val="20"/>
              </w:rPr>
              <w:t>14</w:t>
            </w:r>
            <w:r w:rsidR="00D86FB1" w:rsidRPr="00CC1F5D">
              <w:rPr>
                <w:rFonts w:ascii="Calibri" w:hAnsi="Calibri" w:cs="Calibri"/>
                <w:iCs/>
                <w:sz w:val="20"/>
                <w:szCs w:val="20"/>
              </w:rPr>
              <w:t xml:space="preserve"> Ju</w:t>
            </w:r>
            <w:r w:rsidR="00C861E2" w:rsidRPr="00CC1F5D">
              <w:rPr>
                <w:rFonts w:ascii="Calibri" w:hAnsi="Calibri" w:cs="Calibri"/>
                <w:iCs/>
                <w:sz w:val="20"/>
                <w:szCs w:val="20"/>
              </w:rPr>
              <w:t>ly</w:t>
            </w:r>
            <w:r w:rsidR="00BA6F2E" w:rsidRPr="00CC1F5D">
              <w:rPr>
                <w:rFonts w:ascii="Calibri" w:hAnsi="Calibri" w:cs="Calibri"/>
                <w:iCs/>
                <w:sz w:val="20"/>
                <w:szCs w:val="20"/>
              </w:rPr>
              <w:t xml:space="preserve"> 2026</w:t>
            </w:r>
          </w:p>
        </w:tc>
      </w:tr>
      <w:tr w:rsidR="00D02EB4" w:rsidRPr="00F644F3" w14:paraId="55F4B41B" w14:textId="77777777" w:rsidTr="00BB11FB">
        <w:tc>
          <w:tcPr>
            <w:tcW w:w="5098" w:type="dxa"/>
            <w:gridSpan w:val="3"/>
            <w:shd w:val="clear" w:color="auto" w:fill="auto"/>
          </w:tcPr>
          <w:p w14:paraId="0D2FF462" w14:textId="4478B956" w:rsidR="00480719" w:rsidRPr="00CC1F5D" w:rsidRDefault="00D02EB4" w:rsidP="005C6299">
            <w:pPr>
              <w:spacing w:after="240"/>
              <w:rPr>
                <w:rFonts w:ascii="Calibri" w:hAnsi="Calibri" w:cs="Calibri"/>
                <w:i/>
                <w:sz w:val="20"/>
                <w:szCs w:val="20"/>
              </w:rPr>
            </w:pPr>
            <w:r w:rsidRPr="00CC1F5D">
              <w:rPr>
                <w:rFonts w:ascii="Calibri" w:hAnsi="Calibri" w:cs="Calibri"/>
                <w:b/>
                <w:sz w:val="20"/>
                <w:szCs w:val="20"/>
              </w:rPr>
              <w:t xml:space="preserve">Expected date of Mid-Term Review: </w:t>
            </w:r>
            <w:r w:rsidR="00256104">
              <w:rPr>
                <w:rFonts w:ascii="Calibri" w:hAnsi="Calibri" w:cs="Calibri"/>
                <w:bCs/>
                <w:sz w:val="20"/>
                <w:szCs w:val="20"/>
              </w:rPr>
              <w:t>15</w:t>
            </w:r>
            <w:r w:rsidR="00D86FB1" w:rsidRPr="00CC1F5D">
              <w:rPr>
                <w:rFonts w:ascii="Calibri" w:hAnsi="Calibri" w:cs="Calibri"/>
                <w:bCs/>
                <w:sz w:val="20"/>
                <w:szCs w:val="20"/>
              </w:rPr>
              <w:t xml:space="preserve"> Ju</w:t>
            </w:r>
            <w:r w:rsidR="00C861E2" w:rsidRPr="00CC1F5D">
              <w:rPr>
                <w:rFonts w:ascii="Calibri" w:hAnsi="Calibri" w:cs="Calibri"/>
                <w:bCs/>
                <w:sz w:val="20"/>
                <w:szCs w:val="20"/>
              </w:rPr>
              <w:t>ly</w:t>
            </w:r>
            <w:r w:rsidR="00D86FB1" w:rsidRPr="00CC1F5D">
              <w:rPr>
                <w:rFonts w:ascii="Calibri" w:hAnsi="Calibri" w:cs="Calibri"/>
                <w:bCs/>
                <w:sz w:val="20"/>
                <w:szCs w:val="20"/>
              </w:rPr>
              <w:t xml:space="preserve"> 2024</w:t>
            </w:r>
            <w:r w:rsidR="00BA6F2E" w:rsidRPr="00CC1F5D">
              <w:rPr>
                <w:rFonts w:ascii="Calibri" w:hAnsi="Calibri" w:cs="Calibri"/>
                <w:bCs/>
                <w:sz w:val="20"/>
                <w:szCs w:val="20"/>
              </w:rPr>
              <w:t xml:space="preserve"> </w:t>
            </w:r>
          </w:p>
        </w:tc>
        <w:tc>
          <w:tcPr>
            <w:tcW w:w="4257" w:type="dxa"/>
            <w:gridSpan w:val="3"/>
            <w:shd w:val="clear" w:color="auto" w:fill="auto"/>
          </w:tcPr>
          <w:p w14:paraId="03BF1E29" w14:textId="581674B8" w:rsidR="00D02EB4" w:rsidRPr="00CC1F5D" w:rsidRDefault="00D02EB4" w:rsidP="005C6299">
            <w:pPr>
              <w:spacing w:after="240"/>
              <w:rPr>
                <w:rFonts w:ascii="Calibri" w:hAnsi="Calibri" w:cs="Calibri"/>
                <w:b/>
                <w:sz w:val="20"/>
                <w:szCs w:val="20"/>
              </w:rPr>
            </w:pPr>
            <w:r w:rsidRPr="00CC1F5D">
              <w:rPr>
                <w:rFonts w:ascii="Calibri" w:hAnsi="Calibri" w:cs="Calibri"/>
                <w:b/>
                <w:sz w:val="20"/>
                <w:szCs w:val="20"/>
              </w:rPr>
              <w:t xml:space="preserve">Expected date of Terminal evaluation: </w:t>
            </w:r>
            <w:r w:rsidR="00256104">
              <w:rPr>
                <w:rFonts w:ascii="Calibri" w:hAnsi="Calibri" w:cs="Calibri"/>
                <w:iCs/>
                <w:sz w:val="20"/>
                <w:szCs w:val="20"/>
              </w:rPr>
              <w:t>15</w:t>
            </w:r>
            <w:r w:rsidR="00D86FB1" w:rsidRPr="00CC1F5D">
              <w:rPr>
                <w:rFonts w:ascii="Calibri" w:hAnsi="Calibri" w:cs="Calibri"/>
                <w:iCs/>
                <w:sz w:val="20"/>
                <w:szCs w:val="20"/>
              </w:rPr>
              <w:t xml:space="preserve"> </w:t>
            </w:r>
            <w:r w:rsidR="00C861E2" w:rsidRPr="00CC1F5D">
              <w:rPr>
                <w:rFonts w:ascii="Calibri" w:hAnsi="Calibri" w:cs="Calibri"/>
                <w:iCs/>
                <w:sz w:val="20"/>
                <w:szCs w:val="20"/>
              </w:rPr>
              <w:t>April</w:t>
            </w:r>
            <w:r w:rsidR="00D86FB1" w:rsidRPr="00CC1F5D">
              <w:rPr>
                <w:rFonts w:ascii="Calibri" w:hAnsi="Calibri" w:cs="Calibri"/>
                <w:iCs/>
                <w:sz w:val="20"/>
                <w:szCs w:val="20"/>
              </w:rPr>
              <w:t xml:space="preserve"> 2026</w:t>
            </w:r>
          </w:p>
        </w:tc>
      </w:tr>
      <w:tr w:rsidR="009E44C7" w:rsidRPr="0003763F" w14:paraId="1D08B1B5" w14:textId="77777777" w:rsidTr="0003763F">
        <w:tc>
          <w:tcPr>
            <w:tcW w:w="9355" w:type="dxa"/>
            <w:gridSpan w:val="6"/>
            <w:shd w:val="clear" w:color="auto" w:fill="auto"/>
          </w:tcPr>
          <w:p w14:paraId="27AE45E7" w14:textId="068485D3" w:rsidR="009E44C7" w:rsidRPr="005F1AEB" w:rsidRDefault="009E44C7" w:rsidP="0003763F">
            <w:pPr>
              <w:spacing w:after="240"/>
              <w:rPr>
                <w:rFonts w:ascii="Calibri" w:hAnsi="Calibri" w:cs="Calibri"/>
                <w:i/>
                <w:sz w:val="20"/>
                <w:szCs w:val="20"/>
              </w:rPr>
            </w:pPr>
            <w:r w:rsidRPr="005F1AEB">
              <w:rPr>
                <w:rFonts w:ascii="Calibri" w:hAnsi="Calibri" w:cs="Calibri"/>
                <w:b/>
                <w:sz w:val="20"/>
                <w:szCs w:val="20"/>
              </w:rPr>
              <w:t>Brief projec</w:t>
            </w:r>
            <w:r w:rsidR="00732F48" w:rsidRPr="005F1AEB">
              <w:rPr>
                <w:rFonts w:ascii="Calibri" w:hAnsi="Calibri" w:cs="Calibri"/>
                <w:b/>
                <w:sz w:val="20"/>
                <w:szCs w:val="20"/>
              </w:rPr>
              <w:t>t</w:t>
            </w:r>
            <w:r w:rsidRPr="005F1AEB">
              <w:rPr>
                <w:rFonts w:ascii="Calibri" w:hAnsi="Calibri" w:cs="Calibri"/>
                <w:b/>
                <w:sz w:val="20"/>
                <w:szCs w:val="20"/>
              </w:rPr>
              <w:t xml:space="preserve"> description:</w:t>
            </w:r>
            <w:r w:rsidR="0089430E" w:rsidRPr="005F1AEB">
              <w:rPr>
                <w:rFonts w:ascii="Calibri" w:hAnsi="Calibri" w:cs="Calibri"/>
                <w:b/>
                <w:sz w:val="20"/>
                <w:szCs w:val="20"/>
              </w:rPr>
              <w:t xml:space="preserve"> </w:t>
            </w:r>
          </w:p>
          <w:p w14:paraId="59492FCE" w14:textId="30A688C3" w:rsidR="00C47C7E" w:rsidRPr="005F1AEB" w:rsidRDefault="00C47C7E" w:rsidP="00F644F3">
            <w:pPr>
              <w:jc w:val="both"/>
              <w:rPr>
                <w:rFonts w:ascii="Calibri" w:hAnsi="Calibri" w:cs="Calibri"/>
                <w:sz w:val="20"/>
                <w:szCs w:val="20"/>
              </w:rPr>
            </w:pPr>
            <w:r w:rsidRPr="005F1AEB">
              <w:rPr>
                <w:rFonts w:ascii="Calibri" w:hAnsi="Calibri" w:cs="Calibri"/>
                <w:sz w:val="20"/>
                <w:szCs w:val="20"/>
              </w:rPr>
              <w:t xml:space="preserve">Access to electricity in Burkina Faso has improved significantly as evidenced by an increase in </w:t>
            </w:r>
            <w:r w:rsidR="003511A9">
              <w:rPr>
                <w:rFonts w:ascii="Calibri" w:hAnsi="Calibri" w:cs="Calibri"/>
                <w:sz w:val="20"/>
                <w:szCs w:val="20"/>
              </w:rPr>
              <w:t xml:space="preserve">the </w:t>
            </w:r>
            <w:r w:rsidRPr="005F1AEB">
              <w:rPr>
                <w:rFonts w:ascii="Calibri" w:hAnsi="Calibri" w:cs="Calibri"/>
                <w:sz w:val="20"/>
                <w:szCs w:val="20"/>
              </w:rPr>
              <w:t>rural electrification rate from 3.2% in 2016 to almost 10% in 2019 (World Bank</w:t>
            </w:r>
            <w:r w:rsidR="005A71A3">
              <w:rPr>
                <w:rFonts w:ascii="Calibri" w:hAnsi="Calibri" w:cs="Calibri"/>
                <w:sz w:val="20"/>
                <w:szCs w:val="20"/>
              </w:rPr>
              <w:t>,</w:t>
            </w:r>
            <w:r w:rsidRPr="005F1AEB">
              <w:rPr>
                <w:rFonts w:ascii="Calibri" w:hAnsi="Calibri" w:cs="Calibri"/>
                <w:sz w:val="20"/>
                <w:szCs w:val="20"/>
              </w:rPr>
              <w:t xml:space="preserve"> 2020). Despite this </w:t>
            </w:r>
            <w:r w:rsidR="005A71A3">
              <w:rPr>
                <w:rFonts w:ascii="Calibri" w:hAnsi="Calibri" w:cs="Calibri"/>
                <w:sz w:val="20"/>
                <w:szCs w:val="20"/>
              </w:rPr>
              <w:t xml:space="preserve">level of </w:t>
            </w:r>
            <w:r w:rsidRPr="005F1AEB">
              <w:rPr>
                <w:rFonts w:ascii="Calibri" w:hAnsi="Calibri" w:cs="Calibri"/>
                <w:sz w:val="20"/>
                <w:szCs w:val="20"/>
              </w:rPr>
              <w:t xml:space="preserve">progress, </w:t>
            </w:r>
            <w:r w:rsidRPr="005F1AEB">
              <w:rPr>
                <w:rFonts w:ascii="Calibri" w:hAnsi="Calibri" w:cs="Calibri"/>
                <w:spacing w:val="-1"/>
                <w:sz w:val="20"/>
                <w:szCs w:val="20"/>
              </w:rPr>
              <w:t>grid</w:t>
            </w:r>
            <w:r w:rsidR="004852A6" w:rsidRPr="005F1AEB">
              <w:rPr>
                <w:rFonts w:ascii="Calibri" w:hAnsi="Calibri" w:cs="Calibri"/>
                <w:spacing w:val="-1"/>
                <w:sz w:val="20"/>
                <w:szCs w:val="20"/>
              </w:rPr>
              <w:t xml:space="preserve"> extension </w:t>
            </w:r>
            <w:r w:rsidRPr="005F1AEB">
              <w:rPr>
                <w:rFonts w:ascii="Calibri" w:hAnsi="Calibri" w:cs="Calibri"/>
                <w:spacing w:val="-1"/>
                <w:sz w:val="20"/>
                <w:szCs w:val="20"/>
              </w:rPr>
              <w:t>continue</w:t>
            </w:r>
            <w:r w:rsidR="004852A6" w:rsidRPr="005F1AEB">
              <w:rPr>
                <w:rFonts w:ascii="Calibri" w:hAnsi="Calibri" w:cs="Calibri"/>
                <w:spacing w:val="-1"/>
                <w:sz w:val="20"/>
                <w:szCs w:val="20"/>
              </w:rPr>
              <w:t>s</w:t>
            </w:r>
            <w:r w:rsidRPr="005F1AEB">
              <w:rPr>
                <w:rFonts w:ascii="Calibri" w:hAnsi="Calibri" w:cs="Calibri"/>
                <w:spacing w:val="-1"/>
                <w:sz w:val="20"/>
                <w:szCs w:val="20"/>
              </w:rPr>
              <w:t xml:space="preserve"> to be the primary method of electrification</w:t>
            </w:r>
            <w:r w:rsidR="005A71A3">
              <w:rPr>
                <w:rFonts w:ascii="Calibri" w:hAnsi="Calibri" w:cs="Calibri"/>
                <w:spacing w:val="-1"/>
                <w:sz w:val="20"/>
                <w:szCs w:val="20"/>
              </w:rPr>
              <w:t xml:space="preserve">. </w:t>
            </w:r>
            <w:r w:rsidR="005A71A3">
              <w:rPr>
                <w:rFonts w:ascii="Calibri" w:hAnsi="Calibri" w:cs="Calibri"/>
                <w:sz w:val="20"/>
                <w:szCs w:val="20"/>
              </w:rPr>
              <w:t>T</w:t>
            </w:r>
            <w:r w:rsidRPr="005F1AEB">
              <w:rPr>
                <w:rFonts w:ascii="Calibri" w:hAnsi="Calibri" w:cs="Calibri"/>
                <w:sz w:val="20"/>
                <w:szCs w:val="20"/>
              </w:rPr>
              <w:t>he Government of Burkina Faso (</w:t>
            </w:r>
            <w:proofErr w:type="spellStart"/>
            <w:r w:rsidRPr="005F1AEB">
              <w:rPr>
                <w:rFonts w:ascii="Calibri" w:hAnsi="Calibri" w:cs="Calibri"/>
                <w:sz w:val="20"/>
                <w:szCs w:val="20"/>
              </w:rPr>
              <w:t>GoBF</w:t>
            </w:r>
            <w:proofErr w:type="spellEnd"/>
            <w:r w:rsidRPr="005F1AEB">
              <w:rPr>
                <w:rFonts w:ascii="Calibri" w:hAnsi="Calibri" w:cs="Calibri"/>
                <w:sz w:val="20"/>
                <w:szCs w:val="20"/>
              </w:rPr>
              <w:t>)’s efforts to increase electricity access to rural communities have not been able to keep pace with increasing demand.</w:t>
            </w:r>
            <w:r w:rsidR="005A71A3">
              <w:t xml:space="preserve"> </w:t>
            </w:r>
            <w:r w:rsidR="005A71A3">
              <w:rPr>
                <w:rFonts w:ascii="Calibri" w:hAnsi="Calibri" w:cs="Calibri"/>
                <w:sz w:val="20"/>
                <w:szCs w:val="20"/>
              </w:rPr>
              <w:t xml:space="preserve">In addition, </w:t>
            </w:r>
            <w:r w:rsidR="003A5012">
              <w:rPr>
                <w:rFonts w:ascii="Calibri" w:hAnsi="Calibri" w:cs="Calibri"/>
                <w:sz w:val="20"/>
                <w:szCs w:val="20"/>
              </w:rPr>
              <w:t>o</w:t>
            </w:r>
            <w:r w:rsidR="003A5012" w:rsidRPr="005F1AEB">
              <w:rPr>
                <w:rFonts w:ascii="Calibri" w:hAnsi="Calibri" w:cs="Calibri"/>
                <w:sz w:val="20"/>
                <w:szCs w:val="20"/>
              </w:rPr>
              <w:t>ff</w:t>
            </w:r>
            <w:r w:rsidRPr="005F1AEB">
              <w:rPr>
                <w:rFonts w:ascii="Calibri" w:hAnsi="Calibri" w:cs="Calibri"/>
                <w:sz w:val="20"/>
                <w:szCs w:val="20"/>
              </w:rPr>
              <w:t>-grid electrification faces key barriers such as inadequate policy and regulatory framework, lack of access to financing, lack of local technical capacity</w:t>
            </w:r>
            <w:r w:rsidR="00AD790F">
              <w:rPr>
                <w:rFonts w:ascii="Calibri" w:hAnsi="Calibri" w:cs="Calibri"/>
                <w:sz w:val="20"/>
                <w:szCs w:val="20"/>
              </w:rPr>
              <w:t xml:space="preserve"> and</w:t>
            </w:r>
            <w:r w:rsidRPr="005F1AEB">
              <w:rPr>
                <w:rFonts w:ascii="Calibri" w:hAnsi="Calibri" w:cs="Calibri"/>
                <w:sz w:val="20"/>
                <w:szCs w:val="20"/>
              </w:rPr>
              <w:t xml:space="preserve"> high-cost of new connection, </w:t>
            </w:r>
            <w:r w:rsidR="00AD790F">
              <w:rPr>
                <w:rFonts w:ascii="Calibri" w:hAnsi="Calibri" w:cs="Calibri"/>
                <w:sz w:val="20"/>
                <w:szCs w:val="20"/>
              </w:rPr>
              <w:t>among others</w:t>
            </w:r>
            <w:r w:rsidRPr="005F1AEB">
              <w:rPr>
                <w:rFonts w:ascii="Calibri" w:hAnsi="Calibri" w:cs="Calibri"/>
                <w:sz w:val="20"/>
                <w:szCs w:val="20"/>
              </w:rPr>
              <w:t xml:space="preserve">. </w:t>
            </w:r>
          </w:p>
          <w:p w14:paraId="67BBD231" w14:textId="0E1D4D47" w:rsidR="00C47C7E" w:rsidRPr="009724FF" w:rsidRDefault="00C47C7E" w:rsidP="00F644F3">
            <w:pPr>
              <w:jc w:val="both"/>
              <w:rPr>
                <w:rFonts w:ascii="Calibri" w:hAnsi="Calibri" w:cs="Calibri"/>
                <w:sz w:val="20"/>
                <w:szCs w:val="20"/>
              </w:rPr>
            </w:pPr>
            <w:r w:rsidRPr="005F1AEB">
              <w:rPr>
                <w:rFonts w:ascii="Calibri" w:hAnsi="Calibri" w:cs="Calibri"/>
                <w:sz w:val="20"/>
                <w:szCs w:val="20"/>
              </w:rPr>
              <w:t>However, decentralized renewable energy technologies, particularly solar</w:t>
            </w:r>
            <w:r w:rsidR="007D00E0">
              <w:rPr>
                <w:rFonts w:ascii="Calibri" w:hAnsi="Calibri" w:cs="Calibri"/>
                <w:sz w:val="20"/>
                <w:szCs w:val="20"/>
              </w:rPr>
              <w:t>-battery</w:t>
            </w:r>
            <w:r w:rsidRPr="005F1AEB">
              <w:rPr>
                <w:rFonts w:ascii="Calibri" w:hAnsi="Calibri" w:cs="Calibri"/>
                <w:sz w:val="20"/>
                <w:szCs w:val="20"/>
              </w:rPr>
              <w:t xml:space="preserve"> </w:t>
            </w:r>
            <w:proofErr w:type="spellStart"/>
            <w:r w:rsidRPr="005F1AEB">
              <w:rPr>
                <w:rFonts w:ascii="Calibri" w:hAnsi="Calibri" w:cs="Calibri"/>
                <w:sz w:val="20"/>
                <w:szCs w:val="20"/>
              </w:rPr>
              <w:t>minigrids</w:t>
            </w:r>
            <w:proofErr w:type="spellEnd"/>
            <w:r w:rsidRPr="005F1AEB">
              <w:rPr>
                <w:rFonts w:ascii="Calibri" w:hAnsi="Calibri" w:cs="Calibri"/>
                <w:sz w:val="20"/>
                <w:szCs w:val="20"/>
              </w:rPr>
              <w:t xml:space="preserve">, offer opportunities to deliver clean and cost-effective solutions to off-grid areas as a result of falling hardware costs, a digital revolution and </w:t>
            </w:r>
            <w:r w:rsidRPr="003A5012">
              <w:rPr>
                <w:rFonts w:ascii="Calibri" w:hAnsi="Calibri" w:cs="Calibri"/>
                <w:sz w:val="20"/>
                <w:szCs w:val="20"/>
              </w:rPr>
              <w:t>innovative private sector business models.</w:t>
            </w:r>
          </w:p>
          <w:p w14:paraId="51253FAD" w14:textId="70889E2B" w:rsidR="009E44C7" w:rsidRPr="005F1AEB" w:rsidRDefault="00C47C7E" w:rsidP="005A71A3">
            <w:pPr>
              <w:jc w:val="both"/>
              <w:rPr>
                <w:rFonts w:ascii="Calibri" w:hAnsi="Calibri" w:cs="Calibri"/>
                <w:b/>
                <w:sz w:val="20"/>
                <w:szCs w:val="20"/>
              </w:rPr>
            </w:pPr>
            <w:r w:rsidRPr="009724FF">
              <w:rPr>
                <w:rFonts w:ascii="Calibri" w:hAnsi="Calibri" w:cs="Calibri"/>
                <w:sz w:val="20"/>
                <w:szCs w:val="20"/>
              </w:rPr>
              <w:t>Against this background</w:t>
            </w:r>
            <w:r w:rsidRPr="00FA2C9A">
              <w:rPr>
                <w:rFonts w:ascii="Calibri" w:hAnsi="Calibri" w:cs="Calibri"/>
                <w:color w:val="000000" w:themeColor="text1"/>
                <w:sz w:val="20"/>
                <w:szCs w:val="20"/>
              </w:rPr>
              <w:t>,</w:t>
            </w:r>
            <w:r w:rsidR="009E19D9" w:rsidRPr="00FA2C9A">
              <w:rPr>
                <w:rFonts w:ascii="Calibri" w:hAnsi="Calibri" w:cs="Calibri"/>
                <w:color w:val="000000" w:themeColor="text1"/>
                <w:sz w:val="20"/>
                <w:szCs w:val="20"/>
              </w:rPr>
              <w:t xml:space="preserve"> as part of the UNDP-supported, GEF-financed Africa </w:t>
            </w:r>
            <w:proofErr w:type="spellStart"/>
            <w:r w:rsidR="009E19D9" w:rsidRPr="00FA2C9A">
              <w:rPr>
                <w:rFonts w:ascii="Calibri" w:hAnsi="Calibri" w:cs="Calibri"/>
                <w:color w:val="000000" w:themeColor="text1"/>
                <w:sz w:val="20"/>
                <w:szCs w:val="20"/>
              </w:rPr>
              <w:t>Minigrids</w:t>
            </w:r>
            <w:proofErr w:type="spellEnd"/>
            <w:r w:rsidR="009E19D9" w:rsidRPr="00FA2C9A">
              <w:rPr>
                <w:rFonts w:ascii="Calibri" w:hAnsi="Calibri" w:cs="Calibri"/>
                <w:color w:val="000000" w:themeColor="text1"/>
                <w:sz w:val="20"/>
                <w:szCs w:val="20"/>
              </w:rPr>
              <w:t xml:space="preserve"> Program (AMP), this project seeks to increase access to clean energy by increasing the financial viability</w:t>
            </w:r>
            <w:r w:rsidR="003A5012" w:rsidRPr="00FA2C9A">
              <w:rPr>
                <w:rFonts w:ascii="Calibri" w:hAnsi="Calibri" w:cs="Calibri"/>
                <w:color w:val="000000" w:themeColor="text1"/>
                <w:sz w:val="20"/>
                <w:szCs w:val="20"/>
              </w:rPr>
              <w:t xml:space="preserve"> </w:t>
            </w:r>
            <w:proofErr w:type="gramStart"/>
            <w:r w:rsidR="003A5012" w:rsidRPr="00FA2C9A">
              <w:rPr>
                <w:rFonts w:ascii="Calibri" w:hAnsi="Calibri" w:cs="Calibri"/>
                <w:color w:val="000000" w:themeColor="text1"/>
                <w:sz w:val="20"/>
                <w:szCs w:val="20"/>
              </w:rPr>
              <w:t>of</w:t>
            </w:r>
            <w:r w:rsidR="009E19D9" w:rsidRPr="00FA2C9A">
              <w:rPr>
                <w:rFonts w:ascii="Calibri" w:hAnsi="Calibri" w:cs="Calibri"/>
                <w:color w:val="000000" w:themeColor="text1"/>
                <w:sz w:val="20"/>
                <w:szCs w:val="20"/>
              </w:rPr>
              <w:t>, and</w:t>
            </w:r>
            <w:proofErr w:type="gramEnd"/>
            <w:r w:rsidR="009E19D9" w:rsidRPr="00FA2C9A">
              <w:rPr>
                <w:rFonts w:ascii="Calibri" w:hAnsi="Calibri" w:cs="Calibri"/>
                <w:color w:val="000000" w:themeColor="text1"/>
                <w:sz w:val="20"/>
                <w:szCs w:val="20"/>
              </w:rPr>
              <w:t xml:space="preserve"> promoting scaled-up commercial </w:t>
            </w:r>
            <w:r w:rsidR="009E19D9" w:rsidRPr="00CC1F5D">
              <w:rPr>
                <w:rFonts w:ascii="Calibri" w:hAnsi="Calibri" w:cs="Calibri"/>
                <w:color w:val="000000" w:themeColor="text1"/>
                <w:sz w:val="20"/>
                <w:szCs w:val="20"/>
              </w:rPr>
              <w:t>investment</w:t>
            </w:r>
            <w:r w:rsidR="003A5012" w:rsidRPr="00CC1F5D">
              <w:rPr>
                <w:rFonts w:ascii="Calibri" w:hAnsi="Calibri" w:cs="Calibri"/>
                <w:color w:val="000000" w:themeColor="text1"/>
                <w:sz w:val="20"/>
                <w:szCs w:val="20"/>
              </w:rPr>
              <w:t xml:space="preserve"> in</w:t>
            </w:r>
            <w:r w:rsidR="009E19D9" w:rsidRPr="00CC1F5D">
              <w:rPr>
                <w:rFonts w:ascii="Calibri" w:hAnsi="Calibri" w:cs="Calibri"/>
                <w:color w:val="000000" w:themeColor="text1"/>
                <w:sz w:val="20"/>
                <w:szCs w:val="20"/>
              </w:rPr>
              <w:t xml:space="preserve"> </w:t>
            </w:r>
            <w:r w:rsidR="00950E95" w:rsidRPr="00CC1F5D">
              <w:rPr>
                <w:rFonts w:ascii="Calibri" w:hAnsi="Calibri" w:cs="Calibri"/>
                <w:color w:val="000000" w:themeColor="text1"/>
                <w:sz w:val="20"/>
                <w:szCs w:val="20"/>
              </w:rPr>
              <w:t>renewable energy</w:t>
            </w:r>
            <w:r w:rsidR="009E19D9" w:rsidRPr="00CC1F5D">
              <w:rPr>
                <w:rFonts w:ascii="Calibri" w:hAnsi="Calibri" w:cs="Calibri"/>
                <w:color w:val="000000" w:themeColor="text1"/>
                <w:sz w:val="20"/>
                <w:szCs w:val="20"/>
              </w:rPr>
              <w:t xml:space="preserve"> </w:t>
            </w:r>
            <w:r w:rsidR="00E01845" w:rsidRPr="00CC1F5D">
              <w:rPr>
                <w:rFonts w:ascii="Calibri" w:hAnsi="Calibri" w:cs="Calibri"/>
                <w:color w:val="000000" w:themeColor="text1"/>
                <w:sz w:val="20"/>
                <w:szCs w:val="20"/>
              </w:rPr>
              <w:t>(RE</w:t>
            </w:r>
            <w:r w:rsidR="00E01845">
              <w:rPr>
                <w:rFonts w:ascii="Calibri" w:hAnsi="Calibri" w:cs="Calibri"/>
                <w:color w:val="000000" w:themeColor="text1"/>
                <w:sz w:val="20"/>
                <w:szCs w:val="20"/>
              </w:rPr>
              <w:t xml:space="preserve">) </w:t>
            </w:r>
            <w:proofErr w:type="spellStart"/>
            <w:r w:rsidR="009E19D9" w:rsidRPr="00FA2C9A">
              <w:rPr>
                <w:rFonts w:ascii="Calibri" w:hAnsi="Calibri" w:cs="Calibri"/>
                <w:color w:val="000000" w:themeColor="text1"/>
                <w:sz w:val="20"/>
                <w:szCs w:val="20"/>
              </w:rPr>
              <w:t>minigrids</w:t>
            </w:r>
            <w:proofErr w:type="spellEnd"/>
            <w:r w:rsidR="009E19D9" w:rsidRPr="00FA2C9A">
              <w:rPr>
                <w:rFonts w:ascii="Calibri" w:hAnsi="Calibri" w:cs="Calibri"/>
                <w:color w:val="000000" w:themeColor="text1"/>
                <w:sz w:val="20"/>
                <w:szCs w:val="20"/>
              </w:rPr>
              <w:t xml:space="preserve"> in </w:t>
            </w:r>
            <w:r w:rsidR="003A5012" w:rsidRPr="00FA2C9A">
              <w:rPr>
                <w:rFonts w:ascii="Calibri" w:hAnsi="Calibri" w:cs="Calibri"/>
                <w:color w:val="000000" w:themeColor="text1"/>
                <w:sz w:val="20"/>
                <w:szCs w:val="20"/>
              </w:rPr>
              <w:t>Burkina Faso</w:t>
            </w:r>
            <w:r w:rsidR="009E19D9" w:rsidRPr="00FA2C9A">
              <w:rPr>
                <w:rFonts w:ascii="Calibri" w:hAnsi="Calibri" w:cs="Calibri"/>
                <w:color w:val="000000" w:themeColor="text1"/>
                <w:sz w:val="20"/>
                <w:szCs w:val="20"/>
              </w:rPr>
              <w:t xml:space="preserve"> with a focus on cost-reduction levers and innovative business models. Specifically,</w:t>
            </w:r>
            <w:r w:rsidRPr="00FA2C9A">
              <w:rPr>
                <w:rFonts w:ascii="Calibri" w:hAnsi="Calibri" w:cs="Calibri"/>
                <w:color w:val="000000" w:themeColor="text1"/>
                <w:sz w:val="20"/>
                <w:szCs w:val="20"/>
              </w:rPr>
              <w:t xml:space="preserve"> </w:t>
            </w:r>
            <w:r w:rsidRPr="003A5012">
              <w:rPr>
                <w:rFonts w:ascii="Calibri" w:hAnsi="Calibri" w:cs="Calibri"/>
                <w:sz w:val="20"/>
                <w:szCs w:val="20"/>
              </w:rPr>
              <w:t>th</w:t>
            </w:r>
            <w:r w:rsidR="004004AC" w:rsidRPr="003A5012">
              <w:rPr>
                <w:rFonts w:ascii="Calibri" w:hAnsi="Calibri" w:cs="Calibri"/>
                <w:sz w:val="20"/>
                <w:szCs w:val="20"/>
              </w:rPr>
              <w:t xml:space="preserve">e </w:t>
            </w:r>
            <w:r w:rsidR="00164E11" w:rsidRPr="003A5012">
              <w:rPr>
                <w:rFonts w:ascii="Calibri" w:hAnsi="Calibri" w:cs="Calibri"/>
                <w:sz w:val="20"/>
                <w:szCs w:val="20"/>
              </w:rPr>
              <w:t>National</w:t>
            </w:r>
            <w:r w:rsidR="004004AC" w:rsidRPr="003A5012">
              <w:rPr>
                <w:rFonts w:ascii="Calibri" w:hAnsi="Calibri" w:cs="Calibri"/>
                <w:sz w:val="20"/>
                <w:szCs w:val="20"/>
              </w:rPr>
              <w:t xml:space="preserve"> Child Project under the </w:t>
            </w:r>
            <w:r w:rsidR="003A5012">
              <w:rPr>
                <w:rFonts w:ascii="Calibri" w:hAnsi="Calibri" w:cs="Calibri"/>
                <w:sz w:val="20"/>
                <w:szCs w:val="20"/>
              </w:rPr>
              <w:t>AMP</w:t>
            </w:r>
            <w:r w:rsidRPr="003A5012">
              <w:rPr>
                <w:rFonts w:ascii="Calibri" w:hAnsi="Calibri" w:cs="Calibri"/>
                <w:sz w:val="20"/>
                <w:szCs w:val="20"/>
              </w:rPr>
              <w:t xml:space="preserve"> </w:t>
            </w:r>
            <w:r w:rsidR="00164E11" w:rsidRPr="003A5012">
              <w:rPr>
                <w:rFonts w:ascii="Calibri" w:hAnsi="Calibri" w:cs="Calibri"/>
                <w:sz w:val="20"/>
                <w:szCs w:val="20"/>
              </w:rPr>
              <w:t xml:space="preserve">in Burkina Faso </w:t>
            </w:r>
            <w:r w:rsidRPr="003A5012">
              <w:rPr>
                <w:rFonts w:ascii="Calibri" w:hAnsi="Calibri" w:cs="Calibri"/>
                <w:sz w:val="20"/>
                <w:szCs w:val="20"/>
              </w:rPr>
              <w:t xml:space="preserve">will promote solar </w:t>
            </w:r>
            <w:proofErr w:type="spellStart"/>
            <w:r w:rsidRPr="003A5012">
              <w:rPr>
                <w:rFonts w:ascii="Calibri" w:hAnsi="Calibri" w:cs="Calibri"/>
                <w:sz w:val="20"/>
                <w:szCs w:val="20"/>
              </w:rPr>
              <w:t>minigrids</w:t>
            </w:r>
            <w:proofErr w:type="spellEnd"/>
            <w:r w:rsidRPr="003A5012">
              <w:rPr>
                <w:rFonts w:ascii="Calibri" w:hAnsi="Calibri" w:cs="Calibri"/>
                <w:sz w:val="20"/>
                <w:szCs w:val="20"/>
              </w:rPr>
              <w:t xml:space="preserve"> with storage</w:t>
            </w:r>
            <w:r w:rsidR="006B5A1D" w:rsidRPr="003A5012">
              <w:rPr>
                <w:rFonts w:ascii="Calibri" w:hAnsi="Calibri" w:cs="Calibri"/>
                <w:sz w:val="20"/>
                <w:szCs w:val="20"/>
              </w:rPr>
              <w:t xml:space="preserve"> in </w:t>
            </w:r>
            <w:r w:rsidR="009E19D9" w:rsidRPr="003A5012">
              <w:rPr>
                <w:rFonts w:ascii="Calibri" w:hAnsi="Calibri" w:cs="Calibri"/>
                <w:sz w:val="20"/>
                <w:szCs w:val="20"/>
              </w:rPr>
              <w:t xml:space="preserve">some of the existing </w:t>
            </w:r>
            <w:r w:rsidR="006B5A1D" w:rsidRPr="003A5012">
              <w:rPr>
                <w:rFonts w:ascii="Calibri" w:hAnsi="Calibri" w:cs="Calibri"/>
                <w:sz w:val="20"/>
                <w:szCs w:val="20"/>
              </w:rPr>
              <w:t xml:space="preserve">ecovillages </w:t>
            </w:r>
            <w:r w:rsidR="003A5012">
              <w:rPr>
                <w:rFonts w:ascii="Calibri" w:hAnsi="Calibri" w:cs="Calibri"/>
                <w:sz w:val="20"/>
                <w:szCs w:val="20"/>
              </w:rPr>
              <w:t xml:space="preserve">in the </w:t>
            </w:r>
            <w:r w:rsidR="006B5A1D" w:rsidRPr="003A5012">
              <w:rPr>
                <w:rFonts w:ascii="Calibri" w:hAnsi="Calibri" w:cs="Calibri"/>
                <w:sz w:val="20"/>
                <w:szCs w:val="20"/>
              </w:rPr>
              <w:t>Northern, Centr</w:t>
            </w:r>
            <w:r w:rsidR="005A71A3" w:rsidRPr="003A5012">
              <w:rPr>
                <w:rFonts w:ascii="Calibri" w:hAnsi="Calibri" w:cs="Calibri"/>
                <w:sz w:val="20"/>
                <w:szCs w:val="20"/>
              </w:rPr>
              <w:t>al</w:t>
            </w:r>
            <w:r w:rsidR="006B5A1D" w:rsidRPr="003A5012">
              <w:rPr>
                <w:rFonts w:ascii="Calibri" w:hAnsi="Calibri" w:cs="Calibri"/>
                <w:sz w:val="20"/>
                <w:szCs w:val="20"/>
              </w:rPr>
              <w:t xml:space="preserve"> North,</w:t>
            </w:r>
            <w:r w:rsidR="002335E6">
              <w:rPr>
                <w:rFonts w:ascii="Calibri" w:hAnsi="Calibri" w:cs="Calibri"/>
                <w:sz w:val="20"/>
                <w:szCs w:val="20"/>
              </w:rPr>
              <w:t xml:space="preserve"> Central East,</w:t>
            </w:r>
            <w:r w:rsidR="006B5A1D" w:rsidRPr="003A5012">
              <w:rPr>
                <w:rFonts w:ascii="Calibri" w:hAnsi="Calibri" w:cs="Calibri"/>
                <w:sz w:val="20"/>
                <w:szCs w:val="20"/>
              </w:rPr>
              <w:t xml:space="preserve"> </w:t>
            </w:r>
            <w:r w:rsidR="002335E6">
              <w:rPr>
                <w:rFonts w:ascii="Calibri" w:hAnsi="Calibri" w:cs="Calibri"/>
                <w:sz w:val="20"/>
                <w:szCs w:val="20"/>
              </w:rPr>
              <w:t xml:space="preserve">Plateau Central, </w:t>
            </w:r>
            <w:r w:rsidR="006B5A1D" w:rsidRPr="003A5012">
              <w:rPr>
                <w:rFonts w:ascii="Calibri" w:hAnsi="Calibri" w:cs="Calibri"/>
                <w:sz w:val="20"/>
                <w:szCs w:val="20"/>
              </w:rPr>
              <w:t>Central</w:t>
            </w:r>
            <w:r w:rsidR="00E175C3">
              <w:rPr>
                <w:rFonts w:ascii="Calibri" w:hAnsi="Calibri" w:cs="Calibri"/>
                <w:sz w:val="20"/>
                <w:szCs w:val="20"/>
              </w:rPr>
              <w:t>,</w:t>
            </w:r>
            <w:r w:rsidR="006B5A1D" w:rsidRPr="003A5012">
              <w:rPr>
                <w:rFonts w:ascii="Calibri" w:hAnsi="Calibri" w:cs="Calibri"/>
                <w:sz w:val="20"/>
                <w:szCs w:val="20"/>
              </w:rPr>
              <w:t xml:space="preserve"> Boucle du </w:t>
            </w:r>
            <w:proofErr w:type="spellStart"/>
            <w:r w:rsidR="006B5A1D" w:rsidRPr="009724FF">
              <w:rPr>
                <w:rFonts w:ascii="Calibri" w:hAnsi="Calibri" w:cs="Calibri"/>
                <w:sz w:val="20"/>
                <w:szCs w:val="20"/>
              </w:rPr>
              <w:t>Mouhoun</w:t>
            </w:r>
            <w:proofErr w:type="spellEnd"/>
            <w:r w:rsidR="002335E6">
              <w:rPr>
                <w:rFonts w:ascii="Calibri" w:hAnsi="Calibri" w:cs="Calibri"/>
                <w:sz w:val="20"/>
                <w:szCs w:val="20"/>
              </w:rPr>
              <w:t xml:space="preserve"> and</w:t>
            </w:r>
            <w:r w:rsidR="00C700EE">
              <w:rPr>
                <w:rFonts w:ascii="Calibri" w:hAnsi="Calibri" w:cs="Calibri"/>
                <w:sz w:val="20"/>
                <w:szCs w:val="20"/>
              </w:rPr>
              <w:t xml:space="preserve"> Cascades</w:t>
            </w:r>
            <w:r w:rsidR="006B5A1D" w:rsidRPr="009724FF">
              <w:rPr>
                <w:rFonts w:ascii="Calibri" w:hAnsi="Calibri" w:cs="Calibri"/>
                <w:sz w:val="20"/>
                <w:szCs w:val="20"/>
              </w:rPr>
              <w:t xml:space="preserve"> regions</w:t>
            </w:r>
            <w:r w:rsidRPr="003B49A3">
              <w:rPr>
                <w:rFonts w:ascii="Calibri" w:hAnsi="Calibri" w:cs="Calibri"/>
                <w:sz w:val="20"/>
                <w:szCs w:val="20"/>
              </w:rPr>
              <w:t xml:space="preserve"> by scaling-up private investments. The </w:t>
            </w:r>
            <w:r w:rsidR="005A71A3" w:rsidRPr="003A5012">
              <w:rPr>
                <w:rFonts w:ascii="Calibri" w:hAnsi="Calibri" w:cs="Calibri"/>
                <w:sz w:val="20"/>
                <w:szCs w:val="20"/>
              </w:rPr>
              <w:t xml:space="preserve">proposed </w:t>
            </w:r>
            <w:r w:rsidRPr="003A5012">
              <w:rPr>
                <w:rFonts w:ascii="Calibri" w:hAnsi="Calibri" w:cs="Calibri"/>
                <w:sz w:val="20"/>
                <w:szCs w:val="20"/>
              </w:rPr>
              <w:t>project will</w:t>
            </w:r>
            <w:r w:rsidR="004004AC" w:rsidRPr="003A5012">
              <w:rPr>
                <w:rFonts w:ascii="Calibri" w:hAnsi="Calibri" w:cs="Calibri"/>
                <w:sz w:val="20"/>
                <w:szCs w:val="20"/>
              </w:rPr>
              <w:t xml:space="preserve"> showcase </w:t>
            </w:r>
            <w:proofErr w:type="spellStart"/>
            <w:r w:rsidR="004004AC" w:rsidRPr="003A5012">
              <w:rPr>
                <w:rFonts w:ascii="Calibri" w:hAnsi="Calibri" w:cs="Calibri"/>
                <w:sz w:val="20"/>
                <w:szCs w:val="20"/>
              </w:rPr>
              <w:t>derisking</w:t>
            </w:r>
            <w:proofErr w:type="spellEnd"/>
            <w:r w:rsidR="004004AC">
              <w:rPr>
                <w:rFonts w:ascii="Calibri" w:hAnsi="Calibri" w:cs="Calibri"/>
                <w:sz w:val="20"/>
                <w:szCs w:val="20"/>
              </w:rPr>
              <w:t xml:space="preserve"> instruments and </w:t>
            </w:r>
            <w:r w:rsidRPr="005F1AEB">
              <w:rPr>
                <w:rFonts w:ascii="Calibri" w:hAnsi="Calibri" w:cs="Calibri"/>
                <w:sz w:val="20"/>
                <w:szCs w:val="20"/>
              </w:rPr>
              <w:t xml:space="preserve">cost reduction levers by linking </w:t>
            </w:r>
            <w:proofErr w:type="spellStart"/>
            <w:r w:rsidRPr="005F1AEB">
              <w:rPr>
                <w:rFonts w:ascii="Calibri" w:hAnsi="Calibri" w:cs="Calibri"/>
                <w:sz w:val="20"/>
                <w:szCs w:val="20"/>
              </w:rPr>
              <w:t>minigrid</w:t>
            </w:r>
            <w:proofErr w:type="spellEnd"/>
            <w:r w:rsidRPr="005F1AEB">
              <w:rPr>
                <w:rFonts w:ascii="Calibri" w:hAnsi="Calibri" w:cs="Calibri"/>
                <w:sz w:val="20"/>
                <w:szCs w:val="20"/>
              </w:rPr>
              <w:t xml:space="preserve"> development to productive energy uses. </w:t>
            </w:r>
            <w:r w:rsidR="009724FF">
              <w:rPr>
                <w:rFonts w:ascii="Calibri" w:hAnsi="Calibri" w:cs="Calibri"/>
                <w:sz w:val="20"/>
                <w:szCs w:val="20"/>
              </w:rPr>
              <w:t>It</w:t>
            </w:r>
            <w:r w:rsidRPr="005F1AEB">
              <w:rPr>
                <w:rFonts w:ascii="Calibri" w:hAnsi="Calibri" w:cs="Calibri"/>
                <w:sz w:val="20"/>
                <w:szCs w:val="20"/>
              </w:rPr>
              <w:t xml:space="preserve"> will directly support the </w:t>
            </w:r>
            <w:proofErr w:type="spellStart"/>
            <w:r w:rsidRPr="005F1AEB">
              <w:rPr>
                <w:rFonts w:ascii="Calibri" w:hAnsi="Calibri" w:cs="Calibri"/>
                <w:sz w:val="20"/>
                <w:szCs w:val="20"/>
              </w:rPr>
              <w:t>GoBF’s</w:t>
            </w:r>
            <w:proofErr w:type="spellEnd"/>
            <w:r w:rsidRPr="005F1AEB">
              <w:rPr>
                <w:rFonts w:ascii="Calibri" w:hAnsi="Calibri" w:cs="Calibri"/>
                <w:sz w:val="20"/>
                <w:szCs w:val="20"/>
              </w:rPr>
              <w:t xml:space="preserve"> strategies for poverty reduction through socioeconomic development in rural areas, and its climate change mitigation objectives as indicated in the Nationally Determined Contribution (NDC)</w:t>
            </w:r>
            <w:r w:rsidR="008D6A36">
              <w:rPr>
                <w:rFonts w:ascii="Calibri" w:hAnsi="Calibri" w:cs="Calibri"/>
                <w:sz w:val="20"/>
                <w:szCs w:val="20"/>
              </w:rPr>
              <w:t xml:space="preserve"> </w:t>
            </w:r>
            <w:r w:rsidR="00063456">
              <w:rPr>
                <w:rFonts w:ascii="Calibri" w:hAnsi="Calibri" w:cs="Calibri"/>
                <w:sz w:val="20"/>
                <w:szCs w:val="20"/>
              </w:rPr>
              <w:t xml:space="preserve">of the country.  </w:t>
            </w:r>
          </w:p>
        </w:tc>
      </w:tr>
      <w:tr w:rsidR="0077088A" w:rsidRPr="009533C2" w14:paraId="28A6FA5D" w14:textId="77777777" w:rsidTr="000F797F">
        <w:trPr>
          <w:trHeight w:val="377"/>
        </w:trPr>
        <w:tc>
          <w:tcPr>
            <w:tcW w:w="9355" w:type="dxa"/>
            <w:gridSpan w:val="6"/>
            <w:shd w:val="clear" w:color="auto" w:fill="D9D9D9"/>
          </w:tcPr>
          <w:p w14:paraId="719628C5" w14:textId="4124B766" w:rsidR="0077088A" w:rsidRPr="00FD191E" w:rsidRDefault="0077088A" w:rsidP="003B0AE6">
            <w:pPr>
              <w:rPr>
                <w:rFonts w:ascii="Calibri" w:hAnsi="Calibri" w:cs="Calibri"/>
                <w:b/>
                <w:smallCaps/>
                <w:sz w:val="20"/>
                <w:szCs w:val="20"/>
              </w:rPr>
            </w:pPr>
            <w:r w:rsidRPr="00FD191E">
              <w:rPr>
                <w:rFonts w:ascii="Calibri" w:hAnsi="Calibri" w:cs="Calibri"/>
                <w:b/>
                <w:smallCaps/>
                <w:sz w:val="20"/>
                <w:szCs w:val="20"/>
              </w:rPr>
              <w:t>Financing Plan</w:t>
            </w:r>
            <w:r w:rsidR="00A13CA9" w:rsidRPr="00FD191E">
              <w:rPr>
                <w:rFonts w:ascii="Calibri" w:hAnsi="Calibri" w:cs="Calibri"/>
                <w:b/>
                <w:smallCaps/>
                <w:sz w:val="20"/>
                <w:szCs w:val="20"/>
              </w:rPr>
              <w:t xml:space="preserve"> </w:t>
            </w:r>
          </w:p>
        </w:tc>
      </w:tr>
      <w:tr w:rsidR="0077088A" w:rsidRPr="0003763F" w14:paraId="635C43EE" w14:textId="77777777" w:rsidTr="00BB11FB">
        <w:tc>
          <w:tcPr>
            <w:tcW w:w="5098" w:type="dxa"/>
            <w:gridSpan w:val="3"/>
            <w:shd w:val="clear" w:color="auto" w:fill="auto"/>
          </w:tcPr>
          <w:p w14:paraId="28DF91BC" w14:textId="42EE50ED" w:rsidR="0077088A" w:rsidRPr="00FD191E" w:rsidRDefault="0077088A" w:rsidP="0003763F">
            <w:pPr>
              <w:spacing w:after="240"/>
              <w:rPr>
                <w:rFonts w:ascii="Calibri" w:hAnsi="Calibri" w:cs="Calibri"/>
                <w:sz w:val="20"/>
                <w:szCs w:val="20"/>
              </w:rPr>
            </w:pPr>
            <w:r w:rsidRPr="00FD191E">
              <w:rPr>
                <w:rFonts w:ascii="Calibri" w:hAnsi="Calibri" w:cs="Calibri"/>
                <w:sz w:val="20"/>
                <w:szCs w:val="20"/>
              </w:rPr>
              <w:t>GEF Trust Fund</w:t>
            </w:r>
            <w:r w:rsidR="00EE6EA0" w:rsidRPr="00FD191E">
              <w:rPr>
                <w:rFonts w:ascii="Calibri" w:hAnsi="Calibri" w:cs="Calibri"/>
                <w:sz w:val="20"/>
                <w:szCs w:val="20"/>
              </w:rPr>
              <w:t xml:space="preserve"> grant</w:t>
            </w:r>
            <w:r w:rsidRPr="00FD191E">
              <w:rPr>
                <w:rFonts w:ascii="Calibri" w:hAnsi="Calibri" w:cs="Calibri"/>
                <w:sz w:val="20"/>
                <w:szCs w:val="20"/>
              </w:rPr>
              <w:t xml:space="preserve"> </w:t>
            </w:r>
          </w:p>
        </w:tc>
        <w:tc>
          <w:tcPr>
            <w:tcW w:w="4257" w:type="dxa"/>
            <w:gridSpan w:val="3"/>
            <w:shd w:val="clear" w:color="auto" w:fill="auto"/>
          </w:tcPr>
          <w:p w14:paraId="23E6ABDF" w14:textId="66AE7A21" w:rsidR="0077088A" w:rsidRPr="00FD191E" w:rsidRDefault="0077088A" w:rsidP="0003763F">
            <w:pPr>
              <w:spacing w:after="240"/>
              <w:rPr>
                <w:rFonts w:ascii="Calibri" w:hAnsi="Calibri" w:cs="Calibri"/>
                <w:sz w:val="20"/>
                <w:szCs w:val="20"/>
              </w:rPr>
            </w:pPr>
            <w:r w:rsidRPr="00FD191E">
              <w:rPr>
                <w:rFonts w:ascii="Calibri" w:hAnsi="Calibri" w:cs="Calibri"/>
                <w:sz w:val="20"/>
                <w:szCs w:val="20"/>
              </w:rPr>
              <w:t>USD</w:t>
            </w:r>
            <w:r w:rsidR="00AE5068" w:rsidRPr="00FD191E">
              <w:rPr>
                <w:rFonts w:ascii="Calibri" w:hAnsi="Calibri" w:cs="Calibri"/>
                <w:sz w:val="20"/>
                <w:szCs w:val="20"/>
              </w:rPr>
              <w:t xml:space="preserve"> </w:t>
            </w:r>
            <w:r w:rsidR="00770F60" w:rsidRPr="00FD191E">
              <w:rPr>
                <w:rFonts w:ascii="Calibri" w:hAnsi="Calibri" w:cs="Calibri"/>
                <w:color w:val="000000"/>
                <w:sz w:val="20"/>
                <w:szCs w:val="20"/>
              </w:rPr>
              <w:t>924,566</w:t>
            </w:r>
          </w:p>
        </w:tc>
      </w:tr>
      <w:tr w:rsidR="0077088A" w:rsidRPr="0003763F" w14:paraId="7CAE087A" w14:textId="77777777" w:rsidTr="00BB11FB">
        <w:tc>
          <w:tcPr>
            <w:tcW w:w="5098" w:type="dxa"/>
            <w:gridSpan w:val="3"/>
            <w:shd w:val="clear" w:color="auto" w:fill="auto"/>
          </w:tcPr>
          <w:p w14:paraId="65A6EAF5" w14:textId="275248D0" w:rsidR="0077088A" w:rsidRPr="00FD191E" w:rsidRDefault="0077088A" w:rsidP="0003763F">
            <w:pPr>
              <w:spacing w:after="240"/>
              <w:rPr>
                <w:rFonts w:ascii="Calibri" w:hAnsi="Calibri" w:cs="Calibri"/>
                <w:sz w:val="20"/>
                <w:szCs w:val="20"/>
              </w:rPr>
            </w:pPr>
            <w:r w:rsidRPr="00FD191E">
              <w:rPr>
                <w:rFonts w:ascii="Calibri" w:hAnsi="Calibri" w:cs="Calibri"/>
                <w:sz w:val="20"/>
                <w:szCs w:val="20"/>
              </w:rPr>
              <w:t>UNDP TRAC resources</w:t>
            </w:r>
            <w:r w:rsidR="00CA6792" w:rsidRPr="00FD191E">
              <w:rPr>
                <w:rFonts w:ascii="Calibri" w:hAnsi="Calibri" w:cs="Calibri"/>
                <w:sz w:val="20"/>
                <w:szCs w:val="20"/>
              </w:rPr>
              <w:t xml:space="preserve"> </w:t>
            </w:r>
          </w:p>
        </w:tc>
        <w:tc>
          <w:tcPr>
            <w:tcW w:w="4257" w:type="dxa"/>
            <w:gridSpan w:val="3"/>
            <w:shd w:val="clear" w:color="auto" w:fill="auto"/>
          </w:tcPr>
          <w:p w14:paraId="4F90AF9D" w14:textId="6FFCE0D9" w:rsidR="0077088A" w:rsidRPr="00FD191E" w:rsidRDefault="0077088A" w:rsidP="0003763F">
            <w:pPr>
              <w:spacing w:after="240"/>
              <w:rPr>
                <w:rFonts w:ascii="Calibri" w:hAnsi="Calibri" w:cs="Calibri"/>
                <w:sz w:val="20"/>
                <w:szCs w:val="20"/>
              </w:rPr>
            </w:pPr>
            <w:r w:rsidRPr="00FD191E">
              <w:rPr>
                <w:rFonts w:ascii="Calibri" w:hAnsi="Calibri" w:cs="Calibri"/>
                <w:sz w:val="20"/>
                <w:szCs w:val="20"/>
              </w:rPr>
              <w:t xml:space="preserve">USD </w:t>
            </w:r>
            <w:r w:rsidR="00691DA0" w:rsidRPr="00FD191E">
              <w:rPr>
                <w:rFonts w:ascii="Calibri" w:hAnsi="Calibri" w:cs="Calibri"/>
                <w:sz w:val="20"/>
                <w:szCs w:val="20"/>
              </w:rPr>
              <w:t>800</w:t>
            </w:r>
            <w:r w:rsidR="007F590D" w:rsidRPr="00FD191E">
              <w:rPr>
                <w:rFonts w:ascii="Calibri" w:hAnsi="Calibri" w:cs="Calibri"/>
                <w:sz w:val="20"/>
                <w:szCs w:val="20"/>
              </w:rPr>
              <w:t>,000</w:t>
            </w:r>
          </w:p>
        </w:tc>
      </w:tr>
      <w:tr w:rsidR="0077088A" w:rsidRPr="0003763F" w14:paraId="38B7069B" w14:textId="1ED8223B" w:rsidTr="00BB11FB">
        <w:trPr>
          <w:trHeight w:val="578"/>
        </w:trPr>
        <w:tc>
          <w:tcPr>
            <w:tcW w:w="5098" w:type="dxa"/>
            <w:gridSpan w:val="3"/>
            <w:shd w:val="clear" w:color="auto" w:fill="auto"/>
          </w:tcPr>
          <w:p w14:paraId="3B88267C" w14:textId="73FD9BE3" w:rsidR="0077088A" w:rsidRPr="00FD191E" w:rsidRDefault="0077088A" w:rsidP="0003763F">
            <w:pPr>
              <w:spacing w:after="240"/>
              <w:rPr>
                <w:rFonts w:ascii="Calibri" w:hAnsi="Calibri" w:cs="Calibri"/>
                <w:sz w:val="20"/>
                <w:szCs w:val="20"/>
              </w:rPr>
            </w:pPr>
            <w:r w:rsidRPr="00FD191E">
              <w:rPr>
                <w:rFonts w:ascii="Calibri" w:hAnsi="Calibri" w:cs="Calibri"/>
                <w:sz w:val="20"/>
                <w:szCs w:val="20"/>
              </w:rPr>
              <w:t>C</w:t>
            </w:r>
            <w:r w:rsidR="008800E4" w:rsidRPr="00FD191E">
              <w:rPr>
                <w:rFonts w:ascii="Calibri" w:hAnsi="Calibri" w:cs="Calibri"/>
                <w:sz w:val="20"/>
                <w:szCs w:val="20"/>
              </w:rPr>
              <w:t>onfirmed c</w:t>
            </w:r>
            <w:r w:rsidRPr="00FD191E">
              <w:rPr>
                <w:rFonts w:ascii="Calibri" w:hAnsi="Calibri" w:cs="Calibri"/>
                <w:sz w:val="20"/>
                <w:szCs w:val="20"/>
              </w:rPr>
              <w:t>ash co-financing to be administered by UNDP</w:t>
            </w:r>
          </w:p>
        </w:tc>
        <w:tc>
          <w:tcPr>
            <w:tcW w:w="4257" w:type="dxa"/>
            <w:gridSpan w:val="3"/>
            <w:shd w:val="clear" w:color="auto" w:fill="auto"/>
          </w:tcPr>
          <w:p w14:paraId="713927C1" w14:textId="574305E8" w:rsidR="004004AC" w:rsidRPr="004004AC" w:rsidRDefault="0077088A" w:rsidP="004004AC">
            <w:pPr>
              <w:spacing w:after="240"/>
              <w:rPr>
                <w:rFonts w:ascii="Calibri" w:hAnsi="Calibri" w:cs="Calibri"/>
                <w:sz w:val="20"/>
                <w:szCs w:val="20"/>
              </w:rPr>
            </w:pPr>
            <w:r w:rsidRPr="00FD191E">
              <w:rPr>
                <w:rFonts w:ascii="Calibri" w:hAnsi="Calibri" w:cs="Calibri"/>
                <w:sz w:val="20"/>
                <w:szCs w:val="20"/>
              </w:rPr>
              <w:t>USD</w:t>
            </w:r>
            <w:r w:rsidR="00770F60" w:rsidRPr="00FD191E">
              <w:rPr>
                <w:rFonts w:ascii="Calibri" w:hAnsi="Calibri" w:cs="Calibri"/>
                <w:sz w:val="20"/>
                <w:szCs w:val="20"/>
              </w:rPr>
              <w:t xml:space="preserve"> </w:t>
            </w:r>
            <w:r w:rsidR="00500BA9" w:rsidRPr="00FD191E">
              <w:rPr>
                <w:rFonts w:ascii="Calibri" w:hAnsi="Calibri" w:cs="Calibri"/>
                <w:sz w:val="20"/>
                <w:szCs w:val="20"/>
              </w:rPr>
              <w:t>0</w:t>
            </w:r>
          </w:p>
        </w:tc>
      </w:tr>
      <w:tr w:rsidR="0077088A" w:rsidRPr="0003763F" w14:paraId="58EE269A" w14:textId="77777777" w:rsidTr="00BB11FB">
        <w:tc>
          <w:tcPr>
            <w:tcW w:w="5098" w:type="dxa"/>
            <w:gridSpan w:val="3"/>
            <w:shd w:val="clear" w:color="auto" w:fill="auto"/>
          </w:tcPr>
          <w:p w14:paraId="7CB4539D" w14:textId="77777777" w:rsidR="0077088A" w:rsidRPr="00FD191E" w:rsidRDefault="0077088A" w:rsidP="005913BC">
            <w:pPr>
              <w:numPr>
                <w:ilvl w:val="0"/>
                <w:numId w:val="5"/>
              </w:numPr>
              <w:spacing w:after="240"/>
              <w:jc w:val="right"/>
              <w:rPr>
                <w:rFonts w:ascii="Calibri" w:hAnsi="Calibri" w:cs="Calibri"/>
                <w:b/>
                <w:sz w:val="20"/>
                <w:szCs w:val="20"/>
              </w:rPr>
            </w:pPr>
            <w:r w:rsidRPr="00FD191E">
              <w:rPr>
                <w:rFonts w:ascii="Calibri" w:hAnsi="Calibri" w:cs="Calibri"/>
                <w:b/>
                <w:sz w:val="20"/>
                <w:szCs w:val="20"/>
                <w:lang w:eastAsia="zh-CN"/>
              </w:rPr>
              <w:t xml:space="preserve">Total </w:t>
            </w:r>
            <w:r w:rsidRPr="00FD191E">
              <w:rPr>
                <w:rFonts w:ascii="Calibri" w:hAnsi="Calibri" w:cs="Calibri"/>
                <w:b/>
                <w:sz w:val="20"/>
                <w:szCs w:val="20"/>
              </w:rPr>
              <w:t xml:space="preserve">Budget administered by UNDP </w:t>
            </w:r>
          </w:p>
        </w:tc>
        <w:tc>
          <w:tcPr>
            <w:tcW w:w="4257" w:type="dxa"/>
            <w:gridSpan w:val="3"/>
            <w:shd w:val="clear" w:color="auto" w:fill="auto"/>
          </w:tcPr>
          <w:p w14:paraId="2CF89EBB" w14:textId="534AE542" w:rsidR="0077088A" w:rsidRPr="00FD191E" w:rsidRDefault="0077088A" w:rsidP="0003763F">
            <w:pPr>
              <w:spacing w:after="240"/>
              <w:rPr>
                <w:rFonts w:ascii="Calibri" w:hAnsi="Calibri" w:cs="Calibri"/>
                <w:b/>
                <w:sz w:val="20"/>
                <w:szCs w:val="20"/>
              </w:rPr>
            </w:pPr>
            <w:r w:rsidRPr="00FD191E">
              <w:rPr>
                <w:rFonts w:ascii="Calibri" w:hAnsi="Calibri" w:cs="Calibri"/>
                <w:b/>
                <w:sz w:val="20"/>
                <w:szCs w:val="20"/>
              </w:rPr>
              <w:t>USD</w:t>
            </w:r>
            <w:r w:rsidR="00770F60" w:rsidRPr="00FD191E">
              <w:rPr>
                <w:rFonts w:ascii="Calibri" w:hAnsi="Calibri" w:cs="Calibri"/>
                <w:b/>
                <w:sz w:val="20"/>
                <w:szCs w:val="20"/>
              </w:rPr>
              <w:t xml:space="preserve"> 1,</w:t>
            </w:r>
            <w:r w:rsidR="00500BA9" w:rsidRPr="00FD191E">
              <w:rPr>
                <w:rFonts w:ascii="Calibri" w:hAnsi="Calibri" w:cs="Calibri"/>
                <w:b/>
                <w:sz w:val="20"/>
                <w:szCs w:val="20"/>
              </w:rPr>
              <w:t>724</w:t>
            </w:r>
            <w:r w:rsidR="00770F60" w:rsidRPr="00FD191E">
              <w:rPr>
                <w:rFonts w:ascii="Calibri" w:hAnsi="Calibri" w:cs="Calibri"/>
                <w:b/>
                <w:sz w:val="20"/>
                <w:szCs w:val="20"/>
              </w:rPr>
              <w:t>,566</w:t>
            </w:r>
          </w:p>
        </w:tc>
      </w:tr>
      <w:tr w:rsidR="0077088A" w:rsidRPr="009533C2" w14:paraId="4CBA70D2" w14:textId="77777777" w:rsidTr="0003763F">
        <w:tc>
          <w:tcPr>
            <w:tcW w:w="9355" w:type="dxa"/>
            <w:gridSpan w:val="6"/>
            <w:shd w:val="clear" w:color="auto" w:fill="D9D9D9"/>
          </w:tcPr>
          <w:p w14:paraId="434BC467" w14:textId="28565E3A" w:rsidR="0077088A" w:rsidRPr="00FD191E" w:rsidRDefault="0077088A" w:rsidP="0006474F">
            <w:pPr>
              <w:rPr>
                <w:rFonts w:ascii="Calibri" w:hAnsi="Calibri" w:cs="Calibri"/>
                <w:b/>
                <w:sz w:val="20"/>
                <w:szCs w:val="20"/>
              </w:rPr>
            </w:pPr>
          </w:p>
        </w:tc>
      </w:tr>
      <w:tr w:rsidR="0077088A" w:rsidRPr="0003763F" w14:paraId="3BC13D34" w14:textId="77777777" w:rsidTr="00BB11FB">
        <w:tc>
          <w:tcPr>
            <w:tcW w:w="5098" w:type="dxa"/>
            <w:gridSpan w:val="3"/>
            <w:shd w:val="clear" w:color="auto" w:fill="auto"/>
          </w:tcPr>
          <w:p w14:paraId="3F5810BB" w14:textId="32D87D8E" w:rsidR="0077088A" w:rsidRPr="002C2360" w:rsidRDefault="00265A20" w:rsidP="005913BC">
            <w:pPr>
              <w:numPr>
                <w:ilvl w:val="0"/>
                <w:numId w:val="5"/>
              </w:numPr>
              <w:spacing w:after="240"/>
              <w:jc w:val="right"/>
              <w:rPr>
                <w:rFonts w:ascii="Calibri" w:hAnsi="Calibri" w:cs="Calibri"/>
                <w:b/>
                <w:sz w:val="20"/>
                <w:szCs w:val="20"/>
              </w:rPr>
            </w:pPr>
            <w:r w:rsidRPr="00CC1F5D">
              <w:rPr>
                <w:rFonts w:ascii="Calibri" w:hAnsi="Calibri" w:cs="Calibri"/>
                <w:b/>
                <w:bCs/>
                <w:iCs/>
                <w:sz w:val="20"/>
                <w:szCs w:val="20"/>
              </w:rPr>
              <w:t>Total confirmed co-financing to this project not administered by UNDP</w:t>
            </w:r>
            <w:r w:rsidR="001C33E4" w:rsidRPr="00CC1F5D">
              <w:rPr>
                <w:rStyle w:val="FootnoteReference"/>
                <w:b/>
                <w:bCs/>
                <w:iCs/>
                <w:szCs w:val="20"/>
              </w:rPr>
              <w:footnoteReference w:id="5"/>
            </w:r>
          </w:p>
        </w:tc>
        <w:tc>
          <w:tcPr>
            <w:tcW w:w="4257" w:type="dxa"/>
            <w:gridSpan w:val="3"/>
            <w:shd w:val="clear" w:color="auto" w:fill="auto"/>
          </w:tcPr>
          <w:p w14:paraId="3086BB03" w14:textId="4428C3F8" w:rsidR="0077088A" w:rsidRPr="002E312B" w:rsidRDefault="0077088A" w:rsidP="0003763F">
            <w:pPr>
              <w:spacing w:after="240"/>
              <w:rPr>
                <w:rFonts w:ascii="Calibri" w:hAnsi="Calibri" w:cs="Calibri"/>
                <w:b/>
                <w:sz w:val="20"/>
                <w:szCs w:val="20"/>
              </w:rPr>
            </w:pPr>
            <w:r w:rsidRPr="002C126F">
              <w:rPr>
                <w:rFonts w:ascii="Calibri" w:hAnsi="Calibri" w:cs="Calibri"/>
                <w:b/>
                <w:sz w:val="20"/>
                <w:szCs w:val="20"/>
              </w:rPr>
              <w:t>USD</w:t>
            </w:r>
            <w:r w:rsidR="002D76AD" w:rsidRPr="002E312B">
              <w:rPr>
                <w:rFonts w:ascii="Calibri" w:hAnsi="Calibri" w:cs="Calibri"/>
                <w:b/>
                <w:sz w:val="20"/>
                <w:szCs w:val="20"/>
              </w:rPr>
              <w:t xml:space="preserve"> </w:t>
            </w:r>
            <w:r w:rsidR="00AE12C3">
              <w:rPr>
                <w:rFonts w:ascii="Calibri" w:hAnsi="Calibri" w:cs="Calibri"/>
                <w:b/>
                <w:sz w:val="20"/>
                <w:szCs w:val="20"/>
              </w:rPr>
              <w:t>10</w:t>
            </w:r>
            <w:r w:rsidR="009065E4">
              <w:rPr>
                <w:rFonts w:ascii="Calibri" w:hAnsi="Calibri" w:cs="Calibri"/>
                <w:b/>
                <w:sz w:val="20"/>
                <w:szCs w:val="20"/>
              </w:rPr>
              <w:t>5,452</w:t>
            </w:r>
            <w:r w:rsidR="00AE12C3">
              <w:rPr>
                <w:rFonts w:ascii="Calibri" w:hAnsi="Calibri" w:cs="Calibri"/>
                <w:b/>
                <w:sz w:val="20"/>
                <w:szCs w:val="20"/>
              </w:rPr>
              <w:t>,</w:t>
            </w:r>
            <w:r w:rsidR="009065E4">
              <w:rPr>
                <w:rFonts w:ascii="Calibri" w:hAnsi="Calibri" w:cs="Calibri"/>
                <w:b/>
                <w:sz w:val="20"/>
                <w:szCs w:val="20"/>
              </w:rPr>
              <w:t>061</w:t>
            </w:r>
          </w:p>
        </w:tc>
      </w:tr>
      <w:tr w:rsidR="0077088A" w:rsidRPr="0003763F" w14:paraId="3D00AAD9" w14:textId="77777777" w:rsidTr="00BB11FB">
        <w:tc>
          <w:tcPr>
            <w:tcW w:w="5098" w:type="dxa"/>
            <w:gridSpan w:val="3"/>
            <w:shd w:val="clear" w:color="auto" w:fill="auto"/>
          </w:tcPr>
          <w:p w14:paraId="7F55C8EE" w14:textId="350BD430" w:rsidR="0077088A" w:rsidRPr="002C2360" w:rsidRDefault="0077088A" w:rsidP="005913BC">
            <w:pPr>
              <w:numPr>
                <w:ilvl w:val="0"/>
                <w:numId w:val="5"/>
              </w:numPr>
              <w:spacing w:after="240"/>
              <w:jc w:val="right"/>
              <w:rPr>
                <w:rFonts w:ascii="Calibri" w:hAnsi="Calibri" w:cs="Calibri"/>
                <w:b/>
                <w:sz w:val="20"/>
                <w:szCs w:val="20"/>
              </w:rPr>
            </w:pPr>
            <w:r w:rsidRPr="002E312B">
              <w:rPr>
                <w:rFonts w:ascii="Calibri" w:hAnsi="Calibri" w:cs="Calibri"/>
                <w:b/>
                <w:sz w:val="20"/>
                <w:szCs w:val="20"/>
                <w:lang w:eastAsia="zh-CN"/>
              </w:rPr>
              <w:t>Grand-</w:t>
            </w:r>
            <w:r w:rsidRPr="002E312B">
              <w:rPr>
                <w:rFonts w:ascii="Calibri" w:hAnsi="Calibri" w:cs="Calibri"/>
                <w:b/>
                <w:sz w:val="20"/>
                <w:szCs w:val="20"/>
              </w:rPr>
              <w:t xml:space="preserve">Total Project </w:t>
            </w:r>
            <w:r w:rsidRPr="002E312B">
              <w:rPr>
                <w:rFonts w:ascii="Calibri" w:hAnsi="Calibri" w:cs="Calibri"/>
                <w:b/>
                <w:sz w:val="20"/>
                <w:szCs w:val="20"/>
                <w:lang w:eastAsia="zh-CN"/>
              </w:rPr>
              <w:t>Financing (</w:t>
            </w:r>
            <w:proofErr w:type="gramStart"/>
            <w:r w:rsidRPr="002E312B">
              <w:rPr>
                <w:rFonts w:ascii="Calibri" w:hAnsi="Calibri" w:cs="Calibri"/>
                <w:b/>
                <w:sz w:val="20"/>
                <w:szCs w:val="20"/>
                <w:lang w:eastAsia="zh-CN"/>
              </w:rPr>
              <w:t>1)+(</w:t>
            </w:r>
            <w:proofErr w:type="gramEnd"/>
            <w:r w:rsidRPr="002E312B">
              <w:rPr>
                <w:rFonts w:ascii="Calibri" w:hAnsi="Calibri" w:cs="Calibri"/>
                <w:b/>
                <w:sz w:val="20"/>
                <w:szCs w:val="20"/>
                <w:lang w:eastAsia="zh-CN"/>
              </w:rPr>
              <w:t>2)</w:t>
            </w:r>
          </w:p>
        </w:tc>
        <w:tc>
          <w:tcPr>
            <w:tcW w:w="4257" w:type="dxa"/>
            <w:gridSpan w:val="3"/>
            <w:shd w:val="clear" w:color="auto" w:fill="auto"/>
          </w:tcPr>
          <w:p w14:paraId="190A58E3" w14:textId="6AF2CDBE" w:rsidR="0077088A" w:rsidRPr="002E312B" w:rsidRDefault="0077088A" w:rsidP="0003763F">
            <w:pPr>
              <w:spacing w:after="240"/>
              <w:rPr>
                <w:rFonts w:ascii="Calibri" w:hAnsi="Calibri" w:cs="Calibri"/>
                <w:b/>
                <w:sz w:val="20"/>
                <w:szCs w:val="20"/>
              </w:rPr>
            </w:pPr>
            <w:r w:rsidRPr="002C126F">
              <w:rPr>
                <w:rFonts w:ascii="Calibri" w:hAnsi="Calibri" w:cs="Calibri"/>
                <w:b/>
                <w:sz w:val="20"/>
                <w:szCs w:val="20"/>
              </w:rPr>
              <w:t>USD</w:t>
            </w:r>
            <w:r w:rsidR="002D76AD" w:rsidRPr="002E312B">
              <w:rPr>
                <w:rFonts w:ascii="Calibri" w:hAnsi="Calibri" w:cs="Calibri"/>
                <w:b/>
                <w:sz w:val="20"/>
                <w:szCs w:val="20"/>
              </w:rPr>
              <w:t xml:space="preserve"> </w:t>
            </w:r>
            <w:r w:rsidR="00AE12C3">
              <w:rPr>
                <w:rFonts w:ascii="Calibri" w:hAnsi="Calibri" w:cs="Calibri"/>
                <w:b/>
                <w:sz w:val="20"/>
                <w:szCs w:val="20"/>
              </w:rPr>
              <w:t>10</w:t>
            </w:r>
            <w:r w:rsidR="009065E4">
              <w:rPr>
                <w:rFonts w:ascii="Calibri" w:hAnsi="Calibri" w:cs="Calibri"/>
                <w:b/>
                <w:sz w:val="20"/>
                <w:szCs w:val="20"/>
              </w:rPr>
              <w:t>7</w:t>
            </w:r>
            <w:r w:rsidR="00AE12C3">
              <w:rPr>
                <w:rFonts w:ascii="Calibri" w:hAnsi="Calibri" w:cs="Calibri"/>
                <w:b/>
                <w:sz w:val="20"/>
                <w:szCs w:val="20"/>
              </w:rPr>
              <w:t>,</w:t>
            </w:r>
            <w:r w:rsidR="009065E4">
              <w:rPr>
                <w:rFonts w:ascii="Calibri" w:hAnsi="Calibri" w:cs="Calibri"/>
                <w:b/>
                <w:sz w:val="20"/>
                <w:szCs w:val="20"/>
              </w:rPr>
              <w:t>176</w:t>
            </w:r>
            <w:r w:rsidR="00AE12C3">
              <w:rPr>
                <w:rFonts w:ascii="Calibri" w:hAnsi="Calibri" w:cs="Calibri"/>
                <w:b/>
                <w:sz w:val="20"/>
                <w:szCs w:val="20"/>
              </w:rPr>
              <w:t>,</w:t>
            </w:r>
            <w:r w:rsidR="009065E4">
              <w:rPr>
                <w:rFonts w:ascii="Calibri" w:hAnsi="Calibri" w:cs="Calibri"/>
                <w:b/>
                <w:sz w:val="20"/>
                <w:szCs w:val="20"/>
              </w:rPr>
              <w:t>627</w:t>
            </w:r>
          </w:p>
        </w:tc>
      </w:tr>
      <w:tr w:rsidR="0077088A" w:rsidRPr="0003763F" w14:paraId="6C5E7D87" w14:textId="77777777" w:rsidTr="0003763F">
        <w:tc>
          <w:tcPr>
            <w:tcW w:w="9355" w:type="dxa"/>
            <w:gridSpan w:val="6"/>
            <w:shd w:val="clear" w:color="auto" w:fill="BFBFBF"/>
          </w:tcPr>
          <w:p w14:paraId="5D73DD08" w14:textId="77777777" w:rsidR="00212F0C" w:rsidRPr="00BF6906" w:rsidRDefault="0077088A" w:rsidP="0003763F">
            <w:pPr>
              <w:spacing w:after="240"/>
              <w:rPr>
                <w:rFonts w:ascii="Calibri" w:hAnsi="Calibri" w:cs="Calibri"/>
                <w:b/>
                <w:smallCaps/>
                <w:sz w:val="20"/>
                <w:szCs w:val="20"/>
              </w:rPr>
            </w:pPr>
            <w:r w:rsidRPr="00BF6906">
              <w:rPr>
                <w:rFonts w:ascii="Calibri" w:hAnsi="Calibri" w:cs="Calibri"/>
                <w:b/>
                <w:smallCaps/>
                <w:sz w:val="20"/>
                <w:szCs w:val="20"/>
              </w:rPr>
              <w:t>Signatures</w:t>
            </w:r>
            <w:r w:rsidR="00212F0C" w:rsidRPr="00BF6906">
              <w:rPr>
                <w:rFonts w:ascii="Calibri" w:hAnsi="Calibri" w:cs="Calibri"/>
                <w:b/>
                <w:smallCaps/>
                <w:sz w:val="20"/>
                <w:szCs w:val="20"/>
              </w:rPr>
              <w:t xml:space="preserve">: </w:t>
            </w:r>
          </w:p>
          <w:p w14:paraId="5DA70B04" w14:textId="02069429" w:rsidR="0077088A" w:rsidRPr="00BF6906" w:rsidRDefault="00212F0C" w:rsidP="0003763F">
            <w:pPr>
              <w:spacing w:after="240"/>
              <w:rPr>
                <w:rFonts w:ascii="Calibri" w:hAnsi="Calibri" w:cs="Calibri"/>
                <w:b/>
                <w:smallCaps/>
                <w:sz w:val="20"/>
                <w:szCs w:val="20"/>
              </w:rPr>
            </w:pPr>
            <w:r w:rsidRPr="00BF6906">
              <w:rPr>
                <w:rFonts w:ascii="Calibri" w:hAnsi="Calibri" w:cs="Calibri"/>
                <w:b/>
                <w:smallCaps/>
                <w:sz w:val="20"/>
                <w:szCs w:val="20"/>
              </w:rPr>
              <w:lastRenderedPageBreak/>
              <w:t xml:space="preserve">Note: If the project document is in </w:t>
            </w:r>
            <w:proofErr w:type="spellStart"/>
            <w:r w:rsidRPr="00BF6906">
              <w:rPr>
                <w:rFonts w:ascii="Calibri" w:hAnsi="Calibri" w:cs="Calibri"/>
                <w:b/>
                <w:smallCaps/>
                <w:sz w:val="20"/>
                <w:szCs w:val="20"/>
              </w:rPr>
              <w:t>french</w:t>
            </w:r>
            <w:proofErr w:type="spellEnd"/>
            <w:r w:rsidRPr="00BF6906">
              <w:rPr>
                <w:rFonts w:ascii="Calibri" w:hAnsi="Calibri" w:cs="Calibri"/>
                <w:b/>
                <w:smallCaps/>
                <w:sz w:val="20"/>
                <w:szCs w:val="20"/>
              </w:rPr>
              <w:t xml:space="preserve"> or </w:t>
            </w:r>
            <w:proofErr w:type="spellStart"/>
            <w:r w:rsidRPr="00BF6906">
              <w:rPr>
                <w:rFonts w:ascii="Calibri" w:hAnsi="Calibri" w:cs="Calibri"/>
                <w:b/>
                <w:smallCaps/>
                <w:sz w:val="20"/>
                <w:szCs w:val="20"/>
              </w:rPr>
              <w:t>spanish</w:t>
            </w:r>
            <w:proofErr w:type="spellEnd"/>
            <w:r w:rsidRPr="00BF6906">
              <w:rPr>
                <w:rFonts w:ascii="Calibri" w:hAnsi="Calibri" w:cs="Calibri"/>
                <w:b/>
                <w:smallCaps/>
                <w:sz w:val="20"/>
                <w:szCs w:val="20"/>
              </w:rPr>
              <w:t xml:space="preserve">, the final project document must be cleared by the </w:t>
            </w:r>
            <w:proofErr w:type="spellStart"/>
            <w:r w:rsidRPr="00BF6906">
              <w:rPr>
                <w:rFonts w:ascii="Calibri" w:hAnsi="Calibri" w:cs="Calibri"/>
                <w:b/>
                <w:smallCaps/>
                <w:sz w:val="20"/>
                <w:szCs w:val="20"/>
              </w:rPr>
              <w:t>rta</w:t>
            </w:r>
            <w:proofErr w:type="spellEnd"/>
            <w:r w:rsidRPr="00BF6906">
              <w:rPr>
                <w:rFonts w:ascii="Calibri" w:hAnsi="Calibri" w:cs="Calibri"/>
                <w:b/>
                <w:smallCaps/>
                <w:sz w:val="20"/>
                <w:szCs w:val="20"/>
              </w:rPr>
              <w:t xml:space="preserve"> before signature.</w:t>
            </w:r>
          </w:p>
        </w:tc>
      </w:tr>
      <w:tr w:rsidR="0077088A" w:rsidRPr="0003763F" w14:paraId="4A4B26E7" w14:textId="77777777" w:rsidTr="0003763F">
        <w:tc>
          <w:tcPr>
            <w:tcW w:w="4135" w:type="dxa"/>
            <w:gridSpan w:val="2"/>
            <w:shd w:val="clear" w:color="auto" w:fill="auto"/>
          </w:tcPr>
          <w:p w14:paraId="0002A586" w14:textId="7FCBEB41" w:rsidR="0077088A" w:rsidRPr="00463F8A" w:rsidRDefault="0077088A" w:rsidP="0003763F">
            <w:pPr>
              <w:spacing w:after="240"/>
              <w:rPr>
                <w:rFonts w:ascii="Calibri" w:hAnsi="Calibri"/>
                <w:b/>
                <w:sz w:val="20"/>
              </w:rPr>
            </w:pPr>
            <w:r w:rsidRPr="00BF6906">
              <w:rPr>
                <w:rFonts w:ascii="Calibri" w:hAnsi="Calibri" w:cs="Calibri"/>
                <w:b/>
                <w:sz w:val="20"/>
                <w:szCs w:val="20"/>
              </w:rPr>
              <w:lastRenderedPageBreak/>
              <w:t xml:space="preserve">Signature:  </w:t>
            </w:r>
          </w:p>
          <w:p w14:paraId="010BB624" w14:textId="7778FF92" w:rsidR="00A21F3D" w:rsidRPr="003339BD" w:rsidRDefault="003A4AAB" w:rsidP="003339BD">
            <w:pPr>
              <w:rPr>
                <w:rFonts w:ascii="Calibri" w:hAnsi="Calibri" w:cs="Calibri"/>
                <w:bCs/>
                <w:sz w:val="20"/>
                <w:szCs w:val="20"/>
              </w:rPr>
            </w:pPr>
            <w:r>
              <w:rPr>
                <w:rFonts w:ascii="Calibri" w:hAnsi="Calibri" w:cs="Calibri"/>
                <w:bCs/>
                <w:sz w:val="20"/>
                <w:szCs w:val="20"/>
              </w:rPr>
              <w:t xml:space="preserve">Dr. </w:t>
            </w:r>
            <w:proofErr w:type="spellStart"/>
            <w:r>
              <w:rPr>
                <w:rFonts w:ascii="Calibri" w:hAnsi="Calibri" w:cs="Calibri"/>
                <w:bCs/>
                <w:sz w:val="20"/>
                <w:szCs w:val="20"/>
              </w:rPr>
              <w:t>Seglaro</w:t>
            </w:r>
            <w:proofErr w:type="spellEnd"/>
            <w:r>
              <w:rPr>
                <w:rFonts w:ascii="Calibri" w:hAnsi="Calibri" w:cs="Calibri"/>
                <w:bCs/>
                <w:sz w:val="20"/>
                <w:szCs w:val="20"/>
              </w:rPr>
              <w:t xml:space="preserve"> Abel SOME</w:t>
            </w:r>
          </w:p>
          <w:p w14:paraId="52D9F99F" w14:textId="617FF878" w:rsidR="002335E6" w:rsidRPr="003339BD" w:rsidRDefault="002335E6" w:rsidP="002335E6">
            <w:pPr>
              <w:rPr>
                <w:rFonts w:ascii="Calibri" w:hAnsi="Calibri" w:cs="Calibri"/>
                <w:bCs/>
                <w:sz w:val="20"/>
                <w:szCs w:val="20"/>
              </w:rPr>
            </w:pPr>
            <w:r w:rsidRPr="003339BD">
              <w:rPr>
                <w:rFonts w:ascii="Calibri" w:hAnsi="Calibri" w:cs="Calibri"/>
                <w:bCs/>
                <w:sz w:val="20"/>
                <w:szCs w:val="20"/>
              </w:rPr>
              <w:t xml:space="preserve">Minister of Economy, Finance and </w:t>
            </w:r>
            <w:r w:rsidR="003A4AAB">
              <w:rPr>
                <w:rFonts w:ascii="Calibri" w:hAnsi="Calibri" w:cs="Calibri"/>
                <w:bCs/>
                <w:sz w:val="20"/>
                <w:szCs w:val="20"/>
              </w:rPr>
              <w:t>Forecasting</w:t>
            </w:r>
            <w:r w:rsidRPr="003339BD">
              <w:rPr>
                <w:rFonts w:ascii="Calibri" w:hAnsi="Calibri" w:cs="Calibri"/>
                <w:bCs/>
                <w:sz w:val="20"/>
                <w:szCs w:val="20"/>
              </w:rPr>
              <w:t xml:space="preserve"> </w:t>
            </w:r>
          </w:p>
          <w:p w14:paraId="0094B45D" w14:textId="502C698C" w:rsidR="002335E6" w:rsidRPr="00BF6906" w:rsidRDefault="002335E6" w:rsidP="00463F8A">
            <w:pPr>
              <w:rPr>
                <w:rFonts w:ascii="Calibri" w:hAnsi="Calibri" w:cs="Calibri"/>
                <w:b/>
                <w:sz w:val="20"/>
                <w:szCs w:val="20"/>
              </w:rPr>
            </w:pPr>
          </w:p>
        </w:tc>
        <w:tc>
          <w:tcPr>
            <w:tcW w:w="1620" w:type="dxa"/>
            <w:gridSpan w:val="2"/>
            <w:shd w:val="clear" w:color="auto" w:fill="auto"/>
          </w:tcPr>
          <w:p w14:paraId="63D80D7B" w14:textId="56043002" w:rsidR="0077088A" w:rsidRPr="00BF6906" w:rsidRDefault="0077088A" w:rsidP="0003763F">
            <w:pPr>
              <w:spacing w:after="240"/>
              <w:rPr>
                <w:rFonts w:ascii="Calibri" w:hAnsi="Calibri" w:cs="Calibri"/>
                <w:b/>
                <w:sz w:val="20"/>
                <w:szCs w:val="20"/>
              </w:rPr>
            </w:pPr>
            <w:r w:rsidRPr="00BF6906">
              <w:rPr>
                <w:rFonts w:ascii="Calibri" w:hAnsi="Calibri" w:cs="Calibri"/>
                <w:b/>
                <w:sz w:val="20"/>
                <w:szCs w:val="20"/>
              </w:rPr>
              <w:t>Agreed by Government</w:t>
            </w:r>
            <w:r w:rsidR="00AE5AB1" w:rsidRPr="00BF6906">
              <w:rPr>
                <w:rFonts w:ascii="Calibri" w:hAnsi="Calibri" w:cs="Calibri"/>
                <w:b/>
                <w:sz w:val="20"/>
                <w:szCs w:val="20"/>
              </w:rPr>
              <w:t xml:space="preserve"> Development Coordination Authority</w:t>
            </w:r>
            <w:bookmarkStart w:id="1" w:name="_Ref13661626"/>
            <w:r w:rsidR="001F4E51" w:rsidRPr="00BF6906">
              <w:rPr>
                <w:rStyle w:val="FootnoteReference"/>
                <w:rFonts w:ascii="Calibri" w:hAnsi="Calibri" w:cs="Calibri"/>
                <w:b/>
                <w:sz w:val="20"/>
                <w:szCs w:val="20"/>
              </w:rPr>
              <w:footnoteReference w:id="6"/>
            </w:r>
            <w:bookmarkEnd w:id="1"/>
          </w:p>
        </w:tc>
        <w:tc>
          <w:tcPr>
            <w:tcW w:w="3600" w:type="dxa"/>
            <w:gridSpan w:val="2"/>
            <w:shd w:val="clear" w:color="auto" w:fill="auto"/>
          </w:tcPr>
          <w:p w14:paraId="728A0A1C" w14:textId="77777777" w:rsidR="0077088A" w:rsidRPr="00BF6906" w:rsidRDefault="0077088A" w:rsidP="0003763F">
            <w:pPr>
              <w:spacing w:after="240"/>
              <w:rPr>
                <w:rFonts w:ascii="Calibri" w:hAnsi="Calibri" w:cs="Calibri"/>
                <w:b/>
                <w:i/>
                <w:sz w:val="20"/>
                <w:szCs w:val="20"/>
              </w:rPr>
            </w:pPr>
            <w:r w:rsidRPr="00BF6906">
              <w:rPr>
                <w:rFonts w:ascii="Calibri" w:hAnsi="Calibri" w:cs="Calibri"/>
                <w:b/>
                <w:sz w:val="20"/>
                <w:szCs w:val="20"/>
              </w:rPr>
              <w:t>Da</w:t>
            </w:r>
            <w:r w:rsidR="001E152F" w:rsidRPr="00BF6906">
              <w:rPr>
                <w:rFonts w:ascii="Calibri" w:hAnsi="Calibri" w:cs="Calibri"/>
                <w:b/>
                <w:sz w:val="20"/>
                <w:szCs w:val="20"/>
              </w:rPr>
              <w:t>te/</w:t>
            </w:r>
            <w:r w:rsidRPr="00BF6906">
              <w:rPr>
                <w:rFonts w:ascii="Calibri" w:hAnsi="Calibri" w:cs="Calibri"/>
                <w:b/>
                <w:sz w:val="20"/>
                <w:szCs w:val="20"/>
              </w:rPr>
              <w:t>Month/Year:</w:t>
            </w:r>
            <w:r w:rsidR="00964803" w:rsidRPr="00BF6906">
              <w:rPr>
                <w:rFonts w:ascii="Calibri" w:hAnsi="Calibri" w:cs="Calibri"/>
                <w:sz w:val="20"/>
                <w:szCs w:val="20"/>
              </w:rPr>
              <w:t xml:space="preserve"> </w:t>
            </w:r>
            <w:r w:rsidR="00964803" w:rsidRPr="00BF6906">
              <w:rPr>
                <w:rFonts w:ascii="Calibri" w:hAnsi="Calibri" w:cs="Calibri"/>
                <w:i/>
                <w:sz w:val="20"/>
                <w:szCs w:val="20"/>
              </w:rPr>
              <w:t>within 25 days of GEF CEO endorsement</w:t>
            </w:r>
          </w:p>
          <w:p w14:paraId="34B2CC0F" w14:textId="77777777" w:rsidR="0077088A" w:rsidRPr="00BF6906" w:rsidRDefault="0077088A" w:rsidP="0003763F">
            <w:pPr>
              <w:spacing w:after="240"/>
              <w:rPr>
                <w:rFonts w:ascii="Calibri" w:hAnsi="Calibri" w:cs="Calibri"/>
                <w:sz w:val="20"/>
                <w:szCs w:val="20"/>
              </w:rPr>
            </w:pPr>
          </w:p>
        </w:tc>
      </w:tr>
      <w:tr w:rsidR="0077088A" w:rsidRPr="0003763F" w14:paraId="605C1EAF" w14:textId="77777777" w:rsidTr="0003763F">
        <w:tc>
          <w:tcPr>
            <w:tcW w:w="4135" w:type="dxa"/>
            <w:gridSpan w:val="2"/>
            <w:shd w:val="clear" w:color="auto" w:fill="auto"/>
          </w:tcPr>
          <w:p w14:paraId="40204263" w14:textId="4D0D18EB" w:rsidR="00A21F3D" w:rsidRPr="00BF6906" w:rsidRDefault="0077088A" w:rsidP="00A21F3D">
            <w:pPr>
              <w:spacing w:after="240"/>
              <w:rPr>
                <w:rFonts w:ascii="Calibri" w:hAnsi="Calibri" w:cs="Calibri"/>
                <w:sz w:val="20"/>
                <w:szCs w:val="20"/>
              </w:rPr>
            </w:pPr>
            <w:r w:rsidRPr="00BF6906">
              <w:rPr>
                <w:rFonts w:ascii="Calibri" w:hAnsi="Calibri" w:cs="Calibri"/>
                <w:b/>
                <w:sz w:val="20"/>
                <w:szCs w:val="20"/>
              </w:rPr>
              <w:t xml:space="preserve">Signature:  </w:t>
            </w:r>
          </w:p>
          <w:p w14:paraId="676F78F0" w14:textId="77777777" w:rsidR="0071188C" w:rsidRDefault="000064DB" w:rsidP="002335E6">
            <w:pPr>
              <w:rPr>
                <w:ins w:id="2" w:author="Lela Fikrou" w:date="2022-07-18T13:13:00Z"/>
                <w:rFonts w:ascii="Calibri" w:hAnsi="Calibri" w:cs="Calibri"/>
                <w:bCs/>
                <w:sz w:val="20"/>
                <w:szCs w:val="20"/>
              </w:rPr>
            </w:pPr>
            <w:r w:rsidRPr="000064DB">
              <w:rPr>
                <w:rFonts w:ascii="Calibri" w:hAnsi="Calibri" w:cs="Calibri"/>
                <w:bCs/>
                <w:sz w:val="20"/>
                <w:szCs w:val="20"/>
              </w:rPr>
              <w:t>Dr Souleymane KONATE</w:t>
            </w:r>
          </w:p>
          <w:p w14:paraId="173DBED6" w14:textId="2A71B668" w:rsidR="002335E6" w:rsidRPr="003339BD" w:rsidRDefault="002335E6" w:rsidP="002335E6">
            <w:pPr>
              <w:rPr>
                <w:rFonts w:ascii="Calibri" w:hAnsi="Calibri" w:cs="Calibri"/>
                <w:bCs/>
                <w:sz w:val="20"/>
                <w:szCs w:val="20"/>
              </w:rPr>
            </w:pPr>
            <w:r w:rsidRPr="002335E6">
              <w:rPr>
                <w:rFonts w:ascii="Calibri" w:hAnsi="Calibri" w:cs="Calibri"/>
                <w:bCs/>
                <w:sz w:val="20"/>
                <w:szCs w:val="20"/>
              </w:rPr>
              <w:t>Director General of the Burkinabe Rural Electrification Agency</w:t>
            </w:r>
          </w:p>
          <w:p w14:paraId="309F9AF8" w14:textId="3011001A" w:rsidR="002335E6" w:rsidRPr="00BF6906" w:rsidRDefault="002335E6" w:rsidP="00463F8A">
            <w:pPr>
              <w:rPr>
                <w:rFonts w:ascii="Calibri" w:hAnsi="Calibri" w:cs="Calibri"/>
                <w:b/>
                <w:sz w:val="20"/>
                <w:szCs w:val="20"/>
              </w:rPr>
            </w:pPr>
          </w:p>
        </w:tc>
        <w:tc>
          <w:tcPr>
            <w:tcW w:w="1620" w:type="dxa"/>
            <w:gridSpan w:val="2"/>
            <w:shd w:val="clear" w:color="auto" w:fill="auto"/>
          </w:tcPr>
          <w:p w14:paraId="7608EF1C" w14:textId="77777777" w:rsidR="0077088A" w:rsidRPr="00BF6906" w:rsidRDefault="0077088A" w:rsidP="0003763F">
            <w:pPr>
              <w:spacing w:after="240"/>
              <w:rPr>
                <w:rFonts w:ascii="Calibri" w:hAnsi="Calibri" w:cs="Calibri"/>
                <w:b/>
                <w:sz w:val="20"/>
                <w:szCs w:val="20"/>
              </w:rPr>
            </w:pPr>
            <w:r w:rsidRPr="00BF6906">
              <w:rPr>
                <w:rFonts w:ascii="Calibri" w:hAnsi="Calibri" w:cs="Calibri"/>
                <w:b/>
                <w:sz w:val="20"/>
                <w:szCs w:val="20"/>
              </w:rPr>
              <w:t>Agreed by Implementing Partner</w:t>
            </w:r>
            <w:r w:rsidR="00664BAE" w:rsidRPr="00BF6906">
              <w:rPr>
                <w:rStyle w:val="FootnoteReference"/>
                <w:rFonts w:ascii="Calibri" w:hAnsi="Calibri" w:cs="Calibri"/>
                <w:b/>
                <w:sz w:val="20"/>
                <w:szCs w:val="20"/>
              </w:rPr>
              <w:footnoteReference w:id="7"/>
            </w:r>
          </w:p>
        </w:tc>
        <w:tc>
          <w:tcPr>
            <w:tcW w:w="3600" w:type="dxa"/>
            <w:gridSpan w:val="2"/>
            <w:shd w:val="clear" w:color="auto" w:fill="auto"/>
          </w:tcPr>
          <w:p w14:paraId="4FCA0F44" w14:textId="77777777" w:rsidR="0077088A" w:rsidRPr="00BF6906" w:rsidRDefault="0077088A" w:rsidP="0003763F">
            <w:pPr>
              <w:spacing w:after="240"/>
              <w:rPr>
                <w:rFonts w:ascii="Calibri" w:hAnsi="Calibri" w:cs="Calibri"/>
                <w:b/>
                <w:i/>
                <w:sz w:val="20"/>
                <w:szCs w:val="20"/>
              </w:rPr>
            </w:pPr>
            <w:r w:rsidRPr="00BF6906">
              <w:rPr>
                <w:rFonts w:ascii="Calibri" w:hAnsi="Calibri" w:cs="Calibri"/>
                <w:b/>
                <w:sz w:val="20"/>
                <w:szCs w:val="20"/>
              </w:rPr>
              <w:t>Date/Month/Year:</w:t>
            </w:r>
            <w:r w:rsidR="00964803" w:rsidRPr="00BF6906">
              <w:rPr>
                <w:rFonts w:ascii="Calibri" w:hAnsi="Calibri" w:cs="Calibri"/>
                <w:sz w:val="20"/>
                <w:szCs w:val="20"/>
              </w:rPr>
              <w:t xml:space="preserve"> </w:t>
            </w:r>
            <w:r w:rsidR="00964803" w:rsidRPr="00BF6906">
              <w:rPr>
                <w:rFonts w:ascii="Calibri" w:hAnsi="Calibri" w:cs="Calibri"/>
                <w:i/>
                <w:sz w:val="20"/>
                <w:szCs w:val="20"/>
              </w:rPr>
              <w:t>within 25 days of GEF CEO endorsement</w:t>
            </w:r>
          </w:p>
          <w:p w14:paraId="15B8748E" w14:textId="77777777" w:rsidR="0077088A" w:rsidRPr="00BF6906" w:rsidRDefault="0077088A" w:rsidP="0003763F">
            <w:pPr>
              <w:spacing w:after="240"/>
              <w:rPr>
                <w:rFonts w:ascii="Calibri" w:hAnsi="Calibri" w:cs="Calibri"/>
                <w:b/>
                <w:sz w:val="20"/>
                <w:szCs w:val="20"/>
              </w:rPr>
            </w:pPr>
          </w:p>
        </w:tc>
      </w:tr>
      <w:tr w:rsidR="0077088A" w:rsidRPr="0003763F" w14:paraId="7C55286E" w14:textId="77777777" w:rsidTr="0003763F">
        <w:tc>
          <w:tcPr>
            <w:tcW w:w="4135" w:type="dxa"/>
            <w:gridSpan w:val="2"/>
            <w:shd w:val="clear" w:color="auto" w:fill="auto"/>
          </w:tcPr>
          <w:p w14:paraId="3A5926D9" w14:textId="0A81D667" w:rsidR="0077088A" w:rsidRPr="003339BD" w:rsidRDefault="0077088A" w:rsidP="0003763F">
            <w:pPr>
              <w:spacing w:after="240"/>
              <w:rPr>
                <w:rFonts w:ascii="Calibri" w:hAnsi="Calibri" w:cs="Calibri"/>
                <w:bCs/>
                <w:sz w:val="20"/>
                <w:szCs w:val="20"/>
              </w:rPr>
            </w:pPr>
            <w:r w:rsidRPr="00BF6906">
              <w:rPr>
                <w:rFonts w:ascii="Calibri" w:hAnsi="Calibri" w:cs="Calibri"/>
                <w:b/>
                <w:sz w:val="20"/>
                <w:szCs w:val="20"/>
              </w:rPr>
              <w:t xml:space="preserve">Signature:  </w:t>
            </w:r>
          </w:p>
          <w:p w14:paraId="14381627" w14:textId="7DE1FB79" w:rsidR="002335E6" w:rsidRPr="003339BD" w:rsidRDefault="002335E6" w:rsidP="002335E6">
            <w:pPr>
              <w:rPr>
                <w:rFonts w:ascii="Calibri" w:hAnsi="Calibri" w:cs="Calibri"/>
                <w:bCs/>
                <w:sz w:val="20"/>
                <w:szCs w:val="20"/>
              </w:rPr>
            </w:pPr>
            <w:r w:rsidRPr="003339BD">
              <w:rPr>
                <w:rFonts w:ascii="Calibri" w:hAnsi="Calibri" w:cs="Calibri"/>
                <w:bCs/>
                <w:sz w:val="20"/>
                <w:szCs w:val="20"/>
              </w:rPr>
              <w:t xml:space="preserve">Mr. </w:t>
            </w:r>
            <w:r>
              <w:rPr>
                <w:rFonts w:ascii="Calibri" w:hAnsi="Calibri" w:cs="Calibri"/>
                <w:bCs/>
                <w:sz w:val="20"/>
                <w:szCs w:val="20"/>
              </w:rPr>
              <w:t>Mathieu CIOWELA</w:t>
            </w:r>
          </w:p>
          <w:p w14:paraId="374F3503" w14:textId="7A2C2FF0" w:rsidR="002335E6" w:rsidRPr="003339BD" w:rsidRDefault="002335E6" w:rsidP="002335E6">
            <w:pPr>
              <w:rPr>
                <w:rFonts w:ascii="Calibri" w:hAnsi="Calibri" w:cs="Calibri"/>
                <w:bCs/>
                <w:sz w:val="20"/>
                <w:szCs w:val="20"/>
              </w:rPr>
            </w:pPr>
            <w:r>
              <w:rPr>
                <w:rFonts w:ascii="Calibri" w:hAnsi="Calibri" w:cs="Calibri"/>
                <w:bCs/>
                <w:sz w:val="20"/>
                <w:szCs w:val="20"/>
              </w:rPr>
              <w:t>UNDP Burkina Faso Resident Representative</w:t>
            </w:r>
          </w:p>
          <w:p w14:paraId="56A7AEFB" w14:textId="28CC0E59" w:rsidR="002335E6" w:rsidRPr="00BF6906" w:rsidRDefault="002335E6" w:rsidP="00463F8A">
            <w:pPr>
              <w:rPr>
                <w:rFonts w:ascii="Calibri" w:hAnsi="Calibri" w:cs="Calibri"/>
                <w:b/>
                <w:sz w:val="20"/>
                <w:szCs w:val="20"/>
              </w:rPr>
            </w:pPr>
          </w:p>
        </w:tc>
        <w:tc>
          <w:tcPr>
            <w:tcW w:w="1620" w:type="dxa"/>
            <w:gridSpan w:val="2"/>
            <w:shd w:val="clear" w:color="auto" w:fill="auto"/>
          </w:tcPr>
          <w:p w14:paraId="79F0C5E5" w14:textId="0164ADD4" w:rsidR="0077088A" w:rsidRPr="00BF6906" w:rsidRDefault="0077088A" w:rsidP="0003763F">
            <w:pPr>
              <w:spacing w:after="240"/>
              <w:rPr>
                <w:rFonts w:ascii="Calibri" w:hAnsi="Calibri" w:cs="Calibri"/>
                <w:b/>
                <w:sz w:val="20"/>
                <w:szCs w:val="20"/>
              </w:rPr>
            </w:pPr>
            <w:r w:rsidRPr="00BF6906">
              <w:rPr>
                <w:rFonts w:ascii="Calibri" w:hAnsi="Calibri" w:cs="Calibri"/>
                <w:b/>
                <w:sz w:val="20"/>
                <w:szCs w:val="20"/>
              </w:rPr>
              <w:t>Agreed by UNDP</w:t>
            </w:r>
            <w:r w:rsidR="00E66842" w:rsidRPr="00BF6906">
              <w:rPr>
                <w:rStyle w:val="FootnoteReference"/>
                <w:rFonts w:ascii="Calibri" w:hAnsi="Calibri" w:cs="Calibri"/>
                <w:b/>
                <w:sz w:val="20"/>
                <w:szCs w:val="20"/>
              </w:rPr>
              <w:footnoteReference w:id="8"/>
            </w:r>
          </w:p>
        </w:tc>
        <w:tc>
          <w:tcPr>
            <w:tcW w:w="3600" w:type="dxa"/>
            <w:gridSpan w:val="2"/>
            <w:shd w:val="clear" w:color="auto" w:fill="auto"/>
          </w:tcPr>
          <w:p w14:paraId="24E4E5EB" w14:textId="77777777" w:rsidR="0077088A" w:rsidRPr="00BF6906" w:rsidRDefault="0077088A" w:rsidP="0003763F">
            <w:pPr>
              <w:spacing w:after="240"/>
              <w:rPr>
                <w:rFonts w:ascii="Calibri" w:hAnsi="Calibri" w:cs="Calibri"/>
                <w:b/>
                <w:sz w:val="20"/>
                <w:szCs w:val="20"/>
              </w:rPr>
            </w:pPr>
            <w:r w:rsidRPr="00BF6906">
              <w:rPr>
                <w:rFonts w:ascii="Calibri" w:hAnsi="Calibri" w:cs="Calibri"/>
                <w:b/>
                <w:sz w:val="20"/>
                <w:szCs w:val="20"/>
              </w:rPr>
              <w:t>Date/Month/Year:</w:t>
            </w:r>
            <w:r w:rsidR="00964803" w:rsidRPr="00BF6906">
              <w:rPr>
                <w:rFonts w:ascii="Calibri" w:hAnsi="Calibri" w:cs="Calibri"/>
                <w:sz w:val="20"/>
                <w:szCs w:val="20"/>
              </w:rPr>
              <w:t xml:space="preserve"> </w:t>
            </w:r>
            <w:r w:rsidR="00964803" w:rsidRPr="00BF6906">
              <w:rPr>
                <w:rFonts w:ascii="Calibri" w:hAnsi="Calibri" w:cs="Calibri"/>
                <w:i/>
                <w:sz w:val="20"/>
                <w:szCs w:val="20"/>
              </w:rPr>
              <w:t>within 25 days of GEF CEO endorsement</w:t>
            </w:r>
          </w:p>
        </w:tc>
      </w:tr>
    </w:tbl>
    <w:p w14:paraId="70A64F58" w14:textId="0467A36B" w:rsidR="008968AE" w:rsidRDefault="00964A5D" w:rsidP="00964A5D">
      <w:pPr>
        <w:pStyle w:val="Caption"/>
        <w:rPr>
          <w:rFonts w:cs="Arial"/>
          <w:b w:val="0"/>
        </w:rPr>
      </w:pPr>
      <w:r>
        <w:rPr>
          <w:rFonts w:cs="Arial"/>
          <w:b w:val="0"/>
        </w:rPr>
        <w:t xml:space="preserve"> </w:t>
      </w:r>
    </w:p>
    <w:p w14:paraId="373EE678" w14:textId="77777777" w:rsidR="00645A9F" w:rsidRDefault="00645A9F">
      <w:pPr>
        <w:rPr>
          <w:rFonts w:cs="Arial"/>
          <w:b/>
          <w:szCs w:val="20"/>
        </w:rPr>
      </w:pPr>
    </w:p>
    <w:p w14:paraId="031C5B0B" w14:textId="55F83A36" w:rsidR="008968AE" w:rsidRPr="00645A9F" w:rsidRDefault="008968AE">
      <w:pPr>
        <w:rPr>
          <w:rFonts w:cs="Arial"/>
          <w:szCs w:val="20"/>
        </w:rPr>
      </w:pPr>
      <w:r w:rsidRPr="00645A9F">
        <w:rPr>
          <w:rFonts w:cs="Arial"/>
          <w:szCs w:val="20"/>
        </w:rPr>
        <w:br w:type="page"/>
      </w:r>
    </w:p>
    <w:p w14:paraId="71DD797A" w14:textId="77777777" w:rsidR="00D64EA4" w:rsidRPr="006C363D" w:rsidRDefault="00D64EA4" w:rsidP="006C363D">
      <w:pPr>
        <w:pStyle w:val="Heading1"/>
      </w:pPr>
      <w:bookmarkStart w:id="3" w:name="_Toc10117702"/>
      <w:bookmarkStart w:id="4" w:name="_Toc10449632"/>
      <w:bookmarkStart w:id="5" w:name="_Toc84428406"/>
      <w:r w:rsidRPr="006C363D">
        <w:lastRenderedPageBreak/>
        <w:t>Table of Contents</w:t>
      </w:r>
      <w:bookmarkEnd w:id="3"/>
      <w:bookmarkEnd w:id="4"/>
      <w:bookmarkEnd w:id="5"/>
    </w:p>
    <w:p w14:paraId="1492046A" w14:textId="23F813A5" w:rsidR="00642D3A" w:rsidRPr="00CC1F5D" w:rsidRDefault="00884CFC">
      <w:pPr>
        <w:pStyle w:val="TOC1"/>
        <w:rPr>
          <w:rFonts w:asciiTheme="minorHAnsi" w:eastAsiaTheme="minorEastAsia" w:hAnsiTheme="minorHAnsi" w:cstheme="minorBidi"/>
          <w:noProof/>
          <w:sz w:val="24"/>
          <w:lang w:eastAsia="en-GB"/>
        </w:rPr>
      </w:pPr>
      <w:r w:rsidRPr="00CC1F5D">
        <w:rPr>
          <w:szCs w:val="20"/>
        </w:rPr>
        <w:fldChar w:fldCharType="begin"/>
      </w:r>
      <w:r w:rsidRPr="00CC1F5D">
        <w:rPr>
          <w:szCs w:val="20"/>
        </w:rPr>
        <w:instrText xml:space="preserve"> TOC \o "1-3" \h \z \u </w:instrText>
      </w:r>
      <w:r w:rsidRPr="00CC1F5D">
        <w:rPr>
          <w:szCs w:val="20"/>
        </w:rPr>
        <w:fldChar w:fldCharType="separate"/>
      </w:r>
      <w:hyperlink w:anchor="_Toc84428406" w:history="1">
        <w:r w:rsidR="00642D3A" w:rsidRPr="00CC1F5D">
          <w:rPr>
            <w:rStyle w:val="Hyperlink"/>
            <w:noProof/>
          </w:rPr>
          <w:t>I.</w:t>
        </w:r>
        <w:r w:rsidR="00642D3A" w:rsidRPr="00CC1F5D">
          <w:rPr>
            <w:rFonts w:asciiTheme="minorHAnsi" w:eastAsiaTheme="minorEastAsia" w:hAnsiTheme="minorHAnsi" w:cstheme="minorBidi"/>
            <w:noProof/>
            <w:sz w:val="24"/>
            <w:lang w:eastAsia="en-GB"/>
          </w:rPr>
          <w:tab/>
        </w:r>
        <w:r w:rsidR="00642D3A" w:rsidRPr="00CC1F5D">
          <w:rPr>
            <w:rStyle w:val="Hyperlink"/>
            <w:noProof/>
          </w:rPr>
          <w:t>Table of Contents</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_Toc84428406 \h </w:instrText>
        </w:r>
        <w:r w:rsidR="00642D3A" w:rsidRPr="00CC1F5D">
          <w:rPr>
            <w:noProof/>
            <w:webHidden/>
          </w:rPr>
        </w:r>
        <w:r w:rsidR="00642D3A" w:rsidRPr="00CC1F5D">
          <w:rPr>
            <w:noProof/>
            <w:webHidden/>
          </w:rPr>
          <w:fldChar w:fldCharType="separate"/>
        </w:r>
        <w:r w:rsidR="00642D3A" w:rsidRPr="00CC1F5D">
          <w:rPr>
            <w:noProof/>
            <w:webHidden/>
          </w:rPr>
          <w:t>4</w:t>
        </w:r>
        <w:r w:rsidR="00642D3A" w:rsidRPr="00CC1F5D">
          <w:rPr>
            <w:noProof/>
            <w:webHidden/>
          </w:rPr>
          <w:fldChar w:fldCharType="end"/>
        </w:r>
      </w:hyperlink>
    </w:p>
    <w:p w14:paraId="40C025DB" w14:textId="0D0A496F" w:rsidR="00642D3A" w:rsidRPr="00CC1F5D" w:rsidRDefault="00000000">
      <w:pPr>
        <w:pStyle w:val="TOC1"/>
        <w:rPr>
          <w:rFonts w:asciiTheme="minorHAnsi" w:eastAsiaTheme="minorEastAsia" w:hAnsiTheme="minorHAnsi" w:cstheme="minorBidi"/>
          <w:noProof/>
          <w:sz w:val="24"/>
          <w:lang w:eastAsia="en-GB"/>
        </w:rPr>
      </w:pPr>
      <w:hyperlink w:anchor="_Toc84428407" w:history="1">
        <w:r w:rsidR="00642D3A" w:rsidRPr="00CC1F5D">
          <w:rPr>
            <w:rStyle w:val="Hyperlink"/>
            <w:noProof/>
          </w:rPr>
          <w:t>II.</w:t>
        </w:r>
        <w:r w:rsidR="00642D3A" w:rsidRPr="00CC1F5D">
          <w:rPr>
            <w:rFonts w:asciiTheme="minorHAnsi" w:eastAsiaTheme="minorEastAsia" w:hAnsiTheme="minorHAnsi" w:cstheme="minorBidi"/>
            <w:noProof/>
            <w:sz w:val="24"/>
            <w:lang w:eastAsia="en-GB"/>
          </w:rPr>
          <w:tab/>
        </w:r>
        <w:r w:rsidR="00642D3A" w:rsidRPr="00CC1F5D">
          <w:rPr>
            <w:rStyle w:val="Hyperlink"/>
            <w:noProof/>
          </w:rPr>
          <w:t>Development Challenge</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_Toc84428407 \h </w:instrText>
        </w:r>
        <w:r w:rsidR="00642D3A" w:rsidRPr="00CC1F5D">
          <w:rPr>
            <w:noProof/>
            <w:webHidden/>
          </w:rPr>
        </w:r>
        <w:r w:rsidR="00642D3A" w:rsidRPr="00CC1F5D">
          <w:rPr>
            <w:noProof/>
            <w:webHidden/>
          </w:rPr>
          <w:fldChar w:fldCharType="separate"/>
        </w:r>
        <w:r w:rsidR="00642D3A" w:rsidRPr="00CC1F5D">
          <w:rPr>
            <w:noProof/>
            <w:webHidden/>
          </w:rPr>
          <w:t>7</w:t>
        </w:r>
        <w:r w:rsidR="00642D3A" w:rsidRPr="00CC1F5D">
          <w:rPr>
            <w:noProof/>
            <w:webHidden/>
          </w:rPr>
          <w:fldChar w:fldCharType="end"/>
        </w:r>
      </w:hyperlink>
    </w:p>
    <w:p w14:paraId="26792A1D" w14:textId="23AC04F2" w:rsidR="00642D3A" w:rsidRPr="00CC1F5D" w:rsidRDefault="00000000">
      <w:pPr>
        <w:pStyle w:val="TOC1"/>
        <w:rPr>
          <w:rFonts w:asciiTheme="minorHAnsi" w:eastAsiaTheme="minorEastAsia" w:hAnsiTheme="minorHAnsi" w:cstheme="minorBidi"/>
          <w:noProof/>
          <w:sz w:val="24"/>
          <w:lang w:eastAsia="en-GB"/>
        </w:rPr>
      </w:pPr>
      <w:hyperlink w:anchor="_Toc84428408" w:history="1">
        <w:r w:rsidR="00642D3A" w:rsidRPr="00CC1F5D">
          <w:rPr>
            <w:rStyle w:val="Hyperlink"/>
            <w:noProof/>
          </w:rPr>
          <w:t>III.</w:t>
        </w:r>
        <w:r w:rsidR="00642D3A" w:rsidRPr="00CC1F5D">
          <w:rPr>
            <w:rFonts w:asciiTheme="minorHAnsi" w:eastAsiaTheme="minorEastAsia" w:hAnsiTheme="minorHAnsi" w:cstheme="minorBidi"/>
            <w:noProof/>
            <w:sz w:val="24"/>
            <w:lang w:eastAsia="en-GB"/>
          </w:rPr>
          <w:tab/>
        </w:r>
        <w:r w:rsidR="00642D3A" w:rsidRPr="00CC1F5D">
          <w:rPr>
            <w:rStyle w:val="Hyperlink"/>
            <w:noProof/>
          </w:rPr>
          <w:t>Strategy</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_Toc84428408 \h </w:instrText>
        </w:r>
        <w:r w:rsidR="00642D3A" w:rsidRPr="00CC1F5D">
          <w:rPr>
            <w:noProof/>
            <w:webHidden/>
          </w:rPr>
        </w:r>
        <w:r w:rsidR="00642D3A" w:rsidRPr="00CC1F5D">
          <w:rPr>
            <w:noProof/>
            <w:webHidden/>
          </w:rPr>
          <w:fldChar w:fldCharType="separate"/>
        </w:r>
        <w:r w:rsidR="00642D3A" w:rsidRPr="00CC1F5D">
          <w:rPr>
            <w:noProof/>
            <w:webHidden/>
          </w:rPr>
          <w:t>10</w:t>
        </w:r>
        <w:r w:rsidR="00642D3A" w:rsidRPr="00CC1F5D">
          <w:rPr>
            <w:noProof/>
            <w:webHidden/>
          </w:rPr>
          <w:fldChar w:fldCharType="end"/>
        </w:r>
      </w:hyperlink>
    </w:p>
    <w:p w14:paraId="11514F10" w14:textId="0BC657FF" w:rsidR="00642D3A" w:rsidRPr="00CC1F5D" w:rsidRDefault="00000000">
      <w:pPr>
        <w:pStyle w:val="TOC1"/>
        <w:rPr>
          <w:rFonts w:asciiTheme="minorHAnsi" w:eastAsiaTheme="minorEastAsia" w:hAnsiTheme="minorHAnsi" w:cstheme="minorBidi"/>
          <w:noProof/>
          <w:sz w:val="24"/>
          <w:lang w:eastAsia="en-GB"/>
        </w:rPr>
      </w:pPr>
      <w:hyperlink w:anchor="_Toc84428409" w:history="1">
        <w:r w:rsidR="00642D3A" w:rsidRPr="00CC1F5D">
          <w:rPr>
            <w:rStyle w:val="Hyperlink"/>
            <w:noProof/>
          </w:rPr>
          <w:t>IV.</w:t>
        </w:r>
        <w:r w:rsidR="00642D3A" w:rsidRPr="00CC1F5D">
          <w:rPr>
            <w:rFonts w:asciiTheme="minorHAnsi" w:eastAsiaTheme="minorEastAsia" w:hAnsiTheme="minorHAnsi" w:cstheme="minorBidi"/>
            <w:noProof/>
            <w:sz w:val="24"/>
            <w:lang w:eastAsia="en-GB"/>
          </w:rPr>
          <w:tab/>
        </w:r>
        <w:r w:rsidR="00642D3A" w:rsidRPr="00CC1F5D">
          <w:rPr>
            <w:rStyle w:val="Hyperlink"/>
            <w:noProof/>
          </w:rPr>
          <w:t>Results and Partnerships</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_Toc84428409 \h </w:instrText>
        </w:r>
        <w:r w:rsidR="00642D3A" w:rsidRPr="00CC1F5D">
          <w:rPr>
            <w:noProof/>
            <w:webHidden/>
          </w:rPr>
        </w:r>
        <w:r w:rsidR="00642D3A" w:rsidRPr="00CC1F5D">
          <w:rPr>
            <w:noProof/>
            <w:webHidden/>
          </w:rPr>
          <w:fldChar w:fldCharType="separate"/>
        </w:r>
        <w:r w:rsidR="00642D3A" w:rsidRPr="00CC1F5D">
          <w:rPr>
            <w:noProof/>
            <w:webHidden/>
          </w:rPr>
          <w:t>17</w:t>
        </w:r>
        <w:r w:rsidR="00642D3A" w:rsidRPr="00CC1F5D">
          <w:rPr>
            <w:noProof/>
            <w:webHidden/>
          </w:rPr>
          <w:fldChar w:fldCharType="end"/>
        </w:r>
      </w:hyperlink>
    </w:p>
    <w:p w14:paraId="7752D8F3" w14:textId="7054B217" w:rsidR="00642D3A" w:rsidRPr="00CC1F5D" w:rsidRDefault="00000000">
      <w:pPr>
        <w:pStyle w:val="TOC1"/>
        <w:rPr>
          <w:rFonts w:asciiTheme="minorHAnsi" w:eastAsiaTheme="minorEastAsia" w:hAnsiTheme="minorHAnsi" w:cstheme="minorBidi"/>
          <w:noProof/>
          <w:sz w:val="24"/>
          <w:lang w:eastAsia="en-GB"/>
        </w:rPr>
      </w:pPr>
      <w:hyperlink w:anchor="_Toc84428410" w:history="1">
        <w:r w:rsidR="00642D3A" w:rsidRPr="00CC1F5D">
          <w:rPr>
            <w:rStyle w:val="Hyperlink"/>
            <w:noProof/>
          </w:rPr>
          <w:t>V.</w:t>
        </w:r>
        <w:r w:rsidR="00642D3A" w:rsidRPr="00CC1F5D">
          <w:rPr>
            <w:rFonts w:asciiTheme="minorHAnsi" w:eastAsiaTheme="minorEastAsia" w:hAnsiTheme="minorHAnsi" w:cstheme="minorBidi"/>
            <w:noProof/>
            <w:sz w:val="24"/>
            <w:lang w:eastAsia="en-GB"/>
          </w:rPr>
          <w:tab/>
        </w:r>
        <w:r w:rsidR="00642D3A" w:rsidRPr="00CC1F5D">
          <w:rPr>
            <w:rStyle w:val="Hyperlink"/>
            <w:noProof/>
          </w:rPr>
          <w:t>Project Results Framework</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_Toc84428410 \h </w:instrText>
        </w:r>
        <w:r w:rsidR="00642D3A" w:rsidRPr="00CC1F5D">
          <w:rPr>
            <w:noProof/>
            <w:webHidden/>
          </w:rPr>
        </w:r>
        <w:r w:rsidR="00642D3A" w:rsidRPr="00CC1F5D">
          <w:rPr>
            <w:noProof/>
            <w:webHidden/>
          </w:rPr>
          <w:fldChar w:fldCharType="separate"/>
        </w:r>
        <w:r w:rsidR="00642D3A" w:rsidRPr="00CC1F5D">
          <w:rPr>
            <w:noProof/>
            <w:webHidden/>
          </w:rPr>
          <w:t>67</w:t>
        </w:r>
        <w:r w:rsidR="00642D3A" w:rsidRPr="00CC1F5D">
          <w:rPr>
            <w:noProof/>
            <w:webHidden/>
          </w:rPr>
          <w:fldChar w:fldCharType="end"/>
        </w:r>
      </w:hyperlink>
    </w:p>
    <w:p w14:paraId="4059CEB3" w14:textId="31C0BD16" w:rsidR="00642D3A" w:rsidRPr="00CC1F5D" w:rsidRDefault="00000000">
      <w:pPr>
        <w:pStyle w:val="TOC1"/>
        <w:rPr>
          <w:rFonts w:asciiTheme="minorHAnsi" w:eastAsiaTheme="minorEastAsia" w:hAnsiTheme="minorHAnsi" w:cstheme="minorBidi"/>
          <w:noProof/>
          <w:sz w:val="24"/>
          <w:lang w:eastAsia="en-GB"/>
        </w:rPr>
      </w:pPr>
      <w:hyperlink w:anchor="_Toc84428411" w:history="1">
        <w:r w:rsidR="00642D3A" w:rsidRPr="00CC1F5D">
          <w:rPr>
            <w:rStyle w:val="Hyperlink"/>
            <w:noProof/>
          </w:rPr>
          <w:t>VI.</w:t>
        </w:r>
        <w:r w:rsidR="00642D3A" w:rsidRPr="00CC1F5D">
          <w:rPr>
            <w:rFonts w:asciiTheme="minorHAnsi" w:eastAsiaTheme="minorEastAsia" w:hAnsiTheme="minorHAnsi" w:cstheme="minorBidi"/>
            <w:noProof/>
            <w:sz w:val="24"/>
            <w:lang w:eastAsia="en-GB"/>
          </w:rPr>
          <w:tab/>
        </w:r>
        <w:r w:rsidR="00642D3A" w:rsidRPr="00CC1F5D">
          <w:rPr>
            <w:rStyle w:val="Hyperlink"/>
            <w:noProof/>
          </w:rPr>
          <w:t>Monitoring and Evaluation (M&amp;E) Plan</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_Toc84428411 \h </w:instrText>
        </w:r>
        <w:r w:rsidR="00642D3A" w:rsidRPr="00CC1F5D">
          <w:rPr>
            <w:noProof/>
            <w:webHidden/>
          </w:rPr>
        </w:r>
        <w:r w:rsidR="00642D3A" w:rsidRPr="00CC1F5D">
          <w:rPr>
            <w:noProof/>
            <w:webHidden/>
          </w:rPr>
          <w:fldChar w:fldCharType="separate"/>
        </w:r>
        <w:r w:rsidR="00642D3A" w:rsidRPr="00CC1F5D">
          <w:rPr>
            <w:noProof/>
            <w:webHidden/>
          </w:rPr>
          <w:t>71</w:t>
        </w:r>
        <w:r w:rsidR="00642D3A" w:rsidRPr="00CC1F5D">
          <w:rPr>
            <w:noProof/>
            <w:webHidden/>
          </w:rPr>
          <w:fldChar w:fldCharType="end"/>
        </w:r>
      </w:hyperlink>
    </w:p>
    <w:p w14:paraId="505B7C92" w14:textId="1067315E" w:rsidR="00642D3A" w:rsidRPr="00CC1F5D" w:rsidRDefault="00000000">
      <w:pPr>
        <w:pStyle w:val="TOC1"/>
        <w:rPr>
          <w:rFonts w:asciiTheme="minorHAnsi" w:eastAsiaTheme="minorEastAsia" w:hAnsiTheme="minorHAnsi" w:cstheme="minorBidi"/>
          <w:noProof/>
          <w:sz w:val="24"/>
          <w:lang w:eastAsia="en-GB"/>
        </w:rPr>
      </w:pPr>
      <w:hyperlink w:anchor="_Toc84428412" w:history="1">
        <w:r w:rsidR="00642D3A" w:rsidRPr="00CC1F5D">
          <w:rPr>
            <w:rStyle w:val="Hyperlink"/>
            <w:noProof/>
          </w:rPr>
          <w:t>VII.</w:t>
        </w:r>
        <w:r w:rsidR="00642D3A" w:rsidRPr="00CC1F5D">
          <w:rPr>
            <w:rFonts w:asciiTheme="minorHAnsi" w:eastAsiaTheme="minorEastAsia" w:hAnsiTheme="minorHAnsi" w:cstheme="minorBidi"/>
            <w:noProof/>
            <w:sz w:val="24"/>
            <w:lang w:eastAsia="en-GB"/>
          </w:rPr>
          <w:tab/>
        </w:r>
        <w:r w:rsidR="00642D3A" w:rsidRPr="00CC1F5D">
          <w:rPr>
            <w:rStyle w:val="Hyperlink"/>
            <w:noProof/>
          </w:rPr>
          <w:t>Governance and Management Arrangements</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_Toc84428412 \h </w:instrText>
        </w:r>
        <w:r w:rsidR="00642D3A" w:rsidRPr="00CC1F5D">
          <w:rPr>
            <w:noProof/>
            <w:webHidden/>
          </w:rPr>
        </w:r>
        <w:r w:rsidR="00642D3A" w:rsidRPr="00CC1F5D">
          <w:rPr>
            <w:noProof/>
            <w:webHidden/>
          </w:rPr>
          <w:fldChar w:fldCharType="separate"/>
        </w:r>
        <w:r w:rsidR="00642D3A" w:rsidRPr="00CC1F5D">
          <w:rPr>
            <w:noProof/>
            <w:webHidden/>
          </w:rPr>
          <w:t>74</w:t>
        </w:r>
        <w:r w:rsidR="00642D3A" w:rsidRPr="00CC1F5D">
          <w:rPr>
            <w:noProof/>
            <w:webHidden/>
          </w:rPr>
          <w:fldChar w:fldCharType="end"/>
        </w:r>
      </w:hyperlink>
    </w:p>
    <w:p w14:paraId="60C6DB2F" w14:textId="183F18FE" w:rsidR="00642D3A" w:rsidRPr="00CC1F5D" w:rsidRDefault="00000000">
      <w:pPr>
        <w:pStyle w:val="TOC1"/>
        <w:rPr>
          <w:rFonts w:asciiTheme="minorHAnsi" w:eastAsiaTheme="minorEastAsia" w:hAnsiTheme="minorHAnsi" w:cstheme="minorBidi"/>
          <w:noProof/>
          <w:sz w:val="24"/>
          <w:lang w:eastAsia="en-GB"/>
        </w:rPr>
      </w:pPr>
      <w:hyperlink w:anchor="_Toc84428413" w:history="1">
        <w:r w:rsidR="00642D3A" w:rsidRPr="00CC1F5D">
          <w:rPr>
            <w:rStyle w:val="Hyperlink"/>
            <w:noProof/>
          </w:rPr>
          <w:t>VIII.</w:t>
        </w:r>
        <w:r w:rsidR="00642D3A" w:rsidRPr="00CC1F5D">
          <w:rPr>
            <w:rFonts w:asciiTheme="minorHAnsi" w:eastAsiaTheme="minorEastAsia" w:hAnsiTheme="minorHAnsi" w:cstheme="minorBidi"/>
            <w:noProof/>
            <w:sz w:val="24"/>
            <w:lang w:eastAsia="en-GB"/>
          </w:rPr>
          <w:tab/>
        </w:r>
        <w:r w:rsidR="00642D3A" w:rsidRPr="00CC1F5D">
          <w:rPr>
            <w:rStyle w:val="Hyperlink"/>
            <w:noProof/>
          </w:rPr>
          <w:t>Financial Planning and Management</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_Toc84428413 \h </w:instrText>
        </w:r>
        <w:r w:rsidR="00642D3A" w:rsidRPr="00CC1F5D">
          <w:rPr>
            <w:noProof/>
            <w:webHidden/>
          </w:rPr>
        </w:r>
        <w:r w:rsidR="00642D3A" w:rsidRPr="00CC1F5D">
          <w:rPr>
            <w:noProof/>
            <w:webHidden/>
          </w:rPr>
          <w:fldChar w:fldCharType="separate"/>
        </w:r>
        <w:r w:rsidR="00642D3A" w:rsidRPr="00CC1F5D">
          <w:rPr>
            <w:noProof/>
            <w:webHidden/>
          </w:rPr>
          <w:t>81</w:t>
        </w:r>
        <w:r w:rsidR="00642D3A" w:rsidRPr="00CC1F5D">
          <w:rPr>
            <w:noProof/>
            <w:webHidden/>
          </w:rPr>
          <w:fldChar w:fldCharType="end"/>
        </w:r>
      </w:hyperlink>
    </w:p>
    <w:p w14:paraId="47D3745D" w14:textId="2D958391" w:rsidR="00642D3A" w:rsidRPr="00CC1F5D" w:rsidRDefault="00000000">
      <w:pPr>
        <w:pStyle w:val="TOC1"/>
        <w:rPr>
          <w:rFonts w:asciiTheme="minorHAnsi" w:eastAsiaTheme="minorEastAsia" w:hAnsiTheme="minorHAnsi" w:cstheme="minorBidi"/>
          <w:noProof/>
          <w:sz w:val="24"/>
          <w:lang w:eastAsia="en-GB"/>
        </w:rPr>
      </w:pPr>
      <w:hyperlink w:anchor="_Toc84428414" w:history="1">
        <w:r w:rsidR="00642D3A" w:rsidRPr="00CC1F5D">
          <w:rPr>
            <w:rStyle w:val="Hyperlink"/>
            <w:noProof/>
          </w:rPr>
          <w:t>IX.</w:t>
        </w:r>
        <w:r w:rsidR="00642D3A" w:rsidRPr="00CC1F5D">
          <w:rPr>
            <w:rFonts w:asciiTheme="minorHAnsi" w:eastAsiaTheme="minorEastAsia" w:hAnsiTheme="minorHAnsi" w:cstheme="minorBidi"/>
            <w:noProof/>
            <w:sz w:val="24"/>
            <w:lang w:eastAsia="en-GB"/>
          </w:rPr>
          <w:tab/>
        </w:r>
        <w:r w:rsidR="00642D3A" w:rsidRPr="00CC1F5D">
          <w:rPr>
            <w:rStyle w:val="Hyperlink"/>
            <w:noProof/>
          </w:rPr>
          <w:t>Total Budget and Work Plan</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_Toc84428414 \h </w:instrText>
        </w:r>
        <w:r w:rsidR="00642D3A" w:rsidRPr="00CC1F5D">
          <w:rPr>
            <w:noProof/>
            <w:webHidden/>
          </w:rPr>
        </w:r>
        <w:r w:rsidR="00642D3A" w:rsidRPr="00CC1F5D">
          <w:rPr>
            <w:noProof/>
            <w:webHidden/>
          </w:rPr>
          <w:fldChar w:fldCharType="separate"/>
        </w:r>
        <w:r w:rsidR="00642D3A" w:rsidRPr="00CC1F5D">
          <w:rPr>
            <w:noProof/>
            <w:webHidden/>
          </w:rPr>
          <w:t>84</w:t>
        </w:r>
        <w:r w:rsidR="00642D3A" w:rsidRPr="00CC1F5D">
          <w:rPr>
            <w:noProof/>
            <w:webHidden/>
          </w:rPr>
          <w:fldChar w:fldCharType="end"/>
        </w:r>
      </w:hyperlink>
    </w:p>
    <w:p w14:paraId="1623E8E8" w14:textId="0C5F2D61" w:rsidR="00642D3A" w:rsidRPr="00CC1F5D" w:rsidRDefault="00000000">
      <w:pPr>
        <w:pStyle w:val="TOC1"/>
        <w:rPr>
          <w:rFonts w:asciiTheme="minorHAnsi" w:eastAsiaTheme="minorEastAsia" w:hAnsiTheme="minorHAnsi" w:cstheme="minorBidi"/>
          <w:noProof/>
          <w:sz w:val="24"/>
          <w:lang w:eastAsia="en-GB"/>
        </w:rPr>
      </w:pPr>
      <w:hyperlink w:anchor="_Toc84428415" w:history="1">
        <w:r w:rsidR="00642D3A" w:rsidRPr="00CC1F5D">
          <w:rPr>
            <w:rStyle w:val="Hyperlink"/>
            <w:noProof/>
          </w:rPr>
          <w:t>X.</w:t>
        </w:r>
        <w:r w:rsidR="00642D3A" w:rsidRPr="00CC1F5D">
          <w:rPr>
            <w:rFonts w:asciiTheme="minorHAnsi" w:eastAsiaTheme="minorEastAsia" w:hAnsiTheme="minorHAnsi" w:cstheme="minorBidi"/>
            <w:noProof/>
            <w:sz w:val="24"/>
            <w:lang w:eastAsia="en-GB"/>
          </w:rPr>
          <w:tab/>
        </w:r>
        <w:r w:rsidR="00642D3A" w:rsidRPr="00CC1F5D">
          <w:rPr>
            <w:rStyle w:val="Hyperlink"/>
            <w:noProof/>
          </w:rPr>
          <w:t>Legal Context</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_Toc84428415 \h </w:instrText>
        </w:r>
        <w:r w:rsidR="00642D3A" w:rsidRPr="00CC1F5D">
          <w:rPr>
            <w:noProof/>
            <w:webHidden/>
          </w:rPr>
        </w:r>
        <w:r w:rsidR="00642D3A" w:rsidRPr="00CC1F5D">
          <w:rPr>
            <w:noProof/>
            <w:webHidden/>
          </w:rPr>
          <w:fldChar w:fldCharType="separate"/>
        </w:r>
        <w:r w:rsidR="00642D3A" w:rsidRPr="00CC1F5D">
          <w:rPr>
            <w:noProof/>
            <w:webHidden/>
          </w:rPr>
          <w:t>94</w:t>
        </w:r>
        <w:r w:rsidR="00642D3A" w:rsidRPr="00CC1F5D">
          <w:rPr>
            <w:noProof/>
            <w:webHidden/>
          </w:rPr>
          <w:fldChar w:fldCharType="end"/>
        </w:r>
      </w:hyperlink>
    </w:p>
    <w:p w14:paraId="7AAACCF1" w14:textId="613A939E" w:rsidR="00642D3A" w:rsidRPr="00CC1F5D" w:rsidRDefault="00000000">
      <w:pPr>
        <w:pStyle w:val="TOC1"/>
        <w:rPr>
          <w:rFonts w:asciiTheme="minorHAnsi" w:eastAsiaTheme="minorEastAsia" w:hAnsiTheme="minorHAnsi" w:cstheme="minorBidi"/>
          <w:noProof/>
          <w:sz w:val="24"/>
          <w:lang w:eastAsia="en-GB"/>
        </w:rPr>
      </w:pPr>
      <w:hyperlink w:anchor="_Toc84428416" w:history="1">
        <w:r w:rsidR="00642D3A" w:rsidRPr="00CC1F5D">
          <w:rPr>
            <w:rStyle w:val="Hyperlink"/>
            <w:noProof/>
          </w:rPr>
          <w:t>XI.</w:t>
        </w:r>
        <w:r w:rsidR="00642D3A" w:rsidRPr="00CC1F5D">
          <w:rPr>
            <w:rFonts w:asciiTheme="minorHAnsi" w:eastAsiaTheme="minorEastAsia" w:hAnsiTheme="minorHAnsi" w:cstheme="minorBidi"/>
            <w:noProof/>
            <w:sz w:val="24"/>
            <w:lang w:eastAsia="en-GB"/>
          </w:rPr>
          <w:tab/>
        </w:r>
        <w:r w:rsidR="00642D3A" w:rsidRPr="00CC1F5D">
          <w:rPr>
            <w:rStyle w:val="Hyperlink"/>
            <w:noProof/>
          </w:rPr>
          <w:t>Risk Management</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_Toc84428416 \h </w:instrText>
        </w:r>
        <w:r w:rsidR="00642D3A" w:rsidRPr="00CC1F5D">
          <w:rPr>
            <w:noProof/>
            <w:webHidden/>
          </w:rPr>
        </w:r>
        <w:r w:rsidR="00642D3A" w:rsidRPr="00CC1F5D">
          <w:rPr>
            <w:noProof/>
            <w:webHidden/>
          </w:rPr>
          <w:fldChar w:fldCharType="separate"/>
        </w:r>
        <w:r w:rsidR="00642D3A" w:rsidRPr="00CC1F5D">
          <w:rPr>
            <w:noProof/>
            <w:webHidden/>
          </w:rPr>
          <w:t>94</w:t>
        </w:r>
        <w:r w:rsidR="00642D3A" w:rsidRPr="00CC1F5D">
          <w:rPr>
            <w:noProof/>
            <w:webHidden/>
          </w:rPr>
          <w:fldChar w:fldCharType="end"/>
        </w:r>
      </w:hyperlink>
    </w:p>
    <w:p w14:paraId="05853064" w14:textId="793A04BD" w:rsidR="00642D3A" w:rsidRPr="00CC1F5D" w:rsidRDefault="00000000">
      <w:pPr>
        <w:pStyle w:val="TOC1"/>
        <w:rPr>
          <w:rFonts w:asciiTheme="minorHAnsi" w:eastAsiaTheme="minorEastAsia" w:hAnsiTheme="minorHAnsi" w:cstheme="minorBidi"/>
          <w:noProof/>
          <w:sz w:val="24"/>
          <w:lang w:eastAsia="en-GB"/>
        </w:rPr>
      </w:pPr>
      <w:hyperlink w:anchor="_Toc84428417" w:history="1">
        <w:r w:rsidR="00642D3A" w:rsidRPr="00CC1F5D">
          <w:rPr>
            <w:rStyle w:val="Hyperlink"/>
            <w:noProof/>
          </w:rPr>
          <w:t>XII.</w:t>
        </w:r>
        <w:r w:rsidR="00642D3A" w:rsidRPr="00CC1F5D">
          <w:rPr>
            <w:rFonts w:asciiTheme="minorHAnsi" w:eastAsiaTheme="minorEastAsia" w:hAnsiTheme="minorHAnsi" w:cstheme="minorBidi"/>
            <w:noProof/>
            <w:sz w:val="24"/>
            <w:lang w:eastAsia="en-GB"/>
          </w:rPr>
          <w:tab/>
        </w:r>
        <w:r w:rsidR="00642D3A" w:rsidRPr="00CC1F5D">
          <w:rPr>
            <w:rStyle w:val="Hyperlink"/>
            <w:noProof/>
          </w:rPr>
          <w:t>Mandatory Annexes</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_Toc84428417 \h </w:instrText>
        </w:r>
        <w:r w:rsidR="00642D3A" w:rsidRPr="00CC1F5D">
          <w:rPr>
            <w:noProof/>
            <w:webHidden/>
          </w:rPr>
        </w:r>
        <w:r w:rsidR="00642D3A" w:rsidRPr="00CC1F5D">
          <w:rPr>
            <w:noProof/>
            <w:webHidden/>
          </w:rPr>
          <w:fldChar w:fldCharType="separate"/>
        </w:r>
        <w:r w:rsidR="00642D3A" w:rsidRPr="00CC1F5D">
          <w:rPr>
            <w:noProof/>
            <w:webHidden/>
          </w:rPr>
          <w:t>98</w:t>
        </w:r>
        <w:r w:rsidR="00642D3A" w:rsidRPr="00CC1F5D">
          <w:rPr>
            <w:noProof/>
            <w:webHidden/>
          </w:rPr>
          <w:fldChar w:fldCharType="end"/>
        </w:r>
      </w:hyperlink>
    </w:p>
    <w:p w14:paraId="619E2319" w14:textId="5BF34949" w:rsidR="00642D3A" w:rsidRPr="00CC1F5D" w:rsidRDefault="00000000">
      <w:pPr>
        <w:pStyle w:val="TOC2"/>
        <w:rPr>
          <w:rFonts w:asciiTheme="minorHAnsi" w:eastAsiaTheme="minorEastAsia" w:hAnsiTheme="minorHAnsi" w:cstheme="minorBidi"/>
          <w:noProof/>
          <w:sz w:val="24"/>
          <w:lang w:eastAsia="en-GB"/>
        </w:rPr>
      </w:pPr>
      <w:hyperlink w:anchor="_Toc84428418" w:history="1">
        <w:r w:rsidR="00642D3A" w:rsidRPr="00CC1F5D">
          <w:rPr>
            <w:rStyle w:val="Hyperlink"/>
            <w:rFonts w:cs="Calibri"/>
            <w:noProof/>
          </w:rPr>
          <w:t>Annex 1: GEF Budget Template</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_Toc84428418 \h </w:instrText>
        </w:r>
        <w:r w:rsidR="00642D3A" w:rsidRPr="00CC1F5D">
          <w:rPr>
            <w:noProof/>
            <w:webHidden/>
          </w:rPr>
        </w:r>
        <w:r w:rsidR="00642D3A" w:rsidRPr="00CC1F5D">
          <w:rPr>
            <w:noProof/>
            <w:webHidden/>
          </w:rPr>
          <w:fldChar w:fldCharType="separate"/>
        </w:r>
        <w:r w:rsidR="00642D3A" w:rsidRPr="00CC1F5D">
          <w:rPr>
            <w:noProof/>
            <w:webHidden/>
          </w:rPr>
          <w:t>99</w:t>
        </w:r>
        <w:r w:rsidR="00642D3A" w:rsidRPr="00CC1F5D">
          <w:rPr>
            <w:noProof/>
            <w:webHidden/>
          </w:rPr>
          <w:fldChar w:fldCharType="end"/>
        </w:r>
      </w:hyperlink>
    </w:p>
    <w:p w14:paraId="0AB56DD2" w14:textId="3E52C052" w:rsidR="00642D3A" w:rsidRPr="00CC1F5D" w:rsidRDefault="00000000">
      <w:pPr>
        <w:pStyle w:val="TOC2"/>
        <w:rPr>
          <w:rFonts w:asciiTheme="minorHAnsi" w:eastAsiaTheme="minorEastAsia" w:hAnsiTheme="minorHAnsi" w:cstheme="minorBidi"/>
          <w:noProof/>
          <w:sz w:val="24"/>
          <w:lang w:eastAsia="en-GB"/>
        </w:rPr>
      </w:pPr>
      <w:hyperlink w:anchor="_Toc84428419" w:history="1">
        <w:r w:rsidR="00642D3A" w:rsidRPr="00CC1F5D">
          <w:rPr>
            <w:rStyle w:val="Hyperlink"/>
            <w:rFonts w:cs="Calibri"/>
            <w:noProof/>
          </w:rPr>
          <w:t>Annex 2: Detailed Project Budget</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_Toc84428419 \h </w:instrText>
        </w:r>
        <w:r w:rsidR="00642D3A" w:rsidRPr="00CC1F5D">
          <w:rPr>
            <w:noProof/>
            <w:webHidden/>
          </w:rPr>
        </w:r>
        <w:r w:rsidR="00642D3A" w:rsidRPr="00CC1F5D">
          <w:rPr>
            <w:noProof/>
            <w:webHidden/>
          </w:rPr>
          <w:fldChar w:fldCharType="separate"/>
        </w:r>
        <w:r w:rsidR="00642D3A" w:rsidRPr="00CC1F5D">
          <w:rPr>
            <w:noProof/>
            <w:webHidden/>
          </w:rPr>
          <w:t>100</w:t>
        </w:r>
        <w:r w:rsidR="00642D3A" w:rsidRPr="00CC1F5D">
          <w:rPr>
            <w:noProof/>
            <w:webHidden/>
          </w:rPr>
          <w:fldChar w:fldCharType="end"/>
        </w:r>
      </w:hyperlink>
    </w:p>
    <w:p w14:paraId="6D42CECE" w14:textId="35D8CA80" w:rsidR="00642D3A" w:rsidRPr="00CC1F5D" w:rsidRDefault="00000000">
      <w:pPr>
        <w:pStyle w:val="TOC2"/>
        <w:rPr>
          <w:rFonts w:asciiTheme="minorHAnsi" w:eastAsiaTheme="minorEastAsia" w:hAnsiTheme="minorHAnsi" w:cstheme="minorBidi"/>
          <w:noProof/>
          <w:sz w:val="24"/>
          <w:lang w:eastAsia="en-GB"/>
        </w:rPr>
      </w:pPr>
      <w:hyperlink w:anchor="_Toc84428420" w:history="1">
        <w:r w:rsidR="00642D3A" w:rsidRPr="00CC1F5D">
          <w:rPr>
            <w:rStyle w:val="Hyperlink"/>
            <w:noProof/>
          </w:rPr>
          <w:t>Annex 3: Project map and Geospatial Coordinates of project sites</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_Toc84428420 \h </w:instrText>
        </w:r>
        <w:r w:rsidR="00642D3A" w:rsidRPr="00CC1F5D">
          <w:rPr>
            <w:noProof/>
            <w:webHidden/>
          </w:rPr>
        </w:r>
        <w:r w:rsidR="00642D3A" w:rsidRPr="00CC1F5D">
          <w:rPr>
            <w:noProof/>
            <w:webHidden/>
          </w:rPr>
          <w:fldChar w:fldCharType="separate"/>
        </w:r>
        <w:r w:rsidR="00642D3A" w:rsidRPr="00CC1F5D">
          <w:rPr>
            <w:noProof/>
            <w:webHidden/>
          </w:rPr>
          <w:t>101</w:t>
        </w:r>
        <w:r w:rsidR="00642D3A" w:rsidRPr="00CC1F5D">
          <w:rPr>
            <w:noProof/>
            <w:webHidden/>
          </w:rPr>
          <w:fldChar w:fldCharType="end"/>
        </w:r>
      </w:hyperlink>
    </w:p>
    <w:p w14:paraId="3704938C" w14:textId="11463D0C" w:rsidR="00642D3A" w:rsidRPr="00CC1F5D" w:rsidRDefault="00000000">
      <w:pPr>
        <w:pStyle w:val="TOC2"/>
        <w:rPr>
          <w:rFonts w:asciiTheme="minorHAnsi" w:eastAsiaTheme="minorEastAsia" w:hAnsiTheme="minorHAnsi" w:cstheme="minorBidi"/>
          <w:noProof/>
          <w:sz w:val="24"/>
          <w:lang w:eastAsia="en-GB"/>
        </w:rPr>
      </w:pPr>
      <w:hyperlink w:anchor="_Toc84428421" w:history="1">
        <w:r w:rsidR="00642D3A" w:rsidRPr="00CC1F5D">
          <w:rPr>
            <w:rStyle w:val="Hyperlink"/>
            <w:noProof/>
          </w:rPr>
          <w:t>Annex 4: Multi Year Work Plan</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_Toc84428421 \h </w:instrText>
        </w:r>
        <w:r w:rsidR="00642D3A" w:rsidRPr="00CC1F5D">
          <w:rPr>
            <w:noProof/>
            <w:webHidden/>
          </w:rPr>
        </w:r>
        <w:r w:rsidR="00642D3A" w:rsidRPr="00CC1F5D">
          <w:rPr>
            <w:noProof/>
            <w:webHidden/>
          </w:rPr>
          <w:fldChar w:fldCharType="separate"/>
        </w:r>
        <w:r w:rsidR="00642D3A" w:rsidRPr="00CC1F5D">
          <w:rPr>
            <w:noProof/>
            <w:webHidden/>
          </w:rPr>
          <w:t>102</w:t>
        </w:r>
        <w:r w:rsidR="00642D3A" w:rsidRPr="00CC1F5D">
          <w:rPr>
            <w:noProof/>
            <w:webHidden/>
          </w:rPr>
          <w:fldChar w:fldCharType="end"/>
        </w:r>
      </w:hyperlink>
    </w:p>
    <w:p w14:paraId="459D2C1D" w14:textId="7E0E85B0" w:rsidR="00642D3A" w:rsidRPr="00CC1F5D" w:rsidRDefault="00000000">
      <w:pPr>
        <w:pStyle w:val="TOC2"/>
        <w:rPr>
          <w:rFonts w:asciiTheme="minorHAnsi" w:eastAsiaTheme="minorEastAsia" w:hAnsiTheme="minorHAnsi" w:cstheme="minorBidi"/>
          <w:noProof/>
          <w:sz w:val="24"/>
          <w:lang w:eastAsia="en-GB"/>
        </w:rPr>
      </w:pPr>
      <w:hyperlink w:anchor="_Toc84428422" w:history="1">
        <w:r w:rsidR="00642D3A" w:rsidRPr="00CC1F5D">
          <w:rPr>
            <w:rStyle w:val="Hyperlink"/>
            <w:rFonts w:cs="Calibri"/>
            <w:noProof/>
          </w:rPr>
          <w:t>Annex 5: Monitoring Plan</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_Toc84428422 \h </w:instrText>
        </w:r>
        <w:r w:rsidR="00642D3A" w:rsidRPr="00CC1F5D">
          <w:rPr>
            <w:noProof/>
            <w:webHidden/>
          </w:rPr>
        </w:r>
        <w:r w:rsidR="00642D3A" w:rsidRPr="00CC1F5D">
          <w:rPr>
            <w:noProof/>
            <w:webHidden/>
          </w:rPr>
          <w:fldChar w:fldCharType="separate"/>
        </w:r>
        <w:r w:rsidR="00642D3A" w:rsidRPr="00CC1F5D">
          <w:rPr>
            <w:noProof/>
            <w:webHidden/>
          </w:rPr>
          <w:t>104</w:t>
        </w:r>
        <w:r w:rsidR="00642D3A" w:rsidRPr="00CC1F5D">
          <w:rPr>
            <w:noProof/>
            <w:webHidden/>
          </w:rPr>
          <w:fldChar w:fldCharType="end"/>
        </w:r>
      </w:hyperlink>
    </w:p>
    <w:p w14:paraId="39B22E9A" w14:textId="02645B53" w:rsidR="00642D3A" w:rsidRPr="00CC1F5D" w:rsidRDefault="00000000">
      <w:pPr>
        <w:pStyle w:val="TOC2"/>
        <w:rPr>
          <w:rFonts w:asciiTheme="minorHAnsi" w:eastAsiaTheme="minorEastAsia" w:hAnsiTheme="minorHAnsi" w:cstheme="minorBidi"/>
          <w:noProof/>
          <w:sz w:val="24"/>
          <w:lang w:eastAsia="en-GB"/>
        </w:rPr>
      </w:pPr>
      <w:hyperlink w:anchor="_Toc84428423" w:history="1">
        <w:r w:rsidR="00642D3A" w:rsidRPr="00CC1F5D">
          <w:rPr>
            <w:rStyle w:val="Hyperlink"/>
            <w:rFonts w:cs="Calibri"/>
            <w:noProof/>
          </w:rPr>
          <w:t>Annex 6: UNDP Social and Environmental Screening Procedure (SESP)</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_Toc84428423 \h </w:instrText>
        </w:r>
        <w:r w:rsidR="00642D3A" w:rsidRPr="00CC1F5D">
          <w:rPr>
            <w:noProof/>
            <w:webHidden/>
          </w:rPr>
        </w:r>
        <w:r w:rsidR="00642D3A" w:rsidRPr="00CC1F5D">
          <w:rPr>
            <w:noProof/>
            <w:webHidden/>
          </w:rPr>
          <w:fldChar w:fldCharType="separate"/>
        </w:r>
        <w:r w:rsidR="00642D3A" w:rsidRPr="00CC1F5D">
          <w:rPr>
            <w:noProof/>
            <w:webHidden/>
          </w:rPr>
          <w:t>113</w:t>
        </w:r>
        <w:r w:rsidR="00642D3A" w:rsidRPr="00CC1F5D">
          <w:rPr>
            <w:noProof/>
            <w:webHidden/>
          </w:rPr>
          <w:fldChar w:fldCharType="end"/>
        </w:r>
      </w:hyperlink>
    </w:p>
    <w:p w14:paraId="03B28A2A" w14:textId="275D3FAF" w:rsidR="00642D3A" w:rsidRPr="00CC1F5D" w:rsidRDefault="00000000">
      <w:pPr>
        <w:pStyle w:val="TOC2"/>
        <w:rPr>
          <w:rFonts w:asciiTheme="minorHAnsi" w:eastAsiaTheme="minorEastAsia" w:hAnsiTheme="minorHAnsi" w:cstheme="minorBidi"/>
          <w:noProof/>
          <w:sz w:val="24"/>
          <w:lang w:eastAsia="en-GB"/>
        </w:rPr>
      </w:pPr>
      <w:hyperlink w:anchor="_Toc84428424" w:history="1">
        <w:r w:rsidR="00642D3A" w:rsidRPr="00CC1F5D">
          <w:rPr>
            <w:rStyle w:val="Hyperlink"/>
            <w:rFonts w:cs="Calibri"/>
            <w:noProof/>
          </w:rPr>
          <w:t>Annex 7: UNDP Risk Register</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_Toc84428424 \h </w:instrText>
        </w:r>
        <w:r w:rsidR="00642D3A" w:rsidRPr="00CC1F5D">
          <w:rPr>
            <w:noProof/>
            <w:webHidden/>
          </w:rPr>
        </w:r>
        <w:r w:rsidR="00642D3A" w:rsidRPr="00CC1F5D">
          <w:rPr>
            <w:noProof/>
            <w:webHidden/>
          </w:rPr>
          <w:fldChar w:fldCharType="separate"/>
        </w:r>
        <w:r w:rsidR="00642D3A" w:rsidRPr="00CC1F5D">
          <w:rPr>
            <w:noProof/>
            <w:webHidden/>
          </w:rPr>
          <w:t>114</w:t>
        </w:r>
        <w:r w:rsidR="00642D3A" w:rsidRPr="00CC1F5D">
          <w:rPr>
            <w:noProof/>
            <w:webHidden/>
          </w:rPr>
          <w:fldChar w:fldCharType="end"/>
        </w:r>
      </w:hyperlink>
    </w:p>
    <w:p w14:paraId="736B13EB" w14:textId="56AFC702" w:rsidR="00642D3A" w:rsidRPr="00CC1F5D" w:rsidRDefault="00000000">
      <w:pPr>
        <w:pStyle w:val="TOC2"/>
        <w:rPr>
          <w:rFonts w:asciiTheme="minorHAnsi" w:eastAsiaTheme="minorEastAsia" w:hAnsiTheme="minorHAnsi" w:cstheme="minorBidi"/>
          <w:noProof/>
          <w:sz w:val="24"/>
          <w:lang w:eastAsia="en-GB"/>
        </w:rPr>
      </w:pPr>
      <w:hyperlink w:anchor="_Toc84428425" w:history="1">
        <w:r w:rsidR="00642D3A" w:rsidRPr="00CC1F5D">
          <w:rPr>
            <w:rStyle w:val="Hyperlink"/>
            <w:rFonts w:cs="Calibri"/>
            <w:noProof/>
          </w:rPr>
          <w:t>Annex 8:  Overview of Project Staff and Technical Consultancies</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_Toc84428425 \h </w:instrText>
        </w:r>
        <w:r w:rsidR="00642D3A" w:rsidRPr="00CC1F5D">
          <w:rPr>
            <w:noProof/>
            <w:webHidden/>
          </w:rPr>
        </w:r>
        <w:r w:rsidR="00642D3A" w:rsidRPr="00CC1F5D">
          <w:rPr>
            <w:noProof/>
            <w:webHidden/>
          </w:rPr>
          <w:fldChar w:fldCharType="separate"/>
        </w:r>
        <w:r w:rsidR="00642D3A" w:rsidRPr="00CC1F5D">
          <w:rPr>
            <w:noProof/>
            <w:webHidden/>
          </w:rPr>
          <w:t>121</w:t>
        </w:r>
        <w:r w:rsidR="00642D3A" w:rsidRPr="00CC1F5D">
          <w:rPr>
            <w:noProof/>
            <w:webHidden/>
          </w:rPr>
          <w:fldChar w:fldCharType="end"/>
        </w:r>
      </w:hyperlink>
    </w:p>
    <w:p w14:paraId="6DE81415" w14:textId="00CE41BA" w:rsidR="00642D3A" w:rsidRPr="00CC1F5D" w:rsidRDefault="00000000">
      <w:pPr>
        <w:pStyle w:val="TOC2"/>
        <w:rPr>
          <w:rFonts w:asciiTheme="minorHAnsi" w:eastAsiaTheme="minorEastAsia" w:hAnsiTheme="minorHAnsi" w:cstheme="minorBidi"/>
          <w:noProof/>
          <w:sz w:val="24"/>
          <w:lang w:eastAsia="en-GB"/>
        </w:rPr>
      </w:pPr>
      <w:hyperlink w:anchor="_Toc84428426" w:history="1">
        <w:r w:rsidR="00642D3A" w:rsidRPr="00CC1F5D">
          <w:rPr>
            <w:rStyle w:val="Hyperlink"/>
            <w:noProof/>
          </w:rPr>
          <w:t>Annex 9:  Stakeholder Engagement Plan</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_Toc84428426 \h </w:instrText>
        </w:r>
        <w:r w:rsidR="00642D3A" w:rsidRPr="00CC1F5D">
          <w:rPr>
            <w:noProof/>
            <w:webHidden/>
          </w:rPr>
        </w:r>
        <w:r w:rsidR="00642D3A" w:rsidRPr="00CC1F5D">
          <w:rPr>
            <w:noProof/>
            <w:webHidden/>
          </w:rPr>
          <w:fldChar w:fldCharType="separate"/>
        </w:r>
        <w:r w:rsidR="00642D3A" w:rsidRPr="00CC1F5D">
          <w:rPr>
            <w:noProof/>
            <w:webHidden/>
          </w:rPr>
          <w:t>128</w:t>
        </w:r>
        <w:r w:rsidR="00642D3A" w:rsidRPr="00CC1F5D">
          <w:rPr>
            <w:noProof/>
            <w:webHidden/>
          </w:rPr>
          <w:fldChar w:fldCharType="end"/>
        </w:r>
      </w:hyperlink>
    </w:p>
    <w:p w14:paraId="7B575140" w14:textId="4F24D771" w:rsidR="00642D3A" w:rsidRPr="00CC1F5D" w:rsidRDefault="00000000">
      <w:pPr>
        <w:pStyle w:val="TOC2"/>
        <w:rPr>
          <w:rFonts w:asciiTheme="minorHAnsi" w:eastAsiaTheme="minorEastAsia" w:hAnsiTheme="minorHAnsi" w:cstheme="minorBidi"/>
          <w:noProof/>
          <w:sz w:val="24"/>
          <w:lang w:eastAsia="en-GB"/>
        </w:rPr>
      </w:pPr>
      <w:hyperlink w:anchor="_Toc84428427" w:history="1">
        <w:r w:rsidR="00642D3A" w:rsidRPr="00CC1F5D">
          <w:rPr>
            <w:rStyle w:val="Hyperlink"/>
            <w:rFonts w:cs="Calibri"/>
            <w:noProof/>
            <w:lang w:val="fr-FR"/>
          </w:rPr>
          <w:t>Annex 10: Environmental Social Management Framework (ESMF)</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_Toc84428427 \h </w:instrText>
        </w:r>
        <w:r w:rsidR="00642D3A" w:rsidRPr="00CC1F5D">
          <w:rPr>
            <w:noProof/>
            <w:webHidden/>
          </w:rPr>
        </w:r>
        <w:r w:rsidR="00642D3A" w:rsidRPr="00CC1F5D">
          <w:rPr>
            <w:noProof/>
            <w:webHidden/>
          </w:rPr>
          <w:fldChar w:fldCharType="separate"/>
        </w:r>
        <w:r w:rsidR="00642D3A" w:rsidRPr="00CC1F5D">
          <w:rPr>
            <w:noProof/>
            <w:webHidden/>
          </w:rPr>
          <w:t>128</w:t>
        </w:r>
        <w:r w:rsidR="00642D3A" w:rsidRPr="00CC1F5D">
          <w:rPr>
            <w:noProof/>
            <w:webHidden/>
          </w:rPr>
          <w:fldChar w:fldCharType="end"/>
        </w:r>
      </w:hyperlink>
    </w:p>
    <w:p w14:paraId="5FD50C8B" w14:textId="13A6651D" w:rsidR="00642D3A" w:rsidRPr="00CC1F5D" w:rsidRDefault="00000000">
      <w:pPr>
        <w:pStyle w:val="TOC2"/>
        <w:rPr>
          <w:rFonts w:asciiTheme="minorHAnsi" w:eastAsiaTheme="minorEastAsia" w:hAnsiTheme="minorHAnsi" w:cstheme="minorBidi"/>
          <w:noProof/>
          <w:sz w:val="24"/>
          <w:lang w:eastAsia="en-GB"/>
        </w:rPr>
      </w:pPr>
      <w:hyperlink w:anchor="_Toc84428428" w:history="1">
        <w:r w:rsidR="00642D3A" w:rsidRPr="00CC1F5D">
          <w:rPr>
            <w:rStyle w:val="Hyperlink"/>
            <w:rFonts w:cs="Calibri"/>
            <w:noProof/>
          </w:rPr>
          <w:t>Annex 11: Gender Analysis and Gender Action Plan</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_Toc84428428 \h </w:instrText>
        </w:r>
        <w:r w:rsidR="00642D3A" w:rsidRPr="00CC1F5D">
          <w:rPr>
            <w:noProof/>
            <w:webHidden/>
          </w:rPr>
        </w:r>
        <w:r w:rsidR="00642D3A" w:rsidRPr="00CC1F5D">
          <w:rPr>
            <w:noProof/>
            <w:webHidden/>
          </w:rPr>
          <w:fldChar w:fldCharType="separate"/>
        </w:r>
        <w:r w:rsidR="00642D3A" w:rsidRPr="00CC1F5D">
          <w:rPr>
            <w:noProof/>
            <w:webHidden/>
          </w:rPr>
          <w:t>128</w:t>
        </w:r>
        <w:r w:rsidR="00642D3A" w:rsidRPr="00CC1F5D">
          <w:rPr>
            <w:noProof/>
            <w:webHidden/>
          </w:rPr>
          <w:fldChar w:fldCharType="end"/>
        </w:r>
      </w:hyperlink>
    </w:p>
    <w:p w14:paraId="0B4F19EC" w14:textId="001362DF" w:rsidR="00642D3A" w:rsidRPr="00CC1F5D" w:rsidRDefault="00000000">
      <w:pPr>
        <w:pStyle w:val="TOC2"/>
        <w:rPr>
          <w:rFonts w:asciiTheme="minorHAnsi" w:eastAsiaTheme="minorEastAsia" w:hAnsiTheme="minorHAnsi" w:cstheme="minorBidi"/>
          <w:noProof/>
          <w:sz w:val="24"/>
          <w:lang w:eastAsia="en-GB"/>
        </w:rPr>
      </w:pPr>
      <w:hyperlink w:anchor="_Toc84428429" w:history="1">
        <w:r w:rsidR="00642D3A" w:rsidRPr="00CC1F5D">
          <w:rPr>
            <w:rStyle w:val="Hyperlink"/>
            <w:rFonts w:cs="Calibri"/>
            <w:noProof/>
          </w:rPr>
          <w:t>Annex 12: Procurement Plan</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_Toc84428429 \h </w:instrText>
        </w:r>
        <w:r w:rsidR="00642D3A" w:rsidRPr="00CC1F5D">
          <w:rPr>
            <w:noProof/>
            <w:webHidden/>
          </w:rPr>
        </w:r>
        <w:r w:rsidR="00642D3A" w:rsidRPr="00CC1F5D">
          <w:rPr>
            <w:noProof/>
            <w:webHidden/>
          </w:rPr>
          <w:fldChar w:fldCharType="separate"/>
        </w:r>
        <w:r w:rsidR="00642D3A" w:rsidRPr="00CC1F5D">
          <w:rPr>
            <w:noProof/>
            <w:webHidden/>
          </w:rPr>
          <w:t>128</w:t>
        </w:r>
        <w:r w:rsidR="00642D3A" w:rsidRPr="00CC1F5D">
          <w:rPr>
            <w:noProof/>
            <w:webHidden/>
          </w:rPr>
          <w:fldChar w:fldCharType="end"/>
        </w:r>
      </w:hyperlink>
    </w:p>
    <w:p w14:paraId="74A23C03" w14:textId="320D975A" w:rsidR="00642D3A" w:rsidRPr="00CC1F5D" w:rsidRDefault="00000000">
      <w:pPr>
        <w:pStyle w:val="TOC2"/>
        <w:rPr>
          <w:rFonts w:asciiTheme="minorHAnsi" w:eastAsiaTheme="minorEastAsia" w:hAnsiTheme="minorHAnsi" w:cstheme="minorBidi"/>
          <w:noProof/>
          <w:sz w:val="24"/>
          <w:lang w:eastAsia="en-GB"/>
        </w:rPr>
      </w:pPr>
      <w:hyperlink w:anchor="_Toc84428430" w:history="1">
        <w:r w:rsidR="00642D3A" w:rsidRPr="00CC1F5D">
          <w:rPr>
            <w:rStyle w:val="Hyperlink"/>
            <w:rFonts w:eastAsia="Times New Roman" w:cs="Calibri"/>
            <w:noProof/>
            <w:lang w:val="en-GB" w:eastAsia="ja-JP"/>
          </w:rPr>
          <w:t>Annex 13: GEF focal area specific annexes</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_Toc84428430 \h </w:instrText>
        </w:r>
        <w:r w:rsidR="00642D3A" w:rsidRPr="00CC1F5D">
          <w:rPr>
            <w:noProof/>
            <w:webHidden/>
          </w:rPr>
        </w:r>
        <w:r w:rsidR="00642D3A" w:rsidRPr="00CC1F5D">
          <w:rPr>
            <w:noProof/>
            <w:webHidden/>
          </w:rPr>
          <w:fldChar w:fldCharType="separate"/>
        </w:r>
        <w:r w:rsidR="00642D3A" w:rsidRPr="00CC1F5D">
          <w:rPr>
            <w:noProof/>
            <w:webHidden/>
          </w:rPr>
          <w:t>128</w:t>
        </w:r>
        <w:r w:rsidR="00642D3A" w:rsidRPr="00CC1F5D">
          <w:rPr>
            <w:noProof/>
            <w:webHidden/>
          </w:rPr>
          <w:fldChar w:fldCharType="end"/>
        </w:r>
      </w:hyperlink>
    </w:p>
    <w:p w14:paraId="0EE531A9" w14:textId="6B10D118" w:rsidR="00642D3A" w:rsidRPr="00CC1F5D" w:rsidRDefault="00000000">
      <w:pPr>
        <w:pStyle w:val="TOC2"/>
        <w:rPr>
          <w:rFonts w:asciiTheme="minorHAnsi" w:eastAsiaTheme="minorEastAsia" w:hAnsiTheme="minorHAnsi" w:cstheme="minorBidi"/>
          <w:noProof/>
          <w:sz w:val="24"/>
          <w:lang w:eastAsia="en-GB"/>
        </w:rPr>
      </w:pPr>
      <w:hyperlink w:anchor="_Toc84428431" w:history="1">
        <w:r w:rsidR="00642D3A" w:rsidRPr="00CC1F5D">
          <w:rPr>
            <w:rStyle w:val="Hyperlink"/>
            <w:rFonts w:eastAsia="Times New Roman" w:cs="Calibri"/>
            <w:noProof/>
            <w:lang w:val="en-GB" w:eastAsia="ja-JP"/>
          </w:rPr>
          <w:t>Annex 14: Additional agreements</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_Toc84428431 \h </w:instrText>
        </w:r>
        <w:r w:rsidR="00642D3A" w:rsidRPr="00CC1F5D">
          <w:rPr>
            <w:noProof/>
            <w:webHidden/>
          </w:rPr>
        </w:r>
        <w:r w:rsidR="00642D3A" w:rsidRPr="00CC1F5D">
          <w:rPr>
            <w:noProof/>
            <w:webHidden/>
          </w:rPr>
          <w:fldChar w:fldCharType="separate"/>
        </w:r>
        <w:r w:rsidR="00642D3A" w:rsidRPr="00CC1F5D">
          <w:rPr>
            <w:noProof/>
            <w:webHidden/>
          </w:rPr>
          <w:t>128</w:t>
        </w:r>
        <w:r w:rsidR="00642D3A" w:rsidRPr="00CC1F5D">
          <w:rPr>
            <w:noProof/>
            <w:webHidden/>
          </w:rPr>
          <w:fldChar w:fldCharType="end"/>
        </w:r>
      </w:hyperlink>
    </w:p>
    <w:p w14:paraId="09AEC989" w14:textId="3DDE320F" w:rsidR="00642D3A" w:rsidRPr="00CC1F5D" w:rsidRDefault="00000000">
      <w:pPr>
        <w:pStyle w:val="TOC2"/>
        <w:rPr>
          <w:rFonts w:asciiTheme="minorHAnsi" w:eastAsiaTheme="minorEastAsia" w:hAnsiTheme="minorHAnsi" w:cstheme="minorBidi"/>
          <w:noProof/>
          <w:sz w:val="24"/>
          <w:lang w:eastAsia="en-GB"/>
        </w:rPr>
      </w:pPr>
      <w:hyperlink w:anchor="_Toc84428432" w:history="1">
        <w:r w:rsidR="00642D3A" w:rsidRPr="00CC1F5D">
          <w:rPr>
            <w:rStyle w:val="Hyperlink"/>
            <w:noProof/>
          </w:rPr>
          <w:t>Annex 15:  GEF Core indicators</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_Toc84428432 \h </w:instrText>
        </w:r>
        <w:r w:rsidR="00642D3A" w:rsidRPr="00CC1F5D">
          <w:rPr>
            <w:noProof/>
            <w:webHidden/>
          </w:rPr>
        </w:r>
        <w:r w:rsidR="00642D3A" w:rsidRPr="00CC1F5D">
          <w:rPr>
            <w:noProof/>
            <w:webHidden/>
          </w:rPr>
          <w:fldChar w:fldCharType="separate"/>
        </w:r>
        <w:r w:rsidR="00642D3A" w:rsidRPr="00CC1F5D">
          <w:rPr>
            <w:noProof/>
            <w:webHidden/>
          </w:rPr>
          <w:t>129</w:t>
        </w:r>
        <w:r w:rsidR="00642D3A" w:rsidRPr="00CC1F5D">
          <w:rPr>
            <w:noProof/>
            <w:webHidden/>
          </w:rPr>
          <w:fldChar w:fldCharType="end"/>
        </w:r>
      </w:hyperlink>
    </w:p>
    <w:p w14:paraId="11763589" w14:textId="086D56ED" w:rsidR="00642D3A" w:rsidRPr="00CC1F5D" w:rsidRDefault="00000000">
      <w:pPr>
        <w:pStyle w:val="TOC2"/>
        <w:rPr>
          <w:rFonts w:asciiTheme="minorHAnsi" w:eastAsiaTheme="minorEastAsia" w:hAnsiTheme="minorHAnsi" w:cstheme="minorBidi"/>
          <w:noProof/>
          <w:sz w:val="24"/>
          <w:lang w:eastAsia="en-GB"/>
        </w:rPr>
      </w:pPr>
      <w:hyperlink w:anchor="_Toc84428433" w:history="1">
        <w:r w:rsidR="00642D3A" w:rsidRPr="00CC1F5D">
          <w:rPr>
            <w:rStyle w:val="Hyperlink"/>
            <w:noProof/>
          </w:rPr>
          <w:t>Annex 16: GEF 7 Taxonomy</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_Toc84428433 \h </w:instrText>
        </w:r>
        <w:r w:rsidR="00642D3A" w:rsidRPr="00CC1F5D">
          <w:rPr>
            <w:noProof/>
            <w:webHidden/>
          </w:rPr>
        </w:r>
        <w:r w:rsidR="00642D3A" w:rsidRPr="00CC1F5D">
          <w:rPr>
            <w:noProof/>
            <w:webHidden/>
          </w:rPr>
          <w:fldChar w:fldCharType="separate"/>
        </w:r>
        <w:r w:rsidR="00642D3A" w:rsidRPr="00CC1F5D">
          <w:rPr>
            <w:noProof/>
            <w:webHidden/>
          </w:rPr>
          <w:t>130</w:t>
        </w:r>
        <w:r w:rsidR="00642D3A" w:rsidRPr="00CC1F5D">
          <w:rPr>
            <w:noProof/>
            <w:webHidden/>
          </w:rPr>
          <w:fldChar w:fldCharType="end"/>
        </w:r>
      </w:hyperlink>
    </w:p>
    <w:p w14:paraId="7EF0750C" w14:textId="5C0289A1" w:rsidR="00642D3A" w:rsidRPr="00CC1F5D" w:rsidRDefault="00000000">
      <w:pPr>
        <w:pStyle w:val="TOC2"/>
        <w:rPr>
          <w:rFonts w:asciiTheme="minorHAnsi" w:eastAsiaTheme="minorEastAsia" w:hAnsiTheme="minorHAnsi" w:cstheme="minorBidi"/>
          <w:noProof/>
          <w:sz w:val="24"/>
          <w:lang w:eastAsia="en-GB"/>
        </w:rPr>
      </w:pPr>
      <w:hyperlink w:anchor="_Toc84428434" w:history="1">
        <w:r w:rsidR="00642D3A" w:rsidRPr="00CC1F5D">
          <w:rPr>
            <w:rStyle w:val="Hyperlink"/>
            <w:noProof/>
          </w:rPr>
          <w:t>Annex 17: Description of the pilot projects</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_Toc84428434 \h </w:instrText>
        </w:r>
        <w:r w:rsidR="00642D3A" w:rsidRPr="00CC1F5D">
          <w:rPr>
            <w:noProof/>
            <w:webHidden/>
          </w:rPr>
        </w:r>
        <w:r w:rsidR="00642D3A" w:rsidRPr="00CC1F5D">
          <w:rPr>
            <w:noProof/>
            <w:webHidden/>
          </w:rPr>
          <w:fldChar w:fldCharType="separate"/>
        </w:r>
        <w:r w:rsidR="00642D3A" w:rsidRPr="00CC1F5D">
          <w:rPr>
            <w:noProof/>
            <w:webHidden/>
          </w:rPr>
          <w:t>137</w:t>
        </w:r>
        <w:r w:rsidR="00642D3A" w:rsidRPr="00CC1F5D">
          <w:rPr>
            <w:noProof/>
            <w:webHidden/>
          </w:rPr>
          <w:fldChar w:fldCharType="end"/>
        </w:r>
      </w:hyperlink>
    </w:p>
    <w:p w14:paraId="69C75AF9" w14:textId="04303F10" w:rsidR="00642D3A" w:rsidRPr="00CC1F5D" w:rsidRDefault="00000000">
      <w:pPr>
        <w:pStyle w:val="TOC2"/>
        <w:rPr>
          <w:rFonts w:asciiTheme="minorHAnsi" w:eastAsiaTheme="minorEastAsia" w:hAnsiTheme="minorHAnsi" w:cstheme="minorBidi"/>
          <w:noProof/>
          <w:sz w:val="24"/>
          <w:lang w:eastAsia="en-GB"/>
        </w:rPr>
      </w:pPr>
      <w:hyperlink w:anchor="_Toc84428435" w:history="1">
        <w:r w:rsidR="00642D3A" w:rsidRPr="00CC1F5D">
          <w:rPr>
            <w:rStyle w:val="Hyperlink"/>
            <w:noProof/>
          </w:rPr>
          <w:t>Annex 18:  GHG Calculation Spreadsheet</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_Toc84428435 \h </w:instrText>
        </w:r>
        <w:r w:rsidR="00642D3A" w:rsidRPr="00CC1F5D">
          <w:rPr>
            <w:noProof/>
            <w:webHidden/>
          </w:rPr>
        </w:r>
        <w:r w:rsidR="00642D3A" w:rsidRPr="00CC1F5D">
          <w:rPr>
            <w:noProof/>
            <w:webHidden/>
          </w:rPr>
          <w:fldChar w:fldCharType="separate"/>
        </w:r>
        <w:r w:rsidR="00642D3A" w:rsidRPr="00CC1F5D">
          <w:rPr>
            <w:noProof/>
            <w:webHidden/>
          </w:rPr>
          <w:t>141</w:t>
        </w:r>
        <w:r w:rsidR="00642D3A" w:rsidRPr="00CC1F5D">
          <w:rPr>
            <w:noProof/>
            <w:webHidden/>
          </w:rPr>
          <w:fldChar w:fldCharType="end"/>
        </w:r>
      </w:hyperlink>
    </w:p>
    <w:p w14:paraId="1FF9E7FD" w14:textId="34064AAD" w:rsidR="00642D3A" w:rsidRPr="00CC1F5D" w:rsidRDefault="00000000">
      <w:pPr>
        <w:pStyle w:val="TOC2"/>
        <w:rPr>
          <w:rFonts w:asciiTheme="minorHAnsi" w:eastAsiaTheme="minorEastAsia" w:hAnsiTheme="minorHAnsi" w:cstheme="minorBidi"/>
          <w:noProof/>
          <w:sz w:val="24"/>
          <w:lang w:eastAsia="en-GB"/>
        </w:rPr>
      </w:pPr>
      <w:hyperlink w:anchor="_Toc84428436" w:history="1">
        <w:r w:rsidR="00642D3A" w:rsidRPr="00CC1F5D">
          <w:rPr>
            <w:rStyle w:val="Hyperlink"/>
            <w:noProof/>
          </w:rPr>
          <w:t>Annex 19:  COVID-19 related considerations and opportunities</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_Toc84428436 \h </w:instrText>
        </w:r>
        <w:r w:rsidR="00642D3A" w:rsidRPr="00CC1F5D">
          <w:rPr>
            <w:noProof/>
            <w:webHidden/>
          </w:rPr>
        </w:r>
        <w:r w:rsidR="00642D3A" w:rsidRPr="00CC1F5D">
          <w:rPr>
            <w:noProof/>
            <w:webHidden/>
          </w:rPr>
          <w:fldChar w:fldCharType="separate"/>
        </w:r>
        <w:r w:rsidR="00642D3A" w:rsidRPr="00CC1F5D">
          <w:rPr>
            <w:noProof/>
            <w:webHidden/>
          </w:rPr>
          <w:t>142</w:t>
        </w:r>
        <w:r w:rsidR="00642D3A" w:rsidRPr="00CC1F5D">
          <w:rPr>
            <w:noProof/>
            <w:webHidden/>
          </w:rPr>
          <w:fldChar w:fldCharType="end"/>
        </w:r>
      </w:hyperlink>
    </w:p>
    <w:p w14:paraId="51458D1B" w14:textId="170058BD" w:rsidR="00642D3A" w:rsidRPr="00CC1F5D" w:rsidRDefault="00000000">
      <w:pPr>
        <w:pStyle w:val="TOC2"/>
        <w:rPr>
          <w:rFonts w:asciiTheme="minorHAnsi" w:eastAsiaTheme="minorEastAsia" w:hAnsiTheme="minorHAnsi" w:cstheme="minorBidi"/>
          <w:noProof/>
          <w:sz w:val="24"/>
          <w:lang w:eastAsia="en-GB"/>
        </w:rPr>
      </w:pPr>
      <w:hyperlink w:anchor="_Toc84428437" w:history="1">
        <w:r w:rsidR="00642D3A" w:rsidRPr="00CC1F5D">
          <w:rPr>
            <w:rStyle w:val="Hyperlink"/>
            <w:noProof/>
          </w:rPr>
          <w:t>Annex 20:  Africa Minigrids Program Theory of Change</w:t>
        </w:r>
        <w:r w:rsidR="00642D3A" w:rsidRPr="00CC1F5D">
          <w:rPr>
            <w:noProof/>
            <w:webHidden/>
          </w:rPr>
          <w:tab/>
        </w:r>
        <w:r w:rsidR="00642D3A" w:rsidRPr="00CC1F5D">
          <w:rPr>
            <w:noProof/>
            <w:webHidden/>
          </w:rPr>
          <w:fldChar w:fldCharType="begin"/>
        </w:r>
        <w:r w:rsidR="00642D3A" w:rsidRPr="00CC1F5D">
          <w:rPr>
            <w:noProof/>
            <w:webHidden/>
          </w:rPr>
          <w:instrText xml:space="preserve"> PAGEREF _Toc84428437 \h </w:instrText>
        </w:r>
        <w:r w:rsidR="00642D3A" w:rsidRPr="00CC1F5D">
          <w:rPr>
            <w:noProof/>
            <w:webHidden/>
          </w:rPr>
        </w:r>
        <w:r w:rsidR="00642D3A" w:rsidRPr="00CC1F5D">
          <w:rPr>
            <w:noProof/>
            <w:webHidden/>
          </w:rPr>
          <w:fldChar w:fldCharType="separate"/>
        </w:r>
        <w:r w:rsidR="00642D3A" w:rsidRPr="00CC1F5D">
          <w:rPr>
            <w:noProof/>
            <w:webHidden/>
          </w:rPr>
          <w:t>144</w:t>
        </w:r>
        <w:r w:rsidR="00642D3A" w:rsidRPr="00CC1F5D">
          <w:rPr>
            <w:noProof/>
            <w:webHidden/>
          </w:rPr>
          <w:fldChar w:fldCharType="end"/>
        </w:r>
      </w:hyperlink>
    </w:p>
    <w:p w14:paraId="45B9B99A" w14:textId="7443277C" w:rsidR="009C5142" w:rsidRPr="00CC1F5D" w:rsidRDefault="00884CFC" w:rsidP="005D330B">
      <w:pPr>
        <w:spacing w:after="240"/>
        <w:rPr>
          <w:b/>
          <w:bCs/>
          <w:noProof/>
          <w:szCs w:val="20"/>
        </w:rPr>
      </w:pPr>
      <w:r w:rsidRPr="00CC1F5D">
        <w:rPr>
          <w:rFonts w:ascii="Calibri" w:eastAsia="SimSun" w:hAnsi="Calibri"/>
          <w:sz w:val="20"/>
          <w:szCs w:val="20"/>
        </w:rPr>
        <w:fldChar w:fldCharType="end"/>
      </w:r>
    </w:p>
    <w:p w14:paraId="175BA28A" w14:textId="77777777" w:rsidR="00884CFC" w:rsidRPr="00CC1F5D" w:rsidRDefault="00884CFC" w:rsidP="005D330B">
      <w:pPr>
        <w:spacing w:after="240"/>
        <w:rPr>
          <w:b/>
          <w:bCs/>
          <w:noProof/>
          <w:szCs w:val="20"/>
        </w:rPr>
      </w:pPr>
    </w:p>
    <w:p w14:paraId="3029468E" w14:textId="052B68EC" w:rsidR="009C5142" w:rsidRPr="00CC1F5D" w:rsidRDefault="00471FCA" w:rsidP="005D330B">
      <w:pPr>
        <w:spacing w:after="240"/>
        <w:rPr>
          <w:rFonts w:ascii="Calibri" w:hAnsi="Calibri" w:cs="Calibri"/>
          <w:b/>
          <w:bCs/>
          <w:noProof/>
          <w:sz w:val="28"/>
          <w:szCs w:val="28"/>
        </w:rPr>
      </w:pPr>
      <w:r w:rsidRPr="00CC1F5D">
        <w:rPr>
          <w:rFonts w:ascii="Calibri" w:hAnsi="Calibri" w:cs="Calibri"/>
          <w:b/>
          <w:bCs/>
          <w:noProof/>
          <w:sz w:val="28"/>
          <w:szCs w:val="28"/>
        </w:rPr>
        <w:t>List of Tables</w:t>
      </w:r>
    </w:p>
    <w:p w14:paraId="7C0A2FF3" w14:textId="29AAA60F" w:rsidR="00F64EA1" w:rsidRPr="00CC1F5D" w:rsidRDefault="00C24014">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b/>
          <w:bCs/>
          <w:noProof/>
          <w:sz w:val="20"/>
          <w:szCs w:val="20"/>
        </w:rPr>
        <w:fldChar w:fldCharType="begin"/>
      </w:r>
      <w:r w:rsidRPr="00CC1F5D">
        <w:rPr>
          <w:rFonts w:ascii="Calibri" w:hAnsi="Calibri" w:cs="Calibri"/>
          <w:b/>
          <w:bCs/>
          <w:noProof/>
          <w:sz w:val="20"/>
          <w:szCs w:val="20"/>
        </w:rPr>
        <w:instrText xml:space="preserve"> TOC \c "Table" </w:instrText>
      </w:r>
      <w:r w:rsidRPr="00CC1F5D">
        <w:rPr>
          <w:rFonts w:ascii="Calibri" w:hAnsi="Calibri" w:cs="Calibri"/>
          <w:b/>
          <w:bCs/>
          <w:noProof/>
          <w:sz w:val="20"/>
          <w:szCs w:val="20"/>
        </w:rPr>
        <w:fldChar w:fldCharType="separate"/>
      </w:r>
      <w:r w:rsidR="00F64EA1" w:rsidRPr="00CC1F5D">
        <w:rPr>
          <w:rFonts w:ascii="Calibri" w:hAnsi="Calibri" w:cs="Calibri"/>
          <w:noProof/>
          <w:sz w:val="20"/>
          <w:szCs w:val="20"/>
        </w:rPr>
        <w:t xml:space="preserve">Table 1: </w:t>
      </w:r>
      <w:r w:rsidR="00F64EA1" w:rsidRPr="00CC1F5D">
        <w:rPr>
          <w:rFonts w:ascii="Calibri" w:hAnsi="Calibri" w:cs="Calibri"/>
          <w:bCs/>
          <w:noProof/>
          <w:sz w:val="20"/>
          <w:szCs w:val="20"/>
        </w:rPr>
        <w:t>Barriers impeding the scale-up of private sector investment in solar PV minigrids</w:t>
      </w:r>
      <w:r w:rsidR="00F64EA1" w:rsidRPr="00CC1F5D">
        <w:rPr>
          <w:rFonts w:ascii="Calibri" w:hAnsi="Calibri" w:cs="Calibri"/>
          <w:noProof/>
          <w:sz w:val="20"/>
          <w:szCs w:val="20"/>
        </w:rPr>
        <w:tab/>
      </w:r>
      <w:r w:rsidR="00F64EA1" w:rsidRPr="00CC1F5D">
        <w:rPr>
          <w:rFonts w:ascii="Calibri" w:hAnsi="Calibri" w:cs="Calibri"/>
          <w:noProof/>
          <w:sz w:val="20"/>
          <w:szCs w:val="20"/>
        </w:rPr>
        <w:fldChar w:fldCharType="begin"/>
      </w:r>
      <w:r w:rsidR="00F64EA1" w:rsidRPr="00CC1F5D">
        <w:rPr>
          <w:rFonts w:ascii="Calibri" w:hAnsi="Calibri" w:cs="Calibri"/>
          <w:noProof/>
          <w:sz w:val="20"/>
          <w:szCs w:val="20"/>
        </w:rPr>
        <w:instrText xml:space="preserve"> PAGEREF _Toc84428728 \h </w:instrText>
      </w:r>
      <w:r w:rsidR="00F64EA1" w:rsidRPr="00CC1F5D">
        <w:rPr>
          <w:rFonts w:ascii="Calibri" w:hAnsi="Calibri" w:cs="Calibri"/>
          <w:noProof/>
          <w:sz w:val="20"/>
          <w:szCs w:val="20"/>
        </w:rPr>
      </w:r>
      <w:r w:rsidR="00F64EA1" w:rsidRPr="00CC1F5D">
        <w:rPr>
          <w:rFonts w:ascii="Calibri" w:hAnsi="Calibri" w:cs="Calibri"/>
          <w:noProof/>
          <w:sz w:val="20"/>
          <w:szCs w:val="20"/>
        </w:rPr>
        <w:fldChar w:fldCharType="separate"/>
      </w:r>
      <w:r w:rsidR="00F64EA1" w:rsidRPr="00CC1F5D">
        <w:rPr>
          <w:rFonts w:ascii="Calibri" w:hAnsi="Calibri" w:cs="Calibri"/>
          <w:noProof/>
          <w:sz w:val="20"/>
          <w:szCs w:val="20"/>
        </w:rPr>
        <w:t>8</w:t>
      </w:r>
      <w:r w:rsidR="00F64EA1" w:rsidRPr="00CC1F5D">
        <w:rPr>
          <w:rFonts w:ascii="Calibri" w:hAnsi="Calibri" w:cs="Calibri"/>
          <w:noProof/>
          <w:sz w:val="20"/>
          <w:szCs w:val="20"/>
        </w:rPr>
        <w:fldChar w:fldCharType="end"/>
      </w:r>
    </w:p>
    <w:p w14:paraId="2DDE7457" w14:textId="16A01BD0" w:rsidR="00F64EA1" w:rsidRPr="00CC1F5D" w:rsidRDefault="00F64EA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t xml:space="preserve">Table 2: </w:t>
      </w:r>
      <w:r w:rsidRPr="00CC1F5D">
        <w:rPr>
          <w:rFonts w:ascii="Calibri" w:hAnsi="Calibri" w:cs="Calibri"/>
          <w:bCs/>
          <w:noProof/>
          <w:sz w:val="20"/>
          <w:szCs w:val="20"/>
        </w:rPr>
        <w:t>Alignment with National Strategies and Plans</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_Toc84428729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9</w:t>
      </w:r>
      <w:r w:rsidRPr="00CC1F5D">
        <w:rPr>
          <w:rFonts w:ascii="Calibri" w:hAnsi="Calibri" w:cs="Calibri"/>
          <w:noProof/>
          <w:sz w:val="20"/>
          <w:szCs w:val="20"/>
        </w:rPr>
        <w:fldChar w:fldCharType="end"/>
      </w:r>
    </w:p>
    <w:p w14:paraId="4A21F935" w14:textId="4AA9F2E8" w:rsidR="00F64EA1" w:rsidRPr="00CC1F5D" w:rsidRDefault="00F64EA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t>Table 3</w:t>
      </w:r>
      <w:r w:rsidRPr="00CC1F5D">
        <w:rPr>
          <w:rFonts w:ascii="Calibri" w:hAnsi="Calibri" w:cs="Calibri"/>
          <w:bCs/>
          <w:noProof/>
          <w:sz w:val="20"/>
          <w:szCs w:val="20"/>
        </w:rPr>
        <w:t>: Current status of minigrid delivery models in Burkina Faso</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_Toc84428730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12</w:t>
      </w:r>
      <w:r w:rsidRPr="00CC1F5D">
        <w:rPr>
          <w:rFonts w:ascii="Calibri" w:hAnsi="Calibri" w:cs="Calibri"/>
          <w:noProof/>
          <w:sz w:val="20"/>
          <w:szCs w:val="20"/>
        </w:rPr>
        <w:fldChar w:fldCharType="end"/>
      </w:r>
    </w:p>
    <w:p w14:paraId="14624AA9" w14:textId="7E617A2F" w:rsidR="00F64EA1" w:rsidRPr="00CC1F5D" w:rsidRDefault="00F64EA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t>Table 4</w:t>
      </w:r>
      <w:r w:rsidRPr="00CC1F5D">
        <w:rPr>
          <w:rFonts w:ascii="Calibri" w:hAnsi="Calibri" w:cs="Calibri"/>
          <w:bCs/>
          <w:noProof/>
          <w:sz w:val="20"/>
          <w:szCs w:val="20"/>
        </w:rPr>
        <w:t>: Delivery model followed by the minigrid pilots implemented in the project</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_Toc84428731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28</w:t>
      </w:r>
      <w:r w:rsidRPr="00CC1F5D">
        <w:rPr>
          <w:rFonts w:ascii="Calibri" w:hAnsi="Calibri" w:cs="Calibri"/>
          <w:noProof/>
          <w:sz w:val="20"/>
          <w:szCs w:val="20"/>
        </w:rPr>
        <w:fldChar w:fldCharType="end"/>
      </w:r>
    </w:p>
    <w:p w14:paraId="19D6F829" w14:textId="06B9401B" w:rsidR="00F64EA1" w:rsidRPr="00CC1F5D" w:rsidRDefault="00F64EA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lastRenderedPageBreak/>
        <w:t>Table 5</w:t>
      </w:r>
      <w:r w:rsidRPr="00CC1F5D">
        <w:rPr>
          <w:rFonts w:ascii="Calibri" w:hAnsi="Calibri" w:cs="Calibri"/>
          <w:bCs/>
          <w:noProof/>
          <w:sz w:val="20"/>
          <w:szCs w:val="20"/>
        </w:rPr>
        <w:t>: Summary activities related to advancing the project’s minigrid pilots</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_Toc84428732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29</w:t>
      </w:r>
      <w:r w:rsidRPr="00CC1F5D">
        <w:rPr>
          <w:rFonts w:ascii="Calibri" w:hAnsi="Calibri" w:cs="Calibri"/>
          <w:noProof/>
          <w:sz w:val="20"/>
          <w:szCs w:val="20"/>
        </w:rPr>
        <w:fldChar w:fldCharType="end"/>
      </w:r>
    </w:p>
    <w:p w14:paraId="66FAEA4D" w14:textId="7BB8C75E" w:rsidR="00F64EA1" w:rsidRPr="00CC1F5D" w:rsidRDefault="00F64EA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t>Table 6</w:t>
      </w:r>
      <w:r w:rsidRPr="00CC1F5D">
        <w:rPr>
          <w:rFonts w:ascii="Calibri" w:hAnsi="Calibri" w:cs="Calibri"/>
          <w:bCs/>
          <w:noProof/>
          <w:sz w:val="20"/>
          <w:szCs w:val="20"/>
        </w:rPr>
        <w:t>: Initial Specifications for Minigrid Digital Hardware and Software</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_Toc84428733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31</w:t>
      </w:r>
      <w:r w:rsidRPr="00CC1F5D">
        <w:rPr>
          <w:rFonts w:ascii="Calibri" w:hAnsi="Calibri" w:cs="Calibri"/>
          <w:noProof/>
          <w:sz w:val="20"/>
          <w:szCs w:val="20"/>
        </w:rPr>
        <w:fldChar w:fldCharType="end"/>
      </w:r>
    </w:p>
    <w:p w14:paraId="42FB68A9" w14:textId="63BC1B4B" w:rsidR="00F64EA1" w:rsidRPr="00CC1F5D" w:rsidRDefault="00F64EA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t xml:space="preserve">Table 7: </w:t>
      </w:r>
      <w:r w:rsidRPr="00CC1F5D">
        <w:rPr>
          <w:rFonts w:ascii="Calibri" w:hAnsi="Calibri" w:cs="Calibri"/>
          <w:bCs/>
          <w:noProof/>
          <w:sz w:val="20"/>
          <w:szCs w:val="20"/>
        </w:rPr>
        <w:t>Initial Specifications for the Project’s Digital Platform</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_Toc84428734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40</w:t>
      </w:r>
      <w:r w:rsidRPr="00CC1F5D">
        <w:rPr>
          <w:rFonts w:ascii="Calibri" w:hAnsi="Calibri" w:cs="Calibri"/>
          <w:noProof/>
          <w:sz w:val="20"/>
          <w:szCs w:val="20"/>
        </w:rPr>
        <w:fldChar w:fldCharType="end"/>
      </w:r>
    </w:p>
    <w:p w14:paraId="41EAE952" w14:textId="18D2A13B" w:rsidR="00F64EA1" w:rsidRPr="00CC1F5D" w:rsidRDefault="00F64EA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t>Table 8</w:t>
      </w:r>
      <w:r w:rsidRPr="00CC1F5D">
        <w:rPr>
          <w:rFonts w:ascii="Calibri" w:hAnsi="Calibri" w:cs="Calibri"/>
          <w:bCs/>
          <w:noProof/>
          <w:sz w:val="20"/>
          <w:szCs w:val="20"/>
        </w:rPr>
        <w:t>: Changes brought to the project design as a result of baseline activities</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_Toc84428735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44</w:t>
      </w:r>
      <w:r w:rsidRPr="00CC1F5D">
        <w:rPr>
          <w:rFonts w:ascii="Calibri" w:hAnsi="Calibri" w:cs="Calibri"/>
          <w:noProof/>
          <w:sz w:val="20"/>
          <w:szCs w:val="20"/>
        </w:rPr>
        <w:fldChar w:fldCharType="end"/>
      </w:r>
    </w:p>
    <w:p w14:paraId="6C05C507" w14:textId="78E89374" w:rsidR="00F64EA1" w:rsidRPr="00CC1F5D" w:rsidRDefault="00F64EA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t xml:space="preserve">Table 9: </w:t>
      </w:r>
      <w:r w:rsidRPr="00CC1F5D">
        <w:rPr>
          <w:rFonts w:ascii="Calibri" w:hAnsi="Calibri" w:cs="Calibri"/>
          <w:bCs/>
          <w:noProof/>
          <w:sz w:val="20"/>
          <w:szCs w:val="20"/>
        </w:rPr>
        <w:t>List of co-financed activities included as project results</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_Toc84428736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48</w:t>
      </w:r>
      <w:r w:rsidRPr="00CC1F5D">
        <w:rPr>
          <w:rFonts w:ascii="Calibri" w:hAnsi="Calibri" w:cs="Calibri"/>
          <w:noProof/>
          <w:sz w:val="20"/>
          <w:szCs w:val="20"/>
        </w:rPr>
        <w:fldChar w:fldCharType="end"/>
      </w:r>
    </w:p>
    <w:p w14:paraId="3464A05E" w14:textId="4C1557FC" w:rsidR="00F64EA1" w:rsidRPr="00CC1F5D" w:rsidRDefault="00F64EA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t xml:space="preserve">Table 10: </w:t>
      </w:r>
      <w:r w:rsidRPr="00CC1F5D">
        <w:rPr>
          <w:rFonts w:ascii="Calibri" w:hAnsi="Calibri" w:cs="Calibri"/>
          <w:bCs/>
          <w:noProof/>
          <w:sz w:val="20"/>
          <w:szCs w:val="20"/>
        </w:rPr>
        <w:t>Identified partners for the AMP</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_Toc84428737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48</w:t>
      </w:r>
      <w:r w:rsidRPr="00CC1F5D">
        <w:rPr>
          <w:rFonts w:ascii="Calibri" w:hAnsi="Calibri" w:cs="Calibri"/>
          <w:noProof/>
          <w:sz w:val="20"/>
          <w:szCs w:val="20"/>
        </w:rPr>
        <w:fldChar w:fldCharType="end"/>
      </w:r>
    </w:p>
    <w:p w14:paraId="136915AF" w14:textId="186CB65D" w:rsidR="00F64EA1" w:rsidRPr="00CC1F5D" w:rsidRDefault="00F64EA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t xml:space="preserve">Table 11: </w:t>
      </w:r>
      <w:r w:rsidRPr="00CC1F5D">
        <w:rPr>
          <w:rFonts w:ascii="Calibri" w:hAnsi="Calibri" w:cs="Calibri"/>
          <w:bCs/>
          <w:noProof/>
          <w:sz w:val="20"/>
          <w:szCs w:val="20"/>
        </w:rPr>
        <w:t>Partners from donor organizations and other relevant projects / stakeholders</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_Toc84428738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51</w:t>
      </w:r>
      <w:r w:rsidRPr="00CC1F5D">
        <w:rPr>
          <w:rFonts w:ascii="Calibri" w:hAnsi="Calibri" w:cs="Calibri"/>
          <w:noProof/>
          <w:sz w:val="20"/>
          <w:szCs w:val="20"/>
        </w:rPr>
        <w:fldChar w:fldCharType="end"/>
      </w:r>
    </w:p>
    <w:p w14:paraId="4171A4C1" w14:textId="1129DC32" w:rsidR="00F64EA1" w:rsidRPr="00CC1F5D" w:rsidRDefault="00F64EA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t xml:space="preserve">Table 12: </w:t>
      </w:r>
      <w:r w:rsidRPr="00CC1F5D">
        <w:rPr>
          <w:rFonts w:ascii="Calibri" w:hAnsi="Calibri" w:cs="Calibri"/>
          <w:bCs/>
          <w:noProof/>
          <w:sz w:val="20"/>
          <w:szCs w:val="20"/>
        </w:rPr>
        <w:t>List of co-financed activities not included as project results</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_Toc84428739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56</w:t>
      </w:r>
      <w:r w:rsidRPr="00CC1F5D">
        <w:rPr>
          <w:rFonts w:ascii="Calibri" w:hAnsi="Calibri" w:cs="Calibri"/>
          <w:noProof/>
          <w:sz w:val="20"/>
          <w:szCs w:val="20"/>
        </w:rPr>
        <w:fldChar w:fldCharType="end"/>
      </w:r>
    </w:p>
    <w:p w14:paraId="3FCA5336" w14:textId="0107BF1C" w:rsidR="00F64EA1" w:rsidRPr="00CC1F5D" w:rsidRDefault="00F64EA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t xml:space="preserve">Table 13: </w:t>
      </w:r>
      <w:r w:rsidRPr="00CC1F5D">
        <w:rPr>
          <w:rFonts w:ascii="Calibri" w:hAnsi="Calibri" w:cs="Calibri"/>
          <w:bCs/>
          <w:noProof/>
          <w:sz w:val="20"/>
          <w:szCs w:val="20"/>
        </w:rPr>
        <w:t>Project Risk Table. See also the Risk Register in Annex 7. Further social and environmental risks are described in the SESP (Annex 6).</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_Toc84428740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57</w:t>
      </w:r>
      <w:r w:rsidRPr="00CC1F5D">
        <w:rPr>
          <w:rFonts w:ascii="Calibri" w:hAnsi="Calibri" w:cs="Calibri"/>
          <w:noProof/>
          <w:sz w:val="20"/>
          <w:szCs w:val="20"/>
        </w:rPr>
        <w:fldChar w:fldCharType="end"/>
      </w:r>
    </w:p>
    <w:p w14:paraId="4FE702F3" w14:textId="518D7FE4" w:rsidR="00F64EA1" w:rsidRPr="00CC1F5D" w:rsidRDefault="00F64EA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t>Table 14: List of 6 Ecovillages targeted by the 2nd Pilot Project</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_Toc84428741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140</w:t>
      </w:r>
      <w:r w:rsidRPr="00CC1F5D">
        <w:rPr>
          <w:rFonts w:ascii="Calibri" w:hAnsi="Calibri" w:cs="Calibri"/>
          <w:noProof/>
          <w:sz w:val="20"/>
          <w:szCs w:val="20"/>
        </w:rPr>
        <w:fldChar w:fldCharType="end"/>
      </w:r>
    </w:p>
    <w:p w14:paraId="6EEB09E2" w14:textId="6C69174A" w:rsidR="00AE3697" w:rsidRPr="00984890" w:rsidRDefault="00C24014" w:rsidP="005D330B">
      <w:pPr>
        <w:spacing w:after="240"/>
        <w:rPr>
          <w:rFonts w:asciiTheme="minorHAnsi" w:hAnsiTheme="minorHAnsi" w:cstheme="minorHAnsi"/>
          <w:b/>
          <w:bCs/>
          <w:noProof/>
          <w:sz w:val="20"/>
          <w:szCs w:val="20"/>
        </w:rPr>
      </w:pPr>
      <w:r w:rsidRPr="00CC1F5D">
        <w:rPr>
          <w:rFonts w:ascii="Calibri" w:hAnsi="Calibri" w:cs="Calibri"/>
          <w:b/>
          <w:bCs/>
          <w:noProof/>
          <w:sz w:val="20"/>
          <w:szCs w:val="20"/>
        </w:rPr>
        <w:fldChar w:fldCharType="end"/>
      </w:r>
    </w:p>
    <w:p w14:paraId="3A847E31" w14:textId="322DBE08" w:rsidR="009C5142" w:rsidRDefault="00471FCA" w:rsidP="005D330B">
      <w:pPr>
        <w:spacing w:after="240"/>
        <w:rPr>
          <w:b/>
          <w:bCs/>
          <w:noProof/>
          <w:szCs w:val="20"/>
        </w:rPr>
      </w:pPr>
      <w:r>
        <w:rPr>
          <w:rFonts w:ascii="Calibri" w:hAnsi="Calibri" w:cs="Calibri"/>
          <w:b/>
          <w:bCs/>
          <w:noProof/>
          <w:sz w:val="28"/>
          <w:szCs w:val="28"/>
        </w:rPr>
        <w:t>List of Figures</w:t>
      </w:r>
    </w:p>
    <w:p w14:paraId="6E00D748" w14:textId="0EB430D0" w:rsidR="00C91161" w:rsidRPr="00C91161" w:rsidRDefault="00C24014">
      <w:pPr>
        <w:pStyle w:val="TableofFigures"/>
        <w:tabs>
          <w:tab w:val="right" w:leader="dot" w:pos="9350"/>
        </w:tabs>
        <w:rPr>
          <w:rFonts w:ascii="Calibri" w:eastAsiaTheme="minorEastAsia" w:hAnsi="Calibri" w:cs="Calibri"/>
          <w:noProof/>
          <w:sz w:val="20"/>
          <w:szCs w:val="20"/>
          <w:lang w:eastAsia="en-GB"/>
        </w:rPr>
      </w:pPr>
      <w:r w:rsidRPr="00C91161">
        <w:rPr>
          <w:rFonts w:ascii="Calibri" w:hAnsi="Calibri" w:cs="Calibri"/>
          <w:b/>
          <w:bCs/>
          <w:noProof/>
          <w:sz w:val="20"/>
          <w:szCs w:val="20"/>
        </w:rPr>
        <w:fldChar w:fldCharType="begin"/>
      </w:r>
      <w:r w:rsidRPr="00C91161">
        <w:rPr>
          <w:rFonts w:ascii="Calibri" w:hAnsi="Calibri" w:cs="Calibri"/>
          <w:b/>
          <w:bCs/>
          <w:noProof/>
          <w:sz w:val="20"/>
          <w:szCs w:val="20"/>
        </w:rPr>
        <w:instrText xml:space="preserve"> TOC \c "Figure" </w:instrText>
      </w:r>
      <w:r w:rsidRPr="00C91161">
        <w:rPr>
          <w:rFonts w:ascii="Calibri" w:hAnsi="Calibri" w:cs="Calibri"/>
          <w:b/>
          <w:bCs/>
          <w:noProof/>
          <w:sz w:val="20"/>
          <w:szCs w:val="20"/>
        </w:rPr>
        <w:fldChar w:fldCharType="separate"/>
      </w:r>
      <w:r w:rsidR="00C91161" w:rsidRPr="00C91161">
        <w:rPr>
          <w:rFonts w:ascii="Calibri" w:hAnsi="Calibri" w:cs="Calibri"/>
          <w:noProof/>
          <w:sz w:val="20"/>
          <w:szCs w:val="20"/>
        </w:rPr>
        <w:t>Figure 1</w:t>
      </w:r>
      <w:r w:rsidR="00C91161" w:rsidRPr="00C91161">
        <w:rPr>
          <w:rFonts w:ascii="Calibri" w:hAnsi="Calibri" w:cs="Calibri"/>
          <w:bCs/>
          <w:noProof/>
          <w:sz w:val="20"/>
          <w:szCs w:val="20"/>
        </w:rPr>
        <w:t>: AMP’s objective, architecture and areas of opportunity</w:t>
      </w:r>
      <w:r w:rsidR="00C91161" w:rsidRPr="00C91161">
        <w:rPr>
          <w:rFonts w:ascii="Calibri" w:hAnsi="Calibri" w:cs="Calibri"/>
          <w:noProof/>
          <w:sz w:val="20"/>
          <w:szCs w:val="20"/>
        </w:rPr>
        <w:tab/>
      </w:r>
      <w:r w:rsidR="00C91161" w:rsidRPr="00C91161">
        <w:rPr>
          <w:rFonts w:ascii="Calibri" w:hAnsi="Calibri" w:cs="Calibri"/>
          <w:noProof/>
          <w:sz w:val="20"/>
          <w:szCs w:val="20"/>
        </w:rPr>
        <w:fldChar w:fldCharType="begin"/>
      </w:r>
      <w:r w:rsidR="00C91161" w:rsidRPr="00C91161">
        <w:rPr>
          <w:rFonts w:ascii="Calibri" w:hAnsi="Calibri" w:cs="Calibri"/>
          <w:noProof/>
          <w:sz w:val="20"/>
          <w:szCs w:val="20"/>
        </w:rPr>
        <w:instrText xml:space="preserve"> PAGEREF _Toc84428451 \h </w:instrText>
      </w:r>
      <w:r w:rsidR="00C91161" w:rsidRPr="00C91161">
        <w:rPr>
          <w:rFonts w:ascii="Calibri" w:hAnsi="Calibri" w:cs="Calibri"/>
          <w:noProof/>
          <w:sz w:val="20"/>
          <w:szCs w:val="20"/>
        </w:rPr>
      </w:r>
      <w:r w:rsidR="00C91161" w:rsidRPr="00C91161">
        <w:rPr>
          <w:rFonts w:ascii="Calibri" w:hAnsi="Calibri" w:cs="Calibri"/>
          <w:noProof/>
          <w:sz w:val="20"/>
          <w:szCs w:val="20"/>
        </w:rPr>
        <w:fldChar w:fldCharType="separate"/>
      </w:r>
      <w:r w:rsidR="00C91161" w:rsidRPr="00C91161">
        <w:rPr>
          <w:rFonts w:ascii="Calibri" w:hAnsi="Calibri" w:cs="Calibri"/>
          <w:noProof/>
          <w:sz w:val="20"/>
          <w:szCs w:val="20"/>
        </w:rPr>
        <w:t>11</w:t>
      </w:r>
      <w:r w:rsidR="00C91161" w:rsidRPr="00C91161">
        <w:rPr>
          <w:rFonts w:ascii="Calibri" w:hAnsi="Calibri" w:cs="Calibri"/>
          <w:noProof/>
          <w:sz w:val="20"/>
          <w:szCs w:val="20"/>
        </w:rPr>
        <w:fldChar w:fldCharType="end"/>
      </w:r>
    </w:p>
    <w:p w14:paraId="314FD493" w14:textId="0B08199C" w:rsidR="00C91161" w:rsidRPr="00CC1F5D" w:rsidRDefault="00C9116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t xml:space="preserve">Figure 2: </w:t>
      </w:r>
      <w:r w:rsidRPr="00CC1F5D">
        <w:rPr>
          <w:rFonts w:ascii="Calibri" w:hAnsi="Calibri" w:cs="Calibri"/>
          <w:bCs/>
          <w:noProof/>
          <w:sz w:val="20"/>
          <w:szCs w:val="20"/>
        </w:rPr>
        <w:t>Conceptual outline of minigrid delivery models</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_Toc84428452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12</w:t>
      </w:r>
      <w:r w:rsidRPr="00CC1F5D">
        <w:rPr>
          <w:rFonts w:ascii="Calibri" w:hAnsi="Calibri" w:cs="Calibri"/>
          <w:noProof/>
          <w:sz w:val="20"/>
          <w:szCs w:val="20"/>
        </w:rPr>
        <w:fldChar w:fldCharType="end"/>
      </w:r>
    </w:p>
    <w:p w14:paraId="5E9AE923" w14:textId="2FA9900D" w:rsidR="00C91161" w:rsidRPr="00CC1F5D" w:rsidRDefault="00C9116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t>Figure 3</w:t>
      </w:r>
      <w:r w:rsidRPr="00CC1F5D">
        <w:rPr>
          <w:rFonts w:ascii="Calibri" w:hAnsi="Calibri" w:cs="Calibri"/>
          <w:bCs/>
          <w:noProof/>
          <w:sz w:val="20"/>
          <w:szCs w:val="20"/>
        </w:rPr>
        <w:t>: Digital and data opportunities for minigrids in the AMP</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_Toc84428453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14</w:t>
      </w:r>
      <w:r w:rsidRPr="00CC1F5D">
        <w:rPr>
          <w:rFonts w:ascii="Calibri" w:hAnsi="Calibri" w:cs="Calibri"/>
          <w:noProof/>
          <w:sz w:val="20"/>
          <w:szCs w:val="20"/>
        </w:rPr>
        <w:fldChar w:fldCharType="end"/>
      </w:r>
    </w:p>
    <w:p w14:paraId="77EEC678" w14:textId="068D1485" w:rsidR="00C91161" w:rsidRPr="00CC1F5D" w:rsidRDefault="00C9116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t xml:space="preserve">Figure 4: </w:t>
      </w:r>
      <w:r w:rsidRPr="00CC1F5D">
        <w:rPr>
          <w:rFonts w:ascii="Calibri" w:hAnsi="Calibri" w:cs="Calibri"/>
          <w:bCs/>
          <w:noProof/>
          <w:sz w:val="20"/>
          <w:szCs w:val="20"/>
        </w:rPr>
        <w:t>Theory of Change for the AMP Burkina Faso Child Project (see also Annex 20)</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_Toc84428454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15</w:t>
      </w:r>
      <w:r w:rsidRPr="00CC1F5D">
        <w:rPr>
          <w:rFonts w:ascii="Calibri" w:hAnsi="Calibri" w:cs="Calibri"/>
          <w:noProof/>
          <w:sz w:val="20"/>
          <w:szCs w:val="20"/>
        </w:rPr>
        <w:fldChar w:fldCharType="end"/>
      </w:r>
    </w:p>
    <w:p w14:paraId="1E40D2DF" w14:textId="248CD040" w:rsidR="00C91161" w:rsidRPr="00CC1F5D" w:rsidRDefault="00C9116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t xml:space="preserve">Figure 5: </w:t>
      </w:r>
      <w:r w:rsidRPr="00CC1F5D">
        <w:rPr>
          <w:rFonts w:ascii="Calibri" w:hAnsi="Calibri" w:cs="Calibri"/>
          <w:bCs/>
          <w:noProof/>
          <w:sz w:val="20"/>
          <w:szCs w:val="20"/>
        </w:rPr>
        <w:t>Maps showing municipalities with least cost electrification options in Burkina Faso</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_Toc84428455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16</w:t>
      </w:r>
      <w:r w:rsidRPr="00CC1F5D">
        <w:rPr>
          <w:rFonts w:ascii="Calibri" w:hAnsi="Calibri" w:cs="Calibri"/>
          <w:noProof/>
          <w:sz w:val="20"/>
          <w:szCs w:val="20"/>
        </w:rPr>
        <w:fldChar w:fldCharType="end"/>
      </w:r>
    </w:p>
    <w:p w14:paraId="37E6706E" w14:textId="19042551" w:rsidR="00C91161" w:rsidRPr="00C91161" w:rsidRDefault="00C91161">
      <w:pPr>
        <w:pStyle w:val="TableofFigures"/>
        <w:tabs>
          <w:tab w:val="right" w:leader="dot" w:pos="9350"/>
        </w:tabs>
        <w:rPr>
          <w:rFonts w:ascii="Calibri" w:eastAsiaTheme="minorEastAsia" w:hAnsi="Calibri" w:cs="Calibri"/>
          <w:noProof/>
          <w:sz w:val="20"/>
          <w:szCs w:val="20"/>
          <w:lang w:eastAsia="en-GB"/>
        </w:rPr>
      </w:pPr>
      <w:r w:rsidRPr="00CC1F5D">
        <w:rPr>
          <w:rFonts w:ascii="Calibri" w:hAnsi="Calibri" w:cs="Calibri"/>
          <w:noProof/>
          <w:sz w:val="20"/>
          <w:szCs w:val="20"/>
        </w:rPr>
        <w:t xml:space="preserve">Figure 6: </w:t>
      </w:r>
      <w:r w:rsidRPr="00CC1F5D">
        <w:rPr>
          <w:rFonts w:ascii="Calibri" w:hAnsi="Calibri" w:cs="Calibri"/>
          <w:bCs/>
          <w:noProof/>
          <w:sz w:val="20"/>
          <w:szCs w:val="20"/>
        </w:rPr>
        <w:t>Objectives of Pilots in AMP National Projects</w:t>
      </w:r>
      <w:r w:rsidRPr="00CC1F5D">
        <w:rPr>
          <w:rFonts w:ascii="Calibri" w:hAnsi="Calibri" w:cs="Calibri"/>
          <w:noProof/>
          <w:sz w:val="20"/>
          <w:szCs w:val="20"/>
        </w:rPr>
        <w:tab/>
      </w:r>
      <w:r w:rsidRPr="00CC1F5D">
        <w:rPr>
          <w:rFonts w:ascii="Calibri" w:hAnsi="Calibri" w:cs="Calibri"/>
          <w:noProof/>
          <w:sz w:val="20"/>
          <w:szCs w:val="20"/>
        </w:rPr>
        <w:fldChar w:fldCharType="begin"/>
      </w:r>
      <w:r w:rsidRPr="00CC1F5D">
        <w:rPr>
          <w:rFonts w:ascii="Calibri" w:hAnsi="Calibri" w:cs="Calibri"/>
          <w:noProof/>
          <w:sz w:val="20"/>
          <w:szCs w:val="20"/>
        </w:rPr>
        <w:instrText xml:space="preserve"> PAGEREF _Toc84428456 \h </w:instrText>
      </w:r>
      <w:r w:rsidRPr="00CC1F5D">
        <w:rPr>
          <w:rFonts w:ascii="Calibri" w:hAnsi="Calibri" w:cs="Calibri"/>
          <w:noProof/>
          <w:sz w:val="20"/>
          <w:szCs w:val="20"/>
        </w:rPr>
      </w:r>
      <w:r w:rsidRPr="00CC1F5D">
        <w:rPr>
          <w:rFonts w:ascii="Calibri" w:hAnsi="Calibri" w:cs="Calibri"/>
          <w:noProof/>
          <w:sz w:val="20"/>
          <w:szCs w:val="20"/>
        </w:rPr>
        <w:fldChar w:fldCharType="separate"/>
      </w:r>
      <w:r w:rsidRPr="00CC1F5D">
        <w:rPr>
          <w:rFonts w:ascii="Calibri" w:hAnsi="Calibri" w:cs="Calibri"/>
          <w:noProof/>
          <w:sz w:val="20"/>
          <w:szCs w:val="20"/>
        </w:rPr>
        <w:t>25</w:t>
      </w:r>
      <w:r w:rsidRPr="00CC1F5D">
        <w:rPr>
          <w:rFonts w:ascii="Calibri" w:hAnsi="Calibri" w:cs="Calibri"/>
          <w:noProof/>
          <w:sz w:val="20"/>
          <w:szCs w:val="20"/>
        </w:rPr>
        <w:fldChar w:fldCharType="end"/>
      </w:r>
    </w:p>
    <w:p w14:paraId="1E740760" w14:textId="1A7D932A" w:rsidR="00C91161" w:rsidRPr="00C91161" w:rsidRDefault="00C91161">
      <w:pPr>
        <w:pStyle w:val="TableofFigures"/>
        <w:tabs>
          <w:tab w:val="right" w:leader="dot" w:pos="9350"/>
        </w:tabs>
        <w:rPr>
          <w:rFonts w:ascii="Calibri" w:eastAsiaTheme="minorEastAsia" w:hAnsi="Calibri" w:cs="Calibri"/>
          <w:noProof/>
          <w:sz w:val="20"/>
          <w:szCs w:val="20"/>
          <w:lang w:eastAsia="en-GB"/>
        </w:rPr>
      </w:pPr>
      <w:r w:rsidRPr="00C91161">
        <w:rPr>
          <w:rFonts w:ascii="Calibri" w:hAnsi="Calibri" w:cs="Calibri"/>
          <w:noProof/>
          <w:sz w:val="20"/>
          <w:szCs w:val="20"/>
        </w:rPr>
        <w:t>Figure 7</w:t>
      </w:r>
      <w:r w:rsidRPr="00C91161">
        <w:rPr>
          <w:rFonts w:ascii="Calibri" w:hAnsi="Calibri" w:cs="Calibri"/>
          <w:bCs/>
          <w:noProof/>
          <w:sz w:val="20"/>
          <w:szCs w:val="20"/>
        </w:rPr>
        <w:t>: Map of the pilot project sites</w:t>
      </w:r>
      <w:r w:rsidRPr="00C91161">
        <w:rPr>
          <w:rFonts w:ascii="Calibri" w:hAnsi="Calibri" w:cs="Calibri"/>
          <w:noProof/>
          <w:sz w:val="20"/>
          <w:szCs w:val="20"/>
        </w:rPr>
        <w:tab/>
      </w:r>
      <w:r w:rsidRPr="00C91161">
        <w:rPr>
          <w:rFonts w:ascii="Calibri" w:hAnsi="Calibri" w:cs="Calibri"/>
          <w:noProof/>
          <w:sz w:val="20"/>
          <w:szCs w:val="20"/>
        </w:rPr>
        <w:fldChar w:fldCharType="begin"/>
      </w:r>
      <w:r w:rsidRPr="00C91161">
        <w:rPr>
          <w:rFonts w:ascii="Calibri" w:hAnsi="Calibri" w:cs="Calibri"/>
          <w:noProof/>
          <w:sz w:val="20"/>
          <w:szCs w:val="20"/>
        </w:rPr>
        <w:instrText xml:space="preserve"> PAGEREF _Toc84428457 \h </w:instrText>
      </w:r>
      <w:r w:rsidRPr="00C91161">
        <w:rPr>
          <w:rFonts w:ascii="Calibri" w:hAnsi="Calibri" w:cs="Calibri"/>
          <w:noProof/>
          <w:sz w:val="20"/>
          <w:szCs w:val="20"/>
        </w:rPr>
      </w:r>
      <w:r w:rsidRPr="00C91161">
        <w:rPr>
          <w:rFonts w:ascii="Calibri" w:hAnsi="Calibri" w:cs="Calibri"/>
          <w:noProof/>
          <w:sz w:val="20"/>
          <w:szCs w:val="20"/>
        </w:rPr>
        <w:fldChar w:fldCharType="separate"/>
      </w:r>
      <w:r w:rsidRPr="00C91161">
        <w:rPr>
          <w:rFonts w:ascii="Calibri" w:hAnsi="Calibri" w:cs="Calibri"/>
          <w:noProof/>
          <w:sz w:val="20"/>
          <w:szCs w:val="20"/>
        </w:rPr>
        <w:t>139</w:t>
      </w:r>
      <w:r w:rsidRPr="00C91161">
        <w:rPr>
          <w:rFonts w:ascii="Calibri" w:hAnsi="Calibri" w:cs="Calibri"/>
          <w:noProof/>
          <w:sz w:val="20"/>
          <w:szCs w:val="20"/>
        </w:rPr>
        <w:fldChar w:fldCharType="end"/>
      </w:r>
    </w:p>
    <w:p w14:paraId="3869A779" w14:textId="644BB86D" w:rsidR="009C5142" w:rsidRDefault="00C24014" w:rsidP="005D330B">
      <w:pPr>
        <w:spacing w:after="240"/>
        <w:rPr>
          <w:rFonts w:ascii="Calibri" w:hAnsi="Calibri" w:cs="Calibri"/>
          <w:b/>
          <w:bCs/>
          <w:noProof/>
          <w:sz w:val="20"/>
          <w:szCs w:val="20"/>
        </w:rPr>
      </w:pPr>
      <w:r w:rsidRPr="00C91161">
        <w:rPr>
          <w:rFonts w:ascii="Calibri" w:hAnsi="Calibri" w:cs="Calibri"/>
          <w:b/>
          <w:bCs/>
          <w:noProof/>
          <w:sz w:val="20"/>
          <w:szCs w:val="20"/>
        </w:rPr>
        <w:fldChar w:fldCharType="end"/>
      </w:r>
    </w:p>
    <w:p w14:paraId="473D51F0" w14:textId="4F78640B" w:rsidR="00984890" w:rsidRDefault="00984890" w:rsidP="00984890">
      <w:pPr>
        <w:spacing w:after="240"/>
        <w:rPr>
          <w:b/>
          <w:bCs/>
          <w:noProof/>
          <w:szCs w:val="20"/>
        </w:rPr>
      </w:pPr>
      <w:r>
        <w:rPr>
          <w:rFonts w:ascii="Calibri" w:hAnsi="Calibri" w:cs="Calibri"/>
          <w:b/>
          <w:bCs/>
          <w:noProof/>
          <w:sz w:val="28"/>
          <w:szCs w:val="28"/>
        </w:rPr>
        <w:t>List of Boxes</w:t>
      </w:r>
    </w:p>
    <w:p w14:paraId="5A0C1606" w14:textId="618742B4" w:rsidR="00C91161" w:rsidRPr="00C91161" w:rsidRDefault="00353A23">
      <w:pPr>
        <w:pStyle w:val="TableofFigures"/>
        <w:tabs>
          <w:tab w:val="right" w:leader="dot" w:pos="9350"/>
        </w:tabs>
        <w:rPr>
          <w:rFonts w:ascii="Calibri" w:eastAsiaTheme="minorEastAsia" w:hAnsi="Calibri" w:cs="Calibri"/>
          <w:noProof/>
          <w:sz w:val="20"/>
          <w:szCs w:val="20"/>
          <w:lang w:eastAsia="en-GB"/>
        </w:rPr>
      </w:pPr>
      <w:r w:rsidRPr="00C91161">
        <w:rPr>
          <w:rFonts w:ascii="Calibri" w:hAnsi="Calibri" w:cs="Calibri"/>
          <w:b/>
          <w:bCs/>
          <w:noProof/>
          <w:sz w:val="20"/>
          <w:szCs w:val="20"/>
        </w:rPr>
        <w:fldChar w:fldCharType="begin"/>
      </w:r>
      <w:r w:rsidRPr="00C91161">
        <w:rPr>
          <w:rFonts w:ascii="Calibri" w:hAnsi="Calibri" w:cs="Calibri"/>
          <w:b/>
          <w:bCs/>
          <w:noProof/>
          <w:sz w:val="20"/>
          <w:szCs w:val="20"/>
        </w:rPr>
        <w:instrText xml:space="preserve"> TOC \h \z \c "Box" </w:instrText>
      </w:r>
      <w:r w:rsidRPr="00C91161">
        <w:rPr>
          <w:rFonts w:ascii="Calibri" w:hAnsi="Calibri" w:cs="Calibri"/>
          <w:b/>
          <w:bCs/>
          <w:noProof/>
          <w:sz w:val="20"/>
          <w:szCs w:val="20"/>
        </w:rPr>
        <w:fldChar w:fldCharType="separate"/>
      </w:r>
      <w:hyperlink w:anchor="_Toc84428460" w:history="1">
        <w:r w:rsidR="00C91161" w:rsidRPr="00C91161">
          <w:rPr>
            <w:rStyle w:val="Hyperlink"/>
            <w:rFonts w:ascii="Calibri" w:hAnsi="Calibri" w:cs="Calibri"/>
            <w:noProof/>
            <w:sz w:val="20"/>
            <w:szCs w:val="20"/>
          </w:rPr>
          <w:t xml:space="preserve">Box 1: </w:t>
        </w:r>
        <w:r w:rsidR="00C91161" w:rsidRPr="00C91161">
          <w:rPr>
            <w:rStyle w:val="Hyperlink"/>
            <w:rFonts w:ascii="Calibri" w:hAnsi="Calibri" w:cs="Calibri"/>
            <w:bCs/>
            <w:noProof/>
            <w:sz w:val="20"/>
            <w:szCs w:val="20"/>
          </w:rPr>
          <w:t>The Concept of a Minigrid Delivery Model and Status in Burkina Faso</w:t>
        </w:r>
        <w:r w:rsidR="00C91161" w:rsidRPr="00C91161">
          <w:rPr>
            <w:rFonts w:ascii="Calibri" w:hAnsi="Calibri" w:cs="Calibri"/>
            <w:noProof/>
            <w:webHidden/>
            <w:sz w:val="20"/>
            <w:szCs w:val="20"/>
          </w:rPr>
          <w:tab/>
        </w:r>
        <w:r w:rsidR="00C91161" w:rsidRPr="00C91161">
          <w:rPr>
            <w:rFonts w:ascii="Calibri" w:hAnsi="Calibri" w:cs="Calibri"/>
            <w:noProof/>
            <w:webHidden/>
            <w:sz w:val="20"/>
            <w:szCs w:val="20"/>
          </w:rPr>
          <w:fldChar w:fldCharType="begin"/>
        </w:r>
        <w:r w:rsidR="00C91161" w:rsidRPr="00C91161">
          <w:rPr>
            <w:rFonts w:ascii="Calibri" w:hAnsi="Calibri" w:cs="Calibri"/>
            <w:noProof/>
            <w:webHidden/>
            <w:sz w:val="20"/>
            <w:szCs w:val="20"/>
          </w:rPr>
          <w:instrText xml:space="preserve"> PAGEREF _Toc84428460 \h </w:instrText>
        </w:r>
        <w:r w:rsidR="00C91161" w:rsidRPr="00C91161">
          <w:rPr>
            <w:rFonts w:ascii="Calibri" w:hAnsi="Calibri" w:cs="Calibri"/>
            <w:noProof/>
            <w:webHidden/>
            <w:sz w:val="20"/>
            <w:szCs w:val="20"/>
          </w:rPr>
        </w:r>
        <w:r w:rsidR="00C91161" w:rsidRPr="00C91161">
          <w:rPr>
            <w:rFonts w:ascii="Calibri" w:hAnsi="Calibri" w:cs="Calibri"/>
            <w:noProof/>
            <w:webHidden/>
            <w:sz w:val="20"/>
            <w:szCs w:val="20"/>
          </w:rPr>
          <w:fldChar w:fldCharType="separate"/>
        </w:r>
        <w:r w:rsidR="00C91161" w:rsidRPr="00C91161">
          <w:rPr>
            <w:rFonts w:ascii="Calibri" w:hAnsi="Calibri" w:cs="Calibri"/>
            <w:noProof/>
            <w:webHidden/>
            <w:sz w:val="20"/>
            <w:szCs w:val="20"/>
          </w:rPr>
          <w:t>11</w:t>
        </w:r>
        <w:r w:rsidR="00C91161" w:rsidRPr="00C91161">
          <w:rPr>
            <w:rFonts w:ascii="Calibri" w:hAnsi="Calibri" w:cs="Calibri"/>
            <w:noProof/>
            <w:webHidden/>
            <w:sz w:val="20"/>
            <w:szCs w:val="20"/>
          </w:rPr>
          <w:fldChar w:fldCharType="end"/>
        </w:r>
      </w:hyperlink>
    </w:p>
    <w:p w14:paraId="1CB5CCB5" w14:textId="02EF8212" w:rsidR="00C91161" w:rsidRPr="00C91161" w:rsidRDefault="00000000">
      <w:pPr>
        <w:pStyle w:val="TableofFigures"/>
        <w:tabs>
          <w:tab w:val="right" w:leader="dot" w:pos="9350"/>
        </w:tabs>
        <w:rPr>
          <w:rFonts w:ascii="Calibri" w:eastAsiaTheme="minorEastAsia" w:hAnsi="Calibri" w:cs="Calibri"/>
          <w:noProof/>
          <w:sz w:val="20"/>
          <w:szCs w:val="20"/>
          <w:lang w:eastAsia="en-GB"/>
        </w:rPr>
      </w:pPr>
      <w:hyperlink w:anchor="_Toc84428461" w:history="1">
        <w:r w:rsidR="00C91161" w:rsidRPr="00C91161">
          <w:rPr>
            <w:rStyle w:val="Hyperlink"/>
            <w:rFonts w:ascii="Calibri" w:hAnsi="Calibri" w:cs="Calibri"/>
            <w:noProof/>
            <w:sz w:val="20"/>
            <w:szCs w:val="20"/>
          </w:rPr>
          <w:t>Box 2:</w:t>
        </w:r>
        <w:r w:rsidR="00C91161" w:rsidRPr="00C91161">
          <w:rPr>
            <w:rStyle w:val="Hyperlink"/>
            <w:rFonts w:ascii="Calibri" w:hAnsi="Calibri" w:cs="Calibri"/>
            <w:bCs/>
            <w:noProof/>
            <w:sz w:val="20"/>
            <w:szCs w:val="20"/>
          </w:rPr>
          <w:t xml:space="preserve"> Digitalization Minigrids</w:t>
        </w:r>
        <w:r w:rsidR="00C91161" w:rsidRPr="00C91161">
          <w:rPr>
            <w:rFonts w:ascii="Calibri" w:hAnsi="Calibri" w:cs="Calibri"/>
            <w:noProof/>
            <w:webHidden/>
            <w:sz w:val="20"/>
            <w:szCs w:val="20"/>
          </w:rPr>
          <w:tab/>
        </w:r>
        <w:r w:rsidR="00C91161" w:rsidRPr="00C91161">
          <w:rPr>
            <w:rFonts w:ascii="Calibri" w:hAnsi="Calibri" w:cs="Calibri"/>
            <w:noProof/>
            <w:webHidden/>
            <w:sz w:val="20"/>
            <w:szCs w:val="20"/>
          </w:rPr>
          <w:fldChar w:fldCharType="begin"/>
        </w:r>
        <w:r w:rsidR="00C91161" w:rsidRPr="00C91161">
          <w:rPr>
            <w:rFonts w:ascii="Calibri" w:hAnsi="Calibri" w:cs="Calibri"/>
            <w:noProof/>
            <w:webHidden/>
            <w:sz w:val="20"/>
            <w:szCs w:val="20"/>
          </w:rPr>
          <w:instrText xml:space="preserve"> PAGEREF _Toc84428461 \h </w:instrText>
        </w:r>
        <w:r w:rsidR="00C91161" w:rsidRPr="00C91161">
          <w:rPr>
            <w:rFonts w:ascii="Calibri" w:hAnsi="Calibri" w:cs="Calibri"/>
            <w:noProof/>
            <w:webHidden/>
            <w:sz w:val="20"/>
            <w:szCs w:val="20"/>
          </w:rPr>
        </w:r>
        <w:r w:rsidR="00C91161" w:rsidRPr="00C91161">
          <w:rPr>
            <w:rFonts w:ascii="Calibri" w:hAnsi="Calibri" w:cs="Calibri"/>
            <w:noProof/>
            <w:webHidden/>
            <w:sz w:val="20"/>
            <w:szCs w:val="20"/>
          </w:rPr>
          <w:fldChar w:fldCharType="separate"/>
        </w:r>
        <w:r w:rsidR="00C91161" w:rsidRPr="00C91161">
          <w:rPr>
            <w:rFonts w:ascii="Calibri" w:hAnsi="Calibri" w:cs="Calibri"/>
            <w:noProof/>
            <w:webHidden/>
            <w:sz w:val="20"/>
            <w:szCs w:val="20"/>
          </w:rPr>
          <w:t>13</w:t>
        </w:r>
        <w:r w:rsidR="00C91161" w:rsidRPr="00C91161">
          <w:rPr>
            <w:rFonts w:ascii="Calibri" w:hAnsi="Calibri" w:cs="Calibri"/>
            <w:noProof/>
            <w:webHidden/>
            <w:sz w:val="20"/>
            <w:szCs w:val="20"/>
          </w:rPr>
          <w:fldChar w:fldCharType="end"/>
        </w:r>
      </w:hyperlink>
    </w:p>
    <w:p w14:paraId="057AFE25" w14:textId="6EDD3564" w:rsidR="00C91161" w:rsidRPr="00C91161" w:rsidRDefault="00000000">
      <w:pPr>
        <w:pStyle w:val="TableofFigures"/>
        <w:tabs>
          <w:tab w:val="right" w:leader="dot" w:pos="9350"/>
        </w:tabs>
        <w:rPr>
          <w:rFonts w:ascii="Calibri" w:eastAsiaTheme="minorEastAsia" w:hAnsi="Calibri" w:cs="Calibri"/>
          <w:noProof/>
          <w:sz w:val="20"/>
          <w:szCs w:val="20"/>
          <w:lang w:eastAsia="en-GB"/>
        </w:rPr>
      </w:pPr>
      <w:hyperlink w:anchor="_Toc84428462" w:history="1">
        <w:r w:rsidR="00C91161" w:rsidRPr="00C91161">
          <w:rPr>
            <w:rStyle w:val="Hyperlink"/>
            <w:rFonts w:ascii="Calibri" w:hAnsi="Calibri" w:cs="Calibri"/>
            <w:noProof/>
            <w:sz w:val="20"/>
            <w:szCs w:val="20"/>
          </w:rPr>
          <w:t>Box 3</w:t>
        </w:r>
        <w:r w:rsidR="00C91161" w:rsidRPr="00C91161">
          <w:rPr>
            <w:rStyle w:val="Hyperlink"/>
            <w:rFonts w:ascii="Calibri" w:hAnsi="Calibri" w:cs="Calibri"/>
            <w:bCs/>
            <w:noProof/>
            <w:sz w:val="20"/>
            <w:szCs w:val="20"/>
          </w:rPr>
          <w:t>: Digital data sharing for minigrids</w:t>
        </w:r>
        <w:r w:rsidR="00C91161" w:rsidRPr="00C91161">
          <w:rPr>
            <w:rFonts w:ascii="Calibri" w:hAnsi="Calibri" w:cs="Calibri"/>
            <w:noProof/>
            <w:webHidden/>
            <w:sz w:val="20"/>
            <w:szCs w:val="20"/>
          </w:rPr>
          <w:tab/>
        </w:r>
        <w:r w:rsidR="00C91161" w:rsidRPr="00C91161">
          <w:rPr>
            <w:rFonts w:ascii="Calibri" w:hAnsi="Calibri" w:cs="Calibri"/>
            <w:noProof/>
            <w:webHidden/>
            <w:sz w:val="20"/>
            <w:szCs w:val="20"/>
          </w:rPr>
          <w:fldChar w:fldCharType="begin"/>
        </w:r>
        <w:r w:rsidR="00C91161" w:rsidRPr="00C91161">
          <w:rPr>
            <w:rFonts w:ascii="Calibri" w:hAnsi="Calibri" w:cs="Calibri"/>
            <w:noProof/>
            <w:webHidden/>
            <w:sz w:val="20"/>
            <w:szCs w:val="20"/>
          </w:rPr>
          <w:instrText xml:space="preserve"> PAGEREF _Toc84428462 \h </w:instrText>
        </w:r>
        <w:r w:rsidR="00C91161" w:rsidRPr="00C91161">
          <w:rPr>
            <w:rFonts w:ascii="Calibri" w:hAnsi="Calibri" w:cs="Calibri"/>
            <w:noProof/>
            <w:webHidden/>
            <w:sz w:val="20"/>
            <w:szCs w:val="20"/>
          </w:rPr>
        </w:r>
        <w:r w:rsidR="00C91161" w:rsidRPr="00C91161">
          <w:rPr>
            <w:rFonts w:ascii="Calibri" w:hAnsi="Calibri" w:cs="Calibri"/>
            <w:noProof/>
            <w:webHidden/>
            <w:sz w:val="20"/>
            <w:szCs w:val="20"/>
          </w:rPr>
          <w:fldChar w:fldCharType="separate"/>
        </w:r>
        <w:r w:rsidR="00C91161" w:rsidRPr="00C91161">
          <w:rPr>
            <w:rFonts w:ascii="Calibri" w:hAnsi="Calibri" w:cs="Calibri"/>
            <w:noProof/>
            <w:webHidden/>
            <w:sz w:val="20"/>
            <w:szCs w:val="20"/>
          </w:rPr>
          <w:t>30</w:t>
        </w:r>
        <w:r w:rsidR="00C91161" w:rsidRPr="00C91161">
          <w:rPr>
            <w:rFonts w:ascii="Calibri" w:hAnsi="Calibri" w:cs="Calibri"/>
            <w:noProof/>
            <w:webHidden/>
            <w:sz w:val="20"/>
            <w:szCs w:val="20"/>
          </w:rPr>
          <w:fldChar w:fldCharType="end"/>
        </w:r>
      </w:hyperlink>
    </w:p>
    <w:p w14:paraId="5A74825E" w14:textId="5A3B9E28" w:rsidR="00C91161" w:rsidRPr="00C91161" w:rsidRDefault="00000000">
      <w:pPr>
        <w:pStyle w:val="TableofFigures"/>
        <w:tabs>
          <w:tab w:val="right" w:leader="dot" w:pos="9350"/>
        </w:tabs>
        <w:rPr>
          <w:rFonts w:ascii="Calibri" w:eastAsiaTheme="minorEastAsia" w:hAnsi="Calibri" w:cs="Calibri"/>
          <w:noProof/>
          <w:sz w:val="20"/>
          <w:szCs w:val="20"/>
          <w:lang w:eastAsia="en-GB"/>
        </w:rPr>
      </w:pPr>
      <w:hyperlink w:anchor="_Toc84428463" w:history="1">
        <w:r w:rsidR="00C91161" w:rsidRPr="00C91161">
          <w:rPr>
            <w:rStyle w:val="Hyperlink"/>
            <w:rFonts w:ascii="Calibri" w:hAnsi="Calibri" w:cs="Calibri"/>
            <w:noProof/>
            <w:sz w:val="20"/>
            <w:szCs w:val="20"/>
          </w:rPr>
          <w:t>Box 4: Linkages to the AMP Regional Project – Component 4 – Digital, KM and M&amp;E</w:t>
        </w:r>
        <w:r w:rsidR="00C91161" w:rsidRPr="00C91161">
          <w:rPr>
            <w:rFonts w:ascii="Calibri" w:hAnsi="Calibri" w:cs="Calibri"/>
            <w:noProof/>
            <w:webHidden/>
            <w:sz w:val="20"/>
            <w:szCs w:val="20"/>
          </w:rPr>
          <w:tab/>
        </w:r>
        <w:r w:rsidR="00C91161" w:rsidRPr="00C91161">
          <w:rPr>
            <w:rFonts w:ascii="Calibri" w:hAnsi="Calibri" w:cs="Calibri"/>
            <w:noProof/>
            <w:webHidden/>
            <w:sz w:val="20"/>
            <w:szCs w:val="20"/>
          </w:rPr>
          <w:fldChar w:fldCharType="begin"/>
        </w:r>
        <w:r w:rsidR="00C91161" w:rsidRPr="00C91161">
          <w:rPr>
            <w:rFonts w:ascii="Calibri" w:hAnsi="Calibri" w:cs="Calibri"/>
            <w:noProof/>
            <w:webHidden/>
            <w:sz w:val="20"/>
            <w:szCs w:val="20"/>
          </w:rPr>
          <w:instrText xml:space="preserve"> PAGEREF _Toc84428463 \h </w:instrText>
        </w:r>
        <w:r w:rsidR="00C91161" w:rsidRPr="00C91161">
          <w:rPr>
            <w:rFonts w:ascii="Calibri" w:hAnsi="Calibri" w:cs="Calibri"/>
            <w:noProof/>
            <w:webHidden/>
            <w:sz w:val="20"/>
            <w:szCs w:val="20"/>
          </w:rPr>
        </w:r>
        <w:r w:rsidR="00C91161" w:rsidRPr="00C91161">
          <w:rPr>
            <w:rFonts w:ascii="Calibri" w:hAnsi="Calibri" w:cs="Calibri"/>
            <w:noProof/>
            <w:webHidden/>
            <w:sz w:val="20"/>
            <w:szCs w:val="20"/>
          </w:rPr>
          <w:fldChar w:fldCharType="separate"/>
        </w:r>
        <w:r w:rsidR="00C91161" w:rsidRPr="00C91161">
          <w:rPr>
            <w:rFonts w:ascii="Calibri" w:hAnsi="Calibri" w:cs="Calibri"/>
            <w:noProof/>
            <w:webHidden/>
            <w:sz w:val="20"/>
            <w:szCs w:val="20"/>
          </w:rPr>
          <w:t>38</w:t>
        </w:r>
        <w:r w:rsidR="00C91161" w:rsidRPr="00C91161">
          <w:rPr>
            <w:rFonts w:ascii="Calibri" w:hAnsi="Calibri" w:cs="Calibri"/>
            <w:noProof/>
            <w:webHidden/>
            <w:sz w:val="20"/>
            <w:szCs w:val="20"/>
          </w:rPr>
          <w:fldChar w:fldCharType="end"/>
        </w:r>
      </w:hyperlink>
    </w:p>
    <w:p w14:paraId="42BA4171" w14:textId="1DC468CD" w:rsidR="00C91161" w:rsidRPr="00C91161" w:rsidRDefault="00000000">
      <w:pPr>
        <w:pStyle w:val="TableofFigures"/>
        <w:tabs>
          <w:tab w:val="right" w:leader="dot" w:pos="9350"/>
        </w:tabs>
        <w:rPr>
          <w:rFonts w:ascii="Calibri" w:eastAsiaTheme="minorEastAsia" w:hAnsi="Calibri" w:cs="Calibri"/>
          <w:noProof/>
          <w:sz w:val="20"/>
          <w:szCs w:val="20"/>
          <w:lang w:eastAsia="en-GB"/>
        </w:rPr>
      </w:pPr>
      <w:hyperlink w:anchor="_Toc84428464" w:history="1">
        <w:r w:rsidR="00C91161" w:rsidRPr="00C91161">
          <w:rPr>
            <w:rStyle w:val="Hyperlink"/>
            <w:rFonts w:ascii="Calibri" w:hAnsi="Calibri" w:cs="Calibri"/>
            <w:noProof/>
            <w:sz w:val="20"/>
            <w:szCs w:val="20"/>
          </w:rPr>
          <w:t xml:space="preserve">Box 7: </w:t>
        </w:r>
        <w:r w:rsidR="00C91161" w:rsidRPr="00C91161">
          <w:rPr>
            <w:rStyle w:val="Hyperlink"/>
            <w:rFonts w:ascii="Calibri" w:hAnsi="Calibri" w:cs="Calibri"/>
            <w:bCs/>
            <w:iCs/>
            <w:noProof/>
            <w:sz w:val="20"/>
            <w:szCs w:val="20"/>
          </w:rPr>
          <w:t>Linkages to the AMP Regional Project - M&amp;E</w:t>
        </w:r>
        <w:r w:rsidR="00C91161" w:rsidRPr="00C91161">
          <w:rPr>
            <w:rFonts w:ascii="Calibri" w:hAnsi="Calibri" w:cs="Calibri"/>
            <w:noProof/>
            <w:webHidden/>
            <w:sz w:val="20"/>
            <w:szCs w:val="20"/>
          </w:rPr>
          <w:tab/>
        </w:r>
        <w:r w:rsidR="00C91161" w:rsidRPr="00C91161">
          <w:rPr>
            <w:rFonts w:ascii="Calibri" w:hAnsi="Calibri" w:cs="Calibri"/>
            <w:noProof/>
            <w:webHidden/>
            <w:sz w:val="20"/>
            <w:szCs w:val="20"/>
          </w:rPr>
          <w:fldChar w:fldCharType="begin"/>
        </w:r>
        <w:r w:rsidR="00C91161" w:rsidRPr="00C91161">
          <w:rPr>
            <w:rFonts w:ascii="Calibri" w:hAnsi="Calibri" w:cs="Calibri"/>
            <w:noProof/>
            <w:webHidden/>
            <w:sz w:val="20"/>
            <w:szCs w:val="20"/>
          </w:rPr>
          <w:instrText xml:space="preserve"> PAGEREF _Toc84428464 \h </w:instrText>
        </w:r>
        <w:r w:rsidR="00C91161" w:rsidRPr="00C91161">
          <w:rPr>
            <w:rFonts w:ascii="Calibri" w:hAnsi="Calibri" w:cs="Calibri"/>
            <w:noProof/>
            <w:webHidden/>
            <w:sz w:val="20"/>
            <w:szCs w:val="20"/>
          </w:rPr>
        </w:r>
        <w:r w:rsidR="00C91161" w:rsidRPr="00C91161">
          <w:rPr>
            <w:rFonts w:ascii="Calibri" w:hAnsi="Calibri" w:cs="Calibri"/>
            <w:noProof/>
            <w:webHidden/>
            <w:sz w:val="20"/>
            <w:szCs w:val="20"/>
          </w:rPr>
          <w:fldChar w:fldCharType="separate"/>
        </w:r>
        <w:r w:rsidR="00C91161" w:rsidRPr="00C91161">
          <w:rPr>
            <w:rFonts w:ascii="Calibri" w:hAnsi="Calibri" w:cs="Calibri"/>
            <w:noProof/>
            <w:webHidden/>
            <w:sz w:val="20"/>
            <w:szCs w:val="20"/>
          </w:rPr>
          <w:t>73</w:t>
        </w:r>
        <w:r w:rsidR="00C91161" w:rsidRPr="00C91161">
          <w:rPr>
            <w:rFonts w:ascii="Calibri" w:hAnsi="Calibri" w:cs="Calibri"/>
            <w:noProof/>
            <w:webHidden/>
            <w:sz w:val="20"/>
            <w:szCs w:val="20"/>
          </w:rPr>
          <w:fldChar w:fldCharType="end"/>
        </w:r>
      </w:hyperlink>
    </w:p>
    <w:p w14:paraId="79A2AA8A" w14:textId="7E6D5819" w:rsidR="00984890" w:rsidRPr="00823806" w:rsidRDefault="00353A23" w:rsidP="005D330B">
      <w:pPr>
        <w:spacing w:after="240"/>
        <w:rPr>
          <w:rFonts w:ascii="Calibri" w:hAnsi="Calibri" w:cs="Calibri"/>
          <w:b/>
          <w:bCs/>
          <w:noProof/>
          <w:sz w:val="20"/>
          <w:szCs w:val="20"/>
        </w:rPr>
      </w:pPr>
      <w:r w:rsidRPr="00C91161">
        <w:rPr>
          <w:rFonts w:ascii="Calibri" w:hAnsi="Calibri" w:cs="Calibri"/>
          <w:b/>
          <w:bCs/>
          <w:noProof/>
          <w:sz w:val="20"/>
          <w:szCs w:val="20"/>
        </w:rPr>
        <w:fldChar w:fldCharType="end"/>
      </w:r>
    </w:p>
    <w:p w14:paraId="15033317" w14:textId="501EB710" w:rsidR="009816E4" w:rsidRDefault="009816E4" w:rsidP="009816E4">
      <w:pPr>
        <w:spacing w:after="240"/>
        <w:rPr>
          <w:b/>
          <w:bCs/>
          <w:noProof/>
          <w:szCs w:val="20"/>
        </w:rPr>
      </w:pPr>
      <w:r>
        <w:rPr>
          <w:rFonts w:ascii="Calibri" w:hAnsi="Calibri" w:cs="Calibri"/>
          <w:b/>
          <w:bCs/>
          <w:noProof/>
          <w:sz w:val="28"/>
          <w:szCs w:val="28"/>
        </w:rPr>
        <w:t>List of Acronyms and Abbreviations</w:t>
      </w:r>
    </w:p>
    <w:tbl>
      <w:tblPr>
        <w:tblW w:w="0" w:type="auto"/>
        <w:tblLook w:val="04A0" w:firstRow="1" w:lastRow="0" w:firstColumn="1" w:lastColumn="0" w:noHBand="0" w:noVBand="1"/>
      </w:tblPr>
      <w:tblGrid>
        <w:gridCol w:w="1980"/>
        <w:gridCol w:w="7370"/>
      </w:tblGrid>
      <w:tr w:rsidR="000115F5" w:rsidRPr="00823806" w14:paraId="781F3AF3" w14:textId="77777777" w:rsidTr="00B007F2">
        <w:trPr>
          <w:trHeight w:val="288"/>
        </w:trPr>
        <w:tc>
          <w:tcPr>
            <w:tcW w:w="1980" w:type="dxa"/>
            <w:shd w:val="clear" w:color="auto" w:fill="auto"/>
          </w:tcPr>
          <w:p w14:paraId="7916E2CA" w14:textId="00A34740" w:rsidR="003B385B" w:rsidRPr="00823806" w:rsidRDefault="000115F5" w:rsidP="003B385B">
            <w:pPr>
              <w:rPr>
                <w:rFonts w:ascii="Calibri" w:hAnsi="Calibri" w:cs="Calibri"/>
                <w:sz w:val="20"/>
                <w:szCs w:val="20"/>
              </w:rPr>
            </w:pPr>
            <w:r w:rsidRPr="00823806">
              <w:rPr>
                <w:rFonts w:ascii="Calibri" w:hAnsi="Calibri" w:cs="Calibri"/>
                <w:sz w:val="20"/>
                <w:szCs w:val="20"/>
              </w:rPr>
              <w:t xml:space="preserve">ABER </w:t>
            </w:r>
          </w:p>
        </w:tc>
        <w:tc>
          <w:tcPr>
            <w:tcW w:w="7370" w:type="dxa"/>
            <w:shd w:val="clear" w:color="auto" w:fill="auto"/>
          </w:tcPr>
          <w:p w14:paraId="7E074642" w14:textId="40365D3A" w:rsidR="000115F5" w:rsidRPr="00751243" w:rsidRDefault="000115F5" w:rsidP="00954799">
            <w:pPr>
              <w:rPr>
                <w:rFonts w:ascii="Calibri" w:hAnsi="Calibri" w:cs="Calibri"/>
                <w:sz w:val="20"/>
                <w:szCs w:val="20"/>
              </w:rPr>
            </w:pPr>
            <w:proofErr w:type="spellStart"/>
            <w:r w:rsidRPr="00EF5F9B">
              <w:rPr>
                <w:rFonts w:ascii="Calibri" w:hAnsi="Calibri" w:cs="Calibri"/>
                <w:i/>
                <w:iCs/>
                <w:sz w:val="20"/>
                <w:szCs w:val="20"/>
              </w:rPr>
              <w:t>Agence</w:t>
            </w:r>
            <w:proofErr w:type="spellEnd"/>
            <w:r w:rsidRPr="00EF5F9B">
              <w:rPr>
                <w:rFonts w:ascii="Calibri" w:hAnsi="Calibri" w:cs="Calibri"/>
                <w:i/>
                <w:iCs/>
                <w:sz w:val="20"/>
                <w:szCs w:val="20"/>
              </w:rPr>
              <w:t xml:space="preserve"> </w:t>
            </w:r>
            <w:proofErr w:type="spellStart"/>
            <w:r w:rsidRPr="00EF5F9B">
              <w:rPr>
                <w:rFonts w:ascii="Calibri" w:hAnsi="Calibri" w:cs="Calibri"/>
                <w:i/>
                <w:iCs/>
                <w:sz w:val="20"/>
                <w:szCs w:val="20"/>
              </w:rPr>
              <w:t>Burkinabé</w:t>
            </w:r>
            <w:proofErr w:type="spellEnd"/>
            <w:r w:rsidRPr="00EF5F9B">
              <w:rPr>
                <w:rFonts w:ascii="Calibri" w:hAnsi="Calibri" w:cs="Calibri"/>
                <w:i/>
                <w:iCs/>
                <w:sz w:val="20"/>
                <w:szCs w:val="20"/>
              </w:rPr>
              <w:t xml:space="preserve"> de </w:t>
            </w:r>
            <w:proofErr w:type="spellStart"/>
            <w:r w:rsidRPr="00EF5F9B">
              <w:rPr>
                <w:rFonts w:ascii="Calibri" w:hAnsi="Calibri" w:cs="Calibri"/>
                <w:i/>
                <w:iCs/>
                <w:sz w:val="20"/>
                <w:szCs w:val="20"/>
              </w:rPr>
              <w:t>l’Electrification</w:t>
            </w:r>
            <w:proofErr w:type="spellEnd"/>
            <w:r w:rsidRPr="00EF5F9B">
              <w:rPr>
                <w:rFonts w:ascii="Calibri" w:hAnsi="Calibri" w:cs="Calibri"/>
                <w:i/>
                <w:iCs/>
                <w:sz w:val="20"/>
                <w:szCs w:val="20"/>
              </w:rPr>
              <w:t xml:space="preserve"> </w:t>
            </w:r>
            <w:proofErr w:type="spellStart"/>
            <w:r w:rsidRPr="00EF5F9B">
              <w:rPr>
                <w:rFonts w:ascii="Calibri" w:hAnsi="Calibri" w:cs="Calibri"/>
                <w:i/>
                <w:iCs/>
                <w:sz w:val="20"/>
                <w:szCs w:val="20"/>
              </w:rPr>
              <w:t>Rurale</w:t>
            </w:r>
            <w:proofErr w:type="spellEnd"/>
            <w:r w:rsidRPr="00823806">
              <w:rPr>
                <w:rFonts w:ascii="Calibri" w:hAnsi="Calibri" w:cs="Calibri"/>
                <w:sz w:val="20"/>
                <w:szCs w:val="20"/>
              </w:rPr>
              <w:t xml:space="preserve"> (</w:t>
            </w:r>
            <w:r w:rsidRPr="003A09DA">
              <w:rPr>
                <w:rFonts w:ascii="Calibri" w:hAnsi="Calibri" w:cs="Calibri"/>
                <w:sz w:val="20"/>
                <w:szCs w:val="20"/>
              </w:rPr>
              <w:t>Rural Electrification Agency of Bu</w:t>
            </w:r>
            <w:r w:rsidR="00D07DD7" w:rsidRPr="003A09DA">
              <w:rPr>
                <w:rFonts w:ascii="Calibri" w:hAnsi="Calibri" w:cs="Calibri"/>
                <w:sz w:val="20"/>
                <w:szCs w:val="20"/>
              </w:rPr>
              <w:t>r</w:t>
            </w:r>
            <w:r w:rsidRPr="003A09DA">
              <w:rPr>
                <w:rFonts w:ascii="Calibri" w:hAnsi="Calibri" w:cs="Calibri"/>
                <w:sz w:val="20"/>
                <w:szCs w:val="20"/>
              </w:rPr>
              <w:t>kina Faso</w:t>
            </w:r>
            <w:r w:rsidRPr="00823806">
              <w:rPr>
                <w:rFonts w:ascii="Calibri" w:hAnsi="Calibri" w:cs="Calibri"/>
                <w:sz w:val="20"/>
                <w:szCs w:val="20"/>
              </w:rPr>
              <w:t>)</w:t>
            </w:r>
          </w:p>
        </w:tc>
      </w:tr>
      <w:tr w:rsidR="00751243" w:rsidRPr="00823806" w14:paraId="38686328" w14:textId="77777777" w:rsidTr="00B007F2">
        <w:trPr>
          <w:trHeight w:val="288"/>
        </w:trPr>
        <w:tc>
          <w:tcPr>
            <w:tcW w:w="1980" w:type="dxa"/>
            <w:shd w:val="clear" w:color="auto" w:fill="auto"/>
          </w:tcPr>
          <w:p w14:paraId="2E10589C" w14:textId="7FBB3985" w:rsidR="00751243" w:rsidRPr="00823806" w:rsidRDefault="00751243" w:rsidP="009A7046">
            <w:pPr>
              <w:rPr>
                <w:rFonts w:ascii="Calibri" w:hAnsi="Calibri" w:cs="Calibri"/>
                <w:sz w:val="20"/>
                <w:szCs w:val="20"/>
              </w:rPr>
            </w:pPr>
            <w:r w:rsidRPr="00823806">
              <w:rPr>
                <w:rFonts w:ascii="Calibri" w:hAnsi="Calibri" w:cs="Calibri"/>
                <w:sz w:val="20"/>
                <w:szCs w:val="20"/>
              </w:rPr>
              <w:t>AMP</w:t>
            </w:r>
          </w:p>
        </w:tc>
        <w:tc>
          <w:tcPr>
            <w:tcW w:w="7370" w:type="dxa"/>
            <w:shd w:val="clear" w:color="auto" w:fill="auto"/>
          </w:tcPr>
          <w:p w14:paraId="44241C8F" w14:textId="1C41CB54" w:rsidR="00751243" w:rsidRPr="00A814CD" w:rsidRDefault="00751243" w:rsidP="00954799">
            <w:pPr>
              <w:rPr>
                <w:rFonts w:ascii="Calibri" w:hAnsi="Calibri" w:cs="Calibri"/>
                <w:i/>
                <w:iCs/>
                <w:sz w:val="20"/>
                <w:szCs w:val="20"/>
                <w:lang w:val="fr-FR"/>
              </w:rPr>
            </w:pPr>
            <w:proofErr w:type="spellStart"/>
            <w:r w:rsidRPr="00823806">
              <w:rPr>
                <w:rFonts w:ascii="Calibri" w:hAnsi="Calibri" w:cs="Calibri"/>
                <w:sz w:val="20"/>
                <w:szCs w:val="20"/>
                <w:lang w:val="fr-CA"/>
              </w:rPr>
              <w:t>Africa</w:t>
            </w:r>
            <w:proofErr w:type="spellEnd"/>
            <w:r w:rsidRPr="00823806">
              <w:rPr>
                <w:rFonts w:ascii="Calibri" w:hAnsi="Calibri" w:cs="Calibri"/>
                <w:sz w:val="20"/>
                <w:szCs w:val="20"/>
                <w:lang w:val="fr-CA"/>
              </w:rPr>
              <w:t xml:space="preserve"> </w:t>
            </w:r>
            <w:proofErr w:type="spellStart"/>
            <w:r w:rsidRPr="00823806">
              <w:rPr>
                <w:rFonts w:ascii="Calibri" w:hAnsi="Calibri" w:cs="Calibri"/>
                <w:sz w:val="20"/>
                <w:szCs w:val="20"/>
                <w:lang w:val="fr-CA"/>
              </w:rPr>
              <w:t>Minigrid</w:t>
            </w:r>
            <w:r>
              <w:rPr>
                <w:rFonts w:ascii="Calibri" w:hAnsi="Calibri" w:cs="Calibri"/>
                <w:sz w:val="20"/>
                <w:szCs w:val="20"/>
                <w:lang w:val="fr-CA"/>
              </w:rPr>
              <w:t>s</w:t>
            </w:r>
            <w:proofErr w:type="spellEnd"/>
            <w:r w:rsidRPr="00823806">
              <w:rPr>
                <w:rFonts w:ascii="Calibri" w:hAnsi="Calibri" w:cs="Calibri"/>
                <w:sz w:val="20"/>
                <w:szCs w:val="20"/>
                <w:lang w:val="fr-CA"/>
              </w:rPr>
              <w:t xml:space="preserve"> Program</w:t>
            </w:r>
          </w:p>
        </w:tc>
      </w:tr>
      <w:tr w:rsidR="00751243" w:rsidRPr="000064DB" w14:paraId="31EA45BE" w14:textId="77777777" w:rsidTr="00B007F2">
        <w:trPr>
          <w:trHeight w:val="288"/>
        </w:trPr>
        <w:tc>
          <w:tcPr>
            <w:tcW w:w="1980" w:type="dxa"/>
            <w:shd w:val="clear" w:color="auto" w:fill="auto"/>
          </w:tcPr>
          <w:p w14:paraId="46F5D97A" w14:textId="4C9AA877" w:rsidR="00751243" w:rsidRPr="00823806" w:rsidRDefault="00751243" w:rsidP="009A7046">
            <w:pPr>
              <w:rPr>
                <w:rFonts w:ascii="Calibri" w:hAnsi="Calibri" w:cs="Calibri"/>
                <w:sz w:val="20"/>
                <w:szCs w:val="20"/>
              </w:rPr>
            </w:pPr>
            <w:r w:rsidRPr="00823806">
              <w:rPr>
                <w:rFonts w:ascii="Calibri" w:hAnsi="Calibri" w:cs="Calibri"/>
                <w:sz w:val="20"/>
                <w:szCs w:val="20"/>
              </w:rPr>
              <w:t>APER</w:t>
            </w:r>
          </w:p>
        </w:tc>
        <w:tc>
          <w:tcPr>
            <w:tcW w:w="7370" w:type="dxa"/>
            <w:shd w:val="clear" w:color="auto" w:fill="auto"/>
          </w:tcPr>
          <w:p w14:paraId="60A4EB78" w14:textId="2DF70391" w:rsidR="00751243" w:rsidRPr="00A814CD" w:rsidRDefault="00751243" w:rsidP="00954799">
            <w:pPr>
              <w:rPr>
                <w:rFonts w:ascii="Calibri" w:hAnsi="Calibri" w:cs="Calibri"/>
                <w:i/>
                <w:iCs/>
                <w:sz w:val="20"/>
                <w:szCs w:val="20"/>
                <w:lang w:val="fr-FR"/>
              </w:rPr>
            </w:pPr>
            <w:r w:rsidRPr="00EF5F9B">
              <w:rPr>
                <w:rFonts w:ascii="Calibri" w:hAnsi="Calibri" w:cs="Calibri"/>
                <w:i/>
                <w:iCs/>
                <w:sz w:val="20"/>
                <w:szCs w:val="20"/>
                <w:lang w:val="fr-CA"/>
              </w:rPr>
              <w:t>Association des Professionnels des Énergies Renouvelables</w:t>
            </w:r>
            <w:r w:rsidRPr="00823806">
              <w:rPr>
                <w:rFonts w:ascii="Calibri" w:hAnsi="Calibri" w:cs="Calibri"/>
                <w:sz w:val="20"/>
                <w:szCs w:val="20"/>
                <w:lang w:val="fr-CA"/>
              </w:rPr>
              <w:t xml:space="preserve"> (</w:t>
            </w:r>
            <w:proofErr w:type="spellStart"/>
            <w:r w:rsidRPr="00823806">
              <w:rPr>
                <w:rFonts w:ascii="Calibri" w:hAnsi="Calibri" w:cs="Calibri"/>
                <w:sz w:val="20"/>
                <w:szCs w:val="20"/>
                <w:lang w:val="fr-CA"/>
              </w:rPr>
              <w:t>Renewable</w:t>
            </w:r>
            <w:proofErr w:type="spellEnd"/>
            <w:r w:rsidRPr="00823806">
              <w:rPr>
                <w:rFonts w:ascii="Calibri" w:hAnsi="Calibri" w:cs="Calibri"/>
                <w:sz w:val="20"/>
                <w:szCs w:val="20"/>
                <w:lang w:val="fr-CA"/>
              </w:rPr>
              <w:t xml:space="preserve"> Energy </w:t>
            </w:r>
            <w:proofErr w:type="spellStart"/>
            <w:r w:rsidRPr="00823806">
              <w:rPr>
                <w:rFonts w:ascii="Calibri" w:hAnsi="Calibri" w:cs="Calibri"/>
                <w:sz w:val="20"/>
                <w:szCs w:val="20"/>
                <w:lang w:val="fr-CA"/>
              </w:rPr>
              <w:t>Professionals</w:t>
            </w:r>
            <w:proofErr w:type="spellEnd"/>
            <w:r w:rsidRPr="00823806">
              <w:rPr>
                <w:rFonts w:ascii="Calibri" w:hAnsi="Calibri" w:cs="Calibri"/>
                <w:sz w:val="20"/>
                <w:szCs w:val="20"/>
                <w:lang w:val="fr-CA"/>
              </w:rPr>
              <w:t>’ Association)</w:t>
            </w:r>
          </w:p>
        </w:tc>
      </w:tr>
      <w:tr w:rsidR="00751243" w:rsidRPr="00823806" w14:paraId="414DC6E8" w14:textId="77777777" w:rsidTr="00B007F2">
        <w:trPr>
          <w:trHeight w:val="288"/>
        </w:trPr>
        <w:tc>
          <w:tcPr>
            <w:tcW w:w="1980" w:type="dxa"/>
            <w:shd w:val="clear" w:color="auto" w:fill="auto"/>
          </w:tcPr>
          <w:p w14:paraId="1ED489CD" w14:textId="6F846C78" w:rsidR="00751243" w:rsidRPr="00823806" w:rsidRDefault="00751243" w:rsidP="009A7046">
            <w:pPr>
              <w:rPr>
                <w:rFonts w:ascii="Calibri" w:hAnsi="Calibri" w:cs="Calibri"/>
                <w:sz w:val="20"/>
                <w:szCs w:val="20"/>
              </w:rPr>
            </w:pPr>
            <w:r w:rsidRPr="00823806">
              <w:rPr>
                <w:rFonts w:ascii="Calibri" w:hAnsi="Calibri" w:cs="Calibri"/>
                <w:sz w:val="20"/>
                <w:szCs w:val="20"/>
              </w:rPr>
              <w:t>CO</w:t>
            </w:r>
          </w:p>
        </w:tc>
        <w:tc>
          <w:tcPr>
            <w:tcW w:w="7370" w:type="dxa"/>
            <w:shd w:val="clear" w:color="auto" w:fill="auto"/>
          </w:tcPr>
          <w:p w14:paraId="5AB733DF" w14:textId="3C55BCBC" w:rsidR="00751243" w:rsidRPr="00A814CD" w:rsidRDefault="00751243" w:rsidP="00954799">
            <w:pPr>
              <w:rPr>
                <w:rFonts w:ascii="Calibri" w:hAnsi="Calibri" w:cs="Calibri"/>
                <w:i/>
                <w:iCs/>
                <w:sz w:val="20"/>
                <w:szCs w:val="20"/>
                <w:lang w:val="fr-FR"/>
              </w:rPr>
            </w:pPr>
            <w:r w:rsidRPr="00823806">
              <w:rPr>
                <w:rFonts w:ascii="Calibri" w:hAnsi="Calibri" w:cs="Calibri"/>
                <w:sz w:val="20"/>
                <w:szCs w:val="20"/>
              </w:rPr>
              <w:t>Country Office</w:t>
            </w:r>
          </w:p>
        </w:tc>
      </w:tr>
      <w:tr w:rsidR="00751243" w:rsidRPr="000064DB" w14:paraId="2A4D8155" w14:textId="77777777" w:rsidTr="00B007F2">
        <w:trPr>
          <w:trHeight w:val="288"/>
        </w:trPr>
        <w:tc>
          <w:tcPr>
            <w:tcW w:w="1980" w:type="dxa"/>
            <w:shd w:val="clear" w:color="auto" w:fill="auto"/>
          </w:tcPr>
          <w:p w14:paraId="22147656" w14:textId="5DDDF7F3" w:rsidR="00751243" w:rsidRPr="00823806" w:rsidRDefault="00954799" w:rsidP="009A7046">
            <w:pPr>
              <w:rPr>
                <w:rFonts w:ascii="Calibri" w:hAnsi="Calibri" w:cs="Calibri"/>
                <w:sz w:val="20"/>
                <w:szCs w:val="20"/>
              </w:rPr>
            </w:pPr>
            <w:r w:rsidRPr="00823806">
              <w:rPr>
                <w:rFonts w:ascii="Calibri" w:hAnsi="Calibri" w:cs="Calibri"/>
                <w:sz w:val="20"/>
                <w:szCs w:val="20"/>
              </w:rPr>
              <w:t>COPERES</w:t>
            </w:r>
          </w:p>
        </w:tc>
        <w:tc>
          <w:tcPr>
            <w:tcW w:w="7370" w:type="dxa"/>
            <w:shd w:val="clear" w:color="auto" w:fill="auto"/>
          </w:tcPr>
          <w:p w14:paraId="060C8B6D" w14:textId="22F7424B" w:rsidR="00751243" w:rsidRPr="00A814CD" w:rsidRDefault="00954799" w:rsidP="00954799">
            <w:pPr>
              <w:rPr>
                <w:rFonts w:ascii="Calibri" w:hAnsi="Calibri" w:cs="Calibri"/>
                <w:i/>
                <w:iCs/>
                <w:sz w:val="20"/>
                <w:szCs w:val="20"/>
                <w:lang w:val="fr-FR"/>
              </w:rPr>
            </w:pPr>
            <w:r w:rsidRPr="00A814CD">
              <w:rPr>
                <w:rFonts w:ascii="Calibri" w:hAnsi="Calibri" w:cs="Calibri"/>
                <w:i/>
                <w:iCs/>
                <w:sz w:val="20"/>
                <w:szCs w:val="20"/>
                <w:lang w:val="fr-FR"/>
              </w:rPr>
              <w:t>Conseil Patronal des Énergies Renouvelables du Sénégal</w:t>
            </w:r>
            <w:r w:rsidRPr="00A814CD">
              <w:rPr>
                <w:rFonts w:ascii="Calibri" w:hAnsi="Calibri" w:cs="Calibri"/>
                <w:sz w:val="20"/>
                <w:szCs w:val="20"/>
                <w:lang w:val="fr-FR"/>
              </w:rPr>
              <w:t xml:space="preserve"> (Business Council for </w:t>
            </w:r>
            <w:proofErr w:type="spellStart"/>
            <w:r w:rsidRPr="00A814CD">
              <w:rPr>
                <w:rFonts w:ascii="Calibri" w:hAnsi="Calibri" w:cs="Calibri"/>
                <w:sz w:val="20"/>
                <w:szCs w:val="20"/>
                <w:lang w:val="fr-FR"/>
              </w:rPr>
              <w:t>Renewable</w:t>
            </w:r>
            <w:proofErr w:type="spellEnd"/>
            <w:r w:rsidRPr="00A814CD">
              <w:rPr>
                <w:rFonts w:ascii="Calibri" w:hAnsi="Calibri" w:cs="Calibri"/>
                <w:sz w:val="20"/>
                <w:szCs w:val="20"/>
                <w:lang w:val="fr-FR"/>
              </w:rPr>
              <w:t xml:space="preserve"> Energies of </w:t>
            </w:r>
            <w:proofErr w:type="spellStart"/>
            <w:r w:rsidRPr="00A814CD">
              <w:rPr>
                <w:rFonts w:ascii="Calibri" w:hAnsi="Calibri" w:cs="Calibri"/>
                <w:sz w:val="20"/>
                <w:szCs w:val="20"/>
                <w:lang w:val="fr-FR"/>
              </w:rPr>
              <w:t>Senegal</w:t>
            </w:r>
            <w:proofErr w:type="spellEnd"/>
            <w:r w:rsidRPr="00A814CD">
              <w:rPr>
                <w:rFonts w:ascii="Calibri" w:hAnsi="Calibri" w:cs="Calibri"/>
                <w:sz w:val="20"/>
                <w:szCs w:val="20"/>
                <w:lang w:val="fr-FR"/>
              </w:rPr>
              <w:t>)</w:t>
            </w:r>
          </w:p>
        </w:tc>
      </w:tr>
      <w:tr w:rsidR="00751243" w:rsidRPr="00823806" w14:paraId="417D2C39" w14:textId="77777777" w:rsidTr="00B007F2">
        <w:trPr>
          <w:trHeight w:val="288"/>
        </w:trPr>
        <w:tc>
          <w:tcPr>
            <w:tcW w:w="1980" w:type="dxa"/>
            <w:shd w:val="clear" w:color="auto" w:fill="auto"/>
          </w:tcPr>
          <w:p w14:paraId="6669B860" w14:textId="544429C5" w:rsidR="00751243" w:rsidRPr="00823806" w:rsidRDefault="00954799" w:rsidP="009A7046">
            <w:pPr>
              <w:rPr>
                <w:rFonts w:ascii="Calibri" w:hAnsi="Calibri" w:cs="Calibri"/>
                <w:sz w:val="20"/>
                <w:szCs w:val="20"/>
              </w:rPr>
            </w:pPr>
            <w:r w:rsidRPr="00823806">
              <w:rPr>
                <w:rFonts w:ascii="Calibri" w:hAnsi="Calibri" w:cs="Calibri"/>
                <w:sz w:val="20"/>
                <w:szCs w:val="20"/>
              </w:rPr>
              <w:t>COOPEL</w:t>
            </w:r>
          </w:p>
        </w:tc>
        <w:tc>
          <w:tcPr>
            <w:tcW w:w="7370" w:type="dxa"/>
            <w:shd w:val="clear" w:color="auto" w:fill="auto"/>
          </w:tcPr>
          <w:p w14:paraId="00D333F7" w14:textId="7FCE7049" w:rsidR="00751243" w:rsidRPr="00A814CD" w:rsidRDefault="00954799" w:rsidP="00954799">
            <w:pPr>
              <w:rPr>
                <w:rFonts w:ascii="Calibri" w:hAnsi="Calibri" w:cs="Calibri"/>
                <w:i/>
                <w:iCs/>
                <w:sz w:val="20"/>
                <w:szCs w:val="20"/>
                <w:lang w:val="fr-FR"/>
              </w:rPr>
            </w:pPr>
            <w:r w:rsidRPr="00EF5F9B">
              <w:rPr>
                <w:rFonts w:ascii="Calibri" w:hAnsi="Calibri" w:cs="Calibri"/>
                <w:i/>
                <w:iCs/>
                <w:sz w:val="20"/>
                <w:szCs w:val="20"/>
              </w:rPr>
              <w:t xml:space="preserve">Cooperative </w:t>
            </w:r>
            <w:proofErr w:type="spellStart"/>
            <w:r w:rsidRPr="00EF5F9B">
              <w:rPr>
                <w:rFonts w:ascii="Calibri" w:hAnsi="Calibri" w:cs="Calibri"/>
                <w:i/>
                <w:iCs/>
                <w:sz w:val="20"/>
                <w:szCs w:val="20"/>
              </w:rPr>
              <w:t>d’Électricité</w:t>
            </w:r>
            <w:proofErr w:type="spellEnd"/>
            <w:r w:rsidRPr="00823806">
              <w:rPr>
                <w:rFonts w:ascii="Calibri" w:hAnsi="Calibri" w:cs="Calibri"/>
                <w:sz w:val="20"/>
                <w:szCs w:val="20"/>
              </w:rPr>
              <w:t xml:space="preserve"> (Electricity Cooperative)</w:t>
            </w:r>
          </w:p>
        </w:tc>
      </w:tr>
      <w:tr w:rsidR="00751243" w:rsidRPr="00823806" w14:paraId="4201399A" w14:textId="77777777" w:rsidTr="00B007F2">
        <w:trPr>
          <w:trHeight w:val="288"/>
        </w:trPr>
        <w:tc>
          <w:tcPr>
            <w:tcW w:w="1980" w:type="dxa"/>
            <w:shd w:val="clear" w:color="auto" w:fill="auto"/>
          </w:tcPr>
          <w:p w14:paraId="026831CC" w14:textId="598625D9" w:rsidR="00751243" w:rsidRPr="00823806" w:rsidRDefault="00954799" w:rsidP="009A7046">
            <w:pPr>
              <w:rPr>
                <w:rFonts w:ascii="Calibri" w:hAnsi="Calibri" w:cs="Calibri"/>
                <w:sz w:val="20"/>
                <w:szCs w:val="20"/>
              </w:rPr>
            </w:pPr>
            <w:r w:rsidRPr="00823806">
              <w:rPr>
                <w:rFonts w:ascii="Calibri" w:hAnsi="Calibri" w:cs="Calibri"/>
                <w:sz w:val="20"/>
                <w:szCs w:val="20"/>
              </w:rPr>
              <w:t>CO</w:t>
            </w:r>
            <w:r w:rsidRPr="00823806">
              <w:rPr>
                <w:rFonts w:ascii="Calibri" w:hAnsi="Calibri" w:cs="Calibri"/>
                <w:sz w:val="20"/>
                <w:szCs w:val="20"/>
                <w:vertAlign w:val="subscript"/>
              </w:rPr>
              <w:t>2</w:t>
            </w:r>
          </w:p>
        </w:tc>
        <w:tc>
          <w:tcPr>
            <w:tcW w:w="7370" w:type="dxa"/>
            <w:shd w:val="clear" w:color="auto" w:fill="auto"/>
          </w:tcPr>
          <w:p w14:paraId="724AFE0D" w14:textId="79A91358" w:rsidR="00751243" w:rsidRPr="00A814CD" w:rsidRDefault="00954799" w:rsidP="00954799">
            <w:pPr>
              <w:rPr>
                <w:rFonts w:ascii="Calibri" w:hAnsi="Calibri" w:cs="Calibri"/>
                <w:i/>
                <w:iCs/>
                <w:sz w:val="20"/>
                <w:szCs w:val="20"/>
                <w:lang w:val="fr-FR"/>
              </w:rPr>
            </w:pPr>
            <w:r w:rsidRPr="00823806">
              <w:rPr>
                <w:rFonts w:ascii="Calibri" w:hAnsi="Calibri" w:cs="Calibri"/>
                <w:sz w:val="20"/>
                <w:szCs w:val="20"/>
              </w:rPr>
              <w:t>Carbon Dioxide</w:t>
            </w:r>
          </w:p>
        </w:tc>
      </w:tr>
      <w:tr w:rsidR="00451531" w:rsidRPr="000064DB" w14:paraId="3483BBD9" w14:textId="77777777" w:rsidTr="00B007F2">
        <w:trPr>
          <w:trHeight w:val="288"/>
        </w:trPr>
        <w:tc>
          <w:tcPr>
            <w:tcW w:w="1980" w:type="dxa"/>
            <w:shd w:val="clear" w:color="auto" w:fill="auto"/>
          </w:tcPr>
          <w:p w14:paraId="3EF3033A" w14:textId="6118E1FF" w:rsidR="00451531" w:rsidRDefault="00451531" w:rsidP="009A7046">
            <w:pPr>
              <w:rPr>
                <w:rFonts w:ascii="Calibri" w:hAnsi="Calibri" w:cs="Calibri"/>
                <w:sz w:val="20"/>
                <w:szCs w:val="20"/>
              </w:rPr>
            </w:pPr>
            <w:r>
              <w:rPr>
                <w:rFonts w:ascii="Calibri" w:hAnsi="Calibri" w:cs="Calibri"/>
                <w:sz w:val="20"/>
                <w:szCs w:val="20"/>
              </w:rPr>
              <w:t>DGEREE</w:t>
            </w:r>
          </w:p>
        </w:tc>
        <w:tc>
          <w:tcPr>
            <w:tcW w:w="7370" w:type="dxa"/>
            <w:shd w:val="clear" w:color="auto" w:fill="auto"/>
          </w:tcPr>
          <w:p w14:paraId="0BCF8DE8" w14:textId="12C986CA" w:rsidR="00451531" w:rsidRPr="00451531" w:rsidRDefault="00451531" w:rsidP="00954799">
            <w:pPr>
              <w:rPr>
                <w:rFonts w:ascii="Calibri" w:hAnsi="Calibri" w:cs="Calibri"/>
                <w:i/>
                <w:iCs/>
                <w:sz w:val="20"/>
                <w:szCs w:val="20"/>
                <w:lang w:val="fr-FR"/>
              </w:rPr>
            </w:pPr>
            <w:r w:rsidRPr="00463F8A">
              <w:rPr>
                <w:rFonts w:ascii="Calibri" w:hAnsi="Calibri" w:cs="Calibri"/>
                <w:i/>
                <w:iCs/>
                <w:sz w:val="20"/>
                <w:szCs w:val="20"/>
                <w:lang w:val="fr-FR"/>
              </w:rPr>
              <w:t>Direction Générale des Énergies Renouvelables et de l’Efficacité Énergétique</w:t>
            </w:r>
            <w:r>
              <w:rPr>
                <w:rFonts w:ascii="Calibri" w:hAnsi="Calibri" w:cs="Calibri"/>
                <w:sz w:val="20"/>
                <w:szCs w:val="20"/>
                <w:lang w:val="fr-FR"/>
              </w:rPr>
              <w:t xml:space="preserve"> (</w:t>
            </w:r>
            <w:proofErr w:type="spellStart"/>
            <w:r w:rsidRPr="00451531">
              <w:rPr>
                <w:rFonts w:ascii="Calibri" w:hAnsi="Calibri" w:cs="Calibri"/>
                <w:sz w:val="20"/>
                <w:szCs w:val="20"/>
                <w:lang w:val="fr-FR"/>
              </w:rPr>
              <w:t>Directorate</w:t>
            </w:r>
            <w:proofErr w:type="spellEnd"/>
            <w:r w:rsidRPr="00451531">
              <w:rPr>
                <w:rFonts w:ascii="Calibri" w:hAnsi="Calibri" w:cs="Calibri"/>
                <w:sz w:val="20"/>
                <w:szCs w:val="20"/>
                <w:lang w:val="fr-FR"/>
              </w:rPr>
              <w:t xml:space="preserve"> General of </w:t>
            </w:r>
            <w:proofErr w:type="spellStart"/>
            <w:r w:rsidRPr="00451531">
              <w:rPr>
                <w:rFonts w:ascii="Calibri" w:hAnsi="Calibri" w:cs="Calibri"/>
                <w:sz w:val="20"/>
                <w:szCs w:val="20"/>
                <w:lang w:val="fr-FR"/>
              </w:rPr>
              <w:t>Renewable</w:t>
            </w:r>
            <w:proofErr w:type="spellEnd"/>
            <w:r w:rsidRPr="00451531">
              <w:rPr>
                <w:rFonts w:ascii="Calibri" w:hAnsi="Calibri" w:cs="Calibri"/>
                <w:sz w:val="20"/>
                <w:szCs w:val="20"/>
                <w:lang w:val="fr-FR"/>
              </w:rPr>
              <w:t xml:space="preserve"> Energy and Energy </w:t>
            </w:r>
            <w:proofErr w:type="spellStart"/>
            <w:r w:rsidRPr="00451531">
              <w:rPr>
                <w:rFonts w:ascii="Calibri" w:hAnsi="Calibri" w:cs="Calibri"/>
                <w:sz w:val="20"/>
                <w:szCs w:val="20"/>
                <w:lang w:val="fr-FR"/>
              </w:rPr>
              <w:t>Efficiency</w:t>
            </w:r>
            <w:proofErr w:type="spellEnd"/>
            <w:r>
              <w:rPr>
                <w:rFonts w:ascii="Calibri" w:hAnsi="Calibri" w:cs="Calibri"/>
                <w:sz w:val="20"/>
                <w:szCs w:val="20"/>
                <w:lang w:val="fr-FR"/>
              </w:rPr>
              <w:t>)</w:t>
            </w:r>
          </w:p>
        </w:tc>
      </w:tr>
      <w:tr w:rsidR="00AE7CDF" w:rsidRPr="000064DB" w14:paraId="5A8B4736" w14:textId="77777777" w:rsidTr="00B007F2">
        <w:trPr>
          <w:trHeight w:val="288"/>
        </w:trPr>
        <w:tc>
          <w:tcPr>
            <w:tcW w:w="1980" w:type="dxa"/>
            <w:shd w:val="clear" w:color="auto" w:fill="auto"/>
          </w:tcPr>
          <w:p w14:paraId="02A7DF06" w14:textId="02C3C248" w:rsidR="00AE7CDF" w:rsidRPr="00823806" w:rsidRDefault="00AE7CDF" w:rsidP="009A7046">
            <w:pPr>
              <w:rPr>
                <w:rFonts w:ascii="Calibri" w:hAnsi="Calibri" w:cs="Calibri"/>
                <w:sz w:val="20"/>
                <w:szCs w:val="20"/>
              </w:rPr>
            </w:pPr>
            <w:r>
              <w:rPr>
                <w:rFonts w:ascii="Calibri" w:hAnsi="Calibri" w:cs="Calibri"/>
                <w:sz w:val="20"/>
                <w:szCs w:val="20"/>
              </w:rPr>
              <w:t>DGEVCC</w:t>
            </w:r>
          </w:p>
        </w:tc>
        <w:tc>
          <w:tcPr>
            <w:tcW w:w="7370" w:type="dxa"/>
            <w:shd w:val="clear" w:color="auto" w:fill="auto"/>
          </w:tcPr>
          <w:p w14:paraId="7D239EAD" w14:textId="28918B2D" w:rsidR="00AE7CDF" w:rsidRPr="00463F8A" w:rsidRDefault="00AE7CDF" w:rsidP="00954799">
            <w:pPr>
              <w:rPr>
                <w:rFonts w:ascii="Calibri" w:hAnsi="Calibri" w:cs="Calibri"/>
                <w:sz w:val="20"/>
                <w:szCs w:val="20"/>
                <w:lang w:val="fr-FR"/>
              </w:rPr>
            </w:pPr>
            <w:r w:rsidRPr="00463F8A">
              <w:rPr>
                <w:rFonts w:ascii="Calibri" w:hAnsi="Calibri" w:cs="Calibri"/>
                <w:i/>
                <w:iCs/>
                <w:sz w:val="20"/>
                <w:szCs w:val="20"/>
                <w:lang w:val="fr-FR"/>
              </w:rPr>
              <w:t>Direction Générale Économie Verte et Changement Climatique</w:t>
            </w:r>
            <w:r w:rsidRPr="00463F8A">
              <w:rPr>
                <w:rFonts w:ascii="Calibri" w:hAnsi="Calibri" w:cs="Calibri"/>
                <w:sz w:val="20"/>
                <w:szCs w:val="20"/>
                <w:lang w:val="fr-FR"/>
              </w:rPr>
              <w:t xml:space="preserve"> (Green Economy and </w:t>
            </w:r>
            <w:proofErr w:type="spellStart"/>
            <w:r w:rsidRPr="00463F8A">
              <w:rPr>
                <w:rFonts w:ascii="Calibri" w:hAnsi="Calibri" w:cs="Calibri"/>
                <w:sz w:val="20"/>
                <w:szCs w:val="20"/>
                <w:lang w:val="fr-FR"/>
              </w:rPr>
              <w:t>Climate</w:t>
            </w:r>
            <w:proofErr w:type="spellEnd"/>
            <w:r w:rsidRPr="00463F8A">
              <w:rPr>
                <w:rFonts w:ascii="Calibri" w:hAnsi="Calibri" w:cs="Calibri"/>
                <w:sz w:val="20"/>
                <w:szCs w:val="20"/>
                <w:lang w:val="fr-FR"/>
              </w:rPr>
              <w:t xml:space="preserve"> Change </w:t>
            </w:r>
            <w:proofErr w:type="spellStart"/>
            <w:r w:rsidRPr="00463F8A">
              <w:rPr>
                <w:rFonts w:ascii="Calibri" w:hAnsi="Calibri" w:cs="Calibri"/>
                <w:sz w:val="20"/>
                <w:szCs w:val="20"/>
                <w:lang w:val="fr-FR"/>
              </w:rPr>
              <w:t>Directorate</w:t>
            </w:r>
            <w:proofErr w:type="spellEnd"/>
            <w:r w:rsidRPr="00463F8A">
              <w:rPr>
                <w:rFonts w:ascii="Calibri" w:hAnsi="Calibri" w:cs="Calibri"/>
                <w:sz w:val="20"/>
                <w:szCs w:val="20"/>
                <w:lang w:val="fr-FR"/>
              </w:rPr>
              <w:t xml:space="preserve"> General</w:t>
            </w:r>
            <w:r>
              <w:rPr>
                <w:rFonts w:ascii="Calibri" w:hAnsi="Calibri" w:cs="Calibri"/>
                <w:sz w:val="20"/>
                <w:szCs w:val="20"/>
                <w:lang w:val="fr-FR"/>
              </w:rPr>
              <w:t>)</w:t>
            </w:r>
          </w:p>
        </w:tc>
      </w:tr>
      <w:tr w:rsidR="00954799" w:rsidRPr="00823806" w14:paraId="7E0300D7" w14:textId="77777777" w:rsidTr="00B007F2">
        <w:trPr>
          <w:trHeight w:val="288"/>
        </w:trPr>
        <w:tc>
          <w:tcPr>
            <w:tcW w:w="1980" w:type="dxa"/>
            <w:shd w:val="clear" w:color="auto" w:fill="auto"/>
          </w:tcPr>
          <w:p w14:paraId="28E2E335" w14:textId="75772ACF" w:rsidR="00954799" w:rsidRPr="00823806" w:rsidRDefault="00954799" w:rsidP="009A7046">
            <w:pPr>
              <w:rPr>
                <w:rFonts w:ascii="Calibri" w:hAnsi="Calibri" w:cs="Calibri"/>
                <w:sz w:val="20"/>
                <w:szCs w:val="20"/>
              </w:rPr>
            </w:pPr>
            <w:r w:rsidRPr="00823806">
              <w:rPr>
                <w:rFonts w:ascii="Calibri" w:hAnsi="Calibri" w:cs="Calibri"/>
                <w:sz w:val="20"/>
                <w:szCs w:val="20"/>
              </w:rPr>
              <w:t>DREI</w:t>
            </w:r>
          </w:p>
        </w:tc>
        <w:tc>
          <w:tcPr>
            <w:tcW w:w="7370" w:type="dxa"/>
            <w:shd w:val="clear" w:color="auto" w:fill="auto"/>
          </w:tcPr>
          <w:p w14:paraId="2333319C" w14:textId="281F6284" w:rsidR="00954799" w:rsidRPr="00A814CD" w:rsidRDefault="00954799" w:rsidP="00954799">
            <w:pPr>
              <w:rPr>
                <w:rFonts w:ascii="Calibri" w:hAnsi="Calibri" w:cs="Calibri"/>
                <w:sz w:val="20"/>
                <w:szCs w:val="20"/>
                <w:lang w:val="fr-FR"/>
              </w:rPr>
            </w:pPr>
            <w:proofErr w:type="spellStart"/>
            <w:r w:rsidRPr="00823806">
              <w:rPr>
                <w:rFonts w:ascii="Calibri" w:hAnsi="Calibri" w:cs="Calibri"/>
                <w:sz w:val="20"/>
                <w:szCs w:val="20"/>
              </w:rPr>
              <w:t>Derisking</w:t>
            </w:r>
            <w:proofErr w:type="spellEnd"/>
            <w:r w:rsidRPr="00823806">
              <w:rPr>
                <w:rFonts w:ascii="Calibri" w:hAnsi="Calibri" w:cs="Calibri"/>
                <w:sz w:val="20"/>
                <w:szCs w:val="20"/>
              </w:rPr>
              <w:t xml:space="preserve"> Renewable Energy Investment</w:t>
            </w:r>
          </w:p>
        </w:tc>
      </w:tr>
      <w:tr w:rsidR="00954799" w:rsidRPr="00823806" w14:paraId="5460C6D2" w14:textId="77777777" w:rsidTr="00B007F2">
        <w:trPr>
          <w:trHeight w:val="288"/>
        </w:trPr>
        <w:tc>
          <w:tcPr>
            <w:tcW w:w="1980" w:type="dxa"/>
            <w:shd w:val="clear" w:color="auto" w:fill="auto"/>
          </w:tcPr>
          <w:p w14:paraId="1D7EF2F8" w14:textId="63DEA803" w:rsidR="00954799" w:rsidRPr="00823806" w:rsidRDefault="00954799" w:rsidP="009A7046">
            <w:pPr>
              <w:rPr>
                <w:rFonts w:ascii="Calibri" w:hAnsi="Calibri" w:cs="Calibri"/>
                <w:sz w:val="20"/>
                <w:szCs w:val="20"/>
              </w:rPr>
            </w:pPr>
            <w:r w:rsidRPr="00823806">
              <w:rPr>
                <w:rFonts w:ascii="Calibri" w:hAnsi="Calibri" w:cs="Calibri"/>
                <w:sz w:val="20"/>
                <w:szCs w:val="20"/>
              </w:rPr>
              <w:lastRenderedPageBreak/>
              <w:t>ECREEE</w:t>
            </w:r>
          </w:p>
        </w:tc>
        <w:tc>
          <w:tcPr>
            <w:tcW w:w="7370" w:type="dxa"/>
            <w:shd w:val="clear" w:color="auto" w:fill="auto"/>
          </w:tcPr>
          <w:p w14:paraId="2A3BD4D5" w14:textId="4D5C4F31" w:rsidR="00954799" w:rsidRPr="00954799" w:rsidRDefault="00954799" w:rsidP="00954799">
            <w:pPr>
              <w:rPr>
                <w:rFonts w:ascii="Calibri" w:hAnsi="Calibri" w:cs="Calibri"/>
                <w:sz w:val="20"/>
                <w:szCs w:val="20"/>
              </w:rPr>
            </w:pPr>
            <w:r>
              <w:rPr>
                <w:rFonts w:ascii="Calibri" w:hAnsi="Calibri" w:cs="Calibri"/>
                <w:sz w:val="20"/>
                <w:szCs w:val="20"/>
              </w:rPr>
              <w:t>E</w:t>
            </w:r>
            <w:r w:rsidRPr="00823806">
              <w:rPr>
                <w:rFonts w:ascii="Calibri" w:hAnsi="Calibri" w:cs="Calibri"/>
                <w:sz w:val="20"/>
                <w:szCs w:val="20"/>
              </w:rPr>
              <w:t>COWAS Center for Renewable Energy and Energy Efficiency</w:t>
            </w:r>
          </w:p>
        </w:tc>
      </w:tr>
      <w:tr w:rsidR="00954799" w:rsidRPr="00823806" w14:paraId="33F4EC45" w14:textId="77777777" w:rsidTr="00B007F2">
        <w:trPr>
          <w:trHeight w:val="288"/>
        </w:trPr>
        <w:tc>
          <w:tcPr>
            <w:tcW w:w="1980" w:type="dxa"/>
            <w:shd w:val="clear" w:color="auto" w:fill="auto"/>
          </w:tcPr>
          <w:p w14:paraId="4663673D" w14:textId="07A3C4A8" w:rsidR="00954799" w:rsidRPr="00823806" w:rsidRDefault="00954799" w:rsidP="009A7046">
            <w:pPr>
              <w:rPr>
                <w:rFonts w:ascii="Calibri" w:hAnsi="Calibri" w:cs="Calibri"/>
                <w:sz w:val="20"/>
                <w:szCs w:val="20"/>
              </w:rPr>
            </w:pPr>
            <w:r w:rsidRPr="00823806">
              <w:rPr>
                <w:rFonts w:ascii="Calibri" w:hAnsi="Calibri" w:cs="Calibri"/>
                <w:sz w:val="20"/>
                <w:szCs w:val="20"/>
              </w:rPr>
              <w:t>ECOSHAM</w:t>
            </w:r>
          </w:p>
        </w:tc>
        <w:tc>
          <w:tcPr>
            <w:tcW w:w="7370" w:type="dxa"/>
            <w:shd w:val="clear" w:color="auto" w:fill="auto"/>
          </w:tcPr>
          <w:p w14:paraId="6E7C5C7C" w14:textId="76795F0C" w:rsidR="00954799" w:rsidRPr="00954799" w:rsidRDefault="00954799" w:rsidP="00954799">
            <w:pPr>
              <w:rPr>
                <w:rFonts w:ascii="Calibri" w:hAnsi="Calibri" w:cs="Calibri"/>
                <w:sz w:val="20"/>
                <w:szCs w:val="20"/>
              </w:rPr>
            </w:pPr>
            <w:r w:rsidRPr="00823806">
              <w:rPr>
                <w:rFonts w:ascii="Calibri" w:hAnsi="Calibri" w:cs="Calibri"/>
                <w:sz w:val="20"/>
                <w:szCs w:val="20"/>
              </w:rPr>
              <w:t>ECOWAS Standards Harmonization Model</w:t>
            </w:r>
          </w:p>
        </w:tc>
      </w:tr>
      <w:tr w:rsidR="00954799" w:rsidRPr="00823806" w14:paraId="51B57019" w14:textId="77777777" w:rsidTr="00B007F2">
        <w:trPr>
          <w:trHeight w:val="288"/>
        </w:trPr>
        <w:tc>
          <w:tcPr>
            <w:tcW w:w="1980" w:type="dxa"/>
            <w:shd w:val="clear" w:color="auto" w:fill="auto"/>
          </w:tcPr>
          <w:p w14:paraId="0CB7DAB8" w14:textId="460B3A49" w:rsidR="00954799" w:rsidRPr="00823806" w:rsidRDefault="00954799" w:rsidP="009A7046">
            <w:pPr>
              <w:rPr>
                <w:rFonts w:ascii="Calibri" w:hAnsi="Calibri" w:cs="Calibri"/>
                <w:sz w:val="20"/>
                <w:szCs w:val="20"/>
              </w:rPr>
            </w:pPr>
            <w:r w:rsidRPr="00823806">
              <w:rPr>
                <w:rFonts w:ascii="Calibri" w:hAnsi="Calibri" w:cs="Calibri"/>
                <w:sz w:val="20"/>
                <w:szCs w:val="20"/>
                <w:lang w:val="en-GB"/>
              </w:rPr>
              <w:t>ECOWGEN</w:t>
            </w:r>
          </w:p>
        </w:tc>
        <w:tc>
          <w:tcPr>
            <w:tcW w:w="7370" w:type="dxa"/>
            <w:shd w:val="clear" w:color="auto" w:fill="auto"/>
          </w:tcPr>
          <w:p w14:paraId="044E7A46" w14:textId="37D80D0C" w:rsidR="00954799" w:rsidRPr="00954799" w:rsidRDefault="00954799" w:rsidP="00954799">
            <w:pPr>
              <w:rPr>
                <w:rFonts w:ascii="Calibri" w:hAnsi="Calibri" w:cs="Calibri"/>
                <w:sz w:val="20"/>
                <w:szCs w:val="20"/>
              </w:rPr>
            </w:pPr>
            <w:r w:rsidRPr="00823806">
              <w:rPr>
                <w:rFonts w:ascii="Calibri" w:hAnsi="Calibri" w:cs="Calibri"/>
                <w:sz w:val="20"/>
                <w:szCs w:val="20"/>
              </w:rPr>
              <w:t>ECOWAS Program on Gender Mainstreaming in Energy Access</w:t>
            </w:r>
          </w:p>
        </w:tc>
      </w:tr>
      <w:tr w:rsidR="00954799" w:rsidRPr="00823806" w14:paraId="66401B7A" w14:textId="77777777" w:rsidTr="00B007F2">
        <w:trPr>
          <w:trHeight w:val="288"/>
        </w:trPr>
        <w:tc>
          <w:tcPr>
            <w:tcW w:w="1980" w:type="dxa"/>
            <w:shd w:val="clear" w:color="auto" w:fill="auto"/>
          </w:tcPr>
          <w:p w14:paraId="55EF31AF" w14:textId="04D1B8D9" w:rsidR="00954799" w:rsidRPr="00823806" w:rsidRDefault="00954799" w:rsidP="009A7046">
            <w:pPr>
              <w:rPr>
                <w:rFonts w:ascii="Calibri" w:hAnsi="Calibri" w:cs="Calibri"/>
                <w:sz w:val="20"/>
                <w:szCs w:val="20"/>
              </w:rPr>
            </w:pPr>
            <w:r w:rsidRPr="00823806">
              <w:rPr>
                <w:rFonts w:ascii="Calibri" w:hAnsi="Calibri" w:cs="Calibri"/>
                <w:sz w:val="20"/>
                <w:szCs w:val="20"/>
                <w:lang w:val="en-GB"/>
              </w:rPr>
              <w:t>ECOWREX</w:t>
            </w:r>
          </w:p>
        </w:tc>
        <w:tc>
          <w:tcPr>
            <w:tcW w:w="7370" w:type="dxa"/>
            <w:shd w:val="clear" w:color="auto" w:fill="auto"/>
          </w:tcPr>
          <w:p w14:paraId="5451EEB9" w14:textId="5CC9769B" w:rsidR="00954799" w:rsidRPr="00954799" w:rsidRDefault="00954799" w:rsidP="00954799">
            <w:pPr>
              <w:rPr>
                <w:rFonts w:ascii="Calibri" w:hAnsi="Calibri" w:cs="Calibri"/>
                <w:sz w:val="20"/>
                <w:szCs w:val="20"/>
              </w:rPr>
            </w:pPr>
            <w:r w:rsidRPr="00823806">
              <w:rPr>
                <w:rFonts w:ascii="Calibri" w:hAnsi="Calibri" w:cs="Calibri"/>
                <w:sz w:val="20"/>
                <w:szCs w:val="20"/>
              </w:rPr>
              <w:t>ECOWAS Observatory</w:t>
            </w:r>
          </w:p>
        </w:tc>
      </w:tr>
      <w:tr w:rsidR="00954799" w:rsidRPr="00823806" w14:paraId="01532B69" w14:textId="77777777" w:rsidTr="00B007F2">
        <w:trPr>
          <w:trHeight w:val="288"/>
        </w:trPr>
        <w:tc>
          <w:tcPr>
            <w:tcW w:w="1980" w:type="dxa"/>
            <w:shd w:val="clear" w:color="auto" w:fill="auto"/>
          </w:tcPr>
          <w:p w14:paraId="3406E13D" w14:textId="20A9B4F6" w:rsidR="00954799" w:rsidRPr="00823806" w:rsidRDefault="00954799" w:rsidP="009A7046">
            <w:pPr>
              <w:rPr>
                <w:rFonts w:ascii="Calibri" w:hAnsi="Calibri" w:cs="Calibri"/>
                <w:sz w:val="20"/>
                <w:szCs w:val="20"/>
              </w:rPr>
            </w:pPr>
            <w:r w:rsidRPr="00823806">
              <w:rPr>
                <w:rFonts w:ascii="Calibri" w:hAnsi="Calibri" w:cs="Calibri"/>
                <w:sz w:val="20"/>
                <w:szCs w:val="20"/>
              </w:rPr>
              <w:t>ESCO</w:t>
            </w:r>
          </w:p>
        </w:tc>
        <w:tc>
          <w:tcPr>
            <w:tcW w:w="7370" w:type="dxa"/>
            <w:shd w:val="clear" w:color="auto" w:fill="auto"/>
          </w:tcPr>
          <w:p w14:paraId="06FBB4C9" w14:textId="59C7B076" w:rsidR="00954799" w:rsidRPr="00954799" w:rsidRDefault="00954799" w:rsidP="00954799">
            <w:pPr>
              <w:rPr>
                <w:rFonts w:ascii="Calibri" w:hAnsi="Calibri" w:cs="Calibri"/>
                <w:sz w:val="20"/>
                <w:szCs w:val="20"/>
              </w:rPr>
            </w:pPr>
            <w:r w:rsidRPr="00823806">
              <w:rPr>
                <w:rFonts w:ascii="Calibri" w:hAnsi="Calibri" w:cs="Calibri"/>
                <w:sz w:val="20"/>
                <w:szCs w:val="20"/>
              </w:rPr>
              <w:t>Energy Service Company</w:t>
            </w:r>
          </w:p>
        </w:tc>
      </w:tr>
      <w:tr w:rsidR="00954799" w:rsidRPr="00823806" w14:paraId="1328EC64" w14:textId="77777777" w:rsidTr="00B007F2">
        <w:trPr>
          <w:trHeight w:val="288"/>
        </w:trPr>
        <w:tc>
          <w:tcPr>
            <w:tcW w:w="1980" w:type="dxa"/>
            <w:shd w:val="clear" w:color="auto" w:fill="auto"/>
          </w:tcPr>
          <w:p w14:paraId="2F49EEDD" w14:textId="297194E4" w:rsidR="00954799" w:rsidRPr="00823806" w:rsidRDefault="00954799" w:rsidP="009A7046">
            <w:pPr>
              <w:rPr>
                <w:rFonts w:ascii="Calibri" w:hAnsi="Calibri" w:cs="Calibri"/>
                <w:sz w:val="20"/>
                <w:szCs w:val="20"/>
              </w:rPr>
            </w:pPr>
            <w:r w:rsidRPr="00823806">
              <w:rPr>
                <w:rFonts w:ascii="Calibri" w:hAnsi="Calibri" w:cs="Calibri"/>
                <w:sz w:val="20"/>
                <w:szCs w:val="20"/>
              </w:rPr>
              <w:t>ESMF</w:t>
            </w:r>
          </w:p>
        </w:tc>
        <w:tc>
          <w:tcPr>
            <w:tcW w:w="7370" w:type="dxa"/>
            <w:shd w:val="clear" w:color="auto" w:fill="auto"/>
          </w:tcPr>
          <w:p w14:paraId="425D5F97" w14:textId="7FF0F3D8" w:rsidR="00954799" w:rsidRPr="00954799" w:rsidRDefault="00954799" w:rsidP="00954799">
            <w:pPr>
              <w:rPr>
                <w:rFonts w:ascii="Calibri" w:hAnsi="Calibri" w:cs="Calibri"/>
                <w:sz w:val="20"/>
                <w:szCs w:val="20"/>
              </w:rPr>
            </w:pPr>
            <w:r w:rsidRPr="00823806">
              <w:rPr>
                <w:rFonts w:ascii="Calibri" w:hAnsi="Calibri" w:cs="Calibri"/>
                <w:sz w:val="20"/>
                <w:szCs w:val="20"/>
              </w:rPr>
              <w:t>Environmental and Social Management Framework</w:t>
            </w:r>
          </w:p>
        </w:tc>
      </w:tr>
      <w:tr w:rsidR="000115F5" w:rsidRPr="00823806" w14:paraId="0B1DE147" w14:textId="77777777" w:rsidTr="00B007F2">
        <w:trPr>
          <w:trHeight w:val="288"/>
        </w:trPr>
        <w:tc>
          <w:tcPr>
            <w:tcW w:w="1980" w:type="dxa"/>
            <w:shd w:val="clear" w:color="auto" w:fill="auto"/>
          </w:tcPr>
          <w:p w14:paraId="540A7B1F" w14:textId="03A9DCF0" w:rsidR="000115F5" w:rsidRPr="00823806" w:rsidRDefault="009A7046" w:rsidP="00602F1A">
            <w:pPr>
              <w:rPr>
                <w:rFonts w:ascii="Calibri" w:hAnsi="Calibri" w:cs="Calibri"/>
                <w:sz w:val="20"/>
                <w:szCs w:val="20"/>
              </w:rPr>
            </w:pPr>
            <w:r w:rsidRPr="00823806">
              <w:rPr>
                <w:rFonts w:ascii="Calibri" w:hAnsi="Calibri" w:cs="Calibri"/>
                <w:sz w:val="20"/>
                <w:szCs w:val="20"/>
              </w:rPr>
              <w:t>FSP</w:t>
            </w:r>
          </w:p>
        </w:tc>
        <w:tc>
          <w:tcPr>
            <w:tcW w:w="7370" w:type="dxa"/>
            <w:shd w:val="clear" w:color="auto" w:fill="auto"/>
          </w:tcPr>
          <w:p w14:paraId="31224781" w14:textId="7F6754D8" w:rsidR="000115F5" w:rsidRPr="00823806" w:rsidRDefault="009A7046" w:rsidP="00954799">
            <w:pPr>
              <w:rPr>
                <w:rFonts w:ascii="Calibri" w:hAnsi="Calibri" w:cs="Calibri"/>
                <w:sz w:val="20"/>
                <w:szCs w:val="20"/>
              </w:rPr>
            </w:pPr>
            <w:r w:rsidRPr="00823806">
              <w:rPr>
                <w:rFonts w:ascii="Calibri" w:hAnsi="Calibri" w:cs="Calibri"/>
                <w:sz w:val="20"/>
                <w:szCs w:val="20"/>
              </w:rPr>
              <w:t>Full Sized Project</w:t>
            </w:r>
          </w:p>
        </w:tc>
      </w:tr>
      <w:tr w:rsidR="000115F5" w:rsidRPr="00823806" w14:paraId="659B1D25" w14:textId="77777777" w:rsidTr="00B007F2">
        <w:trPr>
          <w:trHeight w:val="288"/>
        </w:trPr>
        <w:tc>
          <w:tcPr>
            <w:tcW w:w="1980" w:type="dxa"/>
            <w:shd w:val="clear" w:color="auto" w:fill="auto"/>
          </w:tcPr>
          <w:p w14:paraId="05059A05" w14:textId="16DC1B20" w:rsidR="000115F5" w:rsidRPr="00823806" w:rsidRDefault="009A7046" w:rsidP="00602F1A">
            <w:pPr>
              <w:rPr>
                <w:rFonts w:ascii="Calibri" w:hAnsi="Calibri" w:cs="Calibri"/>
                <w:sz w:val="20"/>
                <w:szCs w:val="20"/>
              </w:rPr>
            </w:pPr>
            <w:r w:rsidRPr="00823806">
              <w:rPr>
                <w:rFonts w:ascii="Calibri" w:hAnsi="Calibri" w:cs="Calibri"/>
                <w:sz w:val="20"/>
                <w:szCs w:val="20"/>
              </w:rPr>
              <w:t>GCF</w:t>
            </w:r>
          </w:p>
        </w:tc>
        <w:tc>
          <w:tcPr>
            <w:tcW w:w="7370" w:type="dxa"/>
            <w:shd w:val="clear" w:color="auto" w:fill="auto"/>
          </w:tcPr>
          <w:p w14:paraId="42F2545C" w14:textId="1F0E325F" w:rsidR="000115F5" w:rsidRPr="00823806" w:rsidRDefault="005E06F9" w:rsidP="00954799">
            <w:pPr>
              <w:rPr>
                <w:rFonts w:ascii="Calibri" w:hAnsi="Calibri" w:cs="Calibri"/>
                <w:sz w:val="20"/>
                <w:szCs w:val="20"/>
              </w:rPr>
            </w:pPr>
            <w:r w:rsidRPr="00823806">
              <w:rPr>
                <w:rFonts w:ascii="Calibri" w:hAnsi="Calibri" w:cs="Calibri"/>
                <w:sz w:val="20"/>
                <w:szCs w:val="20"/>
              </w:rPr>
              <w:t xml:space="preserve">Green Climate Fund </w:t>
            </w:r>
          </w:p>
        </w:tc>
      </w:tr>
      <w:tr w:rsidR="000115F5" w:rsidRPr="00823806" w14:paraId="4BDC0C89" w14:textId="77777777" w:rsidTr="00B007F2">
        <w:trPr>
          <w:trHeight w:val="288"/>
        </w:trPr>
        <w:tc>
          <w:tcPr>
            <w:tcW w:w="1980" w:type="dxa"/>
            <w:shd w:val="clear" w:color="auto" w:fill="auto"/>
          </w:tcPr>
          <w:p w14:paraId="0AB9F879" w14:textId="00512E66" w:rsidR="000115F5" w:rsidRPr="00823806" w:rsidRDefault="009A7046" w:rsidP="00602F1A">
            <w:pPr>
              <w:rPr>
                <w:rFonts w:ascii="Calibri" w:hAnsi="Calibri" w:cs="Calibri"/>
                <w:sz w:val="20"/>
                <w:szCs w:val="20"/>
              </w:rPr>
            </w:pPr>
            <w:r w:rsidRPr="00823806">
              <w:rPr>
                <w:rFonts w:ascii="Calibri" w:hAnsi="Calibri" w:cs="Calibri"/>
                <w:sz w:val="20"/>
                <w:szCs w:val="20"/>
              </w:rPr>
              <w:t>GEF</w:t>
            </w:r>
          </w:p>
        </w:tc>
        <w:tc>
          <w:tcPr>
            <w:tcW w:w="7370" w:type="dxa"/>
            <w:shd w:val="clear" w:color="auto" w:fill="auto"/>
          </w:tcPr>
          <w:p w14:paraId="1B7E003E" w14:textId="1EC40DBD" w:rsidR="000115F5" w:rsidRPr="00823806" w:rsidRDefault="00DF2199" w:rsidP="00954799">
            <w:pPr>
              <w:rPr>
                <w:rFonts w:ascii="Calibri" w:hAnsi="Calibri" w:cs="Calibri"/>
                <w:sz w:val="20"/>
                <w:szCs w:val="20"/>
              </w:rPr>
            </w:pPr>
            <w:r w:rsidRPr="00823806">
              <w:rPr>
                <w:rFonts w:ascii="Calibri" w:hAnsi="Calibri" w:cs="Calibri"/>
                <w:sz w:val="20"/>
                <w:szCs w:val="20"/>
              </w:rPr>
              <w:t>Global Environment Facility</w:t>
            </w:r>
          </w:p>
        </w:tc>
      </w:tr>
      <w:tr w:rsidR="00955948" w:rsidRPr="00823806" w14:paraId="703C8098" w14:textId="77777777" w:rsidTr="00B007F2">
        <w:trPr>
          <w:trHeight w:val="288"/>
        </w:trPr>
        <w:tc>
          <w:tcPr>
            <w:tcW w:w="1980" w:type="dxa"/>
            <w:shd w:val="clear" w:color="auto" w:fill="auto"/>
          </w:tcPr>
          <w:p w14:paraId="48616BDF" w14:textId="2CFD8637" w:rsidR="00955948" w:rsidRPr="00823806" w:rsidRDefault="00955948" w:rsidP="00DF2199">
            <w:pPr>
              <w:rPr>
                <w:rFonts w:ascii="Calibri" w:hAnsi="Calibri" w:cs="Calibri"/>
                <w:sz w:val="20"/>
                <w:szCs w:val="20"/>
                <w:lang w:val="fr-CA"/>
              </w:rPr>
            </w:pPr>
            <w:r>
              <w:rPr>
                <w:rFonts w:ascii="Calibri" w:hAnsi="Calibri" w:cs="Calibri"/>
                <w:sz w:val="20"/>
                <w:szCs w:val="20"/>
                <w:lang w:val="fr-CA"/>
              </w:rPr>
              <w:t>GEF INV</w:t>
            </w:r>
          </w:p>
        </w:tc>
        <w:tc>
          <w:tcPr>
            <w:tcW w:w="7370" w:type="dxa"/>
            <w:shd w:val="clear" w:color="auto" w:fill="auto"/>
          </w:tcPr>
          <w:p w14:paraId="5C742F03" w14:textId="740BB737" w:rsidR="00955948" w:rsidRPr="00823806" w:rsidRDefault="00955948" w:rsidP="00B3409E">
            <w:pPr>
              <w:rPr>
                <w:rFonts w:ascii="Calibri" w:hAnsi="Calibri" w:cs="Calibri"/>
                <w:sz w:val="20"/>
                <w:szCs w:val="20"/>
              </w:rPr>
            </w:pPr>
            <w:r>
              <w:rPr>
                <w:rFonts w:ascii="Calibri" w:hAnsi="Calibri" w:cs="Calibri"/>
                <w:sz w:val="20"/>
                <w:szCs w:val="20"/>
              </w:rPr>
              <w:t>Investment component of the GEF grant</w:t>
            </w:r>
          </w:p>
        </w:tc>
      </w:tr>
      <w:tr w:rsidR="00954799" w:rsidRPr="00823806" w14:paraId="31BD8014" w14:textId="77777777" w:rsidTr="00B007F2">
        <w:trPr>
          <w:trHeight w:val="288"/>
        </w:trPr>
        <w:tc>
          <w:tcPr>
            <w:tcW w:w="1980" w:type="dxa"/>
            <w:shd w:val="clear" w:color="auto" w:fill="auto"/>
          </w:tcPr>
          <w:p w14:paraId="3D41F29D" w14:textId="40084B80" w:rsidR="00954799" w:rsidRPr="00823806" w:rsidRDefault="00954799" w:rsidP="00DF2199">
            <w:pPr>
              <w:rPr>
                <w:rFonts w:ascii="Calibri" w:hAnsi="Calibri" w:cs="Calibri"/>
                <w:sz w:val="20"/>
                <w:szCs w:val="20"/>
                <w:lang w:val="fr-CA"/>
              </w:rPr>
            </w:pPr>
            <w:proofErr w:type="spellStart"/>
            <w:r w:rsidRPr="00823806">
              <w:rPr>
                <w:rFonts w:ascii="Calibri" w:hAnsi="Calibri" w:cs="Calibri"/>
                <w:sz w:val="20"/>
                <w:szCs w:val="20"/>
                <w:lang w:val="fr-CA"/>
              </w:rPr>
              <w:t>GhG</w:t>
            </w:r>
            <w:proofErr w:type="spellEnd"/>
          </w:p>
        </w:tc>
        <w:tc>
          <w:tcPr>
            <w:tcW w:w="7370" w:type="dxa"/>
            <w:shd w:val="clear" w:color="auto" w:fill="auto"/>
          </w:tcPr>
          <w:p w14:paraId="26053B37" w14:textId="1BFF4F23" w:rsidR="00954799" w:rsidRPr="00823806" w:rsidRDefault="00954799" w:rsidP="00B3409E">
            <w:pPr>
              <w:rPr>
                <w:rFonts w:ascii="Calibri" w:hAnsi="Calibri" w:cs="Calibri"/>
                <w:sz w:val="20"/>
                <w:szCs w:val="20"/>
              </w:rPr>
            </w:pPr>
            <w:r w:rsidRPr="00823806">
              <w:rPr>
                <w:rFonts w:ascii="Calibri" w:hAnsi="Calibri" w:cs="Calibri"/>
                <w:sz w:val="20"/>
                <w:szCs w:val="20"/>
              </w:rPr>
              <w:t>Greenhouse Gas</w:t>
            </w:r>
          </w:p>
        </w:tc>
      </w:tr>
      <w:tr w:rsidR="00954799" w:rsidRPr="00823806" w14:paraId="1EEF26D5" w14:textId="77777777" w:rsidTr="00B007F2">
        <w:trPr>
          <w:trHeight w:val="288"/>
        </w:trPr>
        <w:tc>
          <w:tcPr>
            <w:tcW w:w="1980" w:type="dxa"/>
            <w:shd w:val="clear" w:color="auto" w:fill="auto"/>
          </w:tcPr>
          <w:p w14:paraId="21FF8E85" w14:textId="19454219" w:rsidR="00954799" w:rsidRPr="00954799" w:rsidRDefault="00954799" w:rsidP="00DF2199">
            <w:pPr>
              <w:rPr>
                <w:rFonts w:ascii="Calibri" w:hAnsi="Calibri" w:cs="Calibri"/>
                <w:sz w:val="20"/>
                <w:szCs w:val="20"/>
              </w:rPr>
            </w:pPr>
            <w:proofErr w:type="spellStart"/>
            <w:r w:rsidRPr="00823806">
              <w:rPr>
                <w:rFonts w:ascii="Calibri" w:hAnsi="Calibri" w:cs="Calibri"/>
                <w:sz w:val="20"/>
                <w:szCs w:val="20"/>
              </w:rPr>
              <w:t>GoBF</w:t>
            </w:r>
            <w:proofErr w:type="spellEnd"/>
          </w:p>
        </w:tc>
        <w:tc>
          <w:tcPr>
            <w:tcW w:w="7370" w:type="dxa"/>
            <w:shd w:val="clear" w:color="auto" w:fill="auto"/>
          </w:tcPr>
          <w:p w14:paraId="640B41FB" w14:textId="2C8BA68A" w:rsidR="00954799" w:rsidRPr="00823806" w:rsidRDefault="00954799" w:rsidP="00B3409E">
            <w:pPr>
              <w:rPr>
                <w:rFonts w:ascii="Calibri" w:hAnsi="Calibri" w:cs="Calibri"/>
                <w:sz w:val="20"/>
                <w:szCs w:val="20"/>
              </w:rPr>
            </w:pPr>
            <w:r w:rsidRPr="00823806">
              <w:rPr>
                <w:rFonts w:ascii="Calibri" w:hAnsi="Calibri" w:cs="Calibri"/>
                <w:sz w:val="20"/>
                <w:szCs w:val="20"/>
              </w:rPr>
              <w:t xml:space="preserve">Government of Burkina Faso </w:t>
            </w:r>
          </w:p>
        </w:tc>
      </w:tr>
      <w:tr w:rsidR="00954799" w:rsidRPr="00823806" w14:paraId="45B32BEC" w14:textId="77777777" w:rsidTr="00B007F2">
        <w:trPr>
          <w:trHeight w:val="288"/>
        </w:trPr>
        <w:tc>
          <w:tcPr>
            <w:tcW w:w="1980" w:type="dxa"/>
            <w:shd w:val="clear" w:color="auto" w:fill="auto"/>
          </w:tcPr>
          <w:p w14:paraId="21824B42" w14:textId="11058656" w:rsidR="00954799" w:rsidRPr="00954799" w:rsidRDefault="00954799" w:rsidP="00DF2199">
            <w:pPr>
              <w:rPr>
                <w:rFonts w:ascii="Calibri" w:hAnsi="Calibri" w:cs="Calibri"/>
                <w:sz w:val="20"/>
                <w:szCs w:val="20"/>
              </w:rPr>
            </w:pPr>
            <w:r w:rsidRPr="00823806">
              <w:rPr>
                <w:rFonts w:ascii="Calibri" w:hAnsi="Calibri" w:cs="Calibri"/>
                <w:sz w:val="20"/>
                <w:szCs w:val="20"/>
              </w:rPr>
              <w:t>GGGI</w:t>
            </w:r>
          </w:p>
        </w:tc>
        <w:tc>
          <w:tcPr>
            <w:tcW w:w="7370" w:type="dxa"/>
            <w:shd w:val="clear" w:color="auto" w:fill="auto"/>
          </w:tcPr>
          <w:p w14:paraId="1E8DEC69" w14:textId="0480D826" w:rsidR="00954799" w:rsidRPr="00823806" w:rsidRDefault="00954799" w:rsidP="00B3409E">
            <w:pPr>
              <w:rPr>
                <w:rFonts w:ascii="Calibri" w:hAnsi="Calibri" w:cs="Calibri"/>
                <w:sz w:val="20"/>
                <w:szCs w:val="20"/>
              </w:rPr>
            </w:pPr>
            <w:r w:rsidRPr="00823806">
              <w:rPr>
                <w:rFonts w:ascii="Calibri" w:hAnsi="Calibri" w:cs="Calibri"/>
                <w:sz w:val="20"/>
                <w:szCs w:val="20"/>
              </w:rPr>
              <w:t xml:space="preserve">Global Green Growth Institute </w:t>
            </w:r>
          </w:p>
        </w:tc>
      </w:tr>
      <w:tr w:rsidR="00954799" w:rsidRPr="00823806" w14:paraId="0CEC2E1E" w14:textId="77777777" w:rsidTr="00B007F2">
        <w:trPr>
          <w:trHeight w:val="288"/>
        </w:trPr>
        <w:tc>
          <w:tcPr>
            <w:tcW w:w="1980" w:type="dxa"/>
            <w:shd w:val="clear" w:color="auto" w:fill="auto"/>
          </w:tcPr>
          <w:p w14:paraId="2CF23119" w14:textId="0EF5F66E" w:rsidR="00954799" w:rsidRPr="00823806" w:rsidRDefault="00954799" w:rsidP="00DF2199">
            <w:pPr>
              <w:rPr>
                <w:rFonts w:ascii="Calibri" w:hAnsi="Calibri" w:cs="Calibri"/>
                <w:sz w:val="20"/>
                <w:szCs w:val="20"/>
                <w:lang w:val="fr-CA"/>
              </w:rPr>
            </w:pPr>
            <w:r w:rsidRPr="00823806">
              <w:rPr>
                <w:rFonts w:ascii="Calibri" w:hAnsi="Calibri" w:cs="Calibri"/>
                <w:sz w:val="20"/>
                <w:szCs w:val="20"/>
                <w:lang w:val="fr-CA"/>
              </w:rPr>
              <w:t>GIZ</w:t>
            </w:r>
          </w:p>
        </w:tc>
        <w:tc>
          <w:tcPr>
            <w:tcW w:w="7370" w:type="dxa"/>
            <w:shd w:val="clear" w:color="auto" w:fill="auto"/>
          </w:tcPr>
          <w:p w14:paraId="62525DFA" w14:textId="3124897B" w:rsidR="00954799" w:rsidRPr="00823806" w:rsidRDefault="00954799" w:rsidP="00B3409E">
            <w:pPr>
              <w:rPr>
                <w:rFonts w:ascii="Calibri" w:hAnsi="Calibri" w:cs="Calibri"/>
                <w:sz w:val="20"/>
                <w:szCs w:val="20"/>
              </w:rPr>
            </w:pPr>
            <w:r w:rsidRPr="00EF5F9B">
              <w:rPr>
                <w:rFonts w:ascii="Calibri" w:eastAsiaTheme="minorEastAsia" w:hAnsi="Calibri" w:cs="Calibri"/>
                <w:i/>
                <w:iCs/>
                <w:noProof/>
                <w:sz w:val="20"/>
                <w:szCs w:val="20"/>
                <w:lang w:val="de-DE" w:eastAsia="de-DE"/>
              </w:rPr>
              <w:t>Deutsche Gesellschaft für Internationale Zusammenarbeit</w:t>
            </w:r>
          </w:p>
        </w:tc>
      </w:tr>
      <w:tr w:rsidR="00954799" w:rsidRPr="00823806" w14:paraId="74096A48" w14:textId="77777777" w:rsidTr="00B007F2">
        <w:trPr>
          <w:trHeight w:val="288"/>
        </w:trPr>
        <w:tc>
          <w:tcPr>
            <w:tcW w:w="1980" w:type="dxa"/>
            <w:shd w:val="clear" w:color="auto" w:fill="auto"/>
          </w:tcPr>
          <w:p w14:paraId="5B7C6C3C" w14:textId="0533139C" w:rsidR="00954799" w:rsidRPr="00823806" w:rsidRDefault="00954799" w:rsidP="00DF2199">
            <w:pPr>
              <w:rPr>
                <w:rFonts w:ascii="Calibri" w:hAnsi="Calibri" w:cs="Calibri"/>
                <w:sz w:val="20"/>
                <w:szCs w:val="20"/>
                <w:lang w:val="fr-CA"/>
              </w:rPr>
            </w:pPr>
            <w:r w:rsidRPr="00823806">
              <w:rPr>
                <w:rFonts w:ascii="Calibri" w:hAnsi="Calibri" w:cs="Calibri"/>
                <w:sz w:val="20"/>
                <w:szCs w:val="20"/>
              </w:rPr>
              <w:t>GEF</w:t>
            </w:r>
          </w:p>
        </w:tc>
        <w:tc>
          <w:tcPr>
            <w:tcW w:w="7370" w:type="dxa"/>
            <w:shd w:val="clear" w:color="auto" w:fill="auto"/>
          </w:tcPr>
          <w:p w14:paraId="4F511116" w14:textId="75637670" w:rsidR="00954799" w:rsidRPr="00823806" w:rsidRDefault="00954799" w:rsidP="00B3409E">
            <w:pPr>
              <w:rPr>
                <w:rFonts w:ascii="Calibri" w:hAnsi="Calibri" w:cs="Calibri"/>
                <w:sz w:val="20"/>
                <w:szCs w:val="20"/>
              </w:rPr>
            </w:pPr>
            <w:r w:rsidRPr="00823806">
              <w:rPr>
                <w:rFonts w:ascii="Calibri" w:hAnsi="Calibri" w:cs="Calibri"/>
                <w:sz w:val="20"/>
                <w:szCs w:val="20"/>
              </w:rPr>
              <w:t>Global Environment Facility</w:t>
            </w:r>
          </w:p>
        </w:tc>
      </w:tr>
      <w:tr w:rsidR="00954799" w:rsidRPr="00823806" w14:paraId="6DB3E00D" w14:textId="77777777" w:rsidTr="00B007F2">
        <w:trPr>
          <w:trHeight w:val="288"/>
        </w:trPr>
        <w:tc>
          <w:tcPr>
            <w:tcW w:w="1980" w:type="dxa"/>
            <w:shd w:val="clear" w:color="auto" w:fill="auto"/>
          </w:tcPr>
          <w:p w14:paraId="7E5C43EA" w14:textId="1C740C02" w:rsidR="00954799" w:rsidRPr="00823806" w:rsidRDefault="00954799" w:rsidP="00DF2199">
            <w:pPr>
              <w:rPr>
                <w:rFonts w:ascii="Calibri" w:hAnsi="Calibri" w:cs="Calibri"/>
                <w:sz w:val="20"/>
                <w:szCs w:val="20"/>
                <w:lang w:val="fr-CA"/>
              </w:rPr>
            </w:pPr>
            <w:r w:rsidRPr="00823806">
              <w:rPr>
                <w:rFonts w:ascii="Calibri" w:hAnsi="Calibri" w:cs="Calibri"/>
                <w:sz w:val="20"/>
                <w:szCs w:val="20"/>
              </w:rPr>
              <w:t>GEFSEC</w:t>
            </w:r>
          </w:p>
        </w:tc>
        <w:tc>
          <w:tcPr>
            <w:tcW w:w="7370" w:type="dxa"/>
            <w:shd w:val="clear" w:color="auto" w:fill="auto"/>
          </w:tcPr>
          <w:p w14:paraId="34A65FBF" w14:textId="3049DC30" w:rsidR="00954799" w:rsidRPr="00823806" w:rsidRDefault="00954799" w:rsidP="00B3409E">
            <w:pPr>
              <w:rPr>
                <w:rFonts w:ascii="Calibri" w:hAnsi="Calibri" w:cs="Calibri"/>
                <w:sz w:val="20"/>
                <w:szCs w:val="20"/>
              </w:rPr>
            </w:pPr>
            <w:r w:rsidRPr="00823806">
              <w:rPr>
                <w:rFonts w:ascii="Calibri" w:hAnsi="Calibri" w:cs="Calibri"/>
                <w:sz w:val="20"/>
                <w:szCs w:val="20"/>
              </w:rPr>
              <w:t>Global Environment Facility Secretariat</w:t>
            </w:r>
          </w:p>
        </w:tc>
      </w:tr>
      <w:tr w:rsidR="000115F5" w:rsidRPr="00823806" w14:paraId="280CCEDB" w14:textId="77777777" w:rsidTr="00B007F2">
        <w:trPr>
          <w:trHeight w:val="288"/>
        </w:trPr>
        <w:tc>
          <w:tcPr>
            <w:tcW w:w="1980" w:type="dxa"/>
            <w:shd w:val="clear" w:color="auto" w:fill="auto"/>
          </w:tcPr>
          <w:p w14:paraId="09BDF8F1" w14:textId="54CA640D" w:rsidR="000115F5" w:rsidRPr="00954799" w:rsidRDefault="00954799" w:rsidP="00602F1A">
            <w:pPr>
              <w:rPr>
                <w:rFonts w:ascii="Calibri" w:hAnsi="Calibri" w:cs="Calibri"/>
                <w:sz w:val="20"/>
                <w:szCs w:val="20"/>
              </w:rPr>
            </w:pPr>
            <w:r w:rsidRPr="00823806">
              <w:rPr>
                <w:rFonts w:ascii="Calibri" w:hAnsi="Calibri" w:cs="Calibri"/>
                <w:sz w:val="20"/>
                <w:szCs w:val="20"/>
              </w:rPr>
              <w:t>HACT</w:t>
            </w:r>
          </w:p>
        </w:tc>
        <w:tc>
          <w:tcPr>
            <w:tcW w:w="7370" w:type="dxa"/>
            <w:shd w:val="clear" w:color="auto" w:fill="auto"/>
          </w:tcPr>
          <w:p w14:paraId="5803E248" w14:textId="736D19AA" w:rsidR="00615B7B" w:rsidRPr="00954799" w:rsidRDefault="00954799" w:rsidP="00615B7B">
            <w:pPr>
              <w:rPr>
                <w:rFonts w:ascii="Calibri" w:hAnsi="Calibri" w:cs="Calibri"/>
                <w:sz w:val="20"/>
                <w:szCs w:val="20"/>
              </w:rPr>
            </w:pPr>
            <w:r w:rsidRPr="00823806">
              <w:rPr>
                <w:rFonts w:ascii="Calibri" w:hAnsi="Calibri" w:cs="Calibri"/>
                <w:sz w:val="20"/>
                <w:szCs w:val="20"/>
              </w:rPr>
              <w:t>Harmon</w:t>
            </w:r>
            <w:r>
              <w:rPr>
                <w:rFonts w:ascii="Calibri" w:hAnsi="Calibri" w:cs="Calibri"/>
                <w:sz w:val="20"/>
                <w:szCs w:val="20"/>
              </w:rPr>
              <w:t>i</w:t>
            </w:r>
            <w:r w:rsidRPr="00823806">
              <w:rPr>
                <w:rFonts w:ascii="Calibri" w:hAnsi="Calibri" w:cs="Calibri"/>
                <w:sz w:val="20"/>
                <w:szCs w:val="20"/>
              </w:rPr>
              <w:t>zed Approach to Cash Transfers</w:t>
            </w:r>
          </w:p>
        </w:tc>
      </w:tr>
      <w:tr w:rsidR="004C454A" w:rsidRPr="00823806" w14:paraId="6CF769A8" w14:textId="77777777" w:rsidTr="00B007F2">
        <w:trPr>
          <w:trHeight w:val="288"/>
        </w:trPr>
        <w:tc>
          <w:tcPr>
            <w:tcW w:w="1980" w:type="dxa"/>
            <w:shd w:val="clear" w:color="auto" w:fill="auto"/>
          </w:tcPr>
          <w:p w14:paraId="62C31325" w14:textId="6DA101AE" w:rsidR="004C454A" w:rsidRPr="00823806" w:rsidRDefault="00954799" w:rsidP="00602F1A">
            <w:pPr>
              <w:rPr>
                <w:rFonts w:ascii="Calibri" w:hAnsi="Calibri" w:cs="Calibri"/>
                <w:sz w:val="20"/>
                <w:szCs w:val="20"/>
              </w:rPr>
            </w:pPr>
            <w:r w:rsidRPr="00823806">
              <w:rPr>
                <w:rFonts w:ascii="Calibri" w:hAnsi="Calibri" w:cs="Calibri"/>
                <w:sz w:val="20"/>
                <w:szCs w:val="20"/>
              </w:rPr>
              <w:t>HH</w:t>
            </w:r>
          </w:p>
        </w:tc>
        <w:tc>
          <w:tcPr>
            <w:tcW w:w="7370" w:type="dxa"/>
            <w:shd w:val="clear" w:color="auto" w:fill="auto"/>
          </w:tcPr>
          <w:p w14:paraId="70C26707" w14:textId="3B7E91E2" w:rsidR="004C454A" w:rsidRPr="00823806" w:rsidRDefault="00954799" w:rsidP="00EF5F9B">
            <w:pPr>
              <w:rPr>
                <w:rFonts w:ascii="Calibri" w:hAnsi="Calibri" w:cs="Calibri"/>
                <w:sz w:val="20"/>
                <w:szCs w:val="20"/>
              </w:rPr>
            </w:pPr>
            <w:r w:rsidRPr="00823806">
              <w:rPr>
                <w:rFonts w:ascii="Calibri" w:hAnsi="Calibri" w:cs="Calibri"/>
                <w:sz w:val="20"/>
                <w:szCs w:val="20"/>
              </w:rPr>
              <w:t>Household</w:t>
            </w:r>
          </w:p>
        </w:tc>
      </w:tr>
      <w:tr w:rsidR="004C454A" w:rsidRPr="00823806" w14:paraId="753B2DF8" w14:textId="77777777" w:rsidTr="00B007F2">
        <w:trPr>
          <w:trHeight w:val="288"/>
        </w:trPr>
        <w:tc>
          <w:tcPr>
            <w:tcW w:w="1980" w:type="dxa"/>
            <w:shd w:val="clear" w:color="auto" w:fill="auto"/>
          </w:tcPr>
          <w:p w14:paraId="6A9D4472" w14:textId="49DAE571" w:rsidR="004C454A" w:rsidRPr="00823806" w:rsidRDefault="00954799" w:rsidP="00602F1A">
            <w:pPr>
              <w:rPr>
                <w:rFonts w:ascii="Calibri" w:hAnsi="Calibri" w:cs="Calibri"/>
                <w:sz w:val="20"/>
                <w:szCs w:val="20"/>
              </w:rPr>
            </w:pPr>
            <w:r w:rsidRPr="00823806">
              <w:rPr>
                <w:rFonts w:ascii="Calibri" w:hAnsi="Calibri" w:cs="Calibri"/>
                <w:sz w:val="20"/>
                <w:szCs w:val="20"/>
              </w:rPr>
              <w:t>IP</w:t>
            </w:r>
          </w:p>
        </w:tc>
        <w:tc>
          <w:tcPr>
            <w:tcW w:w="7370" w:type="dxa"/>
            <w:shd w:val="clear" w:color="auto" w:fill="auto"/>
          </w:tcPr>
          <w:p w14:paraId="2E57B157" w14:textId="01AF6026" w:rsidR="004C454A" w:rsidRPr="00823806" w:rsidRDefault="00954799" w:rsidP="00EF5F9B">
            <w:pPr>
              <w:rPr>
                <w:rFonts w:ascii="Calibri" w:hAnsi="Calibri" w:cs="Calibri"/>
                <w:sz w:val="20"/>
                <w:szCs w:val="20"/>
              </w:rPr>
            </w:pPr>
            <w:r w:rsidRPr="00823806">
              <w:rPr>
                <w:rFonts w:ascii="Calibri" w:hAnsi="Calibri" w:cs="Calibri"/>
                <w:sz w:val="20"/>
                <w:szCs w:val="20"/>
              </w:rPr>
              <w:t>Implementing Partner</w:t>
            </w:r>
          </w:p>
        </w:tc>
      </w:tr>
      <w:tr w:rsidR="00954799" w:rsidRPr="00823806" w14:paraId="4A0EDA07" w14:textId="77777777" w:rsidTr="00B007F2">
        <w:trPr>
          <w:trHeight w:val="288"/>
        </w:trPr>
        <w:tc>
          <w:tcPr>
            <w:tcW w:w="1980" w:type="dxa"/>
            <w:shd w:val="clear" w:color="auto" w:fill="auto"/>
          </w:tcPr>
          <w:p w14:paraId="0107B477" w14:textId="5E5531C4" w:rsidR="00954799" w:rsidRPr="00823806" w:rsidRDefault="00954799" w:rsidP="00602F1A">
            <w:pPr>
              <w:rPr>
                <w:rFonts w:ascii="Calibri" w:hAnsi="Calibri" w:cs="Calibri"/>
                <w:sz w:val="20"/>
                <w:szCs w:val="20"/>
              </w:rPr>
            </w:pPr>
            <w:r w:rsidRPr="00823806">
              <w:rPr>
                <w:rFonts w:ascii="Calibri" w:hAnsi="Calibri" w:cs="Calibri"/>
                <w:sz w:val="20"/>
                <w:szCs w:val="20"/>
              </w:rPr>
              <w:t>IPP</w:t>
            </w:r>
          </w:p>
        </w:tc>
        <w:tc>
          <w:tcPr>
            <w:tcW w:w="7370" w:type="dxa"/>
            <w:shd w:val="clear" w:color="auto" w:fill="auto"/>
          </w:tcPr>
          <w:p w14:paraId="1FA2F7F3" w14:textId="198354B4" w:rsidR="00954799" w:rsidRPr="00823806" w:rsidRDefault="00954799" w:rsidP="00EF5F9B">
            <w:pPr>
              <w:rPr>
                <w:rFonts w:ascii="Calibri" w:hAnsi="Calibri" w:cs="Calibri"/>
                <w:sz w:val="20"/>
                <w:szCs w:val="20"/>
              </w:rPr>
            </w:pPr>
            <w:r w:rsidRPr="00823806">
              <w:rPr>
                <w:rFonts w:ascii="Calibri" w:hAnsi="Calibri" w:cs="Calibri"/>
                <w:sz w:val="20"/>
                <w:szCs w:val="20"/>
              </w:rPr>
              <w:t>Individual Power Producer</w:t>
            </w:r>
          </w:p>
        </w:tc>
      </w:tr>
      <w:tr w:rsidR="00954799" w:rsidRPr="00823806" w14:paraId="152D3397" w14:textId="77777777" w:rsidTr="00B007F2">
        <w:trPr>
          <w:trHeight w:val="288"/>
        </w:trPr>
        <w:tc>
          <w:tcPr>
            <w:tcW w:w="1980" w:type="dxa"/>
            <w:shd w:val="clear" w:color="auto" w:fill="auto"/>
          </w:tcPr>
          <w:p w14:paraId="0F0397B9" w14:textId="57323EDC" w:rsidR="00954799" w:rsidRPr="00823806" w:rsidRDefault="00954799" w:rsidP="00602F1A">
            <w:pPr>
              <w:rPr>
                <w:rFonts w:ascii="Calibri" w:hAnsi="Calibri" w:cs="Calibri"/>
                <w:sz w:val="20"/>
                <w:szCs w:val="20"/>
              </w:rPr>
            </w:pPr>
            <w:r w:rsidRPr="00823806">
              <w:rPr>
                <w:rFonts w:ascii="Calibri" w:hAnsi="Calibri" w:cs="Calibri"/>
                <w:sz w:val="20"/>
                <w:szCs w:val="20"/>
              </w:rPr>
              <w:t>IRENA</w:t>
            </w:r>
          </w:p>
        </w:tc>
        <w:tc>
          <w:tcPr>
            <w:tcW w:w="7370" w:type="dxa"/>
            <w:shd w:val="clear" w:color="auto" w:fill="auto"/>
          </w:tcPr>
          <w:p w14:paraId="17E05BC4" w14:textId="3DA26181" w:rsidR="00954799" w:rsidRPr="00823806" w:rsidRDefault="00954799" w:rsidP="00EF5F9B">
            <w:pPr>
              <w:rPr>
                <w:rFonts w:ascii="Calibri" w:hAnsi="Calibri" w:cs="Calibri"/>
                <w:sz w:val="20"/>
                <w:szCs w:val="20"/>
              </w:rPr>
            </w:pPr>
            <w:r w:rsidRPr="00823806">
              <w:rPr>
                <w:rFonts w:ascii="Calibri" w:hAnsi="Calibri" w:cs="Calibri"/>
                <w:sz w:val="20"/>
                <w:szCs w:val="20"/>
              </w:rPr>
              <w:t>International Renewable Energy Agency</w:t>
            </w:r>
          </w:p>
        </w:tc>
      </w:tr>
      <w:tr w:rsidR="00954799" w:rsidRPr="00823806" w14:paraId="20092E6B" w14:textId="77777777" w:rsidTr="00B007F2">
        <w:trPr>
          <w:trHeight w:val="288"/>
        </w:trPr>
        <w:tc>
          <w:tcPr>
            <w:tcW w:w="1980" w:type="dxa"/>
            <w:shd w:val="clear" w:color="auto" w:fill="auto"/>
          </w:tcPr>
          <w:p w14:paraId="53164680" w14:textId="13E6EA15" w:rsidR="00954799" w:rsidRPr="00823806" w:rsidRDefault="00954799" w:rsidP="00602F1A">
            <w:pPr>
              <w:rPr>
                <w:rFonts w:ascii="Calibri" w:hAnsi="Calibri" w:cs="Calibri"/>
                <w:sz w:val="20"/>
                <w:szCs w:val="20"/>
              </w:rPr>
            </w:pPr>
            <w:proofErr w:type="spellStart"/>
            <w:r w:rsidRPr="00823806">
              <w:rPr>
                <w:rFonts w:ascii="Calibri" w:hAnsi="Calibri" w:cs="Calibri"/>
                <w:sz w:val="20"/>
                <w:szCs w:val="20"/>
              </w:rPr>
              <w:t>KWh</w:t>
            </w:r>
            <w:proofErr w:type="spellEnd"/>
          </w:p>
        </w:tc>
        <w:tc>
          <w:tcPr>
            <w:tcW w:w="7370" w:type="dxa"/>
            <w:shd w:val="clear" w:color="auto" w:fill="auto"/>
          </w:tcPr>
          <w:p w14:paraId="189B7CA3" w14:textId="67E0C0CD" w:rsidR="00954799" w:rsidRPr="00823806" w:rsidRDefault="00954799" w:rsidP="00EF5F9B">
            <w:pPr>
              <w:rPr>
                <w:rFonts w:ascii="Calibri" w:hAnsi="Calibri" w:cs="Calibri"/>
                <w:sz w:val="20"/>
                <w:szCs w:val="20"/>
              </w:rPr>
            </w:pPr>
            <w:proofErr w:type="spellStart"/>
            <w:r>
              <w:rPr>
                <w:rFonts w:ascii="Calibri" w:hAnsi="Calibri" w:cs="Calibri"/>
                <w:sz w:val="20"/>
                <w:szCs w:val="20"/>
              </w:rPr>
              <w:t>KiloWatt</w:t>
            </w:r>
            <w:proofErr w:type="spellEnd"/>
            <w:r>
              <w:rPr>
                <w:rFonts w:ascii="Calibri" w:hAnsi="Calibri" w:cs="Calibri"/>
                <w:sz w:val="20"/>
                <w:szCs w:val="20"/>
              </w:rPr>
              <w:t xml:space="preserve"> Hour</w:t>
            </w:r>
          </w:p>
        </w:tc>
      </w:tr>
      <w:tr w:rsidR="00954799" w:rsidRPr="00823806" w14:paraId="13A02922" w14:textId="77777777" w:rsidTr="00B007F2">
        <w:trPr>
          <w:trHeight w:val="288"/>
        </w:trPr>
        <w:tc>
          <w:tcPr>
            <w:tcW w:w="1980" w:type="dxa"/>
            <w:shd w:val="clear" w:color="auto" w:fill="auto"/>
          </w:tcPr>
          <w:p w14:paraId="780CF974" w14:textId="248E1253" w:rsidR="00954799" w:rsidRPr="00823806" w:rsidRDefault="00954799" w:rsidP="00602F1A">
            <w:pPr>
              <w:rPr>
                <w:rFonts w:ascii="Calibri" w:hAnsi="Calibri" w:cs="Calibri"/>
                <w:sz w:val="20"/>
                <w:szCs w:val="20"/>
              </w:rPr>
            </w:pPr>
            <w:r>
              <w:rPr>
                <w:rFonts w:ascii="Calibri" w:hAnsi="Calibri" w:cs="Calibri"/>
                <w:sz w:val="20"/>
                <w:szCs w:val="20"/>
              </w:rPr>
              <w:t>MSP</w:t>
            </w:r>
          </w:p>
        </w:tc>
        <w:tc>
          <w:tcPr>
            <w:tcW w:w="7370" w:type="dxa"/>
            <w:shd w:val="clear" w:color="auto" w:fill="auto"/>
          </w:tcPr>
          <w:p w14:paraId="24CAD027" w14:textId="45241282" w:rsidR="00954799" w:rsidRPr="00E86DFA" w:rsidRDefault="00954799" w:rsidP="00EF5F9B">
            <w:pPr>
              <w:rPr>
                <w:rFonts w:ascii="Calibri" w:hAnsi="Calibri" w:cs="Calibri"/>
                <w:sz w:val="20"/>
                <w:szCs w:val="20"/>
              </w:rPr>
            </w:pPr>
            <w:r w:rsidRPr="00823806">
              <w:rPr>
                <w:rFonts w:ascii="Calibri" w:hAnsi="Calibri" w:cs="Calibri"/>
                <w:sz w:val="20"/>
                <w:szCs w:val="20"/>
              </w:rPr>
              <w:t>Medium Sized Projec</w:t>
            </w:r>
            <w:r w:rsidR="00241A75">
              <w:rPr>
                <w:rFonts w:ascii="Calibri" w:hAnsi="Calibri" w:cs="Calibri"/>
                <w:sz w:val="20"/>
                <w:szCs w:val="20"/>
              </w:rPr>
              <w:t>t</w:t>
            </w:r>
          </w:p>
        </w:tc>
      </w:tr>
      <w:tr w:rsidR="00954799" w:rsidRPr="00823806" w14:paraId="2E70A1D9" w14:textId="77777777" w:rsidTr="00B007F2">
        <w:trPr>
          <w:trHeight w:val="288"/>
        </w:trPr>
        <w:tc>
          <w:tcPr>
            <w:tcW w:w="1980" w:type="dxa"/>
            <w:shd w:val="clear" w:color="auto" w:fill="auto"/>
          </w:tcPr>
          <w:p w14:paraId="3CE61316" w14:textId="2360F3DC" w:rsidR="00954799" w:rsidRPr="00823806" w:rsidRDefault="00954799" w:rsidP="00602F1A">
            <w:pPr>
              <w:rPr>
                <w:rFonts w:ascii="Calibri" w:hAnsi="Calibri" w:cs="Calibri"/>
                <w:sz w:val="20"/>
                <w:szCs w:val="20"/>
              </w:rPr>
            </w:pPr>
            <w:r w:rsidRPr="00823806">
              <w:rPr>
                <w:rFonts w:ascii="Calibri" w:hAnsi="Calibri" w:cs="Calibri"/>
                <w:sz w:val="20"/>
                <w:szCs w:val="20"/>
              </w:rPr>
              <w:t>O&amp;M</w:t>
            </w:r>
          </w:p>
        </w:tc>
        <w:tc>
          <w:tcPr>
            <w:tcW w:w="7370" w:type="dxa"/>
            <w:shd w:val="clear" w:color="auto" w:fill="auto"/>
          </w:tcPr>
          <w:p w14:paraId="617707BC" w14:textId="17B585BC" w:rsidR="00954799" w:rsidRPr="00823806" w:rsidRDefault="00954799" w:rsidP="00EF5F9B">
            <w:pPr>
              <w:rPr>
                <w:rFonts w:ascii="Calibri" w:hAnsi="Calibri" w:cs="Calibri"/>
                <w:sz w:val="20"/>
                <w:szCs w:val="20"/>
              </w:rPr>
            </w:pPr>
            <w:r w:rsidRPr="00E86DFA">
              <w:rPr>
                <w:rFonts w:ascii="Calibri" w:hAnsi="Calibri" w:cs="Calibri"/>
                <w:sz w:val="20"/>
                <w:szCs w:val="20"/>
              </w:rPr>
              <w:t>Operations and Maintenance</w:t>
            </w:r>
          </w:p>
        </w:tc>
      </w:tr>
      <w:tr w:rsidR="004C454A" w:rsidRPr="00823806" w14:paraId="6571C5DA" w14:textId="77777777" w:rsidTr="00B007F2">
        <w:trPr>
          <w:trHeight w:val="288"/>
        </w:trPr>
        <w:tc>
          <w:tcPr>
            <w:tcW w:w="1980" w:type="dxa"/>
            <w:shd w:val="clear" w:color="auto" w:fill="auto"/>
          </w:tcPr>
          <w:p w14:paraId="30F2405B" w14:textId="77777777" w:rsidR="004C454A" w:rsidRPr="00823806" w:rsidRDefault="004C454A" w:rsidP="00602F1A">
            <w:pPr>
              <w:rPr>
                <w:rFonts w:ascii="Calibri" w:hAnsi="Calibri" w:cs="Calibri"/>
                <w:sz w:val="20"/>
                <w:szCs w:val="20"/>
              </w:rPr>
            </w:pPr>
            <w:r w:rsidRPr="00823806">
              <w:rPr>
                <w:rFonts w:ascii="Calibri" w:hAnsi="Calibri" w:cs="Calibri"/>
                <w:sz w:val="20"/>
                <w:szCs w:val="20"/>
              </w:rPr>
              <w:t>PIF</w:t>
            </w:r>
          </w:p>
        </w:tc>
        <w:tc>
          <w:tcPr>
            <w:tcW w:w="7370" w:type="dxa"/>
            <w:shd w:val="clear" w:color="auto" w:fill="auto"/>
          </w:tcPr>
          <w:p w14:paraId="589BA0B9" w14:textId="77777777" w:rsidR="004C454A" w:rsidRPr="00823806" w:rsidRDefault="004C454A" w:rsidP="00241A75">
            <w:pPr>
              <w:rPr>
                <w:rFonts w:ascii="Calibri" w:hAnsi="Calibri" w:cs="Calibri"/>
                <w:sz w:val="20"/>
                <w:szCs w:val="20"/>
              </w:rPr>
            </w:pPr>
            <w:r w:rsidRPr="00823806">
              <w:rPr>
                <w:rFonts w:ascii="Calibri" w:hAnsi="Calibri" w:cs="Calibri"/>
                <w:sz w:val="20"/>
                <w:szCs w:val="20"/>
              </w:rPr>
              <w:t>Project Identification Form</w:t>
            </w:r>
          </w:p>
        </w:tc>
      </w:tr>
      <w:tr w:rsidR="00954799" w:rsidRPr="00823806" w14:paraId="44AE5059" w14:textId="77777777" w:rsidTr="00B007F2">
        <w:trPr>
          <w:trHeight w:val="288"/>
        </w:trPr>
        <w:tc>
          <w:tcPr>
            <w:tcW w:w="1980" w:type="dxa"/>
            <w:shd w:val="clear" w:color="auto" w:fill="auto"/>
          </w:tcPr>
          <w:p w14:paraId="09071E4D" w14:textId="1CAEEDD7" w:rsidR="00954799" w:rsidRPr="00823806" w:rsidRDefault="00954799" w:rsidP="00602F1A">
            <w:pPr>
              <w:rPr>
                <w:rFonts w:ascii="Calibri" w:hAnsi="Calibri" w:cs="Calibri"/>
                <w:sz w:val="20"/>
                <w:szCs w:val="20"/>
                <w:lang w:val="fr-CA"/>
              </w:rPr>
            </w:pPr>
            <w:r w:rsidRPr="00823806">
              <w:rPr>
                <w:rFonts w:ascii="Calibri" w:hAnsi="Calibri" w:cs="Calibri"/>
                <w:sz w:val="20"/>
                <w:szCs w:val="20"/>
                <w:lang w:val="fr-CA"/>
              </w:rPr>
              <w:t>PPL</w:t>
            </w:r>
          </w:p>
        </w:tc>
        <w:tc>
          <w:tcPr>
            <w:tcW w:w="7370" w:type="dxa"/>
            <w:shd w:val="clear" w:color="auto" w:fill="auto"/>
          </w:tcPr>
          <w:p w14:paraId="71221C8D" w14:textId="13B8C00D" w:rsidR="00954799" w:rsidRPr="00823806" w:rsidRDefault="00954799" w:rsidP="00241A75">
            <w:pPr>
              <w:rPr>
                <w:rFonts w:ascii="Calibri" w:hAnsi="Calibri" w:cs="Calibri"/>
                <w:sz w:val="20"/>
                <w:szCs w:val="20"/>
              </w:rPr>
            </w:pPr>
            <w:r w:rsidRPr="00823806">
              <w:rPr>
                <w:rFonts w:ascii="Calibri" w:hAnsi="Calibri" w:cs="Calibri"/>
                <w:sz w:val="20"/>
                <w:szCs w:val="20"/>
              </w:rPr>
              <w:t>People</w:t>
            </w:r>
          </w:p>
        </w:tc>
      </w:tr>
      <w:tr w:rsidR="00477E70" w:rsidRPr="00823806" w14:paraId="03FDBDBC" w14:textId="77777777" w:rsidTr="00B007F2">
        <w:trPr>
          <w:trHeight w:val="288"/>
        </w:trPr>
        <w:tc>
          <w:tcPr>
            <w:tcW w:w="1980" w:type="dxa"/>
            <w:shd w:val="clear" w:color="auto" w:fill="auto"/>
          </w:tcPr>
          <w:p w14:paraId="58C02492" w14:textId="1C7007BA" w:rsidR="00477E70" w:rsidRPr="00823806" w:rsidRDefault="00477E70" w:rsidP="00602F1A">
            <w:pPr>
              <w:rPr>
                <w:rFonts w:ascii="Calibri" w:hAnsi="Calibri" w:cs="Calibri"/>
                <w:sz w:val="20"/>
                <w:szCs w:val="20"/>
              </w:rPr>
            </w:pPr>
            <w:r w:rsidRPr="00823806">
              <w:rPr>
                <w:rFonts w:ascii="Calibri" w:hAnsi="Calibri" w:cs="Calibri"/>
                <w:sz w:val="20"/>
                <w:szCs w:val="20"/>
              </w:rPr>
              <w:t>PIR</w:t>
            </w:r>
          </w:p>
        </w:tc>
        <w:tc>
          <w:tcPr>
            <w:tcW w:w="7370" w:type="dxa"/>
            <w:shd w:val="clear" w:color="auto" w:fill="auto"/>
          </w:tcPr>
          <w:p w14:paraId="5E47CFDA" w14:textId="1B34A9F2" w:rsidR="00477E70" w:rsidRPr="00823806" w:rsidRDefault="00477E70" w:rsidP="00241A75">
            <w:pPr>
              <w:rPr>
                <w:rFonts w:ascii="Calibri" w:hAnsi="Calibri" w:cs="Calibri"/>
                <w:sz w:val="20"/>
                <w:szCs w:val="20"/>
              </w:rPr>
            </w:pPr>
            <w:r w:rsidRPr="00823806">
              <w:rPr>
                <w:rFonts w:ascii="Calibri" w:hAnsi="Calibri" w:cs="Calibri"/>
                <w:sz w:val="20"/>
                <w:szCs w:val="20"/>
              </w:rPr>
              <w:t>Project Implementation Report</w:t>
            </w:r>
          </w:p>
        </w:tc>
      </w:tr>
      <w:tr w:rsidR="004C454A" w:rsidRPr="00823806" w14:paraId="37FBAB30" w14:textId="77777777" w:rsidTr="00B007F2">
        <w:trPr>
          <w:trHeight w:val="288"/>
        </w:trPr>
        <w:tc>
          <w:tcPr>
            <w:tcW w:w="1980" w:type="dxa"/>
            <w:shd w:val="clear" w:color="auto" w:fill="auto"/>
          </w:tcPr>
          <w:p w14:paraId="3864791D" w14:textId="77777777" w:rsidR="004C454A" w:rsidRPr="00823806" w:rsidRDefault="004C454A" w:rsidP="00602F1A">
            <w:pPr>
              <w:rPr>
                <w:rFonts w:ascii="Calibri" w:hAnsi="Calibri" w:cs="Calibri"/>
                <w:sz w:val="20"/>
                <w:szCs w:val="20"/>
              </w:rPr>
            </w:pPr>
            <w:r w:rsidRPr="00823806">
              <w:rPr>
                <w:rFonts w:ascii="Calibri" w:hAnsi="Calibri" w:cs="Calibri"/>
                <w:sz w:val="20"/>
                <w:szCs w:val="20"/>
              </w:rPr>
              <w:t>POPP</w:t>
            </w:r>
          </w:p>
        </w:tc>
        <w:tc>
          <w:tcPr>
            <w:tcW w:w="7370" w:type="dxa"/>
            <w:shd w:val="clear" w:color="auto" w:fill="auto"/>
          </w:tcPr>
          <w:p w14:paraId="018720A3" w14:textId="77777777" w:rsidR="004C454A" w:rsidRPr="00823806" w:rsidRDefault="004C454A" w:rsidP="00241A75">
            <w:pPr>
              <w:rPr>
                <w:rFonts w:ascii="Calibri" w:hAnsi="Calibri" w:cs="Calibri"/>
                <w:sz w:val="20"/>
                <w:szCs w:val="20"/>
              </w:rPr>
            </w:pPr>
            <w:proofErr w:type="spellStart"/>
            <w:r w:rsidRPr="00823806">
              <w:rPr>
                <w:rFonts w:ascii="Calibri" w:hAnsi="Calibri" w:cs="Calibri"/>
                <w:sz w:val="20"/>
                <w:szCs w:val="20"/>
              </w:rPr>
              <w:t>Programme</w:t>
            </w:r>
            <w:proofErr w:type="spellEnd"/>
            <w:r w:rsidRPr="00823806">
              <w:rPr>
                <w:rFonts w:ascii="Calibri" w:hAnsi="Calibri" w:cs="Calibri"/>
                <w:sz w:val="20"/>
                <w:szCs w:val="20"/>
              </w:rPr>
              <w:t xml:space="preserve"> and Operations Policies and Procedures</w:t>
            </w:r>
          </w:p>
        </w:tc>
      </w:tr>
      <w:tr w:rsidR="004C454A" w:rsidRPr="00823806" w14:paraId="09AF2914" w14:textId="77777777" w:rsidTr="00B007F2">
        <w:trPr>
          <w:trHeight w:val="288"/>
        </w:trPr>
        <w:tc>
          <w:tcPr>
            <w:tcW w:w="1980" w:type="dxa"/>
            <w:shd w:val="clear" w:color="auto" w:fill="auto"/>
          </w:tcPr>
          <w:p w14:paraId="4CE31D17" w14:textId="77777777" w:rsidR="004C454A" w:rsidRPr="00823806" w:rsidRDefault="004C454A" w:rsidP="00602F1A">
            <w:pPr>
              <w:rPr>
                <w:rFonts w:ascii="Calibri" w:hAnsi="Calibri" w:cs="Calibri"/>
                <w:sz w:val="20"/>
                <w:szCs w:val="20"/>
              </w:rPr>
            </w:pPr>
            <w:r w:rsidRPr="00823806">
              <w:rPr>
                <w:rFonts w:ascii="Calibri" w:hAnsi="Calibri" w:cs="Calibri"/>
                <w:sz w:val="20"/>
                <w:szCs w:val="20"/>
              </w:rPr>
              <w:t>PPG</w:t>
            </w:r>
          </w:p>
        </w:tc>
        <w:tc>
          <w:tcPr>
            <w:tcW w:w="7370" w:type="dxa"/>
            <w:shd w:val="clear" w:color="auto" w:fill="auto"/>
          </w:tcPr>
          <w:p w14:paraId="3FDFD9B1" w14:textId="72813542" w:rsidR="004C454A" w:rsidRPr="00823806" w:rsidRDefault="004C454A" w:rsidP="00241A75">
            <w:pPr>
              <w:rPr>
                <w:rFonts w:ascii="Calibri" w:hAnsi="Calibri" w:cs="Calibri"/>
                <w:sz w:val="20"/>
                <w:szCs w:val="20"/>
              </w:rPr>
            </w:pPr>
            <w:r w:rsidRPr="00823806">
              <w:rPr>
                <w:rFonts w:ascii="Calibri" w:hAnsi="Calibri" w:cs="Calibri"/>
                <w:sz w:val="20"/>
                <w:szCs w:val="20"/>
              </w:rPr>
              <w:t>Project Preparation Grant</w:t>
            </w:r>
          </w:p>
        </w:tc>
      </w:tr>
      <w:tr w:rsidR="00954799" w:rsidRPr="00823806" w14:paraId="1F12FA1F" w14:textId="77777777" w:rsidTr="00B007F2">
        <w:trPr>
          <w:trHeight w:val="288"/>
        </w:trPr>
        <w:tc>
          <w:tcPr>
            <w:tcW w:w="1980" w:type="dxa"/>
            <w:shd w:val="clear" w:color="auto" w:fill="auto"/>
          </w:tcPr>
          <w:p w14:paraId="7B830C1A" w14:textId="7DE70C25" w:rsidR="00954799" w:rsidRPr="00823806" w:rsidRDefault="00954799" w:rsidP="00602F1A">
            <w:pPr>
              <w:rPr>
                <w:rFonts w:ascii="Calibri" w:hAnsi="Calibri" w:cs="Calibri"/>
                <w:sz w:val="20"/>
                <w:szCs w:val="20"/>
              </w:rPr>
            </w:pPr>
            <w:proofErr w:type="spellStart"/>
            <w:r w:rsidRPr="00823806">
              <w:rPr>
                <w:rFonts w:ascii="Calibri" w:hAnsi="Calibri" w:cs="Calibri"/>
                <w:sz w:val="20"/>
                <w:szCs w:val="20"/>
              </w:rPr>
              <w:t>MoEGECC</w:t>
            </w:r>
            <w:proofErr w:type="spellEnd"/>
          </w:p>
        </w:tc>
        <w:tc>
          <w:tcPr>
            <w:tcW w:w="7370" w:type="dxa"/>
            <w:shd w:val="clear" w:color="auto" w:fill="auto"/>
          </w:tcPr>
          <w:p w14:paraId="6D743B47" w14:textId="76A42F55" w:rsidR="00954799" w:rsidRPr="00823806" w:rsidRDefault="00954799" w:rsidP="00241A75">
            <w:pPr>
              <w:rPr>
                <w:rFonts w:ascii="Calibri" w:hAnsi="Calibri" w:cs="Calibri"/>
                <w:sz w:val="20"/>
                <w:szCs w:val="20"/>
              </w:rPr>
            </w:pPr>
            <w:r w:rsidRPr="00823806">
              <w:rPr>
                <w:rFonts w:ascii="Calibri" w:hAnsi="Calibri" w:cs="Calibri"/>
                <w:sz w:val="20"/>
                <w:szCs w:val="20"/>
              </w:rPr>
              <w:t>Ministry of Environment of Green Economy and Climate Change</w:t>
            </w:r>
          </w:p>
        </w:tc>
      </w:tr>
      <w:tr w:rsidR="00954799" w:rsidRPr="00823806" w14:paraId="788768ED" w14:textId="77777777" w:rsidTr="00B007F2">
        <w:trPr>
          <w:trHeight w:val="288"/>
        </w:trPr>
        <w:tc>
          <w:tcPr>
            <w:tcW w:w="1980" w:type="dxa"/>
            <w:shd w:val="clear" w:color="auto" w:fill="auto"/>
          </w:tcPr>
          <w:p w14:paraId="177D70CA" w14:textId="320AD787" w:rsidR="00954799" w:rsidRPr="00823806" w:rsidRDefault="00954799" w:rsidP="00602F1A">
            <w:pPr>
              <w:rPr>
                <w:rFonts w:ascii="Calibri" w:hAnsi="Calibri" w:cs="Calibri"/>
                <w:sz w:val="20"/>
                <w:szCs w:val="20"/>
              </w:rPr>
            </w:pPr>
            <w:proofErr w:type="spellStart"/>
            <w:r w:rsidRPr="00823806">
              <w:rPr>
                <w:rFonts w:ascii="Calibri" w:hAnsi="Calibri" w:cs="Calibri"/>
                <w:sz w:val="20"/>
                <w:szCs w:val="20"/>
              </w:rPr>
              <w:t>MoE</w:t>
            </w:r>
            <w:proofErr w:type="spellEnd"/>
          </w:p>
        </w:tc>
        <w:tc>
          <w:tcPr>
            <w:tcW w:w="7370" w:type="dxa"/>
            <w:shd w:val="clear" w:color="auto" w:fill="auto"/>
          </w:tcPr>
          <w:p w14:paraId="425CADE1" w14:textId="64FB3307" w:rsidR="00954799" w:rsidRPr="00823806" w:rsidRDefault="00954799" w:rsidP="00241A75">
            <w:pPr>
              <w:rPr>
                <w:rFonts w:ascii="Calibri" w:hAnsi="Calibri" w:cs="Calibri"/>
                <w:sz w:val="20"/>
                <w:szCs w:val="20"/>
              </w:rPr>
            </w:pPr>
            <w:r w:rsidRPr="00823806">
              <w:rPr>
                <w:rFonts w:ascii="Calibri" w:hAnsi="Calibri" w:cs="Calibri"/>
                <w:sz w:val="20"/>
                <w:szCs w:val="20"/>
              </w:rPr>
              <w:t xml:space="preserve">Ministry </w:t>
            </w:r>
            <w:r w:rsidR="00FE3C00">
              <w:rPr>
                <w:rFonts w:ascii="Calibri" w:hAnsi="Calibri" w:cs="Calibri"/>
                <w:sz w:val="20"/>
                <w:szCs w:val="20"/>
              </w:rPr>
              <w:t>in charge of Energy</w:t>
            </w:r>
          </w:p>
        </w:tc>
      </w:tr>
      <w:tr w:rsidR="00954799" w:rsidRPr="00823806" w14:paraId="0B145428" w14:textId="77777777" w:rsidTr="00B007F2">
        <w:trPr>
          <w:trHeight w:val="288"/>
        </w:trPr>
        <w:tc>
          <w:tcPr>
            <w:tcW w:w="1980" w:type="dxa"/>
            <w:shd w:val="clear" w:color="auto" w:fill="auto"/>
          </w:tcPr>
          <w:p w14:paraId="0A65B0E6" w14:textId="148BEDE6" w:rsidR="00954799" w:rsidRPr="00823806" w:rsidRDefault="00954799" w:rsidP="00602F1A">
            <w:pPr>
              <w:rPr>
                <w:rFonts w:ascii="Calibri" w:hAnsi="Calibri" w:cs="Calibri"/>
                <w:sz w:val="20"/>
                <w:szCs w:val="20"/>
              </w:rPr>
            </w:pPr>
            <w:r w:rsidRPr="00823806">
              <w:rPr>
                <w:rFonts w:ascii="Calibri" w:hAnsi="Calibri" w:cs="Calibri"/>
                <w:sz w:val="20"/>
                <w:szCs w:val="20"/>
              </w:rPr>
              <w:t>MW</w:t>
            </w:r>
          </w:p>
        </w:tc>
        <w:tc>
          <w:tcPr>
            <w:tcW w:w="7370" w:type="dxa"/>
            <w:shd w:val="clear" w:color="auto" w:fill="auto"/>
          </w:tcPr>
          <w:p w14:paraId="7A402D3C" w14:textId="06F2F787" w:rsidR="00954799" w:rsidRPr="00823806" w:rsidRDefault="00954799" w:rsidP="00241A75">
            <w:pPr>
              <w:rPr>
                <w:rFonts w:ascii="Calibri" w:hAnsi="Calibri" w:cs="Calibri"/>
                <w:sz w:val="20"/>
                <w:szCs w:val="20"/>
              </w:rPr>
            </w:pPr>
            <w:r w:rsidRPr="00823806">
              <w:rPr>
                <w:rFonts w:ascii="Calibri" w:hAnsi="Calibri" w:cs="Calibri"/>
                <w:sz w:val="20"/>
                <w:szCs w:val="20"/>
              </w:rPr>
              <w:t>Megawatt</w:t>
            </w:r>
          </w:p>
        </w:tc>
      </w:tr>
      <w:tr w:rsidR="00954799" w:rsidRPr="00823806" w14:paraId="004D9D8D" w14:textId="77777777" w:rsidTr="00B007F2">
        <w:trPr>
          <w:trHeight w:val="288"/>
        </w:trPr>
        <w:tc>
          <w:tcPr>
            <w:tcW w:w="1980" w:type="dxa"/>
            <w:shd w:val="clear" w:color="auto" w:fill="auto"/>
          </w:tcPr>
          <w:p w14:paraId="64729144" w14:textId="52E767F2" w:rsidR="00954799" w:rsidRPr="00823806" w:rsidRDefault="00954799" w:rsidP="00602F1A">
            <w:pPr>
              <w:rPr>
                <w:rFonts w:ascii="Calibri" w:hAnsi="Calibri" w:cs="Calibri"/>
                <w:sz w:val="20"/>
                <w:szCs w:val="20"/>
              </w:rPr>
            </w:pPr>
            <w:r w:rsidRPr="00823806">
              <w:rPr>
                <w:rFonts w:ascii="Calibri" w:hAnsi="Calibri" w:cs="Calibri"/>
                <w:sz w:val="20"/>
                <w:szCs w:val="20"/>
              </w:rPr>
              <w:t>NDC</w:t>
            </w:r>
          </w:p>
        </w:tc>
        <w:tc>
          <w:tcPr>
            <w:tcW w:w="7370" w:type="dxa"/>
            <w:shd w:val="clear" w:color="auto" w:fill="auto"/>
          </w:tcPr>
          <w:p w14:paraId="1A3BB9A5" w14:textId="5382F4A2" w:rsidR="00954799" w:rsidRPr="00823806" w:rsidRDefault="00954799" w:rsidP="00241A75">
            <w:pPr>
              <w:rPr>
                <w:rFonts w:ascii="Calibri" w:hAnsi="Calibri" w:cs="Calibri"/>
                <w:sz w:val="20"/>
                <w:szCs w:val="20"/>
              </w:rPr>
            </w:pPr>
            <w:r w:rsidRPr="00823806">
              <w:rPr>
                <w:rFonts w:ascii="Calibri" w:hAnsi="Calibri" w:cs="Calibri"/>
                <w:sz w:val="20"/>
                <w:szCs w:val="20"/>
              </w:rPr>
              <w:t>Nationally Determined Contribution</w:t>
            </w:r>
          </w:p>
        </w:tc>
      </w:tr>
      <w:tr w:rsidR="00954799" w:rsidRPr="00823806" w14:paraId="077A6E48" w14:textId="77777777" w:rsidTr="00B007F2">
        <w:trPr>
          <w:trHeight w:val="288"/>
        </w:trPr>
        <w:tc>
          <w:tcPr>
            <w:tcW w:w="1980" w:type="dxa"/>
            <w:shd w:val="clear" w:color="auto" w:fill="auto"/>
          </w:tcPr>
          <w:p w14:paraId="0460FC1D" w14:textId="14F0C72E" w:rsidR="00954799" w:rsidRPr="00241A75" w:rsidRDefault="00954799" w:rsidP="00602F1A">
            <w:pPr>
              <w:rPr>
                <w:rFonts w:ascii="Calibri" w:hAnsi="Calibri" w:cs="Calibri"/>
                <w:sz w:val="20"/>
                <w:szCs w:val="20"/>
                <w:lang w:val="en-GB"/>
              </w:rPr>
            </w:pPr>
            <w:r w:rsidRPr="00823806">
              <w:rPr>
                <w:rFonts w:ascii="Calibri" w:hAnsi="Calibri" w:cs="Calibri"/>
                <w:sz w:val="20"/>
                <w:szCs w:val="20"/>
                <w:lang w:val="en-GB"/>
              </w:rPr>
              <w:t>NREAP</w:t>
            </w:r>
          </w:p>
        </w:tc>
        <w:tc>
          <w:tcPr>
            <w:tcW w:w="7370" w:type="dxa"/>
            <w:shd w:val="clear" w:color="auto" w:fill="auto"/>
          </w:tcPr>
          <w:p w14:paraId="17B4A068" w14:textId="1DBDC9BB" w:rsidR="00954799" w:rsidRPr="00823806" w:rsidRDefault="00954799" w:rsidP="00241A75">
            <w:pPr>
              <w:rPr>
                <w:rFonts w:ascii="Calibri" w:hAnsi="Calibri" w:cs="Calibri"/>
                <w:sz w:val="20"/>
                <w:szCs w:val="20"/>
              </w:rPr>
            </w:pPr>
            <w:r w:rsidRPr="00823806">
              <w:rPr>
                <w:rFonts w:ascii="Calibri" w:hAnsi="Calibri" w:cs="Calibri"/>
                <w:sz w:val="20"/>
                <w:szCs w:val="20"/>
              </w:rPr>
              <w:t>National Renewable Energy Action Plan</w:t>
            </w:r>
          </w:p>
        </w:tc>
      </w:tr>
      <w:tr w:rsidR="00954799" w:rsidRPr="00823806" w14:paraId="7D45F696" w14:textId="77777777" w:rsidTr="00B007F2">
        <w:trPr>
          <w:trHeight w:val="288"/>
        </w:trPr>
        <w:tc>
          <w:tcPr>
            <w:tcW w:w="1980" w:type="dxa"/>
            <w:shd w:val="clear" w:color="auto" w:fill="auto"/>
          </w:tcPr>
          <w:p w14:paraId="2B16DF19" w14:textId="7415E4AF" w:rsidR="00954799" w:rsidRPr="00241A75" w:rsidRDefault="00954799" w:rsidP="00602F1A">
            <w:pPr>
              <w:rPr>
                <w:rFonts w:ascii="Calibri" w:hAnsi="Calibri" w:cs="Calibri"/>
                <w:sz w:val="20"/>
                <w:szCs w:val="20"/>
                <w:lang w:val="en-GB"/>
              </w:rPr>
            </w:pPr>
            <w:r w:rsidRPr="00823806">
              <w:rPr>
                <w:rFonts w:ascii="Calibri" w:hAnsi="Calibri" w:cs="Calibri"/>
                <w:sz w:val="20"/>
                <w:szCs w:val="20"/>
                <w:lang w:val="en-GB"/>
              </w:rPr>
              <w:t>NEEAP</w:t>
            </w:r>
          </w:p>
        </w:tc>
        <w:tc>
          <w:tcPr>
            <w:tcW w:w="7370" w:type="dxa"/>
            <w:shd w:val="clear" w:color="auto" w:fill="auto"/>
          </w:tcPr>
          <w:p w14:paraId="27798DE9" w14:textId="4CF63E38" w:rsidR="00954799" w:rsidRPr="00823806" w:rsidRDefault="00954799" w:rsidP="00241A75">
            <w:pPr>
              <w:rPr>
                <w:rFonts w:ascii="Calibri" w:hAnsi="Calibri" w:cs="Calibri"/>
                <w:sz w:val="20"/>
                <w:szCs w:val="20"/>
              </w:rPr>
            </w:pPr>
            <w:r w:rsidRPr="00823806">
              <w:rPr>
                <w:rFonts w:ascii="Calibri" w:hAnsi="Calibri" w:cs="Calibri"/>
                <w:sz w:val="20"/>
                <w:szCs w:val="20"/>
              </w:rPr>
              <w:t>National Energy Efficiency Action Plan</w:t>
            </w:r>
          </w:p>
        </w:tc>
      </w:tr>
      <w:tr w:rsidR="00954799" w:rsidRPr="00823806" w14:paraId="05724996" w14:textId="77777777" w:rsidTr="00B007F2">
        <w:trPr>
          <w:trHeight w:val="288"/>
        </w:trPr>
        <w:tc>
          <w:tcPr>
            <w:tcW w:w="1980" w:type="dxa"/>
            <w:shd w:val="clear" w:color="auto" w:fill="auto"/>
          </w:tcPr>
          <w:p w14:paraId="3282C07A" w14:textId="1A677D5D" w:rsidR="00954799" w:rsidRPr="00241A75" w:rsidRDefault="00954799" w:rsidP="00602F1A">
            <w:pPr>
              <w:rPr>
                <w:rFonts w:ascii="Calibri" w:hAnsi="Calibri" w:cs="Calibri"/>
                <w:sz w:val="20"/>
                <w:szCs w:val="20"/>
                <w:lang w:val="en-GB"/>
              </w:rPr>
            </w:pPr>
            <w:r w:rsidRPr="00823806">
              <w:rPr>
                <w:rFonts w:ascii="Calibri" w:hAnsi="Calibri" w:cs="Calibri"/>
                <w:sz w:val="20"/>
                <w:szCs w:val="20"/>
                <w:lang w:val="en-GB"/>
              </w:rPr>
              <w:t>NREL</w:t>
            </w:r>
          </w:p>
        </w:tc>
        <w:tc>
          <w:tcPr>
            <w:tcW w:w="7370" w:type="dxa"/>
            <w:shd w:val="clear" w:color="auto" w:fill="auto"/>
          </w:tcPr>
          <w:p w14:paraId="5D1EE634" w14:textId="0F4108AB" w:rsidR="00954799" w:rsidRPr="00823806" w:rsidRDefault="00954799" w:rsidP="00241A75">
            <w:pPr>
              <w:rPr>
                <w:rFonts w:ascii="Calibri" w:hAnsi="Calibri" w:cs="Calibri"/>
                <w:sz w:val="20"/>
                <w:szCs w:val="20"/>
              </w:rPr>
            </w:pPr>
            <w:r w:rsidRPr="00823806">
              <w:rPr>
                <w:rFonts w:ascii="Calibri" w:hAnsi="Calibri" w:cs="Calibri"/>
                <w:sz w:val="20"/>
                <w:szCs w:val="20"/>
              </w:rPr>
              <w:t>National Renewable Energy Laboratory</w:t>
            </w:r>
          </w:p>
        </w:tc>
      </w:tr>
      <w:tr w:rsidR="00954799" w:rsidRPr="00823806" w14:paraId="3231FD65" w14:textId="77777777" w:rsidTr="00B007F2">
        <w:trPr>
          <w:trHeight w:val="288"/>
        </w:trPr>
        <w:tc>
          <w:tcPr>
            <w:tcW w:w="1980" w:type="dxa"/>
            <w:shd w:val="clear" w:color="auto" w:fill="auto"/>
          </w:tcPr>
          <w:p w14:paraId="594A5F2B" w14:textId="057B2C2B" w:rsidR="00954799" w:rsidRPr="00241A75" w:rsidRDefault="00954799" w:rsidP="00602F1A">
            <w:pPr>
              <w:rPr>
                <w:rFonts w:ascii="Calibri" w:hAnsi="Calibri" w:cs="Calibri"/>
                <w:sz w:val="20"/>
                <w:szCs w:val="20"/>
                <w:lang w:val="en-GB"/>
              </w:rPr>
            </w:pPr>
            <w:r w:rsidRPr="00823806">
              <w:rPr>
                <w:rFonts w:ascii="Calibri" w:hAnsi="Calibri" w:cs="Calibri"/>
                <w:sz w:val="20"/>
                <w:szCs w:val="20"/>
                <w:lang w:val="en-GB"/>
              </w:rPr>
              <w:t>RE</w:t>
            </w:r>
          </w:p>
        </w:tc>
        <w:tc>
          <w:tcPr>
            <w:tcW w:w="7370" w:type="dxa"/>
            <w:shd w:val="clear" w:color="auto" w:fill="auto"/>
          </w:tcPr>
          <w:p w14:paraId="1531CA7E" w14:textId="352FCA93" w:rsidR="00954799" w:rsidRPr="00823806" w:rsidRDefault="00954799" w:rsidP="00241A75">
            <w:pPr>
              <w:rPr>
                <w:rFonts w:ascii="Calibri" w:hAnsi="Calibri" w:cs="Calibri"/>
                <w:sz w:val="20"/>
                <w:szCs w:val="20"/>
              </w:rPr>
            </w:pPr>
            <w:r w:rsidRPr="00823806">
              <w:rPr>
                <w:rFonts w:ascii="Calibri" w:hAnsi="Calibri" w:cs="Calibri"/>
                <w:sz w:val="20"/>
                <w:szCs w:val="20"/>
              </w:rPr>
              <w:t>Renewable Energy</w:t>
            </w:r>
          </w:p>
        </w:tc>
      </w:tr>
      <w:tr w:rsidR="00954799" w:rsidRPr="00823806" w14:paraId="7B3D672C" w14:textId="77777777" w:rsidTr="00B007F2">
        <w:trPr>
          <w:trHeight w:val="288"/>
        </w:trPr>
        <w:tc>
          <w:tcPr>
            <w:tcW w:w="1980" w:type="dxa"/>
            <w:shd w:val="clear" w:color="auto" w:fill="auto"/>
          </w:tcPr>
          <w:p w14:paraId="6483CC62" w14:textId="615A1B07" w:rsidR="00954799" w:rsidRPr="00241A75" w:rsidRDefault="00954799" w:rsidP="00602F1A">
            <w:pPr>
              <w:rPr>
                <w:rFonts w:ascii="Calibri" w:hAnsi="Calibri" w:cs="Calibri"/>
                <w:sz w:val="20"/>
                <w:szCs w:val="20"/>
                <w:lang w:val="en-GB"/>
              </w:rPr>
            </w:pPr>
            <w:r w:rsidRPr="00823806">
              <w:rPr>
                <w:rFonts w:ascii="Calibri" w:hAnsi="Calibri" w:cs="Calibri"/>
                <w:sz w:val="20"/>
                <w:szCs w:val="20"/>
                <w:lang w:val="en-GB"/>
              </w:rPr>
              <w:t>SDGs</w:t>
            </w:r>
          </w:p>
        </w:tc>
        <w:tc>
          <w:tcPr>
            <w:tcW w:w="7370" w:type="dxa"/>
            <w:shd w:val="clear" w:color="auto" w:fill="auto"/>
          </w:tcPr>
          <w:p w14:paraId="2F44BE18" w14:textId="60E46627" w:rsidR="00954799" w:rsidRPr="00823806" w:rsidRDefault="00954799" w:rsidP="00241A75">
            <w:pPr>
              <w:rPr>
                <w:rFonts w:ascii="Calibri" w:hAnsi="Calibri" w:cs="Calibri"/>
                <w:sz w:val="20"/>
                <w:szCs w:val="20"/>
              </w:rPr>
            </w:pPr>
            <w:r w:rsidRPr="00823806">
              <w:rPr>
                <w:rFonts w:ascii="Calibri" w:hAnsi="Calibri" w:cs="Calibri"/>
                <w:sz w:val="20"/>
                <w:szCs w:val="20"/>
              </w:rPr>
              <w:t>Sustainable Development Goals</w:t>
            </w:r>
          </w:p>
        </w:tc>
      </w:tr>
      <w:tr w:rsidR="00954799" w:rsidRPr="00823806" w14:paraId="1E77EBEB" w14:textId="77777777" w:rsidTr="00B007F2">
        <w:trPr>
          <w:trHeight w:val="288"/>
        </w:trPr>
        <w:tc>
          <w:tcPr>
            <w:tcW w:w="1980" w:type="dxa"/>
            <w:shd w:val="clear" w:color="auto" w:fill="auto"/>
          </w:tcPr>
          <w:p w14:paraId="75033B16" w14:textId="58CBB83A" w:rsidR="00954799" w:rsidRPr="00823806" w:rsidRDefault="00954799" w:rsidP="00602F1A">
            <w:pPr>
              <w:rPr>
                <w:rFonts w:ascii="Calibri" w:hAnsi="Calibri" w:cs="Calibri"/>
                <w:sz w:val="20"/>
                <w:szCs w:val="20"/>
              </w:rPr>
            </w:pPr>
            <w:r w:rsidRPr="00823806">
              <w:rPr>
                <w:rFonts w:ascii="Calibri" w:hAnsi="Calibri" w:cs="Calibri"/>
                <w:sz w:val="20"/>
                <w:szCs w:val="20"/>
              </w:rPr>
              <w:t>SEFA</w:t>
            </w:r>
          </w:p>
        </w:tc>
        <w:tc>
          <w:tcPr>
            <w:tcW w:w="7370" w:type="dxa"/>
            <w:shd w:val="clear" w:color="auto" w:fill="auto"/>
          </w:tcPr>
          <w:p w14:paraId="17FEA11F" w14:textId="4D5FB4BA" w:rsidR="00954799" w:rsidRPr="00823806" w:rsidRDefault="00954799" w:rsidP="00241A75">
            <w:pPr>
              <w:rPr>
                <w:rFonts w:ascii="Calibri" w:hAnsi="Calibri" w:cs="Calibri"/>
                <w:sz w:val="20"/>
                <w:szCs w:val="20"/>
              </w:rPr>
            </w:pPr>
            <w:r w:rsidRPr="00823806">
              <w:rPr>
                <w:rFonts w:ascii="Calibri" w:hAnsi="Calibri" w:cs="Calibri"/>
                <w:sz w:val="20"/>
                <w:szCs w:val="20"/>
              </w:rPr>
              <w:t>Sustainable Energy Fund for Africa</w:t>
            </w:r>
          </w:p>
        </w:tc>
      </w:tr>
      <w:tr w:rsidR="00954799" w:rsidRPr="00823806" w14:paraId="1EE1BD99" w14:textId="77777777" w:rsidTr="00B007F2">
        <w:trPr>
          <w:trHeight w:val="288"/>
        </w:trPr>
        <w:tc>
          <w:tcPr>
            <w:tcW w:w="1980" w:type="dxa"/>
            <w:shd w:val="clear" w:color="auto" w:fill="auto"/>
          </w:tcPr>
          <w:p w14:paraId="47624FE8" w14:textId="4C1CB745" w:rsidR="00954799" w:rsidRPr="00823806" w:rsidRDefault="00954799" w:rsidP="00602F1A">
            <w:pPr>
              <w:rPr>
                <w:rFonts w:ascii="Calibri" w:hAnsi="Calibri" w:cs="Calibri"/>
                <w:sz w:val="20"/>
                <w:szCs w:val="20"/>
              </w:rPr>
            </w:pPr>
            <w:r>
              <w:rPr>
                <w:rFonts w:ascii="Calibri" w:hAnsi="Calibri" w:cs="Calibri"/>
                <w:sz w:val="20"/>
                <w:szCs w:val="20"/>
              </w:rPr>
              <w:t xml:space="preserve">SE4ALL / </w:t>
            </w:r>
            <w:proofErr w:type="spellStart"/>
            <w:r w:rsidRPr="00823806">
              <w:rPr>
                <w:rFonts w:ascii="Calibri" w:hAnsi="Calibri" w:cs="Calibri"/>
                <w:sz w:val="20"/>
                <w:szCs w:val="20"/>
              </w:rPr>
              <w:t>S</w:t>
            </w:r>
            <w:r>
              <w:rPr>
                <w:rFonts w:ascii="Calibri" w:hAnsi="Calibri" w:cs="Calibri"/>
                <w:sz w:val="20"/>
                <w:szCs w:val="20"/>
              </w:rPr>
              <w:t>E</w:t>
            </w:r>
            <w:r w:rsidRPr="00823806">
              <w:rPr>
                <w:rFonts w:ascii="Calibri" w:hAnsi="Calibri" w:cs="Calibri"/>
                <w:sz w:val="20"/>
                <w:szCs w:val="20"/>
              </w:rPr>
              <w:t>for</w:t>
            </w:r>
            <w:r>
              <w:rPr>
                <w:rFonts w:ascii="Calibri" w:hAnsi="Calibri" w:cs="Calibri"/>
                <w:sz w:val="20"/>
                <w:szCs w:val="20"/>
              </w:rPr>
              <w:t>ALL</w:t>
            </w:r>
            <w:proofErr w:type="spellEnd"/>
          </w:p>
        </w:tc>
        <w:tc>
          <w:tcPr>
            <w:tcW w:w="7370" w:type="dxa"/>
            <w:shd w:val="clear" w:color="auto" w:fill="auto"/>
          </w:tcPr>
          <w:p w14:paraId="21A054CB" w14:textId="04AFA1F2" w:rsidR="00954799" w:rsidRPr="00823806" w:rsidRDefault="00954799" w:rsidP="00241A75">
            <w:pPr>
              <w:rPr>
                <w:rFonts w:ascii="Calibri" w:hAnsi="Calibri" w:cs="Calibri"/>
                <w:sz w:val="20"/>
                <w:szCs w:val="20"/>
              </w:rPr>
            </w:pPr>
            <w:r w:rsidRPr="00823806">
              <w:rPr>
                <w:rFonts w:ascii="Calibri" w:hAnsi="Calibri" w:cs="Calibri"/>
                <w:sz w:val="20"/>
                <w:szCs w:val="20"/>
              </w:rPr>
              <w:t>Sustainable Energy for All</w:t>
            </w:r>
          </w:p>
        </w:tc>
      </w:tr>
      <w:tr w:rsidR="00954799" w:rsidRPr="00823806" w14:paraId="104F6C10" w14:textId="77777777" w:rsidTr="00B007F2">
        <w:trPr>
          <w:trHeight w:val="288"/>
        </w:trPr>
        <w:tc>
          <w:tcPr>
            <w:tcW w:w="1980" w:type="dxa"/>
            <w:shd w:val="clear" w:color="auto" w:fill="auto"/>
          </w:tcPr>
          <w:p w14:paraId="02B63345" w14:textId="221649DF" w:rsidR="00954799" w:rsidRPr="00823806" w:rsidRDefault="00954799" w:rsidP="00602F1A">
            <w:pPr>
              <w:rPr>
                <w:rFonts w:ascii="Calibri" w:hAnsi="Calibri" w:cs="Calibri"/>
                <w:sz w:val="20"/>
                <w:szCs w:val="20"/>
              </w:rPr>
            </w:pPr>
            <w:r w:rsidRPr="00823806">
              <w:rPr>
                <w:rFonts w:ascii="Calibri" w:hAnsi="Calibri" w:cs="Calibri"/>
                <w:sz w:val="20"/>
                <w:szCs w:val="20"/>
              </w:rPr>
              <w:t>SESP</w:t>
            </w:r>
          </w:p>
        </w:tc>
        <w:tc>
          <w:tcPr>
            <w:tcW w:w="7370" w:type="dxa"/>
            <w:shd w:val="clear" w:color="auto" w:fill="auto"/>
          </w:tcPr>
          <w:p w14:paraId="22D995AA" w14:textId="3339927B" w:rsidR="00954799" w:rsidRPr="00823806" w:rsidRDefault="00954799" w:rsidP="00241A75">
            <w:pPr>
              <w:rPr>
                <w:rFonts w:ascii="Calibri" w:hAnsi="Calibri" w:cs="Calibri"/>
                <w:sz w:val="20"/>
                <w:szCs w:val="20"/>
              </w:rPr>
            </w:pPr>
            <w:r w:rsidRPr="00823806">
              <w:rPr>
                <w:rFonts w:ascii="Calibri" w:hAnsi="Calibri" w:cs="Calibri"/>
                <w:sz w:val="20"/>
                <w:szCs w:val="20"/>
              </w:rPr>
              <w:t>Social and Environmental Screening Procedure</w:t>
            </w:r>
          </w:p>
        </w:tc>
      </w:tr>
      <w:tr w:rsidR="00954799" w:rsidRPr="00823806" w14:paraId="0A7FB20A" w14:textId="77777777" w:rsidTr="00B007F2">
        <w:trPr>
          <w:trHeight w:val="288"/>
        </w:trPr>
        <w:tc>
          <w:tcPr>
            <w:tcW w:w="1980" w:type="dxa"/>
            <w:shd w:val="clear" w:color="auto" w:fill="auto"/>
          </w:tcPr>
          <w:p w14:paraId="14EC385E" w14:textId="34090493" w:rsidR="00954799" w:rsidRPr="00823806" w:rsidRDefault="00954799" w:rsidP="00602F1A">
            <w:pPr>
              <w:rPr>
                <w:rFonts w:ascii="Calibri" w:hAnsi="Calibri" w:cs="Calibri"/>
                <w:sz w:val="20"/>
                <w:szCs w:val="20"/>
              </w:rPr>
            </w:pPr>
            <w:r w:rsidRPr="00823806">
              <w:rPr>
                <w:rFonts w:ascii="Calibri" w:hAnsi="Calibri" w:cs="Calibri"/>
                <w:sz w:val="20"/>
                <w:szCs w:val="20"/>
              </w:rPr>
              <w:t>SHS</w:t>
            </w:r>
          </w:p>
        </w:tc>
        <w:tc>
          <w:tcPr>
            <w:tcW w:w="7370" w:type="dxa"/>
            <w:shd w:val="clear" w:color="auto" w:fill="auto"/>
          </w:tcPr>
          <w:p w14:paraId="453B2ED0" w14:textId="59014DE6" w:rsidR="00954799" w:rsidRPr="00823806" w:rsidRDefault="00954799" w:rsidP="00241A75">
            <w:pPr>
              <w:rPr>
                <w:rFonts w:ascii="Calibri" w:hAnsi="Calibri" w:cs="Calibri"/>
                <w:sz w:val="20"/>
                <w:szCs w:val="20"/>
              </w:rPr>
            </w:pPr>
            <w:r w:rsidRPr="00823806">
              <w:rPr>
                <w:rFonts w:ascii="Calibri" w:hAnsi="Calibri" w:cs="Calibri"/>
                <w:sz w:val="20"/>
                <w:szCs w:val="20"/>
              </w:rPr>
              <w:t>Solar Home Systems</w:t>
            </w:r>
          </w:p>
        </w:tc>
      </w:tr>
      <w:tr w:rsidR="00954799" w:rsidRPr="00823806" w14:paraId="43FE0690" w14:textId="77777777" w:rsidTr="00B007F2">
        <w:trPr>
          <w:trHeight w:val="288"/>
        </w:trPr>
        <w:tc>
          <w:tcPr>
            <w:tcW w:w="1980" w:type="dxa"/>
            <w:shd w:val="clear" w:color="auto" w:fill="auto"/>
          </w:tcPr>
          <w:p w14:paraId="3028E667" w14:textId="7D189B41" w:rsidR="00954799" w:rsidRPr="00823806" w:rsidRDefault="00954799" w:rsidP="00602F1A">
            <w:pPr>
              <w:rPr>
                <w:rFonts w:ascii="Calibri" w:hAnsi="Calibri" w:cs="Calibri"/>
                <w:sz w:val="20"/>
                <w:szCs w:val="20"/>
              </w:rPr>
            </w:pPr>
            <w:r w:rsidRPr="00823806">
              <w:rPr>
                <w:rFonts w:ascii="Calibri" w:hAnsi="Calibri" w:cs="Calibri"/>
                <w:sz w:val="20"/>
                <w:szCs w:val="20"/>
              </w:rPr>
              <w:t>SONABEL</w:t>
            </w:r>
          </w:p>
        </w:tc>
        <w:tc>
          <w:tcPr>
            <w:tcW w:w="7370" w:type="dxa"/>
            <w:shd w:val="clear" w:color="auto" w:fill="auto"/>
          </w:tcPr>
          <w:p w14:paraId="2C1BDD1A" w14:textId="081A8979" w:rsidR="00954799" w:rsidRPr="00823806" w:rsidRDefault="00954799" w:rsidP="00241A75">
            <w:pPr>
              <w:rPr>
                <w:rFonts w:ascii="Calibri" w:hAnsi="Calibri" w:cs="Calibri"/>
                <w:sz w:val="20"/>
                <w:szCs w:val="20"/>
              </w:rPr>
            </w:pPr>
            <w:r w:rsidRPr="00823806">
              <w:rPr>
                <w:rFonts w:ascii="Calibri" w:hAnsi="Calibri" w:cs="Calibri"/>
                <w:sz w:val="20"/>
                <w:szCs w:val="20"/>
              </w:rPr>
              <w:t xml:space="preserve">Société National </w:t>
            </w:r>
            <w:proofErr w:type="spellStart"/>
            <w:r w:rsidRPr="00823806">
              <w:rPr>
                <w:rFonts w:ascii="Calibri" w:hAnsi="Calibri" w:cs="Calibri"/>
                <w:sz w:val="20"/>
                <w:szCs w:val="20"/>
              </w:rPr>
              <w:t>Burkinabé</w:t>
            </w:r>
            <w:proofErr w:type="spellEnd"/>
            <w:r w:rsidRPr="00823806">
              <w:rPr>
                <w:rFonts w:ascii="Calibri" w:hAnsi="Calibri" w:cs="Calibri"/>
                <w:sz w:val="20"/>
                <w:szCs w:val="20"/>
              </w:rPr>
              <w:t xml:space="preserve"> </w:t>
            </w:r>
            <w:proofErr w:type="spellStart"/>
            <w:r w:rsidRPr="00823806">
              <w:rPr>
                <w:rFonts w:ascii="Calibri" w:hAnsi="Calibri" w:cs="Calibri"/>
                <w:sz w:val="20"/>
                <w:szCs w:val="20"/>
              </w:rPr>
              <w:t>d’Electricité</w:t>
            </w:r>
            <w:proofErr w:type="spellEnd"/>
            <w:r w:rsidRPr="00823806">
              <w:rPr>
                <w:rFonts w:ascii="Calibri" w:hAnsi="Calibri" w:cs="Calibri"/>
                <w:sz w:val="20"/>
                <w:szCs w:val="20"/>
              </w:rPr>
              <w:t xml:space="preserve"> (Burkina’s National Electricity Company)</w:t>
            </w:r>
          </w:p>
        </w:tc>
      </w:tr>
      <w:tr w:rsidR="00954799" w:rsidRPr="00823806" w14:paraId="51F8CB43" w14:textId="77777777" w:rsidTr="00B007F2">
        <w:trPr>
          <w:trHeight w:val="288"/>
        </w:trPr>
        <w:tc>
          <w:tcPr>
            <w:tcW w:w="1980" w:type="dxa"/>
            <w:shd w:val="clear" w:color="auto" w:fill="auto"/>
          </w:tcPr>
          <w:p w14:paraId="1ADC8E32" w14:textId="67EE3E82" w:rsidR="00954799" w:rsidRPr="00823806" w:rsidRDefault="00954799" w:rsidP="00954799">
            <w:pPr>
              <w:rPr>
                <w:rFonts w:ascii="Calibri" w:hAnsi="Calibri" w:cs="Calibri"/>
                <w:sz w:val="20"/>
                <w:szCs w:val="20"/>
              </w:rPr>
            </w:pPr>
            <w:r w:rsidRPr="00823806">
              <w:rPr>
                <w:rFonts w:ascii="Calibri" w:hAnsi="Calibri" w:cs="Calibri"/>
                <w:sz w:val="20"/>
                <w:szCs w:val="20"/>
              </w:rPr>
              <w:t>SIDA</w:t>
            </w:r>
          </w:p>
        </w:tc>
        <w:tc>
          <w:tcPr>
            <w:tcW w:w="7370" w:type="dxa"/>
            <w:shd w:val="clear" w:color="auto" w:fill="auto"/>
          </w:tcPr>
          <w:p w14:paraId="1A47DD12" w14:textId="39E1021B" w:rsidR="00954799" w:rsidRPr="00823806" w:rsidRDefault="00954799" w:rsidP="00241A75">
            <w:pPr>
              <w:rPr>
                <w:rFonts w:ascii="Calibri" w:hAnsi="Calibri" w:cs="Calibri"/>
                <w:sz w:val="20"/>
                <w:szCs w:val="20"/>
              </w:rPr>
            </w:pPr>
            <w:r w:rsidRPr="00823806">
              <w:rPr>
                <w:rFonts w:ascii="Calibri" w:hAnsi="Calibri" w:cs="Calibri"/>
                <w:sz w:val="20"/>
                <w:szCs w:val="20"/>
              </w:rPr>
              <w:t>Swedish International Development Agency</w:t>
            </w:r>
          </w:p>
        </w:tc>
      </w:tr>
      <w:tr w:rsidR="00954799" w:rsidRPr="00823806" w14:paraId="7FB6B12D" w14:textId="77777777" w:rsidTr="00B007F2">
        <w:trPr>
          <w:trHeight w:val="288"/>
        </w:trPr>
        <w:tc>
          <w:tcPr>
            <w:tcW w:w="1980" w:type="dxa"/>
            <w:shd w:val="clear" w:color="auto" w:fill="auto"/>
          </w:tcPr>
          <w:p w14:paraId="0AAAC764" w14:textId="1C1EE2C4" w:rsidR="00954799" w:rsidRPr="00823806" w:rsidRDefault="00954799" w:rsidP="00954799">
            <w:pPr>
              <w:rPr>
                <w:rFonts w:ascii="Calibri" w:hAnsi="Calibri" w:cs="Calibri"/>
                <w:sz w:val="20"/>
                <w:szCs w:val="20"/>
              </w:rPr>
            </w:pPr>
            <w:r w:rsidRPr="00823806">
              <w:rPr>
                <w:rFonts w:ascii="Calibri" w:hAnsi="Calibri" w:cs="Calibri"/>
                <w:sz w:val="20"/>
                <w:szCs w:val="20"/>
              </w:rPr>
              <w:t>SP/CNDD</w:t>
            </w:r>
          </w:p>
        </w:tc>
        <w:tc>
          <w:tcPr>
            <w:tcW w:w="7370" w:type="dxa"/>
            <w:shd w:val="clear" w:color="auto" w:fill="auto"/>
          </w:tcPr>
          <w:p w14:paraId="54B004D8" w14:textId="1D3BD9CA" w:rsidR="00954799" w:rsidRPr="00823806" w:rsidRDefault="00241A75" w:rsidP="00241A75">
            <w:pPr>
              <w:rPr>
                <w:rFonts w:ascii="Calibri" w:hAnsi="Calibri" w:cs="Calibri"/>
                <w:sz w:val="20"/>
                <w:szCs w:val="20"/>
              </w:rPr>
            </w:pPr>
            <w:r w:rsidRPr="00823806">
              <w:rPr>
                <w:rFonts w:ascii="Calibri" w:hAnsi="Calibri" w:cs="Calibri"/>
                <w:sz w:val="20"/>
                <w:szCs w:val="20"/>
              </w:rPr>
              <w:t>Permanent Secretariat/National Committee for Climate Change</w:t>
            </w:r>
          </w:p>
        </w:tc>
      </w:tr>
      <w:tr w:rsidR="00954799" w:rsidRPr="00823806" w14:paraId="471D30BA" w14:textId="77777777" w:rsidTr="00B007F2">
        <w:trPr>
          <w:trHeight w:val="288"/>
        </w:trPr>
        <w:tc>
          <w:tcPr>
            <w:tcW w:w="1980" w:type="dxa"/>
            <w:shd w:val="clear" w:color="auto" w:fill="auto"/>
          </w:tcPr>
          <w:p w14:paraId="71363DED" w14:textId="77777777" w:rsidR="00954799" w:rsidRPr="00823806" w:rsidRDefault="00954799" w:rsidP="00954799">
            <w:pPr>
              <w:rPr>
                <w:rFonts w:ascii="Calibri" w:hAnsi="Calibri" w:cs="Calibri"/>
                <w:sz w:val="20"/>
                <w:szCs w:val="20"/>
              </w:rPr>
            </w:pPr>
            <w:r w:rsidRPr="00823806">
              <w:rPr>
                <w:rFonts w:ascii="Calibri" w:hAnsi="Calibri" w:cs="Calibri"/>
                <w:sz w:val="20"/>
                <w:szCs w:val="20"/>
              </w:rPr>
              <w:lastRenderedPageBreak/>
              <w:t>STAP</w:t>
            </w:r>
          </w:p>
          <w:p w14:paraId="5FA2D5BB" w14:textId="7BD616B5" w:rsidR="00954799" w:rsidRPr="00823806" w:rsidRDefault="00954799" w:rsidP="00954799">
            <w:pPr>
              <w:rPr>
                <w:rFonts w:ascii="Calibri" w:hAnsi="Calibri" w:cs="Calibri"/>
                <w:sz w:val="20"/>
                <w:szCs w:val="20"/>
              </w:rPr>
            </w:pPr>
            <w:r w:rsidRPr="00823806">
              <w:rPr>
                <w:rFonts w:ascii="Calibri" w:hAnsi="Calibri" w:cs="Calibri"/>
                <w:sz w:val="20"/>
                <w:szCs w:val="20"/>
              </w:rPr>
              <w:t>UNCDF</w:t>
            </w:r>
          </w:p>
        </w:tc>
        <w:tc>
          <w:tcPr>
            <w:tcW w:w="7370" w:type="dxa"/>
            <w:shd w:val="clear" w:color="auto" w:fill="auto"/>
          </w:tcPr>
          <w:p w14:paraId="463CDBE2" w14:textId="77777777" w:rsidR="00241A75" w:rsidRPr="00823806" w:rsidRDefault="00241A75" w:rsidP="00241A75">
            <w:pPr>
              <w:rPr>
                <w:rFonts w:ascii="Calibri" w:hAnsi="Calibri" w:cs="Calibri"/>
                <w:sz w:val="20"/>
                <w:szCs w:val="20"/>
              </w:rPr>
            </w:pPr>
            <w:r w:rsidRPr="00823806">
              <w:rPr>
                <w:rFonts w:ascii="Calibri" w:hAnsi="Calibri" w:cs="Calibri"/>
                <w:sz w:val="20"/>
                <w:szCs w:val="20"/>
              </w:rPr>
              <w:t>Scientific Technical Advisory Panel</w:t>
            </w:r>
          </w:p>
          <w:p w14:paraId="04EE5AC7" w14:textId="5F3206CD" w:rsidR="00954799" w:rsidRPr="00823806" w:rsidRDefault="00241A75" w:rsidP="00241A75">
            <w:pPr>
              <w:rPr>
                <w:rFonts w:ascii="Calibri" w:hAnsi="Calibri" w:cs="Calibri"/>
                <w:sz w:val="20"/>
                <w:szCs w:val="20"/>
              </w:rPr>
            </w:pPr>
            <w:r w:rsidRPr="00823806">
              <w:rPr>
                <w:rFonts w:ascii="Calibri" w:hAnsi="Calibri" w:cs="Calibri"/>
                <w:sz w:val="20"/>
                <w:szCs w:val="20"/>
              </w:rPr>
              <w:t>United Nations Capital Development Fund</w:t>
            </w:r>
          </w:p>
        </w:tc>
      </w:tr>
      <w:tr w:rsidR="00954799" w:rsidRPr="00823806" w14:paraId="48356991" w14:textId="77777777" w:rsidTr="00B007F2">
        <w:trPr>
          <w:trHeight w:val="288"/>
        </w:trPr>
        <w:tc>
          <w:tcPr>
            <w:tcW w:w="1980" w:type="dxa"/>
            <w:shd w:val="clear" w:color="auto" w:fill="auto"/>
          </w:tcPr>
          <w:p w14:paraId="575179DC" w14:textId="2E5E89B8" w:rsidR="00954799" w:rsidRPr="00823806" w:rsidRDefault="00954799" w:rsidP="00954799">
            <w:pPr>
              <w:rPr>
                <w:rFonts w:ascii="Calibri" w:hAnsi="Calibri" w:cs="Calibri"/>
                <w:sz w:val="20"/>
                <w:szCs w:val="20"/>
              </w:rPr>
            </w:pPr>
            <w:r w:rsidRPr="00823806">
              <w:rPr>
                <w:rFonts w:ascii="Calibri" w:hAnsi="Calibri" w:cs="Calibri"/>
                <w:sz w:val="20"/>
                <w:szCs w:val="20"/>
              </w:rPr>
              <w:t>UNCOOPEL</w:t>
            </w:r>
            <w:r>
              <w:rPr>
                <w:rFonts w:ascii="Calibri" w:hAnsi="Calibri" w:cs="Calibri"/>
                <w:sz w:val="20"/>
                <w:szCs w:val="20"/>
              </w:rPr>
              <w:t xml:space="preserve"> BF</w:t>
            </w:r>
          </w:p>
        </w:tc>
        <w:tc>
          <w:tcPr>
            <w:tcW w:w="7370" w:type="dxa"/>
            <w:shd w:val="clear" w:color="auto" w:fill="auto"/>
          </w:tcPr>
          <w:p w14:paraId="6BBCE1F5" w14:textId="0423CCF4" w:rsidR="00954799" w:rsidRPr="00823806" w:rsidRDefault="00241A75" w:rsidP="00241A75">
            <w:pPr>
              <w:rPr>
                <w:rFonts w:ascii="Calibri" w:hAnsi="Calibri" w:cs="Calibri"/>
                <w:sz w:val="20"/>
                <w:szCs w:val="20"/>
              </w:rPr>
            </w:pPr>
            <w:r w:rsidRPr="00AE3697">
              <w:rPr>
                <w:rFonts w:ascii="Calibri" w:hAnsi="Calibri" w:cs="Calibri"/>
                <w:sz w:val="20"/>
                <w:szCs w:val="20"/>
              </w:rPr>
              <w:t>National Union of Electricity Cooperatives in Burkina Faso</w:t>
            </w:r>
          </w:p>
        </w:tc>
      </w:tr>
      <w:tr w:rsidR="00954799" w:rsidRPr="00823806" w14:paraId="3BFB2A25" w14:textId="77777777" w:rsidTr="00B007F2">
        <w:trPr>
          <w:trHeight w:val="288"/>
        </w:trPr>
        <w:tc>
          <w:tcPr>
            <w:tcW w:w="1980" w:type="dxa"/>
            <w:shd w:val="clear" w:color="auto" w:fill="auto"/>
          </w:tcPr>
          <w:p w14:paraId="1A8580E0" w14:textId="6C7A6416" w:rsidR="00954799" w:rsidRPr="00823806" w:rsidRDefault="00954799" w:rsidP="00954799">
            <w:pPr>
              <w:rPr>
                <w:rFonts w:ascii="Calibri" w:hAnsi="Calibri" w:cs="Calibri"/>
                <w:sz w:val="20"/>
                <w:szCs w:val="20"/>
              </w:rPr>
            </w:pPr>
            <w:r w:rsidRPr="00823806">
              <w:rPr>
                <w:rFonts w:ascii="Calibri" w:hAnsi="Calibri" w:cs="Calibri"/>
                <w:sz w:val="20"/>
                <w:szCs w:val="20"/>
              </w:rPr>
              <w:t>UNDP</w:t>
            </w:r>
          </w:p>
        </w:tc>
        <w:tc>
          <w:tcPr>
            <w:tcW w:w="7370" w:type="dxa"/>
            <w:shd w:val="clear" w:color="auto" w:fill="auto"/>
          </w:tcPr>
          <w:p w14:paraId="0EADC8C0" w14:textId="62FC4D06" w:rsidR="00954799" w:rsidRPr="00823806" w:rsidRDefault="00241A75" w:rsidP="00241A75">
            <w:pPr>
              <w:rPr>
                <w:rFonts w:ascii="Calibri" w:hAnsi="Calibri" w:cs="Calibri"/>
                <w:sz w:val="20"/>
                <w:szCs w:val="20"/>
              </w:rPr>
            </w:pPr>
            <w:r w:rsidRPr="00823806">
              <w:rPr>
                <w:rFonts w:ascii="Calibri" w:hAnsi="Calibri" w:cs="Calibri"/>
                <w:sz w:val="20"/>
                <w:szCs w:val="20"/>
              </w:rPr>
              <w:t xml:space="preserve">United Nations Development </w:t>
            </w:r>
            <w:proofErr w:type="spellStart"/>
            <w:r w:rsidRPr="00823806">
              <w:rPr>
                <w:rFonts w:ascii="Calibri" w:hAnsi="Calibri" w:cs="Calibri"/>
                <w:sz w:val="20"/>
                <w:szCs w:val="20"/>
              </w:rPr>
              <w:t>Program</w:t>
            </w:r>
            <w:r>
              <w:rPr>
                <w:rFonts w:ascii="Calibri" w:hAnsi="Calibri" w:cs="Calibri"/>
                <w:sz w:val="20"/>
                <w:szCs w:val="20"/>
              </w:rPr>
              <w:t>me</w:t>
            </w:r>
            <w:proofErr w:type="spellEnd"/>
          </w:p>
        </w:tc>
      </w:tr>
      <w:tr w:rsidR="00954799" w:rsidRPr="00823806" w14:paraId="02197BB7" w14:textId="77777777" w:rsidTr="00B007F2">
        <w:trPr>
          <w:trHeight w:val="288"/>
        </w:trPr>
        <w:tc>
          <w:tcPr>
            <w:tcW w:w="1980" w:type="dxa"/>
            <w:shd w:val="clear" w:color="auto" w:fill="auto"/>
          </w:tcPr>
          <w:p w14:paraId="5A19A754" w14:textId="32452DEA" w:rsidR="00954799" w:rsidRPr="00823806" w:rsidRDefault="00954799" w:rsidP="00954799">
            <w:pPr>
              <w:rPr>
                <w:rFonts w:ascii="Calibri" w:hAnsi="Calibri" w:cs="Calibri"/>
                <w:sz w:val="20"/>
                <w:szCs w:val="20"/>
              </w:rPr>
            </w:pPr>
            <w:r w:rsidRPr="00823806">
              <w:rPr>
                <w:rFonts w:ascii="Calibri" w:hAnsi="Calibri" w:cs="Calibri"/>
                <w:sz w:val="20"/>
                <w:szCs w:val="20"/>
              </w:rPr>
              <w:t>UNFCCC</w:t>
            </w:r>
          </w:p>
        </w:tc>
        <w:tc>
          <w:tcPr>
            <w:tcW w:w="7370" w:type="dxa"/>
            <w:shd w:val="clear" w:color="auto" w:fill="auto"/>
          </w:tcPr>
          <w:p w14:paraId="25352001" w14:textId="089AD3AA" w:rsidR="00954799" w:rsidRPr="00823806" w:rsidRDefault="00241A75" w:rsidP="00241A75">
            <w:pPr>
              <w:rPr>
                <w:rFonts w:ascii="Calibri" w:hAnsi="Calibri" w:cs="Calibri"/>
                <w:sz w:val="20"/>
                <w:szCs w:val="20"/>
              </w:rPr>
            </w:pPr>
            <w:r w:rsidRPr="00823806">
              <w:rPr>
                <w:rFonts w:ascii="Calibri" w:hAnsi="Calibri" w:cs="Calibri"/>
                <w:sz w:val="20"/>
                <w:szCs w:val="20"/>
              </w:rPr>
              <w:t>United Nations Framework Convention on Climate Change</w:t>
            </w:r>
          </w:p>
        </w:tc>
      </w:tr>
      <w:tr w:rsidR="00954799" w:rsidRPr="00823806" w14:paraId="5392C90A" w14:textId="77777777" w:rsidTr="00B007F2">
        <w:trPr>
          <w:trHeight w:val="288"/>
        </w:trPr>
        <w:tc>
          <w:tcPr>
            <w:tcW w:w="1980" w:type="dxa"/>
            <w:shd w:val="clear" w:color="auto" w:fill="auto"/>
          </w:tcPr>
          <w:p w14:paraId="35FA3431" w14:textId="63F28EA1" w:rsidR="00954799" w:rsidRPr="00823806" w:rsidRDefault="00241A75" w:rsidP="00954799">
            <w:pPr>
              <w:rPr>
                <w:rFonts w:ascii="Calibri" w:hAnsi="Calibri" w:cs="Calibri"/>
                <w:sz w:val="20"/>
                <w:szCs w:val="20"/>
              </w:rPr>
            </w:pPr>
            <w:r>
              <w:rPr>
                <w:rFonts w:ascii="Calibri" w:hAnsi="Calibri" w:cs="Calibri"/>
                <w:sz w:val="20"/>
                <w:szCs w:val="20"/>
              </w:rPr>
              <w:t>UNOPS</w:t>
            </w:r>
          </w:p>
        </w:tc>
        <w:tc>
          <w:tcPr>
            <w:tcW w:w="7370" w:type="dxa"/>
            <w:shd w:val="clear" w:color="auto" w:fill="auto"/>
          </w:tcPr>
          <w:p w14:paraId="5AB1017C" w14:textId="0A57BD0D" w:rsidR="00954799" w:rsidRPr="00823806" w:rsidRDefault="00241A75" w:rsidP="00241A75">
            <w:pPr>
              <w:rPr>
                <w:rFonts w:ascii="Calibri" w:hAnsi="Calibri" w:cs="Calibri"/>
                <w:sz w:val="20"/>
                <w:szCs w:val="20"/>
              </w:rPr>
            </w:pPr>
            <w:r w:rsidRPr="00823806">
              <w:rPr>
                <w:rFonts w:ascii="Calibri" w:hAnsi="Calibri" w:cs="Calibri"/>
                <w:sz w:val="20"/>
                <w:szCs w:val="20"/>
              </w:rPr>
              <w:t xml:space="preserve">United Nations </w:t>
            </w:r>
            <w:r>
              <w:rPr>
                <w:rFonts w:ascii="Calibri" w:hAnsi="Calibri" w:cs="Calibri"/>
                <w:sz w:val="20"/>
                <w:szCs w:val="20"/>
              </w:rPr>
              <w:t>Office for Project Services</w:t>
            </w:r>
          </w:p>
        </w:tc>
      </w:tr>
    </w:tbl>
    <w:p w14:paraId="22533B02" w14:textId="77777777" w:rsidR="0036207B" w:rsidRPr="00823806" w:rsidRDefault="0036207B" w:rsidP="00823806">
      <w:bookmarkStart w:id="6" w:name="_Toc407785517"/>
    </w:p>
    <w:p w14:paraId="1E9A74BE" w14:textId="75D612F8" w:rsidR="00D218B7" w:rsidRPr="006C363D" w:rsidRDefault="008C65EB" w:rsidP="006C363D">
      <w:pPr>
        <w:pStyle w:val="Heading1"/>
      </w:pPr>
      <w:bookmarkStart w:id="7" w:name="_Toc84428407"/>
      <w:r w:rsidRPr="006C363D">
        <w:t xml:space="preserve">Development </w:t>
      </w:r>
      <w:r w:rsidR="00005D48" w:rsidRPr="006C363D">
        <w:t>C</w:t>
      </w:r>
      <w:r w:rsidR="004C3717" w:rsidRPr="006C363D">
        <w:t>hallenge</w:t>
      </w:r>
      <w:bookmarkEnd w:id="6"/>
      <w:bookmarkEnd w:id="7"/>
      <w:r w:rsidR="00A25CCB" w:rsidRPr="006C363D">
        <w:t xml:space="preserve"> </w:t>
      </w:r>
    </w:p>
    <w:p w14:paraId="625CE5B3" w14:textId="77777777" w:rsidR="00443BAA" w:rsidRPr="00770F60" w:rsidRDefault="00443BAA" w:rsidP="00327D3D">
      <w:pPr>
        <w:rPr>
          <w:rFonts w:cs="Calibri"/>
          <w:i/>
          <w:szCs w:val="20"/>
          <w:highlight w:val="yellow"/>
        </w:rPr>
      </w:pPr>
    </w:p>
    <w:p w14:paraId="2F6F57A1" w14:textId="13E17D58" w:rsidR="000A12A8" w:rsidRDefault="009D07C1" w:rsidP="005913BC">
      <w:pPr>
        <w:numPr>
          <w:ilvl w:val="0"/>
          <w:numId w:val="36"/>
        </w:numPr>
        <w:jc w:val="both"/>
        <w:rPr>
          <w:rFonts w:ascii="Calibri" w:hAnsi="Calibri" w:cs="Calibri"/>
          <w:sz w:val="20"/>
          <w:szCs w:val="20"/>
        </w:rPr>
      </w:pPr>
      <w:r w:rsidRPr="005827F1">
        <w:rPr>
          <w:rFonts w:ascii="Calibri" w:hAnsi="Calibri" w:cs="Calibri"/>
          <w:sz w:val="20"/>
          <w:szCs w:val="20"/>
        </w:rPr>
        <w:t xml:space="preserve">With a </w:t>
      </w:r>
      <w:r w:rsidR="000A12A8" w:rsidRPr="005827F1">
        <w:rPr>
          <w:rFonts w:ascii="Calibri" w:hAnsi="Calibri" w:cs="Calibri"/>
          <w:sz w:val="20"/>
          <w:szCs w:val="20"/>
        </w:rPr>
        <w:t xml:space="preserve">young and rapidly growing </w:t>
      </w:r>
      <w:r w:rsidRPr="005827F1">
        <w:rPr>
          <w:rFonts w:ascii="Calibri" w:hAnsi="Calibri" w:cs="Calibri"/>
          <w:sz w:val="20"/>
          <w:szCs w:val="20"/>
        </w:rPr>
        <w:t xml:space="preserve">population of </w:t>
      </w:r>
      <w:r w:rsidR="003511A9" w:rsidRPr="005827F1">
        <w:rPr>
          <w:rFonts w:ascii="Calibri" w:hAnsi="Calibri" w:cs="Calibri"/>
          <w:sz w:val="20"/>
          <w:szCs w:val="20"/>
        </w:rPr>
        <w:t xml:space="preserve">over </w:t>
      </w:r>
      <w:r w:rsidR="000A12A8" w:rsidRPr="005827F1">
        <w:rPr>
          <w:rFonts w:ascii="Calibri" w:hAnsi="Calibri" w:cs="Calibri"/>
          <w:sz w:val="20"/>
          <w:szCs w:val="20"/>
        </w:rPr>
        <w:t>20</w:t>
      </w:r>
      <w:r w:rsidRPr="005827F1">
        <w:rPr>
          <w:rFonts w:ascii="Calibri" w:hAnsi="Calibri" w:cs="Calibri"/>
          <w:sz w:val="20"/>
          <w:szCs w:val="20"/>
        </w:rPr>
        <w:t xml:space="preserve"> million, </w:t>
      </w:r>
      <w:r w:rsidR="000A12A8" w:rsidRPr="005827F1">
        <w:rPr>
          <w:rFonts w:ascii="Calibri" w:hAnsi="Calibri" w:cs="Calibri"/>
          <w:sz w:val="20"/>
          <w:szCs w:val="20"/>
        </w:rPr>
        <w:t xml:space="preserve">of which </w:t>
      </w:r>
      <w:r w:rsidR="00607789" w:rsidRPr="00D047DF">
        <w:rPr>
          <w:rFonts w:ascii="Calibri" w:hAnsi="Calibri" w:cs="Calibri"/>
          <w:sz w:val="20"/>
          <w:szCs w:val="20"/>
        </w:rPr>
        <w:t>70.2 percent (World Bank</w:t>
      </w:r>
      <w:r w:rsidR="003511A9" w:rsidRPr="00D047DF">
        <w:rPr>
          <w:rFonts w:ascii="Calibri" w:hAnsi="Calibri" w:cs="Calibri"/>
          <w:sz w:val="20"/>
          <w:szCs w:val="20"/>
        </w:rPr>
        <w:t>, 2019</w:t>
      </w:r>
      <w:r w:rsidR="00607789" w:rsidRPr="00D047DF">
        <w:rPr>
          <w:rFonts w:ascii="Calibri" w:hAnsi="Calibri" w:cs="Calibri"/>
          <w:sz w:val="20"/>
          <w:szCs w:val="20"/>
        </w:rPr>
        <w:t>)</w:t>
      </w:r>
      <w:r w:rsidR="003511A9" w:rsidRPr="005827F1">
        <w:rPr>
          <w:rStyle w:val="FootnoteReference"/>
          <w:szCs w:val="20"/>
        </w:rPr>
        <w:footnoteReference w:id="9"/>
      </w:r>
      <w:r w:rsidR="005A71A3">
        <w:rPr>
          <w:rFonts w:ascii="Calibri" w:hAnsi="Calibri" w:cs="Calibri"/>
          <w:sz w:val="20"/>
          <w:szCs w:val="20"/>
        </w:rPr>
        <w:t xml:space="preserve"> </w:t>
      </w:r>
      <w:r w:rsidR="000A12A8" w:rsidRPr="119C832E">
        <w:rPr>
          <w:rFonts w:ascii="Calibri" w:hAnsi="Calibri" w:cs="Calibri"/>
          <w:sz w:val="20"/>
          <w:szCs w:val="20"/>
        </w:rPr>
        <w:t xml:space="preserve">live in rural areas, </w:t>
      </w:r>
      <w:r w:rsidRPr="119C832E">
        <w:rPr>
          <w:rFonts w:ascii="Calibri" w:hAnsi="Calibri" w:cs="Calibri"/>
          <w:sz w:val="20"/>
          <w:szCs w:val="20"/>
        </w:rPr>
        <w:t xml:space="preserve">Burkina Faso is the fifth most populous country in West Africa. </w:t>
      </w:r>
      <w:r w:rsidR="000A12A8" w:rsidRPr="119C832E">
        <w:rPr>
          <w:rFonts w:ascii="Calibri" w:hAnsi="Calibri" w:cs="Calibri"/>
          <w:sz w:val="20"/>
          <w:szCs w:val="20"/>
        </w:rPr>
        <w:t>The country’s G</w:t>
      </w:r>
      <w:r w:rsidR="00B027D8">
        <w:rPr>
          <w:rFonts w:ascii="Calibri" w:hAnsi="Calibri" w:cs="Calibri"/>
          <w:sz w:val="20"/>
          <w:szCs w:val="20"/>
        </w:rPr>
        <w:t xml:space="preserve">rowth </w:t>
      </w:r>
      <w:r w:rsidR="000A12A8" w:rsidRPr="119C832E">
        <w:rPr>
          <w:rFonts w:ascii="Calibri" w:hAnsi="Calibri" w:cs="Calibri"/>
          <w:sz w:val="20"/>
          <w:szCs w:val="20"/>
        </w:rPr>
        <w:t>D</w:t>
      </w:r>
      <w:r w:rsidR="00B027D8">
        <w:rPr>
          <w:rFonts w:ascii="Calibri" w:hAnsi="Calibri" w:cs="Calibri"/>
          <w:sz w:val="20"/>
          <w:szCs w:val="20"/>
        </w:rPr>
        <w:t xml:space="preserve">omestic </w:t>
      </w:r>
      <w:r w:rsidR="000A12A8" w:rsidRPr="119C832E">
        <w:rPr>
          <w:rFonts w:ascii="Calibri" w:hAnsi="Calibri" w:cs="Calibri"/>
          <w:sz w:val="20"/>
          <w:szCs w:val="20"/>
        </w:rPr>
        <w:t>P</w:t>
      </w:r>
      <w:r w:rsidR="00B027D8">
        <w:rPr>
          <w:rFonts w:ascii="Calibri" w:hAnsi="Calibri" w:cs="Calibri"/>
          <w:sz w:val="20"/>
          <w:szCs w:val="20"/>
        </w:rPr>
        <w:t>roduct (GDP)</w:t>
      </w:r>
      <w:r w:rsidR="000A12A8" w:rsidRPr="119C832E">
        <w:rPr>
          <w:rFonts w:ascii="Calibri" w:hAnsi="Calibri" w:cs="Calibri"/>
          <w:sz w:val="20"/>
          <w:szCs w:val="20"/>
        </w:rPr>
        <w:t xml:space="preserve"> growth was estimated at 6% in 2019, bolstered by increased public investment and higher prices for gold and cotton, which are the country’s two main exports. However, t</w:t>
      </w:r>
      <w:r w:rsidR="000A12A8" w:rsidRPr="119C832E">
        <w:rPr>
          <w:rFonts w:ascii="Calibri" w:eastAsia="Arial" w:hAnsi="Calibri" w:cs="Calibri"/>
          <w:sz w:val="20"/>
          <w:szCs w:val="20"/>
        </w:rPr>
        <w:t xml:space="preserve">his has not translated into </w:t>
      </w:r>
      <w:r w:rsidR="00E00D12">
        <w:rPr>
          <w:rFonts w:ascii="Calibri" w:eastAsia="Arial" w:hAnsi="Calibri" w:cs="Calibri"/>
          <w:sz w:val="20"/>
          <w:szCs w:val="20"/>
        </w:rPr>
        <w:t xml:space="preserve">improved standard of living </w:t>
      </w:r>
      <w:r w:rsidR="000A12A8" w:rsidRPr="119C832E">
        <w:rPr>
          <w:rFonts w:ascii="Calibri" w:eastAsia="Arial" w:hAnsi="Calibri" w:cs="Calibri"/>
          <w:sz w:val="20"/>
          <w:szCs w:val="20"/>
        </w:rPr>
        <w:t>for most of the population. The rates of poverty and unemployment remain very high</w:t>
      </w:r>
      <w:r w:rsidR="000F47E2" w:rsidRPr="119C832E">
        <w:rPr>
          <w:rFonts w:ascii="Calibri" w:eastAsia="Arial" w:hAnsi="Calibri" w:cs="Calibri"/>
          <w:sz w:val="20"/>
          <w:szCs w:val="20"/>
        </w:rPr>
        <w:t xml:space="preserve"> in this landlocked country</w:t>
      </w:r>
      <w:r w:rsidR="000A12A8" w:rsidRPr="119C832E">
        <w:rPr>
          <w:rFonts w:ascii="Calibri" w:eastAsia="Arial" w:hAnsi="Calibri" w:cs="Calibri"/>
          <w:sz w:val="20"/>
          <w:szCs w:val="20"/>
        </w:rPr>
        <w:t xml:space="preserve">, particularly in rural areas with </w:t>
      </w:r>
      <w:r w:rsidR="000A12A8" w:rsidRPr="119C832E">
        <w:rPr>
          <w:rFonts w:ascii="Calibri" w:hAnsi="Calibri" w:cs="Calibri"/>
          <w:sz w:val="20"/>
          <w:szCs w:val="20"/>
        </w:rPr>
        <w:t xml:space="preserve">36.7% of the population living below the poverty line of US$1.90 per day, in 2019 (World Bank 2020). In fact, </w:t>
      </w:r>
      <w:r w:rsidR="000A12A8" w:rsidRPr="119C832E">
        <w:rPr>
          <w:rFonts w:ascii="Calibri" w:eastAsia="Arial" w:hAnsi="Calibri" w:cs="Calibri"/>
          <w:sz w:val="20"/>
          <w:szCs w:val="20"/>
        </w:rPr>
        <w:t xml:space="preserve">90% of people living below the poverty line in Burkina Faso are in rural areas. This rural predominance of poverty originates from prevailing inequalities in terms of illiteracy, gender and lack of basic infrastructure and </w:t>
      </w:r>
      <w:r w:rsidR="002335E6">
        <w:rPr>
          <w:rFonts w:ascii="Calibri" w:eastAsia="Arial" w:hAnsi="Calibri" w:cs="Calibri"/>
          <w:sz w:val="20"/>
          <w:szCs w:val="20"/>
        </w:rPr>
        <w:t xml:space="preserve">social </w:t>
      </w:r>
      <w:r w:rsidR="000A12A8" w:rsidRPr="119C832E">
        <w:rPr>
          <w:rFonts w:ascii="Calibri" w:eastAsia="Arial" w:hAnsi="Calibri" w:cs="Calibri"/>
          <w:sz w:val="20"/>
          <w:szCs w:val="20"/>
        </w:rPr>
        <w:t xml:space="preserve">services such as electricity. </w:t>
      </w:r>
      <w:r w:rsidR="000A12A8" w:rsidRPr="119C832E">
        <w:rPr>
          <w:rFonts w:ascii="Calibri" w:hAnsi="Calibri" w:cs="Calibri"/>
          <w:sz w:val="20"/>
          <w:szCs w:val="20"/>
        </w:rPr>
        <w:t>Moreover, Burkina Faso is classified as a least-developed country (LDC) and ha</w:t>
      </w:r>
      <w:r w:rsidR="000D607C">
        <w:rPr>
          <w:rFonts w:ascii="Calibri" w:hAnsi="Calibri" w:cs="Calibri"/>
          <w:sz w:val="20"/>
          <w:szCs w:val="20"/>
        </w:rPr>
        <w:t>d</w:t>
      </w:r>
      <w:r w:rsidR="000A12A8" w:rsidRPr="119C832E">
        <w:rPr>
          <w:rFonts w:ascii="Calibri" w:hAnsi="Calibri" w:cs="Calibri"/>
          <w:sz w:val="20"/>
          <w:szCs w:val="20"/>
        </w:rPr>
        <w:t xml:space="preserve"> a Human Development Index score of 0.4 in </w:t>
      </w:r>
      <w:r w:rsidR="0000706D" w:rsidRPr="119C832E">
        <w:rPr>
          <w:rFonts w:ascii="Calibri" w:hAnsi="Calibri" w:cs="Calibri"/>
          <w:sz w:val="20"/>
          <w:szCs w:val="20"/>
        </w:rPr>
        <w:t>2019</w:t>
      </w:r>
      <w:r w:rsidR="003511A9">
        <w:rPr>
          <w:rStyle w:val="FootnoteReference"/>
          <w:szCs w:val="20"/>
        </w:rPr>
        <w:footnoteReference w:id="10"/>
      </w:r>
      <w:r w:rsidR="000A12A8" w:rsidRPr="119C832E">
        <w:rPr>
          <w:rFonts w:ascii="Calibri" w:hAnsi="Calibri" w:cs="Calibri"/>
          <w:sz w:val="20"/>
          <w:szCs w:val="20"/>
        </w:rPr>
        <w:t xml:space="preserve">, which is in the “Low Human Development” category </w:t>
      </w:r>
      <w:r w:rsidR="006B59B6" w:rsidRPr="119C832E">
        <w:rPr>
          <w:rFonts w:ascii="Calibri" w:hAnsi="Calibri" w:cs="Calibri"/>
          <w:sz w:val="20"/>
          <w:szCs w:val="20"/>
        </w:rPr>
        <w:t>positioning</w:t>
      </w:r>
      <w:r w:rsidR="000A12A8" w:rsidRPr="119C832E">
        <w:rPr>
          <w:rFonts w:ascii="Calibri" w:hAnsi="Calibri" w:cs="Calibri"/>
          <w:sz w:val="20"/>
          <w:szCs w:val="20"/>
        </w:rPr>
        <w:t xml:space="preserve"> the country at </w:t>
      </w:r>
      <w:r w:rsidR="006B59B6" w:rsidRPr="119C832E">
        <w:rPr>
          <w:rFonts w:ascii="Calibri" w:hAnsi="Calibri" w:cs="Calibri"/>
          <w:sz w:val="20"/>
          <w:szCs w:val="20"/>
        </w:rPr>
        <w:t>182</w:t>
      </w:r>
      <w:r w:rsidR="000A12A8" w:rsidRPr="119C832E">
        <w:rPr>
          <w:rFonts w:ascii="Calibri" w:hAnsi="Calibri" w:cs="Calibri"/>
          <w:sz w:val="20"/>
          <w:szCs w:val="20"/>
        </w:rPr>
        <w:t xml:space="preserve"> out of </w:t>
      </w:r>
      <w:r w:rsidR="003511A9" w:rsidRPr="119C832E">
        <w:rPr>
          <w:rFonts w:ascii="Calibri" w:hAnsi="Calibri" w:cs="Calibri"/>
          <w:sz w:val="20"/>
          <w:szCs w:val="20"/>
        </w:rPr>
        <w:t>18</w:t>
      </w:r>
      <w:r w:rsidR="003511A9">
        <w:rPr>
          <w:rFonts w:ascii="Calibri" w:hAnsi="Calibri" w:cs="Calibri"/>
          <w:sz w:val="20"/>
          <w:szCs w:val="20"/>
        </w:rPr>
        <w:t xml:space="preserve">9 </w:t>
      </w:r>
      <w:r w:rsidR="000A12A8" w:rsidRPr="119C832E">
        <w:rPr>
          <w:rFonts w:ascii="Calibri" w:hAnsi="Calibri" w:cs="Calibri"/>
          <w:sz w:val="20"/>
          <w:szCs w:val="20"/>
        </w:rPr>
        <w:t>countries and territories.</w:t>
      </w:r>
      <w:r w:rsidR="00073983" w:rsidRPr="119C832E">
        <w:rPr>
          <w:rFonts w:ascii="Calibri" w:hAnsi="Calibri" w:cs="Calibri"/>
          <w:sz w:val="20"/>
          <w:szCs w:val="20"/>
        </w:rPr>
        <w:t xml:space="preserve"> </w:t>
      </w:r>
    </w:p>
    <w:p w14:paraId="32995901" w14:textId="77777777" w:rsidR="000A12A8" w:rsidRPr="00270B1B" w:rsidRDefault="000A12A8" w:rsidP="00607789">
      <w:pPr>
        <w:ind w:left="360"/>
        <w:jc w:val="both"/>
        <w:rPr>
          <w:rFonts w:ascii="Calibri" w:hAnsi="Calibri" w:cs="Calibri"/>
          <w:sz w:val="20"/>
          <w:szCs w:val="20"/>
        </w:rPr>
      </w:pPr>
    </w:p>
    <w:p w14:paraId="47AA8EE4" w14:textId="2C0DE82D" w:rsidR="000430C9" w:rsidRPr="00EF5F9B" w:rsidRDefault="000F47E2" w:rsidP="005913BC">
      <w:pPr>
        <w:numPr>
          <w:ilvl w:val="0"/>
          <w:numId w:val="36"/>
        </w:numPr>
        <w:jc w:val="both"/>
        <w:rPr>
          <w:rFonts w:ascii="Calibri" w:hAnsi="Calibri" w:cs="Calibri"/>
          <w:sz w:val="20"/>
          <w:szCs w:val="20"/>
        </w:rPr>
      </w:pPr>
      <w:r w:rsidRPr="119C832E">
        <w:rPr>
          <w:rFonts w:ascii="Calibri" w:hAnsi="Calibri" w:cs="Calibri"/>
          <w:sz w:val="20"/>
          <w:szCs w:val="20"/>
        </w:rPr>
        <w:t>The country’s economy is predominantly dependent on the agricultural sector, which accounts for roughly 40% of GDP. The sector employs 75% of the total population</w:t>
      </w:r>
      <w:r w:rsidR="00425CA7">
        <w:rPr>
          <w:rFonts w:ascii="Calibri" w:hAnsi="Calibri" w:cs="Calibri"/>
          <w:sz w:val="20"/>
          <w:szCs w:val="20"/>
        </w:rPr>
        <w:t xml:space="preserve"> while</w:t>
      </w:r>
      <w:r w:rsidRPr="119C832E">
        <w:rPr>
          <w:rFonts w:ascii="Calibri" w:hAnsi="Calibri" w:cs="Calibri"/>
          <w:sz w:val="20"/>
          <w:szCs w:val="20"/>
        </w:rPr>
        <w:t xml:space="preserve"> over 80% of the rural population depend mainly on small-scale subsistence farming as their main source for sustenance and revenues. The sector is however, characterized by low productivity owing to the fact it is mostly rain-fed, thus highly subject to adverse impacts of climate change</w:t>
      </w:r>
      <w:r w:rsidR="00445E34">
        <w:rPr>
          <w:rFonts w:ascii="Calibri" w:hAnsi="Calibri" w:cs="Calibri"/>
          <w:sz w:val="20"/>
          <w:szCs w:val="20"/>
        </w:rPr>
        <w:t xml:space="preserve"> such as </w:t>
      </w:r>
      <w:r w:rsidRPr="119C832E">
        <w:rPr>
          <w:rFonts w:ascii="Calibri" w:hAnsi="Calibri" w:cs="Calibri"/>
          <w:sz w:val="20"/>
          <w:szCs w:val="20"/>
        </w:rPr>
        <w:t>erratic rainy seasons, variable rainfalls, floods, droughts, bush fires and other extreme events.</w:t>
      </w:r>
    </w:p>
    <w:p w14:paraId="351E0FB8" w14:textId="77777777" w:rsidR="000430C9" w:rsidRDefault="000430C9" w:rsidP="008462B4">
      <w:pPr>
        <w:ind w:left="360"/>
        <w:jc w:val="both"/>
        <w:rPr>
          <w:rFonts w:ascii="Calibri" w:hAnsi="Calibri" w:cs="Calibri"/>
          <w:sz w:val="20"/>
          <w:szCs w:val="20"/>
        </w:rPr>
      </w:pPr>
    </w:p>
    <w:p w14:paraId="209EC22C" w14:textId="00E9A081" w:rsidR="00DB797A" w:rsidRDefault="00DB797A" w:rsidP="005913BC">
      <w:pPr>
        <w:numPr>
          <w:ilvl w:val="0"/>
          <w:numId w:val="36"/>
        </w:numPr>
        <w:jc w:val="both"/>
        <w:rPr>
          <w:rFonts w:ascii="Calibri" w:hAnsi="Calibri" w:cs="Calibri"/>
          <w:sz w:val="20"/>
          <w:szCs w:val="20"/>
        </w:rPr>
      </w:pPr>
      <w:r>
        <w:rPr>
          <w:rFonts w:asciiTheme="minorHAnsi" w:hAnsiTheme="minorHAnsi" w:cstheme="minorBidi"/>
          <w:sz w:val="20"/>
          <w:szCs w:val="20"/>
        </w:rPr>
        <w:t xml:space="preserve">Burkina </w:t>
      </w:r>
      <w:r w:rsidRPr="1DCCC5EA">
        <w:rPr>
          <w:rFonts w:asciiTheme="minorHAnsi" w:hAnsiTheme="minorHAnsi" w:cstheme="minorBidi"/>
          <w:sz w:val="20"/>
          <w:szCs w:val="20"/>
        </w:rPr>
        <w:t>Faso, as the rest of the world has been drastically affected by the COVID-19 pandemic</w:t>
      </w:r>
      <w:r>
        <w:rPr>
          <w:rFonts w:asciiTheme="minorHAnsi" w:hAnsiTheme="minorHAnsi" w:cstheme="minorBidi"/>
          <w:sz w:val="20"/>
          <w:szCs w:val="20"/>
        </w:rPr>
        <w:t xml:space="preserve">. </w:t>
      </w:r>
      <w:r w:rsidRPr="1DCCC5EA">
        <w:rPr>
          <w:rFonts w:asciiTheme="minorHAnsi" w:hAnsiTheme="minorHAnsi" w:cstheme="minorBidi"/>
          <w:sz w:val="20"/>
          <w:szCs w:val="20"/>
        </w:rPr>
        <w:t xml:space="preserve"> </w:t>
      </w:r>
      <w:r>
        <w:rPr>
          <w:rFonts w:asciiTheme="minorHAnsi" w:hAnsiTheme="minorHAnsi" w:cstheme="minorBidi"/>
          <w:sz w:val="20"/>
          <w:szCs w:val="20"/>
        </w:rPr>
        <w:t>The</w:t>
      </w:r>
      <w:r w:rsidRPr="1DCCC5EA">
        <w:rPr>
          <w:rFonts w:asciiTheme="minorHAnsi" w:hAnsiTheme="minorHAnsi" w:cstheme="minorBidi"/>
          <w:sz w:val="20"/>
          <w:szCs w:val="20"/>
        </w:rPr>
        <w:t xml:space="preserve"> pandemic has brought about</w:t>
      </w:r>
      <w:r>
        <w:rPr>
          <w:rFonts w:asciiTheme="minorHAnsi" w:hAnsiTheme="minorHAnsi" w:cstheme="minorBidi"/>
          <w:sz w:val="20"/>
          <w:szCs w:val="20"/>
        </w:rPr>
        <w:t xml:space="preserve"> social and economic </w:t>
      </w:r>
      <w:r w:rsidRPr="1DCCC5EA">
        <w:rPr>
          <w:rFonts w:asciiTheme="minorHAnsi" w:hAnsiTheme="minorHAnsi" w:cstheme="minorBidi"/>
          <w:sz w:val="20"/>
          <w:szCs w:val="20"/>
        </w:rPr>
        <w:t>impacts</w:t>
      </w:r>
      <w:r>
        <w:rPr>
          <w:rFonts w:asciiTheme="minorHAnsi" w:hAnsiTheme="minorHAnsi" w:cstheme="minorBidi"/>
          <w:sz w:val="20"/>
          <w:szCs w:val="20"/>
        </w:rPr>
        <w:t xml:space="preserve"> and </w:t>
      </w:r>
      <w:r w:rsidRPr="1DCCC5EA">
        <w:rPr>
          <w:rFonts w:asciiTheme="minorHAnsi" w:hAnsiTheme="minorHAnsi" w:cstheme="minorBidi"/>
          <w:sz w:val="20"/>
          <w:szCs w:val="20"/>
        </w:rPr>
        <w:t>hardships to the population in general</w:t>
      </w:r>
      <w:r>
        <w:rPr>
          <w:rFonts w:asciiTheme="minorHAnsi" w:hAnsiTheme="minorHAnsi" w:cstheme="minorBidi"/>
          <w:sz w:val="20"/>
          <w:szCs w:val="20"/>
        </w:rPr>
        <w:t>. It has particularly affected the informal sector that</w:t>
      </w:r>
      <w:r w:rsidRPr="00BE79EB">
        <w:rPr>
          <w:rFonts w:asciiTheme="minorHAnsi" w:hAnsiTheme="minorHAnsi" w:cstheme="minorBidi"/>
          <w:sz w:val="20"/>
          <w:szCs w:val="20"/>
        </w:rPr>
        <w:t xml:space="preserve"> provides a good part of the GDP in Burkina Faso and mobilizes 70% of total non-agricultural employment</w:t>
      </w:r>
      <w:r>
        <w:rPr>
          <w:rFonts w:asciiTheme="minorHAnsi" w:hAnsiTheme="minorHAnsi" w:cstheme="minorBidi"/>
          <w:sz w:val="20"/>
          <w:szCs w:val="20"/>
        </w:rPr>
        <w:t xml:space="preserve"> (UNDP,2020)</w:t>
      </w:r>
      <w:r>
        <w:rPr>
          <w:rStyle w:val="FootnoteReference"/>
          <w:szCs w:val="20"/>
        </w:rPr>
        <w:footnoteReference w:id="11"/>
      </w:r>
      <w:r w:rsidRPr="1DCCC5EA">
        <w:rPr>
          <w:rFonts w:asciiTheme="minorHAnsi" w:hAnsiTheme="minorHAnsi" w:cstheme="minorBidi"/>
          <w:sz w:val="20"/>
          <w:szCs w:val="20"/>
        </w:rPr>
        <w:t xml:space="preserve"> </w:t>
      </w:r>
      <w:r>
        <w:rPr>
          <w:rFonts w:asciiTheme="minorHAnsi" w:hAnsiTheme="minorHAnsi" w:cstheme="minorBidi"/>
          <w:sz w:val="20"/>
          <w:szCs w:val="20"/>
        </w:rPr>
        <w:t xml:space="preserve">Some impacts include </w:t>
      </w:r>
      <w:r w:rsidRPr="1DCCC5EA">
        <w:rPr>
          <w:rFonts w:asciiTheme="minorHAnsi" w:hAnsiTheme="minorHAnsi" w:cstheme="minorBidi"/>
          <w:sz w:val="20"/>
          <w:szCs w:val="20"/>
        </w:rPr>
        <w:t>disrupt</w:t>
      </w:r>
      <w:r>
        <w:rPr>
          <w:rFonts w:asciiTheme="minorHAnsi" w:hAnsiTheme="minorHAnsi" w:cstheme="minorBidi"/>
          <w:sz w:val="20"/>
          <w:szCs w:val="20"/>
        </w:rPr>
        <w:t xml:space="preserve">ion of </w:t>
      </w:r>
      <w:r w:rsidRPr="1DCCC5EA">
        <w:rPr>
          <w:rFonts w:asciiTheme="minorHAnsi" w:hAnsiTheme="minorHAnsi" w:cstheme="minorBidi"/>
          <w:sz w:val="20"/>
          <w:szCs w:val="20"/>
        </w:rPr>
        <w:t>supply chains</w:t>
      </w:r>
      <w:r>
        <w:rPr>
          <w:rFonts w:asciiTheme="minorHAnsi" w:hAnsiTheme="minorHAnsi" w:cstheme="minorBidi"/>
          <w:sz w:val="20"/>
          <w:szCs w:val="20"/>
        </w:rPr>
        <w:t xml:space="preserve"> (foods, fuels and other goods and services)</w:t>
      </w:r>
      <w:r w:rsidRPr="1DCCC5EA">
        <w:rPr>
          <w:rFonts w:asciiTheme="minorHAnsi" w:hAnsiTheme="minorHAnsi" w:cstheme="minorBidi"/>
          <w:sz w:val="20"/>
          <w:szCs w:val="20"/>
        </w:rPr>
        <w:t xml:space="preserve">, productive activities and demand for goods and services. </w:t>
      </w:r>
      <w:r>
        <w:rPr>
          <w:rFonts w:asciiTheme="minorHAnsi" w:hAnsiTheme="minorHAnsi" w:cstheme="minorBidi"/>
          <w:sz w:val="20"/>
          <w:szCs w:val="20"/>
        </w:rPr>
        <w:t xml:space="preserve">The </w:t>
      </w:r>
      <w:r w:rsidRPr="1DCCC5EA">
        <w:rPr>
          <w:rFonts w:asciiTheme="minorHAnsi" w:hAnsiTheme="minorHAnsi" w:cstheme="minorBidi"/>
          <w:sz w:val="20"/>
          <w:szCs w:val="20"/>
        </w:rPr>
        <w:t xml:space="preserve">vulnerability of the rural population, which is disproportionately poorer than their counterparts in urban areas, </w:t>
      </w:r>
      <w:r>
        <w:rPr>
          <w:rFonts w:asciiTheme="minorHAnsi" w:hAnsiTheme="minorHAnsi" w:cstheme="minorBidi"/>
          <w:sz w:val="20"/>
          <w:szCs w:val="20"/>
        </w:rPr>
        <w:t xml:space="preserve">is further </w:t>
      </w:r>
      <w:r w:rsidRPr="1DCCC5EA">
        <w:rPr>
          <w:rFonts w:asciiTheme="minorHAnsi" w:hAnsiTheme="minorHAnsi" w:cstheme="minorBidi"/>
          <w:sz w:val="20"/>
          <w:szCs w:val="20"/>
        </w:rPr>
        <w:t xml:space="preserve">worsened </w:t>
      </w:r>
      <w:r>
        <w:rPr>
          <w:rFonts w:asciiTheme="minorHAnsi" w:hAnsiTheme="minorHAnsi" w:cstheme="minorBidi"/>
          <w:sz w:val="20"/>
          <w:szCs w:val="20"/>
        </w:rPr>
        <w:t xml:space="preserve">by </w:t>
      </w:r>
      <w:r w:rsidRPr="1DCCC5EA">
        <w:rPr>
          <w:rFonts w:asciiTheme="minorHAnsi" w:hAnsiTheme="minorHAnsi" w:cstheme="minorBidi"/>
          <w:sz w:val="20"/>
          <w:szCs w:val="20"/>
        </w:rPr>
        <w:t xml:space="preserve">the pandemic </w:t>
      </w:r>
      <w:r>
        <w:rPr>
          <w:rFonts w:asciiTheme="minorHAnsi" w:hAnsiTheme="minorHAnsi" w:cstheme="minorBidi"/>
          <w:sz w:val="20"/>
          <w:szCs w:val="20"/>
        </w:rPr>
        <w:t xml:space="preserve">because they mainly rely </w:t>
      </w:r>
      <w:r w:rsidRPr="00BE79EB">
        <w:rPr>
          <w:rFonts w:asciiTheme="minorHAnsi" w:hAnsiTheme="minorHAnsi" w:cstheme="minorBidi"/>
          <w:sz w:val="20"/>
          <w:szCs w:val="20"/>
        </w:rPr>
        <w:t>on subsistence farming to make a living.</w:t>
      </w:r>
      <w:r>
        <w:rPr>
          <w:rFonts w:asciiTheme="minorHAnsi" w:hAnsiTheme="minorHAnsi" w:cstheme="minorBidi"/>
          <w:sz w:val="20"/>
          <w:szCs w:val="20"/>
        </w:rPr>
        <w:t xml:space="preserve"> </w:t>
      </w:r>
      <w:r w:rsidRPr="00BE79EB">
        <w:rPr>
          <w:rFonts w:asciiTheme="minorHAnsi" w:hAnsiTheme="minorHAnsi" w:cstheme="minorBidi"/>
          <w:sz w:val="20"/>
          <w:szCs w:val="20"/>
        </w:rPr>
        <w:t>From a social point of view, it is expected that poverty and inequalities</w:t>
      </w:r>
      <w:r>
        <w:rPr>
          <w:rFonts w:asciiTheme="minorHAnsi" w:hAnsiTheme="minorHAnsi" w:cstheme="minorBidi"/>
          <w:sz w:val="20"/>
          <w:szCs w:val="20"/>
        </w:rPr>
        <w:t xml:space="preserve"> will </w:t>
      </w:r>
      <w:r w:rsidRPr="00BE79EB">
        <w:rPr>
          <w:rFonts w:asciiTheme="minorHAnsi" w:hAnsiTheme="minorHAnsi" w:cstheme="minorBidi"/>
          <w:sz w:val="20"/>
          <w:szCs w:val="20"/>
        </w:rPr>
        <w:t>increase</w:t>
      </w:r>
      <w:r>
        <w:rPr>
          <w:rFonts w:asciiTheme="minorHAnsi" w:hAnsiTheme="minorHAnsi" w:cstheme="minorBidi"/>
          <w:sz w:val="20"/>
          <w:szCs w:val="20"/>
        </w:rPr>
        <w:t xml:space="preserve"> as a </w:t>
      </w:r>
      <w:r w:rsidRPr="1DCCC5EA">
        <w:rPr>
          <w:rFonts w:asciiTheme="minorHAnsi" w:hAnsiTheme="minorHAnsi" w:cstheme="minorBidi"/>
          <w:sz w:val="20"/>
          <w:szCs w:val="20"/>
        </w:rPr>
        <w:t xml:space="preserve">result of the pandemic, </w:t>
      </w:r>
      <w:r>
        <w:rPr>
          <w:rFonts w:asciiTheme="minorHAnsi" w:hAnsiTheme="minorHAnsi" w:cstheme="minorBidi"/>
          <w:sz w:val="20"/>
          <w:szCs w:val="20"/>
        </w:rPr>
        <w:t xml:space="preserve">increasing </w:t>
      </w:r>
      <w:r w:rsidRPr="1DCCC5EA">
        <w:rPr>
          <w:rFonts w:asciiTheme="minorHAnsi" w:hAnsiTheme="minorHAnsi" w:cstheme="minorBidi"/>
          <w:sz w:val="20"/>
          <w:szCs w:val="20"/>
        </w:rPr>
        <w:t>the prospect</w:t>
      </w:r>
      <w:r>
        <w:rPr>
          <w:rFonts w:asciiTheme="minorHAnsi" w:hAnsiTheme="minorHAnsi" w:cstheme="minorBidi"/>
          <w:sz w:val="20"/>
          <w:szCs w:val="20"/>
        </w:rPr>
        <w:t xml:space="preserve">s of </w:t>
      </w:r>
      <w:r w:rsidRPr="1DCCC5EA">
        <w:rPr>
          <w:rFonts w:asciiTheme="minorHAnsi" w:hAnsiTheme="minorHAnsi" w:cstheme="minorBidi"/>
          <w:sz w:val="20"/>
          <w:szCs w:val="20"/>
        </w:rPr>
        <w:t>insecurity and social protests</w:t>
      </w:r>
      <w:r w:rsidR="007E7AF3">
        <w:rPr>
          <w:rFonts w:asciiTheme="minorHAnsi" w:hAnsiTheme="minorHAnsi" w:cstheme="minorBidi"/>
          <w:sz w:val="20"/>
          <w:szCs w:val="20"/>
        </w:rPr>
        <w:t>.</w:t>
      </w:r>
    </w:p>
    <w:p w14:paraId="058BC2C4" w14:textId="77777777" w:rsidR="00DB797A" w:rsidRPr="00891B35" w:rsidRDefault="00DB797A" w:rsidP="00891B35">
      <w:pPr>
        <w:rPr>
          <w:rFonts w:ascii="Calibri" w:hAnsi="Calibri" w:cs="Calibri"/>
          <w:sz w:val="20"/>
          <w:szCs w:val="20"/>
        </w:rPr>
      </w:pPr>
    </w:p>
    <w:p w14:paraId="77B1112E" w14:textId="4C925EBA" w:rsidR="000430C9" w:rsidRDefault="000F47E2" w:rsidP="005913BC">
      <w:pPr>
        <w:numPr>
          <w:ilvl w:val="0"/>
          <w:numId w:val="36"/>
        </w:numPr>
        <w:jc w:val="both"/>
        <w:rPr>
          <w:rFonts w:ascii="Calibri" w:hAnsi="Calibri" w:cs="Calibri"/>
          <w:sz w:val="20"/>
          <w:szCs w:val="20"/>
        </w:rPr>
      </w:pPr>
      <w:r w:rsidRPr="119C832E">
        <w:rPr>
          <w:rFonts w:ascii="Calibri" w:hAnsi="Calibri" w:cs="Calibri"/>
          <w:sz w:val="20"/>
          <w:szCs w:val="20"/>
        </w:rPr>
        <w:t xml:space="preserve">One of the main impediments to Burkina Faso’s socioeconomic development </w:t>
      </w:r>
      <w:r w:rsidR="006D2252" w:rsidRPr="119C832E">
        <w:rPr>
          <w:rFonts w:ascii="Calibri" w:hAnsi="Calibri" w:cs="Calibri"/>
          <w:sz w:val="20"/>
          <w:szCs w:val="20"/>
        </w:rPr>
        <w:t xml:space="preserve">and effective post-COVID-19 recovery </w:t>
      </w:r>
      <w:r w:rsidRPr="119C832E">
        <w:rPr>
          <w:rFonts w:ascii="Calibri" w:hAnsi="Calibri" w:cs="Calibri"/>
          <w:sz w:val="20"/>
          <w:szCs w:val="20"/>
        </w:rPr>
        <w:t>is the country</w:t>
      </w:r>
      <w:r w:rsidR="000430C9" w:rsidRPr="119C832E">
        <w:rPr>
          <w:rFonts w:ascii="Calibri" w:hAnsi="Calibri" w:cs="Calibri"/>
          <w:sz w:val="20"/>
          <w:szCs w:val="20"/>
        </w:rPr>
        <w:t xml:space="preserve">’s </w:t>
      </w:r>
      <w:r w:rsidR="00A15662">
        <w:rPr>
          <w:rFonts w:ascii="Calibri" w:hAnsi="Calibri" w:cs="Calibri"/>
          <w:sz w:val="20"/>
          <w:szCs w:val="20"/>
        </w:rPr>
        <w:t>challenging</w:t>
      </w:r>
      <w:r w:rsidR="000430C9" w:rsidRPr="119C832E">
        <w:rPr>
          <w:rFonts w:ascii="Calibri" w:hAnsi="Calibri" w:cs="Calibri"/>
          <w:sz w:val="20"/>
          <w:szCs w:val="20"/>
        </w:rPr>
        <w:t xml:space="preserve"> energy situation. Burkina Faso </w:t>
      </w:r>
      <w:r w:rsidRPr="119C832E">
        <w:rPr>
          <w:rFonts w:ascii="Calibri" w:hAnsi="Calibri" w:cs="Calibri"/>
          <w:sz w:val="20"/>
          <w:szCs w:val="20"/>
        </w:rPr>
        <w:t>has one of the lowest electricity access rates globally with a national electrification rate of only 25% in 2019, with a significant disparity between urban areas with 65% of the urban population having access, compared to only 10% in rural areas. Moreover,</w:t>
      </w:r>
      <w:r w:rsidR="00EF3E93">
        <w:rPr>
          <w:rFonts w:ascii="Calibri" w:hAnsi="Calibri" w:cs="Calibri"/>
          <w:sz w:val="20"/>
          <w:szCs w:val="20"/>
        </w:rPr>
        <w:t xml:space="preserve"> c</w:t>
      </w:r>
      <w:r w:rsidRPr="119C832E">
        <w:rPr>
          <w:rFonts w:ascii="Calibri" w:hAnsi="Calibri" w:cs="Calibri"/>
          <w:sz w:val="20"/>
          <w:szCs w:val="20"/>
        </w:rPr>
        <w:t xml:space="preserve">onsiderable socio-economic inequalities exist in terms of access considering that less than 5% of the poorest households versus 50% of the wealthiest are connected to the national grid. A similar urban-rural electrification gap can be observed in </w:t>
      </w:r>
      <w:r w:rsidR="00DC1C6A">
        <w:rPr>
          <w:rFonts w:ascii="Calibri" w:hAnsi="Calibri" w:cs="Calibri"/>
          <w:sz w:val="20"/>
          <w:szCs w:val="20"/>
        </w:rPr>
        <w:t xml:space="preserve">SMEs, </w:t>
      </w:r>
      <w:r w:rsidRPr="119C832E">
        <w:rPr>
          <w:rFonts w:ascii="Calibri" w:hAnsi="Calibri" w:cs="Calibri"/>
          <w:sz w:val="20"/>
          <w:szCs w:val="20"/>
        </w:rPr>
        <w:t xml:space="preserve">public health and education facilities across the country. </w:t>
      </w:r>
      <w:r w:rsidR="00DC1C6A">
        <w:rPr>
          <w:rFonts w:ascii="Calibri" w:hAnsi="Calibri" w:cs="Calibri"/>
          <w:sz w:val="20"/>
          <w:szCs w:val="20"/>
        </w:rPr>
        <w:t xml:space="preserve">For instance, electricity access rate </w:t>
      </w:r>
      <w:r w:rsidR="00DC1C6A">
        <w:rPr>
          <w:rFonts w:ascii="Calibri" w:hAnsi="Calibri" w:cs="Calibri"/>
          <w:sz w:val="20"/>
          <w:szCs w:val="20"/>
        </w:rPr>
        <w:lastRenderedPageBreak/>
        <w:t>stands at 10.5% for SME in urban areas and only 1.9% of rural SME have access</w:t>
      </w:r>
      <w:r w:rsidR="00DC1C6A">
        <w:rPr>
          <w:rStyle w:val="FootnoteReference"/>
          <w:szCs w:val="20"/>
        </w:rPr>
        <w:footnoteReference w:id="12"/>
      </w:r>
      <w:r w:rsidR="00DC1C6A">
        <w:rPr>
          <w:rFonts w:ascii="Calibri" w:hAnsi="Calibri" w:cs="Calibri"/>
          <w:sz w:val="20"/>
          <w:szCs w:val="20"/>
        </w:rPr>
        <w:t xml:space="preserve">. </w:t>
      </w:r>
      <w:r w:rsidR="000430C9" w:rsidRPr="119C832E">
        <w:rPr>
          <w:rFonts w:ascii="Calibri" w:hAnsi="Calibri" w:cs="Calibri"/>
          <w:sz w:val="20"/>
          <w:szCs w:val="20"/>
        </w:rPr>
        <w:t>Access to electricity is an important lever for poverty alleviation, especially for rural women and young people who are predominantly active in the agriculture value chains. Therefore, improving access to electricity in the country is important to reducing poverty, addressing gender inequalities and many other forms of exclusion (financial, etc.).</w:t>
      </w:r>
    </w:p>
    <w:p w14:paraId="5EED0EEA" w14:textId="77777777" w:rsidR="000430C9" w:rsidRPr="0083511F" w:rsidRDefault="000430C9" w:rsidP="0083511F">
      <w:pPr>
        <w:rPr>
          <w:rFonts w:ascii="Calibri" w:hAnsi="Calibri" w:cs="Calibri"/>
          <w:sz w:val="20"/>
          <w:szCs w:val="20"/>
        </w:rPr>
      </w:pPr>
    </w:p>
    <w:p w14:paraId="31430279" w14:textId="5FE584D5" w:rsidR="00AC1BAF" w:rsidRPr="0083511F" w:rsidRDefault="00063456" w:rsidP="005913BC">
      <w:pPr>
        <w:numPr>
          <w:ilvl w:val="0"/>
          <w:numId w:val="36"/>
        </w:numPr>
        <w:jc w:val="both"/>
        <w:rPr>
          <w:rFonts w:ascii="Calibri" w:hAnsi="Calibri" w:cs="Calibri"/>
          <w:sz w:val="20"/>
          <w:szCs w:val="20"/>
        </w:rPr>
      </w:pPr>
      <w:r>
        <w:rPr>
          <w:rFonts w:ascii="Calibri" w:hAnsi="Calibri" w:cs="Calibri"/>
          <w:sz w:val="20"/>
          <w:szCs w:val="20"/>
        </w:rPr>
        <w:t xml:space="preserve">A </w:t>
      </w:r>
      <w:r w:rsidR="36F7655C" w:rsidRPr="1DCCC5EA">
        <w:rPr>
          <w:rFonts w:ascii="Calibri" w:hAnsi="Calibri" w:cs="Calibri"/>
          <w:sz w:val="20"/>
          <w:szCs w:val="20"/>
        </w:rPr>
        <w:t xml:space="preserve">significant </w:t>
      </w:r>
      <w:r w:rsidR="00D247C1">
        <w:rPr>
          <w:rFonts w:ascii="Calibri" w:hAnsi="Calibri" w:cs="Calibri"/>
          <w:sz w:val="20"/>
          <w:szCs w:val="20"/>
        </w:rPr>
        <w:t>part</w:t>
      </w:r>
      <w:r w:rsidR="00D247C1" w:rsidRPr="1DCCC5EA">
        <w:rPr>
          <w:rFonts w:ascii="Calibri" w:hAnsi="Calibri" w:cs="Calibri"/>
          <w:sz w:val="20"/>
          <w:szCs w:val="20"/>
        </w:rPr>
        <w:t xml:space="preserve"> </w:t>
      </w:r>
      <w:r w:rsidR="36F7655C" w:rsidRPr="1DCCC5EA">
        <w:rPr>
          <w:rFonts w:ascii="Calibri" w:hAnsi="Calibri" w:cs="Calibri"/>
          <w:sz w:val="20"/>
          <w:szCs w:val="20"/>
        </w:rPr>
        <w:t xml:space="preserve">of Burkina Faso’s population remains without access to electricity is </w:t>
      </w:r>
      <w:r w:rsidR="00815748">
        <w:rPr>
          <w:rFonts w:ascii="Calibri" w:hAnsi="Calibri" w:cs="Calibri"/>
          <w:sz w:val="20"/>
          <w:szCs w:val="20"/>
        </w:rPr>
        <w:t>a result of</w:t>
      </w:r>
      <w:r w:rsidR="36F7655C" w:rsidRPr="1DCCC5EA">
        <w:rPr>
          <w:rFonts w:ascii="Calibri" w:hAnsi="Calibri" w:cs="Calibri"/>
          <w:sz w:val="20"/>
          <w:szCs w:val="20"/>
        </w:rPr>
        <w:t xml:space="preserve"> systemic barriers such as policies, regulatory and institutional framework as well as other market barriers such as </w:t>
      </w:r>
      <w:r w:rsidR="00815748">
        <w:rPr>
          <w:rFonts w:ascii="Calibri" w:hAnsi="Calibri" w:cs="Calibri"/>
          <w:sz w:val="20"/>
          <w:szCs w:val="20"/>
        </w:rPr>
        <w:t xml:space="preserve">lack of </w:t>
      </w:r>
      <w:r w:rsidR="36F7655C" w:rsidRPr="1DCCC5EA">
        <w:rPr>
          <w:rFonts w:ascii="Calibri" w:hAnsi="Calibri" w:cs="Calibri"/>
          <w:sz w:val="20"/>
          <w:szCs w:val="20"/>
        </w:rPr>
        <w:t>access to financ</w:t>
      </w:r>
      <w:r w:rsidR="254CAB51" w:rsidRPr="1DCCC5EA">
        <w:rPr>
          <w:rFonts w:ascii="Calibri" w:hAnsi="Calibri" w:cs="Calibri"/>
          <w:sz w:val="20"/>
          <w:szCs w:val="20"/>
        </w:rPr>
        <w:t>e</w:t>
      </w:r>
      <w:r w:rsidR="36F7655C" w:rsidRPr="1DCCC5EA">
        <w:rPr>
          <w:rFonts w:ascii="Calibri" w:hAnsi="Calibri" w:cs="Calibri"/>
          <w:sz w:val="20"/>
          <w:szCs w:val="20"/>
        </w:rPr>
        <w:t>, lack of technical skills, etc. preventing private sector investment.</w:t>
      </w:r>
      <w:r w:rsidR="574B7898" w:rsidRPr="1DCCC5EA">
        <w:rPr>
          <w:rFonts w:ascii="Calibri" w:hAnsi="Calibri" w:cs="Calibri"/>
          <w:sz w:val="20"/>
          <w:szCs w:val="20"/>
        </w:rPr>
        <w:t xml:space="preserve"> </w:t>
      </w:r>
      <w:r w:rsidR="20E8BA8B" w:rsidRPr="1DCCC5EA">
        <w:rPr>
          <w:rFonts w:ascii="Calibri" w:hAnsi="Calibri" w:cs="Calibri"/>
          <w:sz w:val="20"/>
          <w:szCs w:val="20"/>
        </w:rPr>
        <w:t>Electricity prices in Burkina Faso are among the highest in West Africa at (USD 0.22/kWh)</w:t>
      </w:r>
      <w:r w:rsidR="00AD0B43">
        <w:rPr>
          <w:rFonts w:ascii="Calibri" w:hAnsi="Calibri" w:cs="Calibri"/>
          <w:sz w:val="20"/>
          <w:szCs w:val="20"/>
        </w:rPr>
        <w:t xml:space="preserve"> (ECREEE 2019)</w:t>
      </w:r>
      <w:r w:rsidR="00AD0B43">
        <w:rPr>
          <w:rStyle w:val="FootnoteReference"/>
          <w:szCs w:val="20"/>
        </w:rPr>
        <w:footnoteReference w:id="13"/>
      </w:r>
      <w:r w:rsidR="20E8BA8B" w:rsidRPr="1DCCC5EA">
        <w:rPr>
          <w:rFonts w:ascii="Calibri" w:hAnsi="Calibri" w:cs="Calibri"/>
          <w:sz w:val="20"/>
          <w:szCs w:val="20"/>
        </w:rPr>
        <w:t xml:space="preserve"> on average. To complicate matters, these prices are lower than electricity generation costs (USD 0.26/kWh), with the difference subsidized by the Government. </w:t>
      </w:r>
      <w:r w:rsidR="44F1904D" w:rsidRPr="1DCCC5EA">
        <w:rPr>
          <w:rFonts w:ascii="Calibri" w:hAnsi="Calibri" w:cs="Calibri"/>
          <w:sz w:val="20"/>
          <w:szCs w:val="20"/>
        </w:rPr>
        <w:t>This is mostly explained by o</w:t>
      </w:r>
      <w:r w:rsidR="20E8BA8B" w:rsidRPr="1DCCC5EA">
        <w:rPr>
          <w:rFonts w:ascii="Calibri" w:hAnsi="Calibri" w:cs="Calibri"/>
          <w:sz w:val="20"/>
          <w:szCs w:val="20"/>
        </w:rPr>
        <w:t>ver reliance on thermal generation</w:t>
      </w:r>
      <w:r w:rsidR="576A525A" w:rsidRPr="1DCCC5EA">
        <w:rPr>
          <w:rFonts w:ascii="Calibri" w:hAnsi="Calibri" w:cs="Calibri"/>
          <w:sz w:val="20"/>
          <w:szCs w:val="20"/>
        </w:rPr>
        <w:t xml:space="preserve"> running on</w:t>
      </w:r>
      <w:r w:rsidR="20E8BA8B" w:rsidRPr="1DCCC5EA">
        <w:rPr>
          <w:rFonts w:ascii="Calibri" w:hAnsi="Calibri" w:cs="Calibri"/>
          <w:sz w:val="20"/>
          <w:szCs w:val="20"/>
        </w:rPr>
        <w:t xml:space="preserve"> </w:t>
      </w:r>
      <w:r w:rsidR="44F1904D" w:rsidRPr="1DCCC5EA">
        <w:rPr>
          <w:rFonts w:ascii="Calibri" w:hAnsi="Calibri" w:cs="Calibri"/>
          <w:sz w:val="20"/>
          <w:szCs w:val="20"/>
        </w:rPr>
        <w:t xml:space="preserve">imported </w:t>
      </w:r>
      <w:r w:rsidR="20E8BA8B" w:rsidRPr="1DCCC5EA">
        <w:rPr>
          <w:rFonts w:ascii="Calibri" w:hAnsi="Calibri" w:cs="Calibri"/>
          <w:sz w:val="20"/>
          <w:szCs w:val="20"/>
        </w:rPr>
        <w:t xml:space="preserve">diesel and heavy fuel oil (HFO), which accounts for 288MW of the total 355MW installed capacity (SONABEL 2017 Annual Report). </w:t>
      </w:r>
      <w:r w:rsidR="576A525A" w:rsidRPr="1DCCC5EA">
        <w:rPr>
          <w:rFonts w:ascii="Calibri" w:hAnsi="Calibri" w:cs="Calibri"/>
          <w:sz w:val="20"/>
          <w:szCs w:val="20"/>
        </w:rPr>
        <w:t xml:space="preserve">Yet, the sector is characterized by </w:t>
      </w:r>
      <w:r w:rsidR="5A2359E7" w:rsidRPr="1DCCC5EA">
        <w:rPr>
          <w:rFonts w:ascii="Calibri" w:hAnsi="Calibri" w:cs="Calibri"/>
          <w:sz w:val="20"/>
          <w:szCs w:val="20"/>
        </w:rPr>
        <w:t xml:space="preserve">a </w:t>
      </w:r>
      <w:r w:rsidR="576A525A" w:rsidRPr="1DCCC5EA">
        <w:rPr>
          <w:rFonts w:ascii="Calibri" w:hAnsi="Calibri" w:cs="Calibri"/>
          <w:sz w:val="20"/>
          <w:szCs w:val="20"/>
        </w:rPr>
        <w:t>d</w:t>
      </w:r>
      <w:r w:rsidR="20E8BA8B" w:rsidRPr="1DCCC5EA">
        <w:rPr>
          <w:rFonts w:ascii="Calibri" w:hAnsi="Calibri" w:cs="Calibri"/>
          <w:sz w:val="20"/>
          <w:szCs w:val="20"/>
        </w:rPr>
        <w:t>ire deficit in the power supply, which was estimated between 80-110 MW in 2017,</w:t>
      </w:r>
      <w:r w:rsidR="576A525A" w:rsidRPr="1DCCC5EA">
        <w:rPr>
          <w:rFonts w:ascii="Calibri" w:hAnsi="Calibri" w:cs="Calibri"/>
          <w:sz w:val="20"/>
          <w:szCs w:val="20"/>
        </w:rPr>
        <w:t xml:space="preserve"> </w:t>
      </w:r>
      <w:r w:rsidR="20E8BA8B" w:rsidRPr="1DCCC5EA">
        <w:rPr>
          <w:rFonts w:ascii="Calibri" w:hAnsi="Calibri" w:cs="Calibri"/>
          <w:sz w:val="20"/>
          <w:szCs w:val="20"/>
        </w:rPr>
        <w:t xml:space="preserve">with supply barely meeting demand during non-peak periods. </w:t>
      </w:r>
    </w:p>
    <w:p w14:paraId="72C2BA70" w14:textId="77777777" w:rsidR="00AC1BAF" w:rsidRPr="0083511F" w:rsidRDefault="00AC1BAF" w:rsidP="0083511F">
      <w:pPr>
        <w:rPr>
          <w:rFonts w:ascii="Calibri" w:hAnsi="Calibri" w:cs="Calibri"/>
          <w:sz w:val="20"/>
          <w:szCs w:val="20"/>
        </w:rPr>
      </w:pPr>
    </w:p>
    <w:p w14:paraId="03A825C8" w14:textId="2648E388" w:rsidR="00D83E22" w:rsidRDefault="00AC1BAF" w:rsidP="005913BC">
      <w:pPr>
        <w:numPr>
          <w:ilvl w:val="0"/>
          <w:numId w:val="36"/>
        </w:numPr>
        <w:jc w:val="both"/>
        <w:rPr>
          <w:rFonts w:ascii="Calibri" w:hAnsi="Calibri" w:cs="Calibri"/>
          <w:sz w:val="20"/>
          <w:szCs w:val="20"/>
        </w:rPr>
      </w:pPr>
      <w:r w:rsidRPr="00F31882">
        <w:rPr>
          <w:rFonts w:ascii="Calibri" w:hAnsi="Calibri" w:cs="Calibri"/>
          <w:sz w:val="20"/>
          <w:szCs w:val="20"/>
        </w:rPr>
        <w:t xml:space="preserve">Therefore, the country is confronted with the following two challenges: </w:t>
      </w:r>
      <w:proofErr w:type="spellStart"/>
      <w:r w:rsidRPr="00F31882">
        <w:rPr>
          <w:rFonts w:ascii="Calibri" w:hAnsi="Calibri" w:cs="Calibri"/>
          <w:sz w:val="20"/>
          <w:szCs w:val="20"/>
        </w:rPr>
        <w:t>i</w:t>
      </w:r>
      <w:proofErr w:type="spellEnd"/>
      <w:r w:rsidRPr="00F31882">
        <w:rPr>
          <w:rFonts w:ascii="Calibri" w:hAnsi="Calibri" w:cs="Calibri"/>
          <w:sz w:val="20"/>
          <w:szCs w:val="20"/>
        </w:rPr>
        <w:t xml:space="preserve">) </w:t>
      </w:r>
      <w:r w:rsidR="00FC6820">
        <w:rPr>
          <w:rFonts w:ascii="Calibri" w:hAnsi="Calibri" w:cs="Calibri"/>
          <w:sz w:val="20"/>
          <w:szCs w:val="20"/>
        </w:rPr>
        <w:t>the need to i</w:t>
      </w:r>
      <w:r w:rsidR="000F3E52" w:rsidRPr="00F31882">
        <w:rPr>
          <w:rFonts w:ascii="Calibri" w:hAnsi="Calibri" w:cs="Calibri"/>
          <w:sz w:val="20"/>
          <w:szCs w:val="20"/>
        </w:rPr>
        <w:t xml:space="preserve">ncrease substantially </w:t>
      </w:r>
      <w:r w:rsidRPr="00F31882">
        <w:rPr>
          <w:rFonts w:ascii="Calibri" w:hAnsi="Calibri" w:cs="Calibri"/>
          <w:sz w:val="20"/>
          <w:szCs w:val="20"/>
        </w:rPr>
        <w:t xml:space="preserve">the power supply </w:t>
      </w:r>
      <w:r w:rsidR="000F3E52" w:rsidRPr="00F31882">
        <w:rPr>
          <w:rFonts w:ascii="Calibri" w:hAnsi="Calibri" w:cs="Calibri"/>
          <w:sz w:val="20"/>
          <w:szCs w:val="20"/>
        </w:rPr>
        <w:t xml:space="preserve">in urban and rural areas </w:t>
      </w:r>
      <w:r w:rsidRPr="00F31882">
        <w:rPr>
          <w:rFonts w:ascii="Calibri" w:hAnsi="Calibri" w:cs="Calibri"/>
          <w:sz w:val="20"/>
          <w:szCs w:val="20"/>
        </w:rPr>
        <w:t xml:space="preserve">to meet a fast-growing demand; ii) </w:t>
      </w:r>
      <w:r w:rsidR="000F3E52" w:rsidRPr="00F31882">
        <w:rPr>
          <w:rFonts w:ascii="Calibri" w:hAnsi="Calibri" w:cs="Calibri"/>
          <w:sz w:val="20"/>
          <w:szCs w:val="20"/>
        </w:rPr>
        <w:t>Improve</w:t>
      </w:r>
      <w:r w:rsidRPr="00F31882">
        <w:rPr>
          <w:rFonts w:ascii="Calibri" w:hAnsi="Calibri" w:cs="Calibri"/>
          <w:sz w:val="20"/>
          <w:szCs w:val="20"/>
        </w:rPr>
        <w:t xml:space="preserve"> the reliability, affordability and quality of the overall service.</w:t>
      </w:r>
      <w:r w:rsidR="000F3E52" w:rsidRPr="00F31882">
        <w:rPr>
          <w:rFonts w:ascii="Calibri" w:hAnsi="Calibri" w:cs="Calibri"/>
          <w:sz w:val="20"/>
          <w:szCs w:val="20"/>
        </w:rPr>
        <w:t xml:space="preserve"> To address these challenges, the </w:t>
      </w:r>
      <w:proofErr w:type="spellStart"/>
      <w:r w:rsidR="000F3E52" w:rsidRPr="00F31882">
        <w:rPr>
          <w:rFonts w:ascii="Calibri" w:hAnsi="Calibri" w:cs="Calibri"/>
          <w:sz w:val="20"/>
          <w:szCs w:val="20"/>
        </w:rPr>
        <w:t>GoBF</w:t>
      </w:r>
      <w:proofErr w:type="spellEnd"/>
      <w:r w:rsidR="000F3E52" w:rsidRPr="00F31882">
        <w:rPr>
          <w:rFonts w:ascii="Calibri" w:hAnsi="Calibri" w:cs="Calibri"/>
          <w:sz w:val="20"/>
          <w:szCs w:val="20"/>
        </w:rPr>
        <w:t xml:space="preserve"> has started to harness its renewabl</w:t>
      </w:r>
      <w:r w:rsidR="000F3E52" w:rsidRPr="001F0A89">
        <w:rPr>
          <w:rFonts w:ascii="Calibri" w:hAnsi="Calibri" w:cs="Calibri"/>
          <w:sz w:val="20"/>
          <w:szCs w:val="20"/>
        </w:rPr>
        <w:t>e energy potential</w:t>
      </w:r>
      <w:proofErr w:type="gramStart"/>
      <w:r w:rsidR="000F3E52" w:rsidRPr="001F0A89">
        <w:rPr>
          <w:rFonts w:ascii="Calibri" w:hAnsi="Calibri" w:cs="Calibri"/>
          <w:sz w:val="20"/>
          <w:szCs w:val="20"/>
        </w:rPr>
        <w:t>, in particular</w:t>
      </w:r>
      <w:r w:rsidR="00061AC8">
        <w:rPr>
          <w:rFonts w:ascii="Calibri" w:hAnsi="Calibri" w:cs="Calibri"/>
          <w:sz w:val="20"/>
          <w:szCs w:val="20"/>
        </w:rPr>
        <w:t>,</w:t>
      </w:r>
      <w:r w:rsidR="00061AC8" w:rsidRPr="00B62F66">
        <w:rPr>
          <w:rFonts w:ascii="Calibri" w:hAnsi="Calibri" w:cs="Calibri"/>
          <w:sz w:val="20"/>
          <w:szCs w:val="20"/>
        </w:rPr>
        <w:t xml:space="preserve"> it</w:t>
      </w:r>
      <w:r w:rsidR="00C31F40">
        <w:rPr>
          <w:rFonts w:ascii="Calibri" w:hAnsi="Calibri" w:cs="Calibri"/>
          <w:sz w:val="20"/>
          <w:szCs w:val="20"/>
        </w:rPr>
        <w:t>s</w:t>
      </w:r>
      <w:proofErr w:type="gramEnd"/>
      <w:r w:rsidR="00061AC8" w:rsidRPr="00B62F66">
        <w:rPr>
          <w:rFonts w:ascii="Calibri" w:hAnsi="Calibri" w:cs="Calibri"/>
          <w:sz w:val="20"/>
          <w:szCs w:val="20"/>
        </w:rPr>
        <w:t xml:space="preserve"> </w:t>
      </w:r>
      <w:r w:rsidR="00061AC8" w:rsidRPr="00C31F40">
        <w:rPr>
          <w:rFonts w:ascii="Calibri" w:hAnsi="Calibri" w:cs="Calibri"/>
          <w:sz w:val="20"/>
          <w:szCs w:val="20"/>
        </w:rPr>
        <w:t>e</w:t>
      </w:r>
      <w:r w:rsidR="00061AC8" w:rsidRPr="006E6933">
        <w:rPr>
          <w:rFonts w:ascii="Calibri" w:hAnsi="Calibri" w:cs="Calibri"/>
          <w:sz w:val="20"/>
          <w:szCs w:val="20"/>
        </w:rPr>
        <w:t>xcellent solar potential with solar irradiation of 5.5kWh/m2/day for 3,000 to 3,500 hours per year</w:t>
      </w:r>
      <w:r w:rsidR="00B62F66" w:rsidRPr="006E6933">
        <w:rPr>
          <w:rFonts w:ascii="Calibri" w:hAnsi="Calibri" w:cs="Calibri"/>
          <w:sz w:val="20"/>
          <w:szCs w:val="20"/>
        </w:rPr>
        <w:t xml:space="preserve">, </w:t>
      </w:r>
      <w:r w:rsidR="00061AC8" w:rsidRPr="006E6933">
        <w:rPr>
          <w:rFonts w:ascii="Calibri" w:hAnsi="Calibri" w:cs="Calibri"/>
          <w:sz w:val="20"/>
          <w:szCs w:val="20"/>
        </w:rPr>
        <w:t>creat</w:t>
      </w:r>
      <w:r w:rsidR="00034645">
        <w:rPr>
          <w:rFonts w:ascii="Calibri" w:hAnsi="Calibri" w:cs="Calibri"/>
          <w:sz w:val="20"/>
          <w:szCs w:val="20"/>
        </w:rPr>
        <w:t>ing</w:t>
      </w:r>
      <w:r w:rsidR="00061AC8" w:rsidRPr="006E6933">
        <w:rPr>
          <w:rFonts w:ascii="Calibri" w:hAnsi="Calibri" w:cs="Calibri"/>
          <w:sz w:val="20"/>
          <w:szCs w:val="20"/>
        </w:rPr>
        <w:t xml:space="preserve"> </w:t>
      </w:r>
      <w:r w:rsidR="00B62F66" w:rsidRPr="006E6933">
        <w:rPr>
          <w:rFonts w:ascii="Calibri" w:hAnsi="Calibri" w:cs="Calibri"/>
          <w:sz w:val="20"/>
          <w:szCs w:val="20"/>
        </w:rPr>
        <w:t xml:space="preserve">considerable </w:t>
      </w:r>
      <w:r w:rsidR="00061AC8" w:rsidRPr="006E6933">
        <w:rPr>
          <w:rFonts w:ascii="Calibri" w:hAnsi="Calibri" w:cs="Calibri"/>
          <w:sz w:val="20"/>
          <w:szCs w:val="20"/>
        </w:rPr>
        <w:t>opportunities for the development of decentrali</w:t>
      </w:r>
      <w:r w:rsidR="00C77326" w:rsidRPr="006E6933">
        <w:rPr>
          <w:rFonts w:ascii="Calibri" w:hAnsi="Calibri" w:cs="Calibri"/>
          <w:sz w:val="20"/>
          <w:szCs w:val="20"/>
        </w:rPr>
        <w:t>z</w:t>
      </w:r>
      <w:r w:rsidR="00061AC8" w:rsidRPr="006E6933">
        <w:rPr>
          <w:rFonts w:ascii="Calibri" w:hAnsi="Calibri" w:cs="Calibri"/>
          <w:sz w:val="20"/>
          <w:szCs w:val="20"/>
        </w:rPr>
        <w:t>ed solar energy solutions</w:t>
      </w:r>
      <w:r w:rsidR="000F3E52" w:rsidRPr="00C31F40">
        <w:rPr>
          <w:rFonts w:ascii="Calibri" w:hAnsi="Calibri" w:cs="Calibri"/>
          <w:sz w:val="20"/>
          <w:szCs w:val="20"/>
        </w:rPr>
        <w:t>.</w:t>
      </w:r>
      <w:r w:rsidR="000F3E52" w:rsidRPr="00F31882">
        <w:rPr>
          <w:rFonts w:ascii="Calibri" w:hAnsi="Calibri" w:cs="Calibri"/>
          <w:sz w:val="20"/>
          <w:szCs w:val="20"/>
        </w:rPr>
        <w:t xml:space="preserve"> Currently, the </w:t>
      </w:r>
      <w:proofErr w:type="spellStart"/>
      <w:r w:rsidR="000F3E52" w:rsidRPr="00F31882">
        <w:rPr>
          <w:rFonts w:ascii="Calibri" w:hAnsi="Calibri" w:cs="Calibri"/>
          <w:sz w:val="20"/>
          <w:szCs w:val="20"/>
        </w:rPr>
        <w:t>GoBF</w:t>
      </w:r>
      <w:proofErr w:type="spellEnd"/>
      <w:r w:rsidR="000F3E52" w:rsidRPr="00F31882">
        <w:rPr>
          <w:rFonts w:ascii="Calibri" w:hAnsi="Calibri" w:cs="Calibri"/>
          <w:sz w:val="20"/>
          <w:szCs w:val="20"/>
        </w:rPr>
        <w:t xml:space="preserve"> is pursuing a mix of public and private sector investments in new grid-connected and off-grid solar power plants in order to reduce generation costs. Importantly, the regulatory and institutional framework for the power sector in Burkina Faso is evolving, most notably, with enactment of the Electricity Law </w:t>
      </w:r>
      <w:r w:rsidR="00A15662" w:rsidRPr="003339BD">
        <w:rPr>
          <w:rFonts w:ascii="Calibri" w:hAnsi="Calibri" w:cs="Calibri"/>
          <w:sz w:val="20"/>
          <w:szCs w:val="20"/>
        </w:rPr>
        <w:t xml:space="preserve">014-2017 </w:t>
      </w:r>
      <w:r w:rsidR="00A15662">
        <w:rPr>
          <w:rFonts w:ascii="Calibri" w:hAnsi="Calibri" w:cs="Calibri"/>
          <w:sz w:val="20"/>
          <w:szCs w:val="20"/>
        </w:rPr>
        <w:t>of</w:t>
      </w:r>
      <w:r w:rsidR="00A15662" w:rsidRPr="003339BD">
        <w:rPr>
          <w:rFonts w:ascii="Calibri" w:hAnsi="Calibri" w:cs="Calibri"/>
          <w:sz w:val="20"/>
          <w:szCs w:val="20"/>
        </w:rPr>
        <w:t xml:space="preserve"> 20 A</w:t>
      </w:r>
      <w:r w:rsidR="00A15662">
        <w:rPr>
          <w:rFonts w:ascii="Calibri" w:hAnsi="Calibri" w:cs="Calibri"/>
          <w:sz w:val="20"/>
          <w:szCs w:val="20"/>
        </w:rPr>
        <w:t>pril</w:t>
      </w:r>
      <w:r w:rsidR="00A15662" w:rsidRPr="003339BD">
        <w:rPr>
          <w:rFonts w:ascii="Calibri" w:hAnsi="Calibri" w:cs="Calibri"/>
          <w:sz w:val="20"/>
          <w:szCs w:val="20"/>
        </w:rPr>
        <w:t xml:space="preserve"> 2017</w:t>
      </w:r>
      <w:r w:rsidR="000F3E52" w:rsidRPr="00F31882">
        <w:rPr>
          <w:rFonts w:ascii="Calibri" w:hAnsi="Calibri" w:cs="Calibri"/>
          <w:sz w:val="20"/>
          <w:szCs w:val="20"/>
        </w:rPr>
        <w:t>, which opened the door to some investments in the energy sector</w:t>
      </w:r>
      <w:r w:rsidR="00F31882" w:rsidRPr="00F31882">
        <w:rPr>
          <w:rFonts w:ascii="Calibri" w:hAnsi="Calibri" w:cs="Calibri"/>
          <w:sz w:val="20"/>
          <w:szCs w:val="20"/>
        </w:rPr>
        <w:t xml:space="preserve"> including</w:t>
      </w:r>
      <w:r w:rsidR="00F31882" w:rsidRPr="00F31882">
        <w:t xml:space="preserve"> </w:t>
      </w:r>
      <w:r w:rsidR="00F31882" w:rsidRPr="00F31882">
        <w:rPr>
          <w:rFonts w:ascii="Calibri" w:hAnsi="Calibri" w:cs="Calibri"/>
          <w:sz w:val="20"/>
          <w:szCs w:val="20"/>
        </w:rPr>
        <w:t>West Africa's biggest solar power plant</w:t>
      </w:r>
      <w:r w:rsidR="00F31882">
        <w:rPr>
          <w:rFonts w:ascii="Calibri" w:hAnsi="Calibri" w:cs="Calibri"/>
          <w:sz w:val="20"/>
          <w:szCs w:val="20"/>
        </w:rPr>
        <w:t>, t</w:t>
      </w:r>
      <w:r w:rsidR="00F31882" w:rsidRPr="00F31882">
        <w:rPr>
          <w:rFonts w:ascii="Calibri" w:hAnsi="Calibri" w:cs="Calibri"/>
          <w:sz w:val="20"/>
          <w:szCs w:val="20"/>
        </w:rPr>
        <w:t xml:space="preserve">he </w:t>
      </w:r>
      <w:r w:rsidR="00F31882">
        <w:rPr>
          <w:rFonts w:ascii="Calibri" w:hAnsi="Calibri" w:cs="Calibri"/>
          <w:sz w:val="20"/>
          <w:szCs w:val="20"/>
        </w:rPr>
        <w:t xml:space="preserve">33 MW </w:t>
      </w:r>
      <w:proofErr w:type="spellStart"/>
      <w:r w:rsidR="00F31882" w:rsidRPr="00F31882">
        <w:rPr>
          <w:rFonts w:ascii="Calibri" w:hAnsi="Calibri" w:cs="Calibri"/>
          <w:sz w:val="20"/>
          <w:szCs w:val="20"/>
        </w:rPr>
        <w:t>Zagtouli</w:t>
      </w:r>
      <w:proofErr w:type="spellEnd"/>
      <w:r w:rsidR="00F31882" w:rsidRPr="00F31882">
        <w:rPr>
          <w:rFonts w:ascii="Calibri" w:hAnsi="Calibri" w:cs="Calibri"/>
          <w:sz w:val="20"/>
          <w:szCs w:val="20"/>
        </w:rPr>
        <w:t xml:space="preserve"> </w:t>
      </w:r>
      <w:r w:rsidR="00F31882">
        <w:rPr>
          <w:rFonts w:ascii="Calibri" w:hAnsi="Calibri" w:cs="Calibri"/>
          <w:sz w:val="20"/>
          <w:szCs w:val="20"/>
        </w:rPr>
        <w:t xml:space="preserve">power plant </w:t>
      </w:r>
      <w:r w:rsidR="00F31882" w:rsidRPr="00F31882">
        <w:rPr>
          <w:rFonts w:ascii="Calibri" w:hAnsi="Calibri" w:cs="Calibri"/>
          <w:sz w:val="20"/>
          <w:szCs w:val="20"/>
        </w:rPr>
        <w:t>on the outskirts of the capital Ouagadougou</w:t>
      </w:r>
      <w:r w:rsidR="001F0A89">
        <w:rPr>
          <w:rFonts w:ascii="Calibri" w:hAnsi="Calibri" w:cs="Calibri"/>
          <w:sz w:val="20"/>
          <w:szCs w:val="20"/>
        </w:rPr>
        <w:t xml:space="preserve">. </w:t>
      </w:r>
      <w:r w:rsidR="001F0A89" w:rsidRPr="001F0A89">
        <w:rPr>
          <w:rFonts w:ascii="Calibri" w:hAnsi="Calibri" w:cs="Calibri"/>
          <w:sz w:val="20"/>
          <w:szCs w:val="20"/>
        </w:rPr>
        <w:t xml:space="preserve">Energy produced by the </w:t>
      </w:r>
      <w:proofErr w:type="spellStart"/>
      <w:r w:rsidR="001F0A89" w:rsidRPr="001F0A89">
        <w:rPr>
          <w:rFonts w:ascii="Calibri" w:hAnsi="Calibri" w:cs="Calibri"/>
          <w:sz w:val="20"/>
          <w:szCs w:val="20"/>
        </w:rPr>
        <w:t>Zagtouli</w:t>
      </w:r>
      <w:proofErr w:type="spellEnd"/>
      <w:r w:rsidR="001F0A89" w:rsidRPr="001F0A89">
        <w:rPr>
          <w:rFonts w:ascii="Calibri" w:hAnsi="Calibri" w:cs="Calibri"/>
          <w:sz w:val="20"/>
          <w:szCs w:val="20"/>
        </w:rPr>
        <w:t xml:space="preserve"> pla</w:t>
      </w:r>
      <w:r w:rsidR="00D83E22">
        <w:rPr>
          <w:rFonts w:ascii="Calibri" w:hAnsi="Calibri" w:cs="Calibri"/>
          <w:sz w:val="20"/>
          <w:szCs w:val="20"/>
        </w:rPr>
        <w:t>nt</w:t>
      </w:r>
      <w:r w:rsidR="001F0A89" w:rsidRPr="007E511D">
        <w:rPr>
          <w:rFonts w:ascii="Calibri" w:hAnsi="Calibri" w:cs="Calibri"/>
          <w:sz w:val="20"/>
          <w:szCs w:val="20"/>
        </w:rPr>
        <w:t xml:space="preserve"> cost 45 CFA francs</w:t>
      </w:r>
      <w:r w:rsidR="00E665AE">
        <w:rPr>
          <w:rFonts w:ascii="Calibri" w:hAnsi="Calibri" w:cs="Calibri"/>
          <w:sz w:val="20"/>
          <w:szCs w:val="20"/>
        </w:rPr>
        <w:t>,</w:t>
      </w:r>
      <w:r w:rsidR="001F0A89" w:rsidRPr="007E511D">
        <w:rPr>
          <w:rFonts w:ascii="Calibri" w:hAnsi="Calibri" w:cs="Calibri"/>
          <w:sz w:val="20"/>
          <w:szCs w:val="20"/>
        </w:rPr>
        <w:t xml:space="preserve"> </w:t>
      </w:r>
      <w:r w:rsidR="00D83E22">
        <w:rPr>
          <w:rFonts w:ascii="Calibri" w:hAnsi="Calibri" w:cs="Calibri"/>
          <w:sz w:val="20"/>
          <w:szCs w:val="20"/>
        </w:rPr>
        <w:t xml:space="preserve">about </w:t>
      </w:r>
      <w:r w:rsidR="001F0A89" w:rsidRPr="007E511D">
        <w:rPr>
          <w:rFonts w:ascii="Calibri" w:hAnsi="Calibri" w:cs="Calibri"/>
          <w:sz w:val="20"/>
          <w:szCs w:val="20"/>
        </w:rPr>
        <w:t>8.4 US cents per kilowatt-</w:t>
      </w:r>
      <w:r w:rsidR="001F0A89" w:rsidRPr="001F0A89">
        <w:rPr>
          <w:rFonts w:ascii="Calibri" w:hAnsi="Calibri" w:cs="Calibri"/>
          <w:sz w:val="20"/>
          <w:szCs w:val="20"/>
        </w:rPr>
        <w:t>hour</w:t>
      </w:r>
      <w:r w:rsidR="001F0A89" w:rsidRPr="119C832E">
        <w:rPr>
          <w:rStyle w:val="FootnoteReference"/>
        </w:rPr>
        <w:footnoteReference w:id="14"/>
      </w:r>
      <w:r w:rsidR="00E665AE">
        <w:rPr>
          <w:rFonts w:ascii="Calibri" w:hAnsi="Calibri" w:cs="Calibri"/>
          <w:sz w:val="20"/>
          <w:szCs w:val="20"/>
        </w:rPr>
        <w:t xml:space="preserve">, </w:t>
      </w:r>
      <w:proofErr w:type="gramStart"/>
      <w:r w:rsidR="00E665AE">
        <w:rPr>
          <w:rFonts w:ascii="Calibri" w:hAnsi="Calibri" w:cs="Calibri"/>
          <w:sz w:val="20"/>
          <w:szCs w:val="20"/>
        </w:rPr>
        <w:t>i.e.</w:t>
      </w:r>
      <w:proofErr w:type="gramEnd"/>
      <w:r w:rsidR="00E665AE">
        <w:rPr>
          <w:rFonts w:ascii="Calibri" w:hAnsi="Calibri" w:cs="Calibri"/>
          <w:sz w:val="20"/>
          <w:szCs w:val="20"/>
        </w:rPr>
        <w:t xml:space="preserve"> less than a third of the current average electricity generation costs in Burkina Faso</w:t>
      </w:r>
      <w:r w:rsidR="001F0A89" w:rsidRPr="001F0A89">
        <w:rPr>
          <w:rFonts w:ascii="Calibri" w:hAnsi="Calibri" w:cs="Calibri"/>
          <w:sz w:val="20"/>
          <w:szCs w:val="20"/>
        </w:rPr>
        <w:t xml:space="preserve">. </w:t>
      </w:r>
    </w:p>
    <w:p w14:paraId="63F4EE16" w14:textId="77777777" w:rsidR="00D83E22" w:rsidRDefault="00D83E22" w:rsidP="00D83E22">
      <w:pPr>
        <w:ind w:left="360"/>
        <w:jc w:val="both"/>
        <w:rPr>
          <w:rFonts w:ascii="Calibri" w:hAnsi="Calibri" w:cs="Calibri"/>
          <w:sz w:val="20"/>
          <w:szCs w:val="20"/>
        </w:rPr>
      </w:pPr>
    </w:p>
    <w:p w14:paraId="0325D339" w14:textId="428B7C97" w:rsidR="00063456" w:rsidRPr="0054775C" w:rsidRDefault="3A58ACD6" w:rsidP="005913BC">
      <w:pPr>
        <w:numPr>
          <w:ilvl w:val="0"/>
          <w:numId w:val="36"/>
        </w:numPr>
        <w:spacing w:line="259" w:lineRule="auto"/>
        <w:jc w:val="both"/>
        <w:rPr>
          <w:rFonts w:ascii="Calibri" w:eastAsia="Calibri" w:hAnsi="Calibri" w:cs="Calibri"/>
          <w:sz w:val="20"/>
          <w:szCs w:val="20"/>
        </w:rPr>
      </w:pPr>
      <w:r w:rsidRPr="1DCCC5EA">
        <w:rPr>
          <w:rFonts w:ascii="Calibri" w:hAnsi="Calibri" w:cs="Calibri"/>
          <w:sz w:val="20"/>
          <w:szCs w:val="20"/>
        </w:rPr>
        <w:t>However</w:t>
      </w:r>
      <w:r w:rsidR="44F1904D" w:rsidRPr="1DCCC5EA">
        <w:rPr>
          <w:rFonts w:ascii="Calibri" w:hAnsi="Calibri" w:cs="Calibri"/>
          <w:sz w:val="20"/>
          <w:szCs w:val="20"/>
        </w:rPr>
        <w:t>, market risks continue to impede increased private sector investment especially in rural electrification amidst recent reforms in regulation.</w:t>
      </w:r>
      <w:r w:rsidR="7814D706" w:rsidRPr="1DCCC5EA">
        <w:rPr>
          <w:rFonts w:ascii="Calibri" w:hAnsi="Calibri" w:cs="Calibri"/>
          <w:sz w:val="20"/>
          <w:szCs w:val="20"/>
        </w:rPr>
        <w:t xml:space="preserve"> </w:t>
      </w:r>
      <w:r w:rsidR="576A525A" w:rsidRPr="0037184F">
        <w:rPr>
          <w:rFonts w:ascii="Calibri" w:hAnsi="Calibri" w:cs="Calibri"/>
          <w:sz w:val="20"/>
          <w:szCs w:val="20"/>
        </w:rPr>
        <w:t>In off-grid areas</w:t>
      </w:r>
      <w:r w:rsidR="1B0952A3" w:rsidRPr="0037184F">
        <w:rPr>
          <w:rFonts w:ascii="Calibri" w:hAnsi="Calibri" w:cs="Calibri"/>
          <w:sz w:val="20"/>
          <w:szCs w:val="20"/>
        </w:rPr>
        <w:t xml:space="preserve"> more specifically, the key barriers</w:t>
      </w:r>
      <w:r w:rsidR="00CA425A">
        <w:rPr>
          <w:rFonts w:ascii="Calibri" w:hAnsi="Calibri" w:cs="Calibri"/>
          <w:sz w:val="20"/>
          <w:szCs w:val="20"/>
        </w:rPr>
        <w:t xml:space="preserve"> and risks</w:t>
      </w:r>
      <w:r w:rsidR="1B0952A3" w:rsidRPr="0037184F">
        <w:rPr>
          <w:rFonts w:ascii="Calibri" w:hAnsi="Calibri" w:cs="Calibri"/>
          <w:sz w:val="20"/>
          <w:szCs w:val="20"/>
        </w:rPr>
        <w:t xml:space="preserve"> that currently prevent the effective deployment of decentralized renewable energy solutions such as solar PV </w:t>
      </w:r>
      <w:proofErr w:type="spellStart"/>
      <w:r w:rsidR="1B0952A3" w:rsidRPr="0037184F">
        <w:rPr>
          <w:rFonts w:ascii="Calibri" w:hAnsi="Calibri" w:cs="Calibri"/>
          <w:sz w:val="20"/>
          <w:szCs w:val="20"/>
        </w:rPr>
        <w:t>minigrids</w:t>
      </w:r>
      <w:proofErr w:type="spellEnd"/>
      <w:r w:rsidR="1B0952A3" w:rsidRPr="0037184F">
        <w:rPr>
          <w:rFonts w:ascii="Calibri" w:hAnsi="Calibri" w:cs="Calibri"/>
          <w:sz w:val="20"/>
          <w:szCs w:val="20"/>
        </w:rPr>
        <w:t xml:space="preserve"> are </w:t>
      </w:r>
      <w:r w:rsidR="00EA4940">
        <w:rPr>
          <w:rFonts w:ascii="Calibri" w:hAnsi="Calibri" w:cs="Calibri"/>
          <w:sz w:val="20"/>
          <w:szCs w:val="20"/>
        </w:rPr>
        <w:t xml:space="preserve">detailed </w:t>
      </w:r>
      <w:r w:rsidR="00EA4940" w:rsidRPr="0054775C">
        <w:rPr>
          <w:rFonts w:ascii="Calibri" w:hAnsi="Calibri" w:cs="Calibri"/>
          <w:sz w:val="20"/>
          <w:szCs w:val="20"/>
        </w:rPr>
        <w:t xml:space="preserve">in </w:t>
      </w:r>
      <w:r w:rsidR="0054775C" w:rsidRPr="0054775C">
        <w:rPr>
          <w:rFonts w:ascii="Calibri" w:hAnsi="Calibri" w:cs="Calibri"/>
          <w:sz w:val="20"/>
          <w:szCs w:val="20"/>
          <w:highlight w:val="green"/>
        </w:rPr>
        <w:fldChar w:fldCharType="begin"/>
      </w:r>
      <w:r w:rsidR="0054775C" w:rsidRPr="0054775C">
        <w:rPr>
          <w:rFonts w:ascii="Calibri" w:hAnsi="Calibri" w:cs="Calibri"/>
          <w:sz w:val="20"/>
          <w:szCs w:val="20"/>
        </w:rPr>
        <w:instrText xml:space="preserve"> REF _Ref72746582 \h </w:instrText>
      </w:r>
      <w:r w:rsidR="0054775C" w:rsidRPr="0054775C">
        <w:rPr>
          <w:rFonts w:ascii="Calibri" w:hAnsi="Calibri" w:cs="Calibri"/>
          <w:sz w:val="20"/>
          <w:szCs w:val="20"/>
          <w:highlight w:val="green"/>
        </w:rPr>
        <w:instrText xml:space="preserve"> \* MERGEFORMAT </w:instrText>
      </w:r>
      <w:r w:rsidR="0054775C" w:rsidRPr="0054775C">
        <w:rPr>
          <w:rFonts w:ascii="Calibri" w:hAnsi="Calibri" w:cs="Calibri"/>
          <w:sz w:val="20"/>
          <w:szCs w:val="20"/>
          <w:highlight w:val="green"/>
        </w:rPr>
      </w:r>
      <w:r w:rsidR="0054775C" w:rsidRPr="0054775C">
        <w:rPr>
          <w:rFonts w:ascii="Calibri" w:hAnsi="Calibri" w:cs="Calibri"/>
          <w:sz w:val="20"/>
          <w:szCs w:val="20"/>
          <w:highlight w:val="green"/>
        </w:rPr>
        <w:fldChar w:fldCharType="separate"/>
      </w:r>
      <w:r w:rsidR="00964A5D" w:rsidRPr="00964A5D">
        <w:rPr>
          <w:rFonts w:ascii="Calibri" w:hAnsi="Calibri" w:cs="Calibri"/>
          <w:sz w:val="20"/>
          <w:szCs w:val="20"/>
        </w:rPr>
        <w:t xml:space="preserve">Table </w:t>
      </w:r>
      <w:r w:rsidR="00964A5D" w:rsidRPr="00964A5D">
        <w:rPr>
          <w:rFonts w:ascii="Calibri" w:hAnsi="Calibri" w:cs="Calibri"/>
          <w:noProof/>
          <w:sz w:val="20"/>
          <w:szCs w:val="20"/>
        </w:rPr>
        <w:t>1</w:t>
      </w:r>
      <w:r w:rsidR="0054775C" w:rsidRPr="0054775C">
        <w:rPr>
          <w:rFonts w:ascii="Calibri" w:hAnsi="Calibri" w:cs="Calibri"/>
          <w:sz w:val="20"/>
          <w:szCs w:val="20"/>
          <w:highlight w:val="green"/>
        </w:rPr>
        <w:fldChar w:fldCharType="end"/>
      </w:r>
      <w:r w:rsidR="00EA4940" w:rsidRPr="0054775C">
        <w:rPr>
          <w:rFonts w:ascii="Calibri" w:hAnsi="Calibri" w:cs="Calibri"/>
          <w:sz w:val="20"/>
          <w:szCs w:val="20"/>
        </w:rPr>
        <w:t xml:space="preserve">. </w:t>
      </w:r>
    </w:p>
    <w:p w14:paraId="47179AE0" w14:textId="77777777" w:rsidR="0054775C" w:rsidRPr="0054775C" w:rsidRDefault="0054775C" w:rsidP="0054775C">
      <w:pPr>
        <w:rPr>
          <w:rFonts w:eastAsia="Calibri"/>
        </w:rPr>
      </w:pPr>
    </w:p>
    <w:p w14:paraId="2FD51714" w14:textId="4BDFF543" w:rsidR="0054775C" w:rsidRDefault="0054775C" w:rsidP="0054775C">
      <w:pPr>
        <w:pStyle w:val="Caption"/>
        <w:keepNext/>
      </w:pPr>
      <w:bookmarkStart w:id="8" w:name="_Ref72746582"/>
      <w:bookmarkStart w:id="9" w:name="_Toc84428728"/>
      <w:r w:rsidRPr="00621C0C">
        <w:rPr>
          <w:u w:val="none"/>
        </w:rPr>
        <w:t xml:space="preserve">Table </w:t>
      </w:r>
      <w:r w:rsidRPr="00621C0C">
        <w:rPr>
          <w:u w:val="none"/>
        </w:rPr>
        <w:fldChar w:fldCharType="begin"/>
      </w:r>
      <w:r w:rsidRPr="00621C0C">
        <w:rPr>
          <w:u w:val="none"/>
        </w:rPr>
        <w:instrText xml:space="preserve"> SEQ Table \* ARABIC </w:instrText>
      </w:r>
      <w:r w:rsidRPr="00621C0C">
        <w:rPr>
          <w:u w:val="none"/>
        </w:rPr>
        <w:fldChar w:fldCharType="separate"/>
      </w:r>
      <w:r w:rsidR="00F5141C">
        <w:rPr>
          <w:noProof/>
          <w:u w:val="none"/>
        </w:rPr>
        <w:t>1</w:t>
      </w:r>
      <w:r w:rsidRPr="00621C0C">
        <w:rPr>
          <w:u w:val="none"/>
        </w:rPr>
        <w:fldChar w:fldCharType="end"/>
      </w:r>
      <w:bookmarkEnd w:id="8"/>
      <w:r w:rsidRPr="00621C0C">
        <w:rPr>
          <w:u w:val="none"/>
        </w:rPr>
        <w:t>:</w:t>
      </w:r>
      <w:r w:rsidRPr="00FA2C9A">
        <w:rPr>
          <w:u w:val="none"/>
        </w:rPr>
        <w:t xml:space="preserve"> </w:t>
      </w:r>
      <w:r w:rsidRPr="00621C0C">
        <w:rPr>
          <w:b w:val="0"/>
          <w:bCs/>
          <w:u w:val="none"/>
        </w:rPr>
        <w:t>Barriers</w:t>
      </w:r>
      <w:r w:rsidRPr="00E86DFA">
        <w:rPr>
          <w:b w:val="0"/>
          <w:bCs/>
          <w:u w:val="none"/>
        </w:rPr>
        <w:t xml:space="preserve"> impeding the scale-up of private sector investment in solar PV </w:t>
      </w:r>
      <w:proofErr w:type="spellStart"/>
      <w:r w:rsidRPr="00E86DFA">
        <w:rPr>
          <w:b w:val="0"/>
          <w:bCs/>
          <w:u w:val="none"/>
        </w:rPr>
        <w:t>minigrids</w:t>
      </w:r>
      <w:bookmarkEnd w:id="9"/>
      <w:proofErr w:type="spellEnd"/>
    </w:p>
    <w:tbl>
      <w:tblPr>
        <w:tblStyle w:val="TableGrid"/>
        <w:tblW w:w="9498" w:type="dxa"/>
        <w:tblInd w:w="-5" w:type="dxa"/>
        <w:tblLook w:val="04A0" w:firstRow="1" w:lastRow="0" w:firstColumn="1" w:lastColumn="0" w:noHBand="0" w:noVBand="1"/>
      </w:tblPr>
      <w:tblGrid>
        <w:gridCol w:w="2174"/>
        <w:gridCol w:w="7324"/>
      </w:tblGrid>
      <w:tr w:rsidR="00B20DB4" w:rsidRPr="00D247C1" w14:paraId="7872BA3E" w14:textId="77777777" w:rsidTr="00E86DFA">
        <w:tc>
          <w:tcPr>
            <w:tcW w:w="2174" w:type="dxa"/>
          </w:tcPr>
          <w:p w14:paraId="353D2147" w14:textId="64AD67B3" w:rsidR="00B20DB4" w:rsidRPr="00B03E03" w:rsidRDefault="00B20DB4" w:rsidP="00FC6C83">
            <w:pPr>
              <w:rPr>
                <w:rFonts w:ascii="Calibri" w:hAnsi="Calibri" w:cs="Calibri"/>
                <w:b/>
                <w:bCs/>
                <w:sz w:val="20"/>
                <w:szCs w:val="20"/>
              </w:rPr>
            </w:pPr>
            <w:r w:rsidRPr="00B03E03">
              <w:rPr>
                <w:rFonts w:ascii="Calibri" w:hAnsi="Calibri" w:cs="Calibri"/>
                <w:b/>
                <w:bCs/>
                <w:sz w:val="20"/>
                <w:szCs w:val="20"/>
              </w:rPr>
              <w:t>Barrier Category</w:t>
            </w:r>
          </w:p>
        </w:tc>
        <w:tc>
          <w:tcPr>
            <w:tcW w:w="7324" w:type="dxa"/>
          </w:tcPr>
          <w:p w14:paraId="05325EFD" w14:textId="09F89A23" w:rsidR="00B20DB4" w:rsidRPr="00B03E03" w:rsidRDefault="00B20DB4" w:rsidP="00FC6C83">
            <w:pPr>
              <w:rPr>
                <w:rFonts w:ascii="Calibri" w:hAnsi="Calibri" w:cs="Calibri"/>
                <w:b/>
                <w:bCs/>
                <w:sz w:val="20"/>
                <w:szCs w:val="20"/>
              </w:rPr>
            </w:pPr>
            <w:r w:rsidRPr="00B03E03">
              <w:rPr>
                <w:rFonts w:ascii="Calibri" w:hAnsi="Calibri" w:cs="Calibri"/>
                <w:b/>
                <w:bCs/>
                <w:sz w:val="20"/>
                <w:szCs w:val="20"/>
              </w:rPr>
              <w:t>Description</w:t>
            </w:r>
          </w:p>
        </w:tc>
      </w:tr>
      <w:tr w:rsidR="00B20DB4" w14:paraId="754B2BCB" w14:textId="77777777" w:rsidTr="00E86DFA">
        <w:tc>
          <w:tcPr>
            <w:tcW w:w="2174" w:type="dxa"/>
          </w:tcPr>
          <w:p w14:paraId="645FCE6A" w14:textId="5C0DBF62" w:rsidR="00B20DB4" w:rsidRDefault="00B20DB4" w:rsidP="00FC6C83">
            <w:pPr>
              <w:rPr>
                <w:sz w:val="20"/>
                <w:szCs w:val="20"/>
              </w:rPr>
            </w:pPr>
            <w:r w:rsidRPr="00445BCE">
              <w:rPr>
                <w:rFonts w:ascii="Calibri" w:hAnsi="Calibri" w:cs="Calibri"/>
                <w:i/>
                <w:iCs/>
                <w:sz w:val="20"/>
                <w:szCs w:val="20"/>
              </w:rPr>
              <w:t>Energy Market Barriers</w:t>
            </w:r>
          </w:p>
        </w:tc>
        <w:tc>
          <w:tcPr>
            <w:tcW w:w="7324" w:type="dxa"/>
          </w:tcPr>
          <w:p w14:paraId="77445E81" w14:textId="77777777" w:rsidR="00FC6820" w:rsidRDefault="0007094D" w:rsidP="005913BC">
            <w:pPr>
              <w:numPr>
                <w:ilvl w:val="0"/>
                <w:numId w:val="55"/>
              </w:numPr>
              <w:jc w:val="both"/>
              <w:rPr>
                <w:rFonts w:ascii="Calibri" w:hAnsi="Calibri" w:cs="Calibri"/>
                <w:sz w:val="20"/>
                <w:szCs w:val="20"/>
              </w:rPr>
            </w:pPr>
            <w:proofErr w:type="gramStart"/>
            <w:r>
              <w:rPr>
                <w:rFonts w:ascii="Calibri" w:hAnsi="Calibri" w:cs="Calibri"/>
                <w:sz w:val="20"/>
                <w:szCs w:val="20"/>
              </w:rPr>
              <w:t>At the moment</w:t>
            </w:r>
            <w:proofErr w:type="gramEnd"/>
            <w:r>
              <w:rPr>
                <w:rFonts w:ascii="Calibri" w:hAnsi="Calibri" w:cs="Calibri"/>
                <w:sz w:val="20"/>
                <w:szCs w:val="20"/>
              </w:rPr>
              <w:t>, u</w:t>
            </w:r>
            <w:r w:rsidR="00B20DB4" w:rsidRPr="006E6933">
              <w:rPr>
                <w:rFonts w:ascii="Calibri" w:hAnsi="Calibri" w:cs="Calibri"/>
                <w:sz w:val="20"/>
                <w:szCs w:val="20"/>
              </w:rPr>
              <w:t xml:space="preserve">nclear and unfavorable rules for </w:t>
            </w:r>
            <w:proofErr w:type="spellStart"/>
            <w:r w:rsidR="00B20DB4" w:rsidRPr="006E6933">
              <w:rPr>
                <w:rFonts w:ascii="Calibri" w:hAnsi="Calibri" w:cs="Calibri"/>
                <w:sz w:val="20"/>
                <w:szCs w:val="20"/>
              </w:rPr>
              <w:t>minigrid</w:t>
            </w:r>
            <w:r>
              <w:rPr>
                <w:rFonts w:ascii="Calibri" w:hAnsi="Calibri" w:cs="Calibri"/>
                <w:sz w:val="20"/>
                <w:szCs w:val="20"/>
              </w:rPr>
              <w:t>s</w:t>
            </w:r>
            <w:proofErr w:type="spellEnd"/>
            <w:r w:rsidR="00B20DB4" w:rsidRPr="006E6933">
              <w:rPr>
                <w:rFonts w:ascii="Calibri" w:hAnsi="Calibri" w:cs="Calibri"/>
                <w:sz w:val="20"/>
                <w:szCs w:val="20"/>
              </w:rPr>
              <w:t xml:space="preserve"> development</w:t>
            </w:r>
            <w:r>
              <w:rPr>
                <w:rFonts w:ascii="Calibri" w:hAnsi="Calibri" w:cs="Calibri"/>
                <w:sz w:val="20"/>
                <w:szCs w:val="20"/>
              </w:rPr>
              <w:t xml:space="preserve"> prevail</w:t>
            </w:r>
            <w:r w:rsidR="00B20DB4" w:rsidRPr="006E6933">
              <w:rPr>
                <w:rFonts w:ascii="Calibri" w:hAnsi="Calibri" w:cs="Calibri"/>
                <w:sz w:val="20"/>
                <w:szCs w:val="20"/>
              </w:rPr>
              <w:t xml:space="preserve"> i.e.</w:t>
            </w:r>
            <w:r w:rsidR="00D247C1">
              <w:rPr>
                <w:rFonts w:ascii="Calibri" w:hAnsi="Calibri" w:cs="Calibri"/>
                <w:sz w:val="20"/>
                <w:szCs w:val="20"/>
              </w:rPr>
              <w:t>, t</w:t>
            </w:r>
            <w:r w:rsidR="00B20DB4" w:rsidRPr="006E6933">
              <w:rPr>
                <w:rFonts w:ascii="Calibri" w:hAnsi="Calibri" w:cs="Calibri"/>
                <w:sz w:val="20"/>
                <w:szCs w:val="20"/>
              </w:rPr>
              <w:t xml:space="preserve">he </w:t>
            </w:r>
            <w:r w:rsidR="00B20DB4">
              <w:rPr>
                <w:rFonts w:ascii="Calibri" w:hAnsi="Calibri" w:cs="Calibri"/>
                <w:sz w:val="20"/>
                <w:szCs w:val="20"/>
              </w:rPr>
              <w:t>existing delivery model/</w:t>
            </w:r>
            <w:r w:rsidR="00B20DB4" w:rsidRPr="006E6933">
              <w:rPr>
                <w:rFonts w:ascii="Calibri" w:hAnsi="Calibri" w:cs="Calibri"/>
                <w:sz w:val="20"/>
                <w:szCs w:val="20"/>
              </w:rPr>
              <w:t>framework</w:t>
            </w:r>
            <w:r w:rsidR="00B20DB4">
              <w:rPr>
                <w:rFonts w:ascii="Calibri" w:hAnsi="Calibri" w:cs="Calibri"/>
                <w:sz w:val="20"/>
                <w:szCs w:val="20"/>
              </w:rPr>
              <w:t xml:space="preserve"> through electricity cooperatives (</w:t>
            </w:r>
            <w:r w:rsidR="00B20DB4" w:rsidRPr="006E6933">
              <w:rPr>
                <w:rFonts w:ascii="Calibri" w:hAnsi="Calibri" w:cs="Calibri"/>
                <w:sz w:val="20"/>
                <w:szCs w:val="20"/>
              </w:rPr>
              <w:t>C</w:t>
            </w:r>
            <w:r w:rsidR="00B20DB4">
              <w:rPr>
                <w:rFonts w:ascii="Calibri" w:hAnsi="Calibri" w:cs="Calibri"/>
                <w:sz w:val="20"/>
                <w:szCs w:val="20"/>
              </w:rPr>
              <w:t>OOP</w:t>
            </w:r>
            <w:r w:rsidR="00B20DB4" w:rsidRPr="006E6933">
              <w:rPr>
                <w:rFonts w:ascii="Calibri" w:hAnsi="Calibri" w:cs="Calibri"/>
                <w:sz w:val="20"/>
                <w:szCs w:val="20"/>
              </w:rPr>
              <w:t>EL</w:t>
            </w:r>
            <w:r w:rsidR="00B20DB4">
              <w:rPr>
                <w:rFonts w:ascii="Calibri" w:hAnsi="Calibri" w:cs="Calibri"/>
                <w:sz w:val="20"/>
                <w:szCs w:val="20"/>
              </w:rPr>
              <w:t>)</w:t>
            </w:r>
            <w:r w:rsidR="00B20DB4" w:rsidRPr="006E6933">
              <w:rPr>
                <w:rFonts w:ascii="Calibri" w:hAnsi="Calibri" w:cs="Calibri"/>
                <w:sz w:val="20"/>
                <w:szCs w:val="20"/>
              </w:rPr>
              <w:t xml:space="preserve"> is restrictive</w:t>
            </w:r>
            <w:r w:rsidR="00B20DB4" w:rsidRPr="00C31F40">
              <w:rPr>
                <w:rFonts w:ascii="Calibri" w:hAnsi="Calibri" w:cs="Calibri"/>
                <w:sz w:val="20"/>
                <w:szCs w:val="20"/>
              </w:rPr>
              <w:t xml:space="preserve"> and </w:t>
            </w:r>
            <w:r w:rsidR="00D247C1">
              <w:rPr>
                <w:rFonts w:ascii="Calibri" w:hAnsi="Calibri" w:cs="Calibri"/>
                <w:sz w:val="20"/>
                <w:szCs w:val="20"/>
              </w:rPr>
              <w:t>impedes</w:t>
            </w:r>
            <w:r w:rsidR="00D247C1" w:rsidRPr="00C31F40">
              <w:rPr>
                <w:rFonts w:ascii="Calibri" w:hAnsi="Calibri" w:cs="Calibri"/>
                <w:sz w:val="20"/>
                <w:szCs w:val="20"/>
              </w:rPr>
              <w:t xml:space="preserve"> </w:t>
            </w:r>
            <w:r w:rsidR="00B20DB4" w:rsidRPr="00C31F40">
              <w:rPr>
                <w:rFonts w:ascii="Calibri" w:hAnsi="Calibri" w:cs="Calibri"/>
                <w:sz w:val="20"/>
                <w:szCs w:val="20"/>
              </w:rPr>
              <w:t xml:space="preserve">commercial investment in the </w:t>
            </w:r>
            <w:proofErr w:type="spellStart"/>
            <w:r w:rsidR="00B20DB4" w:rsidRPr="00C31F40">
              <w:rPr>
                <w:rFonts w:ascii="Calibri" w:hAnsi="Calibri" w:cs="Calibri"/>
                <w:sz w:val="20"/>
                <w:szCs w:val="20"/>
              </w:rPr>
              <w:t>minigrid</w:t>
            </w:r>
            <w:proofErr w:type="spellEnd"/>
            <w:r w:rsidR="00B20DB4" w:rsidRPr="00C31F40">
              <w:rPr>
                <w:rFonts w:ascii="Calibri" w:hAnsi="Calibri" w:cs="Calibri"/>
                <w:sz w:val="20"/>
                <w:szCs w:val="20"/>
              </w:rPr>
              <w:t xml:space="preserve"> sector.</w:t>
            </w:r>
            <w:r w:rsidR="00B20DB4">
              <w:rPr>
                <w:rFonts w:ascii="Calibri" w:hAnsi="Calibri" w:cs="Calibri"/>
                <w:sz w:val="20"/>
                <w:szCs w:val="20"/>
              </w:rPr>
              <w:t xml:space="preserve"> Most </w:t>
            </w:r>
            <w:proofErr w:type="spellStart"/>
            <w:r w:rsidR="00B20DB4">
              <w:rPr>
                <w:rFonts w:ascii="Calibri" w:hAnsi="Calibri" w:cs="Calibri"/>
                <w:sz w:val="20"/>
                <w:szCs w:val="20"/>
              </w:rPr>
              <w:t>minigrids</w:t>
            </w:r>
            <w:proofErr w:type="spellEnd"/>
            <w:r w:rsidR="00B20DB4">
              <w:rPr>
                <w:rFonts w:ascii="Calibri" w:hAnsi="Calibri" w:cs="Calibri"/>
                <w:sz w:val="20"/>
                <w:szCs w:val="20"/>
              </w:rPr>
              <w:t xml:space="preserve"> operated by COOPELs have failed to sufficiently tap into productive uses.</w:t>
            </w:r>
            <w:r w:rsidR="00373187">
              <w:rPr>
                <w:rFonts w:ascii="Calibri" w:hAnsi="Calibri" w:cs="Calibri"/>
                <w:sz w:val="20"/>
                <w:szCs w:val="20"/>
              </w:rPr>
              <w:t xml:space="preserve"> </w:t>
            </w:r>
          </w:p>
          <w:p w14:paraId="2C7FFD48" w14:textId="14EA7DB1" w:rsidR="00B20DB4" w:rsidRPr="00C31F40" w:rsidRDefault="00373187" w:rsidP="005913BC">
            <w:pPr>
              <w:numPr>
                <w:ilvl w:val="0"/>
                <w:numId w:val="55"/>
              </w:numPr>
              <w:jc w:val="both"/>
              <w:rPr>
                <w:rFonts w:ascii="Calibri" w:hAnsi="Calibri" w:cs="Calibri"/>
                <w:sz w:val="20"/>
                <w:szCs w:val="20"/>
              </w:rPr>
            </w:pPr>
            <w:r w:rsidRPr="00445BCE">
              <w:rPr>
                <w:rFonts w:ascii="Calibri" w:hAnsi="Calibri" w:cs="Calibri"/>
                <w:sz w:val="20"/>
                <w:szCs w:val="20"/>
              </w:rPr>
              <w:t xml:space="preserve">The legal status of private sector in rural electrification market has not been sufficiently clarified. Many sector stakeholders still debate permissibility, which impairs bankability and adds to sector confusion. Few companies took a leap of faith by investing in </w:t>
            </w:r>
            <w:proofErr w:type="spellStart"/>
            <w:r w:rsidRPr="00445BCE">
              <w:rPr>
                <w:rFonts w:ascii="Calibri" w:hAnsi="Calibri" w:cs="Calibri"/>
                <w:sz w:val="20"/>
                <w:szCs w:val="20"/>
              </w:rPr>
              <w:t>minigrids</w:t>
            </w:r>
            <w:proofErr w:type="spellEnd"/>
            <w:r w:rsidRPr="00445BCE">
              <w:rPr>
                <w:rFonts w:ascii="Calibri" w:hAnsi="Calibri" w:cs="Calibri"/>
                <w:sz w:val="20"/>
                <w:szCs w:val="20"/>
              </w:rPr>
              <w:t xml:space="preserve"> but are now having challenges with </w:t>
            </w:r>
            <w:r w:rsidR="00BA143E">
              <w:rPr>
                <w:rFonts w:ascii="Calibri" w:hAnsi="Calibri" w:cs="Calibri"/>
                <w:sz w:val="20"/>
                <w:szCs w:val="20"/>
              </w:rPr>
              <w:t xml:space="preserve">the regulator and utility, </w:t>
            </w:r>
            <w:r w:rsidRPr="00445BCE">
              <w:rPr>
                <w:rFonts w:ascii="Calibri" w:hAnsi="Calibri" w:cs="Calibri"/>
                <w:sz w:val="20"/>
                <w:szCs w:val="20"/>
              </w:rPr>
              <w:t>ABER and SONABEL around tariffs, licensing, scaling-up, co-existence with the grid, etc.</w:t>
            </w:r>
          </w:p>
          <w:p w14:paraId="6DE46E5F" w14:textId="786B2494" w:rsidR="00621C0C" w:rsidRDefault="00B20DB4" w:rsidP="00621C0C">
            <w:pPr>
              <w:numPr>
                <w:ilvl w:val="0"/>
                <w:numId w:val="55"/>
              </w:numPr>
              <w:jc w:val="both"/>
              <w:rPr>
                <w:rFonts w:ascii="Calibri" w:hAnsi="Calibri" w:cs="Calibri"/>
                <w:sz w:val="20"/>
                <w:szCs w:val="20"/>
              </w:rPr>
            </w:pPr>
            <w:r w:rsidRPr="00621C0C">
              <w:rPr>
                <w:rFonts w:ascii="Calibri" w:hAnsi="Calibri" w:cs="Calibri"/>
                <w:sz w:val="20"/>
                <w:szCs w:val="20"/>
              </w:rPr>
              <w:lastRenderedPageBreak/>
              <w:t xml:space="preserve">The sheer lack of specific rural electrification strategy puts renewable </w:t>
            </w:r>
            <w:proofErr w:type="spellStart"/>
            <w:r w:rsidRPr="00621C0C">
              <w:rPr>
                <w:rFonts w:ascii="Calibri" w:hAnsi="Calibri" w:cs="Calibri"/>
                <w:sz w:val="20"/>
                <w:szCs w:val="20"/>
              </w:rPr>
              <w:t>minigrids</w:t>
            </w:r>
            <w:proofErr w:type="spellEnd"/>
            <w:r w:rsidRPr="00621C0C">
              <w:rPr>
                <w:rFonts w:ascii="Calibri" w:hAnsi="Calibri" w:cs="Calibri"/>
                <w:sz w:val="20"/>
                <w:szCs w:val="20"/>
              </w:rPr>
              <w:t xml:space="preserve"> at a disadvantage as grid extension is favored. </w:t>
            </w:r>
            <w:r w:rsidR="00D247C1" w:rsidRPr="00621C0C">
              <w:rPr>
                <w:rFonts w:ascii="Calibri" w:hAnsi="Calibri" w:cs="Calibri"/>
                <w:sz w:val="20"/>
                <w:szCs w:val="20"/>
              </w:rPr>
              <w:t>There is an u</w:t>
            </w:r>
            <w:r w:rsidRPr="00621C0C">
              <w:rPr>
                <w:rFonts w:ascii="Calibri" w:hAnsi="Calibri" w:cs="Calibri"/>
                <w:sz w:val="20"/>
                <w:szCs w:val="20"/>
              </w:rPr>
              <w:t xml:space="preserve">nclear role of clean energy </w:t>
            </w:r>
            <w:proofErr w:type="spellStart"/>
            <w:r w:rsidRPr="00621C0C">
              <w:rPr>
                <w:rFonts w:ascii="Calibri" w:hAnsi="Calibri" w:cs="Calibri"/>
                <w:sz w:val="20"/>
                <w:szCs w:val="20"/>
              </w:rPr>
              <w:t>minigrids</w:t>
            </w:r>
            <w:proofErr w:type="spellEnd"/>
            <w:r w:rsidRPr="00621C0C">
              <w:rPr>
                <w:rFonts w:ascii="Calibri" w:hAnsi="Calibri" w:cs="Calibri"/>
                <w:sz w:val="20"/>
                <w:szCs w:val="20"/>
              </w:rPr>
              <w:t xml:space="preserve"> in the market structure</w:t>
            </w:r>
            <w:r w:rsidR="00D247C1" w:rsidRPr="00621C0C">
              <w:rPr>
                <w:rFonts w:ascii="Calibri" w:hAnsi="Calibri" w:cs="Calibri"/>
                <w:sz w:val="20"/>
                <w:szCs w:val="20"/>
              </w:rPr>
              <w:t xml:space="preserve">. </w:t>
            </w:r>
          </w:p>
          <w:p w14:paraId="4A7E95F1" w14:textId="0BC982F3" w:rsidR="00B20DB4" w:rsidRPr="00FA2C9A" w:rsidRDefault="00B20DB4" w:rsidP="00621C0C">
            <w:pPr>
              <w:numPr>
                <w:ilvl w:val="0"/>
                <w:numId w:val="55"/>
              </w:numPr>
              <w:jc w:val="both"/>
              <w:rPr>
                <w:rFonts w:ascii="Calibri" w:hAnsi="Calibri" w:cs="Calibri"/>
                <w:sz w:val="20"/>
                <w:szCs w:val="20"/>
              </w:rPr>
            </w:pPr>
            <w:r w:rsidRPr="00FA2C9A">
              <w:rPr>
                <w:rFonts w:ascii="Calibri" w:hAnsi="Calibri" w:cs="Calibri"/>
                <w:sz w:val="20"/>
                <w:szCs w:val="20"/>
              </w:rPr>
              <w:t>Local developers have limited capacity and experience with development of business and financing plans that would be bankable within the local market</w:t>
            </w:r>
            <w:r w:rsidR="0007094D" w:rsidRPr="00FA2C9A">
              <w:rPr>
                <w:rFonts w:ascii="Calibri" w:hAnsi="Calibri" w:cs="Calibri"/>
                <w:sz w:val="20"/>
                <w:szCs w:val="20"/>
              </w:rPr>
              <w:t>.</w:t>
            </w:r>
          </w:p>
        </w:tc>
      </w:tr>
      <w:tr w:rsidR="00373187" w14:paraId="4E5535F6" w14:textId="77777777" w:rsidTr="00E86DFA">
        <w:tc>
          <w:tcPr>
            <w:tcW w:w="2174" w:type="dxa"/>
          </w:tcPr>
          <w:p w14:paraId="7A32C423" w14:textId="2E601A0B" w:rsidR="00373187" w:rsidRPr="00445BCE" w:rsidRDefault="00373187" w:rsidP="00FC6C83">
            <w:pPr>
              <w:rPr>
                <w:rFonts w:ascii="Calibri" w:hAnsi="Calibri" w:cs="Calibri"/>
                <w:i/>
                <w:iCs/>
                <w:sz w:val="20"/>
                <w:szCs w:val="20"/>
              </w:rPr>
            </w:pPr>
            <w:r>
              <w:rPr>
                <w:rFonts w:ascii="Calibri" w:hAnsi="Calibri" w:cs="Calibri"/>
                <w:i/>
                <w:iCs/>
                <w:sz w:val="20"/>
                <w:szCs w:val="20"/>
              </w:rPr>
              <w:lastRenderedPageBreak/>
              <w:t>Developer Risks</w:t>
            </w:r>
          </w:p>
        </w:tc>
        <w:tc>
          <w:tcPr>
            <w:tcW w:w="7324" w:type="dxa"/>
          </w:tcPr>
          <w:p w14:paraId="37D3D271" w14:textId="77777777" w:rsidR="00373187" w:rsidRPr="00BD312F" w:rsidRDefault="00373187" w:rsidP="005913BC">
            <w:pPr>
              <w:numPr>
                <w:ilvl w:val="0"/>
                <w:numId w:val="56"/>
              </w:numPr>
              <w:jc w:val="both"/>
              <w:rPr>
                <w:rFonts w:ascii="Calibri" w:hAnsi="Calibri" w:cs="Calibri"/>
                <w:sz w:val="20"/>
                <w:szCs w:val="20"/>
              </w:rPr>
            </w:pPr>
            <w:r>
              <w:rPr>
                <w:rFonts w:ascii="Calibri" w:hAnsi="Calibri" w:cs="Calibri"/>
                <w:sz w:val="20"/>
                <w:szCs w:val="20"/>
              </w:rPr>
              <w:t>There is a l</w:t>
            </w:r>
            <w:r w:rsidRPr="006E6933">
              <w:rPr>
                <w:rFonts w:ascii="Calibri" w:hAnsi="Calibri" w:cs="Calibri"/>
                <w:sz w:val="20"/>
                <w:szCs w:val="20"/>
              </w:rPr>
              <w:t xml:space="preserve">imited </w:t>
            </w:r>
            <w:r>
              <w:rPr>
                <w:rFonts w:ascii="Calibri" w:hAnsi="Calibri" w:cs="Calibri"/>
                <w:sz w:val="20"/>
                <w:szCs w:val="20"/>
              </w:rPr>
              <w:t xml:space="preserve">availability of </w:t>
            </w:r>
            <w:r w:rsidRPr="006E6933">
              <w:rPr>
                <w:rFonts w:ascii="Calibri" w:hAnsi="Calibri" w:cs="Calibri"/>
                <w:sz w:val="20"/>
                <w:szCs w:val="20"/>
              </w:rPr>
              <w:t>public GIS data to facilitate investment decision-making, consumer decision making, or policy decision making</w:t>
            </w:r>
            <w:r>
              <w:rPr>
                <w:rFonts w:ascii="Calibri" w:hAnsi="Calibri" w:cs="Calibri"/>
                <w:sz w:val="20"/>
                <w:szCs w:val="20"/>
              </w:rPr>
              <w:t>.</w:t>
            </w:r>
          </w:p>
          <w:p w14:paraId="543D069A" w14:textId="77777777" w:rsidR="00373187" w:rsidRPr="00BD312F" w:rsidRDefault="00373187" w:rsidP="005913BC">
            <w:pPr>
              <w:numPr>
                <w:ilvl w:val="0"/>
                <w:numId w:val="56"/>
              </w:numPr>
              <w:jc w:val="both"/>
              <w:rPr>
                <w:rFonts w:ascii="Calibri" w:hAnsi="Calibri" w:cs="Calibri"/>
                <w:sz w:val="20"/>
                <w:szCs w:val="20"/>
              </w:rPr>
            </w:pPr>
            <w:r>
              <w:rPr>
                <w:rFonts w:ascii="Calibri" w:hAnsi="Calibri" w:cs="Calibri"/>
                <w:sz w:val="20"/>
                <w:szCs w:val="20"/>
              </w:rPr>
              <w:t xml:space="preserve">Industry associations in the mini-grids sector have a limited influence </w:t>
            </w:r>
            <w:proofErr w:type="gramStart"/>
            <w:r w:rsidRPr="006E6933">
              <w:rPr>
                <w:rFonts w:ascii="Calibri" w:hAnsi="Calibri" w:cs="Calibri"/>
                <w:sz w:val="20"/>
                <w:szCs w:val="20"/>
              </w:rPr>
              <w:t>to</w:t>
            </w:r>
            <w:proofErr w:type="gramEnd"/>
            <w:r w:rsidRPr="006E6933">
              <w:rPr>
                <w:rFonts w:ascii="Calibri" w:hAnsi="Calibri" w:cs="Calibri"/>
                <w:sz w:val="20"/>
                <w:szCs w:val="20"/>
              </w:rPr>
              <w:t xml:space="preserve"> </w:t>
            </w:r>
            <w:r>
              <w:rPr>
                <w:rFonts w:ascii="Calibri" w:hAnsi="Calibri" w:cs="Calibri"/>
                <w:sz w:val="20"/>
                <w:szCs w:val="20"/>
              </w:rPr>
              <w:t xml:space="preserve">lobby or </w:t>
            </w:r>
            <w:r w:rsidRPr="006E6933">
              <w:rPr>
                <w:rFonts w:ascii="Calibri" w:hAnsi="Calibri" w:cs="Calibri"/>
                <w:sz w:val="20"/>
                <w:szCs w:val="20"/>
              </w:rPr>
              <w:t>pressure for change along a shared platform</w:t>
            </w:r>
            <w:r>
              <w:rPr>
                <w:rFonts w:ascii="Calibri" w:hAnsi="Calibri" w:cs="Calibri"/>
                <w:sz w:val="20"/>
                <w:szCs w:val="20"/>
              </w:rPr>
              <w:t>.</w:t>
            </w:r>
          </w:p>
          <w:p w14:paraId="089B7146" w14:textId="77777777" w:rsidR="00373187" w:rsidRDefault="00373187" w:rsidP="00B65207">
            <w:pPr>
              <w:ind w:left="360"/>
              <w:jc w:val="both"/>
              <w:rPr>
                <w:rFonts w:ascii="Calibri" w:hAnsi="Calibri" w:cs="Calibri"/>
                <w:sz w:val="20"/>
                <w:szCs w:val="20"/>
              </w:rPr>
            </w:pPr>
          </w:p>
        </w:tc>
      </w:tr>
      <w:tr w:rsidR="00B20DB4" w14:paraId="6C56D9F0" w14:textId="77777777" w:rsidTr="00E86DFA">
        <w:tc>
          <w:tcPr>
            <w:tcW w:w="2174" w:type="dxa"/>
          </w:tcPr>
          <w:p w14:paraId="5FDC0481" w14:textId="7CF51A62" w:rsidR="00B20DB4" w:rsidRDefault="00B20DB4" w:rsidP="00FC6C83">
            <w:pPr>
              <w:rPr>
                <w:sz w:val="20"/>
                <w:szCs w:val="20"/>
              </w:rPr>
            </w:pPr>
            <w:r w:rsidRPr="00445BCE">
              <w:rPr>
                <w:rFonts w:ascii="Calibri" w:hAnsi="Calibri" w:cs="Calibri"/>
                <w:i/>
                <w:iCs/>
                <w:sz w:val="20"/>
                <w:szCs w:val="20"/>
              </w:rPr>
              <w:t>Financial Barriers</w:t>
            </w:r>
          </w:p>
        </w:tc>
        <w:tc>
          <w:tcPr>
            <w:tcW w:w="7324" w:type="dxa"/>
          </w:tcPr>
          <w:p w14:paraId="3BCCB35D" w14:textId="554DA9B4" w:rsidR="00B20DB4" w:rsidRPr="00C31F40" w:rsidRDefault="00F70DDA" w:rsidP="005913BC">
            <w:pPr>
              <w:numPr>
                <w:ilvl w:val="0"/>
                <w:numId w:val="56"/>
              </w:numPr>
              <w:jc w:val="both"/>
              <w:rPr>
                <w:rFonts w:ascii="Calibri" w:hAnsi="Calibri" w:cs="Calibri"/>
                <w:sz w:val="20"/>
                <w:szCs w:val="20"/>
              </w:rPr>
            </w:pPr>
            <w:r>
              <w:rPr>
                <w:rFonts w:ascii="Calibri" w:hAnsi="Calibri" w:cs="Calibri"/>
                <w:sz w:val="20"/>
                <w:szCs w:val="20"/>
              </w:rPr>
              <w:t>F</w:t>
            </w:r>
            <w:r w:rsidR="00B20DB4" w:rsidRPr="006E6933">
              <w:rPr>
                <w:rFonts w:ascii="Calibri" w:hAnsi="Calibri" w:cs="Calibri"/>
                <w:sz w:val="20"/>
                <w:szCs w:val="20"/>
              </w:rPr>
              <w:t xml:space="preserve">iscal incentives for </w:t>
            </w:r>
            <w:proofErr w:type="spellStart"/>
            <w:r w:rsidR="00B20DB4" w:rsidRPr="006E6933">
              <w:rPr>
                <w:rFonts w:ascii="Calibri" w:hAnsi="Calibri" w:cs="Calibri"/>
                <w:sz w:val="20"/>
                <w:szCs w:val="20"/>
              </w:rPr>
              <w:t>minigrid</w:t>
            </w:r>
            <w:r w:rsidR="0007094D">
              <w:rPr>
                <w:rFonts w:ascii="Calibri" w:hAnsi="Calibri" w:cs="Calibri"/>
                <w:sz w:val="20"/>
                <w:szCs w:val="20"/>
              </w:rPr>
              <w:t>s</w:t>
            </w:r>
            <w:proofErr w:type="spellEnd"/>
            <w:r>
              <w:rPr>
                <w:rFonts w:ascii="Calibri" w:hAnsi="Calibri" w:cs="Calibri"/>
                <w:sz w:val="20"/>
                <w:szCs w:val="20"/>
              </w:rPr>
              <w:t xml:space="preserve"> are </w:t>
            </w:r>
            <w:r w:rsidR="004E1860">
              <w:rPr>
                <w:rFonts w:ascii="Calibri" w:hAnsi="Calibri" w:cs="Calibri"/>
                <w:sz w:val="20"/>
                <w:szCs w:val="20"/>
              </w:rPr>
              <w:t xml:space="preserve">in general </w:t>
            </w:r>
            <w:r>
              <w:rPr>
                <w:rFonts w:ascii="Calibri" w:hAnsi="Calibri" w:cs="Calibri"/>
                <w:sz w:val="20"/>
                <w:szCs w:val="20"/>
              </w:rPr>
              <w:t>unclear at this stage</w:t>
            </w:r>
            <w:r w:rsidR="0007094D">
              <w:rPr>
                <w:rFonts w:ascii="Calibri" w:hAnsi="Calibri" w:cs="Calibri"/>
                <w:sz w:val="20"/>
                <w:szCs w:val="20"/>
              </w:rPr>
              <w:t xml:space="preserve">. </w:t>
            </w:r>
            <w:r w:rsidR="00EA1E99">
              <w:rPr>
                <w:rFonts w:ascii="Calibri" w:hAnsi="Calibri" w:cs="Calibri"/>
                <w:sz w:val="20"/>
                <w:szCs w:val="20"/>
              </w:rPr>
              <w:t xml:space="preserve">Tax exemptions are however available on solar equipment. </w:t>
            </w:r>
            <w:r w:rsidR="00B20DB4" w:rsidRPr="006E6933">
              <w:rPr>
                <w:rFonts w:ascii="Calibri" w:hAnsi="Calibri" w:cs="Calibri"/>
                <w:sz w:val="20"/>
                <w:szCs w:val="20"/>
              </w:rPr>
              <w:t xml:space="preserve">The clarity, applicability, and enforceability of the fiscal regime under the COOPEL framework is not </w:t>
            </w:r>
            <w:r w:rsidR="00EA1E99">
              <w:rPr>
                <w:rFonts w:ascii="Calibri" w:hAnsi="Calibri" w:cs="Calibri"/>
                <w:sz w:val="20"/>
                <w:szCs w:val="20"/>
              </w:rPr>
              <w:t>uniform in the country</w:t>
            </w:r>
            <w:r w:rsidR="00B20DB4" w:rsidRPr="00C31F40">
              <w:rPr>
                <w:rFonts w:ascii="Calibri" w:hAnsi="Calibri" w:cs="Calibri"/>
                <w:sz w:val="20"/>
                <w:szCs w:val="20"/>
              </w:rPr>
              <w:t>.</w:t>
            </w:r>
          </w:p>
          <w:p w14:paraId="16A5A926" w14:textId="4CB15894" w:rsidR="00B20DB4" w:rsidRPr="002741DA" w:rsidRDefault="00E84FFC" w:rsidP="00E86DFA">
            <w:pPr>
              <w:numPr>
                <w:ilvl w:val="0"/>
                <w:numId w:val="56"/>
              </w:numPr>
              <w:jc w:val="both"/>
              <w:rPr>
                <w:sz w:val="20"/>
                <w:szCs w:val="20"/>
              </w:rPr>
            </w:pPr>
            <w:r>
              <w:rPr>
                <w:rFonts w:ascii="Calibri" w:hAnsi="Calibri" w:cs="Calibri"/>
                <w:sz w:val="20"/>
                <w:szCs w:val="20"/>
              </w:rPr>
              <w:t xml:space="preserve">Developers of </w:t>
            </w:r>
            <w:r w:rsidR="005A71A3">
              <w:rPr>
                <w:rFonts w:ascii="Calibri" w:hAnsi="Calibri" w:cs="Calibri"/>
                <w:sz w:val="20"/>
                <w:szCs w:val="20"/>
              </w:rPr>
              <w:t>s</w:t>
            </w:r>
            <w:r w:rsidR="005A71A3" w:rsidRPr="00445BCE">
              <w:rPr>
                <w:rFonts w:ascii="Calibri" w:hAnsi="Calibri" w:cs="Calibri"/>
                <w:sz w:val="20"/>
                <w:szCs w:val="20"/>
              </w:rPr>
              <w:t xml:space="preserve">olar </w:t>
            </w:r>
            <w:r w:rsidR="005A71A3">
              <w:rPr>
                <w:rFonts w:ascii="Calibri" w:hAnsi="Calibri" w:cs="Calibri"/>
                <w:sz w:val="20"/>
                <w:szCs w:val="20"/>
              </w:rPr>
              <w:t>PV</w:t>
            </w:r>
            <w:r>
              <w:rPr>
                <w:rFonts w:ascii="Calibri" w:hAnsi="Calibri" w:cs="Calibri"/>
                <w:sz w:val="20"/>
                <w:szCs w:val="20"/>
              </w:rPr>
              <w:t xml:space="preserve"> </w:t>
            </w:r>
            <w:proofErr w:type="spellStart"/>
            <w:r>
              <w:rPr>
                <w:rFonts w:ascii="Calibri" w:hAnsi="Calibri" w:cs="Calibri"/>
                <w:sz w:val="20"/>
                <w:szCs w:val="20"/>
              </w:rPr>
              <w:t>minigrids</w:t>
            </w:r>
            <w:proofErr w:type="spellEnd"/>
            <w:r w:rsidR="00B20DB4" w:rsidRPr="00445BCE">
              <w:rPr>
                <w:rFonts w:ascii="Calibri" w:hAnsi="Calibri" w:cs="Calibri"/>
                <w:sz w:val="20"/>
                <w:szCs w:val="20"/>
              </w:rPr>
              <w:t xml:space="preserve"> do not have access to financing because financial institutions are not equipped to understand </w:t>
            </w:r>
            <w:proofErr w:type="spellStart"/>
            <w:r w:rsidR="00B20DB4" w:rsidRPr="00445BCE">
              <w:rPr>
                <w:rFonts w:ascii="Calibri" w:hAnsi="Calibri" w:cs="Calibri"/>
                <w:sz w:val="20"/>
                <w:szCs w:val="20"/>
              </w:rPr>
              <w:t>minigrid</w:t>
            </w:r>
            <w:proofErr w:type="spellEnd"/>
            <w:r w:rsidR="00B20DB4" w:rsidRPr="00445BCE">
              <w:rPr>
                <w:rFonts w:ascii="Calibri" w:hAnsi="Calibri" w:cs="Calibri"/>
                <w:sz w:val="20"/>
                <w:szCs w:val="20"/>
              </w:rPr>
              <w:t xml:space="preserve"> models, which they consider risky to lend to. </w:t>
            </w:r>
          </w:p>
        </w:tc>
      </w:tr>
      <w:tr w:rsidR="00373187" w14:paraId="284A80FC" w14:textId="77777777" w:rsidTr="00E86DFA">
        <w:tc>
          <w:tcPr>
            <w:tcW w:w="2174" w:type="dxa"/>
          </w:tcPr>
          <w:p w14:paraId="3A5ABD59" w14:textId="69181103" w:rsidR="00373187" w:rsidRPr="00445BCE" w:rsidRDefault="00373187" w:rsidP="00FC6C83">
            <w:pPr>
              <w:rPr>
                <w:rFonts w:ascii="Calibri" w:hAnsi="Calibri" w:cs="Calibri"/>
                <w:i/>
                <w:iCs/>
                <w:sz w:val="20"/>
                <w:szCs w:val="20"/>
              </w:rPr>
            </w:pPr>
            <w:r>
              <w:rPr>
                <w:rFonts w:ascii="Calibri" w:hAnsi="Calibri" w:cs="Calibri"/>
                <w:i/>
                <w:iCs/>
                <w:sz w:val="20"/>
                <w:szCs w:val="20"/>
              </w:rPr>
              <w:t>Labor Risks</w:t>
            </w:r>
          </w:p>
        </w:tc>
        <w:tc>
          <w:tcPr>
            <w:tcW w:w="7324" w:type="dxa"/>
          </w:tcPr>
          <w:p w14:paraId="461ED7D3" w14:textId="4A9FF75D" w:rsidR="00373187" w:rsidRPr="00E86DFA" w:rsidRDefault="00373187" w:rsidP="00E86DFA">
            <w:pPr>
              <w:numPr>
                <w:ilvl w:val="0"/>
                <w:numId w:val="56"/>
              </w:numPr>
              <w:jc w:val="both"/>
              <w:rPr>
                <w:rFonts w:ascii="Calibri" w:hAnsi="Calibri" w:cs="Calibri"/>
                <w:sz w:val="20"/>
                <w:szCs w:val="20"/>
              </w:rPr>
            </w:pPr>
            <w:r w:rsidRPr="00BD312F">
              <w:rPr>
                <w:rFonts w:ascii="Calibri" w:hAnsi="Calibri" w:cs="Calibri"/>
                <w:sz w:val="20"/>
                <w:szCs w:val="20"/>
              </w:rPr>
              <w:t xml:space="preserve">Both public and private sector actors lack technical capacity when it comes to technological and business models innovations in </w:t>
            </w:r>
            <w:proofErr w:type="spellStart"/>
            <w:r w:rsidRPr="00BD312F">
              <w:rPr>
                <w:rFonts w:ascii="Calibri" w:hAnsi="Calibri" w:cs="Calibri"/>
                <w:sz w:val="20"/>
                <w:szCs w:val="20"/>
              </w:rPr>
              <w:t>minigrids</w:t>
            </w:r>
            <w:proofErr w:type="spellEnd"/>
            <w:r w:rsidRPr="00BD312F">
              <w:rPr>
                <w:rFonts w:ascii="Calibri" w:hAnsi="Calibri" w:cs="Calibri"/>
                <w:sz w:val="20"/>
                <w:szCs w:val="20"/>
              </w:rPr>
              <w:t>.</w:t>
            </w:r>
          </w:p>
        </w:tc>
      </w:tr>
      <w:tr w:rsidR="00B20DB4" w14:paraId="0C8FC942" w14:textId="77777777" w:rsidTr="00E86DFA">
        <w:tc>
          <w:tcPr>
            <w:tcW w:w="2174" w:type="dxa"/>
          </w:tcPr>
          <w:p w14:paraId="5AF3C2CC" w14:textId="1B4BE4EC" w:rsidR="00B20DB4" w:rsidRDefault="00B20DB4" w:rsidP="00FC6C83">
            <w:pPr>
              <w:rPr>
                <w:sz w:val="20"/>
                <w:szCs w:val="20"/>
              </w:rPr>
            </w:pPr>
            <w:r w:rsidRPr="00445BCE">
              <w:rPr>
                <w:rFonts w:ascii="Calibri" w:hAnsi="Calibri" w:cs="Calibri"/>
                <w:i/>
                <w:iCs/>
                <w:sz w:val="20"/>
                <w:szCs w:val="20"/>
              </w:rPr>
              <w:t>Technology</w:t>
            </w:r>
            <w:r w:rsidR="00A37107">
              <w:rPr>
                <w:rFonts w:ascii="Calibri" w:hAnsi="Calibri" w:cs="Calibri"/>
                <w:i/>
                <w:iCs/>
                <w:sz w:val="20"/>
                <w:szCs w:val="20"/>
              </w:rPr>
              <w:t>/digital</w:t>
            </w:r>
            <w:r w:rsidRPr="00445BCE">
              <w:rPr>
                <w:rFonts w:ascii="Calibri" w:hAnsi="Calibri" w:cs="Calibri"/>
                <w:i/>
                <w:iCs/>
                <w:sz w:val="20"/>
                <w:szCs w:val="20"/>
              </w:rPr>
              <w:t xml:space="preserve"> Barriers</w:t>
            </w:r>
          </w:p>
        </w:tc>
        <w:tc>
          <w:tcPr>
            <w:tcW w:w="7324" w:type="dxa"/>
          </w:tcPr>
          <w:p w14:paraId="15468406" w14:textId="2C90DC4B" w:rsidR="005827F1" w:rsidRPr="005827F1" w:rsidRDefault="00F70DDA" w:rsidP="005913BC">
            <w:pPr>
              <w:numPr>
                <w:ilvl w:val="0"/>
                <w:numId w:val="64"/>
              </w:numPr>
              <w:jc w:val="both"/>
              <w:rPr>
                <w:sz w:val="20"/>
                <w:szCs w:val="20"/>
              </w:rPr>
            </w:pPr>
            <w:r w:rsidRPr="005827F1">
              <w:rPr>
                <w:rFonts w:ascii="Calibri" w:hAnsi="Calibri" w:cs="Calibri"/>
                <w:sz w:val="20"/>
                <w:szCs w:val="20"/>
              </w:rPr>
              <w:t>The market is characterized by components of relatively p</w:t>
            </w:r>
            <w:r w:rsidR="00B20DB4" w:rsidRPr="005827F1">
              <w:rPr>
                <w:rFonts w:ascii="Calibri" w:hAnsi="Calibri" w:cs="Calibri"/>
                <w:sz w:val="20"/>
                <w:szCs w:val="20"/>
              </w:rPr>
              <w:t>oor quality</w:t>
            </w:r>
            <w:r w:rsidRPr="005827F1">
              <w:rPr>
                <w:rFonts w:ascii="Calibri" w:hAnsi="Calibri" w:cs="Calibri"/>
                <w:sz w:val="20"/>
                <w:szCs w:val="20"/>
              </w:rPr>
              <w:t xml:space="preserve">. </w:t>
            </w:r>
            <w:r w:rsidR="00B20DB4" w:rsidRPr="005827F1">
              <w:rPr>
                <w:rFonts w:ascii="Calibri" w:hAnsi="Calibri" w:cs="Calibri"/>
                <w:sz w:val="20"/>
                <w:szCs w:val="20"/>
              </w:rPr>
              <w:t>A lack of quality management within the market damages the perception of all solar products.</w:t>
            </w:r>
          </w:p>
          <w:p w14:paraId="36C0EE65" w14:textId="77777777" w:rsidR="00B20DB4" w:rsidRPr="00A814CD" w:rsidRDefault="00B20DB4" w:rsidP="005913BC">
            <w:pPr>
              <w:numPr>
                <w:ilvl w:val="0"/>
                <w:numId w:val="64"/>
              </w:numPr>
              <w:jc w:val="both"/>
            </w:pPr>
            <w:r w:rsidRPr="005827F1">
              <w:rPr>
                <w:rFonts w:ascii="Calibri" w:hAnsi="Calibri" w:cs="Calibri"/>
                <w:i/>
                <w:iCs/>
                <w:sz w:val="20"/>
                <w:szCs w:val="20"/>
              </w:rPr>
              <w:t>Payment Risk:</w:t>
            </w:r>
            <w:r w:rsidRPr="005827F1">
              <w:rPr>
                <w:rFonts w:ascii="Calibri" w:hAnsi="Calibri" w:cs="Calibri"/>
                <w:sz w:val="20"/>
                <w:szCs w:val="20"/>
              </w:rPr>
              <w:t xml:space="preserve"> </w:t>
            </w:r>
            <w:r w:rsidR="00D17AF5" w:rsidRPr="00D047DF">
              <w:rPr>
                <w:rFonts w:ascii="Calibri" w:hAnsi="Calibri" w:cs="Calibri"/>
                <w:sz w:val="20"/>
                <w:szCs w:val="20"/>
              </w:rPr>
              <w:t>Regulatory resulting in l</w:t>
            </w:r>
            <w:r w:rsidRPr="00D047DF">
              <w:rPr>
                <w:rFonts w:ascii="Calibri" w:hAnsi="Calibri" w:cs="Calibri"/>
                <w:sz w:val="20"/>
                <w:szCs w:val="20"/>
              </w:rPr>
              <w:t>ack of fintech companies offering USSD services. Without access to the USSD network most of Burkina Faso’s emerging fintech industry is unable to serve the rural poor.</w:t>
            </w:r>
          </w:p>
          <w:p w14:paraId="5484FAA1" w14:textId="12E991D8" w:rsidR="001420C9" w:rsidRPr="00A814CD" w:rsidRDefault="001420C9" w:rsidP="005913BC">
            <w:pPr>
              <w:numPr>
                <w:ilvl w:val="0"/>
                <w:numId w:val="64"/>
              </w:numPr>
              <w:jc w:val="both"/>
              <w:rPr>
                <w:rFonts w:ascii="Calibri" w:hAnsi="Calibri" w:cs="Calibri"/>
                <w:sz w:val="20"/>
                <w:szCs w:val="20"/>
              </w:rPr>
            </w:pPr>
            <w:r w:rsidRPr="00A814CD">
              <w:rPr>
                <w:rFonts w:ascii="Calibri" w:hAnsi="Calibri" w:cs="Calibri"/>
                <w:sz w:val="20"/>
                <w:szCs w:val="20"/>
              </w:rPr>
              <w:t>Low</w:t>
            </w:r>
            <w:r>
              <w:rPr>
                <w:rFonts w:ascii="Calibri" w:hAnsi="Calibri" w:cs="Calibri"/>
                <w:sz w:val="20"/>
                <w:szCs w:val="20"/>
              </w:rPr>
              <w:t xml:space="preserve"> penetration and usage of digital tools by stakeholders (rural electrification agency, regulator and </w:t>
            </w:r>
            <w:proofErr w:type="spellStart"/>
            <w:r>
              <w:rPr>
                <w:rFonts w:ascii="Calibri" w:hAnsi="Calibri" w:cs="Calibri"/>
                <w:sz w:val="20"/>
                <w:szCs w:val="20"/>
              </w:rPr>
              <w:t>minigrid</w:t>
            </w:r>
            <w:proofErr w:type="spellEnd"/>
            <w:r>
              <w:rPr>
                <w:rFonts w:ascii="Calibri" w:hAnsi="Calibri" w:cs="Calibri"/>
                <w:sz w:val="20"/>
                <w:szCs w:val="20"/>
              </w:rPr>
              <w:t xml:space="preserve"> developers)</w:t>
            </w:r>
            <w:r w:rsidR="00506289">
              <w:rPr>
                <w:rFonts w:ascii="Calibri" w:hAnsi="Calibri" w:cs="Calibri"/>
                <w:sz w:val="20"/>
                <w:szCs w:val="20"/>
              </w:rPr>
              <w:t>.</w:t>
            </w:r>
          </w:p>
        </w:tc>
      </w:tr>
      <w:tr w:rsidR="00373187" w14:paraId="677B4DFE" w14:textId="77777777" w:rsidTr="00E86DFA">
        <w:tc>
          <w:tcPr>
            <w:tcW w:w="2174" w:type="dxa"/>
          </w:tcPr>
          <w:p w14:paraId="53474F89" w14:textId="0D8620E3" w:rsidR="00373187" w:rsidRDefault="00373187" w:rsidP="00FC6C83">
            <w:pPr>
              <w:rPr>
                <w:rFonts w:ascii="Calibri" w:hAnsi="Calibri" w:cs="Calibri"/>
                <w:i/>
                <w:iCs/>
                <w:sz w:val="20"/>
                <w:szCs w:val="20"/>
              </w:rPr>
            </w:pPr>
            <w:r>
              <w:rPr>
                <w:rFonts w:ascii="Calibri" w:hAnsi="Calibri" w:cs="Calibri"/>
                <w:i/>
                <w:iCs/>
                <w:sz w:val="20"/>
                <w:szCs w:val="20"/>
              </w:rPr>
              <w:t>End-User Credit Risk</w:t>
            </w:r>
          </w:p>
        </w:tc>
        <w:tc>
          <w:tcPr>
            <w:tcW w:w="7324" w:type="dxa"/>
          </w:tcPr>
          <w:p w14:paraId="5D4AD9D0" w14:textId="77777777" w:rsidR="00373187" w:rsidRDefault="00373187" w:rsidP="005913BC">
            <w:pPr>
              <w:numPr>
                <w:ilvl w:val="0"/>
                <w:numId w:val="64"/>
              </w:numPr>
              <w:jc w:val="both"/>
              <w:rPr>
                <w:rFonts w:ascii="Calibri" w:hAnsi="Calibri" w:cs="Calibri"/>
                <w:sz w:val="20"/>
                <w:szCs w:val="20"/>
              </w:rPr>
            </w:pPr>
            <w:r w:rsidRPr="00BD312F">
              <w:rPr>
                <w:rFonts w:ascii="Calibri" w:hAnsi="Calibri" w:cs="Calibri"/>
                <w:sz w:val="20"/>
                <w:szCs w:val="20"/>
              </w:rPr>
              <w:t>The existing policy/regulatory framework is not conducive to women and youth entrepreneurs’ engagement in the renewable energy and mini-grids business, and not oriented towards unlocking the untapped potential for green jobs</w:t>
            </w:r>
            <w:r>
              <w:rPr>
                <w:rFonts w:ascii="Calibri" w:hAnsi="Calibri" w:cs="Calibri"/>
                <w:sz w:val="20"/>
                <w:szCs w:val="20"/>
              </w:rPr>
              <w:t xml:space="preserve"> and productive uses</w:t>
            </w:r>
            <w:r w:rsidRPr="00BD312F">
              <w:rPr>
                <w:rFonts w:ascii="Calibri" w:hAnsi="Calibri" w:cs="Calibri"/>
                <w:sz w:val="20"/>
                <w:szCs w:val="20"/>
              </w:rPr>
              <w:t>.</w:t>
            </w:r>
          </w:p>
          <w:p w14:paraId="02B9C220" w14:textId="77777777" w:rsidR="00373187" w:rsidRDefault="00373187" w:rsidP="00E86DFA">
            <w:pPr>
              <w:numPr>
                <w:ilvl w:val="0"/>
                <w:numId w:val="64"/>
              </w:numPr>
              <w:jc w:val="both"/>
              <w:rPr>
                <w:rFonts w:ascii="Calibri" w:hAnsi="Calibri" w:cs="Calibri"/>
                <w:sz w:val="20"/>
                <w:szCs w:val="20"/>
              </w:rPr>
            </w:pPr>
            <w:r w:rsidRPr="00B03E03">
              <w:rPr>
                <w:rFonts w:ascii="Calibri" w:hAnsi="Calibri" w:cs="Calibri"/>
                <w:sz w:val="20"/>
                <w:szCs w:val="20"/>
              </w:rPr>
              <w:t xml:space="preserve">Existing consumer associations, especially prominent women’s groups, are not well versed in or familiar with solar </w:t>
            </w:r>
            <w:proofErr w:type="spellStart"/>
            <w:r w:rsidRPr="00B03E03">
              <w:rPr>
                <w:rFonts w:ascii="Calibri" w:hAnsi="Calibri" w:cs="Calibri"/>
                <w:sz w:val="20"/>
                <w:szCs w:val="20"/>
              </w:rPr>
              <w:t>minigrids</w:t>
            </w:r>
            <w:proofErr w:type="spellEnd"/>
            <w:r w:rsidRPr="00B03E03">
              <w:rPr>
                <w:rFonts w:ascii="Calibri" w:hAnsi="Calibri" w:cs="Calibri"/>
                <w:sz w:val="20"/>
                <w:szCs w:val="20"/>
              </w:rPr>
              <w:t xml:space="preserve"> as solutions to electricity</w:t>
            </w:r>
            <w:r>
              <w:rPr>
                <w:rFonts w:ascii="Calibri" w:hAnsi="Calibri" w:cs="Calibri"/>
                <w:sz w:val="20"/>
                <w:szCs w:val="20"/>
              </w:rPr>
              <w:t xml:space="preserve">, which creates a social acceptance risk for the developers. </w:t>
            </w:r>
          </w:p>
          <w:p w14:paraId="71C32BFC" w14:textId="12637E28" w:rsidR="00B1271E" w:rsidRPr="00E86DFA" w:rsidRDefault="00B1271E" w:rsidP="00E86DFA">
            <w:pPr>
              <w:numPr>
                <w:ilvl w:val="0"/>
                <w:numId w:val="64"/>
              </w:numPr>
              <w:jc w:val="both"/>
              <w:rPr>
                <w:rFonts w:ascii="Calibri" w:hAnsi="Calibri" w:cs="Calibri"/>
                <w:sz w:val="20"/>
                <w:szCs w:val="20"/>
              </w:rPr>
            </w:pPr>
            <w:r>
              <w:rPr>
                <w:rFonts w:ascii="Calibri" w:hAnsi="Calibri" w:cs="Calibri"/>
                <w:sz w:val="20"/>
                <w:szCs w:val="20"/>
              </w:rPr>
              <w:t xml:space="preserve">Due </w:t>
            </w:r>
            <w:r w:rsidR="00621C0C">
              <w:rPr>
                <w:rFonts w:ascii="Calibri" w:hAnsi="Calibri" w:cs="Calibri"/>
                <w:sz w:val="20"/>
                <w:szCs w:val="20"/>
              </w:rPr>
              <w:t xml:space="preserve">to </w:t>
            </w:r>
            <w:r>
              <w:rPr>
                <w:rFonts w:ascii="Calibri" w:hAnsi="Calibri" w:cs="Calibri"/>
                <w:sz w:val="20"/>
                <w:szCs w:val="20"/>
              </w:rPr>
              <w:t xml:space="preserve">extreme climate events, most smallholder farmers lose income and sell their assets sometimes.  </w:t>
            </w:r>
          </w:p>
        </w:tc>
      </w:tr>
      <w:tr w:rsidR="00373187" w14:paraId="3AEC0ED9" w14:textId="77777777" w:rsidTr="00E86DFA">
        <w:tc>
          <w:tcPr>
            <w:tcW w:w="2174" w:type="dxa"/>
          </w:tcPr>
          <w:p w14:paraId="5D0C7752" w14:textId="5657B56B" w:rsidR="00373187" w:rsidRPr="00445BCE" w:rsidRDefault="00373187" w:rsidP="00FC6C83">
            <w:pPr>
              <w:rPr>
                <w:rFonts w:ascii="Calibri" w:hAnsi="Calibri" w:cs="Calibri"/>
                <w:i/>
                <w:iCs/>
                <w:sz w:val="20"/>
                <w:szCs w:val="20"/>
              </w:rPr>
            </w:pPr>
            <w:r>
              <w:rPr>
                <w:rFonts w:ascii="Calibri" w:hAnsi="Calibri" w:cs="Calibri"/>
                <w:i/>
                <w:iCs/>
                <w:sz w:val="20"/>
                <w:szCs w:val="20"/>
              </w:rPr>
              <w:t>Hardware Risk</w:t>
            </w:r>
          </w:p>
        </w:tc>
        <w:tc>
          <w:tcPr>
            <w:tcW w:w="7324" w:type="dxa"/>
          </w:tcPr>
          <w:p w14:paraId="424A6406" w14:textId="5F7E7F61" w:rsidR="00373187" w:rsidRPr="00B03E03" w:rsidRDefault="00373187" w:rsidP="005913BC">
            <w:pPr>
              <w:numPr>
                <w:ilvl w:val="0"/>
                <w:numId w:val="64"/>
              </w:numPr>
              <w:jc w:val="both"/>
              <w:rPr>
                <w:rFonts w:ascii="Calibri" w:hAnsi="Calibri" w:cs="Calibri"/>
                <w:sz w:val="20"/>
                <w:szCs w:val="20"/>
              </w:rPr>
            </w:pPr>
            <w:r>
              <w:rPr>
                <w:rFonts w:ascii="Calibri" w:hAnsi="Calibri" w:cs="Calibri"/>
                <w:sz w:val="20"/>
                <w:szCs w:val="20"/>
              </w:rPr>
              <w:t xml:space="preserve">Poor quality installations can undermine the confidence of the market in solar </w:t>
            </w:r>
            <w:proofErr w:type="spellStart"/>
            <w:r>
              <w:rPr>
                <w:rFonts w:ascii="Calibri" w:hAnsi="Calibri" w:cs="Calibri"/>
                <w:sz w:val="20"/>
                <w:szCs w:val="20"/>
              </w:rPr>
              <w:t>minigrids</w:t>
            </w:r>
            <w:proofErr w:type="spellEnd"/>
            <w:r w:rsidR="00506289">
              <w:rPr>
                <w:rFonts w:ascii="Calibri" w:hAnsi="Calibri" w:cs="Calibri"/>
                <w:sz w:val="20"/>
                <w:szCs w:val="20"/>
              </w:rPr>
              <w:t>.</w:t>
            </w:r>
          </w:p>
        </w:tc>
      </w:tr>
    </w:tbl>
    <w:p w14:paraId="0860CCF0" w14:textId="77777777" w:rsidR="000A12A8" w:rsidRPr="00B20DB4" w:rsidRDefault="000A12A8" w:rsidP="00B20DB4"/>
    <w:p w14:paraId="0CBCD85B" w14:textId="50F4DB66" w:rsidR="00A37107" w:rsidRPr="00A814CD" w:rsidRDefault="00A37107" w:rsidP="00A814CD">
      <w:pPr>
        <w:ind w:left="360"/>
        <w:jc w:val="both"/>
      </w:pPr>
    </w:p>
    <w:p w14:paraId="0A1B6130" w14:textId="0E34EDDC" w:rsidR="00CB56EC" w:rsidRPr="00F12575" w:rsidRDefault="006D2252" w:rsidP="005913BC">
      <w:pPr>
        <w:numPr>
          <w:ilvl w:val="0"/>
          <w:numId w:val="36"/>
        </w:numPr>
        <w:jc w:val="both"/>
      </w:pPr>
      <w:r w:rsidRPr="119C832E">
        <w:rPr>
          <w:rFonts w:ascii="Calibri" w:hAnsi="Calibri" w:cs="Calibri"/>
          <w:sz w:val="20"/>
          <w:szCs w:val="20"/>
        </w:rPr>
        <w:t xml:space="preserve">Addressing the lack of access to sustainable and affordable electricity in rural areas </w:t>
      </w:r>
      <w:r w:rsidR="008726BF" w:rsidRPr="119C832E">
        <w:rPr>
          <w:rFonts w:ascii="Calibri" w:hAnsi="Calibri" w:cs="Calibri"/>
          <w:sz w:val="20"/>
          <w:szCs w:val="20"/>
        </w:rPr>
        <w:t xml:space="preserve">is consistent with the </w:t>
      </w:r>
      <w:proofErr w:type="spellStart"/>
      <w:r w:rsidR="008726BF" w:rsidRPr="119C832E">
        <w:rPr>
          <w:rFonts w:ascii="Calibri" w:hAnsi="Calibri" w:cs="Calibri"/>
          <w:sz w:val="20"/>
          <w:szCs w:val="20"/>
        </w:rPr>
        <w:t>GoBF’s</w:t>
      </w:r>
      <w:proofErr w:type="spellEnd"/>
      <w:r w:rsidR="008726BF" w:rsidRPr="119C832E">
        <w:rPr>
          <w:rFonts w:ascii="Calibri" w:hAnsi="Calibri" w:cs="Calibri"/>
          <w:sz w:val="20"/>
          <w:szCs w:val="20"/>
        </w:rPr>
        <w:t xml:space="preserve"> national strategies and plans, </w:t>
      </w:r>
      <w:r w:rsidR="00EA4940">
        <w:rPr>
          <w:rFonts w:ascii="Calibri" w:hAnsi="Calibri" w:cs="Calibri"/>
          <w:sz w:val="20"/>
          <w:szCs w:val="20"/>
        </w:rPr>
        <w:t xml:space="preserve">described </w:t>
      </w:r>
      <w:r w:rsidR="00EA4940" w:rsidRPr="0043158F">
        <w:rPr>
          <w:rFonts w:ascii="Calibri" w:hAnsi="Calibri" w:cs="Calibri"/>
          <w:sz w:val="20"/>
          <w:szCs w:val="20"/>
        </w:rPr>
        <w:t xml:space="preserve">in </w:t>
      </w:r>
      <w:r w:rsidR="0043158F" w:rsidRPr="0043158F">
        <w:rPr>
          <w:rFonts w:ascii="Calibri" w:hAnsi="Calibri" w:cs="Calibri"/>
          <w:sz w:val="20"/>
          <w:szCs w:val="20"/>
          <w:highlight w:val="green"/>
        </w:rPr>
        <w:fldChar w:fldCharType="begin"/>
      </w:r>
      <w:r w:rsidR="0043158F" w:rsidRPr="0043158F">
        <w:rPr>
          <w:rFonts w:ascii="Calibri" w:hAnsi="Calibri" w:cs="Calibri"/>
          <w:sz w:val="20"/>
          <w:szCs w:val="20"/>
        </w:rPr>
        <w:instrText xml:space="preserve"> REF _Ref72746966 \h </w:instrText>
      </w:r>
      <w:r w:rsidR="0043158F" w:rsidRPr="0043158F">
        <w:rPr>
          <w:rFonts w:ascii="Calibri" w:hAnsi="Calibri" w:cs="Calibri"/>
          <w:sz w:val="20"/>
          <w:szCs w:val="20"/>
          <w:highlight w:val="green"/>
        </w:rPr>
        <w:instrText xml:space="preserve"> \* MERGEFORMAT </w:instrText>
      </w:r>
      <w:r w:rsidR="0043158F" w:rsidRPr="0043158F">
        <w:rPr>
          <w:rFonts w:ascii="Calibri" w:hAnsi="Calibri" w:cs="Calibri"/>
          <w:sz w:val="20"/>
          <w:szCs w:val="20"/>
          <w:highlight w:val="green"/>
        </w:rPr>
      </w:r>
      <w:r w:rsidR="0043158F" w:rsidRPr="0043158F">
        <w:rPr>
          <w:rFonts w:ascii="Calibri" w:hAnsi="Calibri" w:cs="Calibri"/>
          <w:sz w:val="20"/>
          <w:szCs w:val="20"/>
          <w:highlight w:val="green"/>
        </w:rPr>
        <w:fldChar w:fldCharType="separate"/>
      </w:r>
      <w:r w:rsidR="0043158F" w:rsidRPr="0043158F">
        <w:rPr>
          <w:rFonts w:ascii="Calibri" w:hAnsi="Calibri" w:cs="Calibri"/>
          <w:sz w:val="20"/>
          <w:szCs w:val="20"/>
        </w:rPr>
        <w:t xml:space="preserve">Table </w:t>
      </w:r>
      <w:r w:rsidR="0043158F" w:rsidRPr="0043158F">
        <w:rPr>
          <w:rFonts w:ascii="Calibri" w:hAnsi="Calibri" w:cs="Calibri"/>
          <w:noProof/>
          <w:sz w:val="20"/>
          <w:szCs w:val="20"/>
        </w:rPr>
        <w:t>2</w:t>
      </w:r>
      <w:r w:rsidR="0043158F" w:rsidRPr="0043158F">
        <w:rPr>
          <w:rFonts w:ascii="Calibri" w:hAnsi="Calibri" w:cs="Calibri"/>
          <w:sz w:val="20"/>
          <w:szCs w:val="20"/>
          <w:highlight w:val="green"/>
        </w:rPr>
        <w:fldChar w:fldCharType="end"/>
      </w:r>
      <w:r w:rsidR="00EA4940" w:rsidRPr="0043158F">
        <w:rPr>
          <w:rFonts w:ascii="Calibri" w:hAnsi="Calibri" w:cs="Calibri"/>
          <w:sz w:val="20"/>
          <w:szCs w:val="20"/>
        </w:rPr>
        <w:t>.</w:t>
      </w:r>
      <w:r w:rsidR="008726BF" w:rsidRPr="119C832E">
        <w:rPr>
          <w:rFonts w:ascii="Calibri" w:hAnsi="Calibri" w:cs="Calibri"/>
          <w:sz w:val="20"/>
          <w:szCs w:val="20"/>
        </w:rPr>
        <w:t xml:space="preserve"> </w:t>
      </w:r>
    </w:p>
    <w:p w14:paraId="02C6A53F" w14:textId="77777777" w:rsidR="00AD0B43" w:rsidRPr="00F12575" w:rsidRDefault="00AD0B43" w:rsidP="00F12575">
      <w:pPr>
        <w:ind w:left="360"/>
        <w:jc w:val="both"/>
      </w:pPr>
    </w:p>
    <w:p w14:paraId="7059EFC3" w14:textId="2F10B5B9" w:rsidR="009A3564" w:rsidRDefault="009A3564" w:rsidP="009A3564">
      <w:pPr>
        <w:pStyle w:val="Caption"/>
        <w:keepNext/>
      </w:pPr>
      <w:bookmarkStart w:id="10" w:name="_Ref72746966"/>
      <w:bookmarkStart w:id="11" w:name="_Toc84428729"/>
      <w:r w:rsidRPr="009A3564">
        <w:rPr>
          <w:u w:val="none"/>
        </w:rPr>
        <w:t xml:space="preserve">Table </w:t>
      </w:r>
      <w:r w:rsidRPr="009A3564">
        <w:rPr>
          <w:u w:val="none"/>
        </w:rPr>
        <w:fldChar w:fldCharType="begin"/>
      </w:r>
      <w:r w:rsidRPr="009A3564">
        <w:rPr>
          <w:u w:val="none"/>
        </w:rPr>
        <w:instrText xml:space="preserve"> SEQ Table \* ARABIC </w:instrText>
      </w:r>
      <w:r w:rsidRPr="009A3564">
        <w:rPr>
          <w:u w:val="none"/>
        </w:rPr>
        <w:fldChar w:fldCharType="separate"/>
      </w:r>
      <w:r w:rsidR="00F5141C">
        <w:rPr>
          <w:noProof/>
          <w:u w:val="none"/>
        </w:rPr>
        <w:t>2</w:t>
      </w:r>
      <w:r w:rsidRPr="009A3564">
        <w:rPr>
          <w:u w:val="none"/>
        </w:rPr>
        <w:fldChar w:fldCharType="end"/>
      </w:r>
      <w:bookmarkEnd w:id="10"/>
      <w:r w:rsidRPr="009A3564">
        <w:rPr>
          <w:u w:val="none"/>
        </w:rPr>
        <w:t xml:space="preserve">: </w:t>
      </w:r>
      <w:r w:rsidRPr="009A3564">
        <w:rPr>
          <w:b w:val="0"/>
          <w:bCs/>
          <w:u w:val="none"/>
        </w:rPr>
        <w:t>A</w:t>
      </w:r>
      <w:r w:rsidRPr="00E86DFA">
        <w:rPr>
          <w:b w:val="0"/>
          <w:bCs/>
          <w:u w:val="none"/>
        </w:rPr>
        <w:t xml:space="preserve">lignment with National </w:t>
      </w:r>
      <w:r w:rsidR="00817CEE">
        <w:rPr>
          <w:b w:val="0"/>
          <w:bCs/>
          <w:u w:val="none"/>
        </w:rPr>
        <w:t>S</w:t>
      </w:r>
      <w:r w:rsidRPr="00E86DFA">
        <w:rPr>
          <w:b w:val="0"/>
          <w:bCs/>
          <w:u w:val="none"/>
        </w:rPr>
        <w:t>trategies and Plans</w:t>
      </w:r>
      <w:bookmarkEnd w:id="11"/>
    </w:p>
    <w:tbl>
      <w:tblPr>
        <w:tblStyle w:val="TableGrid"/>
        <w:tblW w:w="0" w:type="auto"/>
        <w:tblLook w:val="04A0" w:firstRow="1" w:lastRow="0" w:firstColumn="1" w:lastColumn="0" w:noHBand="0" w:noVBand="1"/>
      </w:tblPr>
      <w:tblGrid>
        <w:gridCol w:w="3118"/>
        <w:gridCol w:w="1173"/>
        <w:gridCol w:w="5059"/>
      </w:tblGrid>
      <w:tr w:rsidR="00AD0B43" w:rsidRPr="00AD0B43" w14:paraId="50F91D9E" w14:textId="77777777" w:rsidTr="009A3564">
        <w:tc>
          <w:tcPr>
            <w:tcW w:w="3118" w:type="dxa"/>
          </w:tcPr>
          <w:p w14:paraId="457A27E2" w14:textId="365F582E" w:rsidR="00AD0B43" w:rsidRPr="00F12575" w:rsidRDefault="00AD0B43" w:rsidP="00AD0B43">
            <w:pPr>
              <w:rPr>
                <w:rFonts w:asciiTheme="minorHAnsi" w:hAnsiTheme="minorHAnsi" w:cstheme="minorHAnsi"/>
                <w:b/>
                <w:sz w:val="20"/>
                <w:szCs w:val="20"/>
              </w:rPr>
            </w:pPr>
            <w:r w:rsidRPr="00F12575">
              <w:rPr>
                <w:rFonts w:asciiTheme="minorHAnsi" w:hAnsiTheme="minorHAnsi" w:cstheme="minorHAnsi"/>
                <w:b/>
                <w:sz w:val="20"/>
                <w:szCs w:val="20"/>
              </w:rPr>
              <w:t xml:space="preserve">National Plan/Strategy </w:t>
            </w:r>
          </w:p>
        </w:tc>
        <w:tc>
          <w:tcPr>
            <w:tcW w:w="1173" w:type="dxa"/>
          </w:tcPr>
          <w:p w14:paraId="7A58DFF1" w14:textId="029906EA" w:rsidR="00AD0B43" w:rsidRPr="00F12575" w:rsidRDefault="00AD0B43" w:rsidP="00AD0B43">
            <w:pPr>
              <w:rPr>
                <w:rFonts w:asciiTheme="minorHAnsi" w:hAnsiTheme="minorHAnsi" w:cstheme="minorHAnsi"/>
                <w:b/>
                <w:sz w:val="20"/>
                <w:szCs w:val="20"/>
              </w:rPr>
            </w:pPr>
            <w:r w:rsidRPr="00F12575">
              <w:rPr>
                <w:rFonts w:asciiTheme="minorHAnsi" w:hAnsiTheme="minorHAnsi" w:cstheme="minorHAnsi"/>
                <w:b/>
                <w:sz w:val="20"/>
                <w:szCs w:val="20"/>
              </w:rPr>
              <w:t xml:space="preserve">Date </w:t>
            </w:r>
          </w:p>
        </w:tc>
        <w:tc>
          <w:tcPr>
            <w:tcW w:w="5059" w:type="dxa"/>
          </w:tcPr>
          <w:p w14:paraId="3E940E65" w14:textId="10EBBECC" w:rsidR="00AD0B43" w:rsidRPr="00F12575" w:rsidRDefault="00AD0B43" w:rsidP="00AD0B43">
            <w:pPr>
              <w:rPr>
                <w:rFonts w:asciiTheme="minorHAnsi" w:hAnsiTheme="minorHAnsi" w:cstheme="minorHAnsi"/>
                <w:b/>
                <w:sz w:val="20"/>
                <w:szCs w:val="20"/>
              </w:rPr>
            </w:pPr>
            <w:r w:rsidRPr="00F12575">
              <w:rPr>
                <w:rFonts w:asciiTheme="minorHAnsi" w:hAnsiTheme="minorHAnsi" w:cstheme="minorHAnsi"/>
                <w:b/>
                <w:sz w:val="20"/>
                <w:szCs w:val="20"/>
              </w:rPr>
              <w:t xml:space="preserve">Description </w:t>
            </w:r>
          </w:p>
        </w:tc>
      </w:tr>
      <w:tr w:rsidR="00815716" w:rsidRPr="00AD0B43" w14:paraId="1042CB3E" w14:textId="77777777" w:rsidTr="009A3564">
        <w:tc>
          <w:tcPr>
            <w:tcW w:w="3118" w:type="dxa"/>
          </w:tcPr>
          <w:p w14:paraId="767D1BF5" w14:textId="3B8C0C1B" w:rsidR="00815716" w:rsidRPr="003F0CC8" w:rsidRDefault="00815716" w:rsidP="00815716">
            <w:pPr>
              <w:rPr>
                <w:rFonts w:asciiTheme="minorHAnsi" w:hAnsiTheme="minorHAnsi" w:cstheme="minorHAnsi"/>
                <w:sz w:val="20"/>
                <w:szCs w:val="20"/>
              </w:rPr>
            </w:pPr>
            <w:r w:rsidRPr="003F0CC8">
              <w:rPr>
                <w:rFonts w:asciiTheme="minorHAnsi" w:hAnsiTheme="minorHAnsi" w:cstheme="minorHAnsi"/>
                <w:sz w:val="20"/>
                <w:szCs w:val="20"/>
              </w:rPr>
              <w:t xml:space="preserve">Energy Sector Policy </w:t>
            </w:r>
          </w:p>
        </w:tc>
        <w:tc>
          <w:tcPr>
            <w:tcW w:w="1173" w:type="dxa"/>
          </w:tcPr>
          <w:p w14:paraId="38A66DB5" w14:textId="06B94C4B" w:rsidR="00815716" w:rsidRDefault="00815716" w:rsidP="00815716">
            <w:pPr>
              <w:rPr>
                <w:rFonts w:asciiTheme="minorHAnsi" w:hAnsiTheme="minorHAnsi" w:cstheme="minorHAnsi"/>
                <w:sz w:val="20"/>
                <w:szCs w:val="20"/>
              </w:rPr>
            </w:pPr>
            <w:r w:rsidRPr="003F0CC8">
              <w:rPr>
                <w:rFonts w:asciiTheme="minorHAnsi" w:hAnsiTheme="minorHAnsi" w:cstheme="minorHAnsi"/>
                <w:sz w:val="20"/>
                <w:szCs w:val="20"/>
              </w:rPr>
              <w:t>2014-2025</w:t>
            </w:r>
          </w:p>
        </w:tc>
        <w:tc>
          <w:tcPr>
            <w:tcW w:w="5059" w:type="dxa"/>
          </w:tcPr>
          <w:p w14:paraId="63CB7B37" w14:textId="450BABF0" w:rsidR="00815716" w:rsidRDefault="00815716" w:rsidP="00815716">
            <w:pPr>
              <w:jc w:val="both"/>
              <w:rPr>
                <w:rFonts w:asciiTheme="minorHAnsi" w:hAnsiTheme="minorHAnsi" w:cstheme="minorHAnsi"/>
                <w:sz w:val="20"/>
                <w:szCs w:val="20"/>
              </w:rPr>
            </w:pPr>
            <w:r>
              <w:rPr>
                <w:rFonts w:asciiTheme="minorHAnsi" w:hAnsiTheme="minorHAnsi" w:cstheme="minorHAnsi"/>
                <w:sz w:val="20"/>
                <w:szCs w:val="20"/>
              </w:rPr>
              <w:t xml:space="preserve">Policy </w:t>
            </w:r>
            <w:r w:rsidRPr="003F0CC8">
              <w:rPr>
                <w:rFonts w:asciiTheme="minorHAnsi" w:hAnsiTheme="minorHAnsi" w:cstheme="minorHAnsi"/>
                <w:sz w:val="20"/>
                <w:szCs w:val="20"/>
              </w:rPr>
              <w:t xml:space="preserve">seeks to lower its cost of energy, increase the electricity access rate to 95%, </w:t>
            </w:r>
            <w:r w:rsidR="00FC6820" w:rsidRPr="003F0CC8">
              <w:rPr>
                <w:rFonts w:asciiTheme="minorHAnsi" w:hAnsiTheme="minorHAnsi" w:cstheme="minorHAnsi"/>
                <w:sz w:val="20"/>
                <w:szCs w:val="20"/>
              </w:rPr>
              <w:t xml:space="preserve">and </w:t>
            </w:r>
            <w:r w:rsidR="00FC6820">
              <w:rPr>
                <w:rFonts w:asciiTheme="minorHAnsi" w:hAnsiTheme="minorHAnsi" w:cstheme="minorHAnsi"/>
                <w:sz w:val="20"/>
                <w:szCs w:val="20"/>
              </w:rPr>
              <w:t xml:space="preserve">has </w:t>
            </w:r>
            <w:r w:rsidRPr="003F0CC8">
              <w:rPr>
                <w:rFonts w:asciiTheme="minorHAnsi" w:hAnsiTheme="minorHAnsi" w:cstheme="minorHAnsi"/>
                <w:sz w:val="20"/>
                <w:szCs w:val="20"/>
              </w:rPr>
              <w:t xml:space="preserve">a renewable energy target of 50% by 2025.  </w:t>
            </w:r>
          </w:p>
        </w:tc>
      </w:tr>
      <w:tr w:rsidR="00815716" w:rsidRPr="00AD0B43" w14:paraId="1C208A37" w14:textId="77777777" w:rsidTr="009A3564">
        <w:tc>
          <w:tcPr>
            <w:tcW w:w="3118" w:type="dxa"/>
          </w:tcPr>
          <w:p w14:paraId="7FF229EF" w14:textId="3BEA6DBC" w:rsidR="00815716" w:rsidRPr="00F12575" w:rsidRDefault="00815716" w:rsidP="00815716">
            <w:pPr>
              <w:rPr>
                <w:rFonts w:asciiTheme="minorHAnsi" w:hAnsiTheme="minorHAnsi" w:cstheme="minorHAnsi"/>
                <w:sz w:val="20"/>
                <w:szCs w:val="20"/>
              </w:rPr>
            </w:pPr>
            <w:r w:rsidRPr="003F0CC8">
              <w:rPr>
                <w:rFonts w:asciiTheme="minorHAnsi" w:hAnsiTheme="minorHAnsi" w:cstheme="minorHAnsi"/>
                <w:sz w:val="20"/>
                <w:szCs w:val="20"/>
              </w:rPr>
              <w:t>National Plan for Economic and Social Development (PNDES</w:t>
            </w:r>
            <w:r w:rsidR="00EA1E99">
              <w:rPr>
                <w:rFonts w:asciiTheme="minorHAnsi" w:hAnsiTheme="minorHAnsi" w:cstheme="minorHAnsi"/>
                <w:sz w:val="20"/>
                <w:szCs w:val="20"/>
              </w:rPr>
              <w:t xml:space="preserve"> II</w:t>
            </w:r>
            <w:r w:rsidRPr="003F0CC8">
              <w:rPr>
                <w:rFonts w:asciiTheme="minorHAnsi" w:hAnsiTheme="minorHAnsi" w:cstheme="minorHAnsi"/>
                <w:sz w:val="20"/>
                <w:szCs w:val="20"/>
              </w:rPr>
              <w:t>)</w:t>
            </w:r>
          </w:p>
        </w:tc>
        <w:tc>
          <w:tcPr>
            <w:tcW w:w="1173" w:type="dxa"/>
          </w:tcPr>
          <w:p w14:paraId="083FB97A" w14:textId="1F743B4E" w:rsidR="00815716" w:rsidRPr="00F12575" w:rsidRDefault="00EA1E99" w:rsidP="00815716">
            <w:pPr>
              <w:rPr>
                <w:rFonts w:asciiTheme="minorHAnsi" w:hAnsiTheme="minorHAnsi" w:cstheme="minorHAnsi"/>
                <w:sz w:val="20"/>
                <w:szCs w:val="20"/>
              </w:rPr>
            </w:pPr>
            <w:r>
              <w:rPr>
                <w:rFonts w:asciiTheme="minorHAnsi" w:hAnsiTheme="minorHAnsi" w:cstheme="minorHAnsi"/>
                <w:sz w:val="20"/>
                <w:szCs w:val="20"/>
              </w:rPr>
              <w:t>2021-2025</w:t>
            </w:r>
          </w:p>
        </w:tc>
        <w:tc>
          <w:tcPr>
            <w:tcW w:w="5059" w:type="dxa"/>
          </w:tcPr>
          <w:p w14:paraId="15E0D09F" w14:textId="633A4510" w:rsidR="00EA1E99" w:rsidRPr="00EA1E99" w:rsidRDefault="00EA1E99" w:rsidP="00EA1E99">
            <w:pPr>
              <w:jc w:val="both"/>
              <w:rPr>
                <w:rFonts w:asciiTheme="minorHAnsi" w:hAnsiTheme="minorHAnsi" w:cstheme="minorHAnsi"/>
                <w:sz w:val="20"/>
                <w:szCs w:val="20"/>
              </w:rPr>
            </w:pPr>
            <w:r w:rsidRPr="00EA1E99">
              <w:rPr>
                <w:rFonts w:asciiTheme="minorHAnsi" w:hAnsiTheme="minorHAnsi" w:cstheme="minorHAnsi"/>
                <w:sz w:val="20"/>
                <w:szCs w:val="20"/>
              </w:rPr>
              <w:t xml:space="preserve">Axis 3: Consolidate the development of human capital and national solidarity (SO) 3.6: Improve the living environment, </w:t>
            </w:r>
            <w:r w:rsidRPr="00EA1E99">
              <w:rPr>
                <w:rFonts w:asciiTheme="minorHAnsi" w:hAnsiTheme="minorHAnsi" w:cstheme="minorHAnsi"/>
                <w:sz w:val="20"/>
                <w:szCs w:val="20"/>
              </w:rPr>
              <w:lastRenderedPageBreak/>
              <w:t>access to drinking water, sanitation and quality energy services</w:t>
            </w:r>
            <w:r>
              <w:rPr>
                <w:rFonts w:asciiTheme="minorHAnsi" w:hAnsiTheme="minorHAnsi" w:cstheme="minorHAnsi"/>
                <w:sz w:val="20"/>
                <w:szCs w:val="20"/>
              </w:rPr>
              <w:t xml:space="preserve">. </w:t>
            </w:r>
          </w:p>
          <w:p w14:paraId="0FBB3658" w14:textId="495B8406" w:rsidR="00815716" w:rsidRPr="00F12575" w:rsidRDefault="00EA1E99" w:rsidP="00EA1E99">
            <w:pPr>
              <w:jc w:val="both"/>
              <w:rPr>
                <w:rFonts w:asciiTheme="minorHAnsi" w:hAnsiTheme="minorHAnsi" w:cstheme="minorHAnsi"/>
                <w:sz w:val="20"/>
                <w:szCs w:val="20"/>
              </w:rPr>
            </w:pPr>
            <w:r w:rsidRPr="00EA1E99">
              <w:rPr>
                <w:rFonts w:asciiTheme="minorHAnsi" w:hAnsiTheme="minorHAnsi" w:cstheme="minorHAnsi"/>
                <w:sz w:val="20"/>
                <w:szCs w:val="20"/>
              </w:rPr>
              <w:t xml:space="preserve">4.1: Develop a productive and resilient </w:t>
            </w:r>
            <w:proofErr w:type="spellStart"/>
            <w:r w:rsidRPr="00EA1E99">
              <w:rPr>
                <w:rFonts w:asciiTheme="minorHAnsi" w:hAnsiTheme="minorHAnsi" w:cstheme="minorHAnsi"/>
                <w:sz w:val="20"/>
                <w:szCs w:val="20"/>
              </w:rPr>
              <w:t>agro</w:t>
            </w:r>
            <w:proofErr w:type="spellEnd"/>
            <w:r w:rsidRPr="00EA1E99">
              <w:rPr>
                <w:rFonts w:asciiTheme="minorHAnsi" w:hAnsiTheme="minorHAnsi" w:cstheme="minorHAnsi"/>
                <w:sz w:val="20"/>
                <w:szCs w:val="20"/>
              </w:rPr>
              <w:t>-</w:t>
            </w:r>
            <w:proofErr w:type="spellStart"/>
            <w:r w:rsidRPr="00EA1E99">
              <w:rPr>
                <w:rFonts w:asciiTheme="minorHAnsi" w:hAnsiTheme="minorHAnsi" w:cstheme="minorHAnsi"/>
                <w:sz w:val="20"/>
                <w:szCs w:val="20"/>
              </w:rPr>
              <w:t>sylvo</w:t>
            </w:r>
            <w:proofErr w:type="spellEnd"/>
            <w:r w:rsidRPr="00EA1E99">
              <w:rPr>
                <w:rFonts w:asciiTheme="minorHAnsi" w:hAnsiTheme="minorHAnsi" w:cstheme="minorHAnsi"/>
                <w:sz w:val="20"/>
                <w:szCs w:val="20"/>
              </w:rPr>
              <w:t>-pastoral, wildlife and fisheries sector in a sustainable manner, more oriented towards the market</w:t>
            </w:r>
            <w:r>
              <w:rPr>
                <w:rFonts w:asciiTheme="minorHAnsi" w:hAnsiTheme="minorHAnsi" w:cstheme="minorHAnsi"/>
                <w:sz w:val="20"/>
                <w:szCs w:val="20"/>
              </w:rPr>
              <w:t xml:space="preserve">. </w:t>
            </w:r>
          </w:p>
        </w:tc>
      </w:tr>
      <w:tr w:rsidR="00815716" w:rsidRPr="00AD0B43" w14:paraId="515A0360" w14:textId="77777777" w:rsidTr="009A3564">
        <w:tc>
          <w:tcPr>
            <w:tcW w:w="3118" w:type="dxa"/>
          </w:tcPr>
          <w:p w14:paraId="0F6B1D5C" w14:textId="2AB4B435" w:rsidR="00815716" w:rsidRPr="003F0CC8" w:rsidRDefault="00815716" w:rsidP="00815716">
            <w:pPr>
              <w:rPr>
                <w:rFonts w:asciiTheme="minorHAnsi" w:hAnsiTheme="minorHAnsi" w:cstheme="minorHAnsi"/>
                <w:sz w:val="20"/>
                <w:szCs w:val="20"/>
              </w:rPr>
            </w:pPr>
            <w:r w:rsidRPr="003F0CC8">
              <w:rPr>
                <w:rFonts w:asciiTheme="minorHAnsi" w:hAnsiTheme="minorHAnsi" w:cstheme="minorHAnsi"/>
                <w:sz w:val="20"/>
                <w:szCs w:val="20"/>
              </w:rPr>
              <w:lastRenderedPageBreak/>
              <w:t xml:space="preserve">Burkina Faso's SE4ALL action agenda </w:t>
            </w:r>
          </w:p>
        </w:tc>
        <w:tc>
          <w:tcPr>
            <w:tcW w:w="1173" w:type="dxa"/>
          </w:tcPr>
          <w:p w14:paraId="1B5219D5" w14:textId="71721C35" w:rsidR="00815716" w:rsidRDefault="00815716" w:rsidP="00815716">
            <w:pPr>
              <w:rPr>
                <w:rFonts w:asciiTheme="minorHAnsi" w:hAnsiTheme="minorHAnsi" w:cstheme="minorHAnsi"/>
                <w:sz w:val="20"/>
                <w:szCs w:val="20"/>
              </w:rPr>
            </w:pPr>
            <w:r>
              <w:rPr>
                <w:rFonts w:asciiTheme="minorHAnsi" w:hAnsiTheme="minorHAnsi" w:cstheme="minorHAnsi"/>
                <w:sz w:val="20"/>
                <w:szCs w:val="20"/>
              </w:rPr>
              <w:t>2015- 2030</w:t>
            </w:r>
          </w:p>
        </w:tc>
        <w:tc>
          <w:tcPr>
            <w:tcW w:w="5059" w:type="dxa"/>
          </w:tcPr>
          <w:p w14:paraId="37B5B7D4" w14:textId="76786B80" w:rsidR="00815716" w:rsidRDefault="00815716" w:rsidP="00815716">
            <w:pPr>
              <w:jc w:val="both"/>
              <w:rPr>
                <w:rFonts w:asciiTheme="minorHAnsi" w:hAnsiTheme="minorHAnsi" w:cstheme="minorHAnsi"/>
                <w:sz w:val="20"/>
                <w:szCs w:val="20"/>
              </w:rPr>
            </w:pPr>
            <w:r>
              <w:rPr>
                <w:rFonts w:asciiTheme="minorHAnsi" w:hAnsiTheme="minorHAnsi" w:cstheme="minorHAnsi"/>
                <w:sz w:val="20"/>
                <w:szCs w:val="20"/>
              </w:rPr>
              <w:t xml:space="preserve">Sets </w:t>
            </w:r>
            <w:r w:rsidRPr="003F0CC8">
              <w:rPr>
                <w:rFonts w:asciiTheme="minorHAnsi" w:hAnsiTheme="minorHAnsi" w:cstheme="minorHAnsi"/>
                <w:sz w:val="20"/>
                <w:szCs w:val="20"/>
              </w:rPr>
              <w:t xml:space="preserve">Burkina Faso's </w:t>
            </w:r>
            <w:r>
              <w:rPr>
                <w:rFonts w:asciiTheme="minorHAnsi" w:hAnsiTheme="minorHAnsi" w:cstheme="minorHAnsi"/>
                <w:sz w:val="20"/>
                <w:szCs w:val="20"/>
              </w:rPr>
              <w:t>long</w:t>
            </w:r>
            <w:r w:rsidR="006729D4">
              <w:rPr>
                <w:rFonts w:asciiTheme="minorHAnsi" w:hAnsiTheme="minorHAnsi" w:cstheme="minorHAnsi"/>
                <w:sz w:val="20"/>
                <w:szCs w:val="20"/>
              </w:rPr>
              <w:t>-</w:t>
            </w:r>
            <w:r>
              <w:rPr>
                <w:rFonts w:asciiTheme="minorHAnsi" w:hAnsiTheme="minorHAnsi" w:cstheme="minorHAnsi"/>
                <w:sz w:val="20"/>
                <w:szCs w:val="20"/>
              </w:rPr>
              <w:t xml:space="preserve">term </w:t>
            </w:r>
            <w:r w:rsidRPr="003F0CC8">
              <w:rPr>
                <w:rFonts w:asciiTheme="minorHAnsi" w:hAnsiTheme="minorHAnsi" w:cstheme="minorHAnsi"/>
                <w:sz w:val="20"/>
                <w:szCs w:val="20"/>
              </w:rPr>
              <w:t>objectives in terms of renewable energy and energy efficiency.</w:t>
            </w:r>
          </w:p>
        </w:tc>
      </w:tr>
      <w:tr w:rsidR="00815716" w:rsidRPr="00AD0B43" w14:paraId="1460AD1B" w14:textId="77777777" w:rsidTr="009A3564">
        <w:tc>
          <w:tcPr>
            <w:tcW w:w="3118" w:type="dxa"/>
          </w:tcPr>
          <w:p w14:paraId="47FF4E6B" w14:textId="3DA2E162" w:rsidR="00815716" w:rsidRPr="003F0CC8" w:rsidRDefault="00815716" w:rsidP="00815716">
            <w:pPr>
              <w:rPr>
                <w:rFonts w:asciiTheme="minorHAnsi" w:hAnsiTheme="minorHAnsi" w:cstheme="minorHAnsi"/>
                <w:sz w:val="20"/>
                <w:szCs w:val="20"/>
              </w:rPr>
            </w:pPr>
            <w:r w:rsidRPr="003F0CC8">
              <w:rPr>
                <w:rFonts w:asciiTheme="minorHAnsi" w:hAnsiTheme="minorHAnsi" w:cstheme="minorHAnsi"/>
                <w:sz w:val="20"/>
                <w:szCs w:val="20"/>
              </w:rPr>
              <w:t>Susta</w:t>
            </w:r>
            <w:r>
              <w:rPr>
                <w:rFonts w:asciiTheme="minorHAnsi" w:hAnsiTheme="minorHAnsi" w:cstheme="minorHAnsi"/>
                <w:sz w:val="20"/>
                <w:szCs w:val="20"/>
              </w:rPr>
              <w:t>inable Development Goals (SDGs)</w:t>
            </w:r>
          </w:p>
        </w:tc>
        <w:tc>
          <w:tcPr>
            <w:tcW w:w="1173" w:type="dxa"/>
          </w:tcPr>
          <w:p w14:paraId="28703D48" w14:textId="2CAD465E" w:rsidR="00815716" w:rsidRDefault="00815716" w:rsidP="00815716">
            <w:pPr>
              <w:rPr>
                <w:rFonts w:asciiTheme="minorHAnsi" w:hAnsiTheme="minorHAnsi" w:cstheme="minorHAnsi"/>
                <w:sz w:val="20"/>
                <w:szCs w:val="20"/>
              </w:rPr>
            </w:pPr>
            <w:r>
              <w:rPr>
                <w:rFonts w:asciiTheme="minorHAnsi" w:hAnsiTheme="minorHAnsi" w:cstheme="minorHAnsi"/>
                <w:sz w:val="20"/>
                <w:szCs w:val="20"/>
              </w:rPr>
              <w:t>2015-2030</w:t>
            </w:r>
          </w:p>
        </w:tc>
        <w:tc>
          <w:tcPr>
            <w:tcW w:w="5059" w:type="dxa"/>
          </w:tcPr>
          <w:p w14:paraId="74EBC7E6" w14:textId="0E714EDB" w:rsidR="00815716" w:rsidRDefault="00815716" w:rsidP="00815716">
            <w:pPr>
              <w:jc w:val="both"/>
              <w:rPr>
                <w:rFonts w:asciiTheme="minorHAnsi" w:hAnsiTheme="minorHAnsi" w:cstheme="minorHAnsi"/>
                <w:sz w:val="20"/>
                <w:szCs w:val="20"/>
              </w:rPr>
            </w:pPr>
            <w:r>
              <w:rPr>
                <w:rFonts w:asciiTheme="minorHAnsi" w:hAnsiTheme="minorHAnsi" w:cstheme="minorHAnsi"/>
                <w:sz w:val="20"/>
                <w:szCs w:val="20"/>
              </w:rPr>
              <w:t>P</w:t>
            </w:r>
            <w:r w:rsidRPr="003F0CC8">
              <w:rPr>
                <w:rFonts w:asciiTheme="minorHAnsi" w:hAnsiTheme="minorHAnsi" w:cstheme="minorHAnsi"/>
                <w:sz w:val="20"/>
                <w:szCs w:val="20"/>
              </w:rPr>
              <w:t>roject essentially supports SDGs 1, 2, 3, 4, 5, 6, 7, 8, 9, 10, 11, 12, 13 and 17</w:t>
            </w:r>
          </w:p>
        </w:tc>
      </w:tr>
      <w:tr w:rsidR="00815716" w:rsidRPr="00AD0B43" w14:paraId="63D1F92A" w14:textId="77777777" w:rsidTr="009A3564">
        <w:tc>
          <w:tcPr>
            <w:tcW w:w="3118" w:type="dxa"/>
          </w:tcPr>
          <w:p w14:paraId="1DE8F34C" w14:textId="46070C81" w:rsidR="00815716" w:rsidRPr="003F0CC8" w:rsidRDefault="00815716" w:rsidP="00815716">
            <w:pPr>
              <w:rPr>
                <w:rFonts w:asciiTheme="minorHAnsi" w:hAnsiTheme="minorHAnsi" w:cstheme="minorHAnsi"/>
                <w:sz w:val="20"/>
                <w:szCs w:val="20"/>
              </w:rPr>
            </w:pPr>
            <w:r w:rsidRPr="003F0CC8">
              <w:rPr>
                <w:rFonts w:asciiTheme="minorHAnsi" w:hAnsiTheme="minorHAnsi" w:cstheme="minorHAnsi"/>
                <w:sz w:val="20"/>
                <w:szCs w:val="20"/>
              </w:rPr>
              <w:t>Nationally Determined Contribution (NDC)</w:t>
            </w:r>
          </w:p>
        </w:tc>
        <w:tc>
          <w:tcPr>
            <w:tcW w:w="1173" w:type="dxa"/>
          </w:tcPr>
          <w:p w14:paraId="0CCA7FA8" w14:textId="17777979" w:rsidR="00815716" w:rsidRDefault="00815716" w:rsidP="00815716">
            <w:pPr>
              <w:rPr>
                <w:rFonts w:asciiTheme="minorHAnsi" w:hAnsiTheme="minorHAnsi" w:cstheme="minorHAnsi"/>
                <w:sz w:val="20"/>
                <w:szCs w:val="20"/>
              </w:rPr>
            </w:pPr>
            <w:r>
              <w:rPr>
                <w:rFonts w:asciiTheme="minorHAnsi" w:hAnsiTheme="minorHAnsi" w:cstheme="minorHAnsi"/>
                <w:sz w:val="20"/>
                <w:szCs w:val="20"/>
              </w:rPr>
              <w:t>2015-2050</w:t>
            </w:r>
          </w:p>
        </w:tc>
        <w:tc>
          <w:tcPr>
            <w:tcW w:w="5059" w:type="dxa"/>
          </w:tcPr>
          <w:p w14:paraId="4F9009BA" w14:textId="5D7BCACE" w:rsidR="00815716" w:rsidRDefault="00815716" w:rsidP="00815716">
            <w:pPr>
              <w:jc w:val="both"/>
              <w:rPr>
                <w:rFonts w:asciiTheme="minorHAnsi" w:hAnsiTheme="minorHAnsi" w:cstheme="minorHAnsi"/>
                <w:sz w:val="20"/>
                <w:szCs w:val="20"/>
              </w:rPr>
            </w:pPr>
            <w:r>
              <w:rPr>
                <w:rFonts w:asciiTheme="minorHAnsi" w:hAnsiTheme="minorHAnsi" w:cstheme="minorHAnsi"/>
                <w:sz w:val="20"/>
                <w:szCs w:val="20"/>
              </w:rPr>
              <w:t xml:space="preserve">NDC </w:t>
            </w:r>
            <w:r w:rsidRPr="003F0CC8">
              <w:rPr>
                <w:rFonts w:asciiTheme="minorHAnsi" w:hAnsiTheme="minorHAnsi" w:cstheme="minorHAnsi"/>
                <w:sz w:val="20"/>
                <w:szCs w:val="20"/>
              </w:rPr>
              <w:t>seeks to support implementation of the mitigation contributions pledged by Burkina Faso</w:t>
            </w:r>
            <w:r>
              <w:rPr>
                <w:rFonts w:asciiTheme="minorHAnsi" w:hAnsiTheme="minorHAnsi" w:cstheme="minorHAnsi"/>
                <w:sz w:val="20"/>
                <w:szCs w:val="20"/>
              </w:rPr>
              <w:t xml:space="preserve"> to achieve the Paris agreement. </w:t>
            </w:r>
            <w:r w:rsidRPr="003F0CC8">
              <w:rPr>
                <w:rFonts w:asciiTheme="minorHAnsi" w:hAnsiTheme="minorHAnsi" w:cstheme="minorHAnsi"/>
                <w:sz w:val="20"/>
                <w:szCs w:val="20"/>
              </w:rPr>
              <w:t>Both the energy and agriculture sectors have been identified as priority for adaption and mitigation as both have the potential to build the resilience of vulnerable populations especially women and youth in the agriculture value-chains.</w:t>
            </w:r>
          </w:p>
        </w:tc>
      </w:tr>
      <w:tr w:rsidR="00815716" w:rsidRPr="00AD0B43" w14:paraId="00222D8B" w14:textId="77777777" w:rsidTr="009A3564">
        <w:tc>
          <w:tcPr>
            <w:tcW w:w="3118" w:type="dxa"/>
          </w:tcPr>
          <w:p w14:paraId="0429EF2F" w14:textId="05898390" w:rsidR="00815716" w:rsidRPr="003F0CC8" w:rsidRDefault="00815716" w:rsidP="00815716">
            <w:pPr>
              <w:rPr>
                <w:rFonts w:asciiTheme="minorHAnsi" w:hAnsiTheme="minorHAnsi" w:cstheme="minorHAnsi"/>
                <w:sz w:val="20"/>
                <w:szCs w:val="20"/>
              </w:rPr>
            </w:pPr>
            <w:r w:rsidRPr="003F0CC8">
              <w:rPr>
                <w:rFonts w:asciiTheme="minorHAnsi" w:hAnsiTheme="minorHAnsi" w:cstheme="minorHAnsi"/>
                <w:sz w:val="20"/>
                <w:szCs w:val="20"/>
              </w:rPr>
              <w:t>National Adaptation Pl</w:t>
            </w:r>
            <w:r>
              <w:rPr>
                <w:rFonts w:asciiTheme="minorHAnsi" w:hAnsiTheme="minorHAnsi" w:cstheme="minorHAnsi"/>
                <w:sz w:val="20"/>
                <w:szCs w:val="20"/>
              </w:rPr>
              <w:t>an (NAP)</w:t>
            </w:r>
          </w:p>
        </w:tc>
        <w:tc>
          <w:tcPr>
            <w:tcW w:w="1173" w:type="dxa"/>
          </w:tcPr>
          <w:p w14:paraId="57C99DE9" w14:textId="218C0F7D" w:rsidR="00815716" w:rsidRDefault="00815716" w:rsidP="00815716">
            <w:pPr>
              <w:rPr>
                <w:rFonts w:asciiTheme="minorHAnsi" w:hAnsiTheme="minorHAnsi" w:cstheme="minorHAnsi"/>
                <w:sz w:val="20"/>
                <w:szCs w:val="20"/>
              </w:rPr>
            </w:pPr>
            <w:r>
              <w:rPr>
                <w:rFonts w:asciiTheme="minorHAnsi" w:hAnsiTheme="minorHAnsi" w:cstheme="minorHAnsi"/>
                <w:sz w:val="20"/>
                <w:szCs w:val="20"/>
              </w:rPr>
              <w:t>2015-2025</w:t>
            </w:r>
          </w:p>
        </w:tc>
        <w:tc>
          <w:tcPr>
            <w:tcW w:w="5059" w:type="dxa"/>
          </w:tcPr>
          <w:p w14:paraId="6CBBEA8E" w14:textId="153AF020" w:rsidR="00815716" w:rsidRDefault="00815716" w:rsidP="00815716">
            <w:pPr>
              <w:jc w:val="both"/>
              <w:rPr>
                <w:rFonts w:asciiTheme="minorHAnsi" w:hAnsiTheme="minorHAnsi" w:cstheme="minorHAnsi"/>
                <w:sz w:val="20"/>
                <w:szCs w:val="20"/>
              </w:rPr>
            </w:pPr>
            <w:r>
              <w:rPr>
                <w:rFonts w:asciiTheme="minorHAnsi" w:hAnsiTheme="minorHAnsi" w:cstheme="minorHAnsi"/>
                <w:sz w:val="20"/>
                <w:szCs w:val="20"/>
              </w:rPr>
              <w:t xml:space="preserve">Plan includes </w:t>
            </w:r>
            <w:r w:rsidRPr="003F0CC8">
              <w:rPr>
                <w:rFonts w:asciiTheme="minorHAnsi" w:hAnsiTheme="minorHAnsi" w:cstheme="minorHAnsi"/>
                <w:sz w:val="20"/>
                <w:szCs w:val="20"/>
              </w:rPr>
              <w:t>measures to address climate change by prom</w:t>
            </w:r>
            <w:r>
              <w:rPr>
                <w:rFonts w:asciiTheme="minorHAnsi" w:hAnsiTheme="minorHAnsi" w:cstheme="minorHAnsi"/>
                <w:sz w:val="20"/>
                <w:szCs w:val="20"/>
              </w:rPr>
              <w:t xml:space="preserve">oting sustainable technologies </w:t>
            </w:r>
            <w:r w:rsidRPr="003F0CC8">
              <w:rPr>
                <w:rFonts w:asciiTheme="minorHAnsi" w:hAnsiTheme="minorHAnsi" w:cstheme="minorHAnsi"/>
                <w:sz w:val="20"/>
                <w:szCs w:val="20"/>
              </w:rPr>
              <w:t>to enhance the development of relevant areas such as agriculture, livestock, water, forestry and biodiversity through integrated solutions including renewable energy and energy efficiency.</w:t>
            </w:r>
          </w:p>
        </w:tc>
      </w:tr>
      <w:tr w:rsidR="00815716" w:rsidRPr="00AD0B43" w14:paraId="613CFB7C" w14:textId="77777777" w:rsidTr="009A3564">
        <w:tc>
          <w:tcPr>
            <w:tcW w:w="3118" w:type="dxa"/>
          </w:tcPr>
          <w:p w14:paraId="057C8A01" w14:textId="47752237" w:rsidR="00815716" w:rsidRPr="003F0CC8" w:rsidRDefault="00815716" w:rsidP="00815716">
            <w:pPr>
              <w:rPr>
                <w:rFonts w:asciiTheme="minorHAnsi" w:hAnsiTheme="minorHAnsi" w:cstheme="minorHAnsi"/>
                <w:sz w:val="20"/>
                <w:szCs w:val="20"/>
              </w:rPr>
            </w:pPr>
            <w:r>
              <w:rPr>
                <w:rFonts w:asciiTheme="minorHAnsi" w:hAnsiTheme="minorHAnsi" w:cstheme="minorHAnsi"/>
                <w:sz w:val="20"/>
                <w:szCs w:val="20"/>
              </w:rPr>
              <w:t>National</w:t>
            </w:r>
            <w:r w:rsidRPr="00815716">
              <w:rPr>
                <w:rFonts w:asciiTheme="minorHAnsi" w:hAnsiTheme="minorHAnsi" w:cstheme="minorHAnsi"/>
                <w:sz w:val="20"/>
                <w:szCs w:val="20"/>
              </w:rPr>
              <w:t xml:space="preserve"> renewable energy action plan (NREAP) and national energ</w:t>
            </w:r>
            <w:r>
              <w:rPr>
                <w:rFonts w:asciiTheme="minorHAnsi" w:hAnsiTheme="minorHAnsi" w:cstheme="minorHAnsi"/>
                <w:sz w:val="20"/>
                <w:szCs w:val="20"/>
              </w:rPr>
              <w:t>y efficiency action plan (NEAP)</w:t>
            </w:r>
          </w:p>
        </w:tc>
        <w:tc>
          <w:tcPr>
            <w:tcW w:w="1173" w:type="dxa"/>
          </w:tcPr>
          <w:p w14:paraId="15C70B0D" w14:textId="73AE6800" w:rsidR="00815716" w:rsidRDefault="00815716" w:rsidP="00815716">
            <w:pPr>
              <w:rPr>
                <w:rFonts w:asciiTheme="minorHAnsi" w:hAnsiTheme="minorHAnsi" w:cstheme="minorHAnsi"/>
                <w:sz w:val="20"/>
                <w:szCs w:val="20"/>
              </w:rPr>
            </w:pPr>
            <w:r>
              <w:rPr>
                <w:rFonts w:asciiTheme="minorHAnsi" w:hAnsiTheme="minorHAnsi" w:cstheme="minorHAnsi"/>
                <w:sz w:val="20"/>
                <w:szCs w:val="20"/>
              </w:rPr>
              <w:t xml:space="preserve">2015- 2030 </w:t>
            </w:r>
          </w:p>
        </w:tc>
        <w:tc>
          <w:tcPr>
            <w:tcW w:w="5059" w:type="dxa"/>
          </w:tcPr>
          <w:p w14:paraId="0FFFBE87" w14:textId="04D8C7E8" w:rsidR="00815716" w:rsidRDefault="00815716" w:rsidP="00815716">
            <w:pPr>
              <w:jc w:val="both"/>
              <w:rPr>
                <w:rFonts w:asciiTheme="minorHAnsi" w:hAnsiTheme="minorHAnsi" w:cstheme="minorHAnsi"/>
                <w:sz w:val="20"/>
                <w:szCs w:val="20"/>
              </w:rPr>
            </w:pPr>
            <w:r>
              <w:rPr>
                <w:rFonts w:asciiTheme="minorHAnsi" w:hAnsiTheme="minorHAnsi" w:cstheme="minorHAnsi"/>
                <w:sz w:val="20"/>
                <w:szCs w:val="20"/>
              </w:rPr>
              <w:t xml:space="preserve">The Plans </w:t>
            </w:r>
            <w:r w:rsidRPr="00815716">
              <w:rPr>
                <w:rFonts w:asciiTheme="minorHAnsi" w:hAnsiTheme="minorHAnsi" w:cstheme="minorHAnsi"/>
                <w:sz w:val="20"/>
                <w:szCs w:val="20"/>
              </w:rPr>
              <w:t>include a broad range of RE&amp;EE measures to be implemented at national levels</w:t>
            </w:r>
            <w:r>
              <w:rPr>
                <w:rFonts w:asciiTheme="minorHAnsi" w:hAnsiTheme="minorHAnsi" w:cstheme="minorHAnsi"/>
                <w:sz w:val="20"/>
                <w:szCs w:val="20"/>
              </w:rPr>
              <w:t xml:space="preserve"> to achieve to </w:t>
            </w:r>
            <w:r w:rsidRPr="00815716">
              <w:rPr>
                <w:rFonts w:asciiTheme="minorHAnsi" w:hAnsiTheme="minorHAnsi" w:cstheme="minorHAnsi"/>
                <w:sz w:val="20"/>
                <w:szCs w:val="20"/>
              </w:rPr>
              <w:t xml:space="preserve">the regional ECOWAS </w:t>
            </w:r>
            <w:r>
              <w:rPr>
                <w:rFonts w:asciiTheme="minorHAnsi" w:hAnsiTheme="minorHAnsi" w:cstheme="minorHAnsi"/>
                <w:sz w:val="20"/>
                <w:szCs w:val="20"/>
              </w:rPr>
              <w:t xml:space="preserve">Renewable Energy and Energy Efficiency Policy </w:t>
            </w:r>
            <w:r w:rsidRPr="00815716">
              <w:rPr>
                <w:rFonts w:asciiTheme="minorHAnsi" w:hAnsiTheme="minorHAnsi" w:cstheme="minorHAnsi"/>
                <w:sz w:val="20"/>
                <w:szCs w:val="20"/>
              </w:rPr>
              <w:t>targets</w:t>
            </w:r>
            <w:r>
              <w:rPr>
                <w:rFonts w:asciiTheme="minorHAnsi" w:hAnsiTheme="minorHAnsi" w:cstheme="minorHAnsi"/>
                <w:sz w:val="20"/>
                <w:szCs w:val="20"/>
              </w:rPr>
              <w:t xml:space="preserve">. </w:t>
            </w:r>
          </w:p>
        </w:tc>
      </w:tr>
      <w:tr w:rsidR="00815716" w:rsidRPr="00AD0B43" w14:paraId="425849B1" w14:textId="77777777" w:rsidTr="009A3564">
        <w:tc>
          <w:tcPr>
            <w:tcW w:w="3118" w:type="dxa"/>
          </w:tcPr>
          <w:p w14:paraId="4A09F235" w14:textId="06D92104" w:rsidR="00815716" w:rsidRPr="003F0CC8" w:rsidRDefault="00815716" w:rsidP="00815716">
            <w:pPr>
              <w:rPr>
                <w:rFonts w:asciiTheme="minorHAnsi" w:hAnsiTheme="minorHAnsi" w:cstheme="minorHAnsi"/>
                <w:sz w:val="20"/>
                <w:szCs w:val="20"/>
              </w:rPr>
            </w:pPr>
            <w:r w:rsidRPr="003F0CC8">
              <w:rPr>
                <w:rFonts w:asciiTheme="minorHAnsi" w:hAnsiTheme="minorHAnsi" w:cstheme="minorHAnsi"/>
                <w:sz w:val="20"/>
                <w:szCs w:val="20"/>
              </w:rPr>
              <w:t xml:space="preserve">Energy Sector Policy Letter (LPSE) </w:t>
            </w:r>
          </w:p>
        </w:tc>
        <w:tc>
          <w:tcPr>
            <w:tcW w:w="1173" w:type="dxa"/>
          </w:tcPr>
          <w:p w14:paraId="7A9DC38D" w14:textId="649F9E87" w:rsidR="00815716" w:rsidRDefault="00815716" w:rsidP="00815716">
            <w:pPr>
              <w:rPr>
                <w:rFonts w:asciiTheme="minorHAnsi" w:hAnsiTheme="minorHAnsi" w:cstheme="minorHAnsi"/>
                <w:sz w:val="20"/>
                <w:szCs w:val="20"/>
              </w:rPr>
            </w:pPr>
            <w:r>
              <w:rPr>
                <w:rFonts w:asciiTheme="minorHAnsi" w:hAnsiTheme="minorHAnsi" w:cstheme="minorHAnsi"/>
                <w:sz w:val="20"/>
                <w:szCs w:val="20"/>
              </w:rPr>
              <w:t>2016</w:t>
            </w:r>
            <w:r w:rsidR="00DE0C90">
              <w:rPr>
                <w:rFonts w:asciiTheme="minorHAnsi" w:hAnsiTheme="minorHAnsi" w:cstheme="minorHAnsi"/>
                <w:sz w:val="20"/>
                <w:szCs w:val="20"/>
              </w:rPr>
              <w:t>-2020</w:t>
            </w:r>
          </w:p>
        </w:tc>
        <w:tc>
          <w:tcPr>
            <w:tcW w:w="5059" w:type="dxa"/>
          </w:tcPr>
          <w:p w14:paraId="7EA38874" w14:textId="592C6583" w:rsidR="00DE0C90" w:rsidRPr="00DE0C90" w:rsidRDefault="00642C74" w:rsidP="00DE0C90">
            <w:pPr>
              <w:jc w:val="both"/>
              <w:rPr>
                <w:rFonts w:asciiTheme="minorHAnsi" w:hAnsiTheme="minorHAnsi" w:cstheme="minorHAnsi"/>
                <w:sz w:val="20"/>
                <w:szCs w:val="20"/>
              </w:rPr>
            </w:pPr>
            <w:r>
              <w:rPr>
                <w:rFonts w:asciiTheme="minorHAnsi" w:hAnsiTheme="minorHAnsi" w:cstheme="minorHAnsi"/>
                <w:sz w:val="20"/>
                <w:szCs w:val="20"/>
              </w:rPr>
              <w:t xml:space="preserve">The policy letter focuses on the following: </w:t>
            </w:r>
          </w:p>
          <w:p w14:paraId="4D631AB0" w14:textId="77777777" w:rsidR="00642C74" w:rsidRDefault="00DE0C90" w:rsidP="005913BC">
            <w:pPr>
              <w:numPr>
                <w:ilvl w:val="0"/>
                <w:numId w:val="76"/>
              </w:numPr>
              <w:jc w:val="both"/>
              <w:rPr>
                <w:rFonts w:asciiTheme="minorHAnsi" w:hAnsiTheme="minorHAnsi" w:cstheme="minorHAnsi"/>
                <w:sz w:val="20"/>
                <w:szCs w:val="20"/>
              </w:rPr>
            </w:pPr>
            <w:r w:rsidRPr="00F12575">
              <w:rPr>
                <w:rFonts w:asciiTheme="minorHAnsi" w:hAnsiTheme="minorHAnsi" w:cstheme="minorHAnsi"/>
                <w:sz w:val="20"/>
                <w:szCs w:val="20"/>
              </w:rPr>
              <w:t xml:space="preserve">developing energy production from renewable </w:t>
            </w:r>
            <w:proofErr w:type="gramStart"/>
            <w:r w:rsidRPr="00F12575">
              <w:rPr>
                <w:rFonts w:asciiTheme="minorHAnsi" w:hAnsiTheme="minorHAnsi" w:cstheme="minorHAnsi"/>
                <w:sz w:val="20"/>
                <w:szCs w:val="20"/>
              </w:rPr>
              <w:t>sources;</w:t>
            </w:r>
            <w:proofErr w:type="gramEnd"/>
          </w:p>
          <w:p w14:paraId="74CD3293" w14:textId="77777777" w:rsidR="00642C74" w:rsidRDefault="00DE0C90" w:rsidP="005913BC">
            <w:pPr>
              <w:numPr>
                <w:ilvl w:val="0"/>
                <w:numId w:val="76"/>
              </w:numPr>
              <w:jc w:val="both"/>
              <w:rPr>
                <w:rFonts w:asciiTheme="minorHAnsi" w:hAnsiTheme="minorHAnsi" w:cstheme="minorHAnsi"/>
                <w:sz w:val="20"/>
                <w:szCs w:val="20"/>
              </w:rPr>
            </w:pPr>
            <w:r w:rsidRPr="00F12575">
              <w:rPr>
                <w:rFonts w:asciiTheme="minorHAnsi" w:hAnsiTheme="minorHAnsi" w:cstheme="minorHAnsi"/>
                <w:sz w:val="20"/>
                <w:szCs w:val="20"/>
              </w:rPr>
              <w:t xml:space="preserve">Strengthening thermal electricity </w:t>
            </w:r>
            <w:proofErr w:type="gramStart"/>
            <w:r w:rsidRPr="00F12575">
              <w:rPr>
                <w:rFonts w:asciiTheme="minorHAnsi" w:hAnsiTheme="minorHAnsi" w:cstheme="minorHAnsi"/>
                <w:sz w:val="20"/>
                <w:szCs w:val="20"/>
              </w:rPr>
              <w:t>production;</w:t>
            </w:r>
            <w:proofErr w:type="gramEnd"/>
          </w:p>
          <w:p w14:paraId="015CE406" w14:textId="77777777" w:rsidR="00642C74" w:rsidRDefault="00DE0C90" w:rsidP="005913BC">
            <w:pPr>
              <w:numPr>
                <w:ilvl w:val="0"/>
                <w:numId w:val="76"/>
              </w:numPr>
              <w:jc w:val="both"/>
              <w:rPr>
                <w:rFonts w:asciiTheme="minorHAnsi" w:hAnsiTheme="minorHAnsi" w:cstheme="minorHAnsi"/>
                <w:sz w:val="20"/>
                <w:szCs w:val="20"/>
              </w:rPr>
            </w:pPr>
            <w:r w:rsidRPr="00F12575">
              <w:rPr>
                <w:rFonts w:asciiTheme="minorHAnsi" w:hAnsiTheme="minorHAnsi" w:cstheme="minorHAnsi"/>
                <w:sz w:val="20"/>
                <w:szCs w:val="20"/>
              </w:rPr>
              <w:t xml:space="preserve">increasing the population's access to modern energy </w:t>
            </w:r>
            <w:proofErr w:type="gramStart"/>
            <w:r w:rsidRPr="00F12575">
              <w:rPr>
                <w:rFonts w:asciiTheme="minorHAnsi" w:hAnsiTheme="minorHAnsi" w:cstheme="minorHAnsi"/>
                <w:sz w:val="20"/>
                <w:szCs w:val="20"/>
              </w:rPr>
              <w:t>services</w:t>
            </w:r>
            <w:r w:rsidR="00642C74">
              <w:rPr>
                <w:rFonts w:asciiTheme="minorHAnsi" w:hAnsiTheme="minorHAnsi" w:cstheme="minorHAnsi"/>
                <w:sz w:val="20"/>
                <w:szCs w:val="20"/>
              </w:rPr>
              <w:t>;</w:t>
            </w:r>
            <w:proofErr w:type="gramEnd"/>
          </w:p>
          <w:p w14:paraId="09D944D0" w14:textId="77777777" w:rsidR="00642C74" w:rsidRDefault="00DE0C90" w:rsidP="005913BC">
            <w:pPr>
              <w:numPr>
                <w:ilvl w:val="0"/>
                <w:numId w:val="76"/>
              </w:numPr>
              <w:jc w:val="both"/>
              <w:rPr>
                <w:rFonts w:asciiTheme="minorHAnsi" w:hAnsiTheme="minorHAnsi" w:cstheme="minorHAnsi"/>
                <w:sz w:val="20"/>
                <w:szCs w:val="20"/>
              </w:rPr>
            </w:pPr>
            <w:r w:rsidRPr="00F12575">
              <w:rPr>
                <w:rFonts w:asciiTheme="minorHAnsi" w:hAnsiTheme="minorHAnsi" w:cstheme="minorHAnsi"/>
                <w:sz w:val="20"/>
                <w:szCs w:val="20"/>
              </w:rPr>
              <w:t xml:space="preserve">promoting energy </w:t>
            </w:r>
            <w:proofErr w:type="gramStart"/>
            <w:r w:rsidRPr="00F12575">
              <w:rPr>
                <w:rFonts w:asciiTheme="minorHAnsi" w:hAnsiTheme="minorHAnsi" w:cstheme="minorHAnsi"/>
                <w:sz w:val="20"/>
                <w:szCs w:val="20"/>
              </w:rPr>
              <w:t>efficiency</w:t>
            </w:r>
            <w:r w:rsidR="00642C74">
              <w:rPr>
                <w:rFonts w:asciiTheme="minorHAnsi" w:hAnsiTheme="minorHAnsi" w:cstheme="minorHAnsi"/>
                <w:sz w:val="20"/>
                <w:szCs w:val="20"/>
              </w:rPr>
              <w:t>;</w:t>
            </w:r>
            <w:proofErr w:type="gramEnd"/>
          </w:p>
          <w:p w14:paraId="4A2EB114" w14:textId="77777777" w:rsidR="00642C74" w:rsidRDefault="00DE0C90" w:rsidP="005913BC">
            <w:pPr>
              <w:numPr>
                <w:ilvl w:val="0"/>
                <w:numId w:val="76"/>
              </w:numPr>
              <w:jc w:val="both"/>
              <w:rPr>
                <w:rFonts w:asciiTheme="minorHAnsi" w:hAnsiTheme="minorHAnsi" w:cstheme="minorHAnsi"/>
                <w:sz w:val="20"/>
                <w:szCs w:val="20"/>
              </w:rPr>
            </w:pPr>
            <w:r w:rsidRPr="00F12575">
              <w:rPr>
                <w:rFonts w:asciiTheme="minorHAnsi" w:hAnsiTheme="minorHAnsi" w:cstheme="minorHAnsi"/>
                <w:sz w:val="20"/>
                <w:szCs w:val="20"/>
              </w:rPr>
              <w:t xml:space="preserve"> promoting regional cooperation in the field of </w:t>
            </w:r>
            <w:proofErr w:type="gramStart"/>
            <w:r w:rsidRPr="00F12575">
              <w:rPr>
                <w:rFonts w:asciiTheme="minorHAnsi" w:hAnsiTheme="minorHAnsi" w:cstheme="minorHAnsi"/>
                <w:sz w:val="20"/>
                <w:szCs w:val="20"/>
              </w:rPr>
              <w:t>energy;</w:t>
            </w:r>
            <w:proofErr w:type="gramEnd"/>
          </w:p>
          <w:p w14:paraId="5CB3949B" w14:textId="77777777" w:rsidR="00642C74" w:rsidRDefault="00DE0C90" w:rsidP="005913BC">
            <w:pPr>
              <w:numPr>
                <w:ilvl w:val="0"/>
                <w:numId w:val="76"/>
              </w:numPr>
              <w:jc w:val="both"/>
              <w:rPr>
                <w:rFonts w:asciiTheme="minorHAnsi" w:hAnsiTheme="minorHAnsi" w:cstheme="minorHAnsi"/>
                <w:sz w:val="20"/>
                <w:szCs w:val="20"/>
              </w:rPr>
            </w:pPr>
            <w:r w:rsidRPr="00F12575">
              <w:rPr>
                <w:rFonts w:asciiTheme="minorHAnsi" w:hAnsiTheme="minorHAnsi" w:cstheme="minorHAnsi"/>
                <w:sz w:val="20"/>
                <w:szCs w:val="20"/>
              </w:rPr>
              <w:t xml:space="preserve">Ensure the availability of hydrocarbons in quality and </w:t>
            </w:r>
            <w:proofErr w:type="gramStart"/>
            <w:r w:rsidRPr="00F12575">
              <w:rPr>
                <w:rFonts w:asciiTheme="minorHAnsi" w:hAnsiTheme="minorHAnsi" w:cstheme="minorHAnsi"/>
                <w:sz w:val="20"/>
                <w:szCs w:val="20"/>
              </w:rPr>
              <w:t>quantity;</w:t>
            </w:r>
            <w:proofErr w:type="gramEnd"/>
          </w:p>
          <w:p w14:paraId="1163F26F" w14:textId="7FD2FFFD" w:rsidR="00815716" w:rsidRPr="00F12575" w:rsidRDefault="00DE0C90" w:rsidP="005913BC">
            <w:pPr>
              <w:numPr>
                <w:ilvl w:val="0"/>
                <w:numId w:val="76"/>
              </w:numPr>
              <w:jc w:val="both"/>
              <w:rPr>
                <w:rFonts w:asciiTheme="minorHAnsi" w:hAnsiTheme="minorHAnsi" w:cstheme="minorHAnsi"/>
                <w:sz w:val="20"/>
                <w:szCs w:val="20"/>
              </w:rPr>
            </w:pPr>
            <w:r w:rsidRPr="00F12575">
              <w:rPr>
                <w:rFonts w:asciiTheme="minorHAnsi" w:hAnsiTheme="minorHAnsi" w:cstheme="minorHAnsi"/>
                <w:sz w:val="20"/>
                <w:szCs w:val="20"/>
              </w:rPr>
              <w:t>ensure the financial stability of the energy sector.</w:t>
            </w:r>
          </w:p>
        </w:tc>
      </w:tr>
      <w:tr w:rsidR="00815716" w:rsidRPr="00AD0B43" w14:paraId="20D26750" w14:textId="77777777" w:rsidTr="009A3564">
        <w:tc>
          <w:tcPr>
            <w:tcW w:w="3118" w:type="dxa"/>
          </w:tcPr>
          <w:p w14:paraId="10D1F8FB" w14:textId="3E0843EA" w:rsidR="00815716" w:rsidRPr="003F0CC8" w:rsidRDefault="00815716" w:rsidP="00815716">
            <w:pPr>
              <w:rPr>
                <w:rFonts w:asciiTheme="minorHAnsi" w:hAnsiTheme="minorHAnsi" w:cstheme="minorHAnsi"/>
                <w:sz w:val="20"/>
                <w:szCs w:val="20"/>
              </w:rPr>
            </w:pPr>
            <w:r w:rsidRPr="003F0CC8">
              <w:rPr>
                <w:rFonts w:asciiTheme="minorHAnsi" w:hAnsiTheme="minorHAnsi" w:cstheme="minorHAnsi"/>
                <w:sz w:val="20"/>
                <w:szCs w:val="20"/>
              </w:rPr>
              <w:t xml:space="preserve">Law 014-2017/AN </w:t>
            </w:r>
          </w:p>
        </w:tc>
        <w:tc>
          <w:tcPr>
            <w:tcW w:w="1173" w:type="dxa"/>
          </w:tcPr>
          <w:p w14:paraId="624962AA" w14:textId="469D7EA3" w:rsidR="00815716" w:rsidRPr="003F0CC8" w:rsidRDefault="00815716" w:rsidP="00815716">
            <w:pPr>
              <w:rPr>
                <w:rFonts w:asciiTheme="minorHAnsi" w:hAnsiTheme="minorHAnsi" w:cstheme="minorHAnsi"/>
                <w:sz w:val="20"/>
                <w:szCs w:val="20"/>
              </w:rPr>
            </w:pPr>
            <w:r>
              <w:rPr>
                <w:rFonts w:asciiTheme="minorHAnsi" w:hAnsiTheme="minorHAnsi" w:cstheme="minorHAnsi"/>
                <w:sz w:val="20"/>
                <w:szCs w:val="20"/>
              </w:rPr>
              <w:t>2017</w:t>
            </w:r>
          </w:p>
        </w:tc>
        <w:tc>
          <w:tcPr>
            <w:tcW w:w="5059" w:type="dxa"/>
          </w:tcPr>
          <w:p w14:paraId="345AF76A" w14:textId="0C05D8AC" w:rsidR="00815716" w:rsidRPr="003F0CC8" w:rsidRDefault="00815716" w:rsidP="00F12575">
            <w:pPr>
              <w:jc w:val="both"/>
              <w:rPr>
                <w:rFonts w:asciiTheme="minorHAnsi" w:hAnsiTheme="minorHAnsi" w:cstheme="minorHAnsi"/>
                <w:sz w:val="20"/>
                <w:szCs w:val="20"/>
              </w:rPr>
            </w:pPr>
            <w:r>
              <w:rPr>
                <w:rFonts w:asciiTheme="minorHAnsi" w:hAnsiTheme="minorHAnsi" w:cstheme="minorHAnsi"/>
                <w:sz w:val="20"/>
                <w:szCs w:val="20"/>
              </w:rPr>
              <w:t xml:space="preserve">Law </w:t>
            </w:r>
            <w:r w:rsidRPr="003F0CC8">
              <w:rPr>
                <w:rFonts w:asciiTheme="minorHAnsi" w:hAnsiTheme="minorHAnsi" w:cstheme="minorHAnsi"/>
                <w:sz w:val="20"/>
                <w:szCs w:val="20"/>
              </w:rPr>
              <w:t xml:space="preserve">on the general </w:t>
            </w:r>
            <w:r>
              <w:rPr>
                <w:rFonts w:asciiTheme="minorHAnsi" w:hAnsiTheme="minorHAnsi" w:cstheme="minorHAnsi"/>
                <w:sz w:val="20"/>
                <w:szCs w:val="20"/>
              </w:rPr>
              <w:t>regulation of the energy sector.</w:t>
            </w:r>
          </w:p>
        </w:tc>
      </w:tr>
      <w:tr w:rsidR="00815716" w:rsidRPr="00AD0B43" w14:paraId="11783CBE" w14:textId="77777777" w:rsidTr="009A3564">
        <w:tc>
          <w:tcPr>
            <w:tcW w:w="3118" w:type="dxa"/>
          </w:tcPr>
          <w:p w14:paraId="5CAFF367" w14:textId="6633813D" w:rsidR="00815716" w:rsidRPr="003F0CC8" w:rsidRDefault="00815716" w:rsidP="00815716">
            <w:pPr>
              <w:rPr>
                <w:rFonts w:asciiTheme="minorHAnsi" w:hAnsiTheme="minorHAnsi" w:cstheme="minorHAnsi"/>
                <w:sz w:val="20"/>
                <w:szCs w:val="20"/>
              </w:rPr>
            </w:pPr>
            <w:r w:rsidRPr="003F0CC8">
              <w:rPr>
                <w:rFonts w:asciiTheme="minorHAnsi" w:hAnsiTheme="minorHAnsi" w:cstheme="minorHAnsi"/>
                <w:sz w:val="20"/>
                <w:szCs w:val="20"/>
              </w:rPr>
              <w:t>Sectoral Policy "Industrial and A</w:t>
            </w:r>
            <w:r>
              <w:rPr>
                <w:rFonts w:asciiTheme="minorHAnsi" w:hAnsiTheme="minorHAnsi" w:cstheme="minorHAnsi"/>
                <w:sz w:val="20"/>
                <w:szCs w:val="20"/>
              </w:rPr>
              <w:t>rtisanal Transformations (TIA)"</w:t>
            </w:r>
          </w:p>
        </w:tc>
        <w:tc>
          <w:tcPr>
            <w:tcW w:w="1173" w:type="dxa"/>
          </w:tcPr>
          <w:p w14:paraId="65198D7C" w14:textId="3E250C29" w:rsidR="00815716" w:rsidRPr="003F0CC8" w:rsidRDefault="00EF5F9B" w:rsidP="00815716">
            <w:pPr>
              <w:rPr>
                <w:rFonts w:asciiTheme="minorHAnsi" w:hAnsiTheme="minorHAnsi" w:cstheme="minorHAnsi"/>
                <w:sz w:val="20"/>
                <w:szCs w:val="20"/>
              </w:rPr>
            </w:pPr>
            <w:r>
              <w:rPr>
                <w:rFonts w:asciiTheme="minorHAnsi" w:hAnsiTheme="minorHAnsi" w:cstheme="minorHAnsi"/>
                <w:sz w:val="20"/>
                <w:szCs w:val="20"/>
              </w:rPr>
              <w:t>2018-2027</w:t>
            </w:r>
          </w:p>
        </w:tc>
        <w:tc>
          <w:tcPr>
            <w:tcW w:w="5059" w:type="dxa"/>
          </w:tcPr>
          <w:p w14:paraId="547F21D0" w14:textId="45E9660D" w:rsidR="00642C74" w:rsidRPr="00642C74" w:rsidRDefault="00642C74" w:rsidP="00642C74">
            <w:pPr>
              <w:jc w:val="both"/>
              <w:rPr>
                <w:rFonts w:asciiTheme="minorHAnsi" w:hAnsiTheme="minorHAnsi" w:cstheme="minorHAnsi"/>
                <w:sz w:val="20"/>
                <w:szCs w:val="20"/>
              </w:rPr>
            </w:pPr>
            <w:r>
              <w:rPr>
                <w:rFonts w:asciiTheme="minorHAnsi" w:hAnsiTheme="minorHAnsi" w:cstheme="minorHAnsi"/>
                <w:sz w:val="20"/>
                <w:szCs w:val="20"/>
              </w:rPr>
              <w:t>C</w:t>
            </w:r>
            <w:r w:rsidRPr="00642C74">
              <w:rPr>
                <w:rFonts w:asciiTheme="minorHAnsi" w:hAnsiTheme="minorHAnsi" w:cstheme="minorHAnsi"/>
                <w:sz w:val="20"/>
                <w:szCs w:val="20"/>
              </w:rPr>
              <w:t xml:space="preserve">onsidering the challenges facing the sector, the vision adopted for the "industrial and artisanal processing" sectoral policy is as follows "By 2027, Burkina Faso will have an efficient and modern secondary sector, supported by a diversified and competitive industrial and artisanal fabric that will generate sustainable growth and decent jobs. </w:t>
            </w:r>
          </w:p>
          <w:p w14:paraId="2055AA70" w14:textId="71CFFFBB" w:rsidR="00815716" w:rsidRPr="003F0CC8" w:rsidRDefault="00642C74" w:rsidP="00F12575">
            <w:pPr>
              <w:jc w:val="both"/>
              <w:rPr>
                <w:rFonts w:asciiTheme="minorHAnsi" w:hAnsiTheme="minorHAnsi" w:cstheme="minorHAnsi"/>
                <w:sz w:val="20"/>
                <w:szCs w:val="20"/>
              </w:rPr>
            </w:pPr>
            <w:r w:rsidRPr="00642C74">
              <w:rPr>
                <w:rFonts w:asciiTheme="minorHAnsi" w:hAnsiTheme="minorHAnsi" w:cstheme="minorHAnsi"/>
                <w:sz w:val="20"/>
                <w:szCs w:val="20"/>
              </w:rPr>
              <w:t>In this respect, its overall objective is to make the industrial and artisanal sector competitive, a creator of high added value and decent jobs.</w:t>
            </w:r>
          </w:p>
        </w:tc>
      </w:tr>
      <w:tr w:rsidR="00815716" w:rsidRPr="00AD0B43" w14:paraId="690E6FEB" w14:textId="77777777" w:rsidTr="009A3564">
        <w:tc>
          <w:tcPr>
            <w:tcW w:w="3118" w:type="dxa"/>
          </w:tcPr>
          <w:p w14:paraId="1DC3944F" w14:textId="1F173050" w:rsidR="00815716" w:rsidRPr="003F0CC8" w:rsidRDefault="00815716" w:rsidP="00815716">
            <w:pPr>
              <w:rPr>
                <w:rFonts w:asciiTheme="minorHAnsi" w:hAnsiTheme="minorHAnsi" w:cstheme="minorHAnsi"/>
                <w:sz w:val="20"/>
                <w:szCs w:val="20"/>
              </w:rPr>
            </w:pPr>
            <w:r w:rsidRPr="003F0CC8">
              <w:rPr>
                <w:rFonts w:asciiTheme="minorHAnsi" w:hAnsiTheme="minorHAnsi" w:cstheme="minorHAnsi"/>
                <w:sz w:val="20"/>
                <w:szCs w:val="20"/>
              </w:rPr>
              <w:t>Strategic Plan for the De</w:t>
            </w:r>
            <w:r>
              <w:rPr>
                <w:rFonts w:asciiTheme="minorHAnsi" w:hAnsiTheme="minorHAnsi" w:cstheme="minorHAnsi"/>
                <w:sz w:val="20"/>
                <w:szCs w:val="20"/>
              </w:rPr>
              <w:t>velopment of the Energy Sector</w:t>
            </w:r>
          </w:p>
        </w:tc>
        <w:tc>
          <w:tcPr>
            <w:tcW w:w="1173" w:type="dxa"/>
          </w:tcPr>
          <w:p w14:paraId="731D54D8" w14:textId="0876FB3B" w:rsidR="00815716" w:rsidRPr="003F0CC8" w:rsidRDefault="00815716" w:rsidP="00815716">
            <w:pPr>
              <w:rPr>
                <w:rFonts w:asciiTheme="minorHAnsi" w:hAnsiTheme="minorHAnsi" w:cstheme="minorHAnsi"/>
                <w:sz w:val="20"/>
                <w:szCs w:val="20"/>
              </w:rPr>
            </w:pPr>
            <w:r>
              <w:rPr>
                <w:rFonts w:asciiTheme="minorHAnsi" w:hAnsiTheme="minorHAnsi" w:cstheme="minorHAnsi"/>
                <w:sz w:val="20"/>
                <w:szCs w:val="20"/>
              </w:rPr>
              <w:t>2017</w:t>
            </w:r>
          </w:p>
        </w:tc>
        <w:tc>
          <w:tcPr>
            <w:tcW w:w="5059" w:type="dxa"/>
          </w:tcPr>
          <w:p w14:paraId="474CD183" w14:textId="6CCF8E81" w:rsidR="00815716" w:rsidRPr="003F0CC8" w:rsidRDefault="00815716" w:rsidP="00F12575">
            <w:pPr>
              <w:jc w:val="both"/>
              <w:rPr>
                <w:rFonts w:asciiTheme="minorHAnsi" w:hAnsiTheme="minorHAnsi" w:cstheme="minorHAnsi"/>
                <w:sz w:val="20"/>
                <w:szCs w:val="20"/>
              </w:rPr>
            </w:pPr>
            <w:r>
              <w:rPr>
                <w:rFonts w:asciiTheme="minorHAnsi" w:hAnsiTheme="minorHAnsi" w:cstheme="minorHAnsi"/>
                <w:sz w:val="20"/>
                <w:szCs w:val="20"/>
              </w:rPr>
              <w:t>D</w:t>
            </w:r>
            <w:r w:rsidRPr="003F0CC8">
              <w:rPr>
                <w:rFonts w:asciiTheme="minorHAnsi" w:hAnsiTheme="minorHAnsi" w:cstheme="minorHAnsi"/>
                <w:sz w:val="20"/>
                <w:szCs w:val="20"/>
              </w:rPr>
              <w:t>escribes the</w:t>
            </w:r>
            <w:r>
              <w:rPr>
                <w:rFonts w:asciiTheme="minorHAnsi" w:hAnsiTheme="minorHAnsi" w:cstheme="minorHAnsi"/>
                <w:sz w:val="20"/>
                <w:szCs w:val="20"/>
              </w:rPr>
              <w:t xml:space="preserve"> situation of the energy sector and the </w:t>
            </w:r>
            <w:r w:rsidRPr="003F0CC8">
              <w:rPr>
                <w:rFonts w:asciiTheme="minorHAnsi" w:hAnsiTheme="minorHAnsi" w:cstheme="minorHAnsi"/>
                <w:sz w:val="20"/>
                <w:szCs w:val="20"/>
              </w:rPr>
              <w:t>investment plan for production-transport-distribution and rural electrification</w:t>
            </w:r>
          </w:p>
        </w:tc>
      </w:tr>
      <w:tr w:rsidR="00815716" w:rsidRPr="00AD0B43" w14:paraId="0463C1B7" w14:textId="77777777" w:rsidTr="009A3564">
        <w:tc>
          <w:tcPr>
            <w:tcW w:w="3118" w:type="dxa"/>
          </w:tcPr>
          <w:p w14:paraId="63C75086" w14:textId="60F04B40" w:rsidR="00815716" w:rsidRPr="00F12575" w:rsidRDefault="00815716" w:rsidP="00815716">
            <w:pPr>
              <w:rPr>
                <w:rFonts w:asciiTheme="minorHAnsi" w:hAnsiTheme="minorHAnsi" w:cstheme="minorHAnsi"/>
                <w:sz w:val="20"/>
                <w:szCs w:val="20"/>
              </w:rPr>
            </w:pPr>
            <w:r w:rsidRPr="00815716">
              <w:rPr>
                <w:rFonts w:asciiTheme="minorHAnsi" w:hAnsiTheme="minorHAnsi" w:cstheme="minorHAnsi"/>
                <w:sz w:val="20"/>
                <w:szCs w:val="20"/>
              </w:rPr>
              <w:lastRenderedPageBreak/>
              <w:t xml:space="preserve">Burkina Faso/World Bank COVID-19 Preparedness and Response Project </w:t>
            </w:r>
          </w:p>
        </w:tc>
        <w:tc>
          <w:tcPr>
            <w:tcW w:w="1173" w:type="dxa"/>
          </w:tcPr>
          <w:p w14:paraId="70690CAD" w14:textId="4A5F80E5" w:rsidR="00815716" w:rsidRPr="00F12575" w:rsidRDefault="00815716" w:rsidP="00815716">
            <w:pPr>
              <w:rPr>
                <w:rFonts w:asciiTheme="minorHAnsi" w:hAnsiTheme="minorHAnsi" w:cstheme="minorHAnsi"/>
                <w:sz w:val="20"/>
                <w:szCs w:val="20"/>
              </w:rPr>
            </w:pPr>
            <w:r>
              <w:rPr>
                <w:rFonts w:asciiTheme="minorHAnsi" w:hAnsiTheme="minorHAnsi" w:cstheme="minorHAnsi"/>
                <w:sz w:val="20"/>
                <w:szCs w:val="20"/>
              </w:rPr>
              <w:t>2020</w:t>
            </w:r>
          </w:p>
        </w:tc>
        <w:tc>
          <w:tcPr>
            <w:tcW w:w="5059" w:type="dxa"/>
          </w:tcPr>
          <w:p w14:paraId="09184D8D" w14:textId="67D04C86" w:rsidR="00815716" w:rsidRPr="00F12575" w:rsidRDefault="00815716" w:rsidP="00F12575">
            <w:pPr>
              <w:jc w:val="both"/>
              <w:rPr>
                <w:rFonts w:asciiTheme="minorHAnsi" w:hAnsiTheme="minorHAnsi" w:cstheme="minorHAnsi"/>
                <w:sz w:val="20"/>
                <w:szCs w:val="20"/>
              </w:rPr>
            </w:pPr>
            <w:r w:rsidRPr="00815716">
              <w:rPr>
                <w:rFonts w:asciiTheme="minorHAnsi" w:hAnsiTheme="minorHAnsi" w:cstheme="minorHAnsi"/>
                <w:sz w:val="20"/>
                <w:szCs w:val="20"/>
              </w:rPr>
              <w:t>The purpose of the Project is to prevent, detect and respond to the threat posed by COVID-19 (Coronavirus) and strengthen national systems for public health preparedness</w:t>
            </w:r>
            <w:r>
              <w:rPr>
                <w:rFonts w:asciiTheme="minorHAnsi" w:hAnsiTheme="minorHAnsi" w:cstheme="minorHAnsi"/>
                <w:sz w:val="20"/>
                <w:szCs w:val="20"/>
              </w:rPr>
              <w:t xml:space="preserve"> </w:t>
            </w:r>
            <w:r w:rsidRPr="00815716">
              <w:rPr>
                <w:rFonts w:asciiTheme="minorHAnsi" w:hAnsiTheme="minorHAnsi" w:cstheme="minorHAnsi"/>
                <w:sz w:val="20"/>
                <w:szCs w:val="20"/>
              </w:rPr>
              <w:t>including health system strengthening with electricity.</w:t>
            </w:r>
          </w:p>
        </w:tc>
      </w:tr>
    </w:tbl>
    <w:p w14:paraId="4B611EDF" w14:textId="77777777" w:rsidR="00BA143E" w:rsidRPr="00AD0B43" w:rsidRDefault="00BA143E" w:rsidP="00F12575"/>
    <w:p w14:paraId="20E4EBF5" w14:textId="3F9F5C01" w:rsidR="00D218B7" w:rsidRPr="006C363D" w:rsidRDefault="004C3717" w:rsidP="006C363D">
      <w:pPr>
        <w:pStyle w:val="Heading1"/>
      </w:pPr>
      <w:bookmarkStart w:id="12" w:name="_Toc84428408"/>
      <w:bookmarkStart w:id="13" w:name="_Toc207800911"/>
      <w:r w:rsidRPr="006C363D">
        <w:t>Strategy</w:t>
      </w:r>
      <w:bookmarkEnd w:id="12"/>
      <w:r w:rsidR="00A25CCB" w:rsidRPr="006C363D">
        <w:t xml:space="preserve"> </w:t>
      </w:r>
      <w:bookmarkEnd w:id="13"/>
    </w:p>
    <w:p w14:paraId="25D66DB3" w14:textId="2E3B3695" w:rsidR="001D275B" w:rsidRPr="00A900AA" w:rsidRDefault="001D275B" w:rsidP="00845399">
      <w:pPr>
        <w:rPr>
          <w:rFonts w:cs="Calibri"/>
          <w:i/>
          <w:szCs w:val="20"/>
        </w:rPr>
      </w:pPr>
    </w:p>
    <w:p w14:paraId="4AD6F277" w14:textId="4D7871FE" w:rsidR="001D275B" w:rsidRPr="00CC1F5D" w:rsidRDefault="6DA10512" w:rsidP="005913BC">
      <w:pPr>
        <w:numPr>
          <w:ilvl w:val="0"/>
          <w:numId w:val="36"/>
        </w:numPr>
        <w:jc w:val="both"/>
        <w:rPr>
          <w:rFonts w:ascii="Calibri" w:hAnsi="Calibri" w:cs="Calibri"/>
          <w:sz w:val="20"/>
          <w:szCs w:val="20"/>
        </w:rPr>
      </w:pPr>
      <w:r w:rsidRPr="00CC1F5D">
        <w:rPr>
          <w:rFonts w:ascii="Calibri" w:hAnsi="Calibri" w:cs="Calibri"/>
          <w:sz w:val="20"/>
          <w:szCs w:val="20"/>
          <w:u w:val="single"/>
        </w:rPr>
        <w:t>Strategy</w:t>
      </w:r>
      <w:r w:rsidRPr="00CC1F5D">
        <w:rPr>
          <w:rFonts w:ascii="Calibri" w:hAnsi="Calibri" w:cs="Calibri"/>
          <w:sz w:val="20"/>
          <w:szCs w:val="20"/>
        </w:rPr>
        <w:t xml:space="preserve">: </w:t>
      </w:r>
      <w:r w:rsidR="6587E959" w:rsidRPr="00CC1F5D">
        <w:rPr>
          <w:rFonts w:ascii="Calibri" w:hAnsi="Calibri" w:cs="Calibri"/>
          <w:sz w:val="20"/>
          <w:szCs w:val="20"/>
        </w:rPr>
        <w:t xml:space="preserve">The </w:t>
      </w:r>
      <w:r w:rsidR="00FB642B" w:rsidRPr="00CC1F5D">
        <w:rPr>
          <w:rFonts w:ascii="Calibri" w:hAnsi="Calibri" w:cs="Calibri"/>
          <w:sz w:val="20"/>
          <w:szCs w:val="20"/>
        </w:rPr>
        <w:t xml:space="preserve">AMP </w:t>
      </w:r>
      <w:r w:rsidR="6587E959" w:rsidRPr="00CC1F5D">
        <w:rPr>
          <w:rFonts w:ascii="Calibri" w:hAnsi="Calibri" w:cs="Calibri"/>
          <w:sz w:val="20"/>
          <w:szCs w:val="20"/>
        </w:rPr>
        <w:t xml:space="preserve">project adopts a systemic approach to increasing electricity access in off-grid communities using solar PV </w:t>
      </w:r>
      <w:proofErr w:type="spellStart"/>
      <w:r w:rsidR="6587E959" w:rsidRPr="00CC1F5D">
        <w:rPr>
          <w:rFonts w:ascii="Calibri" w:hAnsi="Calibri" w:cs="Calibri"/>
          <w:sz w:val="20"/>
          <w:szCs w:val="20"/>
        </w:rPr>
        <w:t>minigrids</w:t>
      </w:r>
      <w:proofErr w:type="spellEnd"/>
      <w:r w:rsidR="00E15983" w:rsidRPr="00CC1F5D">
        <w:rPr>
          <w:rFonts w:ascii="Calibri" w:hAnsi="Calibri" w:cs="Calibri"/>
          <w:sz w:val="20"/>
          <w:szCs w:val="20"/>
        </w:rPr>
        <w:t xml:space="preserve"> with batteries</w:t>
      </w:r>
      <w:r w:rsidR="6587E959" w:rsidRPr="00CC1F5D">
        <w:rPr>
          <w:rFonts w:ascii="Calibri" w:hAnsi="Calibri" w:cs="Calibri"/>
          <w:sz w:val="20"/>
          <w:szCs w:val="20"/>
        </w:rPr>
        <w:t xml:space="preserve">. </w:t>
      </w:r>
      <w:r w:rsidR="00FB642B" w:rsidRPr="00CC1F5D">
        <w:rPr>
          <w:rFonts w:ascii="Calibri" w:hAnsi="Calibri" w:cs="Calibri"/>
          <w:sz w:val="20"/>
          <w:szCs w:val="20"/>
        </w:rPr>
        <w:t>The project</w:t>
      </w:r>
      <w:r w:rsidR="6587E959" w:rsidRPr="00CC1F5D">
        <w:rPr>
          <w:rFonts w:ascii="Calibri" w:hAnsi="Calibri" w:cs="Calibri"/>
          <w:sz w:val="20"/>
          <w:szCs w:val="20"/>
        </w:rPr>
        <w:t xml:space="preserve"> will support the scaling up of private investments through the deployment of innovative business models and financing </w:t>
      </w:r>
      <w:r w:rsidR="5CC03F8A" w:rsidRPr="00CC1F5D">
        <w:rPr>
          <w:rFonts w:ascii="Calibri" w:hAnsi="Calibri" w:cs="Calibri"/>
          <w:sz w:val="20"/>
          <w:szCs w:val="20"/>
        </w:rPr>
        <w:t>with</w:t>
      </w:r>
      <w:r w:rsidR="00831D74" w:rsidRPr="00CC1F5D">
        <w:rPr>
          <w:rFonts w:ascii="Calibri" w:hAnsi="Calibri" w:cs="Calibri"/>
          <w:sz w:val="20"/>
          <w:szCs w:val="20"/>
        </w:rPr>
        <w:t xml:space="preserve"> a</w:t>
      </w:r>
      <w:r w:rsidR="5CC03F8A" w:rsidRPr="00CC1F5D">
        <w:rPr>
          <w:rFonts w:ascii="Calibri" w:hAnsi="Calibri" w:cs="Calibri"/>
          <w:sz w:val="20"/>
          <w:szCs w:val="20"/>
        </w:rPr>
        <w:t xml:space="preserve"> focus </w:t>
      </w:r>
      <w:r w:rsidR="6587E959" w:rsidRPr="00CC1F5D">
        <w:rPr>
          <w:rFonts w:ascii="Calibri" w:hAnsi="Calibri" w:cs="Calibri"/>
          <w:sz w:val="20"/>
          <w:szCs w:val="20"/>
        </w:rPr>
        <w:t xml:space="preserve">on achieving cost reductions </w:t>
      </w:r>
      <w:r w:rsidR="5CC03F8A" w:rsidRPr="00CC1F5D">
        <w:rPr>
          <w:rFonts w:ascii="Calibri" w:hAnsi="Calibri" w:cs="Calibri"/>
          <w:sz w:val="20"/>
          <w:szCs w:val="20"/>
        </w:rPr>
        <w:t xml:space="preserve">of </w:t>
      </w:r>
      <w:r w:rsidR="6587E959" w:rsidRPr="00CC1F5D">
        <w:rPr>
          <w:rFonts w:ascii="Calibri" w:hAnsi="Calibri" w:cs="Calibri"/>
          <w:sz w:val="20"/>
          <w:szCs w:val="20"/>
        </w:rPr>
        <w:t xml:space="preserve">solar PV </w:t>
      </w:r>
      <w:proofErr w:type="spellStart"/>
      <w:r w:rsidR="6587E959" w:rsidRPr="00CC1F5D">
        <w:rPr>
          <w:rFonts w:ascii="Calibri" w:hAnsi="Calibri" w:cs="Calibri"/>
          <w:sz w:val="20"/>
          <w:szCs w:val="20"/>
        </w:rPr>
        <w:t>minigrids</w:t>
      </w:r>
      <w:proofErr w:type="spellEnd"/>
      <w:r w:rsidR="6587E959" w:rsidRPr="00CC1F5D">
        <w:rPr>
          <w:rFonts w:ascii="Calibri" w:hAnsi="Calibri" w:cs="Calibri"/>
          <w:sz w:val="20"/>
          <w:szCs w:val="20"/>
        </w:rPr>
        <w:t xml:space="preserve">. The overall objective is to increase the commercial competitiveness of solar PV </w:t>
      </w:r>
      <w:proofErr w:type="spellStart"/>
      <w:r w:rsidR="6587E959" w:rsidRPr="00CC1F5D">
        <w:rPr>
          <w:rFonts w:ascii="Calibri" w:hAnsi="Calibri" w:cs="Calibri"/>
          <w:sz w:val="20"/>
          <w:szCs w:val="20"/>
        </w:rPr>
        <w:t>minigrids</w:t>
      </w:r>
      <w:proofErr w:type="spellEnd"/>
      <w:r w:rsidR="0FFC06AC" w:rsidRPr="00CC1F5D">
        <w:rPr>
          <w:rFonts w:ascii="Calibri" w:hAnsi="Calibri" w:cs="Calibri"/>
          <w:sz w:val="20"/>
          <w:szCs w:val="20"/>
        </w:rPr>
        <w:t xml:space="preserve"> with storage</w:t>
      </w:r>
      <w:r w:rsidR="6587E959" w:rsidRPr="00CC1F5D">
        <w:rPr>
          <w:rFonts w:ascii="Calibri" w:hAnsi="Calibri" w:cs="Calibri"/>
          <w:sz w:val="20"/>
          <w:szCs w:val="20"/>
        </w:rPr>
        <w:t xml:space="preserve"> through their </w:t>
      </w:r>
      <w:r w:rsidR="1D3F3C24" w:rsidRPr="00CC1F5D">
        <w:rPr>
          <w:rFonts w:ascii="Calibri" w:hAnsi="Calibri" w:cs="Calibri"/>
          <w:sz w:val="20"/>
          <w:szCs w:val="20"/>
        </w:rPr>
        <w:t>mainstreaming</w:t>
      </w:r>
      <w:r w:rsidR="6587E959" w:rsidRPr="00CC1F5D">
        <w:rPr>
          <w:rFonts w:ascii="Calibri" w:hAnsi="Calibri" w:cs="Calibri"/>
          <w:sz w:val="20"/>
          <w:szCs w:val="20"/>
        </w:rPr>
        <w:t xml:space="preserve"> in the agricultural value chain; increase the affordability of renewable electricity for end users, thereby</w:t>
      </w:r>
      <w:r w:rsidR="1D3F3C24" w:rsidRPr="00CC1F5D">
        <w:rPr>
          <w:rFonts w:ascii="Calibri" w:hAnsi="Calibri" w:cs="Calibri"/>
          <w:sz w:val="20"/>
          <w:szCs w:val="20"/>
        </w:rPr>
        <w:t>,</w:t>
      </w:r>
      <w:r w:rsidR="6587E959" w:rsidRPr="00CC1F5D">
        <w:rPr>
          <w:rFonts w:ascii="Calibri" w:hAnsi="Calibri" w:cs="Calibri"/>
          <w:sz w:val="20"/>
          <w:szCs w:val="20"/>
        </w:rPr>
        <w:t xml:space="preserve"> reducing reliance on the baseline technology (</w:t>
      </w:r>
      <w:proofErr w:type="gramStart"/>
      <w:r w:rsidR="6587E959" w:rsidRPr="00CC1F5D">
        <w:rPr>
          <w:rFonts w:ascii="Calibri" w:hAnsi="Calibri" w:cs="Calibri"/>
          <w:sz w:val="20"/>
          <w:szCs w:val="20"/>
        </w:rPr>
        <w:t>i.e.</w:t>
      </w:r>
      <w:proofErr w:type="gramEnd"/>
      <w:r w:rsidR="00884532" w:rsidRPr="00CC1F5D">
        <w:rPr>
          <w:rFonts w:ascii="Calibri" w:hAnsi="Calibri" w:cs="Calibri"/>
          <w:sz w:val="20"/>
          <w:szCs w:val="20"/>
        </w:rPr>
        <w:t xml:space="preserve"> </w:t>
      </w:r>
      <w:r w:rsidR="6587E959" w:rsidRPr="00CC1F5D">
        <w:rPr>
          <w:rFonts w:ascii="Calibri" w:hAnsi="Calibri" w:cs="Calibri"/>
          <w:sz w:val="20"/>
          <w:szCs w:val="20"/>
        </w:rPr>
        <w:t xml:space="preserve">diesel </w:t>
      </w:r>
      <w:proofErr w:type="spellStart"/>
      <w:r w:rsidR="6587E959" w:rsidRPr="00CC1F5D">
        <w:rPr>
          <w:rFonts w:ascii="Calibri" w:hAnsi="Calibri" w:cs="Calibri"/>
          <w:sz w:val="20"/>
          <w:szCs w:val="20"/>
        </w:rPr>
        <w:t>minigrids</w:t>
      </w:r>
      <w:proofErr w:type="spellEnd"/>
      <w:r w:rsidR="6587E959" w:rsidRPr="00CC1F5D">
        <w:rPr>
          <w:rFonts w:ascii="Calibri" w:hAnsi="Calibri" w:cs="Calibri"/>
          <w:sz w:val="20"/>
          <w:szCs w:val="20"/>
        </w:rPr>
        <w:t>).</w:t>
      </w:r>
      <w:r w:rsidR="5AC8CA05" w:rsidRPr="00CC1F5D">
        <w:rPr>
          <w:rFonts w:ascii="Calibri" w:hAnsi="Calibri" w:cs="Calibri"/>
          <w:sz w:val="20"/>
          <w:szCs w:val="20"/>
        </w:rPr>
        <w:t xml:space="preserve"> </w:t>
      </w:r>
      <w:r w:rsidR="00BA11D2" w:rsidRPr="00CC1F5D">
        <w:rPr>
          <w:rFonts w:ascii="Calibri" w:hAnsi="Calibri" w:cs="Calibri"/>
          <w:sz w:val="20"/>
          <w:szCs w:val="20"/>
        </w:rPr>
        <w:t xml:space="preserve">As illustrated on </w:t>
      </w:r>
      <w:r w:rsidR="00997AFE" w:rsidRPr="00CC1F5D">
        <w:rPr>
          <w:rFonts w:ascii="Calibri" w:hAnsi="Calibri" w:cs="Calibri"/>
          <w:sz w:val="20"/>
          <w:szCs w:val="20"/>
        </w:rPr>
        <w:fldChar w:fldCharType="begin"/>
      </w:r>
      <w:r w:rsidR="00997AFE" w:rsidRPr="00CC1F5D">
        <w:rPr>
          <w:rFonts w:ascii="Calibri" w:hAnsi="Calibri" w:cs="Calibri"/>
          <w:sz w:val="20"/>
          <w:szCs w:val="20"/>
        </w:rPr>
        <w:instrText xml:space="preserve"> REF _Ref72747054 \h  \* MERGEFORMAT </w:instrText>
      </w:r>
      <w:r w:rsidR="00997AFE" w:rsidRPr="00CC1F5D">
        <w:rPr>
          <w:rFonts w:ascii="Calibri" w:hAnsi="Calibri" w:cs="Calibri"/>
          <w:sz w:val="20"/>
          <w:szCs w:val="20"/>
        </w:rPr>
      </w:r>
      <w:r w:rsidR="00997AFE" w:rsidRPr="00CC1F5D">
        <w:rPr>
          <w:rFonts w:ascii="Calibri" w:hAnsi="Calibri" w:cs="Calibri"/>
          <w:sz w:val="20"/>
          <w:szCs w:val="20"/>
        </w:rPr>
        <w:fldChar w:fldCharType="separate"/>
      </w:r>
      <w:r w:rsidR="00997AFE" w:rsidRPr="00CC1F5D">
        <w:rPr>
          <w:rFonts w:ascii="Calibri" w:hAnsi="Calibri" w:cs="Calibri"/>
          <w:sz w:val="20"/>
          <w:szCs w:val="20"/>
        </w:rPr>
        <w:t xml:space="preserve">Figure </w:t>
      </w:r>
      <w:r w:rsidR="00997AFE" w:rsidRPr="00CC1F5D">
        <w:rPr>
          <w:rFonts w:ascii="Calibri" w:hAnsi="Calibri" w:cs="Calibri"/>
          <w:noProof/>
          <w:sz w:val="20"/>
          <w:szCs w:val="20"/>
        </w:rPr>
        <w:t>1</w:t>
      </w:r>
      <w:r w:rsidR="00997AFE" w:rsidRPr="00CC1F5D">
        <w:rPr>
          <w:rFonts w:ascii="Calibri" w:hAnsi="Calibri" w:cs="Calibri"/>
          <w:sz w:val="20"/>
          <w:szCs w:val="20"/>
        </w:rPr>
        <w:fldChar w:fldCharType="end"/>
      </w:r>
      <w:r w:rsidR="00BA11D2" w:rsidRPr="00CC1F5D">
        <w:rPr>
          <w:rFonts w:ascii="Calibri" w:hAnsi="Calibri" w:cs="Calibri"/>
          <w:sz w:val="20"/>
          <w:szCs w:val="20"/>
        </w:rPr>
        <w:t xml:space="preserve">, </w:t>
      </w:r>
      <w:r w:rsidR="00FB642B" w:rsidRPr="00CC1F5D">
        <w:rPr>
          <w:rFonts w:ascii="Calibri" w:hAnsi="Calibri" w:cs="Calibri"/>
          <w:bCs/>
          <w:sz w:val="20"/>
          <w:szCs w:val="20"/>
        </w:rPr>
        <w:t>AMP will emphasize - and seek to develop comparative advantages - in three ‘</w:t>
      </w:r>
      <w:r w:rsidR="00FB642B" w:rsidRPr="00CC1F5D">
        <w:rPr>
          <w:rFonts w:ascii="Calibri" w:hAnsi="Calibri" w:cs="Calibri"/>
          <w:bCs/>
          <w:i/>
          <w:iCs/>
          <w:sz w:val="20"/>
          <w:szCs w:val="20"/>
        </w:rPr>
        <w:t>key areas of opportunity</w:t>
      </w:r>
      <w:r w:rsidR="00FB642B" w:rsidRPr="00CC1F5D">
        <w:rPr>
          <w:rFonts w:ascii="Calibri" w:hAnsi="Calibri" w:cs="Calibri"/>
          <w:bCs/>
          <w:sz w:val="20"/>
          <w:szCs w:val="20"/>
        </w:rPr>
        <w:t>’ (national dialogue on delivery models; productive use; and mainstreaming digital innovation).</w:t>
      </w:r>
      <w:r w:rsidR="00FB642B" w:rsidRPr="00CC1F5D">
        <w:rPr>
          <w:rFonts w:ascii="Calibri" w:hAnsi="Calibri" w:cs="Calibri"/>
          <w:sz w:val="20"/>
          <w:szCs w:val="20"/>
        </w:rPr>
        <w:t xml:space="preserve"> </w:t>
      </w:r>
      <w:r w:rsidR="6587E959" w:rsidRPr="00CC1F5D">
        <w:rPr>
          <w:rFonts w:ascii="Calibri" w:hAnsi="Calibri" w:cs="Calibri"/>
          <w:sz w:val="20"/>
          <w:szCs w:val="20"/>
        </w:rPr>
        <w:t>This will result in overall reductions in greenhouse gas emissions. The proposed strategy is squarely aligned with the GEF Strategic Focal Areas CCM-1-1 “Promote innovation and technology transfer for sustainable energy breakthroughs for de-centralized renewable power with energy storage”.</w:t>
      </w:r>
    </w:p>
    <w:p w14:paraId="31D482D8" w14:textId="68F06328" w:rsidR="00CE144B" w:rsidRDefault="00CE144B" w:rsidP="00FC6C83">
      <w:pPr>
        <w:ind w:left="360"/>
        <w:jc w:val="both"/>
        <w:rPr>
          <w:rFonts w:ascii="Calibri" w:hAnsi="Calibri" w:cs="Calibri"/>
          <w:sz w:val="20"/>
          <w:szCs w:val="20"/>
        </w:rPr>
      </w:pPr>
    </w:p>
    <w:p w14:paraId="44ECC0D8" w14:textId="77777777" w:rsidR="00997AFE" w:rsidRDefault="00FB642B" w:rsidP="00997AFE">
      <w:pPr>
        <w:keepNext/>
        <w:jc w:val="center"/>
      </w:pPr>
      <w:r w:rsidRPr="00170F24">
        <w:rPr>
          <w:bCs/>
          <w:noProof/>
        </w:rPr>
        <w:drawing>
          <wp:inline distT="0" distB="0" distL="0" distR="0" wp14:anchorId="56D019DB" wp14:editId="087CD6F4">
            <wp:extent cx="4975860" cy="25570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9345" r="770"/>
                    <a:stretch/>
                  </pic:blipFill>
                  <pic:spPr bwMode="auto">
                    <a:xfrm>
                      <a:off x="0" y="0"/>
                      <a:ext cx="4985121" cy="2561798"/>
                    </a:xfrm>
                    <a:prstGeom prst="rect">
                      <a:avLst/>
                    </a:prstGeom>
                    <a:ln>
                      <a:noFill/>
                    </a:ln>
                    <a:extLst>
                      <a:ext uri="{53640926-AAD7-44D8-BBD7-CCE9431645EC}">
                        <a14:shadowObscured xmlns:a14="http://schemas.microsoft.com/office/drawing/2010/main"/>
                      </a:ext>
                    </a:extLst>
                  </pic:spPr>
                </pic:pic>
              </a:graphicData>
            </a:graphic>
          </wp:inline>
        </w:drawing>
      </w:r>
    </w:p>
    <w:p w14:paraId="20CF9692" w14:textId="6B793C16" w:rsidR="00FB642B" w:rsidRPr="00997AFE" w:rsidRDefault="00997AFE" w:rsidP="00997AFE">
      <w:pPr>
        <w:pStyle w:val="Caption"/>
        <w:jc w:val="center"/>
        <w:rPr>
          <w:b w:val="0"/>
          <w:bCs/>
          <w:u w:val="none"/>
        </w:rPr>
      </w:pPr>
      <w:bookmarkStart w:id="14" w:name="_Ref72747054"/>
      <w:bookmarkStart w:id="15" w:name="_Toc84428451"/>
      <w:r w:rsidRPr="00997AFE">
        <w:rPr>
          <w:u w:val="none"/>
        </w:rPr>
        <w:t xml:space="preserve">Figure </w:t>
      </w:r>
      <w:r w:rsidRPr="00997AFE">
        <w:rPr>
          <w:u w:val="none"/>
        </w:rPr>
        <w:fldChar w:fldCharType="begin"/>
      </w:r>
      <w:r w:rsidRPr="00997AFE">
        <w:rPr>
          <w:u w:val="none"/>
        </w:rPr>
        <w:instrText xml:space="preserve"> SEQ Figure \* ARABIC </w:instrText>
      </w:r>
      <w:r w:rsidRPr="00997AFE">
        <w:rPr>
          <w:u w:val="none"/>
        </w:rPr>
        <w:fldChar w:fldCharType="separate"/>
      </w:r>
      <w:r w:rsidR="00E17644">
        <w:rPr>
          <w:noProof/>
          <w:u w:val="none"/>
        </w:rPr>
        <w:t>1</w:t>
      </w:r>
      <w:r w:rsidRPr="00997AFE">
        <w:rPr>
          <w:u w:val="none"/>
        </w:rPr>
        <w:fldChar w:fldCharType="end"/>
      </w:r>
      <w:bookmarkEnd w:id="14"/>
      <w:r w:rsidRPr="00997AFE">
        <w:rPr>
          <w:b w:val="0"/>
          <w:bCs/>
          <w:u w:val="none"/>
        </w:rPr>
        <w:t>: AMP’s objective, architecture and areas of opportunity</w:t>
      </w:r>
      <w:bookmarkEnd w:id="15"/>
    </w:p>
    <w:p w14:paraId="6918E5D9" w14:textId="77777777" w:rsidR="00FB642B" w:rsidRPr="00A814CD" w:rsidRDefault="00FB642B" w:rsidP="00A814CD">
      <w:pPr>
        <w:jc w:val="both"/>
        <w:rPr>
          <w:rFonts w:ascii="Calibri" w:hAnsi="Calibri" w:cs="Calibri"/>
          <w:sz w:val="16"/>
          <w:szCs w:val="16"/>
        </w:rPr>
      </w:pPr>
    </w:p>
    <w:p w14:paraId="250E7EF6" w14:textId="211479C1" w:rsidR="00D14086" w:rsidRDefault="0060294A" w:rsidP="00214E14">
      <w:pPr>
        <w:numPr>
          <w:ilvl w:val="0"/>
          <w:numId w:val="36"/>
        </w:numPr>
        <w:jc w:val="both"/>
        <w:rPr>
          <w:rFonts w:ascii="Calibri" w:hAnsi="Calibri" w:cs="Calibri"/>
          <w:sz w:val="20"/>
          <w:szCs w:val="20"/>
        </w:rPr>
      </w:pPr>
      <w:proofErr w:type="spellStart"/>
      <w:r w:rsidRPr="00E86DFA">
        <w:rPr>
          <w:rFonts w:ascii="Calibri" w:hAnsi="Calibri" w:cs="Calibri"/>
          <w:sz w:val="20"/>
          <w:szCs w:val="20"/>
          <w:u w:val="single"/>
        </w:rPr>
        <w:t>Minigrid</w:t>
      </w:r>
      <w:proofErr w:type="spellEnd"/>
      <w:r w:rsidRPr="00E86DFA">
        <w:rPr>
          <w:rFonts w:ascii="Calibri" w:hAnsi="Calibri" w:cs="Calibri"/>
          <w:sz w:val="20"/>
          <w:szCs w:val="20"/>
          <w:u w:val="single"/>
        </w:rPr>
        <w:t xml:space="preserve"> delivery model</w:t>
      </w:r>
      <w:r>
        <w:rPr>
          <w:rFonts w:ascii="Calibri" w:hAnsi="Calibri" w:cs="Calibri"/>
          <w:sz w:val="20"/>
          <w:szCs w:val="20"/>
        </w:rPr>
        <w:t xml:space="preserve">. </w:t>
      </w:r>
      <w:r w:rsidR="00D14086">
        <w:rPr>
          <w:rFonts w:ascii="Calibri" w:hAnsi="Calibri" w:cs="Calibri"/>
          <w:sz w:val="20"/>
          <w:szCs w:val="20"/>
        </w:rPr>
        <w:t xml:space="preserve">As described in the previous </w:t>
      </w:r>
      <w:r w:rsidR="00D14086" w:rsidRPr="00997AFE">
        <w:rPr>
          <w:rFonts w:ascii="Calibri" w:hAnsi="Calibri" w:cs="Calibri"/>
          <w:sz w:val="20"/>
          <w:szCs w:val="20"/>
        </w:rPr>
        <w:t>section (</w:t>
      </w:r>
      <w:r w:rsidR="00997AFE" w:rsidRPr="00997AFE">
        <w:rPr>
          <w:rFonts w:ascii="Calibri" w:hAnsi="Calibri" w:cs="Calibri"/>
          <w:sz w:val="20"/>
          <w:szCs w:val="20"/>
          <w:highlight w:val="green"/>
        </w:rPr>
        <w:fldChar w:fldCharType="begin"/>
      </w:r>
      <w:r w:rsidR="00997AFE" w:rsidRPr="00997AFE">
        <w:rPr>
          <w:rFonts w:ascii="Calibri" w:hAnsi="Calibri" w:cs="Calibri"/>
          <w:sz w:val="20"/>
          <w:szCs w:val="20"/>
        </w:rPr>
        <w:instrText xml:space="preserve"> REF _Ref72746582 \h </w:instrText>
      </w:r>
      <w:r w:rsidR="00997AFE" w:rsidRPr="00997AFE">
        <w:rPr>
          <w:rFonts w:ascii="Calibri" w:hAnsi="Calibri" w:cs="Calibri"/>
          <w:sz w:val="20"/>
          <w:szCs w:val="20"/>
          <w:highlight w:val="green"/>
        </w:rPr>
        <w:instrText xml:space="preserve"> \* MERGEFORMAT </w:instrText>
      </w:r>
      <w:r w:rsidR="00997AFE" w:rsidRPr="00997AFE">
        <w:rPr>
          <w:rFonts w:ascii="Calibri" w:hAnsi="Calibri" w:cs="Calibri"/>
          <w:sz w:val="20"/>
          <w:szCs w:val="20"/>
          <w:highlight w:val="green"/>
        </w:rPr>
      </w:r>
      <w:r w:rsidR="00997AFE" w:rsidRPr="00997AFE">
        <w:rPr>
          <w:rFonts w:ascii="Calibri" w:hAnsi="Calibri" w:cs="Calibri"/>
          <w:sz w:val="20"/>
          <w:szCs w:val="20"/>
          <w:highlight w:val="green"/>
        </w:rPr>
        <w:fldChar w:fldCharType="separate"/>
      </w:r>
      <w:r w:rsidR="00997AFE" w:rsidRPr="00997AFE">
        <w:rPr>
          <w:rFonts w:ascii="Calibri" w:hAnsi="Calibri" w:cs="Calibri"/>
          <w:sz w:val="20"/>
          <w:szCs w:val="20"/>
        </w:rPr>
        <w:t xml:space="preserve">Table </w:t>
      </w:r>
      <w:r w:rsidR="00997AFE" w:rsidRPr="00997AFE">
        <w:rPr>
          <w:rFonts w:ascii="Calibri" w:hAnsi="Calibri" w:cs="Calibri"/>
          <w:noProof/>
          <w:sz w:val="20"/>
          <w:szCs w:val="20"/>
        </w:rPr>
        <w:t>1</w:t>
      </w:r>
      <w:r w:rsidR="00997AFE" w:rsidRPr="00997AFE">
        <w:rPr>
          <w:rFonts w:ascii="Calibri" w:hAnsi="Calibri" w:cs="Calibri"/>
          <w:sz w:val="20"/>
          <w:szCs w:val="20"/>
          <w:highlight w:val="green"/>
        </w:rPr>
        <w:fldChar w:fldCharType="end"/>
      </w:r>
      <w:r w:rsidR="00D14086" w:rsidRPr="00997AFE">
        <w:rPr>
          <w:rFonts w:ascii="Calibri" w:hAnsi="Calibri" w:cs="Calibri"/>
          <w:sz w:val="20"/>
          <w:szCs w:val="20"/>
        </w:rPr>
        <w:t>) and</w:t>
      </w:r>
      <w:r w:rsidR="00D14086">
        <w:rPr>
          <w:rFonts w:ascii="Calibri" w:hAnsi="Calibri" w:cs="Calibri"/>
          <w:sz w:val="20"/>
          <w:szCs w:val="20"/>
        </w:rPr>
        <w:t xml:space="preserve"> further in Section IV (Results and Partnerships), the current delivery model for </w:t>
      </w:r>
      <w:proofErr w:type="spellStart"/>
      <w:r w:rsidR="00D14086">
        <w:rPr>
          <w:rFonts w:ascii="Calibri" w:hAnsi="Calibri" w:cs="Calibri"/>
          <w:sz w:val="20"/>
          <w:szCs w:val="20"/>
        </w:rPr>
        <w:t>minigrids</w:t>
      </w:r>
      <w:proofErr w:type="spellEnd"/>
      <w:r w:rsidR="00D14086">
        <w:rPr>
          <w:rFonts w:ascii="Calibri" w:hAnsi="Calibri" w:cs="Calibri"/>
          <w:sz w:val="20"/>
          <w:szCs w:val="20"/>
        </w:rPr>
        <w:t xml:space="preserve"> in Burkina Faso relying on electricity cooperatives (COOPEL) subsidized by ABER has shown its limitations in terms of efficiency and sustainability. A key objective of the AMP project is to promote and guide a national </w:t>
      </w:r>
      <w:r w:rsidR="00CC08C2">
        <w:rPr>
          <w:rFonts w:ascii="Calibri" w:hAnsi="Calibri" w:cs="Calibri"/>
          <w:sz w:val="20"/>
          <w:szCs w:val="20"/>
        </w:rPr>
        <w:t>stakeholders</w:t>
      </w:r>
      <w:r w:rsidR="00D14086">
        <w:rPr>
          <w:rFonts w:ascii="Calibri" w:hAnsi="Calibri" w:cs="Calibri"/>
          <w:sz w:val="20"/>
          <w:szCs w:val="20"/>
        </w:rPr>
        <w:t xml:space="preserve"> dialogue towards the definition of a new delivery model that could overcome the past challenges and allow deployment at scale. The concept of </w:t>
      </w:r>
      <w:proofErr w:type="spellStart"/>
      <w:r w:rsidR="00CC08C2">
        <w:rPr>
          <w:rFonts w:ascii="Calibri" w:hAnsi="Calibri" w:cs="Calibri"/>
          <w:sz w:val="20"/>
          <w:szCs w:val="20"/>
        </w:rPr>
        <w:t>minigrid</w:t>
      </w:r>
      <w:proofErr w:type="spellEnd"/>
      <w:r w:rsidR="00CC08C2">
        <w:rPr>
          <w:rFonts w:ascii="Calibri" w:hAnsi="Calibri" w:cs="Calibri"/>
          <w:sz w:val="20"/>
          <w:szCs w:val="20"/>
        </w:rPr>
        <w:t xml:space="preserve"> </w:t>
      </w:r>
      <w:r w:rsidR="00D14086">
        <w:rPr>
          <w:rFonts w:ascii="Calibri" w:hAnsi="Calibri" w:cs="Calibri"/>
          <w:sz w:val="20"/>
          <w:szCs w:val="20"/>
        </w:rPr>
        <w:t xml:space="preserve">delivery model and </w:t>
      </w:r>
      <w:r w:rsidR="00CC08C2">
        <w:rPr>
          <w:rFonts w:ascii="Calibri" w:hAnsi="Calibri" w:cs="Calibri"/>
          <w:sz w:val="20"/>
          <w:szCs w:val="20"/>
        </w:rPr>
        <w:t>what identifying a new one entails is further described</w:t>
      </w:r>
      <w:r w:rsidR="00C65BD5">
        <w:rPr>
          <w:rFonts w:ascii="Calibri" w:hAnsi="Calibri" w:cs="Calibri"/>
          <w:sz w:val="20"/>
          <w:szCs w:val="20"/>
        </w:rPr>
        <w:t xml:space="preserve"> </w:t>
      </w:r>
      <w:r w:rsidR="00C65BD5" w:rsidRPr="00C65BD5">
        <w:rPr>
          <w:rFonts w:ascii="Calibri" w:hAnsi="Calibri" w:cs="Calibri"/>
          <w:sz w:val="20"/>
          <w:szCs w:val="20"/>
        </w:rPr>
        <w:t xml:space="preserve">in </w:t>
      </w:r>
      <w:r w:rsidR="00C65BD5" w:rsidRPr="00C65BD5">
        <w:rPr>
          <w:rFonts w:ascii="Calibri" w:hAnsi="Calibri" w:cs="Calibri"/>
          <w:sz w:val="20"/>
          <w:szCs w:val="20"/>
        </w:rPr>
        <w:fldChar w:fldCharType="begin"/>
      </w:r>
      <w:r w:rsidR="00C65BD5" w:rsidRPr="00C65BD5">
        <w:rPr>
          <w:rFonts w:ascii="Calibri" w:hAnsi="Calibri" w:cs="Calibri"/>
          <w:sz w:val="20"/>
          <w:szCs w:val="20"/>
        </w:rPr>
        <w:instrText xml:space="preserve"> REF _Ref72708206 \h  \* MERGEFORMAT </w:instrText>
      </w:r>
      <w:r w:rsidR="00C65BD5" w:rsidRPr="00C65BD5">
        <w:rPr>
          <w:rFonts w:ascii="Calibri" w:hAnsi="Calibri" w:cs="Calibri"/>
          <w:sz w:val="20"/>
          <w:szCs w:val="20"/>
        </w:rPr>
      </w:r>
      <w:r w:rsidR="00C65BD5" w:rsidRPr="00C65BD5">
        <w:rPr>
          <w:rFonts w:ascii="Calibri" w:hAnsi="Calibri" w:cs="Calibri"/>
          <w:sz w:val="20"/>
          <w:szCs w:val="20"/>
        </w:rPr>
        <w:fldChar w:fldCharType="separate"/>
      </w:r>
      <w:r w:rsidR="00C65BD5" w:rsidRPr="00E86DFA">
        <w:rPr>
          <w:rFonts w:ascii="Calibri" w:hAnsi="Calibri" w:cs="Calibri"/>
          <w:sz w:val="20"/>
          <w:szCs w:val="20"/>
        </w:rPr>
        <w:t xml:space="preserve">Box </w:t>
      </w:r>
      <w:r w:rsidR="00C65BD5" w:rsidRPr="00E86DFA">
        <w:rPr>
          <w:rFonts w:ascii="Calibri" w:hAnsi="Calibri" w:cs="Calibri"/>
          <w:noProof/>
          <w:sz w:val="20"/>
          <w:szCs w:val="20"/>
        </w:rPr>
        <w:t>1</w:t>
      </w:r>
      <w:r w:rsidR="00C65BD5" w:rsidRPr="00C65BD5">
        <w:rPr>
          <w:rFonts w:ascii="Calibri" w:hAnsi="Calibri" w:cs="Calibri"/>
          <w:sz w:val="20"/>
          <w:szCs w:val="20"/>
        </w:rPr>
        <w:fldChar w:fldCharType="end"/>
      </w:r>
      <w:r w:rsidR="00CC08C2" w:rsidRPr="00C65BD5">
        <w:rPr>
          <w:rFonts w:ascii="Calibri" w:hAnsi="Calibri" w:cs="Calibri"/>
          <w:sz w:val="20"/>
          <w:szCs w:val="20"/>
        </w:rPr>
        <w:t>.</w:t>
      </w:r>
      <w:r w:rsidR="00CC08C2">
        <w:rPr>
          <w:rFonts w:ascii="Calibri" w:hAnsi="Calibri" w:cs="Calibri"/>
          <w:sz w:val="20"/>
          <w:szCs w:val="20"/>
        </w:rPr>
        <w:t xml:space="preserve"> </w:t>
      </w:r>
    </w:p>
    <w:p w14:paraId="2923EF4D" w14:textId="77777777" w:rsidR="00E37FA8" w:rsidRDefault="00E37FA8" w:rsidP="00CC08C2">
      <w:pPr>
        <w:jc w:val="both"/>
        <w:rPr>
          <w:rFonts w:ascii="Calibri" w:hAnsi="Calibri" w:cs="Calibri"/>
          <w:sz w:val="20"/>
          <w:szCs w:val="20"/>
        </w:rPr>
      </w:pPr>
    </w:p>
    <w:p w14:paraId="0F85729F" w14:textId="030791A4" w:rsidR="00E37FA8" w:rsidRDefault="00E37FA8" w:rsidP="00E86DFA">
      <w:pPr>
        <w:pStyle w:val="Caption"/>
        <w:keepNext/>
      </w:pPr>
      <w:bookmarkStart w:id="16" w:name="_Ref72708206"/>
      <w:bookmarkStart w:id="17" w:name="_Ref72708141"/>
      <w:bookmarkStart w:id="18" w:name="_Toc84428460"/>
      <w:r w:rsidRPr="00E86DFA">
        <w:rPr>
          <w:u w:val="none"/>
        </w:rPr>
        <w:t xml:space="preserve">Box </w:t>
      </w:r>
      <w:r w:rsidRPr="00E86DFA">
        <w:rPr>
          <w:u w:val="none"/>
        </w:rPr>
        <w:fldChar w:fldCharType="begin"/>
      </w:r>
      <w:r w:rsidRPr="00E86DFA">
        <w:rPr>
          <w:u w:val="none"/>
        </w:rPr>
        <w:instrText xml:space="preserve"> SEQ Box \* ARABIC </w:instrText>
      </w:r>
      <w:r w:rsidRPr="00E86DFA">
        <w:rPr>
          <w:u w:val="none"/>
        </w:rPr>
        <w:fldChar w:fldCharType="separate"/>
      </w:r>
      <w:r w:rsidR="007E721C">
        <w:rPr>
          <w:noProof/>
          <w:u w:val="none"/>
        </w:rPr>
        <w:t>1</w:t>
      </w:r>
      <w:r w:rsidRPr="00E86DFA">
        <w:rPr>
          <w:u w:val="none"/>
        </w:rPr>
        <w:fldChar w:fldCharType="end"/>
      </w:r>
      <w:bookmarkEnd w:id="16"/>
      <w:r w:rsidRPr="00E86DFA">
        <w:rPr>
          <w:u w:val="none"/>
        </w:rPr>
        <w:t>:</w:t>
      </w:r>
      <w:r>
        <w:t xml:space="preserve"> </w:t>
      </w:r>
      <w:r w:rsidRPr="00E86DFA">
        <w:rPr>
          <w:b w:val="0"/>
          <w:bCs/>
          <w:u w:val="none"/>
        </w:rPr>
        <w:t xml:space="preserve">The Concept of a </w:t>
      </w:r>
      <w:proofErr w:type="spellStart"/>
      <w:r w:rsidRPr="00E86DFA">
        <w:rPr>
          <w:b w:val="0"/>
          <w:bCs/>
          <w:u w:val="none"/>
        </w:rPr>
        <w:t>Minigrid</w:t>
      </w:r>
      <w:proofErr w:type="spellEnd"/>
      <w:r w:rsidRPr="00E86DFA">
        <w:rPr>
          <w:b w:val="0"/>
          <w:bCs/>
          <w:u w:val="none"/>
        </w:rPr>
        <w:t xml:space="preserve"> Delivery Model and Status in Burkina Faso</w:t>
      </w:r>
      <w:bookmarkEnd w:id="17"/>
      <w:bookmarkEnd w:id="18"/>
    </w:p>
    <w:tbl>
      <w:tblPr>
        <w:tblStyle w:val="TableGrid"/>
        <w:tblW w:w="0" w:type="auto"/>
        <w:tblLook w:val="04A0" w:firstRow="1" w:lastRow="0" w:firstColumn="1" w:lastColumn="0" w:noHBand="0" w:noVBand="1"/>
      </w:tblPr>
      <w:tblGrid>
        <w:gridCol w:w="9350"/>
      </w:tblGrid>
      <w:tr w:rsidR="0060294A" w14:paraId="08ADA5EE" w14:textId="77777777" w:rsidTr="00E86DFA">
        <w:tc>
          <w:tcPr>
            <w:tcW w:w="9350" w:type="dxa"/>
          </w:tcPr>
          <w:p w14:paraId="56B4F2AB" w14:textId="77777777" w:rsidR="00340A96" w:rsidRDefault="00340A96" w:rsidP="0060294A">
            <w:pPr>
              <w:jc w:val="both"/>
              <w:rPr>
                <w:rFonts w:ascii="Calibri" w:hAnsi="Calibri" w:cs="Calibri"/>
                <w:sz w:val="20"/>
                <w:szCs w:val="20"/>
              </w:rPr>
            </w:pPr>
          </w:p>
          <w:p w14:paraId="6667CB57" w14:textId="25F5BC0C" w:rsidR="00340A96" w:rsidRPr="00340A96" w:rsidRDefault="00340A96" w:rsidP="0060294A">
            <w:pPr>
              <w:jc w:val="both"/>
              <w:rPr>
                <w:rFonts w:ascii="Calibri" w:hAnsi="Calibri" w:cs="Calibri"/>
                <w:b/>
                <w:bCs/>
                <w:sz w:val="20"/>
                <w:szCs w:val="20"/>
              </w:rPr>
            </w:pPr>
            <w:r w:rsidRPr="00340A96">
              <w:rPr>
                <w:rFonts w:ascii="Calibri" w:hAnsi="Calibri" w:cs="Calibri"/>
                <w:b/>
                <w:bCs/>
                <w:sz w:val="20"/>
                <w:szCs w:val="20"/>
              </w:rPr>
              <w:t xml:space="preserve">Concept of </w:t>
            </w:r>
            <w:proofErr w:type="spellStart"/>
            <w:r w:rsidRPr="00340A96">
              <w:rPr>
                <w:rFonts w:ascii="Calibri" w:hAnsi="Calibri" w:cs="Calibri"/>
                <w:b/>
                <w:bCs/>
                <w:sz w:val="20"/>
                <w:szCs w:val="20"/>
              </w:rPr>
              <w:t>Minigrid</w:t>
            </w:r>
            <w:proofErr w:type="spellEnd"/>
            <w:r w:rsidRPr="00340A96">
              <w:rPr>
                <w:rFonts w:ascii="Calibri" w:hAnsi="Calibri" w:cs="Calibri"/>
                <w:b/>
                <w:bCs/>
                <w:sz w:val="20"/>
                <w:szCs w:val="20"/>
              </w:rPr>
              <w:t xml:space="preserve"> Delivery Model</w:t>
            </w:r>
          </w:p>
          <w:p w14:paraId="72019593" w14:textId="77777777" w:rsidR="00340A96" w:rsidRDefault="00340A96" w:rsidP="0060294A">
            <w:pPr>
              <w:jc w:val="both"/>
              <w:rPr>
                <w:rFonts w:ascii="Calibri" w:hAnsi="Calibri" w:cs="Calibri"/>
                <w:sz w:val="20"/>
                <w:szCs w:val="20"/>
              </w:rPr>
            </w:pPr>
          </w:p>
          <w:p w14:paraId="6FEC40A9" w14:textId="58C0A833" w:rsidR="0060294A" w:rsidRPr="0060294A" w:rsidRDefault="0060294A" w:rsidP="0060294A">
            <w:pPr>
              <w:jc w:val="both"/>
              <w:rPr>
                <w:rFonts w:ascii="Calibri" w:hAnsi="Calibri" w:cs="Calibri"/>
                <w:sz w:val="20"/>
                <w:szCs w:val="20"/>
              </w:rPr>
            </w:pPr>
            <w:r w:rsidRPr="0060294A">
              <w:rPr>
                <w:rFonts w:ascii="Calibri" w:hAnsi="Calibri" w:cs="Calibri"/>
                <w:sz w:val="20"/>
                <w:szCs w:val="20"/>
              </w:rPr>
              <w:lastRenderedPageBreak/>
              <w:t xml:space="preserve">The concept of a </w:t>
            </w:r>
            <w:proofErr w:type="spellStart"/>
            <w:r w:rsidRPr="0060294A">
              <w:rPr>
                <w:rFonts w:ascii="Calibri" w:hAnsi="Calibri" w:cs="Calibri"/>
                <w:sz w:val="20"/>
                <w:szCs w:val="20"/>
              </w:rPr>
              <w:t>minigrid</w:t>
            </w:r>
            <w:proofErr w:type="spellEnd"/>
            <w:r w:rsidRPr="0060294A">
              <w:rPr>
                <w:rFonts w:ascii="Calibri" w:hAnsi="Calibri" w:cs="Calibri"/>
                <w:sz w:val="20"/>
                <w:szCs w:val="20"/>
              </w:rPr>
              <w:t xml:space="preserve"> </w:t>
            </w:r>
            <w:r>
              <w:rPr>
                <w:rFonts w:ascii="Calibri" w:hAnsi="Calibri" w:cs="Calibri"/>
                <w:sz w:val="20"/>
                <w:szCs w:val="20"/>
              </w:rPr>
              <w:t>‘</w:t>
            </w:r>
            <w:r w:rsidRPr="0060294A">
              <w:rPr>
                <w:rFonts w:ascii="Calibri" w:hAnsi="Calibri" w:cs="Calibri"/>
                <w:sz w:val="20"/>
                <w:szCs w:val="20"/>
              </w:rPr>
              <w:t xml:space="preserve">delivery model’ is a key concept for this project. This text box seeks to set out a common understanding of the concept, its importance to the project, and the current status of the </w:t>
            </w:r>
            <w:proofErr w:type="spellStart"/>
            <w:r w:rsidRPr="0060294A">
              <w:rPr>
                <w:rFonts w:ascii="Calibri" w:hAnsi="Calibri" w:cs="Calibri"/>
                <w:sz w:val="20"/>
                <w:szCs w:val="20"/>
              </w:rPr>
              <w:t>minigrid</w:t>
            </w:r>
            <w:proofErr w:type="spellEnd"/>
            <w:r w:rsidRPr="0060294A">
              <w:rPr>
                <w:rFonts w:ascii="Calibri" w:hAnsi="Calibri" w:cs="Calibri"/>
                <w:sz w:val="20"/>
                <w:szCs w:val="20"/>
              </w:rPr>
              <w:t xml:space="preserve"> delivery model in </w:t>
            </w:r>
            <w:r>
              <w:rPr>
                <w:rFonts w:ascii="Calibri" w:hAnsi="Calibri" w:cs="Calibri"/>
                <w:sz w:val="20"/>
                <w:szCs w:val="20"/>
              </w:rPr>
              <w:t>Burkina Faso</w:t>
            </w:r>
            <w:r w:rsidRPr="0060294A">
              <w:rPr>
                <w:rFonts w:ascii="Calibri" w:hAnsi="Calibri" w:cs="Calibri"/>
                <w:sz w:val="20"/>
                <w:szCs w:val="20"/>
              </w:rPr>
              <w:t>.</w:t>
            </w:r>
          </w:p>
          <w:p w14:paraId="5579861C" w14:textId="77777777" w:rsidR="0060294A" w:rsidRPr="0060294A" w:rsidRDefault="0060294A" w:rsidP="0060294A">
            <w:pPr>
              <w:jc w:val="both"/>
              <w:rPr>
                <w:rFonts w:ascii="Calibri" w:hAnsi="Calibri" w:cs="Calibri"/>
                <w:sz w:val="20"/>
                <w:szCs w:val="20"/>
              </w:rPr>
            </w:pPr>
          </w:p>
          <w:p w14:paraId="321ABD9C" w14:textId="0341BF0C" w:rsidR="0060294A" w:rsidRPr="0060294A" w:rsidRDefault="0060294A" w:rsidP="0060294A">
            <w:pPr>
              <w:jc w:val="both"/>
              <w:rPr>
                <w:rFonts w:ascii="Calibri" w:hAnsi="Calibri" w:cs="Calibri"/>
                <w:sz w:val="20"/>
                <w:szCs w:val="20"/>
              </w:rPr>
            </w:pPr>
            <w:r w:rsidRPr="0060294A">
              <w:rPr>
                <w:rFonts w:ascii="Calibri" w:hAnsi="Calibri" w:cs="Calibri"/>
                <w:sz w:val="20"/>
                <w:szCs w:val="20"/>
                <w:u w:val="single"/>
              </w:rPr>
              <w:t>Definition</w:t>
            </w:r>
            <w:r w:rsidRPr="0060294A">
              <w:rPr>
                <w:rFonts w:ascii="Calibri" w:hAnsi="Calibri" w:cs="Calibri"/>
                <w:sz w:val="20"/>
                <w:szCs w:val="20"/>
              </w:rPr>
              <w:t xml:space="preserve">: A </w:t>
            </w:r>
            <w:proofErr w:type="spellStart"/>
            <w:r w:rsidRPr="0060294A">
              <w:rPr>
                <w:rFonts w:ascii="Calibri" w:hAnsi="Calibri" w:cs="Calibri"/>
                <w:sz w:val="20"/>
                <w:szCs w:val="20"/>
              </w:rPr>
              <w:t>minigrid</w:t>
            </w:r>
            <w:proofErr w:type="spellEnd"/>
            <w:r w:rsidRPr="0060294A">
              <w:rPr>
                <w:rFonts w:ascii="Calibri" w:hAnsi="Calibri" w:cs="Calibri"/>
                <w:sz w:val="20"/>
                <w:szCs w:val="20"/>
              </w:rPr>
              <w:t xml:space="preserve"> delivery model, determined by the national government, is the cornerstone of a country’s over-arching </w:t>
            </w:r>
            <w:proofErr w:type="spellStart"/>
            <w:r w:rsidRPr="0060294A">
              <w:rPr>
                <w:rFonts w:ascii="Calibri" w:hAnsi="Calibri" w:cs="Calibri"/>
                <w:sz w:val="20"/>
                <w:szCs w:val="20"/>
              </w:rPr>
              <w:t>minigrid</w:t>
            </w:r>
            <w:proofErr w:type="spellEnd"/>
            <w:r w:rsidRPr="0060294A">
              <w:rPr>
                <w:rFonts w:ascii="Calibri" w:hAnsi="Calibri" w:cs="Calibri"/>
                <w:sz w:val="20"/>
                <w:szCs w:val="20"/>
              </w:rPr>
              <w:t xml:space="preserve"> regulatory framework. It defines who finances, builds, owns and who operates and maintains the </w:t>
            </w:r>
            <w:proofErr w:type="spellStart"/>
            <w:r w:rsidRPr="0060294A">
              <w:rPr>
                <w:rFonts w:ascii="Calibri" w:hAnsi="Calibri" w:cs="Calibri"/>
                <w:sz w:val="20"/>
                <w:szCs w:val="20"/>
              </w:rPr>
              <w:t>minigrids</w:t>
            </w:r>
            <w:proofErr w:type="spellEnd"/>
            <w:r w:rsidRPr="0060294A">
              <w:rPr>
                <w:rFonts w:ascii="Calibri" w:hAnsi="Calibri" w:cs="Calibri"/>
                <w:sz w:val="20"/>
                <w:szCs w:val="20"/>
              </w:rPr>
              <w:t xml:space="preserve">. Where applicable, it seeks to engage the private sector. A </w:t>
            </w:r>
            <w:proofErr w:type="spellStart"/>
            <w:r w:rsidRPr="0060294A">
              <w:rPr>
                <w:rFonts w:ascii="Calibri" w:hAnsi="Calibri" w:cs="Calibri"/>
                <w:sz w:val="20"/>
                <w:szCs w:val="20"/>
              </w:rPr>
              <w:t>minigrid</w:t>
            </w:r>
            <w:proofErr w:type="spellEnd"/>
            <w:r w:rsidRPr="0060294A">
              <w:rPr>
                <w:rFonts w:ascii="Calibri" w:hAnsi="Calibri" w:cs="Calibri"/>
                <w:sz w:val="20"/>
                <w:szCs w:val="20"/>
              </w:rPr>
              <w:t xml:space="preserve"> delivery model is closely associated to other key components of a </w:t>
            </w:r>
            <w:proofErr w:type="spellStart"/>
            <w:r w:rsidRPr="0060294A">
              <w:rPr>
                <w:rFonts w:ascii="Calibri" w:hAnsi="Calibri" w:cs="Calibri"/>
                <w:sz w:val="20"/>
                <w:szCs w:val="20"/>
              </w:rPr>
              <w:t>minigrid</w:t>
            </w:r>
            <w:proofErr w:type="spellEnd"/>
            <w:r w:rsidRPr="0060294A">
              <w:rPr>
                <w:rFonts w:ascii="Calibri" w:hAnsi="Calibri" w:cs="Calibri"/>
                <w:sz w:val="20"/>
                <w:szCs w:val="20"/>
              </w:rPr>
              <w:t xml:space="preserve"> framework, including tariff structures/mechanisms and subsidy levels/mechanisms.</w:t>
            </w:r>
          </w:p>
          <w:p w14:paraId="46E8D08E" w14:textId="77777777" w:rsidR="0060294A" w:rsidRPr="0060294A" w:rsidRDefault="0060294A" w:rsidP="0060294A">
            <w:pPr>
              <w:jc w:val="both"/>
              <w:rPr>
                <w:rFonts w:ascii="Calibri" w:hAnsi="Calibri" w:cs="Calibri"/>
                <w:sz w:val="20"/>
                <w:szCs w:val="20"/>
              </w:rPr>
            </w:pPr>
          </w:p>
          <w:p w14:paraId="6C95AAFB" w14:textId="5D5CD39C" w:rsidR="0060294A" w:rsidRPr="0060294A" w:rsidRDefault="0060294A" w:rsidP="0060294A">
            <w:pPr>
              <w:jc w:val="both"/>
              <w:rPr>
                <w:rFonts w:ascii="Calibri" w:hAnsi="Calibri" w:cs="Calibri"/>
                <w:sz w:val="20"/>
                <w:szCs w:val="20"/>
              </w:rPr>
            </w:pPr>
            <w:r w:rsidRPr="0060294A">
              <w:rPr>
                <w:rFonts w:ascii="Calibri" w:hAnsi="Calibri" w:cs="Calibri"/>
                <w:sz w:val="20"/>
                <w:szCs w:val="20"/>
              </w:rPr>
              <w:t xml:space="preserve">In each country, identifying one (or more) delivery models will provide a framework for all sector stakeholders to plan for the longer term, particularly </w:t>
            </w:r>
            <w:proofErr w:type="gramStart"/>
            <w:r w:rsidRPr="0060294A">
              <w:rPr>
                <w:rFonts w:ascii="Calibri" w:hAnsi="Calibri" w:cs="Calibri"/>
                <w:sz w:val="20"/>
                <w:szCs w:val="20"/>
              </w:rPr>
              <w:t>with regard to</w:t>
            </w:r>
            <w:proofErr w:type="gramEnd"/>
            <w:r w:rsidRPr="0060294A">
              <w:rPr>
                <w:rFonts w:ascii="Calibri" w:hAnsi="Calibri" w:cs="Calibri"/>
                <w:sz w:val="20"/>
                <w:szCs w:val="20"/>
              </w:rPr>
              <w:t xml:space="preserve"> mobilizing private investment as one of the main objectives of the project. </w:t>
            </w:r>
            <w:r w:rsidR="00C65BD5" w:rsidRPr="00C65BD5">
              <w:rPr>
                <w:rFonts w:ascii="Calibri" w:hAnsi="Calibri" w:cs="Calibri"/>
                <w:sz w:val="20"/>
                <w:szCs w:val="20"/>
                <w:highlight w:val="green"/>
              </w:rPr>
              <w:fldChar w:fldCharType="begin"/>
            </w:r>
            <w:r w:rsidR="00C65BD5" w:rsidRPr="00C65BD5">
              <w:rPr>
                <w:rFonts w:ascii="Calibri" w:hAnsi="Calibri" w:cs="Calibri"/>
                <w:sz w:val="20"/>
                <w:szCs w:val="20"/>
              </w:rPr>
              <w:instrText xml:space="preserve"> REF _Ref72708314 \h </w:instrText>
            </w:r>
            <w:r w:rsidR="00C65BD5" w:rsidRPr="00C65BD5">
              <w:rPr>
                <w:rFonts w:ascii="Calibri" w:hAnsi="Calibri" w:cs="Calibri"/>
                <w:sz w:val="20"/>
                <w:szCs w:val="20"/>
                <w:highlight w:val="green"/>
              </w:rPr>
              <w:instrText xml:space="preserve"> \* MERGEFORMAT </w:instrText>
            </w:r>
            <w:r w:rsidR="00C65BD5" w:rsidRPr="00C65BD5">
              <w:rPr>
                <w:rFonts w:ascii="Calibri" w:hAnsi="Calibri" w:cs="Calibri"/>
                <w:sz w:val="20"/>
                <w:szCs w:val="20"/>
                <w:highlight w:val="green"/>
              </w:rPr>
            </w:r>
            <w:r w:rsidR="00C65BD5" w:rsidRPr="00C65BD5">
              <w:rPr>
                <w:rFonts w:ascii="Calibri" w:hAnsi="Calibri" w:cs="Calibri"/>
                <w:sz w:val="20"/>
                <w:szCs w:val="20"/>
                <w:highlight w:val="green"/>
              </w:rPr>
              <w:fldChar w:fldCharType="separate"/>
            </w:r>
            <w:r w:rsidR="00997AFE" w:rsidRPr="00997AFE">
              <w:rPr>
                <w:rFonts w:ascii="Calibri" w:hAnsi="Calibri" w:cs="Calibri"/>
                <w:color w:val="000000" w:themeColor="text1"/>
                <w:sz w:val="20"/>
                <w:szCs w:val="20"/>
              </w:rPr>
              <w:t xml:space="preserve">Figure </w:t>
            </w:r>
            <w:r w:rsidR="00997AFE" w:rsidRPr="00997AFE">
              <w:rPr>
                <w:rFonts w:ascii="Calibri" w:hAnsi="Calibri" w:cs="Calibri"/>
                <w:noProof/>
                <w:color w:val="000000" w:themeColor="text1"/>
                <w:sz w:val="20"/>
                <w:szCs w:val="20"/>
              </w:rPr>
              <w:t>2</w:t>
            </w:r>
            <w:r w:rsidR="00C65BD5" w:rsidRPr="00C65BD5">
              <w:rPr>
                <w:rFonts w:ascii="Calibri" w:hAnsi="Calibri" w:cs="Calibri"/>
                <w:sz w:val="20"/>
                <w:szCs w:val="20"/>
                <w:highlight w:val="green"/>
              </w:rPr>
              <w:fldChar w:fldCharType="end"/>
            </w:r>
            <w:r w:rsidRPr="0060294A">
              <w:rPr>
                <w:rFonts w:ascii="Calibri" w:hAnsi="Calibri" w:cs="Calibri"/>
                <w:sz w:val="20"/>
                <w:szCs w:val="20"/>
              </w:rPr>
              <w:t xml:space="preserve"> below describes the spectrum of design options for delivery models, across </w:t>
            </w:r>
            <w:proofErr w:type="gramStart"/>
            <w:r w:rsidRPr="0060294A">
              <w:rPr>
                <w:rFonts w:ascii="Calibri" w:hAnsi="Calibri" w:cs="Calibri"/>
                <w:sz w:val="20"/>
                <w:szCs w:val="20"/>
              </w:rPr>
              <w:t>a number of</w:t>
            </w:r>
            <w:proofErr w:type="gramEnd"/>
            <w:r w:rsidRPr="0060294A">
              <w:rPr>
                <w:rFonts w:ascii="Calibri" w:hAnsi="Calibri" w:cs="Calibri"/>
                <w:sz w:val="20"/>
                <w:szCs w:val="20"/>
              </w:rPr>
              <w:t xml:space="preserve"> different elements (ownership, policies, finance etc.)</w:t>
            </w:r>
          </w:p>
          <w:p w14:paraId="44CD3F64" w14:textId="66695DA4" w:rsidR="0060294A" w:rsidRDefault="0060294A" w:rsidP="0060294A">
            <w:pPr>
              <w:jc w:val="both"/>
              <w:rPr>
                <w:rFonts w:ascii="Calibri" w:hAnsi="Calibri" w:cs="Calibri"/>
                <w:sz w:val="20"/>
                <w:szCs w:val="20"/>
              </w:rPr>
            </w:pPr>
          </w:p>
          <w:p w14:paraId="305C425F" w14:textId="77777777" w:rsidR="00C65BD5" w:rsidRDefault="0060294A" w:rsidP="00E86DFA">
            <w:pPr>
              <w:keepNext/>
              <w:jc w:val="center"/>
            </w:pPr>
            <w:r w:rsidRPr="00F472FA">
              <w:rPr>
                <w:noProof/>
                <w:sz w:val="18"/>
                <w:szCs w:val="18"/>
              </w:rPr>
              <w:drawing>
                <wp:inline distT="0" distB="0" distL="0" distR="0" wp14:anchorId="3129A3C6" wp14:editId="257CB0A2">
                  <wp:extent cx="5223164" cy="24307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32633" cy="2435187"/>
                          </a:xfrm>
                          <a:prstGeom prst="rect">
                            <a:avLst/>
                          </a:prstGeom>
                          <a:noFill/>
                          <a:ln>
                            <a:noFill/>
                          </a:ln>
                        </pic:spPr>
                      </pic:pic>
                    </a:graphicData>
                  </a:graphic>
                </wp:inline>
              </w:drawing>
            </w:r>
          </w:p>
          <w:p w14:paraId="733A537D" w14:textId="3B3FC35D" w:rsidR="0060294A" w:rsidRPr="00C65BD5" w:rsidRDefault="00C65BD5" w:rsidP="00E86DFA">
            <w:pPr>
              <w:pStyle w:val="Caption"/>
              <w:jc w:val="center"/>
            </w:pPr>
            <w:bookmarkStart w:id="19" w:name="_Ref72708314"/>
            <w:bookmarkStart w:id="20" w:name="_Toc84428452"/>
            <w:r w:rsidRPr="00997AFE">
              <w:rPr>
                <w:u w:val="none"/>
              </w:rPr>
              <w:t xml:space="preserve">Figure </w:t>
            </w:r>
            <w:r w:rsidR="00A65F7D" w:rsidRPr="00997AFE">
              <w:rPr>
                <w:u w:val="none"/>
              </w:rPr>
              <w:fldChar w:fldCharType="begin"/>
            </w:r>
            <w:r w:rsidR="00A65F7D" w:rsidRPr="00997AFE">
              <w:rPr>
                <w:u w:val="none"/>
              </w:rPr>
              <w:instrText xml:space="preserve"> SEQ Figure \* ARABIC </w:instrText>
            </w:r>
            <w:r w:rsidR="00A65F7D" w:rsidRPr="00997AFE">
              <w:rPr>
                <w:u w:val="none"/>
              </w:rPr>
              <w:fldChar w:fldCharType="separate"/>
            </w:r>
            <w:r w:rsidR="00E17644">
              <w:rPr>
                <w:noProof/>
                <w:u w:val="none"/>
              </w:rPr>
              <w:t>2</w:t>
            </w:r>
            <w:r w:rsidR="00A65F7D" w:rsidRPr="00997AFE">
              <w:rPr>
                <w:noProof/>
                <w:u w:val="none"/>
              </w:rPr>
              <w:fldChar w:fldCharType="end"/>
            </w:r>
            <w:bookmarkEnd w:id="19"/>
            <w:r w:rsidRPr="00997AFE">
              <w:rPr>
                <w:u w:val="none"/>
              </w:rPr>
              <w:t>:</w:t>
            </w:r>
            <w:r w:rsidRPr="00C65BD5">
              <w:t xml:space="preserve"> </w:t>
            </w:r>
            <w:r w:rsidRPr="00E86DFA">
              <w:rPr>
                <w:b w:val="0"/>
                <w:bCs/>
                <w:u w:val="none"/>
              </w:rPr>
              <w:t xml:space="preserve">Conceptual outline of </w:t>
            </w:r>
            <w:proofErr w:type="spellStart"/>
            <w:r w:rsidRPr="00E86DFA">
              <w:rPr>
                <w:b w:val="0"/>
                <w:bCs/>
                <w:u w:val="none"/>
              </w:rPr>
              <w:t>minigrid</w:t>
            </w:r>
            <w:proofErr w:type="spellEnd"/>
            <w:r w:rsidRPr="00E86DFA">
              <w:rPr>
                <w:b w:val="0"/>
                <w:bCs/>
                <w:u w:val="none"/>
              </w:rPr>
              <w:t xml:space="preserve"> delivery models</w:t>
            </w:r>
            <w:bookmarkEnd w:id="20"/>
          </w:p>
          <w:p w14:paraId="24EAE94B" w14:textId="545D3BC5" w:rsidR="0060294A" w:rsidRPr="0060294A" w:rsidRDefault="0060294A" w:rsidP="0060294A">
            <w:pPr>
              <w:jc w:val="both"/>
              <w:rPr>
                <w:rFonts w:ascii="Calibri" w:hAnsi="Calibri" w:cs="Calibri"/>
                <w:sz w:val="20"/>
                <w:szCs w:val="20"/>
              </w:rPr>
            </w:pPr>
          </w:p>
          <w:p w14:paraId="6304A9F3" w14:textId="77777777" w:rsidR="0060294A" w:rsidRPr="0060294A" w:rsidRDefault="0060294A" w:rsidP="0060294A">
            <w:pPr>
              <w:jc w:val="both"/>
              <w:rPr>
                <w:rFonts w:ascii="Calibri" w:hAnsi="Calibri" w:cs="Calibri"/>
                <w:sz w:val="20"/>
                <w:szCs w:val="20"/>
              </w:rPr>
            </w:pPr>
            <w:r w:rsidRPr="0060294A">
              <w:rPr>
                <w:rFonts w:ascii="Calibri" w:hAnsi="Calibri" w:cs="Calibri"/>
                <w:sz w:val="20"/>
                <w:szCs w:val="20"/>
              </w:rPr>
              <w:t xml:space="preserve">This decision-making process around identifying a delivery model is complex and should ideally be done in the form of a national dialogue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p w14:paraId="44F8C8F6" w14:textId="77777777" w:rsidR="0060294A" w:rsidRPr="0060294A" w:rsidRDefault="0060294A" w:rsidP="0060294A">
            <w:pPr>
              <w:jc w:val="both"/>
              <w:rPr>
                <w:rFonts w:ascii="Calibri" w:hAnsi="Calibri" w:cs="Calibri"/>
                <w:sz w:val="20"/>
                <w:szCs w:val="20"/>
              </w:rPr>
            </w:pPr>
          </w:p>
          <w:p w14:paraId="12306EEC" w14:textId="54DBB460" w:rsidR="0060294A" w:rsidRDefault="0060294A" w:rsidP="0060294A">
            <w:pPr>
              <w:jc w:val="both"/>
              <w:rPr>
                <w:rFonts w:ascii="Calibri" w:hAnsi="Calibri" w:cs="Calibri"/>
                <w:sz w:val="20"/>
                <w:szCs w:val="20"/>
              </w:rPr>
            </w:pPr>
            <w:r w:rsidRPr="0060294A">
              <w:rPr>
                <w:rFonts w:ascii="Calibri" w:hAnsi="Calibri" w:cs="Calibri"/>
                <w:sz w:val="20"/>
                <w:szCs w:val="20"/>
              </w:rPr>
              <w:t xml:space="preserve">Pilot projects planned under this project will also seek to fit into this framework. The more clarity there is on the part of the government regarding the choice of delivery model, the easier it is to develop or plan business models which can reduce </w:t>
            </w:r>
            <w:proofErr w:type="spellStart"/>
            <w:r w:rsidRPr="0060294A">
              <w:rPr>
                <w:rFonts w:ascii="Calibri" w:hAnsi="Calibri" w:cs="Calibri"/>
                <w:sz w:val="20"/>
                <w:szCs w:val="20"/>
              </w:rPr>
              <w:t>minigrid</w:t>
            </w:r>
            <w:proofErr w:type="spellEnd"/>
            <w:r w:rsidRPr="0060294A">
              <w:rPr>
                <w:rFonts w:ascii="Calibri" w:hAnsi="Calibri" w:cs="Calibri"/>
                <w:sz w:val="20"/>
                <w:szCs w:val="20"/>
              </w:rPr>
              <w:t xml:space="preserve"> costs. A clearly identified delivery model minimizes the risk of investments being made based on assumptions that are not in line with government expectations and may lead to conflicts and economic losses down the line. It also helps the government to answer the important questions related to the rural electrification sector to provide clarity for private investors and operators and build confidence</w:t>
            </w:r>
            <w:r>
              <w:rPr>
                <w:rFonts w:ascii="Calibri" w:hAnsi="Calibri" w:cs="Calibri"/>
                <w:sz w:val="20"/>
                <w:szCs w:val="20"/>
              </w:rPr>
              <w:t xml:space="preserve">. </w:t>
            </w:r>
          </w:p>
          <w:p w14:paraId="3A6FC73A" w14:textId="64F0CFD3" w:rsidR="0060294A" w:rsidRDefault="0060294A" w:rsidP="0060294A">
            <w:pPr>
              <w:jc w:val="both"/>
              <w:rPr>
                <w:rFonts w:ascii="Calibri" w:hAnsi="Calibri" w:cs="Calibri"/>
                <w:sz w:val="20"/>
                <w:szCs w:val="20"/>
              </w:rPr>
            </w:pPr>
          </w:p>
          <w:p w14:paraId="0561B53C" w14:textId="377483F5" w:rsidR="00340A96" w:rsidRPr="00340A96" w:rsidRDefault="00340A96" w:rsidP="0060294A">
            <w:pPr>
              <w:jc w:val="both"/>
              <w:rPr>
                <w:rFonts w:ascii="Calibri" w:hAnsi="Calibri" w:cs="Calibri"/>
                <w:b/>
                <w:bCs/>
                <w:sz w:val="20"/>
                <w:szCs w:val="20"/>
              </w:rPr>
            </w:pPr>
            <w:r w:rsidRPr="00340A96">
              <w:rPr>
                <w:rFonts w:ascii="Calibri" w:hAnsi="Calibri" w:cs="Calibri"/>
                <w:b/>
                <w:bCs/>
                <w:sz w:val="20"/>
                <w:szCs w:val="20"/>
              </w:rPr>
              <w:t xml:space="preserve">Current Status of </w:t>
            </w:r>
            <w:proofErr w:type="spellStart"/>
            <w:r w:rsidRPr="00340A96">
              <w:rPr>
                <w:rFonts w:ascii="Calibri" w:hAnsi="Calibri" w:cs="Calibri"/>
                <w:b/>
                <w:bCs/>
                <w:sz w:val="20"/>
                <w:szCs w:val="20"/>
              </w:rPr>
              <w:t>Minigrid</w:t>
            </w:r>
            <w:proofErr w:type="spellEnd"/>
            <w:r w:rsidRPr="00340A96">
              <w:rPr>
                <w:rFonts w:ascii="Calibri" w:hAnsi="Calibri" w:cs="Calibri"/>
                <w:b/>
                <w:bCs/>
                <w:sz w:val="20"/>
                <w:szCs w:val="20"/>
              </w:rPr>
              <w:t xml:space="preserve"> Delivery Models in Burkina Faso</w:t>
            </w:r>
          </w:p>
          <w:p w14:paraId="0BF70EE5" w14:textId="20032635" w:rsidR="00340A96" w:rsidRPr="00340A96" w:rsidRDefault="00340A96" w:rsidP="0060294A">
            <w:pPr>
              <w:jc w:val="both"/>
              <w:rPr>
                <w:rFonts w:ascii="Calibri" w:hAnsi="Calibri" w:cs="Calibri"/>
                <w:color w:val="000000" w:themeColor="text1"/>
                <w:sz w:val="20"/>
                <w:szCs w:val="20"/>
              </w:rPr>
            </w:pPr>
          </w:p>
          <w:p w14:paraId="7B676123" w14:textId="34E7446F" w:rsidR="00340A96" w:rsidRPr="00340A96" w:rsidRDefault="00340A96" w:rsidP="00340A96">
            <w:pPr>
              <w:jc w:val="both"/>
              <w:rPr>
                <w:rFonts w:ascii="Calibri" w:hAnsi="Calibri" w:cs="Calibri"/>
                <w:color w:val="000000" w:themeColor="text1"/>
                <w:sz w:val="20"/>
                <w:szCs w:val="20"/>
              </w:rPr>
            </w:pPr>
            <w:r w:rsidRPr="00340A96">
              <w:rPr>
                <w:rFonts w:ascii="Calibri" w:hAnsi="Calibri" w:cs="Calibri"/>
                <w:color w:val="000000" w:themeColor="text1"/>
                <w:sz w:val="20"/>
                <w:szCs w:val="20"/>
              </w:rPr>
              <w:t xml:space="preserve">As the market in </w:t>
            </w:r>
            <w:r>
              <w:rPr>
                <w:rFonts w:ascii="Calibri" w:hAnsi="Calibri" w:cs="Calibri"/>
                <w:color w:val="000000" w:themeColor="text1"/>
                <w:sz w:val="20"/>
                <w:szCs w:val="20"/>
              </w:rPr>
              <w:t xml:space="preserve">Burkina Faso </w:t>
            </w:r>
            <w:r w:rsidRPr="00340A96">
              <w:rPr>
                <w:rFonts w:ascii="Calibri" w:hAnsi="Calibri" w:cs="Calibri"/>
                <w:color w:val="000000" w:themeColor="text1"/>
                <w:sz w:val="20"/>
                <w:szCs w:val="20"/>
              </w:rPr>
              <w:t xml:space="preserve">is not yet very developed, key aspects of the mini-grid delivery models are still undefined and need to be </w:t>
            </w:r>
            <w:r>
              <w:rPr>
                <w:rFonts w:ascii="Calibri" w:hAnsi="Calibri" w:cs="Calibri"/>
                <w:color w:val="000000" w:themeColor="text1"/>
                <w:sz w:val="20"/>
                <w:szCs w:val="20"/>
              </w:rPr>
              <w:t xml:space="preserve">further </w:t>
            </w:r>
            <w:r w:rsidRPr="00786231">
              <w:rPr>
                <w:rFonts w:ascii="Calibri" w:hAnsi="Calibri" w:cs="Calibri"/>
                <w:color w:val="000000" w:themeColor="text1"/>
                <w:sz w:val="20"/>
                <w:szCs w:val="20"/>
              </w:rPr>
              <w:t xml:space="preserve">evaluated. </w:t>
            </w:r>
            <w:r w:rsidR="00786231" w:rsidRPr="00786231">
              <w:rPr>
                <w:rFonts w:ascii="Calibri" w:hAnsi="Calibri" w:cs="Calibri"/>
                <w:color w:val="000000" w:themeColor="text1"/>
                <w:sz w:val="20"/>
                <w:szCs w:val="20"/>
                <w:highlight w:val="green"/>
              </w:rPr>
              <w:fldChar w:fldCharType="begin"/>
            </w:r>
            <w:r w:rsidR="00786231" w:rsidRPr="00786231">
              <w:rPr>
                <w:rFonts w:ascii="Calibri" w:hAnsi="Calibri" w:cs="Calibri"/>
                <w:color w:val="000000" w:themeColor="text1"/>
                <w:sz w:val="20"/>
                <w:szCs w:val="20"/>
              </w:rPr>
              <w:instrText xml:space="preserve"> REF _Ref72747218 \h </w:instrText>
            </w:r>
            <w:r w:rsidR="00786231" w:rsidRPr="00786231">
              <w:rPr>
                <w:rFonts w:ascii="Calibri" w:hAnsi="Calibri" w:cs="Calibri"/>
                <w:color w:val="000000" w:themeColor="text1"/>
                <w:sz w:val="20"/>
                <w:szCs w:val="20"/>
                <w:highlight w:val="green"/>
              </w:rPr>
              <w:instrText xml:space="preserve"> \* MERGEFORMAT </w:instrText>
            </w:r>
            <w:r w:rsidR="00786231" w:rsidRPr="00786231">
              <w:rPr>
                <w:rFonts w:ascii="Calibri" w:hAnsi="Calibri" w:cs="Calibri"/>
                <w:color w:val="000000" w:themeColor="text1"/>
                <w:sz w:val="20"/>
                <w:szCs w:val="20"/>
                <w:highlight w:val="green"/>
              </w:rPr>
            </w:r>
            <w:r w:rsidR="00786231" w:rsidRPr="00786231">
              <w:rPr>
                <w:rFonts w:ascii="Calibri" w:hAnsi="Calibri" w:cs="Calibri"/>
                <w:color w:val="000000" w:themeColor="text1"/>
                <w:sz w:val="20"/>
                <w:szCs w:val="20"/>
                <w:highlight w:val="green"/>
              </w:rPr>
              <w:fldChar w:fldCharType="separate"/>
            </w:r>
            <w:r w:rsidR="00786231" w:rsidRPr="00786231">
              <w:rPr>
                <w:rFonts w:ascii="Calibri" w:hAnsi="Calibri" w:cs="Calibri"/>
                <w:sz w:val="20"/>
                <w:szCs w:val="20"/>
              </w:rPr>
              <w:t xml:space="preserve">Table </w:t>
            </w:r>
            <w:r w:rsidR="00786231" w:rsidRPr="00786231">
              <w:rPr>
                <w:rFonts w:ascii="Calibri" w:hAnsi="Calibri" w:cs="Calibri"/>
                <w:noProof/>
                <w:sz w:val="20"/>
                <w:szCs w:val="20"/>
              </w:rPr>
              <w:t>3</w:t>
            </w:r>
            <w:r w:rsidR="00786231" w:rsidRPr="00786231">
              <w:rPr>
                <w:rFonts w:ascii="Calibri" w:hAnsi="Calibri" w:cs="Calibri"/>
                <w:color w:val="000000" w:themeColor="text1"/>
                <w:sz w:val="20"/>
                <w:szCs w:val="20"/>
                <w:highlight w:val="green"/>
              </w:rPr>
              <w:fldChar w:fldCharType="end"/>
            </w:r>
            <w:r w:rsidRPr="00786231">
              <w:rPr>
                <w:rFonts w:ascii="Calibri" w:hAnsi="Calibri" w:cs="Calibri"/>
                <w:color w:val="000000" w:themeColor="text1"/>
                <w:sz w:val="20"/>
                <w:szCs w:val="20"/>
              </w:rPr>
              <w:t xml:space="preserve"> provides</w:t>
            </w:r>
            <w:r w:rsidRPr="00340A96">
              <w:rPr>
                <w:rFonts w:ascii="Calibri" w:hAnsi="Calibri" w:cs="Calibri"/>
                <w:color w:val="000000" w:themeColor="text1"/>
                <w:sz w:val="20"/>
                <w:szCs w:val="20"/>
              </w:rPr>
              <w:t xml:space="preserve"> a summary of the current status of key aspects of </w:t>
            </w:r>
            <w:proofErr w:type="spellStart"/>
            <w:r w:rsidRPr="00340A96">
              <w:rPr>
                <w:rFonts w:ascii="Calibri" w:hAnsi="Calibri" w:cs="Calibri"/>
                <w:color w:val="000000" w:themeColor="text1"/>
                <w:sz w:val="20"/>
                <w:szCs w:val="20"/>
              </w:rPr>
              <w:t>minigrid</w:t>
            </w:r>
            <w:proofErr w:type="spellEnd"/>
            <w:r w:rsidRPr="00340A96">
              <w:rPr>
                <w:rFonts w:ascii="Calibri" w:hAnsi="Calibri" w:cs="Calibri"/>
                <w:color w:val="000000" w:themeColor="text1"/>
                <w:sz w:val="20"/>
                <w:szCs w:val="20"/>
              </w:rPr>
              <w:t xml:space="preserve"> delivery models in </w:t>
            </w:r>
            <w:r>
              <w:rPr>
                <w:rFonts w:ascii="Calibri" w:hAnsi="Calibri" w:cs="Calibri"/>
                <w:color w:val="000000" w:themeColor="text1"/>
                <w:sz w:val="20"/>
                <w:szCs w:val="20"/>
              </w:rPr>
              <w:t xml:space="preserve">Burkina Faso as understood </w:t>
            </w:r>
            <w:r w:rsidR="00F656B6">
              <w:rPr>
                <w:rFonts w:ascii="Calibri" w:hAnsi="Calibri" w:cs="Calibri"/>
                <w:color w:val="000000" w:themeColor="text1"/>
                <w:sz w:val="20"/>
                <w:szCs w:val="20"/>
              </w:rPr>
              <w:t xml:space="preserve">from consultations </w:t>
            </w:r>
            <w:r>
              <w:rPr>
                <w:rFonts w:ascii="Calibri" w:hAnsi="Calibri" w:cs="Calibri"/>
                <w:color w:val="000000" w:themeColor="text1"/>
                <w:sz w:val="20"/>
                <w:szCs w:val="20"/>
              </w:rPr>
              <w:t>during PPG</w:t>
            </w:r>
            <w:r w:rsidR="00F656B6">
              <w:rPr>
                <w:rFonts w:ascii="Calibri" w:hAnsi="Calibri" w:cs="Calibri"/>
                <w:color w:val="000000" w:themeColor="text1"/>
                <w:sz w:val="20"/>
                <w:szCs w:val="20"/>
              </w:rPr>
              <w:t xml:space="preserve">. </w:t>
            </w:r>
          </w:p>
          <w:p w14:paraId="48067FAA" w14:textId="77777777" w:rsidR="00340A96" w:rsidRPr="00340A96" w:rsidRDefault="00340A96" w:rsidP="00340A96">
            <w:pPr>
              <w:jc w:val="both"/>
              <w:rPr>
                <w:rFonts w:ascii="Calibri" w:hAnsi="Calibri" w:cs="Calibri"/>
                <w:color w:val="000000" w:themeColor="text1"/>
                <w:sz w:val="20"/>
                <w:szCs w:val="20"/>
              </w:rPr>
            </w:pPr>
          </w:p>
          <w:p w14:paraId="488B9D33" w14:textId="68B23606" w:rsidR="00786231" w:rsidRDefault="00786231" w:rsidP="00786231">
            <w:pPr>
              <w:pStyle w:val="Caption"/>
              <w:keepNext/>
              <w:jc w:val="center"/>
            </w:pPr>
            <w:bookmarkStart w:id="21" w:name="_Ref72747218"/>
            <w:bookmarkStart w:id="22" w:name="_Toc84428730"/>
            <w:r w:rsidRPr="00786231">
              <w:rPr>
                <w:u w:val="none"/>
              </w:rPr>
              <w:lastRenderedPageBreak/>
              <w:t xml:space="preserve">Table </w:t>
            </w:r>
            <w:r w:rsidRPr="00786231">
              <w:rPr>
                <w:u w:val="none"/>
              </w:rPr>
              <w:fldChar w:fldCharType="begin"/>
            </w:r>
            <w:r w:rsidRPr="00786231">
              <w:rPr>
                <w:u w:val="none"/>
              </w:rPr>
              <w:instrText xml:space="preserve"> SEQ Table \* ARABIC </w:instrText>
            </w:r>
            <w:r w:rsidRPr="00786231">
              <w:rPr>
                <w:u w:val="none"/>
              </w:rPr>
              <w:fldChar w:fldCharType="separate"/>
            </w:r>
            <w:r w:rsidR="00F5141C">
              <w:rPr>
                <w:noProof/>
                <w:u w:val="none"/>
              </w:rPr>
              <w:t>3</w:t>
            </w:r>
            <w:r w:rsidRPr="00786231">
              <w:rPr>
                <w:u w:val="none"/>
              </w:rPr>
              <w:fldChar w:fldCharType="end"/>
            </w:r>
            <w:bookmarkEnd w:id="21"/>
            <w:r w:rsidRPr="00786231">
              <w:rPr>
                <w:b w:val="0"/>
                <w:bCs/>
                <w:u w:val="none"/>
              </w:rPr>
              <w:t xml:space="preserve">: Current status of </w:t>
            </w:r>
            <w:proofErr w:type="spellStart"/>
            <w:r w:rsidRPr="00786231">
              <w:rPr>
                <w:b w:val="0"/>
                <w:bCs/>
                <w:u w:val="none"/>
              </w:rPr>
              <w:t>minigrid</w:t>
            </w:r>
            <w:proofErr w:type="spellEnd"/>
            <w:r w:rsidRPr="00786231">
              <w:rPr>
                <w:b w:val="0"/>
                <w:bCs/>
                <w:u w:val="none"/>
              </w:rPr>
              <w:t xml:space="preserve"> delivery models in Burkina Faso</w:t>
            </w:r>
            <w:bookmarkEnd w:id="22"/>
          </w:p>
          <w:tbl>
            <w:tblPr>
              <w:tblStyle w:val="TableGrid"/>
              <w:tblW w:w="0" w:type="auto"/>
              <w:tblInd w:w="805" w:type="dxa"/>
              <w:tblLook w:val="04A0" w:firstRow="1" w:lastRow="0" w:firstColumn="1" w:lastColumn="0" w:noHBand="0" w:noVBand="1"/>
            </w:tblPr>
            <w:tblGrid>
              <w:gridCol w:w="1440"/>
              <w:gridCol w:w="5940"/>
            </w:tblGrid>
            <w:tr w:rsidR="00340A96" w:rsidRPr="00826DE6" w14:paraId="5DB12A41" w14:textId="77777777" w:rsidTr="0018131E">
              <w:tc>
                <w:tcPr>
                  <w:tcW w:w="1440" w:type="dxa"/>
                </w:tcPr>
                <w:p w14:paraId="08FC5339" w14:textId="77777777" w:rsidR="00340A96" w:rsidRPr="00FA2C9A" w:rsidRDefault="00340A96" w:rsidP="00340A96">
                  <w:pPr>
                    <w:spacing w:line="247" w:lineRule="auto"/>
                    <w:jc w:val="center"/>
                    <w:rPr>
                      <w:rFonts w:ascii="Calibri" w:hAnsi="Calibri" w:cs="Calibri"/>
                      <w:b/>
                      <w:bCs/>
                      <w:color w:val="000000" w:themeColor="text1"/>
                      <w:sz w:val="18"/>
                      <w:szCs w:val="18"/>
                    </w:rPr>
                  </w:pPr>
                  <w:r w:rsidRPr="00FA2C9A">
                    <w:rPr>
                      <w:rFonts w:ascii="Calibri" w:hAnsi="Calibri" w:cs="Calibri"/>
                      <w:b/>
                      <w:bCs/>
                      <w:color w:val="000000" w:themeColor="text1"/>
                      <w:sz w:val="18"/>
                      <w:szCs w:val="18"/>
                    </w:rPr>
                    <w:t>Aspect</w:t>
                  </w:r>
                </w:p>
              </w:tc>
              <w:tc>
                <w:tcPr>
                  <w:tcW w:w="5940" w:type="dxa"/>
                </w:tcPr>
                <w:p w14:paraId="53116734" w14:textId="77777777" w:rsidR="00340A96" w:rsidRPr="00FA2C9A" w:rsidRDefault="00340A96" w:rsidP="00340A96">
                  <w:pPr>
                    <w:spacing w:line="247" w:lineRule="auto"/>
                    <w:jc w:val="center"/>
                    <w:rPr>
                      <w:rFonts w:ascii="Calibri" w:hAnsi="Calibri" w:cs="Calibri"/>
                      <w:b/>
                      <w:bCs/>
                      <w:color w:val="000000" w:themeColor="text1"/>
                      <w:sz w:val="18"/>
                      <w:szCs w:val="18"/>
                    </w:rPr>
                  </w:pPr>
                  <w:r w:rsidRPr="00FA2C9A">
                    <w:rPr>
                      <w:rFonts w:ascii="Calibri" w:hAnsi="Calibri" w:cs="Calibri"/>
                      <w:b/>
                      <w:bCs/>
                      <w:color w:val="000000" w:themeColor="text1"/>
                      <w:sz w:val="18"/>
                      <w:szCs w:val="18"/>
                    </w:rPr>
                    <w:t>Current Status</w:t>
                  </w:r>
                </w:p>
              </w:tc>
            </w:tr>
            <w:tr w:rsidR="00340A96" w:rsidRPr="00826DE6" w14:paraId="49948A1B" w14:textId="77777777" w:rsidTr="0018131E">
              <w:tc>
                <w:tcPr>
                  <w:tcW w:w="1440" w:type="dxa"/>
                </w:tcPr>
                <w:p w14:paraId="70AEDCD2" w14:textId="77777777" w:rsidR="00340A96" w:rsidRPr="00FA2C9A" w:rsidRDefault="00340A96" w:rsidP="00340A96">
                  <w:pPr>
                    <w:spacing w:line="247" w:lineRule="auto"/>
                    <w:rPr>
                      <w:rFonts w:ascii="Calibri" w:hAnsi="Calibri" w:cs="Calibri"/>
                      <w:b/>
                      <w:bCs/>
                      <w:color w:val="000000" w:themeColor="text1"/>
                      <w:sz w:val="18"/>
                      <w:szCs w:val="18"/>
                    </w:rPr>
                  </w:pPr>
                  <w:r w:rsidRPr="00FA2C9A">
                    <w:rPr>
                      <w:rFonts w:ascii="Calibri" w:hAnsi="Calibri" w:cs="Calibri"/>
                      <w:b/>
                      <w:bCs/>
                      <w:color w:val="000000" w:themeColor="text1"/>
                      <w:sz w:val="18"/>
                      <w:szCs w:val="18"/>
                    </w:rPr>
                    <w:t xml:space="preserve">Ownership and Operation </w:t>
                  </w:r>
                </w:p>
              </w:tc>
              <w:tc>
                <w:tcPr>
                  <w:tcW w:w="5940" w:type="dxa"/>
                </w:tcPr>
                <w:p w14:paraId="7F5A62FD" w14:textId="0917716E" w:rsidR="00340A96" w:rsidRPr="00FA2C9A" w:rsidRDefault="00F656B6" w:rsidP="00340A96">
                  <w:pPr>
                    <w:spacing w:line="247" w:lineRule="auto"/>
                    <w:jc w:val="both"/>
                    <w:rPr>
                      <w:rFonts w:ascii="Calibri" w:hAnsi="Calibri" w:cs="Calibri"/>
                      <w:color w:val="000000" w:themeColor="text1"/>
                      <w:sz w:val="18"/>
                      <w:szCs w:val="18"/>
                    </w:rPr>
                  </w:pPr>
                  <w:r w:rsidRPr="00FA2C9A">
                    <w:rPr>
                      <w:rFonts w:ascii="Calibri" w:hAnsi="Calibri" w:cs="Calibri"/>
                      <w:color w:val="000000" w:themeColor="text1"/>
                      <w:sz w:val="18"/>
                      <w:szCs w:val="18"/>
                    </w:rPr>
                    <w:t xml:space="preserve">Currently almost all existing </w:t>
                  </w:r>
                  <w:proofErr w:type="spellStart"/>
                  <w:r w:rsidRPr="00FA2C9A">
                    <w:rPr>
                      <w:rFonts w:ascii="Calibri" w:hAnsi="Calibri" w:cs="Calibri"/>
                      <w:color w:val="000000" w:themeColor="text1"/>
                      <w:sz w:val="18"/>
                      <w:szCs w:val="18"/>
                    </w:rPr>
                    <w:t>minigrids</w:t>
                  </w:r>
                  <w:proofErr w:type="spellEnd"/>
                  <w:r w:rsidRPr="00FA2C9A">
                    <w:rPr>
                      <w:rFonts w:ascii="Calibri" w:hAnsi="Calibri" w:cs="Calibri"/>
                      <w:color w:val="000000" w:themeColor="text1"/>
                      <w:sz w:val="18"/>
                      <w:szCs w:val="18"/>
                    </w:rPr>
                    <w:t xml:space="preserve"> are owned and operated by electricity cooperatives (COOPELs), which in practice include community members with limited technical and financial expertise. The </w:t>
                  </w:r>
                  <w:proofErr w:type="spellStart"/>
                  <w:r w:rsidR="009D0B41" w:rsidRPr="00FA2C9A">
                    <w:rPr>
                      <w:rFonts w:ascii="Calibri" w:hAnsi="Calibri" w:cs="Calibri"/>
                      <w:color w:val="000000" w:themeColor="text1"/>
                      <w:sz w:val="18"/>
                      <w:szCs w:val="18"/>
                    </w:rPr>
                    <w:t>GoBF</w:t>
                  </w:r>
                  <w:proofErr w:type="spellEnd"/>
                  <w:r w:rsidRPr="00FA2C9A">
                    <w:rPr>
                      <w:rFonts w:ascii="Calibri" w:hAnsi="Calibri" w:cs="Calibri"/>
                      <w:color w:val="000000" w:themeColor="text1"/>
                      <w:sz w:val="18"/>
                      <w:szCs w:val="18"/>
                    </w:rPr>
                    <w:t xml:space="preserve"> is however willing to explore alternative models involving the private sector as owner and/or operator of the </w:t>
                  </w:r>
                  <w:proofErr w:type="gramStart"/>
                  <w:r w:rsidRPr="00FA2C9A">
                    <w:rPr>
                      <w:rFonts w:ascii="Calibri" w:hAnsi="Calibri" w:cs="Calibri"/>
                      <w:color w:val="000000" w:themeColor="text1"/>
                      <w:sz w:val="18"/>
                      <w:szCs w:val="18"/>
                    </w:rPr>
                    <w:t>mini-grids</w:t>
                  </w:r>
                  <w:proofErr w:type="gramEnd"/>
                  <w:r w:rsidRPr="00FA2C9A">
                    <w:rPr>
                      <w:rFonts w:ascii="Calibri" w:hAnsi="Calibri" w:cs="Calibri"/>
                      <w:color w:val="000000" w:themeColor="text1"/>
                      <w:sz w:val="18"/>
                      <w:szCs w:val="18"/>
                    </w:rPr>
                    <w:t xml:space="preserve">.  </w:t>
                  </w:r>
                </w:p>
              </w:tc>
            </w:tr>
            <w:tr w:rsidR="00340A96" w:rsidRPr="00826DE6" w14:paraId="0350F248" w14:textId="77777777" w:rsidTr="0018131E">
              <w:tc>
                <w:tcPr>
                  <w:tcW w:w="1440" w:type="dxa"/>
                </w:tcPr>
                <w:p w14:paraId="628313EF" w14:textId="77777777" w:rsidR="00340A96" w:rsidRPr="00FA2C9A" w:rsidRDefault="00340A96" w:rsidP="00340A96">
                  <w:pPr>
                    <w:spacing w:line="247" w:lineRule="auto"/>
                    <w:rPr>
                      <w:rFonts w:ascii="Calibri" w:hAnsi="Calibri" w:cs="Calibri"/>
                      <w:b/>
                      <w:bCs/>
                      <w:color w:val="000000" w:themeColor="text1"/>
                      <w:sz w:val="18"/>
                      <w:szCs w:val="18"/>
                    </w:rPr>
                  </w:pPr>
                  <w:r w:rsidRPr="00FA2C9A">
                    <w:rPr>
                      <w:rFonts w:ascii="Calibri" w:hAnsi="Calibri" w:cs="Calibri"/>
                      <w:b/>
                      <w:bCs/>
                      <w:color w:val="000000" w:themeColor="text1"/>
                      <w:sz w:val="18"/>
                      <w:szCs w:val="18"/>
                    </w:rPr>
                    <w:t>Tariff mechanisms</w:t>
                  </w:r>
                </w:p>
              </w:tc>
              <w:tc>
                <w:tcPr>
                  <w:tcW w:w="5940" w:type="dxa"/>
                </w:tcPr>
                <w:p w14:paraId="59A0A7C4" w14:textId="6F932893" w:rsidR="00340A96" w:rsidRPr="00FA2C9A" w:rsidRDefault="007D2555" w:rsidP="00340A96">
                  <w:pPr>
                    <w:spacing w:line="247" w:lineRule="auto"/>
                    <w:jc w:val="both"/>
                    <w:rPr>
                      <w:rFonts w:ascii="Calibri" w:hAnsi="Calibri" w:cs="Calibri"/>
                      <w:color w:val="000000" w:themeColor="text1"/>
                      <w:sz w:val="18"/>
                      <w:szCs w:val="18"/>
                    </w:rPr>
                  </w:pPr>
                  <w:proofErr w:type="gramStart"/>
                  <w:r w:rsidRPr="00FA2C9A">
                    <w:rPr>
                      <w:rFonts w:ascii="Calibri" w:hAnsi="Calibri" w:cs="Calibri"/>
                      <w:color w:val="000000" w:themeColor="text1"/>
                      <w:sz w:val="18"/>
                      <w:szCs w:val="18"/>
                    </w:rPr>
                    <w:t>At the moment</w:t>
                  </w:r>
                  <w:proofErr w:type="gramEnd"/>
                  <w:r w:rsidRPr="00FA2C9A">
                    <w:rPr>
                      <w:rFonts w:ascii="Calibri" w:hAnsi="Calibri" w:cs="Calibri"/>
                      <w:color w:val="000000" w:themeColor="text1"/>
                      <w:sz w:val="18"/>
                      <w:szCs w:val="18"/>
                    </w:rPr>
                    <w:t xml:space="preserve">, the </w:t>
                  </w:r>
                  <w:proofErr w:type="spellStart"/>
                  <w:r w:rsidRPr="00FA2C9A">
                    <w:rPr>
                      <w:rFonts w:ascii="Calibri" w:hAnsi="Calibri" w:cs="Calibri"/>
                      <w:color w:val="000000" w:themeColor="text1"/>
                      <w:sz w:val="18"/>
                      <w:szCs w:val="18"/>
                    </w:rPr>
                    <w:t>minigrid</w:t>
                  </w:r>
                  <w:proofErr w:type="spellEnd"/>
                  <w:r w:rsidRPr="00FA2C9A">
                    <w:rPr>
                      <w:rFonts w:ascii="Calibri" w:hAnsi="Calibri" w:cs="Calibri"/>
                      <w:color w:val="000000" w:themeColor="text1"/>
                      <w:sz w:val="18"/>
                      <w:szCs w:val="18"/>
                    </w:rPr>
                    <w:t xml:space="preserve"> tariffs are capped and too low to be cost-</w:t>
                  </w:r>
                  <w:r w:rsidR="005D73F8" w:rsidRPr="00FA2C9A">
                    <w:rPr>
                      <w:rFonts w:ascii="Calibri" w:hAnsi="Calibri" w:cs="Calibri"/>
                      <w:color w:val="000000" w:themeColor="text1"/>
                      <w:sz w:val="18"/>
                      <w:szCs w:val="18"/>
                    </w:rPr>
                    <w:t>reflective</w:t>
                  </w:r>
                  <w:r w:rsidRPr="00FA2C9A">
                    <w:rPr>
                      <w:rFonts w:ascii="Calibri" w:hAnsi="Calibri" w:cs="Calibri"/>
                      <w:color w:val="000000" w:themeColor="text1"/>
                      <w:sz w:val="18"/>
                      <w:szCs w:val="18"/>
                    </w:rPr>
                    <w:t xml:space="preserve">, </w:t>
                  </w:r>
                  <w:r w:rsidR="005D73F8" w:rsidRPr="00FA2C9A">
                    <w:rPr>
                      <w:rFonts w:ascii="Calibri" w:hAnsi="Calibri" w:cs="Calibri"/>
                      <w:color w:val="000000" w:themeColor="text1"/>
                      <w:sz w:val="18"/>
                      <w:szCs w:val="18"/>
                    </w:rPr>
                    <w:t xml:space="preserve">which deters private sector investments in the sector. The </w:t>
                  </w:r>
                  <w:proofErr w:type="spellStart"/>
                  <w:r w:rsidR="005D73F8" w:rsidRPr="00FA2C9A">
                    <w:rPr>
                      <w:rFonts w:ascii="Calibri" w:hAnsi="Calibri" w:cs="Calibri"/>
                      <w:color w:val="000000" w:themeColor="text1"/>
                      <w:sz w:val="18"/>
                      <w:szCs w:val="18"/>
                    </w:rPr>
                    <w:t>GoBF</w:t>
                  </w:r>
                  <w:proofErr w:type="spellEnd"/>
                  <w:r w:rsidR="005D73F8" w:rsidRPr="00FA2C9A">
                    <w:rPr>
                      <w:rFonts w:ascii="Calibri" w:hAnsi="Calibri" w:cs="Calibri"/>
                      <w:color w:val="000000" w:themeColor="text1"/>
                      <w:sz w:val="18"/>
                      <w:szCs w:val="18"/>
                    </w:rPr>
                    <w:t xml:space="preserve"> has however expressed its willingness to revise its current tariff model and this project includes key activities to support the </w:t>
                  </w:r>
                  <w:proofErr w:type="spellStart"/>
                  <w:r w:rsidR="005D73F8" w:rsidRPr="00FA2C9A">
                    <w:rPr>
                      <w:rFonts w:ascii="Calibri" w:hAnsi="Calibri" w:cs="Calibri"/>
                      <w:color w:val="000000" w:themeColor="text1"/>
                      <w:sz w:val="18"/>
                      <w:szCs w:val="18"/>
                    </w:rPr>
                    <w:t>GoBF</w:t>
                  </w:r>
                  <w:proofErr w:type="spellEnd"/>
                  <w:r w:rsidR="005D73F8" w:rsidRPr="00FA2C9A">
                    <w:rPr>
                      <w:rFonts w:ascii="Calibri" w:hAnsi="Calibri" w:cs="Calibri"/>
                      <w:color w:val="000000" w:themeColor="text1"/>
                      <w:sz w:val="18"/>
                      <w:szCs w:val="18"/>
                    </w:rPr>
                    <w:t xml:space="preserve"> in this process (Output 1.4). </w:t>
                  </w:r>
                </w:p>
              </w:tc>
            </w:tr>
            <w:tr w:rsidR="00340A96" w:rsidRPr="00826DE6" w14:paraId="049EE559" w14:textId="77777777" w:rsidTr="0018131E">
              <w:tc>
                <w:tcPr>
                  <w:tcW w:w="1440" w:type="dxa"/>
                </w:tcPr>
                <w:p w14:paraId="536B7318" w14:textId="77777777" w:rsidR="00340A96" w:rsidRPr="00FA2C9A" w:rsidRDefault="00340A96" w:rsidP="00340A96">
                  <w:pPr>
                    <w:spacing w:line="247" w:lineRule="auto"/>
                    <w:rPr>
                      <w:rFonts w:ascii="Calibri" w:hAnsi="Calibri" w:cs="Calibri"/>
                      <w:b/>
                      <w:bCs/>
                      <w:color w:val="000000" w:themeColor="text1"/>
                      <w:sz w:val="18"/>
                      <w:szCs w:val="18"/>
                    </w:rPr>
                  </w:pPr>
                  <w:r w:rsidRPr="00FA2C9A">
                    <w:rPr>
                      <w:rFonts w:ascii="Calibri" w:hAnsi="Calibri" w:cs="Calibri"/>
                      <w:b/>
                      <w:bCs/>
                      <w:color w:val="000000" w:themeColor="text1"/>
                      <w:sz w:val="18"/>
                      <w:szCs w:val="18"/>
                    </w:rPr>
                    <w:t>Subsidy mechanisms</w:t>
                  </w:r>
                </w:p>
              </w:tc>
              <w:tc>
                <w:tcPr>
                  <w:tcW w:w="5940" w:type="dxa"/>
                </w:tcPr>
                <w:p w14:paraId="5C2B4FBD" w14:textId="21610139" w:rsidR="00340A96" w:rsidRPr="00FA2C9A" w:rsidRDefault="009D0B41" w:rsidP="00340A96">
                  <w:pPr>
                    <w:spacing w:line="247" w:lineRule="auto"/>
                    <w:jc w:val="both"/>
                    <w:rPr>
                      <w:rFonts w:ascii="Calibri" w:hAnsi="Calibri" w:cs="Calibri"/>
                      <w:color w:val="000000" w:themeColor="text1"/>
                      <w:sz w:val="18"/>
                      <w:szCs w:val="18"/>
                    </w:rPr>
                  </w:pPr>
                  <w:r w:rsidRPr="00FA2C9A">
                    <w:rPr>
                      <w:rFonts w:ascii="Calibri" w:hAnsi="Calibri" w:cs="Calibri"/>
                      <w:color w:val="000000" w:themeColor="text1"/>
                      <w:sz w:val="18"/>
                      <w:szCs w:val="18"/>
                    </w:rPr>
                    <w:t xml:space="preserve">The </w:t>
                  </w:r>
                  <w:proofErr w:type="spellStart"/>
                  <w:r w:rsidRPr="00FA2C9A">
                    <w:rPr>
                      <w:rFonts w:ascii="Calibri" w:hAnsi="Calibri" w:cs="Calibri"/>
                      <w:color w:val="000000" w:themeColor="text1"/>
                      <w:sz w:val="18"/>
                      <w:szCs w:val="18"/>
                    </w:rPr>
                    <w:t>GoBF</w:t>
                  </w:r>
                  <w:proofErr w:type="spellEnd"/>
                  <w:r w:rsidRPr="00FA2C9A">
                    <w:rPr>
                      <w:rFonts w:ascii="Calibri" w:hAnsi="Calibri" w:cs="Calibri"/>
                      <w:color w:val="000000" w:themeColor="text1"/>
                      <w:sz w:val="18"/>
                      <w:szCs w:val="18"/>
                    </w:rPr>
                    <w:t xml:space="preserve"> is heavily subsidizing COOPELs </w:t>
                  </w:r>
                  <w:proofErr w:type="gramStart"/>
                  <w:r w:rsidRPr="00FA2C9A">
                    <w:rPr>
                      <w:rFonts w:ascii="Calibri" w:hAnsi="Calibri" w:cs="Calibri"/>
                      <w:color w:val="000000" w:themeColor="text1"/>
                      <w:sz w:val="18"/>
                      <w:szCs w:val="18"/>
                    </w:rPr>
                    <w:t>at the moment</w:t>
                  </w:r>
                  <w:proofErr w:type="gramEnd"/>
                  <w:r w:rsidRPr="00FA2C9A">
                    <w:rPr>
                      <w:rFonts w:ascii="Calibri" w:hAnsi="Calibri" w:cs="Calibri"/>
                      <w:color w:val="000000" w:themeColor="text1"/>
                      <w:sz w:val="18"/>
                      <w:szCs w:val="18"/>
                    </w:rPr>
                    <w:t xml:space="preserve"> to allow them to maintain their services, which is another incentive for exploring alternative delivery models. The level of subsidy that the </w:t>
                  </w:r>
                  <w:proofErr w:type="spellStart"/>
                  <w:r w:rsidRPr="00FA2C9A">
                    <w:rPr>
                      <w:rFonts w:ascii="Calibri" w:hAnsi="Calibri" w:cs="Calibri"/>
                      <w:color w:val="000000" w:themeColor="text1"/>
                      <w:sz w:val="18"/>
                      <w:szCs w:val="18"/>
                    </w:rPr>
                    <w:t>GoBF</w:t>
                  </w:r>
                  <w:proofErr w:type="spellEnd"/>
                  <w:r w:rsidRPr="00FA2C9A">
                    <w:rPr>
                      <w:rFonts w:ascii="Calibri" w:hAnsi="Calibri" w:cs="Calibri"/>
                      <w:color w:val="000000" w:themeColor="text1"/>
                      <w:sz w:val="18"/>
                      <w:szCs w:val="18"/>
                    </w:rPr>
                    <w:t xml:space="preserve"> will be willing and able to commit in the future for new </w:t>
                  </w:r>
                  <w:proofErr w:type="spellStart"/>
                  <w:r w:rsidRPr="00FA2C9A">
                    <w:rPr>
                      <w:rFonts w:ascii="Calibri" w:hAnsi="Calibri" w:cs="Calibri"/>
                      <w:color w:val="000000" w:themeColor="text1"/>
                      <w:sz w:val="18"/>
                      <w:szCs w:val="18"/>
                    </w:rPr>
                    <w:t>minigrids</w:t>
                  </w:r>
                  <w:proofErr w:type="spellEnd"/>
                  <w:r w:rsidRPr="00FA2C9A">
                    <w:rPr>
                      <w:rFonts w:ascii="Calibri" w:hAnsi="Calibri" w:cs="Calibri"/>
                      <w:color w:val="000000" w:themeColor="text1"/>
                      <w:sz w:val="18"/>
                      <w:szCs w:val="18"/>
                    </w:rPr>
                    <w:t xml:space="preserve"> is not determined </w:t>
                  </w:r>
                  <w:proofErr w:type="gramStart"/>
                  <w:r w:rsidRPr="00FA2C9A">
                    <w:rPr>
                      <w:rFonts w:ascii="Calibri" w:hAnsi="Calibri" w:cs="Calibri"/>
                      <w:color w:val="000000" w:themeColor="text1"/>
                      <w:sz w:val="18"/>
                      <w:szCs w:val="18"/>
                    </w:rPr>
                    <w:t>yet, and</w:t>
                  </w:r>
                  <w:proofErr w:type="gramEnd"/>
                  <w:r w:rsidRPr="00FA2C9A">
                    <w:rPr>
                      <w:rFonts w:ascii="Calibri" w:hAnsi="Calibri" w:cs="Calibri"/>
                      <w:color w:val="000000" w:themeColor="text1"/>
                      <w:sz w:val="18"/>
                      <w:szCs w:val="18"/>
                    </w:rPr>
                    <w:t xml:space="preserve"> will </w:t>
                  </w:r>
                  <w:r w:rsidR="00EE6CCB" w:rsidRPr="00FA2C9A">
                    <w:rPr>
                      <w:rFonts w:ascii="Calibri" w:hAnsi="Calibri" w:cs="Calibri"/>
                      <w:color w:val="000000" w:themeColor="text1"/>
                      <w:sz w:val="18"/>
                      <w:szCs w:val="18"/>
                    </w:rPr>
                    <w:t xml:space="preserve">be assessed in the scope of this project. </w:t>
                  </w:r>
                </w:p>
              </w:tc>
            </w:tr>
            <w:tr w:rsidR="00340A96" w:rsidRPr="00826DE6" w14:paraId="43A408EB" w14:textId="77777777" w:rsidTr="0018131E">
              <w:tc>
                <w:tcPr>
                  <w:tcW w:w="1440" w:type="dxa"/>
                </w:tcPr>
                <w:p w14:paraId="5ED13915" w14:textId="77777777" w:rsidR="00340A96" w:rsidRPr="00FA2C9A" w:rsidRDefault="00340A96" w:rsidP="00340A96">
                  <w:pPr>
                    <w:spacing w:line="247" w:lineRule="auto"/>
                    <w:rPr>
                      <w:rFonts w:ascii="Calibri" w:hAnsi="Calibri" w:cs="Calibri"/>
                      <w:b/>
                      <w:bCs/>
                      <w:color w:val="000000" w:themeColor="text1"/>
                      <w:sz w:val="18"/>
                      <w:szCs w:val="18"/>
                    </w:rPr>
                  </w:pPr>
                  <w:r w:rsidRPr="00FA2C9A">
                    <w:rPr>
                      <w:rFonts w:ascii="Calibri" w:hAnsi="Calibri" w:cs="Calibri"/>
                      <w:b/>
                      <w:bCs/>
                      <w:color w:val="000000" w:themeColor="text1"/>
                      <w:sz w:val="18"/>
                      <w:szCs w:val="18"/>
                    </w:rPr>
                    <w:t>Regulations</w:t>
                  </w:r>
                </w:p>
              </w:tc>
              <w:tc>
                <w:tcPr>
                  <w:tcW w:w="5940" w:type="dxa"/>
                </w:tcPr>
                <w:p w14:paraId="1B87CBD9" w14:textId="26E05C27" w:rsidR="00340A96" w:rsidRPr="00FA2C9A" w:rsidRDefault="00EE6CCB" w:rsidP="00340A96">
                  <w:pPr>
                    <w:spacing w:line="247" w:lineRule="auto"/>
                    <w:jc w:val="both"/>
                    <w:rPr>
                      <w:rFonts w:ascii="Calibri" w:hAnsi="Calibri" w:cs="Calibri"/>
                      <w:color w:val="000000" w:themeColor="text1"/>
                      <w:sz w:val="18"/>
                      <w:szCs w:val="18"/>
                    </w:rPr>
                  </w:pPr>
                  <w:r w:rsidRPr="00FA2C9A">
                    <w:rPr>
                      <w:rFonts w:ascii="Calibri" w:hAnsi="Calibri" w:cs="Calibri"/>
                      <w:color w:val="000000" w:themeColor="text1"/>
                      <w:sz w:val="18"/>
                      <w:szCs w:val="18"/>
                    </w:rPr>
                    <w:t xml:space="preserve">During the PPG consultations, the </w:t>
                  </w:r>
                  <w:proofErr w:type="spellStart"/>
                  <w:r w:rsidRPr="00FA2C9A">
                    <w:rPr>
                      <w:rFonts w:ascii="Calibri" w:hAnsi="Calibri" w:cs="Calibri"/>
                      <w:color w:val="000000" w:themeColor="text1"/>
                      <w:sz w:val="18"/>
                      <w:szCs w:val="18"/>
                    </w:rPr>
                    <w:t>GoBF</w:t>
                  </w:r>
                  <w:proofErr w:type="spellEnd"/>
                  <w:r w:rsidRPr="00FA2C9A">
                    <w:rPr>
                      <w:rFonts w:ascii="Calibri" w:hAnsi="Calibri" w:cs="Calibri"/>
                      <w:color w:val="000000" w:themeColor="text1"/>
                      <w:sz w:val="18"/>
                      <w:szCs w:val="18"/>
                    </w:rPr>
                    <w:t xml:space="preserve"> has expressed a strong willingness and readiness to put in place an appropriate regulatory framework </w:t>
                  </w:r>
                  <w:r w:rsidR="00340A96" w:rsidRPr="00FA2C9A">
                    <w:rPr>
                      <w:rFonts w:ascii="Calibri" w:hAnsi="Calibri" w:cs="Calibri"/>
                      <w:color w:val="000000" w:themeColor="text1"/>
                      <w:sz w:val="18"/>
                      <w:szCs w:val="18"/>
                    </w:rPr>
                    <w:t xml:space="preserve">including required tools to implement envisaged </w:t>
                  </w:r>
                  <w:proofErr w:type="spellStart"/>
                  <w:r w:rsidR="00340A96" w:rsidRPr="00FA2C9A">
                    <w:rPr>
                      <w:rFonts w:ascii="Calibri" w:hAnsi="Calibri" w:cs="Calibri"/>
                      <w:color w:val="000000" w:themeColor="text1"/>
                      <w:sz w:val="18"/>
                      <w:szCs w:val="18"/>
                    </w:rPr>
                    <w:t>minigrid</w:t>
                  </w:r>
                  <w:proofErr w:type="spellEnd"/>
                  <w:r w:rsidR="00340A96" w:rsidRPr="00FA2C9A">
                    <w:rPr>
                      <w:rFonts w:ascii="Calibri" w:hAnsi="Calibri" w:cs="Calibri"/>
                      <w:color w:val="000000" w:themeColor="text1"/>
                      <w:sz w:val="18"/>
                      <w:szCs w:val="18"/>
                    </w:rPr>
                    <w:t xml:space="preserve"> policies</w:t>
                  </w:r>
                  <w:r w:rsidRPr="00FA2C9A">
                    <w:rPr>
                      <w:rFonts w:ascii="Calibri" w:hAnsi="Calibri" w:cs="Calibri"/>
                      <w:color w:val="000000" w:themeColor="text1"/>
                      <w:sz w:val="18"/>
                      <w:szCs w:val="18"/>
                    </w:rPr>
                    <w:t xml:space="preserve">. </w:t>
                  </w:r>
                  <w:r w:rsidR="00016B0F" w:rsidRPr="00FA2C9A">
                    <w:rPr>
                      <w:rFonts w:ascii="Calibri" w:hAnsi="Calibri" w:cs="Calibri"/>
                      <w:color w:val="000000" w:themeColor="text1"/>
                      <w:sz w:val="18"/>
                      <w:szCs w:val="18"/>
                    </w:rPr>
                    <w:t>This will be supported through this project, in synergy with other initiatives implemented by partners to further revise and strengthen the policy, regulatory and institutional frameworks for off-grid electrification.</w:t>
                  </w:r>
                  <w:r w:rsidRPr="00FA2C9A">
                    <w:rPr>
                      <w:rFonts w:ascii="Calibri" w:hAnsi="Calibri" w:cs="Calibri"/>
                      <w:color w:val="000000" w:themeColor="text1"/>
                      <w:sz w:val="18"/>
                      <w:szCs w:val="18"/>
                    </w:rPr>
                    <w:t xml:space="preserve"> </w:t>
                  </w:r>
                </w:p>
              </w:tc>
            </w:tr>
          </w:tbl>
          <w:p w14:paraId="06F6E4FC" w14:textId="77777777" w:rsidR="00340A96" w:rsidRPr="00340A96" w:rsidRDefault="00340A96" w:rsidP="00340A96">
            <w:pPr>
              <w:jc w:val="both"/>
              <w:rPr>
                <w:rFonts w:ascii="Calibri" w:hAnsi="Calibri" w:cs="Calibri"/>
                <w:color w:val="000000" w:themeColor="text1"/>
                <w:sz w:val="20"/>
                <w:szCs w:val="20"/>
              </w:rPr>
            </w:pPr>
          </w:p>
          <w:p w14:paraId="48BB4135" w14:textId="77777777" w:rsidR="00340A96" w:rsidRPr="00340A96" w:rsidRDefault="00340A96" w:rsidP="00340A96">
            <w:pPr>
              <w:jc w:val="both"/>
              <w:rPr>
                <w:rFonts w:ascii="Calibri" w:hAnsi="Calibri" w:cs="Calibri"/>
                <w:color w:val="000000" w:themeColor="text1"/>
                <w:sz w:val="20"/>
                <w:szCs w:val="20"/>
              </w:rPr>
            </w:pPr>
            <w:r w:rsidRPr="00340A96">
              <w:rPr>
                <w:rFonts w:ascii="Calibri" w:hAnsi="Calibri" w:cs="Calibri"/>
                <w:color w:val="000000" w:themeColor="text1"/>
                <w:sz w:val="20"/>
                <w:szCs w:val="20"/>
              </w:rPr>
              <w:t xml:space="preserve">The possible options for each aspect need to be thoroughly understood by stakeholders and substantiated with real examples. The decisions for/against certain options must be openly discussed and weighed up in terms of the interplay between the aspects and the resulting consequences for the sector. These decisions are often influenced by the historical and cultural background on the one hand, and by the current political and economic situation of a country on the other. </w:t>
            </w:r>
          </w:p>
          <w:p w14:paraId="52C167CB" w14:textId="77777777" w:rsidR="00340A96" w:rsidRPr="00340A96" w:rsidRDefault="00340A96" w:rsidP="00340A96">
            <w:pPr>
              <w:jc w:val="both"/>
              <w:rPr>
                <w:rFonts w:ascii="Calibri" w:hAnsi="Calibri" w:cs="Calibri"/>
                <w:color w:val="000000" w:themeColor="text1"/>
                <w:sz w:val="20"/>
                <w:szCs w:val="20"/>
              </w:rPr>
            </w:pPr>
          </w:p>
          <w:p w14:paraId="60B7B2E8" w14:textId="69359727" w:rsidR="00340A96" w:rsidRPr="00340A96" w:rsidRDefault="00340A96" w:rsidP="00340A96">
            <w:pPr>
              <w:jc w:val="both"/>
              <w:rPr>
                <w:rFonts w:ascii="Calibri" w:hAnsi="Calibri" w:cs="Calibri"/>
                <w:color w:val="000000" w:themeColor="text1"/>
                <w:sz w:val="20"/>
                <w:szCs w:val="20"/>
              </w:rPr>
            </w:pPr>
            <w:r w:rsidRPr="00340A96">
              <w:rPr>
                <w:rFonts w:ascii="Calibri" w:hAnsi="Calibri" w:cs="Calibri"/>
                <w:color w:val="000000" w:themeColor="text1"/>
                <w:sz w:val="20"/>
                <w:szCs w:val="20"/>
              </w:rPr>
              <w:t xml:space="preserve">To this end, one of the first activities envisaged in the project is to get all relevant stakeholders on board and initiate a process of national dialogue to weigh up all aspects of mini-grid delivery models </w:t>
            </w:r>
            <w:r w:rsidR="00901B76">
              <w:rPr>
                <w:rFonts w:ascii="Calibri" w:hAnsi="Calibri" w:cs="Calibri"/>
                <w:color w:val="000000" w:themeColor="text1"/>
                <w:sz w:val="20"/>
                <w:szCs w:val="20"/>
              </w:rPr>
              <w:t>(Output 1.1</w:t>
            </w:r>
            <w:r w:rsidRPr="00340A96">
              <w:rPr>
                <w:rFonts w:ascii="Calibri" w:hAnsi="Calibri" w:cs="Calibri"/>
                <w:color w:val="000000" w:themeColor="text1"/>
                <w:sz w:val="20"/>
                <w:szCs w:val="20"/>
              </w:rPr>
              <w:t xml:space="preserve">), with the aim of defining one or several sector-wide delivery models. The project’s pilots </w:t>
            </w:r>
            <w:r w:rsidR="00016B0F">
              <w:rPr>
                <w:rFonts w:ascii="Calibri" w:hAnsi="Calibri" w:cs="Calibri"/>
                <w:color w:val="000000" w:themeColor="text1"/>
                <w:sz w:val="20"/>
                <w:szCs w:val="20"/>
              </w:rPr>
              <w:t xml:space="preserve">(Output 2.1) </w:t>
            </w:r>
            <w:r w:rsidRPr="00340A96">
              <w:rPr>
                <w:rFonts w:ascii="Calibri" w:hAnsi="Calibri" w:cs="Calibri"/>
                <w:color w:val="000000" w:themeColor="text1"/>
                <w:sz w:val="20"/>
                <w:szCs w:val="20"/>
              </w:rPr>
              <w:t xml:space="preserve">will also explore delivery models by </w:t>
            </w:r>
            <w:r w:rsidR="00901B76">
              <w:rPr>
                <w:rFonts w:ascii="Calibri" w:hAnsi="Calibri" w:cs="Calibri"/>
                <w:color w:val="000000" w:themeColor="text1"/>
                <w:sz w:val="20"/>
                <w:szCs w:val="20"/>
              </w:rPr>
              <w:t>demonstrating an alternative approach to COOPELs promoti</w:t>
            </w:r>
            <w:r w:rsidR="00016B0F">
              <w:rPr>
                <w:rFonts w:ascii="Calibri" w:hAnsi="Calibri" w:cs="Calibri"/>
                <w:color w:val="000000" w:themeColor="text1"/>
                <w:sz w:val="20"/>
                <w:szCs w:val="20"/>
              </w:rPr>
              <w:t>n</w:t>
            </w:r>
            <w:r w:rsidR="00901B76">
              <w:rPr>
                <w:rFonts w:ascii="Calibri" w:hAnsi="Calibri" w:cs="Calibri"/>
                <w:color w:val="000000" w:themeColor="text1"/>
                <w:sz w:val="20"/>
                <w:szCs w:val="20"/>
              </w:rPr>
              <w:t xml:space="preserve">g the involvement of the private sector for increased </w:t>
            </w:r>
            <w:r w:rsidR="00016B0F">
              <w:rPr>
                <w:rFonts w:ascii="Calibri" w:hAnsi="Calibri" w:cs="Calibri"/>
                <w:color w:val="000000" w:themeColor="text1"/>
                <w:sz w:val="20"/>
                <w:szCs w:val="20"/>
              </w:rPr>
              <w:t xml:space="preserve">efficiency and sustainability of the installed </w:t>
            </w:r>
            <w:proofErr w:type="spellStart"/>
            <w:r w:rsidR="00016B0F">
              <w:rPr>
                <w:rFonts w:ascii="Calibri" w:hAnsi="Calibri" w:cs="Calibri"/>
                <w:color w:val="000000" w:themeColor="text1"/>
                <w:sz w:val="20"/>
                <w:szCs w:val="20"/>
              </w:rPr>
              <w:t>minigrids</w:t>
            </w:r>
            <w:proofErr w:type="spellEnd"/>
            <w:r w:rsidR="00016B0F">
              <w:rPr>
                <w:rFonts w:ascii="Calibri" w:hAnsi="Calibri" w:cs="Calibri"/>
                <w:color w:val="000000" w:themeColor="text1"/>
                <w:sz w:val="20"/>
                <w:szCs w:val="20"/>
              </w:rPr>
              <w:t xml:space="preserve">. </w:t>
            </w:r>
          </w:p>
          <w:p w14:paraId="65EFBB8D" w14:textId="77777777" w:rsidR="0060294A" w:rsidRDefault="0060294A" w:rsidP="00016B0F">
            <w:pPr>
              <w:jc w:val="both"/>
              <w:rPr>
                <w:rFonts w:ascii="Calibri" w:hAnsi="Calibri" w:cs="Calibri"/>
                <w:sz w:val="20"/>
                <w:szCs w:val="20"/>
              </w:rPr>
            </w:pPr>
          </w:p>
          <w:p w14:paraId="775811BE" w14:textId="476AC40B" w:rsidR="00016B0F" w:rsidRDefault="00016B0F" w:rsidP="00CC08C2">
            <w:pPr>
              <w:jc w:val="both"/>
              <w:rPr>
                <w:rFonts w:ascii="Calibri" w:hAnsi="Calibri" w:cs="Calibri"/>
                <w:sz w:val="20"/>
                <w:szCs w:val="20"/>
              </w:rPr>
            </w:pPr>
          </w:p>
        </w:tc>
      </w:tr>
    </w:tbl>
    <w:p w14:paraId="0D5DC745" w14:textId="77777777" w:rsidR="00D14086" w:rsidRPr="00EA4940" w:rsidRDefault="00D14086" w:rsidP="00E86DFA">
      <w:pPr>
        <w:jc w:val="both"/>
        <w:rPr>
          <w:rFonts w:ascii="Calibri" w:hAnsi="Calibri" w:cs="Calibri"/>
          <w:sz w:val="20"/>
          <w:szCs w:val="20"/>
        </w:rPr>
      </w:pPr>
    </w:p>
    <w:p w14:paraId="0870E105" w14:textId="53C01912" w:rsidR="00A77D60" w:rsidRDefault="00A77D60" w:rsidP="00214E14">
      <w:pPr>
        <w:numPr>
          <w:ilvl w:val="0"/>
          <w:numId w:val="36"/>
        </w:numPr>
        <w:jc w:val="both"/>
        <w:rPr>
          <w:rFonts w:ascii="Calibri" w:hAnsi="Calibri" w:cs="Calibri"/>
          <w:sz w:val="20"/>
          <w:szCs w:val="20"/>
        </w:rPr>
      </w:pPr>
      <w:r w:rsidRPr="00E86DFA">
        <w:rPr>
          <w:rFonts w:ascii="Calibri" w:hAnsi="Calibri" w:cs="Calibri"/>
          <w:sz w:val="20"/>
          <w:szCs w:val="20"/>
          <w:u w:val="single"/>
        </w:rPr>
        <w:t>Digitalization</w:t>
      </w:r>
      <w:r w:rsidRPr="001648C1">
        <w:rPr>
          <w:rFonts w:ascii="Calibri" w:hAnsi="Calibri" w:cs="Calibri"/>
          <w:sz w:val="20"/>
          <w:szCs w:val="20"/>
        </w:rPr>
        <w:t xml:space="preserve"> </w:t>
      </w:r>
      <w:r>
        <w:rPr>
          <w:rFonts w:ascii="Calibri" w:hAnsi="Calibri" w:cs="Calibri"/>
          <w:sz w:val="20"/>
          <w:szCs w:val="20"/>
        </w:rPr>
        <w:t xml:space="preserve">represents a key opportunity for Burkina Faso </w:t>
      </w:r>
      <w:r w:rsidR="00F51C45">
        <w:rPr>
          <w:rFonts w:ascii="Calibri" w:hAnsi="Calibri" w:cs="Calibri"/>
          <w:sz w:val="20"/>
          <w:szCs w:val="20"/>
        </w:rPr>
        <w:t xml:space="preserve">that will be leveraged in this project. For two decades, the </w:t>
      </w:r>
      <w:proofErr w:type="spellStart"/>
      <w:r w:rsidR="00F51C45">
        <w:rPr>
          <w:rFonts w:ascii="Calibri" w:hAnsi="Calibri" w:cs="Calibri"/>
          <w:sz w:val="20"/>
          <w:szCs w:val="20"/>
        </w:rPr>
        <w:t>GoBF</w:t>
      </w:r>
      <w:proofErr w:type="spellEnd"/>
      <w:r w:rsidR="00F51C45">
        <w:rPr>
          <w:rFonts w:ascii="Calibri" w:hAnsi="Calibri" w:cs="Calibri"/>
          <w:sz w:val="20"/>
          <w:szCs w:val="20"/>
        </w:rPr>
        <w:t xml:space="preserve"> has been implementing telecom sector reforms which have resulted in notable improvements in the Information and Communication Technology (ICT) sector. The </w:t>
      </w:r>
      <w:r w:rsidR="00F51C45" w:rsidRPr="00F51C45">
        <w:rPr>
          <w:rFonts w:ascii="Calibri" w:hAnsi="Calibri" w:cs="Calibri"/>
          <w:sz w:val="20"/>
          <w:szCs w:val="20"/>
        </w:rPr>
        <w:t>country has</w:t>
      </w:r>
      <w:r w:rsidR="00F51C45">
        <w:rPr>
          <w:rFonts w:ascii="Calibri" w:hAnsi="Calibri" w:cs="Calibri"/>
          <w:sz w:val="20"/>
          <w:szCs w:val="20"/>
        </w:rPr>
        <w:t xml:space="preserve"> </w:t>
      </w:r>
      <w:r w:rsidR="00F51C45" w:rsidRPr="00E86DFA">
        <w:rPr>
          <w:rFonts w:ascii="Calibri" w:hAnsi="Calibri" w:cs="Calibri"/>
          <w:sz w:val="20"/>
          <w:szCs w:val="20"/>
        </w:rPr>
        <w:t>created a relatively competitive environment for</w:t>
      </w:r>
      <w:r w:rsidR="00F51C45">
        <w:rPr>
          <w:rFonts w:ascii="Calibri" w:hAnsi="Calibri" w:cs="Calibri"/>
          <w:sz w:val="20"/>
          <w:szCs w:val="20"/>
        </w:rPr>
        <w:t xml:space="preserve"> </w:t>
      </w:r>
      <w:r w:rsidR="00F51C45" w:rsidRPr="00E86DFA">
        <w:rPr>
          <w:rFonts w:ascii="Calibri" w:hAnsi="Calibri" w:cs="Calibri"/>
          <w:sz w:val="20"/>
          <w:szCs w:val="20"/>
        </w:rPr>
        <w:t>telecommunication services and has been one</w:t>
      </w:r>
      <w:r w:rsidR="00F51C45">
        <w:rPr>
          <w:rFonts w:ascii="Calibri" w:hAnsi="Calibri" w:cs="Calibri"/>
          <w:sz w:val="20"/>
          <w:szCs w:val="20"/>
        </w:rPr>
        <w:t xml:space="preserve"> </w:t>
      </w:r>
      <w:r w:rsidR="00F51C45" w:rsidRPr="00E86DFA">
        <w:rPr>
          <w:rFonts w:ascii="Calibri" w:hAnsi="Calibri" w:cs="Calibri"/>
          <w:sz w:val="20"/>
          <w:szCs w:val="20"/>
        </w:rPr>
        <w:t>of the leading countries in the region in terms of</w:t>
      </w:r>
      <w:r w:rsidR="00F51C45">
        <w:rPr>
          <w:rFonts w:ascii="Calibri" w:hAnsi="Calibri" w:cs="Calibri"/>
          <w:sz w:val="20"/>
          <w:szCs w:val="20"/>
        </w:rPr>
        <w:t xml:space="preserve"> </w:t>
      </w:r>
      <w:r w:rsidR="00F51C45" w:rsidRPr="00E86DFA">
        <w:rPr>
          <w:rFonts w:ascii="Calibri" w:hAnsi="Calibri" w:cs="Calibri"/>
          <w:sz w:val="20"/>
          <w:szCs w:val="20"/>
        </w:rPr>
        <w:t>adopting Economic Community of West African</w:t>
      </w:r>
      <w:r w:rsidR="00F51C45">
        <w:rPr>
          <w:rFonts w:ascii="Calibri" w:hAnsi="Calibri" w:cs="Calibri"/>
          <w:sz w:val="20"/>
          <w:szCs w:val="20"/>
        </w:rPr>
        <w:t xml:space="preserve"> </w:t>
      </w:r>
      <w:r w:rsidR="00F51C45" w:rsidRPr="00E86DFA">
        <w:rPr>
          <w:rFonts w:ascii="Calibri" w:hAnsi="Calibri" w:cs="Calibri"/>
          <w:sz w:val="20"/>
          <w:szCs w:val="20"/>
        </w:rPr>
        <w:t>States (ECOWAS) ICT policies</w:t>
      </w:r>
      <w:r w:rsidR="00F51C45">
        <w:rPr>
          <w:rFonts w:ascii="Calibri" w:hAnsi="Calibri" w:cs="Calibri"/>
          <w:sz w:val="20"/>
          <w:szCs w:val="20"/>
        </w:rPr>
        <w:t>.</w:t>
      </w:r>
      <w:r w:rsidR="00F51C45">
        <w:rPr>
          <w:rStyle w:val="FootnoteReference"/>
          <w:szCs w:val="20"/>
        </w:rPr>
        <w:footnoteReference w:id="15"/>
      </w:r>
      <w:r w:rsidR="00F51C45">
        <w:rPr>
          <w:rFonts w:ascii="Calibri" w:hAnsi="Calibri" w:cs="Calibri"/>
          <w:sz w:val="20"/>
          <w:szCs w:val="20"/>
        </w:rPr>
        <w:t xml:space="preserve"> As of 2018, 86% of the households own a </w:t>
      </w:r>
      <w:r w:rsidR="00F51C45" w:rsidRPr="00F51C45">
        <w:rPr>
          <w:rFonts w:ascii="Calibri" w:hAnsi="Calibri" w:cs="Calibri"/>
          <w:sz w:val="20"/>
          <w:szCs w:val="20"/>
        </w:rPr>
        <w:t>portable telephone, of which</w:t>
      </w:r>
      <w:r w:rsidR="00F51C45">
        <w:rPr>
          <w:rFonts w:ascii="Calibri" w:hAnsi="Calibri" w:cs="Calibri"/>
          <w:sz w:val="20"/>
          <w:szCs w:val="20"/>
        </w:rPr>
        <w:t xml:space="preserve"> </w:t>
      </w:r>
      <w:r w:rsidR="00F51C45" w:rsidRPr="00E86DFA">
        <w:rPr>
          <w:rFonts w:ascii="Calibri" w:hAnsi="Calibri" w:cs="Calibri"/>
          <w:sz w:val="20"/>
          <w:szCs w:val="20"/>
        </w:rPr>
        <w:t>97</w:t>
      </w:r>
      <w:r w:rsidR="00F51C45">
        <w:rPr>
          <w:rFonts w:ascii="Calibri" w:hAnsi="Calibri" w:cs="Calibri"/>
          <w:sz w:val="20"/>
          <w:szCs w:val="20"/>
        </w:rPr>
        <w:t xml:space="preserve">% </w:t>
      </w:r>
      <w:r w:rsidR="00F51C45" w:rsidRPr="00E86DFA">
        <w:rPr>
          <w:rFonts w:ascii="Calibri" w:hAnsi="Calibri" w:cs="Calibri"/>
          <w:sz w:val="20"/>
          <w:szCs w:val="20"/>
        </w:rPr>
        <w:t>are in urban areas and 82</w:t>
      </w:r>
      <w:r w:rsidR="00F51C45">
        <w:rPr>
          <w:rFonts w:ascii="Calibri" w:hAnsi="Calibri" w:cs="Calibri"/>
          <w:sz w:val="20"/>
          <w:szCs w:val="20"/>
        </w:rPr>
        <w:t>%</w:t>
      </w:r>
      <w:r w:rsidR="00F51C45" w:rsidRPr="00E86DFA">
        <w:rPr>
          <w:rFonts w:ascii="Calibri" w:hAnsi="Calibri" w:cs="Calibri"/>
          <w:sz w:val="20"/>
          <w:szCs w:val="20"/>
        </w:rPr>
        <w:t xml:space="preserve"> in</w:t>
      </w:r>
      <w:r w:rsidR="00F51C45">
        <w:rPr>
          <w:rFonts w:ascii="Calibri" w:hAnsi="Calibri" w:cs="Calibri"/>
          <w:sz w:val="20"/>
          <w:szCs w:val="20"/>
        </w:rPr>
        <w:t xml:space="preserve"> </w:t>
      </w:r>
      <w:r w:rsidR="00F51C45" w:rsidRPr="00E86DFA">
        <w:rPr>
          <w:rFonts w:ascii="Calibri" w:hAnsi="Calibri" w:cs="Calibri"/>
          <w:sz w:val="20"/>
          <w:szCs w:val="20"/>
        </w:rPr>
        <w:t>rural areas</w:t>
      </w:r>
      <w:r w:rsidR="00F51C45">
        <w:rPr>
          <w:rFonts w:ascii="Calibri" w:hAnsi="Calibri" w:cs="Calibri"/>
          <w:sz w:val="20"/>
          <w:szCs w:val="20"/>
        </w:rPr>
        <w:t>, and mobile money services have been launched since 2013.</w:t>
      </w:r>
      <w:r w:rsidR="005E3364">
        <w:rPr>
          <w:rStyle w:val="FootnoteReference"/>
          <w:szCs w:val="20"/>
        </w:rPr>
        <w:footnoteReference w:id="16"/>
      </w:r>
      <w:r w:rsidR="00F51C45">
        <w:rPr>
          <w:rFonts w:ascii="Calibri" w:hAnsi="Calibri" w:cs="Calibri"/>
          <w:sz w:val="20"/>
          <w:szCs w:val="20"/>
        </w:rPr>
        <w:t xml:space="preserve"> On the other hand, only 32% of </w:t>
      </w:r>
      <w:r w:rsidR="005E3364">
        <w:rPr>
          <w:rFonts w:ascii="Calibri" w:hAnsi="Calibri" w:cs="Calibri"/>
          <w:sz w:val="20"/>
          <w:szCs w:val="20"/>
        </w:rPr>
        <w:t xml:space="preserve">the population is covered by 3G network and only 12% of households has internet access, seven percentage points lower than the average in Africa. </w:t>
      </w:r>
      <w:r w:rsidR="00214E14">
        <w:rPr>
          <w:rFonts w:ascii="Calibri" w:hAnsi="Calibri" w:cs="Calibri"/>
          <w:sz w:val="20"/>
          <w:szCs w:val="20"/>
        </w:rPr>
        <w:t xml:space="preserve">As further </w:t>
      </w:r>
      <w:r w:rsidR="00214E14" w:rsidRPr="00F80040">
        <w:rPr>
          <w:rFonts w:ascii="Calibri" w:hAnsi="Calibri" w:cs="Calibri"/>
          <w:sz w:val="20"/>
          <w:szCs w:val="20"/>
        </w:rPr>
        <w:t xml:space="preserve">explained in </w:t>
      </w:r>
      <w:r w:rsidR="00F80040" w:rsidRPr="00F80040">
        <w:rPr>
          <w:rFonts w:ascii="Calibri" w:hAnsi="Calibri" w:cs="Calibri"/>
          <w:sz w:val="20"/>
          <w:szCs w:val="20"/>
          <w:highlight w:val="green"/>
        </w:rPr>
        <w:fldChar w:fldCharType="begin"/>
      </w:r>
      <w:r w:rsidR="00F80040" w:rsidRPr="00F80040">
        <w:rPr>
          <w:rFonts w:ascii="Calibri" w:hAnsi="Calibri" w:cs="Calibri"/>
          <w:sz w:val="20"/>
          <w:szCs w:val="20"/>
        </w:rPr>
        <w:instrText xml:space="preserve"> REF _Ref72747289 \h </w:instrText>
      </w:r>
      <w:r w:rsidR="00F80040" w:rsidRPr="00F80040">
        <w:rPr>
          <w:rFonts w:ascii="Calibri" w:hAnsi="Calibri" w:cs="Calibri"/>
          <w:sz w:val="20"/>
          <w:szCs w:val="20"/>
          <w:highlight w:val="green"/>
        </w:rPr>
        <w:instrText xml:space="preserve"> \* MERGEFORMAT </w:instrText>
      </w:r>
      <w:r w:rsidR="00F80040" w:rsidRPr="00F80040">
        <w:rPr>
          <w:rFonts w:ascii="Calibri" w:hAnsi="Calibri" w:cs="Calibri"/>
          <w:sz w:val="20"/>
          <w:szCs w:val="20"/>
          <w:highlight w:val="green"/>
        </w:rPr>
      </w:r>
      <w:r w:rsidR="00F80040" w:rsidRPr="00F80040">
        <w:rPr>
          <w:rFonts w:ascii="Calibri" w:hAnsi="Calibri" w:cs="Calibri"/>
          <w:sz w:val="20"/>
          <w:szCs w:val="20"/>
          <w:highlight w:val="green"/>
        </w:rPr>
        <w:fldChar w:fldCharType="separate"/>
      </w:r>
      <w:r w:rsidR="00F80040" w:rsidRPr="00F80040">
        <w:rPr>
          <w:rFonts w:ascii="Calibri" w:hAnsi="Calibri" w:cs="Calibri"/>
          <w:sz w:val="20"/>
          <w:szCs w:val="20"/>
        </w:rPr>
        <w:t xml:space="preserve">Box </w:t>
      </w:r>
      <w:r w:rsidR="00F80040" w:rsidRPr="00F80040">
        <w:rPr>
          <w:rFonts w:ascii="Calibri" w:hAnsi="Calibri" w:cs="Calibri"/>
          <w:noProof/>
          <w:sz w:val="20"/>
          <w:szCs w:val="20"/>
        </w:rPr>
        <w:t>2</w:t>
      </w:r>
      <w:r w:rsidR="00F80040" w:rsidRPr="00F80040">
        <w:rPr>
          <w:rFonts w:ascii="Calibri" w:hAnsi="Calibri" w:cs="Calibri"/>
          <w:sz w:val="20"/>
          <w:szCs w:val="20"/>
          <w:highlight w:val="green"/>
        </w:rPr>
        <w:fldChar w:fldCharType="end"/>
      </w:r>
      <w:r w:rsidR="00214E14" w:rsidRPr="00F80040">
        <w:rPr>
          <w:rFonts w:ascii="Calibri" w:hAnsi="Calibri" w:cs="Calibri"/>
          <w:sz w:val="20"/>
          <w:szCs w:val="20"/>
        </w:rPr>
        <w:t>, digital</w:t>
      </w:r>
      <w:r w:rsidR="00214E14">
        <w:rPr>
          <w:rFonts w:ascii="Calibri" w:hAnsi="Calibri" w:cs="Calibri"/>
          <w:sz w:val="20"/>
          <w:szCs w:val="20"/>
        </w:rPr>
        <w:t xml:space="preserve"> technologies and solutions are fundamental to enabling off-grid electrification. However, l</w:t>
      </w:r>
      <w:r w:rsidR="00FE2EC9">
        <w:rPr>
          <w:rFonts w:ascii="Calibri" w:hAnsi="Calibri" w:cs="Calibri"/>
          <w:sz w:val="20"/>
          <w:szCs w:val="20"/>
        </w:rPr>
        <w:t>ittle data is available on the use of digitalization in the off-grid electricity sector</w:t>
      </w:r>
      <w:r w:rsidR="00214E14">
        <w:rPr>
          <w:rFonts w:ascii="Calibri" w:hAnsi="Calibri" w:cs="Calibri"/>
          <w:sz w:val="20"/>
          <w:szCs w:val="20"/>
        </w:rPr>
        <w:t xml:space="preserve"> in Burkina Faso</w:t>
      </w:r>
      <w:r w:rsidR="00FE2EC9">
        <w:rPr>
          <w:rFonts w:ascii="Calibri" w:hAnsi="Calibri" w:cs="Calibri"/>
          <w:sz w:val="20"/>
          <w:szCs w:val="20"/>
        </w:rPr>
        <w:t xml:space="preserve">, highlighting </w:t>
      </w:r>
      <w:r w:rsidR="00214E14">
        <w:rPr>
          <w:rFonts w:ascii="Calibri" w:hAnsi="Calibri" w:cs="Calibri"/>
          <w:sz w:val="20"/>
          <w:szCs w:val="20"/>
        </w:rPr>
        <w:t xml:space="preserve">the need to demonstrate innovative approaches in the area that could be further replicated by other existing or planned mini-grids projects in the country. </w:t>
      </w:r>
      <w:r w:rsidR="00214E14" w:rsidRPr="00214E14">
        <w:rPr>
          <w:rFonts w:ascii="Calibri" w:hAnsi="Calibri" w:cs="Calibri"/>
          <w:sz w:val="20"/>
          <w:szCs w:val="20"/>
        </w:rPr>
        <w:t>Digital is a cross-cutting theme in th</w:t>
      </w:r>
      <w:r w:rsidR="00CB2F3A">
        <w:rPr>
          <w:rFonts w:ascii="Calibri" w:hAnsi="Calibri" w:cs="Calibri"/>
          <w:sz w:val="20"/>
          <w:szCs w:val="20"/>
        </w:rPr>
        <w:t>is</w:t>
      </w:r>
      <w:r w:rsidR="00214E14" w:rsidRPr="00214E14">
        <w:rPr>
          <w:rFonts w:ascii="Calibri" w:hAnsi="Calibri" w:cs="Calibri"/>
          <w:sz w:val="20"/>
          <w:szCs w:val="20"/>
        </w:rPr>
        <w:t xml:space="preserve"> project, applying across all components, as well as in its own </w:t>
      </w:r>
      <w:r w:rsidR="00CB2F3A">
        <w:rPr>
          <w:rFonts w:ascii="Calibri" w:hAnsi="Calibri" w:cs="Calibri"/>
          <w:sz w:val="20"/>
          <w:szCs w:val="20"/>
        </w:rPr>
        <w:t>C</w:t>
      </w:r>
      <w:r w:rsidR="00214E14" w:rsidRPr="00214E14">
        <w:rPr>
          <w:rFonts w:ascii="Calibri" w:hAnsi="Calibri" w:cs="Calibri"/>
          <w:sz w:val="20"/>
          <w:szCs w:val="20"/>
        </w:rPr>
        <w:t>omponent 4.</w:t>
      </w:r>
    </w:p>
    <w:p w14:paraId="1AFE82BA" w14:textId="77777777" w:rsidR="00F80040" w:rsidRDefault="00F80040" w:rsidP="00214E14">
      <w:pPr>
        <w:jc w:val="both"/>
        <w:rPr>
          <w:rFonts w:ascii="Calibri" w:hAnsi="Calibri" w:cs="Calibri"/>
          <w:sz w:val="20"/>
          <w:szCs w:val="20"/>
        </w:rPr>
      </w:pPr>
    </w:p>
    <w:p w14:paraId="540BBE28" w14:textId="67FB9171" w:rsidR="00F80040" w:rsidRDefault="00F80040" w:rsidP="00F80040">
      <w:pPr>
        <w:pStyle w:val="Caption"/>
        <w:keepNext/>
      </w:pPr>
      <w:bookmarkStart w:id="23" w:name="_Ref72747289"/>
      <w:bookmarkStart w:id="24" w:name="_Toc84428461"/>
      <w:r w:rsidRPr="00F80040">
        <w:rPr>
          <w:u w:val="none"/>
        </w:rPr>
        <w:lastRenderedPageBreak/>
        <w:t xml:space="preserve">Box </w:t>
      </w:r>
      <w:r w:rsidRPr="00F80040">
        <w:rPr>
          <w:u w:val="none"/>
        </w:rPr>
        <w:fldChar w:fldCharType="begin"/>
      </w:r>
      <w:r w:rsidRPr="00F80040">
        <w:rPr>
          <w:u w:val="none"/>
        </w:rPr>
        <w:instrText xml:space="preserve"> SEQ Box \* ARABIC </w:instrText>
      </w:r>
      <w:r w:rsidRPr="00F80040">
        <w:rPr>
          <w:u w:val="none"/>
        </w:rPr>
        <w:fldChar w:fldCharType="separate"/>
      </w:r>
      <w:r w:rsidR="007E721C">
        <w:rPr>
          <w:noProof/>
          <w:u w:val="none"/>
        </w:rPr>
        <w:t>2</w:t>
      </w:r>
      <w:r w:rsidRPr="00F80040">
        <w:rPr>
          <w:u w:val="none"/>
        </w:rPr>
        <w:fldChar w:fldCharType="end"/>
      </w:r>
      <w:bookmarkEnd w:id="23"/>
      <w:r w:rsidRPr="00F80040">
        <w:rPr>
          <w:u w:val="none"/>
        </w:rPr>
        <w:t>:</w:t>
      </w:r>
      <w:r w:rsidRPr="00F80040">
        <w:rPr>
          <w:b w:val="0"/>
          <w:bCs/>
          <w:u w:val="none"/>
        </w:rPr>
        <w:t xml:space="preserve"> Digitalization </w:t>
      </w:r>
      <w:proofErr w:type="spellStart"/>
      <w:r w:rsidRPr="00F80040">
        <w:rPr>
          <w:b w:val="0"/>
          <w:bCs/>
          <w:u w:val="none"/>
        </w:rPr>
        <w:t>Minigrids</w:t>
      </w:r>
      <w:bookmarkEnd w:id="24"/>
      <w:proofErr w:type="spellEnd"/>
    </w:p>
    <w:tbl>
      <w:tblPr>
        <w:tblStyle w:val="TableGrid"/>
        <w:tblW w:w="0" w:type="auto"/>
        <w:tblLook w:val="04A0" w:firstRow="1" w:lastRow="0" w:firstColumn="1" w:lastColumn="0" w:noHBand="0" w:noVBand="1"/>
      </w:tblPr>
      <w:tblGrid>
        <w:gridCol w:w="9350"/>
      </w:tblGrid>
      <w:tr w:rsidR="00CB2F3A" w:rsidRPr="001A6602" w14:paraId="796956CA" w14:textId="77777777" w:rsidTr="00F80040">
        <w:tc>
          <w:tcPr>
            <w:tcW w:w="9350" w:type="dxa"/>
          </w:tcPr>
          <w:p w14:paraId="608E7632" w14:textId="77777777" w:rsidR="00CB2F3A" w:rsidRPr="0054775C" w:rsidRDefault="00CB2F3A" w:rsidP="00E86DFA">
            <w:pPr>
              <w:jc w:val="both"/>
              <w:rPr>
                <w:rFonts w:ascii="Calibri" w:hAnsi="Calibri" w:cs="Calibri"/>
                <w:color w:val="000000" w:themeColor="text1"/>
                <w:sz w:val="20"/>
                <w:szCs w:val="20"/>
              </w:rPr>
            </w:pPr>
          </w:p>
          <w:p w14:paraId="5459510D" w14:textId="4C3313BB" w:rsidR="00CB2F3A" w:rsidRPr="0054775C" w:rsidRDefault="00CB2F3A" w:rsidP="00E86DFA">
            <w:pPr>
              <w:jc w:val="both"/>
              <w:rPr>
                <w:rFonts w:ascii="Calibri" w:hAnsi="Calibri" w:cs="Calibri"/>
                <w:color w:val="000000" w:themeColor="text1"/>
                <w:sz w:val="20"/>
                <w:szCs w:val="20"/>
              </w:rPr>
            </w:pPr>
            <w:r w:rsidRPr="0054775C">
              <w:rPr>
                <w:rFonts w:ascii="Calibri" w:hAnsi="Calibri" w:cs="Calibri"/>
                <w:color w:val="000000" w:themeColor="text1"/>
                <w:sz w:val="20"/>
                <w:szCs w:val="20"/>
              </w:rPr>
              <w:t xml:space="preserve">Digital technologies and solutions are fundamental to enabling off-grid electrification. In fact, the emergence of </w:t>
            </w:r>
            <w:proofErr w:type="spellStart"/>
            <w:r w:rsidRPr="0054775C">
              <w:rPr>
                <w:rFonts w:ascii="Calibri" w:hAnsi="Calibri" w:cs="Calibri"/>
                <w:color w:val="000000" w:themeColor="text1"/>
                <w:sz w:val="20"/>
                <w:szCs w:val="20"/>
              </w:rPr>
              <w:t>minigrids</w:t>
            </w:r>
            <w:proofErr w:type="spellEnd"/>
            <w:r w:rsidRPr="0054775C">
              <w:rPr>
                <w:rFonts w:ascii="Calibri" w:hAnsi="Calibri" w:cs="Calibri"/>
                <w:color w:val="000000" w:themeColor="text1"/>
                <w:sz w:val="20"/>
                <w:szCs w:val="20"/>
              </w:rPr>
              <w:t xml:space="preserve"> as a viable solution to electrify remote and isolated communities relies strongly on certain digital technologies such as </w:t>
            </w:r>
            <w:r w:rsidRPr="0054775C">
              <w:rPr>
                <w:rFonts w:ascii="Calibri" w:hAnsi="Calibri" w:cs="Calibri"/>
                <w:i/>
                <w:iCs/>
                <w:color w:val="000000" w:themeColor="text1"/>
                <w:sz w:val="20"/>
                <w:szCs w:val="20"/>
              </w:rPr>
              <w:t>remote monitoring</w:t>
            </w:r>
            <w:r w:rsidRPr="0054775C">
              <w:rPr>
                <w:rFonts w:ascii="Calibri" w:hAnsi="Calibri" w:cs="Calibri"/>
                <w:color w:val="000000" w:themeColor="text1"/>
                <w:sz w:val="20"/>
                <w:szCs w:val="20"/>
              </w:rPr>
              <w:t xml:space="preserve"> of </w:t>
            </w:r>
            <w:proofErr w:type="spellStart"/>
            <w:r w:rsidRPr="0054775C">
              <w:rPr>
                <w:rFonts w:ascii="Calibri" w:hAnsi="Calibri" w:cs="Calibri"/>
                <w:color w:val="000000" w:themeColor="text1"/>
                <w:sz w:val="20"/>
                <w:szCs w:val="20"/>
              </w:rPr>
              <w:t>minigrid</w:t>
            </w:r>
            <w:proofErr w:type="spellEnd"/>
            <w:r w:rsidRPr="0054775C">
              <w:rPr>
                <w:rFonts w:ascii="Calibri" w:hAnsi="Calibri" w:cs="Calibri"/>
                <w:color w:val="000000" w:themeColor="text1"/>
                <w:sz w:val="20"/>
                <w:szCs w:val="20"/>
              </w:rPr>
              <w:t xml:space="preserve"> operations and the use of </w:t>
            </w:r>
            <w:r w:rsidRPr="0054775C">
              <w:rPr>
                <w:rFonts w:ascii="Calibri" w:hAnsi="Calibri" w:cs="Calibri"/>
                <w:i/>
                <w:iCs/>
                <w:color w:val="000000" w:themeColor="text1"/>
                <w:sz w:val="20"/>
                <w:szCs w:val="20"/>
              </w:rPr>
              <w:t>digital money</w:t>
            </w:r>
            <w:r w:rsidRPr="0054775C">
              <w:rPr>
                <w:rFonts w:ascii="Calibri" w:hAnsi="Calibri" w:cs="Calibri"/>
                <w:color w:val="000000" w:themeColor="text1"/>
                <w:sz w:val="20"/>
                <w:szCs w:val="20"/>
              </w:rPr>
              <w:t xml:space="preserve"> to collect customers’ payments. Figure </w:t>
            </w:r>
            <w:r w:rsidR="005E7BF6" w:rsidRPr="0054775C">
              <w:rPr>
                <w:rFonts w:ascii="Calibri" w:hAnsi="Calibri" w:cs="Calibri"/>
                <w:color w:val="000000" w:themeColor="text1"/>
                <w:sz w:val="20"/>
                <w:szCs w:val="20"/>
              </w:rPr>
              <w:t>A</w:t>
            </w:r>
            <w:r w:rsidRPr="0054775C">
              <w:rPr>
                <w:rFonts w:ascii="Calibri" w:hAnsi="Calibri" w:cs="Calibri"/>
                <w:color w:val="000000" w:themeColor="text1"/>
                <w:sz w:val="20"/>
                <w:szCs w:val="20"/>
              </w:rPr>
              <w:t xml:space="preserve"> below represents an initial categorization of the digital and data opportunities for </w:t>
            </w:r>
            <w:proofErr w:type="spellStart"/>
            <w:r w:rsidRPr="0054775C">
              <w:rPr>
                <w:rFonts w:ascii="Calibri" w:hAnsi="Calibri" w:cs="Calibri"/>
                <w:color w:val="000000" w:themeColor="text1"/>
                <w:sz w:val="20"/>
                <w:szCs w:val="20"/>
              </w:rPr>
              <w:t>minigrids</w:t>
            </w:r>
            <w:proofErr w:type="spellEnd"/>
            <w:r w:rsidRPr="0054775C">
              <w:rPr>
                <w:rFonts w:ascii="Calibri" w:hAnsi="Calibri" w:cs="Calibri"/>
                <w:color w:val="000000" w:themeColor="text1"/>
                <w:sz w:val="20"/>
                <w:szCs w:val="20"/>
              </w:rPr>
              <w:t xml:space="preserve"> under the AMP. </w:t>
            </w:r>
          </w:p>
          <w:p w14:paraId="0187475A" w14:textId="77777777" w:rsidR="00CB2F3A" w:rsidRPr="0054775C" w:rsidRDefault="00CB2F3A" w:rsidP="00E86DFA">
            <w:pPr>
              <w:jc w:val="both"/>
              <w:rPr>
                <w:rFonts w:ascii="Calibri" w:hAnsi="Calibri" w:cs="Calibri"/>
                <w:color w:val="000000" w:themeColor="text1"/>
                <w:sz w:val="20"/>
                <w:szCs w:val="20"/>
              </w:rPr>
            </w:pPr>
          </w:p>
          <w:p w14:paraId="3DC90330" w14:textId="47B8A5F0" w:rsidR="00CB2F3A" w:rsidRPr="0054775C" w:rsidRDefault="00CB2F3A" w:rsidP="00E86DFA">
            <w:pPr>
              <w:jc w:val="both"/>
              <w:rPr>
                <w:rFonts w:ascii="Calibri" w:hAnsi="Calibri" w:cs="Calibri"/>
                <w:color w:val="000000" w:themeColor="text1"/>
                <w:sz w:val="20"/>
                <w:szCs w:val="20"/>
              </w:rPr>
            </w:pPr>
            <w:r w:rsidRPr="0054775C">
              <w:rPr>
                <w:rFonts w:ascii="Calibri" w:hAnsi="Calibri" w:cs="Calibri"/>
                <w:b/>
                <w:bCs/>
                <w:color w:val="000000" w:themeColor="text1"/>
                <w:sz w:val="20"/>
                <w:szCs w:val="20"/>
              </w:rPr>
              <w:t xml:space="preserve">Digital opportunity for </w:t>
            </w:r>
            <w:proofErr w:type="spellStart"/>
            <w:r w:rsidRPr="0054775C">
              <w:rPr>
                <w:rFonts w:ascii="Calibri" w:hAnsi="Calibri" w:cs="Calibri"/>
                <w:b/>
                <w:bCs/>
                <w:color w:val="000000" w:themeColor="text1"/>
                <w:sz w:val="20"/>
                <w:szCs w:val="20"/>
              </w:rPr>
              <w:t>minigrids</w:t>
            </w:r>
            <w:proofErr w:type="spellEnd"/>
            <w:r w:rsidRPr="0054775C">
              <w:rPr>
                <w:rFonts w:ascii="Calibri" w:hAnsi="Calibri" w:cs="Calibri"/>
                <w:b/>
                <w:bCs/>
                <w:color w:val="000000" w:themeColor="text1"/>
                <w:sz w:val="20"/>
                <w:szCs w:val="20"/>
              </w:rPr>
              <w:t xml:space="preserve">. </w:t>
            </w:r>
            <w:r w:rsidRPr="0054775C">
              <w:rPr>
                <w:rFonts w:ascii="Calibri" w:hAnsi="Calibri" w:cs="Calibri"/>
                <w:color w:val="000000" w:themeColor="text1"/>
                <w:sz w:val="20"/>
                <w:szCs w:val="20"/>
              </w:rPr>
              <w:t xml:space="preserve">It’s increasingly clear that digital is a key entry point across </w:t>
            </w:r>
            <w:proofErr w:type="spellStart"/>
            <w:r w:rsidRPr="0054775C">
              <w:rPr>
                <w:rFonts w:ascii="Calibri" w:hAnsi="Calibri" w:cs="Calibri"/>
                <w:color w:val="000000" w:themeColor="text1"/>
                <w:sz w:val="20"/>
                <w:szCs w:val="20"/>
              </w:rPr>
              <w:t>minigrid</w:t>
            </w:r>
            <w:proofErr w:type="spellEnd"/>
            <w:r w:rsidRPr="0054775C">
              <w:rPr>
                <w:rFonts w:ascii="Calibri" w:hAnsi="Calibri" w:cs="Calibri"/>
                <w:color w:val="000000" w:themeColor="text1"/>
                <w:sz w:val="20"/>
                <w:szCs w:val="20"/>
              </w:rPr>
              <w:t xml:space="preserve"> market </w:t>
            </w:r>
            <w:r w:rsidRPr="000D075C">
              <w:rPr>
                <w:rFonts w:ascii="Calibri" w:hAnsi="Calibri" w:cs="Calibri"/>
                <w:color w:val="000000" w:themeColor="text1"/>
                <w:sz w:val="20"/>
                <w:szCs w:val="20"/>
              </w:rPr>
              <w:t xml:space="preserve">development. </w:t>
            </w:r>
            <w:r w:rsidR="000D075C" w:rsidRPr="000D075C">
              <w:rPr>
                <w:rFonts w:ascii="Calibri" w:hAnsi="Calibri" w:cs="Calibri"/>
                <w:color w:val="000000" w:themeColor="text1"/>
                <w:sz w:val="20"/>
                <w:szCs w:val="20"/>
                <w:highlight w:val="green"/>
              </w:rPr>
              <w:fldChar w:fldCharType="begin"/>
            </w:r>
            <w:r w:rsidR="000D075C" w:rsidRPr="000D075C">
              <w:rPr>
                <w:rFonts w:ascii="Calibri" w:hAnsi="Calibri" w:cs="Calibri"/>
                <w:color w:val="000000" w:themeColor="text1"/>
                <w:sz w:val="20"/>
                <w:szCs w:val="20"/>
              </w:rPr>
              <w:instrText xml:space="preserve"> REF _Ref72747353 \h </w:instrText>
            </w:r>
            <w:r w:rsidR="000D075C" w:rsidRPr="000D075C">
              <w:rPr>
                <w:rFonts w:ascii="Calibri" w:hAnsi="Calibri" w:cs="Calibri"/>
                <w:color w:val="000000" w:themeColor="text1"/>
                <w:sz w:val="20"/>
                <w:szCs w:val="20"/>
                <w:highlight w:val="green"/>
              </w:rPr>
              <w:instrText xml:space="preserve"> \* MERGEFORMAT </w:instrText>
            </w:r>
            <w:r w:rsidR="000D075C" w:rsidRPr="000D075C">
              <w:rPr>
                <w:rFonts w:ascii="Calibri" w:hAnsi="Calibri" w:cs="Calibri"/>
                <w:color w:val="000000" w:themeColor="text1"/>
                <w:sz w:val="20"/>
                <w:szCs w:val="20"/>
                <w:highlight w:val="green"/>
              </w:rPr>
            </w:r>
            <w:r w:rsidR="000D075C" w:rsidRPr="000D075C">
              <w:rPr>
                <w:rFonts w:ascii="Calibri" w:hAnsi="Calibri" w:cs="Calibri"/>
                <w:color w:val="000000" w:themeColor="text1"/>
                <w:sz w:val="20"/>
                <w:szCs w:val="20"/>
                <w:highlight w:val="green"/>
              </w:rPr>
              <w:fldChar w:fldCharType="separate"/>
            </w:r>
            <w:r w:rsidR="000D075C" w:rsidRPr="000D075C">
              <w:rPr>
                <w:rFonts w:ascii="Calibri" w:hAnsi="Calibri" w:cs="Calibri"/>
                <w:sz w:val="20"/>
                <w:szCs w:val="20"/>
              </w:rPr>
              <w:t xml:space="preserve">Figure </w:t>
            </w:r>
            <w:r w:rsidR="000D075C" w:rsidRPr="000D075C">
              <w:rPr>
                <w:rFonts w:ascii="Calibri" w:hAnsi="Calibri" w:cs="Calibri"/>
                <w:noProof/>
                <w:sz w:val="20"/>
                <w:szCs w:val="20"/>
              </w:rPr>
              <w:t>3</w:t>
            </w:r>
            <w:r w:rsidR="000D075C" w:rsidRPr="000D075C">
              <w:rPr>
                <w:rFonts w:ascii="Calibri" w:hAnsi="Calibri" w:cs="Calibri"/>
                <w:color w:val="000000" w:themeColor="text1"/>
                <w:sz w:val="20"/>
                <w:szCs w:val="20"/>
                <w:highlight w:val="green"/>
              </w:rPr>
              <w:fldChar w:fldCharType="end"/>
            </w:r>
            <w:r w:rsidRPr="000D075C">
              <w:rPr>
                <w:rFonts w:ascii="Calibri" w:hAnsi="Calibri" w:cs="Calibri"/>
                <w:color w:val="000000" w:themeColor="text1"/>
                <w:sz w:val="20"/>
                <w:szCs w:val="20"/>
              </w:rPr>
              <w:t xml:space="preserve"> below</w:t>
            </w:r>
            <w:r w:rsidRPr="0054775C">
              <w:rPr>
                <w:rFonts w:ascii="Calibri" w:hAnsi="Calibri" w:cs="Calibri"/>
                <w:color w:val="000000" w:themeColor="text1"/>
                <w:sz w:val="20"/>
                <w:szCs w:val="20"/>
              </w:rPr>
              <w:t xml:space="preserve"> shows different categories of digital solutions in the </w:t>
            </w:r>
            <w:proofErr w:type="spellStart"/>
            <w:r w:rsidRPr="0054775C">
              <w:rPr>
                <w:rFonts w:ascii="Calibri" w:hAnsi="Calibri" w:cs="Calibri"/>
                <w:color w:val="000000" w:themeColor="text1"/>
                <w:sz w:val="20"/>
                <w:szCs w:val="20"/>
              </w:rPr>
              <w:t>minigrid</w:t>
            </w:r>
            <w:proofErr w:type="spellEnd"/>
            <w:r w:rsidRPr="0054775C">
              <w:rPr>
                <w:rFonts w:ascii="Calibri" w:hAnsi="Calibri" w:cs="Calibri"/>
                <w:color w:val="000000" w:themeColor="text1"/>
                <w:sz w:val="20"/>
                <w:szCs w:val="20"/>
              </w:rPr>
              <w:t xml:space="preserve"> sector: (</w:t>
            </w:r>
            <w:proofErr w:type="spellStart"/>
            <w:r w:rsidRPr="0054775C">
              <w:rPr>
                <w:rFonts w:ascii="Calibri" w:hAnsi="Calibri" w:cs="Calibri"/>
                <w:color w:val="000000" w:themeColor="text1"/>
                <w:sz w:val="20"/>
                <w:szCs w:val="20"/>
              </w:rPr>
              <w:t>i</w:t>
            </w:r>
            <w:proofErr w:type="spellEnd"/>
            <w:r w:rsidRPr="0054775C">
              <w:rPr>
                <w:rFonts w:ascii="Calibri" w:hAnsi="Calibri" w:cs="Calibri"/>
                <w:color w:val="000000" w:themeColor="text1"/>
                <w:sz w:val="20"/>
                <w:szCs w:val="20"/>
              </w:rPr>
              <w:t xml:space="preserve">) digital planning, (ii) digital operations, (iii) digital aggregation platforms, and (iv) digital payments. In common to all these is the potential of digital technologies – whether used by policy makers, financiers or </w:t>
            </w:r>
            <w:proofErr w:type="spellStart"/>
            <w:r w:rsidRPr="0054775C">
              <w:rPr>
                <w:rFonts w:ascii="Calibri" w:hAnsi="Calibri" w:cs="Calibri"/>
                <w:color w:val="000000" w:themeColor="text1"/>
                <w:sz w:val="20"/>
                <w:szCs w:val="20"/>
              </w:rPr>
              <w:t>minigrid</w:t>
            </w:r>
            <w:proofErr w:type="spellEnd"/>
            <w:r w:rsidRPr="0054775C">
              <w:rPr>
                <w:rFonts w:ascii="Calibri" w:hAnsi="Calibri" w:cs="Calibri"/>
                <w:color w:val="000000" w:themeColor="text1"/>
                <w:sz w:val="20"/>
                <w:szCs w:val="20"/>
              </w:rPr>
              <w:t xml:space="preserve"> developers - to lower </w:t>
            </w:r>
            <w:proofErr w:type="spellStart"/>
            <w:r w:rsidRPr="0054775C">
              <w:rPr>
                <w:rFonts w:ascii="Calibri" w:hAnsi="Calibri" w:cs="Calibri"/>
                <w:color w:val="000000" w:themeColor="text1"/>
                <w:sz w:val="20"/>
                <w:szCs w:val="20"/>
              </w:rPr>
              <w:t>minigrid</w:t>
            </w:r>
            <w:proofErr w:type="spellEnd"/>
            <w:r w:rsidRPr="0054775C">
              <w:rPr>
                <w:rFonts w:ascii="Calibri" w:hAnsi="Calibri" w:cs="Calibri"/>
                <w:color w:val="000000" w:themeColor="text1"/>
                <w:sz w:val="20"/>
                <w:szCs w:val="20"/>
              </w:rPr>
              <w:t xml:space="preserve"> costs, reduce risks, and address barriers to scale. </w:t>
            </w:r>
          </w:p>
          <w:p w14:paraId="638C2AD1" w14:textId="77777777" w:rsidR="00CB2F3A" w:rsidRPr="0054775C" w:rsidRDefault="00CB2F3A" w:rsidP="00E86DFA">
            <w:pPr>
              <w:jc w:val="both"/>
              <w:rPr>
                <w:rFonts w:ascii="Calibri" w:hAnsi="Calibri" w:cs="Calibri"/>
                <w:color w:val="000000" w:themeColor="text1"/>
                <w:sz w:val="20"/>
                <w:szCs w:val="20"/>
              </w:rPr>
            </w:pPr>
          </w:p>
          <w:p w14:paraId="13538C30" w14:textId="77777777" w:rsidR="00CB2F3A" w:rsidRPr="0054775C" w:rsidRDefault="00CB2F3A" w:rsidP="00E86DFA">
            <w:pPr>
              <w:jc w:val="both"/>
              <w:rPr>
                <w:rFonts w:ascii="Calibri" w:hAnsi="Calibri" w:cs="Calibri"/>
                <w:color w:val="000000" w:themeColor="text1"/>
                <w:sz w:val="20"/>
                <w:szCs w:val="20"/>
              </w:rPr>
            </w:pPr>
            <w:r w:rsidRPr="0054775C">
              <w:rPr>
                <w:rFonts w:ascii="Calibri" w:hAnsi="Calibri" w:cs="Calibri"/>
                <w:b/>
                <w:bCs/>
                <w:color w:val="000000" w:themeColor="text1"/>
                <w:sz w:val="20"/>
                <w:szCs w:val="20"/>
              </w:rPr>
              <w:t xml:space="preserve">Data use opportunity for </w:t>
            </w:r>
            <w:proofErr w:type="spellStart"/>
            <w:r w:rsidRPr="0054775C">
              <w:rPr>
                <w:rFonts w:ascii="Calibri" w:hAnsi="Calibri" w:cs="Calibri"/>
                <w:b/>
                <w:bCs/>
                <w:color w:val="000000" w:themeColor="text1"/>
                <w:sz w:val="20"/>
                <w:szCs w:val="20"/>
              </w:rPr>
              <w:t>minigrids</w:t>
            </w:r>
            <w:proofErr w:type="spellEnd"/>
            <w:r w:rsidRPr="0054775C">
              <w:rPr>
                <w:rFonts w:ascii="Calibri" w:hAnsi="Calibri" w:cs="Calibri"/>
                <w:b/>
                <w:bCs/>
                <w:color w:val="000000" w:themeColor="text1"/>
                <w:sz w:val="20"/>
                <w:szCs w:val="20"/>
              </w:rPr>
              <w:t xml:space="preserve">. </w:t>
            </w:r>
            <w:r w:rsidRPr="0054775C">
              <w:rPr>
                <w:rFonts w:ascii="Calibri" w:hAnsi="Calibri" w:cs="Calibri"/>
                <w:color w:val="000000" w:themeColor="text1"/>
                <w:sz w:val="20"/>
                <w:szCs w:val="20"/>
              </w:rPr>
              <w:t xml:space="preserve">Many opportunities around digitalization are related to leveraging the large amount of data generated by </w:t>
            </w:r>
            <w:proofErr w:type="spellStart"/>
            <w:r w:rsidRPr="0054775C">
              <w:rPr>
                <w:rFonts w:ascii="Calibri" w:hAnsi="Calibri" w:cs="Calibri"/>
                <w:color w:val="000000" w:themeColor="text1"/>
                <w:sz w:val="20"/>
                <w:szCs w:val="20"/>
              </w:rPr>
              <w:t>minigrid</w:t>
            </w:r>
            <w:proofErr w:type="spellEnd"/>
            <w:r w:rsidRPr="0054775C">
              <w:rPr>
                <w:rFonts w:ascii="Calibri" w:hAnsi="Calibri" w:cs="Calibri"/>
                <w:color w:val="000000" w:themeColor="text1"/>
                <w:sz w:val="20"/>
                <w:szCs w:val="20"/>
              </w:rPr>
              <w:t xml:space="preserve"> projects to surface actionable insights, learning and optimization to consolidate business models and technical solutions for scaling-up </w:t>
            </w:r>
            <w:proofErr w:type="spellStart"/>
            <w:r w:rsidRPr="0054775C">
              <w:rPr>
                <w:rFonts w:ascii="Calibri" w:hAnsi="Calibri" w:cs="Calibri"/>
                <w:color w:val="000000" w:themeColor="text1"/>
                <w:sz w:val="20"/>
                <w:szCs w:val="20"/>
              </w:rPr>
              <w:t>minigrids</w:t>
            </w:r>
            <w:proofErr w:type="spellEnd"/>
            <w:r w:rsidRPr="0054775C">
              <w:rPr>
                <w:rFonts w:ascii="Calibri" w:hAnsi="Calibri" w:cs="Calibri"/>
                <w:color w:val="000000" w:themeColor="text1"/>
                <w:sz w:val="20"/>
                <w:szCs w:val="20"/>
              </w:rPr>
              <w:t xml:space="preserve">. For instance, the use of operational performance information from existing systems to forecast demand and design future </w:t>
            </w:r>
            <w:proofErr w:type="spellStart"/>
            <w:r w:rsidRPr="0054775C">
              <w:rPr>
                <w:rFonts w:ascii="Calibri" w:hAnsi="Calibri" w:cs="Calibri"/>
                <w:color w:val="000000" w:themeColor="text1"/>
                <w:sz w:val="20"/>
                <w:szCs w:val="20"/>
              </w:rPr>
              <w:t>minigrid</w:t>
            </w:r>
            <w:proofErr w:type="spellEnd"/>
            <w:r w:rsidRPr="0054775C">
              <w:rPr>
                <w:rFonts w:ascii="Calibri" w:hAnsi="Calibri" w:cs="Calibri"/>
                <w:color w:val="000000" w:themeColor="text1"/>
                <w:sz w:val="20"/>
                <w:szCs w:val="20"/>
              </w:rPr>
              <w:t xml:space="preserve"> can help avoid a very common pitfall of many </w:t>
            </w:r>
            <w:proofErr w:type="spellStart"/>
            <w:r w:rsidRPr="0054775C">
              <w:rPr>
                <w:rFonts w:ascii="Calibri" w:hAnsi="Calibri" w:cs="Calibri"/>
                <w:color w:val="000000" w:themeColor="text1"/>
                <w:sz w:val="20"/>
                <w:szCs w:val="20"/>
              </w:rPr>
              <w:t>minigrid</w:t>
            </w:r>
            <w:proofErr w:type="spellEnd"/>
            <w:r w:rsidRPr="0054775C">
              <w:rPr>
                <w:rFonts w:ascii="Calibri" w:hAnsi="Calibri" w:cs="Calibri"/>
                <w:color w:val="000000" w:themeColor="text1"/>
                <w:sz w:val="20"/>
                <w:szCs w:val="20"/>
              </w:rPr>
              <w:t xml:space="preserve"> systems which are significantly oversized and hence not financially viable. </w:t>
            </w:r>
          </w:p>
          <w:p w14:paraId="37475F60" w14:textId="4E77C67A" w:rsidR="00CB2F3A" w:rsidRPr="0054775C" w:rsidRDefault="00CB2F3A" w:rsidP="00970B84">
            <w:pPr>
              <w:rPr>
                <w:rFonts w:ascii="Calibri" w:hAnsi="Calibri" w:cs="Calibri"/>
                <w:b/>
                <w:bCs/>
                <w:color w:val="000000" w:themeColor="text1"/>
                <w:sz w:val="20"/>
                <w:szCs w:val="20"/>
              </w:rPr>
            </w:pPr>
          </w:p>
          <w:p w14:paraId="601EF742" w14:textId="77777777" w:rsidR="000D075C" w:rsidRDefault="00CB2F3A" w:rsidP="000D075C">
            <w:pPr>
              <w:keepNext/>
              <w:jc w:val="center"/>
            </w:pPr>
            <w:r w:rsidRPr="0054775C">
              <w:rPr>
                <w:rFonts w:ascii="Calibri" w:hAnsi="Calibri" w:cs="Calibri"/>
                <w:noProof/>
                <w:color w:val="000000" w:themeColor="text1"/>
                <w:sz w:val="20"/>
                <w:szCs w:val="20"/>
              </w:rPr>
              <w:drawing>
                <wp:inline distT="0" distB="0" distL="0" distR="0" wp14:anchorId="6EDE6497" wp14:editId="64C5F462">
                  <wp:extent cx="5993396" cy="274320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9099" r="577"/>
                          <a:stretch/>
                        </pic:blipFill>
                        <pic:spPr bwMode="auto">
                          <a:xfrm>
                            <a:off x="0" y="0"/>
                            <a:ext cx="6015158" cy="2753161"/>
                          </a:xfrm>
                          <a:prstGeom prst="rect">
                            <a:avLst/>
                          </a:prstGeom>
                          <a:ln>
                            <a:noFill/>
                          </a:ln>
                          <a:extLst>
                            <a:ext uri="{53640926-AAD7-44D8-BBD7-CCE9431645EC}">
                              <a14:shadowObscured xmlns:a14="http://schemas.microsoft.com/office/drawing/2010/main"/>
                            </a:ext>
                          </a:extLst>
                        </pic:spPr>
                      </pic:pic>
                    </a:graphicData>
                  </a:graphic>
                </wp:inline>
              </w:drawing>
            </w:r>
          </w:p>
          <w:p w14:paraId="4822B2C0" w14:textId="7A326FC6" w:rsidR="00CB2F3A" w:rsidRPr="0054775C" w:rsidRDefault="000D075C" w:rsidP="000D075C">
            <w:pPr>
              <w:pStyle w:val="Caption"/>
              <w:jc w:val="center"/>
            </w:pPr>
            <w:bookmarkStart w:id="25" w:name="_Ref72747353"/>
            <w:bookmarkStart w:id="26" w:name="_Toc84428453"/>
            <w:r w:rsidRPr="000D075C">
              <w:rPr>
                <w:u w:val="none"/>
              </w:rPr>
              <w:t xml:space="preserve">Figure </w:t>
            </w:r>
            <w:r w:rsidRPr="000D075C">
              <w:rPr>
                <w:u w:val="none"/>
              </w:rPr>
              <w:fldChar w:fldCharType="begin"/>
            </w:r>
            <w:r w:rsidRPr="000D075C">
              <w:rPr>
                <w:u w:val="none"/>
              </w:rPr>
              <w:instrText xml:space="preserve"> SEQ Figure \* ARABIC </w:instrText>
            </w:r>
            <w:r w:rsidRPr="000D075C">
              <w:rPr>
                <w:u w:val="none"/>
              </w:rPr>
              <w:fldChar w:fldCharType="separate"/>
            </w:r>
            <w:r w:rsidR="00E17644">
              <w:rPr>
                <w:noProof/>
                <w:u w:val="none"/>
              </w:rPr>
              <w:t>3</w:t>
            </w:r>
            <w:r w:rsidRPr="000D075C">
              <w:rPr>
                <w:u w:val="none"/>
              </w:rPr>
              <w:fldChar w:fldCharType="end"/>
            </w:r>
            <w:bookmarkEnd w:id="25"/>
            <w:r w:rsidRPr="000D075C">
              <w:rPr>
                <w:b w:val="0"/>
                <w:bCs/>
                <w:u w:val="none"/>
              </w:rPr>
              <w:t xml:space="preserve">: Digital and data opportunities for </w:t>
            </w:r>
            <w:proofErr w:type="spellStart"/>
            <w:r w:rsidRPr="000D075C">
              <w:rPr>
                <w:b w:val="0"/>
                <w:bCs/>
                <w:u w:val="none"/>
              </w:rPr>
              <w:t>minigrids</w:t>
            </w:r>
            <w:proofErr w:type="spellEnd"/>
            <w:r w:rsidRPr="000D075C">
              <w:rPr>
                <w:b w:val="0"/>
                <w:bCs/>
                <w:u w:val="none"/>
              </w:rPr>
              <w:t xml:space="preserve"> in the AMP</w:t>
            </w:r>
            <w:bookmarkEnd w:id="26"/>
          </w:p>
          <w:p w14:paraId="503C33C4" w14:textId="77777777" w:rsidR="00970B84" w:rsidRPr="0054775C" w:rsidRDefault="00970B84" w:rsidP="00CB2F3A">
            <w:pPr>
              <w:rPr>
                <w:rFonts w:ascii="Calibri" w:hAnsi="Calibri" w:cs="Calibri"/>
                <w:color w:val="000000" w:themeColor="text1"/>
                <w:sz w:val="20"/>
                <w:szCs w:val="20"/>
              </w:rPr>
            </w:pPr>
          </w:p>
          <w:p w14:paraId="379A9F79" w14:textId="0411CCED" w:rsidR="00CB2F3A" w:rsidRPr="0054775C" w:rsidRDefault="00CB2F3A" w:rsidP="00E86DFA">
            <w:pPr>
              <w:jc w:val="both"/>
              <w:rPr>
                <w:rFonts w:ascii="Calibri" w:hAnsi="Calibri" w:cs="Calibri"/>
                <w:color w:val="000000" w:themeColor="text1"/>
                <w:sz w:val="20"/>
                <w:szCs w:val="20"/>
              </w:rPr>
            </w:pPr>
            <w:r w:rsidRPr="0054775C">
              <w:rPr>
                <w:rFonts w:ascii="Calibri" w:hAnsi="Calibri" w:cs="Calibri"/>
                <w:color w:val="000000" w:themeColor="text1"/>
                <w:sz w:val="20"/>
                <w:szCs w:val="20"/>
              </w:rPr>
              <w:t xml:space="preserve">The potential for using data and digital tools and solutions to add value at various stages of the </w:t>
            </w:r>
            <w:proofErr w:type="spellStart"/>
            <w:r w:rsidRPr="0054775C">
              <w:rPr>
                <w:rFonts w:ascii="Calibri" w:hAnsi="Calibri" w:cs="Calibri"/>
                <w:color w:val="000000" w:themeColor="text1"/>
                <w:sz w:val="20"/>
                <w:szCs w:val="20"/>
              </w:rPr>
              <w:t>minigrids</w:t>
            </w:r>
            <w:proofErr w:type="spellEnd"/>
            <w:r w:rsidRPr="0054775C">
              <w:rPr>
                <w:rFonts w:ascii="Calibri" w:hAnsi="Calibri" w:cs="Calibri"/>
                <w:color w:val="000000" w:themeColor="text1"/>
                <w:sz w:val="20"/>
                <w:szCs w:val="20"/>
              </w:rPr>
              <w:t xml:space="preserve"> value chain remains largely untapped. With enhanced capacity, </w:t>
            </w:r>
            <w:proofErr w:type="spellStart"/>
            <w:r w:rsidRPr="0054775C">
              <w:rPr>
                <w:rFonts w:ascii="Calibri" w:hAnsi="Calibri" w:cs="Calibri"/>
                <w:b/>
                <w:bCs/>
                <w:color w:val="000000" w:themeColor="text1"/>
                <w:sz w:val="20"/>
                <w:szCs w:val="20"/>
              </w:rPr>
              <w:t>minigrid</w:t>
            </w:r>
            <w:proofErr w:type="spellEnd"/>
            <w:r w:rsidRPr="0054775C">
              <w:rPr>
                <w:rFonts w:ascii="Calibri" w:hAnsi="Calibri" w:cs="Calibri"/>
                <w:b/>
                <w:bCs/>
                <w:color w:val="000000" w:themeColor="text1"/>
                <w:sz w:val="20"/>
                <w:szCs w:val="20"/>
              </w:rPr>
              <w:t xml:space="preserve"> developers</w:t>
            </w:r>
            <w:r w:rsidRPr="0054775C">
              <w:rPr>
                <w:rFonts w:ascii="Calibri" w:hAnsi="Calibri" w:cs="Calibri"/>
                <w:color w:val="000000" w:themeColor="text1"/>
                <w:sz w:val="20"/>
                <w:szCs w:val="20"/>
              </w:rPr>
              <w:t xml:space="preserve"> could streamline their operations though smart metering and remote control of their assets and potentially reduce operations and maintenance costs by about 15% to 30</w:t>
            </w:r>
            <w:proofErr w:type="gramStart"/>
            <w:r w:rsidRPr="0054775C">
              <w:rPr>
                <w:rFonts w:ascii="Calibri" w:hAnsi="Calibri" w:cs="Calibri"/>
                <w:color w:val="000000" w:themeColor="text1"/>
                <w:sz w:val="20"/>
                <w:szCs w:val="20"/>
              </w:rPr>
              <w:t>%(</w:t>
            </w:r>
            <w:proofErr w:type="gramEnd"/>
            <w:r w:rsidRPr="0054775C">
              <w:rPr>
                <w:rFonts w:ascii="Calibri" w:hAnsi="Calibri" w:cs="Calibri"/>
                <w:color w:val="000000" w:themeColor="text1"/>
                <w:sz w:val="20"/>
                <w:szCs w:val="20"/>
              </w:rPr>
              <w:t xml:space="preserve">*) through reduced site visits, labor and component replacement costs. </w:t>
            </w:r>
            <w:r w:rsidRPr="0054775C">
              <w:rPr>
                <w:rFonts w:ascii="Calibri" w:hAnsi="Calibri" w:cs="Calibri"/>
                <w:b/>
                <w:bCs/>
                <w:color w:val="000000" w:themeColor="text1"/>
                <w:sz w:val="20"/>
                <w:szCs w:val="20"/>
              </w:rPr>
              <w:t>Government stakeholders</w:t>
            </w:r>
            <w:r w:rsidRPr="0054775C">
              <w:rPr>
                <w:rFonts w:ascii="Calibri" w:hAnsi="Calibri" w:cs="Calibri"/>
                <w:color w:val="000000" w:themeColor="text1"/>
                <w:sz w:val="20"/>
                <w:szCs w:val="20"/>
              </w:rPr>
              <w:t xml:space="preserve"> could leverage digital solutions for energy sector planning, to streamline licensing, monitor quality of service and broadly improve sector oversight. However, data of sufficient quality is not always available for these purposes, and government stakeholders often lack the necessary technical capacity. While data could be a tremendously </w:t>
            </w:r>
            <w:proofErr w:type="gramStart"/>
            <w:r w:rsidRPr="0054775C">
              <w:rPr>
                <w:rFonts w:ascii="Calibri" w:hAnsi="Calibri" w:cs="Calibri"/>
                <w:color w:val="000000" w:themeColor="text1"/>
                <w:sz w:val="20"/>
                <w:szCs w:val="20"/>
              </w:rPr>
              <w:t>valuable asset</w:t>
            </w:r>
            <w:proofErr w:type="gramEnd"/>
            <w:r w:rsidRPr="0054775C">
              <w:rPr>
                <w:rFonts w:ascii="Calibri" w:hAnsi="Calibri" w:cs="Calibri"/>
                <w:color w:val="000000" w:themeColor="text1"/>
                <w:sz w:val="20"/>
                <w:szCs w:val="20"/>
              </w:rPr>
              <w:t xml:space="preserve"> in the </w:t>
            </w:r>
            <w:proofErr w:type="spellStart"/>
            <w:r w:rsidRPr="0054775C">
              <w:rPr>
                <w:rFonts w:ascii="Calibri" w:hAnsi="Calibri" w:cs="Calibri"/>
                <w:color w:val="000000" w:themeColor="text1"/>
                <w:sz w:val="20"/>
                <w:szCs w:val="20"/>
              </w:rPr>
              <w:t>minigrid</w:t>
            </w:r>
            <w:proofErr w:type="spellEnd"/>
            <w:r w:rsidRPr="0054775C">
              <w:rPr>
                <w:rFonts w:ascii="Calibri" w:hAnsi="Calibri" w:cs="Calibri"/>
                <w:color w:val="000000" w:themeColor="text1"/>
                <w:sz w:val="20"/>
                <w:szCs w:val="20"/>
              </w:rPr>
              <w:t xml:space="preserve"> sector, this potential remains largely underutilized due to the lack of standardization and common data reporting protocols and the fact that this sector is still very nascent and relatively fragmented.</w:t>
            </w:r>
          </w:p>
          <w:p w14:paraId="41E4BF19" w14:textId="77777777" w:rsidR="00CB2F3A" w:rsidRPr="0054775C" w:rsidRDefault="00CB2F3A" w:rsidP="00E86DFA">
            <w:pPr>
              <w:jc w:val="both"/>
              <w:rPr>
                <w:rFonts w:ascii="Calibri" w:hAnsi="Calibri" w:cs="Calibri"/>
                <w:color w:val="000000" w:themeColor="text1"/>
                <w:sz w:val="20"/>
                <w:szCs w:val="20"/>
              </w:rPr>
            </w:pPr>
          </w:p>
          <w:p w14:paraId="7F83E943" w14:textId="2F4EAA17" w:rsidR="00CB2F3A" w:rsidRPr="0054775C" w:rsidRDefault="00CB2F3A" w:rsidP="00E86DFA">
            <w:pPr>
              <w:jc w:val="both"/>
              <w:rPr>
                <w:rFonts w:ascii="Calibri" w:hAnsi="Calibri" w:cs="Calibri"/>
                <w:color w:val="000000" w:themeColor="text1"/>
                <w:sz w:val="20"/>
                <w:szCs w:val="20"/>
              </w:rPr>
            </w:pPr>
            <w:r w:rsidRPr="0054775C">
              <w:rPr>
                <w:rFonts w:ascii="Calibri" w:hAnsi="Calibri" w:cs="Calibri"/>
                <w:b/>
                <w:bCs/>
                <w:color w:val="000000" w:themeColor="text1"/>
                <w:sz w:val="20"/>
                <w:szCs w:val="20"/>
              </w:rPr>
              <w:t xml:space="preserve">Opportunities across the Program, and with the AMP regional project. </w:t>
            </w:r>
            <w:r w:rsidRPr="0054775C">
              <w:rPr>
                <w:rFonts w:ascii="Calibri" w:hAnsi="Calibri" w:cs="Calibri"/>
                <w:color w:val="000000" w:themeColor="text1"/>
                <w:sz w:val="20"/>
                <w:szCs w:val="20"/>
              </w:rPr>
              <w:t xml:space="preserve">The AMP provides a unique opportunity to develop a single set of metrics and guidelines for data </w:t>
            </w:r>
            <w:r w:rsidR="00980EC0" w:rsidRPr="0054775C">
              <w:rPr>
                <w:rFonts w:ascii="Calibri" w:hAnsi="Calibri" w:cs="Calibri"/>
                <w:color w:val="000000" w:themeColor="text1"/>
                <w:sz w:val="20"/>
                <w:szCs w:val="20"/>
              </w:rPr>
              <w:t>collection and</w:t>
            </w:r>
            <w:r w:rsidRPr="0054775C">
              <w:rPr>
                <w:rFonts w:ascii="Calibri" w:hAnsi="Calibri" w:cs="Calibri"/>
                <w:color w:val="000000" w:themeColor="text1"/>
                <w:sz w:val="20"/>
                <w:szCs w:val="20"/>
              </w:rPr>
              <w:t xml:space="preserve"> use them to collect data from </w:t>
            </w:r>
            <w:proofErr w:type="spellStart"/>
            <w:r w:rsidRPr="0054775C">
              <w:rPr>
                <w:rFonts w:ascii="Calibri" w:hAnsi="Calibri" w:cs="Calibri"/>
                <w:color w:val="000000" w:themeColor="text1"/>
                <w:sz w:val="20"/>
                <w:szCs w:val="20"/>
              </w:rPr>
              <w:t>minigrid</w:t>
            </w:r>
            <w:proofErr w:type="spellEnd"/>
            <w:r w:rsidRPr="0054775C">
              <w:rPr>
                <w:rFonts w:ascii="Calibri" w:hAnsi="Calibri" w:cs="Calibri"/>
                <w:color w:val="000000" w:themeColor="text1"/>
                <w:sz w:val="20"/>
                <w:szCs w:val="20"/>
              </w:rPr>
              <w:t xml:space="preserve"> </w:t>
            </w:r>
            <w:r w:rsidRPr="0054775C">
              <w:rPr>
                <w:rFonts w:ascii="Calibri" w:hAnsi="Calibri" w:cs="Calibri"/>
                <w:color w:val="000000" w:themeColor="text1"/>
                <w:sz w:val="20"/>
                <w:szCs w:val="20"/>
              </w:rPr>
              <w:lastRenderedPageBreak/>
              <w:t xml:space="preserve">investment pilots across different national projects which the AMP Regional Project can then aggregate, derive insights from, and systematically disseminate knowledge with participating AMP countries and with the broader </w:t>
            </w:r>
            <w:proofErr w:type="spellStart"/>
            <w:r w:rsidRPr="0054775C">
              <w:rPr>
                <w:rFonts w:ascii="Calibri" w:hAnsi="Calibri" w:cs="Calibri"/>
                <w:color w:val="000000" w:themeColor="text1"/>
                <w:sz w:val="20"/>
                <w:szCs w:val="20"/>
              </w:rPr>
              <w:t>minigrids</w:t>
            </w:r>
            <w:proofErr w:type="spellEnd"/>
            <w:r w:rsidRPr="0054775C">
              <w:rPr>
                <w:rFonts w:ascii="Calibri" w:hAnsi="Calibri" w:cs="Calibri"/>
                <w:color w:val="000000" w:themeColor="text1"/>
                <w:sz w:val="20"/>
                <w:szCs w:val="20"/>
              </w:rPr>
              <w:t xml:space="preserve"> sector in Africa. At the same time, the link between the regional project and the total of eighteen (18) national child projects provides a unique ‘distribution channel’ opportunity across Africa for AMP to mainstream the use of digital tools and solutions for </w:t>
            </w:r>
            <w:proofErr w:type="spellStart"/>
            <w:r w:rsidRPr="0054775C">
              <w:rPr>
                <w:rFonts w:ascii="Calibri" w:hAnsi="Calibri" w:cs="Calibri"/>
                <w:color w:val="000000" w:themeColor="text1"/>
                <w:sz w:val="20"/>
                <w:szCs w:val="20"/>
              </w:rPr>
              <w:t>minigrids</w:t>
            </w:r>
            <w:proofErr w:type="spellEnd"/>
            <w:r w:rsidRPr="0054775C">
              <w:rPr>
                <w:rFonts w:ascii="Calibri" w:hAnsi="Calibri" w:cs="Calibri"/>
                <w:color w:val="000000" w:themeColor="text1"/>
                <w:sz w:val="20"/>
                <w:szCs w:val="20"/>
              </w:rPr>
              <w:t xml:space="preserve"> cost-reduction and scale-up.</w:t>
            </w:r>
          </w:p>
          <w:p w14:paraId="02989E9D" w14:textId="77777777" w:rsidR="00CB2F3A" w:rsidRPr="0054775C" w:rsidRDefault="00CB2F3A" w:rsidP="00E86DFA">
            <w:pPr>
              <w:jc w:val="both"/>
              <w:rPr>
                <w:rFonts w:ascii="Calibri" w:hAnsi="Calibri" w:cs="Calibri"/>
                <w:i/>
                <w:iCs/>
                <w:color w:val="000000" w:themeColor="text1"/>
                <w:sz w:val="20"/>
                <w:szCs w:val="20"/>
              </w:rPr>
            </w:pPr>
          </w:p>
          <w:p w14:paraId="34099679" w14:textId="77777777" w:rsidR="00CB2F3A" w:rsidRPr="0054775C" w:rsidRDefault="00CB2F3A" w:rsidP="00E86DFA">
            <w:pPr>
              <w:jc w:val="both"/>
              <w:rPr>
                <w:rFonts w:ascii="Calibri" w:hAnsi="Calibri" w:cs="Calibri"/>
                <w:i/>
                <w:iCs/>
                <w:color w:val="000000" w:themeColor="text1"/>
                <w:sz w:val="20"/>
                <w:szCs w:val="20"/>
              </w:rPr>
            </w:pPr>
            <w:r w:rsidRPr="0054775C">
              <w:rPr>
                <w:rFonts w:ascii="Calibri" w:hAnsi="Calibri" w:cs="Calibri"/>
                <w:i/>
                <w:iCs/>
                <w:color w:val="000000" w:themeColor="text1"/>
                <w:sz w:val="20"/>
                <w:szCs w:val="20"/>
              </w:rPr>
              <w:t xml:space="preserve">(*) AMMP Technologies. “Reducing the cost of operations and maintenance for remote off-grid energy systems.” September 2018. </w:t>
            </w:r>
          </w:p>
          <w:p w14:paraId="478CA381" w14:textId="3FBD5FA3" w:rsidR="00CB2F3A" w:rsidRPr="005E7BF6" w:rsidRDefault="00CB2F3A" w:rsidP="00214E14">
            <w:pPr>
              <w:jc w:val="both"/>
              <w:rPr>
                <w:rFonts w:ascii="Calibri" w:hAnsi="Calibri" w:cs="Calibri"/>
                <w:sz w:val="20"/>
                <w:szCs w:val="20"/>
              </w:rPr>
            </w:pPr>
          </w:p>
        </w:tc>
      </w:tr>
    </w:tbl>
    <w:p w14:paraId="3634222F" w14:textId="09103759" w:rsidR="00214E14" w:rsidRDefault="00214E14" w:rsidP="00214E14">
      <w:pPr>
        <w:jc w:val="both"/>
        <w:rPr>
          <w:rFonts w:ascii="Calibri" w:hAnsi="Calibri" w:cs="Calibri"/>
          <w:sz w:val="20"/>
          <w:szCs w:val="20"/>
        </w:rPr>
      </w:pPr>
    </w:p>
    <w:p w14:paraId="4C5085F5" w14:textId="77777777" w:rsidR="00214E14" w:rsidRPr="00E86DFA" w:rsidRDefault="00214E14" w:rsidP="00E86DFA">
      <w:pPr>
        <w:jc w:val="both"/>
        <w:rPr>
          <w:rFonts w:ascii="Calibri" w:hAnsi="Calibri" w:cs="Calibri"/>
          <w:sz w:val="20"/>
          <w:szCs w:val="20"/>
        </w:rPr>
      </w:pPr>
    </w:p>
    <w:p w14:paraId="012B9E66" w14:textId="085A7E30" w:rsidR="00855990" w:rsidRPr="00CC1F5D" w:rsidRDefault="00855990" w:rsidP="005913BC">
      <w:pPr>
        <w:numPr>
          <w:ilvl w:val="0"/>
          <w:numId w:val="36"/>
        </w:numPr>
        <w:jc w:val="both"/>
        <w:rPr>
          <w:rFonts w:ascii="Calibri" w:hAnsi="Calibri" w:cs="Calibri"/>
          <w:sz w:val="20"/>
          <w:szCs w:val="20"/>
        </w:rPr>
      </w:pPr>
      <w:r w:rsidRPr="119C832E">
        <w:rPr>
          <w:rFonts w:ascii="Calibri" w:hAnsi="Calibri" w:cs="Calibri"/>
          <w:sz w:val="20"/>
          <w:szCs w:val="20"/>
        </w:rPr>
        <w:t>Moreover, th</w:t>
      </w:r>
      <w:r w:rsidR="001648C1">
        <w:rPr>
          <w:rFonts w:ascii="Calibri" w:hAnsi="Calibri" w:cs="Calibri"/>
          <w:sz w:val="20"/>
          <w:szCs w:val="20"/>
        </w:rPr>
        <w:t>e</w:t>
      </w:r>
      <w:r w:rsidR="00B43639" w:rsidRPr="119C832E">
        <w:rPr>
          <w:rFonts w:ascii="Calibri" w:hAnsi="Calibri" w:cs="Calibri"/>
          <w:sz w:val="20"/>
          <w:szCs w:val="20"/>
        </w:rPr>
        <w:t xml:space="preserve"> strategy </w:t>
      </w:r>
      <w:r w:rsidR="001648C1">
        <w:rPr>
          <w:rFonts w:ascii="Calibri" w:hAnsi="Calibri" w:cs="Calibri"/>
          <w:sz w:val="20"/>
          <w:szCs w:val="20"/>
        </w:rPr>
        <w:t xml:space="preserve">of this project </w:t>
      </w:r>
      <w:r w:rsidR="00B43639" w:rsidRPr="119C832E">
        <w:rPr>
          <w:rFonts w:ascii="Calibri" w:hAnsi="Calibri" w:cs="Calibri"/>
          <w:sz w:val="20"/>
          <w:szCs w:val="20"/>
        </w:rPr>
        <w:t xml:space="preserve">will support the </w:t>
      </w:r>
      <w:proofErr w:type="spellStart"/>
      <w:r w:rsidR="00B43639" w:rsidRPr="119C832E">
        <w:rPr>
          <w:rFonts w:ascii="Calibri" w:hAnsi="Calibri" w:cs="Calibri"/>
          <w:sz w:val="20"/>
          <w:szCs w:val="20"/>
        </w:rPr>
        <w:t>GoBF’s</w:t>
      </w:r>
      <w:proofErr w:type="spellEnd"/>
      <w:r w:rsidR="00B43639" w:rsidRPr="119C832E">
        <w:rPr>
          <w:rFonts w:ascii="Calibri" w:hAnsi="Calibri" w:cs="Calibri"/>
          <w:sz w:val="20"/>
          <w:szCs w:val="20"/>
        </w:rPr>
        <w:t xml:space="preserve"> </w:t>
      </w:r>
      <w:r w:rsidR="00DA6DA0" w:rsidRPr="119C832E">
        <w:rPr>
          <w:rFonts w:ascii="Calibri" w:hAnsi="Calibri" w:cs="Calibri"/>
          <w:sz w:val="20"/>
          <w:szCs w:val="20"/>
        </w:rPr>
        <w:t>COVID-19 response and recovery</w:t>
      </w:r>
      <w:r w:rsidR="0031177D" w:rsidRPr="119C832E">
        <w:rPr>
          <w:rFonts w:ascii="Calibri" w:hAnsi="Calibri" w:cs="Calibri"/>
          <w:sz w:val="20"/>
          <w:szCs w:val="20"/>
        </w:rPr>
        <w:t xml:space="preserve"> by building the resilience of the vulnerable populations and health</w:t>
      </w:r>
      <w:r w:rsidR="009836A6" w:rsidRPr="119C832E">
        <w:rPr>
          <w:rFonts w:ascii="Calibri" w:hAnsi="Calibri" w:cs="Calibri"/>
          <w:sz w:val="20"/>
          <w:szCs w:val="20"/>
        </w:rPr>
        <w:t xml:space="preserve"> facilities through provision of sustainable energy and income </w:t>
      </w:r>
      <w:r w:rsidR="009836A6" w:rsidRPr="00CC1F5D">
        <w:rPr>
          <w:rFonts w:ascii="Calibri" w:hAnsi="Calibri" w:cs="Calibri"/>
          <w:sz w:val="20"/>
          <w:szCs w:val="20"/>
        </w:rPr>
        <w:t xml:space="preserve">generating activities under </w:t>
      </w:r>
      <w:r w:rsidR="00BA0256" w:rsidRPr="00CC1F5D">
        <w:rPr>
          <w:rFonts w:ascii="Calibri" w:hAnsi="Calibri" w:cs="Calibri"/>
          <w:sz w:val="20"/>
          <w:szCs w:val="20"/>
        </w:rPr>
        <w:t>O</w:t>
      </w:r>
      <w:r w:rsidR="009836A6" w:rsidRPr="00CC1F5D">
        <w:rPr>
          <w:rFonts w:ascii="Calibri" w:hAnsi="Calibri" w:cs="Calibri"/>
          <w:sz w:val="20"/>
          <w:szCs w:val="20"/>
        </w:rPr>
        <w:t>utput 2.1 (pilot projects). Speci</w:t>
      </w:r>
      <w:r w:rsidR="00E417B0" w:rsidRPr="00CC1F5D">
        <w:rPr>
          <w:rFonts w:ascii="Calibri" w:hAnsi="Calibri" w:cs="Calibri"/>
          <w:sz w:val="20"/>
          <w:szCs w:val="20"/>
        </w:rPr>
        <w:t xml:space="preserve">fically, the pilot projects will target the water and agriculture </w:t>
      </w:r>
      <w:r w:rsidR="001D3CE5" w:rsidRPr="00CC1F5D">
        <w:rPr>
          <w:rFonts w:ascii="Calibri" w:hAnsi="Calibri" w:cs="Calibri"/>
          <w:sz w:val="20"/>
          <w:szCs w:val="20"/>
        </w:rPr>
        <w:t>sectors as</w:t>
      </w:r>
      <w:r w:rsidR="00CE144B" w:rsidRPr="00CC1F5D">
        <w:rPr>
          <w:rFonts w:ascii="Calibri" w:hAnsi="Calibri" w:cs="Calibri"/>
          <w:sz w:val="20"/>
          <w:szCs w:val="20"/>
        </w:rPr>
        <w:t xml:space="preserve"> </w:t>
      </w:r>
      <w:r w:rsidR="00690226" w:rsidRPr="00CC1F5D">
        <w:rPr>
          <w:rFonts w:ascii="Calibri" w:hAnsi="Calibri" w:cs="Calibri"/>
          <w:sz w:val="20"/>
          <w:szCs w:val="20"/>
        </w:rPr>
        <w:t>demand</w:t>
      </w:r>
      <w:r w:rsidR="00CE144B" w:rsidRPr="00CC1F5D">
        <w:rPr>
          <w:rFonts w:ascii="Calibri" w:hAnsi="Calibri" w:cs="Calibri"/>
          <w:sz w:val="20"/>
          <w:szCs w:val="20"/>
        </w:rPr>
        <w:t>ed</w:t>
      </w:r>
      <w:r w:rsidR="00690226" w:rsidRPr="00CC1F5D">
        <w:rPr>
          <w:rFonts w:ascii="Calibri" w:hAnsi="Calibri" w:cs="Calibri"/>
          <w:sz w:val="20"/>
          <w:szCs w:val="20"/>
        </w:rPr>
        <w:t xml:space="preserve"> </w:t>
      </w:r>
      <w:r w:rsidR="00CE144B" w:rsidRPr="00CC1F5D">
        <w:rPr>
          <w:rFonts w:ascii="Calibri" w:hAnsi="Calibri" w:cs="Calibri"/>
          <w:sz w:val="20"/>
          <w:szCs w:val="20"/>
        </w:rPr>
        <w:t xml:space="preserve">by </w:t>
      </w:r>
      <w:r w:rsidR="00BA0256" w:rsidRPr="00CC1F5D">
        <w:rPr>
          <w:rFonts w:ascii="Calibri" w:hAnsi="Calibri" w:cs="Calibri"/>
          <w:sz w:val="20"/>
          <w:szCs w:val="20"/>
        </w:rPr>
        <w:t>Burkina Faso’s</w:t>
      </w:r>
      <w:r w:rsidR="00CE144B" w:rsidRPr="00CC1F5D">
        <w:rPr>
          <w:rFonts w:ascii="Calibri" w:hAnsi="Calibri" w:cs="Calibri"/>
          <w:sz w:val="20"/>
          <w:szCs w:val="20"/>
        </w:rPr>
        <w:t xml:space="preserve"> national </w:t>
      </w:r>
      <w:r w:rsidR="00690226" w:rsidRPr="00CC1F5D">
        <w:rPr>
          <w:rFonts w:ascii="Calibri" w:hAnsi="Calibri" w:cs="Calibri"/>
          <w:sz w:val="20"/>
          <w:szCs w:val="20"/>
        </w:rPr>
        <w:t xml:space="preserve">stakeholders during the PPG phase, which called for </w:t>
      </w:r>
      <w:r w:rsidR="00754FDC" w:rsidRPr="00CC1F5D">
        <w:rPr>
          <w:rFonts w:ascii="Calibri" w:hAnsi="Calibri" w:cs="Calibri"/>
          <w:sz w:val="20"/>
          <w:szCs w:val="20"/>
        </w:rPr>
        <w:t>showcasing water-energy and food nexus in order to promote socio-economic growth</w:t>
      </w:r>
      <w:r w:rsidR="00BA0256" w:rsidRPr="00CC1F5D">
        <w:rPr>
          <w:rFonts w:ascii="Calibri" w:hAnsi="Calibri" w:cs="Calibri"/>
          <w:sz w:val="20"/>
          <w:szCs w:val="20"/>
        </w:rPr>
        <w:t xml:space="preserve">, increase </w:t>
      </w:r>
      <w:r w:rsidR="00812790" w:rsidRPr="00CC1F5D">
        <w:rPr>
          <w:rFonts w:ascii="Calibri" w:hAnsi="Calibri" w:cs="Calibri"/>
          <w:sz w:val="20"/>
          <w:szCs w:val="20"/>
        </w:rPr>
        <w:t>private sector engagement</w:t>
      </w:r>
      <w:r w:rsidR="00BA0256" w:rsidRPr="00CC1F5D">
        <w:rPr>
          <w:rFonts w:ascii="Calibri" w:hAnsi="Calibri" w:cs="Calibri"/>
          <w:sz w:val="20"/>
          <w:szCs w:val="20"/>
        </w:rPr>
        <w:t xml:space="preserve"> and reduce poverty in rural areas</w:t>
      </w:r>
      <w:r w:rsidR="00812790" w:rsidRPr="00CC1F5D">
        <w:rPr>
          <w:rFonts w:ascii="Calibri" w:hAnsi="Calibri" w:cs="Calibri"/>
          <w:sz w:val="20"/>
          <w:szCs w:val="20"/>
        </w:rPr>
        <w:t xml:space="preserve">. </w:t>
      </w:r>
    </w:p>
    <w:p w14:paraId="23840049" w14:textId="77777777" w:rsidR="000F3BA7" w:rsidRPr="00CC1F5D" w:rsidRDefault="000F3BA7" w:rsidP="00A814CD">
      <w:pPr>
        <w:rPr>
          <w:rFonts w:ascii="Calibri" w:hAnsi="Calibri" w:cs="Calibri"/>
          <w:sz w:val="20"/>
          <w:szCs w:val="20"/>
        </w:rPr>
      </w:pPr>
    </w:p>
    <w:p w14:paraId="0DF30906" w14:textId="28BB8FA8" w:rsidR="00E84FFC" w:rsidRDefault="000F3BA7" w:rsidP="008C68BC">
      <w:pPr>
        <w:numPr>
          <w:ilvl w:val="0"/>
          <w:numId w:val="36"/>
        </w:numPr>
        <w:jc w:val="both"/>
      </w:pPr>
      <w:r w:rsidRPr="00CC1F5D">
        <w:rPr>
          <w:rFonts w:asciiTheme="minorHAnsi" w:hAnsiTheme="minorHAnsi" w:cstheme="minorBidi"/>
          <w:sz w:val="20"/>
          <w:szCs w:val="20"/>
          <w:u w:val="single"/>
        </w:rPr>
        <w:t>Theory of Change (</w:t>
      </w:r>
      <w:proofErr w:type="spellStart"/>
      <w:r w:rsidRPr="00CC1F5D">
        <w:rPr>
          <w:rFonts w:asciiTheme="minorHAnsi" w:hAnsiTheme="minorHAnsi" w:cstheme="minorBidi"/>
          <w:sz w:val="20"/>
          <w:szCs w:val="20"/>
          <w:u w:val="single"/>
        </w:rPr>
        <w:t>ToC</w:t>
      </w:r>
      <w:proofErr w:type="spellEnd"/>
      <w:r w:rsidRPr="00CC1F5D">
        <w:rPr>
          <w:rFonts w:asciiTheme="minorHAnsi" w:hAnsiTheme="minorHAnsi" w:cstheme="minorBidi"/>
          <w:sz w:val="20"/>
          <w:szCs w:val="20"/>
          <w:u w:val="single"/>
        </w:rPr>
        <w:t>)</w:t>
      </w:r>
      <w:r w:rsidRPr="00CC1F5D">
        <w:rPr>
          <w:rFonts w:asciiTheme="minorHAnsi" w:hAnsiTheme="minorHAnsi" w:cstheme="minorBidi"/>
          <w:sz w:val="20"/>
          <w:szCs w:val="20"/>
        </w:rPr>
        <w:t xml:space="preserve">: The </w:t>
      </w:r>
      <w:proofErr w:type="spellStart"/>
      <w:r w:rsidRPr="00CC1F5D">
        <w:rPr>
          <w:rFonts w:asciiTheme="minorHAnsi" w:hAnsiTheme="minorHAnsi" w:cstheme="minorBidi"/>
          <w:sz w:val="20"/>
          <w:szCs w:val="20"/>
        </w:rPr>
        <w:t>ToC</w:t>
      </w:r>
      <w:proofErr w:type="spellEnd"/>
      <w:r w:rsidR="007233C7" w:rsidRPr="00CC1F5D">
        <w:rPr>
          <w:rFonts w:asciiTheme="minorHAnsi" w:hAnsiTheme="minorHAnsi" w:cstheme="minorBidi"/>
          <w:sz w:val="20"/>
          <w:szCs w:val="20"/>
        </w:rPr>
        <w:t xml:space="preserve">, described </w:t>
      </w:r>
      <w:r w:rsidR="007233C7" w:rsidRPr="00CC1F5D">
        <w:rPr>
          <w:rFonts w:ascii="Calibri" w:hAnsi="Calibri" w:cs="Calibri"/>
          <w:sz w:val="20"/>
          <w:szCs w:val="20"/>
        </w:rPr>
        <w:t xml:space="preserve">on </w:t>
      </w:r>
      <w:r w:rsidR="008C68BC" w:rsidRPr="00CC1F5D">
        <w:rPr>
          <w:rFonts w:ascii="Calibri" w:hAnsi="Calibri" w:cs="Calibri"/>
          <w:sz w:val="20"/>
          <w:szCs w:val="20"/>
        </w:rPr>
        <w:fldChar w:fldCharType="begin"/>
      </w:r>
      <w:r w:rsidR="008C68BC" w:rsidRPr="00CC1F5D">
        <w:rPr>
          <w:rFonts w:ascii="Calibri" w:hAnsi="Calibri" w:cs="Calibri"/>
          <w:sz w:val="20"/>
          <w:szCs w:val="20"/>
        </w:rPr>
        <w:instrText xml:space="preserve"> REF _Ref72747429 \h  \* MERGEFORMAT </w:instrText>
      </w:r>
      <w:r w:rsidR="008C68BC" w:rsidRPr="00CC1F5D">
        <w:rPr>
          <w:rFonts w:ascii="Calibri" w:hAnsi="Calibri" w:cs="Calibri"/>
          <w:sz w:val="20"/>
          <w:szCs w:val="20"/>
        </w:rPr>
      </w:r>
      <w:r w:rsidR="008C68BC" w:rsidRPr="00CC1F5D">
        <w:rPr>
          <w:rFonts w:ascii="Calibri" w:hAnsi="Calibri" w:cs="Calibri"/>
          <w:sz w:val="20"/>
          <w:szCs w:val="20"/>
        </w:rPr>
        <w:fldChar w:fldCharType="separate"/>
      </w:r>
      <w:r w:rsidR="008C68BC" w:rsidRPr="00CC1F5D">
        <w:rPr>
          <w:rFonts w:ascii="Calibri" w:hAnsi="Calibri" w:cs="Calibri"/>
          <w:sz w:val="20"/>
          <w:szCs w:val="20"/>
        </w:rPr>
        <w:t xml:space="preserve">Figure </w:t>
      </w:r>
      <w:r w:rsidR="008C68BC" w:rsidRPr="00CC1F5D">
        <w:rPr>
          <w:rFonts w:ascii="Calibri" w:hAnsi="Calibri" w:cs="Calibri"/>
          <w:noProof/>
          <w:sz w:val="20"/>
          <w:szCs w:val="20"/>
        </w:rPr>
        <w:t>4</w:t>
      </w:r>
      <w:r w:rsidR="008C68BC" w:rsidRPr="00CC1F5D">
        <w:rPr>
          <w:rFonts w:ascii="Calibri" w:hAnsi="Calibri" w:cs="Calibri"/>
          <w:sz w:val="20"/>
          <w:szCs w:val="20"/>
        </w:rPr>
        <w:fldChar w:fldCharType="end"/>
      </w:r>
      <w:r w:rsidR="006A7EDD" w:rsidRPr="00CC1F5D">
        <w:rPr>
          <w:rFonts w:ascii="Calibri" w:hAnsi="Calibri" w:cs="Calibri"/>
          <w:sz w:val="20"/>
          <w:szCs w:val="20"/>
        </w:rPr>
        <w:t xml:space="preserve"> and Annex 20</w:t>
      </w:r>
      <w:r w:rsidR="007233C7" w:rsidRPr="00CC1F5D">
        <w:rPr>
          <w:rFonts w:ascii="Calibri" w:hAnsi="Calibri" w:cs="Calibri"/>
          <w:sz w:val="20"/>
          <w:szCs w:val="20"/>
        </w:rPr>
        <w:t>,</w:t>
      </w:r>
      <w:r w:rsidR="001D275B" w:rsidRPr="00CC1F5D">
        <w:rPr>
          <w:rFonts w:ascii="Calibri" w:hAnsi="Calibri" w:cs="Calibri"/>
          <w:b/>
          <w:bCs/>
          <w:sz w:val="20"/>
          <w:szCs w:val="20"/>
        </w:rPr>
        <w:t xml:space="preserve"> </w:t>
      </w:r>
      <w:r w:rsidR="001D275B" w:rsidRPr="00CC1F5D">
        <w:rPr>
          <w:rFonts w:ascii="Calibri" w:hAnsi="Calibri" w:cs="Calibri"/>
          <w:sz w:val="20"/>
          <w:szCs w:val="20"/>
        </w:rPr>
        <w:t>is premised</w:t>
      </w:r>
      <w:r w:rsidR="001D275B" w:rsidRPr="00CC1F5D">
        <w:rPr>
          <w:rFonts w:asciiTheme="minorHAnsi" w:hAnsiTheme="minorHAnsi" w:cstheme="minorBidi"/>
          <w:sz w:val="20"/>
          <w:szCs w:val="20"/>
        </w:rPr>
        <w:t xml:space="preserve"> on a baseline context where the energy access rate of the country is lo</w:t>
      </w:r>
      <w:r w:rsidR="002C23AD" w:rsidRPr="00CC1F5D">
        <w:rPr>
          <w:rFonts w:asciiTheme="minorHAnsi" w:hAnsiTheme="minorHAnsi" w:cstheme="minorBidi"/>
          <w:sz w:val="20"/>
          <w:szCs w:val="20"/>
        </w:rPr>
        <w:t xml:space="preserve">w </w:t>
      </w:r>
      <w:r w:rsidR="0089118D" w:rsidRPr="00CC1F5D">
        <w:rPr>
          <w:rFonts w:asciiTheme="minorHAnsi" w:hAnsiTheme="minorHAnsi" w:cstheme="minorBidi"/>
          <w:sz w:val="20"/>
          <w:szCs w:val="20"/>
        </w:rPr>
        <w:t>with a glaring contrast</w:t>
      </w:r>
      <w:r w:rsidR="00CC2498" w:rsidRPr="00CC1F5D">
        <w:rPr>
          <w:rFonts w:asciiTheme="minorHAnsi" w:hAnsiTheme="minorHAnsi" w:cstheme="minorBidi"/>
          <w:sz w:val="20"/>
          <w:szCs w:val="20"/>
        </w:rPr>
        <w:t xml:space="preserve"> between </w:t>
      </w:r>
      <w:r w:rsidR="00BA0256" w:rsidRPr="00CC1F5D">
        <w:rPr>
          <w:rFonts w:asciiTheme="minorHAnsi" w:hAnsiTheme="minorHAnsi" w:cstheme="minorBidi"/>
          <w:sz w:val="20"/>
          <w:szCs w:val="20"/>
        </w:rPr>
        <w:t>the rates in u</w:t>
      </w:r>
      <w:r w:rsidR="005B49CA" w:rsidRPr="00CC1F5D">
        <w:rPr>
          <w:rFonts w:asciiTheme="minorHAnsi" w:hAnsiTheme="minorHAnsi" w:cstheme="minorBidi"/>
          <w:sz w:val="20"/>
          <w:szCs w:val="20"/>
        </w:rPr>
        <w:t>r</w:t>
      </w:r>
      <w:r w:rsidR="00BA0256" w:rsidRPr="00CC1F5D">
        <w:rPr>
          <w:rFonts w:asciiTheme="minorHAnsi" w:hAnsiTheme="minorHAnsi" w:cstheme="minorBidi"/>
          <w:sz w:val="20"/>
          <w:szCs w:val="20"/>
        </w:rPr>
        <w:t xml:space="preserve">ban </w:t>
      </w:r>
      <w:r w:rsidR="00CC2498" w:rsidRPr="00CC1F5D">
        <w:rPr>
          <w:rFonts w:asciiTheme="minorHAnsi" w:hAnsiTheme="minorHAnsi" w:cstheme="minorBidi"/>
          <w:sz w:val="20"/>
          <w:szCs w:val="20"/>
        </w:rPr>
        <w:t xml:space="preserve">and </w:t>
      </w:r>
      <w:r w:rsidR="00BA0256" w:rsidRPr="00CC1F5D">
        <w:rPr>
          <w:rFonts w:asciiTheme="minorHAnsi" w:hAnsiTheme="minorHAnsi" w:cstheme="minorBidi"/>
          <w:sz w:val="20"/>
          <w:szCs w:val="20"/>
        </w:rPr>
        <w:t>rural</w:t>
      </w:r>
      <w:r w:rsidR="00CC2498" w:rsidRPr="00CC1F5D">
        <w:rPr>
          <w:rFonts w:asciiTheme="minorHAnsi" w:hAnsiTheme="minorHAnsi" w:cstheme="minorBidi"/>
          <w:sz w:val="20"/>
          <w:szCs w:val="20"/>
        </w:rPr>
        <w:t xml:space="preserve"> areas</w:t>
      </w:r>
      <w:r w:rsidR="0089118D" w:rsidRPr="00CC1F5D">
        <w:rPr>
          <w:rFonts w:asciiTheme="minorHAnsi" w:hAnsiTheme="minorHAnsi" w:cstheme="minorBidi"/>
          <w:sz w:val="20"/>
          <w:szCs w:val="20"/>
        </w:rPr>
        <w:t>, respectively</w:t>
      </w:r>
      <w:r w:rsidR="00CC2498" w:rsidRPr="00CC1F5D">
        <w:rPr>
          <w:rFonts w:asciiTheme="minorHAnsi" w:hAnsiTheme="minorHAnsi" w:cstheme="minorBidi"/>
          <w:sz w:val="20"/>
          <w:szCs w:val="20"/>
        </w:rPr>
        <w:t xml:space="preserve"> 65% </w:t>
      </w:r>
      <w:r w:rsidR="007166DF" w:rsidRPr="00CC1F5D">
        <w:rPr>
          <w:rFonts w:asciiTheme="minorHAnsi" w:hAnsiTheme="minorHAnsi" w:cstheme="minorBidi"/>
          <w:sz w:val="20"/>
          <w:szCs w:val="20"/>
        </w:rPr>
        <w:t xml:space="preserve">and </w:t>
      </w:r>
      <w:r w:rsidR="00CC2498" w:rsidRPr="00CC1F5D">
        <w:rPr>
          <w:rFonts w:asciiTheme="minorHAnsi" w:hAnsiTheme="minorHAnsi" w:cstheme="minorBidi"/>
          <w:sz w:val="20"/>
          <w:szCs w:val="20"/>
        </w:rPr>
        <w:t>10% (World Bank Energy Progress Report 2019</w:t>
      </w:r>
      <w:r w:rsidR="009D34F3" w:rsidRPr="00CC1F5D">
        <w:rPr>
          <w:rFonts w:asciiTheme="minorHAnsi" w:hAnsiTheme="minorHAnsi" w:cstheme="minorBidi"/>
          <w:sz w:val="20"/>
          <w:szCs w:val="20"/>
        </w:rPr>
        <w:t>)</w:t>
      </w:r>
      <w:r w:rsidR="00CC2498" w:rsidRPr="00CC1F5D">
        <w:rPr>
          <w:rStyle w:val="FootnoteReference"/>
          <w:rFonts w:asciiTheme="minorHAnsi" w:hAnsiTheme="minorHAnsi" w:cstheme="minorBidi"/>
          <w:sz w:val="20"/>
          <w:szCs w:val="20"/>
        </w:rPr>
        <w:footnoteReference w:id="17"/>
      </w:r>
      <w:r w:rsidR="00CC2498" w:rsidRPr="00CC1F5D">
        <w:rPr>
          <w:rFonts w:asciiTheme="minorHAnsi" w:hAnsiTheme="minorHAnsi" w:cstheme="minorBidi"/>
          <w:sz w:val="20"/>
          <w:szCs w:val="20"/>
        </w:rPr>
        <w:t>.</w:t>
      </w:r>
      <w:r w:rsidR="00A75317" w:rsidRPr="00CC1F5D">
        <w:rPr>
          <w:rFonts w:asciiTheme="minorHAnsi" w:hAnsiTheme="minorHAnsi" w:cstheme="minorBidi"/>
          <w:sz w:val="20"/>
          <w:szCs w:val="20"/>
        </w:rPr>
        <w:t xml:space="preserve"> </w:t>
      </w:r>
      <w:r w:rsidR="00D76209" w:rsidRPr="00CC1F5D">
        <w:rPr>
          <w:rFonts w:asciiTheme="minorHAnsi" w:hAnsiTheme="minorHAnsi" w:cstheme="minorBidi"/>
          <w:sz w:val="20"/>
          <w:szCs w:val="20"/>
        </w:rPr>
        <w:t xml:space="preserve">Although, </w:t>
      </w:r>
      <w:r w:rsidR="008816BC" w:rsidRPr="00CC1F5D">
        <w:rPr>
          <w:rFonts w:asciiTheme="minorHAnsi" w:hAnsiTheme="minorHAnsi" w:cstheme="minorBidi"/>
          <w:sz w:val="20"/>
          <w:szCs w:val="20"/>
        </w:rPr>
        <w:t>the government is making</w:t>
      </w:r>
      <w:r w:rsidR="008816BC" w:rsidRPr="119C832E">
        <w:rPr>
          <w:rFonts w:asciiTheme="minorHAnsi" w:hAnsiTheme="minorHAnsi" w:cstheme="minorBidi"/>
          <w:sz w:val="20"/>
          <w:szCs w:val="20"/>
        </w:rPr>
        <w:t xml:space="preserve"> progress</w:t>
      </w:r>
      <w:r w:rsidR="00CD7C7F" w:rsidRPr="119C832E">
        <w:rPr>
          <w:rFonts w:asciiTheme="minorHAnsi" w:hAnsiTheme="minorHAnsi" w:cstheme="minorBidi"/>
          <w:sz w:val="20"/>
          <w:szCs w:val="20"/>
        </w:rPr>
        <w:t xml:space="preserve"> towards</w:t>
      </w:r>
      <w:r w:rsidR="0098379C" w:rsidRPr="119C832E">
        <w:rPr>
          <w:rFonts w:asciiTheme="minorHAnsi" w:hAnsiTheme="minorHAnsi" w:cstheme="minorBidi"/>
          <w:sz w:val="20"/>
          <w:szCs w:val="20"/>
        </w:rPr>
        <w:t xml:space="preserve"> increasing access to electricity</w:t>
      </w:r>
      <w:r w:rsidR="006C268B" w:rsidRPr="119C832E">
        <w:rPr>
          <w:rFonts w:asciiTheme="minorHAnsi" w:hAnsiTheme="minorHAnsi" w:cstheme="minorBidi"/>
          <w:sz w:val="20"/>
          <w:szCs w:val="20"/>
        </w:rPr>
        <w:t xml:space="preserve">, </w:t>
      </w:r>
      <w:r w:rsidR="00831D74">
        <w:rPr>
          <w:rFonts w:asciiTheme="minorHAnsi" w:hAnsiTheme="minorHAnsi" w:cstheme="minorBidi"/>
          <w:sz w:val="20"/>
          <w:szCs w:val="20"/>
        </w:rPr>
        <w:t>s</w:t>
      </w:r>
      <w:r w:rsidR="001D275B" w:rsidRPr="119C832E">
        <w:rPr>
          <w:rFonts w:asciiTheme="minorHAnsi" w:hAnsiTheme="minorHAnsi" w:cstheme="minorBidi"/>
          <w:sz w:val="20"/>
          <w:szCs w:val="20"/>
        </w:rPr>
        <w:t xml:space="preserve">ystemic </w:t>
      </w:r>
      <w:r w:rsidR="00A20E9D" w:rsidRPr="119C832E">
        <w:rPr>
          <w:rFonts w:asciiTheme="minorHAnsi" w:hAnsiTheme="minorHAnsi" w:cstheme="minorBidi"/>
          <w:sz w:val="20"/>
          <w:szCs w:val="20"/>
        </w:rPr>
        <w:t>barriers and risks</w:t>
      </w:r>
      <w:r w:rsidR="00BE66FC">
        <w:rPr>
          <w:rFonts w:asciiTheme="minorHAnsi" w:hAnsiTheme="minorHAnsi" w:cstheme="minorBidi"/>
          <w:sz w:val="20"/>
          <w:szCs w:val="20"/>
        </w:rPr>
        <w:t>,</w:t>
      </w:r>
      <w:r w:rsidR="00A20E9D" w:rsidRPr="119C832E">
        <w:rPr>
          <w:rFonts w:asciiTheme="minorHAnsi" w:hAnsiTheme="minorHAnsi" w:cstheme="minorBidi"/>
          <w:sz w:val="20"/>
          <w:szCs w:val="20"/>
        </w:rPr>
        <w:t xml:space="preserve"> such as</w:t>
      </w:r>
      <w:r w:rsidR="001D275B" w:rsidRPr="119C832E">
        <w:rPr>
          <w:rFonts w:asciiTheme="minorHAnsi" w:hAnsiTheme="minorHAnsi" w:cstheme="minorBidi"/>
          <w:sz w:val="20"/>
          <w:szCs w:val="20"/>
        </w:rPr>
        <w:t xml:space="preserve"> </w:t>
      </w:r>
      <w:r w:rsidR="00A20E9D" w:rsidRPr="119C832E">
        <w:rPr>
          <w:rFonts w:asciiTheme="minorHAnsi" w:hAnsiTheme="minorHAnsi" w:cstheme="minorBidi"/>
          <w:sz w:val="20"/>
          <w:szCs w:val="20"/>
        </w:rPr>
        <w:t xml:space="preserve">financial, social, policy and regulatory and technical capacity gaps </w:t>
      </w:r>
      <w:r w:rsidR="001430A9" w:rsidRPr="119C832E">
        <w:rPr>
          <w:rFonts w:asciiTheme="minorHAnsi" w:hAnsiTheme="minorHAnsi" w:cstheme="minorBidi"/>
          <w:sz w:val="20"/>
          <w:szCs w:val="20"/>
        </w:rPr>
        <w:t xml:space="preserve">are </w:t>
      </w:r>
      <w:r w:rsidR="00540DF8" w:rsidRPr="119C832E">
        <w:rPr>
          <w:rFonts w:asciiTheme="minorHAnsi" w:hAnsiTheme="minorHAnsi" w:cstheme="minorBidi"/>
          <w:sz w:val="20"/>
          <w:szCs w:val="20"/>
        </w:rPr>
        <w:t xml:space="preserve">hampering the scaling-up of solar PV </w:t>
      </w:r>
      <w:proofErr w:type="spellStart"/>
      <w:r w:rsidR="00540DF8" w:rsidRPr="119C832E">
        <w:rPr>
          <w:rFonts w:asciiTheme="minorHAnsi" w:hAnsiTheme="minorHAnsi" w:cstheme="minorBidi"/>
          <w:sz w:val="20"/>
          <w:szCs w:val="20"/>
        </w:rPr>
        <w:t>minigrid</w:t>
      </w:r>
      <w:proofErr w:type="spellEnd"/>
      <w:r w:rsidR="00540DF8" w:rsidRPr="119C832E">
        <w:rPr>
          <w:rFonts w:asciiTheme="minorHAnsi" w:hAnsiTheme="minorHAnsi" w:cstheme="minorBidi"/>
          <w:sz w:val="20"/>
          <w:szCs w:val="20"/>
        </w:rPr>
        <w:t xml:space="preserve"> with batteries in Burkina Faso</w:t>
      </w:r>
      <w:r w:rsidR="001D275B" w:rsidRPr="119C832E">
        <w:rPr>
          <w:rFonts w:asciiTheme="minorHAnsi" w:hAnsiTheme="minorHAnsi" w:cstheme="minorBidi"/>
          <w:sz w:val="20"/>
          <w:szCs w:val="20"/>
        </w:rPr>
        <w:t xml:space="preserve">. </w:t>
      </w:r>
      <w:r w:rsidR="009E19D9">
        <w:rPr>
          <w:rFonts w:asciiTheme="minorHAnsi" w:hAnsiTheme="minorHAnsi" w:cstheme="minorBidi"/>
          <w:sz w:val="20"/>
          <w:szCs w:val="20"/>
        </w:rPr>
        <w:t xml:space="preserve">The </w:t>
      </w:r>
      <w:proofErr w:type="spellStart"/>
      <w:r w:rsidR="009E19D9">
        <w:rPr>
          <w:rFonts w:asciiTheme="minorHAnsi" w:hAnsiTheme="minorHAnsi" w:cstheme="minorBidi"/>
          <w:sz w:val="20"/>
          <w:szCs w:val="20"/>
        </w:rPr>
        <w:t>ToC</w:t>
      </w:r>
      <w:proofErr w:type="spellEnd"/>
      <w:r w:rsidR="009E19D9">
        <w:rPr>
          <w:rFonts w:asciiTheme="minorHAnsi" w:hAnsiTheme="minorHAnsi" w:cstheme="minorBidi"/>
          <w:sz w:val="20"/>
          <w:szCs w:val="20"/>
        </w:rPr>
        <w:t xml:space="preserve"> for the Burkina Faso Child Project, mirr</w:t>
      </w:r>
      <w:r w:rsidR="00A17785">
        <w:rPr>
          <w:rFonts w:asciiTheme="minorHAnsi" w:hAnsiTheme="minorHAnsi" w:cstheme="minorBidi"/>
          <w:sz w:val="20"/>
          <w:szCs w:val="20"/>
        </w:rPr>
        <w:t xml:space="preserve">ors that of the </w:t>
      </w:r>
      <w:r w:rsidR="00C07EDE">
        <w:rPr>
          <w:rFonts w:asciiTheme="minorHAnsi" w:hAnsiTheme="minorHAnsi" w:cstheme="minorBidi"/>
          <w:sz w:val="20"/>
          <w:szCs w:val="20"/>
        </w:rPr>
        <w:t xml:space="preserve">AMP </w:t>
      </w:r>
      <w:r w:rsidR="00A17785">
        <w:rPr>
          <w:rFonts w:asciiTheme="minorHAnsi" w:hAnsiTheme="minorHAnsi" w:cstheme="minorBidi"/>
          <w:sz w:val="20"/>
          <w:szCs w:val="20"/>
        </w:rPr>
        <w:t xml:space="preserve">Regional </w:t>
      </w:r>
      <w:r w:rsidR="00C07EDE">
        <w:rPr>
          <w:rFonts w:asciiTheme="minorHAnsi" w:hAnsiTheme="minorHAnsi" w:cstheme="minorBidi"/>
          <w:sz w:val="20"/>
          <w:szCs w:val="20"/>
        </w:rPr>
        <w:t xml:space="preserve">Child </w:t>
      </w:r>
      <w:r w:rsidR="00A17785">
        <w:rPr>
          <w:rFonts w:asciiTheme="minorHAnsi" w:hAnsiTheme="minorHAnsi" w:cstheme="minorBidi"/>
          <w:sz w:val="20"/>
          <w:szCs w:val="20"/>
        </w:rPr>
        <w:t xml:space="preserve">Project. </w:t>
      </w:r>
    </w:p>
    <w:p w14:paraId="3A3C0ECF" w14:textId="2CA50D83" w:rsidR="00642C74" w:rsidRDefault="00642C74" w:rsidP="00F12575"/>
    <w:p w14:paraId="12FC94EA" w14:textId="4351412B" w:rsidR="006A7EDD" w:rsidRDefault="006A7EDD" w:rsidP="00F12575">
      <w:r>
        <w:rPr>
          <w:noProof/>
        </w:rPr>
        <w:drawing>
          <wp:inline distT="0" distB="0" distL="0" distR="0" wp14:anchorId="620A53D8" wp14:editId="1DAA4C13">
            <wp:extent cx="5943600" cy="2974340"/>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2974340"/>
                    </a:xfrm>
                    <a:prstGeom prst="rect">
                      <a:avLst/>
                    </a:prstGeom>
                  </pic:spPr>
                </pic:pic>
              </a:graphicData>
            </a:graphic>
          </wp:inline>
        </w:drawing>
      </w:r>
    </w:p>
    <w:p w14:paraId="1332A04C" w14:textId="6B23C509" w:rsidR="00E84FFC" w:rsidRDefault="008C68BC" w:rsidP="008C68BC">
      <w:pPr>
        <w:pStyle w:val="Caption"/>
        <w:jc w:val="center"/>
        <w:rPr>
          <w:i/>
        </w:rPr>
      </w:pPr>
      <w:bookmarkStart w:id="27" w:name="_Ref72747429"/>
      <w:bookmarkStart w:id="28" w:name="_Toc84428454"/>
      <w:r w:rsidRPr="00CC1F5D">
        <w:rPr>
          <w:u w:val="none"/>
        </w:rPr>
        <w:t xml:space="preserve">Figure </w:t>
      </w:r>
      <w:r w:rsidRPr="00CC1F5D">
        <w:rPr>
          <w:u w:val="none"/>
        </w:rPr>
        <w:fldChar w:fldCharType="begin"/>
      </w:r>
      <w:r w:rsidRPr="00CC1F5D">
        <w:rPr>
          <w:u w:val="none"/>
        </w:rPr>
        <w:instrText xml:space="preserve"> SEQ Figure \* ARABIC </w:instrText>
      </w:r>
      <w:r w:rsidRPr="00CC1F5D">
        <w:rPr>
          <w:u w:val="none"/>
        </w:rPr>
        <w:fldChar w:fldCharType="separate"/>
      </w:r>
      <w:r w:rsidR="00E17644" w:rsidRPr="00CC1F5D">
        <w:rPr>
          <w:noProof/>
          <w:u w:val="none"/>
        </w:rPr>
        <w:t>4</w:t>
      </w:r>
      <w:r w:rsidRPr="00CC1F5D">
        <w:rPr>
          <w:u w:val="none"/>
        </w:rPr>
        <w:fldChar w:fldCharType="end"/>
      </w:r>
      <w:bookmarkEnd w:id="27"/>
      <w:r w:rsidRPr="00CC1F5D">
        <w:rPr>
          <w:u w:val="none"/>
        </w:rPr>
        <w:t xml:space="preserve">: </w:t>
      </w:r>
      <w:r w:rsidRPr="00CC1F5D">
        <w:rPr>
          <w:b w:val="0"/>
          <w:bCs/>
          <w:u w:val="none"/>
        </w:rPr>
        <w:t xml:space="preserve">Theory of Change </w:t>
      </w:r>
      <w:r w:rsidR="00C07EDE" w:rsidRPr="00CC1F5D">
        <w:rPr>
          <w:b w:val="0"/>
          <w:bCs/>
          <w:u w:val="none"/>
        </w:rPr>
        <w:t xml:space="preserve">for the AMP </w:t>
      </w:r>
      <w:r w:rsidRPr="00CC1F5D">
        <w:rPr>
          <w:b w:val="0"/>
          <w:bCs/>
          <w:u w:val="none"/>
        </w:rPr>
        <w:t>Burkina Faso Child Project</w:t>
      </w:r>
      <w:r w:rsidR="006A7EDD" w:rsidRPr="00CC1F5D">
        <w:rPr>
          <w:b w:val="0"/>
          <w:bCs/>
          <w:u w:val="none"/>
        </w:rPr>
        <w:t xml:space="preserve"> (see also Annex 20)</w:t>
      </w:r>
      <w:bookmarkEnd w:id="28"/>
      <w:r w:rsidRPr="00E86DFA">
        <w:rPr>
          <w:b w:val="0"/>
          <w:bCs/>
          <w:u w:val="none"/>
        </w:rPr>
        <w:t xml:space="preserve"> </w:t>
      </w:r>
    </w:p>
    <w:p w14:paraId="2D3B43D7" w14:textId="77777777" w:rsidR="00BA0256" w:rsidRDefault="00BA0256" w:rsidP="00B03E03">
      <w:pPr>
        <w:jc w:val="both"/>
      </w:pPr>
    </w:p>
    <w:p w14:paraId="200BF987" w14:textId="20F2382D" w:rsidR="00264C7D" w:rsidRPr="00264C7D" w:rsidRDefault="000E3AC9" w:rsidP="005913BC">
      <w:pPr>
        <w:numPr>
          <w:ilvl w:val="0"/>
          <w:numId w:val="36"/>
        </w:numPr>
        <w:jc w:val="both"/>
        <w:rPr>
          <w:rFonts w:ascii="Calibri" w:hAnsi="Calibri" w:cs="Calibri"/>
          <w:sz w:val="20"/>
          <w:szCs w:val="20"/>
        </w:rPr>
      </w:pPr>
      <w:r>
        <w:rPr>
          <w:rFonts w:ascii="Calibri" w:hAnsi="Calibri" w:cs="Calibri"/>
          <w:sz w:val="20"/>
          <w:szCs w:val="20"/>
        </w:rPr>
        <w:t>T</w:t>
      </w:r>
      <w:r w:rsidR="00264C7D" w:rsidRPr="119C832E">
        <w:rPr>
          <w:rFonts w:ascii="Calibri" w:hAnsi="Calibri" w:cs="Calibri"/>
          <w:sz w:val="20"/>
          <w:szCs w:val="20"/>
        </w:rPr>
        <w:t xml:space="preserve">oday, decentralized power is key to complementing existing efforts at closing energy access gaps. Innovative off-grid solutions – namely renewable energy </w:t>
      </w:r>
      <w:proofErr w:type="spellStart"/>
      <w:r w:rsidR="00264C7D" w:rsidRPr="119C832E">
        <w:rPr>
          <w:rFonts w:ascii="Calibri" w:hAnsi="Calibri" w:cs="Calibri"/>
          <w:sz w:val="20"/>
          <w:szCs w:val="20"/>
        </w:rPr>
        <w:t>minigrids</w:t>
      </w:r>
      <w:proofErr w:type="spellEnd"/>
      <w:r w:rsidR="00264C7D" w:rsidRPr="119C832E">
        <w:rPr>
          <w:rFonts w:ascii="Calibri" w:hAnsi="Calibri" w:cs="Calibri"/>
          <w:sz w:val="20"/>
          <w:szCs w:val="20"/>
        </w:rPr>
        <w:t xml:space="preserve"> (‘</w:t>
      </w:r>
      <w:proofErr w:type="spellStart"/>
      <w:r w:rsidR="00264C7D" w:rsidRPr="119C832E">
        <w:rPr>
          <w:rFonts w:ascii="Calibri" w:hAnsi="Calibri" w:cs="Calibri"/>
          <w:sz w:val="20"/>
          <w:szCs w:val="20"/>
        </w:rPr>
        <w:t>minigrids</w:t>
      </w:r>
      <w:proofErr w:type="spellEnd"/>
      <w:r w:rsidR="00264C7D" w:rsidRPr="119C832E">
        <w:rPr>
          <w:rFonts w:ascii="Calibri" w:hAnsi="Calibri" w:cs="Calibri"/>
          <w:sz w:val="20"/>
          <w:szCs w:val="20"/>
        </w:rPr>
        <w:t xml:space="preserve">’) offer great potential for electricity access, poverty reduction and GHG emission reduction. However, underlying risks result in three key negative drivers </w:t>
      </w:r>
      <w:r w:rsidR="00B83E0E" w:rsidRPr="119C832E">
        <w:rPr>
          <w:rFonts w:ascii="Calibri" w:hAnsi="Calibri" w:cs="Calibri"/>
          <w:sz w:val="20"/>
          <w:szCs w:val="20"/>
        </w:rPr>
        <w:t xml:space="preserve">for clean </w:t>
      </w:r>
      <w:r w:rsidR="00264C7D" w:rsidRPr="119C832E">
        <w:rPr>
          <w:rFonts w:ascii="Calibri" w:hAnsi="Calibri" w:cs="Calibri"/>
          <w:sz w:val="20"/>
          <w:szCs w:val="20"/>
        </w:rPr>
        <w:t xml:space="preserve">energy </w:t>
      </w:r>
      <w:proofErr w:type="spellStart"/>
      <w:r w:rsidR="00264C7D" w:rsidRPr="119C832E">
        <w:rPr>
          <w:rFonts w:ascii="Calibri" w:hAnsi="Calibri" w:cs="Calibri"/>
          <w:sz w:val="20"/>
          <w:szCs w:val="20"/>
        </w:rPr>
        <w:t>minigrids</w:t>
      </w:r>
      <w:proofErr w:type="spellEnd"/>
      <w:r w:rsidR="00264C7D" w:rsidRPr="119C832E">
        <w:rPr>
          <w:rFonts w:ascii="Calibri" w:hAnsi="Calibri" w:cs="Calibri"/>
          <w:sz w:val="20"/>
          <w:szCs w:val="20"/>
        </w:rPr>
        <w:t xml:space="preserve">: </w:t>
      </w:r>
      <w:r w:rsidR="00012CDF">
        <w:rPr>
          <w:rFonts w:ascii="Calibri" w:hAnsi="Calibri" w:cs="Calibri"/>
          <w:sz w:val="20"/>
          <w:szCs w:val="20"/>
        </w:rPr>
        <w:t>(</w:t>
      </w:r>
      <w:proofErr w:type="spellStart"/>
      <w:r w:rsidR="00012CDF">
        <w:rPr>
          <w:rFonts w:ascii="Calibri" w:hAnsi="Calibri" w:cs="Calibri"/>
          <w:sz w:val="20"/>
          <w:szCs w:val="20"/>
        </w:rPr>
        <w:t>i</w:t>
      </w:r>
      <w:proofErr w:type="spellEnd"/>
      <w:r w:rsidR="00012CDF">
        <w:rPr>
          <w:rFonts w:ascii="Calibri" w:hAnsi="Calibri" w:cs="Calibri"/>
          <w:sz w:val="20"/>
          <w:szCs w:val="20"/>
        </w:rPr>
        <w:t xml:space="preserve">) </w:t>
      </w:r>
      <w:r w:rsidR="00264C7D" w:rsidRPr="119C832E">
        <w:rPr>
          <w:rFonts w:ascii="Calibri" w:hAnsi="Calibri" w:cs="Calibri"/>
          <w:sz w:val="20"/>
          <w:szCs w:val="20"/>
        </w:rPr>
        <w:t xml:space="preserve">high financing costs, with elevated costs of equity, debt and prevalence of </w:t>
      </w:r>
      <w:r w:rsidR="00264C7D" w:rsidRPr="119C832E">
        <w:rPr>
          <w:rFonts w:ascii="Calibri" w:hAnsi="Calibri" w:cs="Calibri"/>
          <w:sz w:val="20"/>
          <w:szCs w:val="20"/>
        </w:rPr>
        <w:lastRenderedPageBreak/>
        <w:t xml:space="preserve">unattractive capital structures; </w:t>
      </w:r>
      <w:r w:rsidR="00012CDF">
        <w:rPr>
          <w:rFonts w:ascii="Calibri" w:hAnsi="Calibri" w:cs="Calibri"/>
          <w:sz w:val="20"/>
          <w:szCs w:val="20"/>
        </w:rPr>
        <w:t xml:space="preserve">(ii) </w:t>
      </w:r>
      <w:r w:rsidR="00264C7D" w:rsidRPr="119C832E">
        <w:rPr>
          <w:rFonts w:ascii="Calibri" w:hAnsi="Calibri" w:cs="Calibri"/>
          <w:sz w:val="20"/>
          <w:szCs w:val="20"/>
        </w:rPr>
        <w:t xml:space="preserve">high hardware/soft costs, reflecting market barriers and poor system design; and </w:t>
      </w:r>
      <w:r w:rsidR="00012CDF">
        <w:rPr>
          <w:rFonts w:ascii="Calibri" w:hAnsi="Calibri" w:cs="Calibri"/>
          <w:sz w:val="20"/>
          <w:szCs w:val="20"/>
        </w:rPr>
        <w:t xml:space="preserve">(iii) </w:t>
      </w:r>
      <w:r w:rsidR="00264C7D" w:rsidRPr="119C832E">
        <w:rPr>
          <w:rFonts w:ascii="Calibri" w:hAnsi="Calibri" w:cs="Calibri"/>
          <w:sz w:val="20"/>
          <w:szCs w:val="20"/>
        </w:rPr>
        <w:t xml:space="preserve">lack of innovation in business models, holding back revenue growth and new sources of demand. When these underlying investment risks are mitigated through the project’s cost-reduction levers and innovative business models, </w:t>
      </w:r>
      <w:r w:rsidR="00B83E0E" w:rsidRPr="119C832E">
        <w:rPr>
          <w:rFonts w:ascii="Calibri" w:hAnsi="Calibri" w:cs="Calibri"/>
          <w:sz w:val="20"/>
          <w:szCs w:val="20"/>
        </w:rPr>
        <w:t xml:space="preserve">it </w:t>
      </w:r>
      <w:r w:rsidR="00264C7D" w:rsidRPr="119C832E">
        <w:rPr>
          <w:rFonts w:ascii="Calibri" w:hAnsi="Calibri" w:cs="Calibri"/>
          <w:sz w:val="20"/>
          <w:szCs w:val="20"/>
        </w:rPr>
        <w:t xml:space="preserve">will result in competitiveness and financial viability of renewable energy </w:t>
      </w:r>
      <w:proofErr w:type="spellStart"/>
      <w:r w:rsidR="00264C7D" w:rsidRPr="119C832E">
        <w:rPr>
          <w:rFonts w:ascii="Calibri" w:hAnsi="Calibri" w:cs="Calibri"/>
          <w:sz w:val="20"/>
          <w:szCs w:val="20"/>
        </w:rPr>
        <w:t>minigrid</w:t>
      </w:r>
      <w:proofErr w:type="spellEnd"/>
      <w:r w:rsidR="00B83E0E" w:rsidRPr="119C832E">
        <w:rPr>
          <w:rFonts w:ascii="Calibri" w:hAnsi="Calibri" w:cs="Calibri"/>
          <w:sz w:val="20"/>
          <w:szCs w:val="20"/>
        </w:rPr>
        <w:t>.</w:t>
      </w:r>
      <w:r w:rsidR="00264C7D" w:rsidRPr="119C832E">
        <w:rPr>
          <w:rFonts w:ascii="Calibri" w:hAnsi="Calibri" w:cs="Calibri"/>
          <w:sz w:val="20"/>
          <w:szCs w:val="20"/>
        </w:rPr>
        <w:t xml:space="preserve"> </w:t>
      </w:r>
    </w:p>
    <w:p w14:paraId="0670840B" w14:textId="77777777" w:rsidR="00264C7D" w:rsidRPr="00264C7D" w:rsidRDefault="00264C7D" w:rsidP="00264C7D">
      <w:pPr>
        <w:rPr>
          <w:rFonts w:ascii="Calibri" w:hAnsi="Calibri" w:cs="Calibri"/>
          <w:sz w:val="20"/>
          <w:szCs w:val="20"/>
        </w:rPr>
      </w:pPr>
    </w:p>
    <w:p w14:paraId="7BA87F91" w14:textId="6F6C54DF" w:rsidR="00264C7D" w:rsidRPr="00B03E03" w:rsidRDefault="00B83E0E" w:rsidP="005913BC">
      <w:pPr>
        <w:numPr>
          <w:ilvl w:val="0"/>
          <w:numId w:val="36"/>
        </w:numPr>
        <w:jc w:val="both"/>
        <w:rPr>
          <w:rFonts w:ascii="Calibri" w:hAnsi="Calibri" w:cs="Calibri"/>
          <w:sz w:val="20"/>
          <w:szCs w:val="20"/>
        </w:rPr>
      </w:pPr>
      <w:r w:rsidRPr="119C832E">
        <w:rPr>
          <w:rFonts w:ascii="Calibri" w:hAnsi="Calibri" w:cs="Calibri"/>
          <w:sz w:val="20"/>
          <w:szCs w:val="20"/>
        </w:rPr>
        <w:t>W</w:t>
      </w:r>
      <w:r w:rsidR="00264C7D" w:rsidRPr="119C832E">
        <w:rPr>
          <w:rFonts w:ascii="Calibri" w:hAnsi="Calibri" w:cs="Calibri"/>
          <w:sz w:val="20"/>
          <w:szCs w:val="20"/>
        </w:rPr>
        <w:t xml:space="preserve">hen solar </w:t>
      </w:r>
      <w:proofErr w:type="spellStart"/>
      <w:r w:rsidR="00264C7D" w:rsidRPr="119C832E">
        <w:rPr>
          <w:rFonts w:ascii="Calibri" w:hAnsi="Calibri" w:cs="Calibri"/>
          <w:sz w:val="20"/>
          <w:szCs w:val="20"/>
        </w:rPr>
        <w:t>minigrids</w:t>
      </w:r>
      <w:proofErr w:type="spellEnd"/>
      <w:r w:rsidR="00264C7D" w:rsidRPr="119C832E">
        <w:rPr>
          <w:rFonts w:ascii="Calibri" w:hAnsi="Calibri" w:cs="Calibri"/>
          <w:sz w:val="20"/>
          <w:szCs w:val="20"/>
        </w:rPr>
        <w:t xml:space="preserve"> with storage become more competitive against diesel-based alternatives, this will crowd-in private investment, thus ushering in various development benefits such as: increased investment, GHG emission reductions, increased rural electrification for poor rural </w:t>
      </w:r>
      <w:r w:rsidR="00264C7D" w:rsidRPr="00BA0256">
        <w:rPr>
          <w:rFonts w:ascii="Calibri" w:hAnsi="Calibri" w:cs="Calibri"/>
          <w:sz w:val="20"/>
          <w:szCs w:val="20"/>
        </w:rPr>
        <w:t xml:space="preserve">communities, lower tariffs for end-users, etc. </w:t>
      </w:r>
      <w:r w:rsidR="00BA0256" w:rsidRPr="00BA0256">
        <w:rPr>
          <w:rFonts w:ascii="Calibri" w:hAnsi="Calibri" w:cs="Calibri"/>
          <w:sz w:val="20"/>
          <w:szCs w:val="20"/>
        </w:rPr>
        <w:t xml:space="preserve">There is a significant potential for </w:t>
      </w:r>
      <w:proofErr w:type="spellStart"/>
      <w:r w:rsidR="00BA0256" w:rsidRPr="00BA0256">
        <w:rPr>
          <w:rFonts w:ascii="Calibri" w:hAnsi="Calibri" w:cs="Calibri"/>
          <w:sz w:val="20"/>
          <w:szCs w:val="20"/>
        </w:rPr>
        <w:t>minigrids</w:t>
      </w:r>
      <w:proofErr w:type="spellEnd"/>
      <w:r w:rsidR="00BA0256" w:rsidRPr="00BA0256">
        <w:rPr>
          <w:rFonts w:ascii="Calibri" w:hAnsi="Calibri" w:cs="Calibri"/>
          <w:sz w:val="20"/>
          <w:szCs w:val="20"/>
        </w:rPr>
        <w:t xml:space="preserve"> deployment in Burkina Faso. </w:t>
      </w:r>
      <w:r w:rsidR="41FAE04B" w:rsidRPr="00B03E03">
        <w:rPr>
          <w:rFonts w:ascii="Calibri" w:hAnsi="Calibri" w:cs="Calibri"/>
          <w:sz w:val="20"/>
          <w:szCs w:val="20"/>
        </w:rPr>
        <w:t>Based on</w:t>
      </w:r>
      <w:r w:rsidR="007233C7">
        <w:rPr>
          <w:rFonts w:ascii="Calibri" w:hAnsi="Calibri" w:cs="Calibri"/>
          <w:sz w:val="20"/>
          <w:szCs w:val="20"/>
        </w:rPr>
        <w:t xml:space="preserve"> the </w:t>
      </w:r>
      <w:r w:rsidR="007233C7" w:rsidRPr="005E4D7E">
        <w:rPr>
          <w:rFonts w:ascii="Calibri" w:hAnsi="Calibri" w:cs="Calibri"/>
          <w:sz w:val="20"/>
          <w:szCs w:val="20"/>
        </w:rPr>
        <w:t>map on</w:t>
      </w:r>
      <w:r w:rsidR="41FAE04B" w:rsidRPr="005E4D7E">
        <w:rPr>
          <w:rFonts w:ascii="Calibri" w:hAnsi="Calibri" w:cs="Calibri"/>
          <w:sz w:val="20"/>
          <w:szCs w:val="20"/>
        </w:rPr>
        <w:t xml:space="preserve"> </w:t>
      </w:r>
      <w:r w:rsidR="005E4D7E" w:rsidRPr="005E4D7E">
        <w:rPr>
          <w:rFonts w:ascii="Calibri" w:hAnsi="Calibri" w:cs="Calibri"/>
          <w:sz w:val="20"/>
          <w:szCs w:val="20"/>
          <w:highlight w:val="green"/>
        </w:rPr>
        <w:fldChar w:fldCharType="begin"/>
      </w:r>
      <w:r w:rsidR="005E4D7E" w:rsidRPr="005E4D7E">
        <w:rPr>
          <w:rFonts w:ascii="Calibri" w:hAnsi="Calibri" w:cs="Calibri"/>
          <w:sz w:val="20"/>
          <w:szCs w:val="20"/>
        </w:rPr>
        <w:instrText xml:space="preserve"> REF _Ref72747489 \h </w:instrText>
      </w:r>
      <w:r w:rsidR="005E4D7E" w:rsidRPr="005E4D7E">
        <w:rPr>
          <w:rFonts w:ascii="Calibri" w:hAnsi="Calibri" w:cs="Calibri"/>
          <w:sz w:val="20"/>
          <w:szCs w:val="20"/>
          <w:highlight w:val="green"/>
        </w:rPr>
        <w:instrText xml:space="preserve"> \* MERGEFORMAT </w:instrText>
      </w:r>
      <w:r w:rsidR="005E4D7E" w:rsidRPr="005E4D7E">
        <w:rPr>
          <w:rFonts w:ascii="Calibri" w:hAnsi="Calibri" w:cs="Calibri"/>
          <w:sz w:val="20"/>
          <w:szCs w:val="20"/>
          <w:highlight w:val="green"/>
        </w:rPr>
      </w:r>
      <w:r w:rsidR="005E4D7E" w:rsidRPr="005E4D7E">
        <w:rPr>
          <w:rFonts w:ascii="Calibri" w:hAnsi="Calibri" w:cs="Calibri"/>
          <w:sz w:val="20"/>
          <w:szCs w:val="20"/>
          <w:highlight w:val="green"/>
        </w:rPr>
        <w:fldChar w:fldCharType="separate"/>
      </w:r>
      <w:r w:rsidR="005E4D7E" w:rsidRPr="005E4D7E">
        <w:rPr>
          <w:rFonts w:ascii="Calibri" w:hAnsi="Calibri" w:cs="Calibri"/>
          <w:sz w:val="20"/>
          <w:szCs w:val="20"/>
        </w:rPr>
        <w:t xml:space="preserve">Figure </w:t>
      </w:r>
      <w:r w:rsidR="005E4D7E" w:rsidRPr="005E4D7E">
        <w:rPr>
          <w:rFonts w:ascii="Calibri" w:hAnsi="Calibri" w:cs="Calibri"/>
          <w:noProof/>
          <w:sz w:val="20"/>
          <w:szCs w:val="20"/>
        </w:rPr>
        <w:t>5</w:t>
      </w:r>
      <w:r w:rsidR="005E4D7E" w:rsidRPr="005E4D7E">
        <w:rPr>
          <w:rFonts w:ascii="Calibri" w:hAnsi="Calibri" w:cs="Calibri"/>
          <w:sz w:val="20"/>
          <w:szCs w:val="20"/>
          <w:highlight w:val="green"/>
        </w:rPr>
        <w:fldChar w:fldCharType="end"/>
      </w:r>
      <w:r w:rsidR="00BA0256" w:rsidRPr="005E4D7E">
        <w:rPr>
          <w:rFonts w:ascii="Calibri" w:hAnsi="Calibri" w:cs="Calibri"/>
          <w:sz w:val="20"/>
          <w:szCs w:val="20"/>
        </w:rPr>
        <w:t>,</w:t>
      </w:r>
      <w:r w:rsidR="41FAE04B" w:rsidRPr="00B03E03">
        <w:rPr>
          <w:rFonts w:ascii="Calibri" w:hAnsi="Calibri" w:cs="Calibri"/>
          <w:sz w:val="20"/>
          <w:szCs w:val="20"/>
        </w:rPr>
        <w:t xml:space="preserve"> </w:t>
      </w:r>
      <w:proofErr w:type="spellStart"/>
      <w:r w:rsidR="41FAE04B" w:rsidRPr="00B03E03">
        <w:rPr>
          <w:rFonts w:ascii="Calibri" w:hAnsi="Calibri" w:cs="Calibri"/>
          <w:sz w:val="20"/>
          <w:szCs w:val="20"/>
        </w:rPr>
        <w:t>minigrid</w:t>
      </w:r>
      <w:r w:rsidR="125838FF" w:rsidRPr="00B03E03">
        <w:rPr>
          <w:rFonts w:ascii="Calibri" w:hAnsi="Calibri" w:cs="Calibri"/>
          <w:sz w:val="20"/>
          <w:szCs w:val="20"/>
        </w:rPr>
        <w:t>s</w:t>
      </w:r>
      <w:proofErr w:type="spellEnd"/>
      <w:r w:rsidR="41FAE04B" w:rsidRPr="00B03E03">
        <w:rPr>
          <w:rFonts w:ascii="Calibri" w:hAnsi="Calibri" w:cs="Calibri"/>
          <w:sz w:val="20"/>
          <w:szCs w:val="20"/>
        </w:rPr>
        <w:t xml:space="preserve"> will remain the least-cost option </w:t>
      </w:r>
      <w:r w:rsidR="7AB136E5" w:rsidRPr="00B03E03">
        <w:rPr>
          <w:rFonts w:ascii="Calibri" w:hAnsi="Calibri" w:cs="Calibri"/>
          <w:sz w:val="20"/>
          <w:szCs w:val="20"/>
        </w:rPr>
        <w:t xml:space="preserve">for increasing </w:t>
      </w:r>
      <w:r w:rsidR="7845790E" w:rsidRPr="00B03E03">
        <w:rPr>
          <w:rFonts w:ascii="Calibri" w:hAnsi="Calibri" w:cs="Calibri"/>
          <w:sz w:val="20"/>
          <w:szCs w:val="20"/>
        </w:rPr>
        <w:t xml:space="preserve">energy </w:t>
      </w:r>
      <w:r w:rsidR="7AB136E5" w:rsidRPr="00B03E03">
        <w:rPr>
          <w:rFonts w:ascii="Calibri" w:hAnsi="Calibri" w:cs="Calibri"/>
          <w:sz w:val="20"/>
          <w:szCs w:val="20"/>
        </w:rPr>
        <w:t xml:space="preserve">access </w:t>
      </w:r>
      <w:r w:rsidR="41FAE04B" w:rsidRPr="00B03E03">
        <w:rPr>
          <w:rFonts w:ascii="Calibri" w:hAnsi="Calibri" w:cs="Calibri"/>
          <w:sz w:val="20"/>
          <w:szCs w:val="20"/>
        </w:rPr>
        <w:t xml:space="preserve">for </w:t>
      </w:r>
      <w:r w:rsidR="006B29F5">
        <w:rPr>
          <w:rFonts w:ascii="Calibri" w:hAnsi="Calibri" w:cs="Calibri"/>
          <w:sz w:val="20"/>
          <w:szCs w:val="20"/>
        </w:rPr>
        <w:t>about 9% of the municipalities in Burkina Faso</w:t>
      </w:r>
      <w:r w:rsidR="41FAE04B" w:rsidRPr="00B03E03">
        <w:rPr>
          <w:rFonts w:ascii="Calibri" w:hAnsi="Calibri" w:cs="Calibri"/>
          <w:sz w:val="20"/>
          <w:szCs w:val="20"/>
        </w:rPr>
        <w:t xml:space="preserve"> by 2030, even if all planned grid connected projects are implemented.</w:t>
      </w:r>
    </w:p>
    <w:p w14:paraId="2280DAFD" w14:textId="57379C41" w:rsidR="007E7A27" w:rsidRPr="00A900AA" w:rsidRDefault="007E7A27" w:rsidP="001D275B">
      <w:pPr>
        <w:rPr>
          <w:rFonts w:cs="Calibri"/>
          <w:szCs w:val="20"/>
        </w:rPr>
      </w:pPr>
    </w:p>
    <w:p w14:paraId="784FC725" w14:textId="77777777" w:rsidR="005E4D7E" w:rsidRDefault="00A900AA" w:rsidP="005E4D7E">
      <w:pPr>
        <w:keepNext/>
        <w:jc w:val="center"/>
      </w:pPr>
      <w:r w:rsidRPr="00D107B4">
        <w:rPr>
          <w:noProof/>
        </w:rPr>
        <w:drawing>
          <wp:inline distT="0" distB="0" distL="0" distR="0" wp14:anchorId="4E301933" wp14:editId="18508C2B">
            <wp:extent cx="5734685" cy="2633980"/>
            <wp:effectExtent l="0" t="0" r="0" b="0"/>
            <wp:docPr id="6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685" cy="2633980"/>
                    </a:xfrm>
                    <a:prstGeom prst="rect">
                      <a:avLst/>
                    </a:prstGeom>
                    <a:noFill/>
                    <a:ln>
                      <a:noFill/>
                    </a:ln>
                  </pic:spPr>
                </pic:pic>
              </a:graphicData>
            </a:graphic>
          </wp:inline>
        </w:drawing>
      </w:r>
    </w:p>
    <w:p w14:paraId="63AD2512" w14:textId="4BEDE75F" w:rsidR="00C07EDE" w:rsidRPr="00FA2C9A" w:rsidRDefault="00C07EDE" w:rsidP="00FA2C9A">
      <w:pPr>
        <w:pStyle w:val="Caption"/>
        <w:jc w:val="right"/>
        <w:rPr>
          <w:b w:val="0"/>
          <w:bCs/>
          <w:u w:val="none"/>
        </w:rPr>
      </w:pPr>
      <w:bookmarkStart w:id="29" w:name="_Ref72747489"/>
      <w:r w:rsidRPr="00FA2C9A">
        <w:rPr>
          <w:b w:val="0"/>
          <w:bCs/>
          <w:u w:val="none"/>
        </w:rPr>
        <w:t xml:space="preserve">Source: </w:t>
      </w:r>
      <w:r w:rsidRPr="00C07EDE">
        <w:rPr>
          <w:b w:val="0"/>
          <w:bCs/>
          <w:u w:val="none"/>
        </w:rPr>
        <w:t>Burkina Faso Off-grid Market Assessment Report, ECREEE 2019</w:t>
      </w:r>
    </w:p>
    <w:p w14:paraId="0225B036" w14:textId="57A19C95" w:rsidR="00254C86" w:rsidRPr="00A900AA" w:rsidRDefault="005E4D7E" w:rsidP="005E4D7E">
      <w:pPr>
        <w:pStyle w:val="Caption"/>
        <w:jc w:val="center"/>
      </w:pPr>
      <w:bookmarkStart w:id="30" w:name="_Toc84428455"/>
      <w:r w:rsidRPr="005E4D7E">
        <w:rPr>
          <w:u w:val="none"/>
        </w:rPr>
        <w:t xml:space="preserve">Figure </w:t>
      </w:r>
      <w:r w:rsidRPr="005E4D7E">
        <w:rPr>
          <w:u w:val="none"/>
        </w:rPr>
        <w:fldChar w:fldCharType="begin"/>
      </w:r>
      <w:r w:rsidRPr="005E4D7E">
        <w:rPr>
          <w:u w:val="none"/>
        </w:rPr>
        <w:instrText xml:space="preserve"> SEQ Figure \* ARABIC </w:instrText>
      </w:r>
      <w:r w:rsidRPr="005E4D7E">
        <w:rPr>
          <w:u w:val="none"/>
        </w:rPr>
        <w:fldChar w:fldCharType="separate"/>
      </w:r>
      <w:r w:rsidR="00E17644">
        <w:rPr>
          <w:noProof/>
          <w:u w:val="none"/>
        </w:rPr>
        <w:t>5</w:t>
      </w:r>
      <w:r w:rsidRPr="005E4D7E">
        <w:rPr>
          <w:u w:val="none"/>
        </w:rPr>
        <w:fldChar w:fldCharType="end"/>
      </w:r>
      <w:bookmarkEnd w:id="29"/>
      <w:r w:rsidRPr="005E4D7E">
        <w:rPr>
          <w:u w:val="none"/>
        </w:rPr>
        <w:t xml:space="preserve">: </w:t>
      </w:r>
      <w:r w:rsidRPr="005E4D7E">
        <w:rPr>
          <w:b w:val="0"/>
          <w:bCs/>
          <w:u w:val="none"/>
        </w:rPr>
        <w:t>Maps</w:t>
      </w:r>
      <w:r w:rsidRPr="00E86DFA">
        <w:rPr>
          <w:b w:val="0"/>
          <w:bCs/>
          <w:u w:val="none"/>
        </w:rPr>
        <w:t xml:space="preserve"> showing municipalities with least cost electrification options in Burkina Faso</w:t>
      </w:r>
      <w:bookmarkEnd w:id="30"/>
    </w:p>
    <w:p w14:paraId="05A9E3D7" w14:textId="0268E6A8" w:rsidR="000E3AC9" w:rsidRPr="00BB11FB" w:rsidRDefault="000E3AC9" w:rsidP="00823806">
      <w:pPr>
        <w:jc w:val="both"/>
        <w:rPr>
          <w:rFonts w:ascii="Calibri" w:hAnsi="Calibri" w:cs="Calibri"/>
          <w:sz w:val="20"/>
          <w:szCs w:val="20"/>
        </w:rPr>
      </w:pPr>
    </w:p>
    <w:p w14:paraId="40722A13" w14:textId="1AD5CF56" w:rsidR="000E3AC9" w:rsidRDefault="000E3AC9" w:rsidP="005913BC">
      <w:pPr>
        <w:numPr>
          <w:ilvl w:val="0"/>
          <w:numId w:val="36"/>
        </w:numPr>
        <w:jc w:val="both"/>
        <w:rPr>
          <w:rFonts w:ascii="Calibri" w:hAnsi="Calibri" w:cs="Calibri"/>
          <w:sz w:val="20"/>
          <w:szCs w:val="20"/>
        </w:rPr>
      </w:pPr>
      <w:r w:rsidRPr="119C832E">
        <w:rPr>
          <w:rFonts w:ascii="Calibri" w:hAnsi="Calibri" w:cs="Calibri"/>
          <w:sz w:val="20"/>
          <w:szCs w:val="20"/>
        </w:rPr>
        <w:t xml:space="preserve">Consequently, this project will address the lack of access to energy through a series of interventions embedded in four key </w:t>
      </w:r>
      <w:r w:rsidR="008A1898">
        <w:rPr>
          <w:rFonts w:ascii="Calibri" w:hAnsi="Calibri" w:cs="Calibri"/>
          <w:sz w:val="20"/>
          <w:szCs w:val="20"/>
        </w:rPr>
        <w:t>are</w:t>
      </w:r>
      <w:r w:rsidR="007E1882">
        <w:rPr>
          <w:rFonts w:ascii="Calibri" w:hAnsi="Calibri" w:cs="Calibri"/>
          <w:sz w:val="20"/>
          <w:szCs w:val="20"/>
        </w:rPr>
        <w:t>a</w:t>
      </w:r>
      <w:r w:rsidR="008A1898">
        <w:rPr>
          <w:rFonts w:ascii="Calibri" w:hAnsi="Calibri" w:cs="Calibri"/>
          <w:sz w:val="20"/>
          <w:szCs w:val="20"/>
        </w:rPr>
        <w:t xml:space="preserve">s / project </w:t>
      </w:r>
      <w:r w:rsidRPr="119C832E">
        <w:rPr>
          <w:rFonts w:ascii="Calibri" w:hAnsi="Calibri" w:cs="Calibri"/>
          <w:sz w:val="20"/>
          <w:szCs w:val="20"/>
        </w:rPr>
        <w:t>components</w:t>
      </w:r>
      <w:r w:rsidR="008A1898">
        <w:rPr>
          <w:rFonts w:ascii="Calibri" w:hAnsi="Calibri" w:cs="Calibri"/>
          <w:sz w:val="20"/>
          <w:szCs w:val="20"/>
        </w:rPr>
        <w:t xml:space="preserve"> (PC)</w:t>
      </w:r>
      <w:r>
        <w:rPr>
          <w:rFonts w:ascii="Calibri" w:hAnsi="Calibri" w:cs="Calibri"/>
          <w:sz w:val="20"/>
          <w:szCs w:val="20"/>
        </w:rPr>
        <w:t>:</w:t>
      </w:r>
    </w:p>
    <w:p w14:paraId="76C4F5DD" w14:textId="77777777" w:rsidR="000E3AC9" w:rsidRPr="00445BCE" w:rsidRDefault="000E3AC9" w:rsidP="000E3AC9">
      <w:pPr>
        <w:rPr>
          <w:rFonts w:ascii="Calibri" w:hAnsi="Calibri" w:cs="Calibri"/>
          <w:sz w:val="20"/>
          <w:szCs w:val="20"/>
        </w:rPr>
      </w:pPr>
    </w:p>
    <w:p w14:paraId="7D190CC1" w14:textId="77777777" w:rsidR="000E3AC9" w:rsidRDefault="000E3AC9" w:rsidP="005B49CA">
      <w:pPr>
        <w:ind w:left="540"/>
        <w:jc w:val="both"/>
        <w:rPr>
          <w:rFonts w:ascii="Calibri" w:hAnsi="Calibri" w:cs="Calibri"/>
          <w:sz w:val="20"/>
          <w:szCs w:val="20"/>
        </w:rPr>
      </w:pPr>
      <w:r>
        <w:rPr>
          <w:rFonts w:ascii="Calibri" w:hAnsi="Calibri" w:cs="Calibri"/>
          <w:sz w:val="20"/>
          <w:szCs w:val="20"/>
        </w:rPr>
        <w:t xml:space="preserve">Component 1: </w:t>
      </w:r>
      <w:r w:rsidRPr="119C832E">
        <w:rPr>
          <w:rFonts w:ascii="Calibri" w:hAnsi="Calibri" w:cs="Calibri"/>
          <w:b/>
          <w:bCs/>
          <w:sz w:val="20"/>
          <w:szCs w:val="20"/>
        </w:rPr>
        <w:t>Policy and Regulation</w:t>
      </w:r>
    </w:p>
    <w:p w14:paraId="450B307D" w14:textId="6E00DBFD" w:rsidR="000E3AC9" w:rsidRDefault="000E3AC9" w:rsidP="005B49CA">
      <w:pPr>
        <w:ind w:left="540"/>
        <w:jc w:val="both"/>
        <w:rPr>
          <w:rFonts w:ascii="Calibri" w:hAnsi="Calibri" w:cs="Calibri"/>
          <w:sz w:val="20"/>
          <w:szCs w:val="20"/>
        </w:rPr>
      </w:pPr>
      <w:r>
        <w:rPr>
          <w:rFonts w:ascii="Calibri" w:hAnsi="Calibri" w:cs="Calibri"/>
          <w:sz w:val="20"/>
          <w:szCs w:val="20"/>
        </w:rPr>
        <w:t xml:space="preserve">Component 2: </w:t>
      </w:r>
      <w:r w:rsidRPr="119C832E">
        <w:rPr>
          <w:rFonts w:ascii="Calibri" w:hAnsi="Calibri" w:cs="Calibri"/>
          <w:b/>
          <w:bCs/>
          <w:sz w:val="20"/>
          <w:szCs w:val="20"/>
        </w:rPr>
        <w:t>Project and Business Model Innovation, with Private Sector Engagement</w:t>
      </w:r>
    </w:p>
    <w:p w14:paraId="5950064C" w14:textId="6EE0F3B6" w:rsidR="000E3AC9" w:rsidRDefault="000E3AC9" w:rsidP="005B49CA">
      <w:pPr>
        <w:ind w:left="540"/>
        <w:jc w:val="both"/>
        <w:rPr>
          <w:rFonts w:ascii="Calibri" w:hAnsi="Calibri" w:cs="Calibri"/>
          <w:sz w:val="20"/>
          <w:szCs w:val="20"/>
        </w:rPr>
      </w:pPr>
      <w:r>
        <w:rPr>
          <w:rFonts w:ascii="Calibri" w:hAnsi="Calibri" w:cs="Calibri"/>
          <w:sz w:val="20"/>
          <w:szCs w:val="20"/>
        </w:rPr>
        <w:t xml:space="preserve">Component 3: </w:t>
      </w:r>
      <w:r w:rsidR="00A17785">
        <w:rPr>
          <w:rFonts w:ascii="Calibri" w:hAnsi="Calibri" w:cs="Calibri"/>
          <w:b/>
          <w:bCs/>
          <w:sz w:val="20"/>
          <w:szCs w:val="20"/>
        </w:rPr>
        <w:t>Scaled-up</w:t>
      </w:r>
      <w:r w:rsidR="00A17785" w:rsidRPr="1DCCC5EA">
        <w:rPr>
          <w:rFonts w:ascii="Calibri" w:hAnsi="Calibri" w:cs="Calibri"/>
          <w:b/>
          <w:bCs/>
          <w:sz w:val="20"/>
          <w:szCs w:val="20"/>
        </w:rPr>
        <w:t xml:space="preserve"> </w:t>
      </w:r>
      <w:r w:rsidRPr="1DCCC5EA">
        <w:rPr>
          <w:rFonts w:ascii="Calibri" w:hAnsi="Calibri" w:cs="Calibri"/>
          <w:b/>
          <w:bCs/>
          <w:sz w:val="20"/>
          <w:szCs w:val="20"/>
        </w:rPr>
        <w:t>Financing</w:t>
      </w:r>
    </w:p>
    <w:p w14:paraId="6E0E781C" w14:textId="18E2B47E" w:rsidR="000E3AC9" w:rsidRPr="00AE7FC3" w:rsidRDefault="000E3AC9" w:rsidP="005B49CA">
      <w:pPr>
        <w:ind w:left="540"/>
        <w:jc w:val="both"/>
        <w:rPr>
          <w:rFonts w:ascii="Calibri" w:hAnsi="Calibri" w:cs="Calibri"/>
          <w:sz w:val="20"/>
          <w:szCs w:val="20"/>
        </w:rPr>
      </w:pPr>
      <w:r w:rsidRPr="00AE7FC3">
        <w:rPr>
          <w:rFonts w:ascii="Calibri" w:hAnsi="Calibri" w:cs="Calibri"/>
          <w:sz w:val="20"/>
          <w:szCs w:val="20"/>
        </w:rPr>
        <w:t xml:space="preserve">Component 4: </w:t>
      </w:r>
      <w:r w:rsidR="008F454F" w:rsidRPr="00E86DFA">
        <w:rPr>
          <w:rFonts w:asciiTheme="minorHAnsi" w:hAnsiTheme="minorHAnsi" w:cstheme="minorHAnsi"/>
          <w:b/>
          <w:bCs/>
          <w:sz w:val="20"/>
          <w:szCs w:val="20"/>
        </w:rPr>
        <w:t>Digital, Knowledge Management and Monitoring and Evaluation</w:t>
      </w:r>
    </w:p>
    <w:p w14:paraId="1AC3B8C4" w14:textId="27C10502" w:rsidR="000E3AC9" w:rsidRPr="00823806" w:rsidRDefault="000E3AC9" w:rsidP="00823806">
      <w:pPr>
        <w:jc w:val="both"/>
        <w:rPr>
          <w:rFonts w:ascii="Calibri" w:hAnsi="Calibri" w:cs="Calibri"/>
          <w:sz w:val="20"/>
          <w:szCs w:val="20"/>
        </w:rPr>
      </w:pPr>
    </w:p>
    <w:p w14:paraId="5B19E692" w14:textId="50B6BE16" w:rsidR="00AE7FC3" w:rsidRDefault="5AC8CA05" w:rsidP="007233C7">
      <w:pPr>
        <w:numPr>
          <w:ilvl w:val="0"/>
          <w:numId w:val="36"/>
        </w:numPr>
        <w:jc w:val="both"/>
        <w:rPr>
          <w:rFonts w:ascii="Calibri" w:hAnsi="Calibri" w:cs="Calibri"/>
          <w:sz w:val="20"/>
          <w:szCs w:val="20"/>
        </w:rPr>
      </w:pPr>
      <w:r w:rsidRPr="1DCCC5EA">
        <w:rPr>
          <w:rFonts w:ascii="Calibri" w:hAnsi="Calibri" w:cs="Calibri"/>
          <w:sz w:val="20"/>
          <w:szCs w:val="20"/>
        </w:rPr>
        <w:t xml:space="preserve">The program’s specific outputs under each of these </w:t>
      </w:r>
      <w:r w:rsidR="008A1898">
        <w:rPr>
          <w:rFonts w:ascii="Calibri" w:hAnsi="Calibri" w:cs="Calibri"/>
          <w:sz w:val="20"/>
          <w:szCs w:val="20"/>
        </w:rPr>
        <w:t xml:space="preserve">four components </w:t>
      </w:r>
      <w:r w:rsidRPr="1DCCC5EA">
        <w:rPr>
          <w:rFonts w:ascii="Calibri" w:hAnsi="Calibri" w:cs="Calibri"/>
          <w:sz w:val="20"/>
          <w:szCs w:val="20"/>
        </w:rPr>
        <w:t xml:space="preserve">are designed to systematically target the underlying investment risks for renewable energy </w:t>
      </w:r>
      <w:proofErr w:type="spellStart"/>
      <w:r w:rsidRPr="1DCCC5EA">
        <w:rPr>
          <w:rFonts w:ascii="Calibri" w:hAnsi="Calibri" w:cs="Calibri"/>
          <w:sz w:val="20"/>
          <w:szCs w:val="20"/>
        </w:rPr>
        <w:t>minigrids</w:t>
      </w:r>
      <w:proofErr w:type="spellEnd"/>
      <w:r w:rsidRPr="1DCCC5EA">
        <w:rPr>
          <w:rFonts w:ascii="Calibri" w:hAnsi="Calibri" w:cs="Calibri"/>
          <w:sz w:val="20"/>
          <w:szCs w:val="20"/>
        </w:rPr>
        <w:t xml:space="preserve"> advancement in Burkina Faso. This strategy is appropriate to the Burkina Faso context where </w:t>
      </w:r>
      <w:r w:rsidR="33007DB2" w:rsidRPr="1DCCC5EA">
        <w:rPr>
          <w:rFonts w:ascii="Calibri" w:hAnsi="Calibri" w:cs="Calibri"/>
          <w:sz w:val="20"/>
          <w:szCs w:val="20"/>
        </w:rPr>
        <w:t xml:space="preserve">several </w:t>
      </w:r>
      <w:r w:rsidR="008A1898" w:rsidRPr="1DCCC5EA">
        <w:rPr>
          <w:rFonts w:ascii="Calibri" w:hAnsi="Calibri" w:cs="Calibri"/>
          <w:sz w:val="20"/>
          <w:szCs w:val="20"/>
        </w:rPr>
        <w:t>causal</w:t>
      </w:r>
      <w:r w:rsidR="33007DB2" w:rsidRPr="1DCCC5EA">
        <w:rPr>
          <w:rFonts w:ascii="Calibri" w:hAnsi="Calibri" w:cs="Calibri"/>
          <w:sz w:val="20"/>
          <w:szCs w:val="20"/>
        </w:rPr>
        <w:t xml:space="preserve"> investment risks for renewable energy </w:t>
      </w:r>
      <w:proofErr w:type="spellStart"/>
      <w:r w:rsidR="33007DB2" w:rsidRPr="1DCCC5EA">
        <w:rPr>
          <w:rFonts w:ascii="Calibri" w:hAnsi="Calibri" w:cs="Calibri"/>
          <w:sz w:val="20"/>
          <w:szCs w:val="20"/>
        </w:rPr>
        <w:t>minigrids</w:t>
      </w:r>
      <w:proofErr w:type="spellEnd"/>
      <w:r w:rsidR="1C579713" w:rsidRPr="1DCCC5EA">
        <w:rPr>
          <w:rFonts w:ascii="Calibri" w:hAnsi="Calibri" w:cs="Calibri"/>
          <w:sz w:val="20"/>
          <w:szCs w:val="20"/>
        </w:rPr>
        <w:t xml:space="preserve"> are</w:t>
      </w:r>
      <w:r w:rsidR="3B9FFC04" w:rsidRPr="1DCCC5EA">
        <w:rPr>
          <w:rFonts w:ascii="Calibri" w:hAnsi="Calibri" w:cs="Calibri"/>
          <w:sz w:val="20"/>
          <w:szCs w:val="20"/>
        </w:rPr>
        <w:t xml:space="preserve"> preventing increased private investment</w:t>
      </w:r>
      <w:r w:rsidR="33AC5180" w:rsidRPr="1DCCC5EA">
        <w:rPr>
          <w:rFonts w:ascii="Calibri" w:hAnsi="Calibri" w:cs="Calibri"/>
          <w:sz w:val="20"/>
          <w:szCs w:val="20"/>
        </w:rPr>
        <w:t xml:space="preserve">, GHG emission reduction, progress towards SDG7 and livelihood improvement. </w:t>
      </w:r>
      <w:r w:rsidR="14452343" w:rsidRPr="1DCCC5EA">
        <w:rPr>
          <w:rFonts w:ascii="Calibri" w:hAnsi="Calibri" w:cs="Calibri"/>
          <w:sz w:val="20"/>
          <w:szCs w:val="20"/>
        </w:rPr>
        <w:t xml:space="preserve"> </w:t>
      </w:r>
    </w:p>
    <w:p w14:paraId="0DA72BD6" w14:textId="77777777" w:rsidR="009746DA" w:rsidRPr="00FA2C9A" w:rsidRDefault="009746DA" w:rsidP="00FA2C9A">
      <w:pPr>
        <w:pStyle w:val="ListParagraph"/>
      </w:pPr>
    </w:p>
    <w:p w14:paraId="53F8B248" w14:textId="29C9667D" w:rsidR="009746DA" w:rsidRPr="00FA2C9A" w:rsidRDefault="009746DA" w:rsidP="00FA2C9A">
      <w:pPr>
        <w:ind w:left="360"/>
        <w:jc w:val="both"/>
        <w:rPr>
          <w:rFonts w:ascii="Calibri" w:hAnsi="Calibri" w:cs="Calibri"/>
          <w:color w:val="000000" w:themeColor="text1"/>
          <w:sz w:val="20"/>
          <w:szCs w:val="20"/>
        </w:rPr>
      </w:pPr>
      <w:r w:rsidRPr="00FA2C9A">
        <w:rPr>
          <w:rFonts w:ascii="Calibri" w:hAnsi="Calibri" w:cs="Calibri"/>
          <w:sz w:val="20"/>
          <w:szCs w:val="20"/>
          <w:u w:val="single"/>
        </w:rPr>
        <w:t>Linkages to the AMP Regional Child Project</w:t>
      </w:r>
      <w:r>
        <w:rPr>
          <w:rFonts w:ascii="Calibri" w:hAnsi="Calibri" w:cs="Calibri"/>
          <w:sz w:val="20"/>
          <w:szCs w:val="20"/>
        </w:rPr>
        <w:t xml:space="preserve">. </w:t>
      </w:r>
      <w:r w:rsidR="003E1ABC" w:rsidRPr="0047037F">
        <w:rPr>
          <w:rFonts w:ascii="Calibri" w:hAnsi="Calibri" w:cs="Calibri"/>
          <w:color w:val="000000" w:themeColor="text1"/>
          <w:sz w:val="20"/>
          <w:szCs w:val="20"/>
        </w:rPr>
        <w:t xml:space="preserve">The project will align with the AMP Regional Project to foster knowledge sharing, learning, and synthesis of experiences in a multi-directional manner– </w:t>
      </w:r>
      <w:proofErr w:type="gramStart"/>
      <w:r w:rsidR="003E1ABC" w:rsidRPr="0047037F">
        <w:rPr>
          <w:rFonts w:ascii="Calibri" w:hAnsi="Calibri" w:cs="Calibri"/>
          <w:color w:val="000000" w:themeColor="text1"/>
          <w:sz w:val="20"/>
          <w:szCs w:val="20"/>
        </w:rPr>
        <w:t>i.e.</w:t>
      </w:r>
      <w:proofErr w:type="gramEnd"/>
      <w:r w:rsidR="003E1ABC" w:rsidRPr="0047037F">
        <w:rPr>
          <w:rFonts w:ascii="Calibri" w:hAnsi="Calibri" w:cs="Calibri"/>
          <w:color w:val="000000" w:themeColor="text1"/>
          <w:sz w:val="20"/>
          <w:szCs w:val="20"/>
        </w:rPr>
        <w:t xml:space="preserve"> flowing from the AMP Regional Child Project to the AMP Child Project in Burkina Faso, and vice versa, and between the Burkina Faso Project and other national child projects within the Program. The AMP Regional Child Project will connect countries to knowledge, resources and networks of best practice and will support the rapid deployment of expertise, solutions and tools to support on-the-ground implementation. The main role of regional project is to </w:t>
      </w:r>
      <w:r w:rsidR="003E1ABC" w:rsidRPr="0047037F">
        <w:rPr>
          <w:rFonts w:ascii="Calibri" w:hAnsi="Calibri" w:cs="Calibri"/>
          <w:color w:val="000000" w:themeColor="text1"/>
          <w:sz w:val="20"/>
          <w:szCs w:val="20"/>
        </w:rPr>
        <w:lastRenderedPageBreak/>
        <w:t>make best practices in regulations and policies, innovative and inclusive business models, digitalization and financing available to all AMP beneficiary countries.</w:t>
      </w:r>
    </w:p>
    <w:p w14:paraId="668AAA19" w14:textId="652A1BA0" w:rsidR="00350927" w:rsidRDefault="00350927" w:rsidP="00350927">
      <w:pPr>
        <w:jc w:val="both"/>
        <w:rPr>
          <w:rFonts w:ascii="Calibri" w:hAnsi="Calibri" w:cs="Calibri"/>
          <w:sz w:val="20"/>
          <w:szCs w:val="20"/>
        </w:rPr>
      </w:pPr>
    </w:p>
    <w:p w14:paraId="5182FE95" w14:textId="4FE579BA" w:rsidR="00023314" w:rsidRPr="00CC1F5D" w:rsidRDefault="00DA3D46" w:rsidP="005913BC">
      <w:pPr>
        <w:numPr>
          <w:ilvl w:val="0"/>
          <w:numId w:val="36"/>
        </w:numPr>
        <w:jc w:val="both"/>
        <w:rPr>
          <w:rFonts w:ascii="Calibri" w:hAnsi="Calibri" w:cs="Calibri"/>
          <w:sz w:val="20"/>
          <w:szCs w:val="20"/>
          <w:u w:val="single"/>
        </w:rPr>
      </w:pPr>
      <w:r w:rsidRPr="00CC1F5D">
        <w:rPr>
          <w:rFonts w:ascii="Calibri" w:hAnsi="Calibri" w:cs="Calibri"/>
          <w:sz w:val="20"/>
          <w:szCs w:val="20"/>
          <w:u w:val="single"/>
        </w:rPr>
        <w:t>A</w:t>
      </w:r>
      <w:r w:rsidR="00B86B06" w:rsidRPr="00CC1F5D">
        <w:rPr>
          <w:rFonts w:ascii="Calibri" w:hAnsi="Calibri" w:cs="Calibri"/>
          <w:sz w:val="20"/>
          <w:szCs w:val="20"/>
          <w:u w:val="single"/>
        </w:rPr>
        <w:t xml:space="preserve">lignment with GEF Focal </w:t>
      </w:r>
      <w:r w:rsidRPr="00CC1F5D">
        <w:rPr>
          <w:rFonts w:ascii="Calibri" w:hAnsi="Calibri" w:cs="Calibri"/>
          <w:sz w:val="20"/>
          <w:szCs w:val="20"/>
          <w:u w:val="single"/>
        </w:rPr>
        <w:t>A</w:t>
      </w:r>
      <w:r w:rsidR="00B86B06" w:rsidRPr="00CC1F5D">
        <w:rPr>
          <w:rFonts w:ascii="Calibri" w:hAnsi="Calibri" w:cs="Calibri"/>
          <w:sz w:val="20"/>
          <w:szCs w:val="20"/>
          <w:u w:val="single"/>
        </w:rPr>
        <w:t>rea</w:t>
      </w:r>
      <w:r w:rsidR="00264C7D" w:rsidRPr="00CC1F5D">
        <w:rPr>
          <w:rFonts w:ascii="Calibri" w:hAnsi="Calibri" w:cs="Calibri"/>
          <w:sz w:val="20"/>
          <w:szCs w:val="20"/>
          <w:u w:val="single"/>
        </w:rPr>
        <w:t xml:space="preserve">: </w:t>
      </w:r>
      <w:r w:rsidRPr="00CC1F5D">
        <w:rPr>
          <w:rFonts w:ascii="Calibri" w:hAnsi="Calibri" w:cs="Calibri"/>
          <w:sz w:val="20"/>
          <w:szCs w:val="20"/>
          <w:lang w:val="en-GB"/>
        </w:rPr>
        <w:t>The program is aligned with Objective 1 of the Climate Change Focal Area to “Promote innovation and technology transfer for sustainable energy breakthroughs”, and through CCM</w:t>
      </w:r>
      <w:r w:rsidR="00264C7D" w:rsidRPr="00CC1F5D">
        <w:rPr>
          <w:rFonts w:ascii="Calibri" w:hAnsi="Calibri" w:cs="Calibri"/>
          <w:sz w:val="20"/>
          <w:szCs w:val="20"/>
          <w:lang w:val="en-GB"/>
        </w:rPr>
        <w:t>-</w:t>
      </w:r>
      <w:r w:rsidRPr="00CC1F5D">
        <w:rPr>
          <w:rFonts w:ascii="Calibri" w:hAnsi="Calibri" w:cs="Calibri"/>
          <w:sz w:val="20"/>
          <w:szCs w:val="20"/>
          <w:lang w:val="en-GB"/>
        </w:rPr>
        <w:t xml:space="preserve">1-1 </w:t>
      </w:r>
      <w:r w:rsidR="00AC52E5" w:rsidRPr="00CC1F5D">
        <w:rPr>
          <w:rFonts w:ascii="Calibri" w:hAnsi="Calibri" w:cs="Calibri"/>
          <w:sz w:val="20"/>
          <w:szCs w:val="20"/>
          <w:lang w:val="en-GB"/>
        </w:rPr>
        <w:t>–</w:t>
      </w:r>
      <w:r w:rsidRPr="00CC1F5D">
        <w:rPr>
          <w:rFonts w:ascii="Calibri" w:hAnsi="Calibri" w:cs="Calibri"/>
          <w:sz w:val="20"/>
          <w:szCs w:val="20"/>
          <w:lang w:val="en-GB"/>
        </w:rPr>
        <w:t xml:space="preserve"> </w:t>
      </w:r>
      <w:r w:rsidR="00AC52E5" w:rsidRPr="00CC1F5D">
        <w:rPr>
          <w:rFonts w:ascii="Calibri" w:hAnsi="Calibri" w:cs="Calibri"/>
          <w:sz w:val="20"/>
          <w:szCs w:val="20"/>
          <w:lang w:val="en-GB"/>
        </w:rPr>
        <w:t>“</w:t>
      </w:r>
      <w:r w:rsidRPr="00CC1F5D">
        <w:rPr>
          <w:rFonts w:ascii="Calibri" w:hAnsi="Calibri" w:cs="Calibri"/>
          <w:sz w:val="20"/>
          <w:szCs w:val="20"/>
          <w:lang w:val="en-GB"/>
        </w:rPr>
        <w:t>Promote innovation and technology transfer for sustainable energy breakthroughs for de-centralized renewable power with energy storage</w:t>
      </w:r>
      <w:r w:rsidR="00AC52E5" w:rsidRPr="00CC1F5D">
        <w:rPr>
          <w:rFonts w:ascii="Calibri" w:hAnsi="Calibri" w:cs="Calibri"/>
          <w:sz w:val="20"/>
          <w:szCs w:val="20"/>
          <w:lang w:val="en-GB"/>
        </w:rPr>
        <w:t>”</w:t>
      </w:r>
      <w:r w:rsidR="00AC52E5" w:rsidRPr="00CC1F5D">
        <w:rPr>
          <w:rFonts w:ascii="Calibri" w:hAnsi="Calibri" w:cs="Calibri"/>
          <w:color w:val="000000" w:themeColor="text1"/>
          <w:sz w:val="20"/>
          <w:szCs w:val="20"/>
        </w:rPr>
        <w:t xml:space="preserve">. </w:t>
      </w:r>
    </w:p>
    <w:p w14:paraId="6553E757" w14:textId="77777777" w:rsidR="00023314" w:rsidRPr="00CC1F5D" w:rsidRDefault="00023314" w:rsidP="00023314">
      <w:pPr>
        <w:ind w:left="360"/>
        <w:jc w:val="both"/>
        <w:rPr>
          <w:rFonts w:ascii="Calibri" w:hAnsi="Calibri" w:cs="Calibri"/>
          <w:sz w:val="20"/>
          <w:szCs w:val="20"/>
          <w:u w:val="single"/>
        </w:rPr>
      </w:pPr>
    </w:p>
    <w:p w14:paraId="70ACFC10" w14:textId="6314069F" w:rsidR="00023314" w:rsidRPr="00023314" w:rsidRDefault="00AC52E5" w:rsidP="005913BC">
      <w:pPr>
        <w:numPr>
          <w:ilvl w:val="0"/>
          <w:numId w:val="36"/>
        </w:numPr>
        <w:jc w:val="both"/>
        <w:rPr>
          <w:rFonts w:ascii="Calibri" w:hAnsi="Calibri" w:cs="Calibri"/>
          <w:sz w:val="20"/>
          <w:szCs w:val="20"/>
          <w:u w:val="single"/>
        </w:rPr>
      </w:pPr>
      <w:r w:rsidRPr="00CC1F5D">
        <w:rPr>
          <w:rFonts w:ascii="Calibri" w:hAnsi="Calibri" w:cs="Calibri"/>
          <w:color w:val="000000" w:themeColor="text1"/>
          <w:sz w:val="20"/>
          <w:szCs w:val="20"/>
        </w:rPr>
        <w:t>It</w:t>
      </w:r>
      <w:r w:rsidR="00DA3D46" w:rsidRPr="00CC1F5D">
        <w:rPr>
          <w:rFonts w:ascii="Calibri" w:hAnsi="Calibri" w:cs="Calibri"/>
          <w:sz w:val="20"/>
          <w:szCs w:val="20"/>
          <w:lang w:val="en-GB"/>
        </w:rPr>
        <w:t xml:space="preserve"> also contributes to points 113, 118, and 119 of the GEF-7 Programming Directions to accelerate “the speed</w:t>
      </w:r>
      <w:r w:rsidR="00DA3D46" w:rsidRPr="119C832E">
        <w:rPr>
          <w:rFonts w:ascii="Calibri" w:hAnsi="Calibri" w:cs="Calibri"/>
          <w:sz w:val="20"/>
          <w:szCs w:val="20"/>
          <w:lang w:val="en-GB"/>
        </w:rPr>
        <w:t xml:space="preserve"> and scale of sustainable energy investment in developing countries”, to develop “innovative business models that go beyond business as usual” and to foster innovation. The overall contribution towards supporting “transformational shifts towards low emission and climate-resilient development pathways” is particularly important given access to affordable renewable energy is unavoidable for sustainable development, particularly in a context where countries are struggling to extend national grids to secure energy access to off-grid communities.</w:t>
      </w:r>
      <w:r w:rsidRPr="119C832E">
        <w:rPr>
          <w:rFonts w:ascii="Calibri" w:hAnsi="Calibri" w:cs="Calibri"/>
          <w:sz w:val="20"/>
          <w:szCs w:val="20"/>
          <w:lang w:val="en-GB"/>
        </w:rPr>
        <w:t xml:space="preserve"> </w:t>
      </w:r>
      <w:r w:rsidR="00DA3D46" w:rsidRPr="119C832E">
        <w:rPr>
          <w:rFonts w:ascii="Calibri" w:hAnsi="Calibri" w:cs="Calibri"/>
          <w:sz w:val="20"/>
          <w:szCs w:val="20"/>
          <w:lang w:val="en-GB"/>
        </w:rPr>
        <w:t xml:space="preserve">Since many of the national child projects under the program will develop low-carbon </w:t>
      </w:r>
      <w:proofErr w:type="spellStart"/>
      <w:r w:rsidR="00DA3D46" w:rsidRPr="119C832E">
        <w:rPr>
          <w:rFonts w:ascii="Calibri" w:hAnsi="Calibri" w:cs="Calibri"/>
          <w:sz w:val="20"/>
          <w:szCs w:val="20"/>
          <w:lang w:val="en-GB"/>
        </w:rPr>
        <w:t>minigrids</w:t>
      </w:r>
      <w:proofErr w:type="spellEnd"/>
      <w:r w:rsidR="00DA3D46" w:rsidRPr="119C832E">
        <w:rPr>
          <w:rFonts w:ascii="Calibri" w:hAnsi="Calibri" w:cs="Calibri"/>
          <w:sz w:val="20"/>
          <w:szCs w:val="20"/>
          <w:lang w:val="en-GB"/>
        </w:rPr>
        <w:t xml:space="preserve"> supported by innovative business models that can be scaled-up, the programme also aligns with the objective to focus “on the demonstration and early deployment of innovative technologies to deliver sustainable energy solutions that control, reduce or prevent GHG emissions” (117).</w:t>
      </w:r>
      <w:r w:rsidR="00264C7D" w:rsidRPr="119C832E">
        <w:rPr>
          <w:rFonts w:ascii="Calibri" w:hAnsi="Calibri" w:cs="Calibri"/>
          <w:sz w:val="20"/>
          <w:szCs w:val="20"/>
          <w:lang w:val="en-GB"/>
        </w:rPr>
        <w:t xml:space="preserve"> </w:t>
      </w:r>
      <w:r w:rsidR="00DA3D46" w:rsidRPr="119C832E">
        <w:rPr>
          <w:rFonts w:ascii="Calibri" w:hAnsi="Calibri" w:cs="Calibri"/>
          <w:sz w:val="20"/>
          <w:szCs w:val="20"/>
          <w:lang w:val="en-GB"/>
        </w:rPr>
        <w:t>In addition, the program follows GEF’s advice to deliver focused interventions “through programmatic approaches or regional projects” (118).</w:t>
      </w:r>
    </w:p>
    <w:p w14:paraId="66DEA0DB" w14:textId="77777777" w:rsidR="00023314" w:rsidRPr="00023314" w:rsidRDefault="00023314" w:rsidP="00023314">
      <w:pPr>
        <w:ind w:left="360"/>
        <w:jc w:val="both"/>
        <w:rPr>
          <w:rFonts w:ascii="Calibri" w:hAnsi="Calibri" w:cs="Calibri"/>
          <w:sz w:val="20"/>
          <w:szCs w:val="20"/>
          <w:u w:val="single"/>
        </w:rPr>
      </w:pPr>
    </w:p>
    <w:p w14:paraId="351E9CF8" w14:textId="0C019583" w:rsidR="00DA3D46" w:rsidRPr="00023314" w:rsidRDefault="00DA3D46" w:rsidP="005913BC">
      <w:pPr>
        <w:numPr>
          <w:ilvl w:val="0"/>
          <w:numId w:val="36"/>
        </w:numPr>
        <w:jc w:val="both"/>
        <w:rPr>
          <w:rFonts w:ascii="Calibri" w:hAnsi="Calibri" w:cs="Calibri"/>
          <w:sz w:val="20"/>
          <w:szCs w:val="20"/>
          <w:u w:val="single"/>
        </w:rPr>
      </w:pPr>
      <w:r w:rsidRPr="119C832E">
        <w:rPr>
          <w:rFonts w:ascii="Calibri" w:hAnsi="Calibri" w:cs="Calibri"/>
          <w:sz w:val="20"/>
          <w:szCs w:val="20"/>
          <w:u w:val="single"/>
        </w:rPr>
        <w:t>I</w:t>
      </w:r>
      <w:r w:rsidR="00673E89" w:rsidRPr="119C832E">
        <w:rPr>
          <w:rFonts w:ascii="Calibri" w:hAnsi="Calibri" w:cs="Calibri"/>
          <w:sz w:val="20"/>
          <w:szCs w:val="20"/>
          <w:u w:val="single"/>
        </w:rPr>
        <w:t>ncremental cost reasoning</w:t>
      </w:r>
      <w:r w:rsidR="00023314" w:rsidRPr="119C832E">
        <w:rPr>
          <w:rFonts w:ascii="Calibri" w:hAnsi="Calibri" w:cs="Calibri"/>
          <w:b/>
          <w:bCs/>
          <w:sz w:val="20"/>
          <w:szCs w:val="20"/>
        </w:rPr>
        <w:t xml:space="preserve">: </w:t>
      </w:r>
      <w:r w:rsidRPr="119C832E">
        <w:rPr>
          <w:rFonts w:ascii="Calibri" w:hAnsi="Calibri" w:cs="Calibri"/>
          <w:sz w:val="20"/>
          <w:szCs w:val="20"/>
        </w:rPr>
        <w:t xml:space="preserve">The program has a clear incremental cost reasoning, building on the baseline analysis and program’s area of focus and niche. The baseline analysis, as set out in earlier section, has identified that generation costs for renewable energy </w:t>
      </w:r>
      <w:proofErr w:type="spellStart"/>
      <w:r w:rsidRPr="119C832E">
        <w:rPr>
          <w:rFonts w:ascii="Calibri" w:hAnsi="Calibri" w:cs="Calibri"/>
          <w:sz w:val="20"/>
          <w:szCs w:val="20"/>
        </w:rPr>
        <w:t>minigrids</w:t>
      </w:r>
      <w:proofErr w:type="spellEnd"/>
      <w:r w:rsidRPr="119C832E">
        <w:rPr>
          <w:rFonts w:ascii="Calibri" w:hAnsi="Calibri" w:cs="Calibri"/>
          <w:sz w:val="20"/>
          <w:szCs w:val="20"/>
        </w:rPr>
        <w:t xml:space="preserve"> in developing countries are not competitive with fossil-based alternatives. The key drivers behind this are identified. It is the case that generation costs are falling, based on </w:t>
      </w:r>
      <w:proofErr w:type="gramStart"/>
      <w:r w:rsidRPr="119C832E">
        <w:rPr>
          <w:rFonts w:ascii="Calibri" w:hAnsi="Calibri" w:cs="Calibri"/>
          <w:sz w:val="20"/>
          <w:szCs w:val="20"/>
        </w:rPr>
        <w:t>a number of</w:t>
      </w:r>
      <w:proofErr w:type="gramEnd"/>
      <w:r w:rsidRPr="119C832E">
        <w:rPr>
          <w:rFonts w:ascii="Calibri" w:hAnsi="Calibri" w:cs="Calibri"/>
          <w:sz w:val="20"/>
          <w:szCs w:val="20"/>
        </w:rPr>
        <w:t xml:space="preserve"> baseline trends, but there is a need to further accelerate this.</w:t>
      </w:r>
      <w:r w:rsidR="00023314" w:rsidRPr="119C832E">
        <w:rPr>
          <w:rFonts w:ascii="Calibri" w:hAnsi="Calibri" w:cs="Calibri"/>
          <w:sz w:val="20"/>
          <w:szCs w:val="20"/>
        </w:rPr>
        <w:t xml:space="preserve"> </w:t>
      </w:r>
      <w:r w:rsidRPr="119C832E">
        <w:rPr>
          <w:rFonts w:ascii="Calibri" w:hAnsi="Calibri" w:cs="Calibri"/>
          <w:sz w:val="20"/>
          <w:szCs w:val="20"/>
        </w:rPr>
        <w:t xml:space="preserve">The program has a focus on </w:t>
      </w:r>
      <w:proofErr w:type="spellStart"/>
      <w:r w:rsidRPr="119C832E">
        <w:rPr>
          <w:rFonts w:ascii="Calibri" w:hAnsi="Calibri" w:cs="Calibri"/>
          <w:sz w:val="20"/>
          <w:szCs w:val="20"/>
        </w:rPr>
        <w:t>minigrid</w:t>
      </w:r>
      <w:proofErr w:type="spellEnd"/>
      <w:r w:rsidRPr="119C832E">
        <w:rPr>
          <w:rFonts w:ascii="Calibri" w:hAnsi="Calibri" w:cs="Calibri"/>
          <w:sz w:val="20"/>
          <w:szCs w:val="20"/>
        </w:rPr>
        <w:t xml:space="preserve"> cost-reduction – across hardware costs, soft </w:t>
      </w:r>
      <w:r w:rsidR="002312BC" w:rsidRPr="119C832E">
        <w:rPr>
          <w:rFonts w:ascii="Calibri" w:hAnsi="Calibri" w:cs="Calibri"/>
          <w:sz w:val="20"/>
          <w:szCs w:val="20"/>
        </w:rPr>
        <w:t>costs and</w:t>
      </w:r>
      <w:r w:rsidRPr="119C832E">
        <w:rPr>
          <w:rFonts w:ascii="Calibri" w:hAnsi="Calibri" w:cs="Calibri"/>
          <w:sz w:val="20"/>
          <w:szCs w:val="20"/>
        </w:rPr>
        <w:t xml:space="preserve"> financing costs – and innovative business models for </w:t>
      </w:r>
      <w:proofErr w:type="spellStart"/>
      <w:r w:rsidRPr="119C832E">
        <w:rPr>
          <w:rFonts w:ascii="Calibri" w:hAnsi="Calibri" w:cs="Calibri"/>
          <w:sz w:val="20"/>
          <w:szCs w:val="20"/>
        </w:rPr>
        <w:t>minigrids</w:t>
      </w:r>
      <w:proofErr w:type="spellEnd"/>
      <w:r w:rsidRPr="119C832E">
        <w:rPr>
          <w:rFonts w:ascii="Calibri" w:hAnsi="Calibri" w:cs="Calibri"/>
          <w:sz w:val="20"/>
          <w:szCs w:val="20"/>
        </w:rPr>
        <w:t xml:space="preserve">. </w:t>
      </w:r>
      <w:bookmarkStart w:id="31" w:name="_Hlk23758548"/>
      <w:r w:rsidRPr="119C832E">
        <w:rPr>
          <w:rFonts w:ascii="Calibri" w:hAnsi="Calibri" w:cs="Calibri"/>
          <w:sz w:val="20"/>
          <w:szCs w:val="20"/>
        </w:rPr>
        <w:t>With this clear focus, the program has a specific niche, being complementary to existing activities. In this way, the program has the aim of promoting more efficient and effective use of exist</w:t>
      </w:r>
      <w:r w:rsidR="00EA2B5D" w:rsidRPr="119C832E">
        <w:rPr>
          <w:rFonts w:ascii="Calibri" w:hAnsi="Calibri" w:cs="Calibri"/>
          <w:sz w:val="20"/>
          <w:szCs w:val="20"/>
        </w:rPr>
        <w:t>i</w:t>
      </w:r>
      <w:r w:rsidRPr="119C832E">
        <w:rPr>
          <w:rFonts w:ascii="Calibri" w:hAnsi="Calibri" w:cs="Calibri"/>
          <w:sz w:val="20"/>
          <w:szCs w:val="20"/>
        </w:rPr>
        <w:t xml:space="preserve">ng development resources and programs. </w:t>
      </w:r>
      <w:bookmarkEnd w:id="31"/>
      <w:r w:rsidRPr="119C832E">
        <w:rPr>
          <w:rFonts w:ascii="Calibri" w:hAnsi="Calibri" w:cs="Calibri"/>
          <w:sz w:val="20"/>
          <w:szCs w:val="20"/>
        </w:rPr>
        <w:t xml:space="preserve">In short, the program’s alternative scenario will result in additional falls in generation costs, making renewable energy </w:t>
      </w:r>
      <w:proofErr w:type="spellStart"/>
      <w:r w:rsidRPr="119C832E">
        <w:rPr>
          <w:rFonts w:ascii="Calibri" w:hAnsi="Calibri" w:cs="Calibri"/>
          <w:sz w:val="20"/>
          <w:szCs w:val="20"/>
        </w:rPr>
        <w:t>minigrids</w:t>
      </w:r>
      <w:proofErr w:type="spellEnd"/>
      <w:r w:rsidRPr="119C832E">
        <w:rPr>
          <w:rFonts w:ascii="Calibri" w:hAnsi="Calibri" w:cs="Calibri"/>
          <w:sz w:val="20"/>
          <w:szCs w:val="20"/>
        </w:rPr>
        <w:t xml:space="preserve"> more competitive, and spurring more investment, GHG emission reductions, and electrification. </w:t>
      </w:r>
    </w:p>
    <w:p w14:paraId="7278A870" w14:textId="77777777" w:rsidR="00DA3D46" w:rsidRPr="00023314" w:rsidRDefault="00DA3D46" w:rsidP="00DA3D46">
      <w:pPr>
        <w:rPr>
          <w:rFonts w:cs="Calibri"/>
          <w:szCs w:val="20"/>
        </w:rPr>
      </w:pPr>
    </w:p>
    <w:p w14:paraId="2B104CFB" w14:textId="0263A65E" w:rsidR="00023314" w:rsidRPr="0050515E" w:rsidRDefault="00673E89" w:rsidP="005913BC">
      <w:pPr>
        <w:numPr>
          <w:ilvl w:val="0"/>
          <w:numId w:val="36"/>
        </w:numPr>
        <w:jc w:val="both"/>
        <w:rPr>
          <w:rFonts w:ascii="Calibri" w:hAnsi="Calibri" w:cs="Calibri"/>
          <w:sz w:val="20"/>
          <w:szCs w:val="20"/>
          <w:u w:val="single"/>
        </w:rPr>
      </w:pPr>
      <w:r w:rsidRPr="119C832E">
        <w:rPr>
          <w:rFonts w:ascii="Calibri" w:hAnsi="Calibri" w:cs="Calibri"/>
          <w:sz w:val="20"/>
          <w:szCs w:val="20"/>
          <w:u w:val="single"/>
        </w:rPr>
        <w:t>Global Environment</w:t>
      </w:r>
      <w:r w:rsidR="00E77161">
        <w:rPr>
          <w:rFonts w:ascii="Calibri" w:hAnsi="Calibri" w:cs="Calibri"/>
          <w:sz w:val="20"/>
          <w:szCs w:val="20"/>
          <w:u w:val="single"/>
        </w:rPr>
        <w:t>al</w:t>
      </w:r>
      <w:r w:rsidRPr="119C832E">
        <w:rPr>
          <w:rFonts w:ascii="Calibri" w:hAnsi="Calibri" w:cs="Calibri"/>
          <w:sz w:val="20"/>
          <w:szCs w:val="20"/>
          <w:u w:val="single"/>
        </w:rPr>
        <w:t xml:space="preserve"> Benefits</w:t>
      </w:r>
      <w:r w:rsidR="00023314" w:rsidRPr="119C832E">
        <w:rPr>
          <w:rFonts w:ascii="Calibri" w:hAnsi="Calibri" w:cs="Calibri"/>
          <w:sz w:val="20"/>
          <w:szCs w:val="20"/>
          <w:u w:val="single"/>
        </w:rPr>
        <w:t xml:space="preserve">: </w:t>
      </w:r>
      <w:r w:rsidR="00DA3D46" w:rsidRPr="119C832E">
        <w:rPr>
          <w:rFonts w:ascii="Calibri" w:hAnsi="Calibri" w:cs="Calibri"/>
          <w:sz w:val="20"/>
          <w:szCs w:val="20"/>
          <w:lang w:val="en-GB"/>
        </w:rPr>
        <w:t xml:space="preserve">Direct and </w:t>
      </w:r>
      <w:r w:rsidR="00385520">
        <w:rPr>
          <w:rFonts w:ascii="Calibri" w:hAnsi="Calibri" w:cs="Calibri"/>
          <w:sz w:val="20"/>
          <w:szCs w:val="20"/>
          <w:lang w:val="en-GB"/>
        </w:rPr>
        <w:t>indirect</w:t>
      </w:r>
      <w:r w:rsidR="00385520" w:rsidRPr="119C832E">
        <w:rPr>
          <w:rFonts w:ascii="Calibri" w:hAnsi="Calibri" w:cs="Calibri"/>
          <w:sz w:val="20"/>
          <w:szCs w:val="20"/>
          <w:lang w:val="en-GB"/>
        </w:rPr>
        <w:t xml:space="preserve"> </w:t>
      </w:r>
      <w:r w:rsidR="00DA3D46" w:rsidRPr="119C832E">
        <w:rPr>
          <w:rFonts w:ascii="Calibri" w:hAnsi="Calibri" w:cs="Calibri"/>
          <w:sz w:val="20"/>
          <w:szCs w:val="20"/>
          <w:lang w:val="en-GB"/>
        </w:rPr>
        <w:t>emission reductions expected</w:t>
      </w:r>
      <w:r w:rsidR="00B371EF" w:rsidRPr="119C832E">
        <w:rPr>
          <w:rFonts w:ascii="Calibri" w:hAnsi="Calibri" w:cs="Calibri"/>
          <w:sz w:val="20"/>
          <w:szCs w:val="20"/>
          <w:lang w:val="en-GB"/>
        </w:rPr>
        <w:t xml:space="preserve"> from the project </w:t>
      </w:r>
      <w:r w:rsidR="00E77161">
        <w:rPr>
          <w:rFonts w:ascii="Calibri" w:hAnsi="Calibri" w:cs="Calibri"/>
          <w:sz w:val="20"/>
          <w:szCs w:val="20"/>
          <w:lang w:val="en-GB"/>
        </w:rPr>
        <w:t>amount to</w:t>
      </w:r>
      <w:r w:rsidR="00BD5A19" w:rsidRPr="119C832E">
        <w:rPr>
          <w:rFonts w:ascii="Calibri" w:hAnsi="Calibri" w:cs="Calibri"/>
          <w:sz w:val="20"/>
          <w:szCs w:val="20"/>
          <w:lang w:val="en-GB"/>
        </w:rPr>
        <w:t xml:space="preserve"> </w:t>
      </w:r>
      <w:r w:rsidR="00E77161">
        <w:rPr>
          <w:rFonts w:ascii="Calibri" w:hAnsi="Calibri" w:cs="Calibri"/>
          <w:sz w:val="20"/>
          <w:szCs w:val="20"/>
          <w:lang w:val="en-GB"/>
        </w:rPr>
        <w:t>14,353 tCO</w:t>
      </w:r>
      <w:r w:rsidR="00E77161" w:rsidRPr="00FA2C9A">
        <w:rPr>
          <w:rFonts w:ascii="Calibri" w:hAnsi="Calibri" w:cs="Calibri"/>
          <w:sz w:val="20"/>
          <w:szCs w:val="20"/>
          <w:vertAlign w:val="subscript"/>
          <w:lang w:val="en-GB"/>
        </w:rPr>
        <w:t>2</w:t>
      </w:r>
      <w:r w:rsidR="00E77161">
        <w:rPr>
          <w:rFonts w:ascii="Calibri" w:hAnsi="Calibri" w:cs="Calibri"/>
          <w:sz w:val="20"/>
          <w:szCs w:val="20"/>
          <w:lang w:val="en-GB"/>
        </w:rPr>
        <w:t>e and 495,000 tCO</w:t>
      </w:r>
      <w:r w:rsidR="00E77161" w:rsidRPr="00FA2C9A">
        <w:rPr>
          <w:rFonts w:ascii="Calibri" w:hAnsi="Calibri" w:cs="Calibri"/>
          <w:sz w:val="20"/>
          <w:szCs w:val="20"/>
          <w:vertAlign w:val="subscript"/>
          <w:lang w:val="en-GB"/>
        </w:rPr>
        <w:t>2</w:t>
      </w:r>
      <w:r w:rsidR="00E77161">
        <w:rPr>
          <w:rFonts w:ascii="Calibri" w:hAnsi="Calibri" w:cs="Calibri"/>
          <w:sz w:val="20"/>
          <w:szCs w:val="20"/>
          <w:lang w:val="en-GB"/>
        </w:rPr>
        <w:t>e respectively</w:t>
      </w:r>
      <w:r w:rsidR="000E2FCF" w:rsidRPr="00FA2C9A">
        <w:rPr>
          <w:rStyle w:val="FootnoteReference"/>
          <w:color w:val="000000" w:themeColor="text1"/>
          <w:szCs w:val="20"/>
        </w:rPr>
        <w:footnoteReference w:id="18"/>
      </w:r>
      <w:r w:rsidR="00B371EF" w:rsidRPr="00E77161">
        <w:rPr>
          <w:rFonts w:ascii="Calibri" w:hAnsi="Calibri" w:cs="Calibri"/>
          <w:sz w:val="20"/>
          <w:szCs w:val="20"/>
          <w:lang w:val="en-GB"/>
        </w:rPr>
        <w:t>.</w:t>
      </w:r>
      <w:r w:rsidR="00FA3209" w:rsidRPr="119C832E">
        <w:rPr>
          <w:rFonts w:ascii="Calibri" w:hAnsi="Calibri" w:cs="Calibri"/>
          <w:color w:val="000000" w:themeColor="text1"/>
          <w:sz w:val="20"/>
          <w:szCs w:val="20"/>
          <w:lang w:val="en-GB"/>
        </w:rPr>
        <w:t xml:space="preserve"> The emission reductions will </w:t>
      </w:r>
      <w:r w:rsidR="00CE25A8" w:rsidRPr="119C832E">
        <w:rPr>
          <w:rFonts w:ascii="Calibri" w:hAnsi="Calibri" w:cs="Calibri"/>
          <w:color w:val="000000" w:themeColor="text1"/>
          <w:sz w:val="20"/>
          <w:szCs w:val="20"/>
          <w:lang w:val="en-GB"/>
        </w:rPr>
        <w:t>emanate from</w:t>
      </w:r>
      <w:r w:rsidR="00DA3D46" w:rsidRPr="119C832E">
        <w:rPr>
          <w:rFonts w:ascii="Calibri" w:hAnsi="Calibri" w:cs="Calibri"/>
          <w:color w:val="000000" w:themeColor="text1"/>
          <w:sz w:val="20"/>
          <w:szCs w:val="20"/>
          <w:lang w:val="en-GB"/>
        </w:rPr>
        <w:t xml:space="preserve"> pilot </w:t>
      </w:r>
      <w:r w:rsidR="00CE25A8" w:rsidRPr="119C832E">
        <w:rPr>
          <w:rFonts w:ascii="Calibri" w:hAnsi="Calibri" w:cs="Calibri"/>
          <w:color w:val="000000" w:themeColor="text1"/>
          <w:sz w:val="20"/>
          <w:szCs w:val="20"/>
          <w:lang w:val="en-GB"/>
        </w:rPr>
        <w:t xml:space="preserve">project </w:t>
      </w:r>
      <w:r w:rsidR="00DA3D46" w:rsidRPr="119C832E">
        <w:rPr>
          <w:rFonts w:ascii="Calibri" w:hAnsi="Calibri" w:cs="Calibri"/>
          <w:color w:val="000000" w:themeColor="text1"/>
          <w:sz w:val="20"/>
          <w:szCs w:val="20"/>
          <w:lang w:val="en-GB"/>
        </w:rPr>
        <w:t>investments (</w:t>
      </w:r>
      <w:r w:rsidR="00385520">
        <w:rPr>
          <w:rFonts w:ascii="Calibri" w:hAnsi="Calibri" w:cs="Calibri"/>
          <w:color w:val="000000" w:themeColor="text1"/>
          <w:sz w:val="20"/>
          <w:szCs w:val="20"/>
          <w:lang w:val="en-GB"/>
        </w:rPr>
        <w:t>O</w:t>
      </w:r>
      <w:r w:rsidR="00DA3D46" w:rsidRPr="119C832E">
        <w:rPr>
          <w:rFonts w:ascii="Calibri" w:hAnsi="Calibri" w:cs="Calibri"/>
          <w:color w:val="000000" w:themeColor="text1"/>
          <w:sz w:val="20"/>
          <w:szCs w:val="20"/>
          <w:lang w:val="en-GB"/>
        </w:rPr>
        <w:t>utput 2.1)</w:t>
      </w:r>
      <w:r w:rsidR="00CE25A8" w:rsidRPr="119C832E">
        <w:rPr>
          <w:rFonts w:ascii="Calibri" w:hAnsi="Calibri" w:cs="Calibri"/>
          <w:color w:val="000000" w:themeColor="text1"/>
          <w:sz w:val="20"/>
          <w:szCs w:val="20"/>
          <w:lang w:val="en-GB"/>
        </w:rPr>
        <w:t xml:space="preserve"> and indirect</w:t>
      </w:r>
      <w:r w:rsidR="00DA3D46" w:rsidRPr="119C832E">
        <w:rPr>
          <w:rFonts w:ascii="Calibri" w:hAnsi="Calibri" w:cs="Calibri"/>
          <w:color w:val="000000" w:themeColor="text1"/>
          <w:sz w:val="20"/>
          <w:szCs w:val="20"/>
          <w:lang w:val="en-GB"/>
        </w:rPr>
        <w:t xml:space="preserve"> emission mitigation, from creating a general enabled investment environment, and subsequent investment flows. The methodology for the contributions is </w:t>
      </w:r>
      <w:r w:rsidR="00E77161">
        <w:rPr>
          <w:rFonts w:ascii="Calibri" w:hAnsi="Calibri" w:cs="Calibri"/>
          <w:color w:val="000000" w:themeColor="text1"/>
          <w:sz w:val="20"/>
          <w:szCs w:val="20"/>
          <w:lang w:val="en-GB"/>
        </w:rPr>
        <w:t xml:space="preserve">following the financial model developed at PPG stage </w:t>
      </w:r>
      <w:r w:rsidR="00E77161" w:rsidRPr="00E77161">
        <w:rPr>
          <w:rFonts w:ascii="Calibri" w:hAnsi="Calibri" w:cs="Calibri"/>
          <w:color w:val="000000" w:themeColor="text1"/>
          <w:sz w:val="20"/>
          <w:szCs w:val="20"/>
          <w:lang w:val="en-GB"/>
        </w:rPr>
        <w:t xml:space="preserve">to take a standardized approach at </w:t>
      </w:r>
      <w:proofErr w:type="spellStart"/>
      <w:r w:rsidR="00E77161" w:rsidRPr="00E77161">
        <w:rPr>
          <w:rFonts w:ascii="Calibri" w:hAnsi="Calibri" w:cs="Calibri"/>
          <w:color w:val="000000" w:themeColor="text1"/>
          <w:sz w:val="20"/>
          <w:szCs w:val="20"/>
          <w:lang w:val="en-GB"/>
        </w:rPr>
        <w:t>analyzing</w:t>
      </w:r>
      <w:proofErr w:type="spellEnd"/>
      <w:r w:rsidR="00E77161" w:rsidRPr="00E77161">
        <w:rPr>
          <w:rFonts w:ascii="Calibri" w:hAnsi="Calibri" w:cs="Calibri"/>
          <w:color w:val="000000" w:themeColor="text1"/>
          <w:sz w:val="20"/>
          <w:szCs w:val="20"/>
          <w:lang w:val="en-GB"/>
        </w:rPr>
        <w:t xml:space="preserve"> </w:t>
      </w:r>
      <w:proofErr w:type="spellStart"/>
      <w:r w:rsidR="00E77161" w:rsidRPr="00E77161">
        <w:rPr>
          <w:rFonts w:ascii="Calibri" w:hAnsi="Calibri" w:cs="Calibri"/>
          <w:color w:val="000000" w:themeColor="text1"/>
          <w:sz w:val="20"/>
          <w:szCs w:val="20"/>
          <w:lang w:val="en-GB"/>
        </w:rPr>
        <w:t>minigrid</w:t>
      </w:r>
      <w:proofErr w:type="spellEnd"/>
      <w:r w:rsidR="00E77161" w:rsidRPr="00E77161">
        <w:rPr>
          <w:rFonts w:ascii="Calibri" w:hAnsi="Calibri" w:cs="Calibri"/>
          <w:color w:val="000000" w:themeColor="text1"/>
          <w:sz w:val="20"/>
          <w:szCs w:val="20"/>
          <w:lang w:val="en-GB"/>
        </w:rPr>
        <w:t xml:space="preserve"> pilots which will receive support from national child projects</w:t>
      </w:r>
      <w:r w:rsidR="00E77161">
        <w:rPr>
          <w:rFonts w:ascii="Calibri" w:hAnsi="Calibri" w:cs="Calibri"/>
          <w:color w:val="000000" w:themeColor="text1"/>
          <w:sz w:val="20"/>
          <w:szCs w:val="20"/>
          <w:lang w:val="en-GB"/>
        </w:rPr>
        <w:t xml:space="preserve"> in AMP</w:t>
      </w:r>
      <w:r w:rsidR="00E77161" w:rsidRPr="00E77161">
        <w:rPr>
          <w:rFonts w:ascii="Calibri" w:hAnsi="Calibri" w:cs="Calibri"/>
          <w:color w:val="000000" w:themeColor="text1"/>
          <w:sz w:val="20"/>
          <w:szCs w:val="20"/>
          <w:lang w:val="en-GB"/>
        </w:rPr>
        <w:t xml:space="preserve"> and provide revised estimations for the projects’ target contributions to GEF-7 Core Indicators to replace those developed during the PFD Phase</w:t>
      </w:r>
      <w:r w:rsidR="00E77161">
        <w:rPr>
          <w:rFonts w:ascii="Calibri" w:hAnsi="Calibri" w:cs="Calibri"/>
          <w:color w:val="000000" w:themeColor="text1"/>
          <w:sz w:val="20"/>
          <w:szCs w:val="20"/>
          <w:lang w:val="en-GB"/>
        </w:rPr>
        <w:t xml:space="preserve">. More details on the calculations of the global environmental benefits for this project are provided in the Annex 13 of this project document. </w:t>
      </w:r>
    </w:p>
    <w:p w14:paraId="2B660E9A" w14:textId="77777777" w:rsidR="00023314" w:rsidRPr="0050515E" w:rsidRDefault="00023314" w:rsidP="0050515E">
      <w:pPr>
        <w:jc w:val="both"/>
        <w:rPr>
          <w:rFonts w:ascii="Calibri" w:hAnsi="Calibri" w:cs="Calibri"/>
          <w:b/>
          <w:color w:val="000000"/>
          <w:sz w:val="20"/>
          <w:szCs w:val="20"/>
        </w:rPr>
      </w:pPr>
    </w:p>
    <w:p w14:paraId="758E4EEA" w14:textId="50086D13" w:rsidR="00DA3D46" w:rsidRPr="0050515E" w:rsidRDefault="1EED7827" w:rsidP="005913BC">
      <w:pPr>
        <w:numPr>
          <w:ilvl w:val="0"/>
          <w:numId w:val="36"/>
        </w:numPr>
        <w:jc w:val="both"/>
        <w:rPr>
          <w:rFonts w:ascii="Calibri" w:hAnsi="Calibri" w:cs="Calibri"/>
          <w:color w:val="000000"/>
          <w:sz w:val="20"/>
          <w:szCs w:val="20"/>
        </w:rPr>
      </w:pPr>
      <w:r w:rsidRPr="1DCCC5EA">
        <w:rPr>
          <w:rFonts w:ascii="Calibri" w:hAnsi="Calibri" w:cs="Calibri"/>
          <w:color w:val="000000" w:themeColor="text1"/>
          <w:sz w:val="20"/>
          <w:szCs w:val="20"/>
        </w:rPr>
        <w:t>Further, the program will contribute to significant energy cost-reductions as a result of the displacement of diesel and petrol generators by the child project through the increased utilization of renewable</w:t>
      </w:r>
      <w:r w:rsidR="501B30FB" w:rsidRPr="1DCCC5EA">
        <w:rPr>
          <w:rFonts w:ascii="Calibri" w:hAnsi="Calibri" w:cs="Calibri"/>
          <w:color w:val="000000" w:themeColor="text1"/>
          <w:sz w:val="20"/>
          <w:szCs w:val="20"/>
        </w:rPr>
        <w:t xml:space="preserve"> energy </w:t>
      </w:r>
      <w:proofErr w:type="spellStart"/>
      <w:r w:rsidR="501B30FB" w:rsidRPr="1DCCC5EA">
        <w:rPr>
          <w:rFonts w:ascii="Calibri" w:hAnsi="Calibri" w:cs="Calibri"/>
          <w:color w:val="000000" w:themeColor="text1"/>
          <w:sz w:val="20"/>
          <w:szCs w:val="20"/>
        </w:rPr>
        <w:t>minigrid</w:t>
      </w:r>
      <w:proofErr w:type="spellEnd"/>
      <w:r w:rsidRPr="1DCCC5EA">
        <w:rPr>
          <w:rFonts w:ascii="Calibri" w:hAnsi="Calibri" w:cs="Calibri"/>
          <w:color w:val="000000" w:themeColor="text1"/>
          <w:sz w:val="20"/>
          <w:szCs w:val="20"/>
        </w:rPr>
        <w:t xml:space="preserve"> storage</w:t>
      </w:r>
      <w:r w:rsidR="501B30FB" w:rsidRPr="1DCCC5EA">
        <w:rPr>
          <w:rFonts w:ascii="Calibri" w:hAnsi="Calibri" w:cs="Calibri"/>
          <w:color w:val="000000" w:themeColor="text1"/>
          <w:sz w:val="20"/>
          <w:szCs w:val="20"/>
        </w:rPr>
        <w:t xml:space="preserve"> and other energy efficient appliances / equipment. </w:t>
      </w:r>
      <w:r w:rsidRPr="1DCCC5EA">
        <w:rPr>
          <w:rFonts w:ascii="Calibri" w:hAnsi="Calibri" w:cs="Calibri"/>
          <w:color w:val="000000" w:themeColor="text1"/>
          <w:sz w:val="20"/>
          <w:szCs w:val="20"/>
        </w:rPr>
        <w:t>Therefore, the</w:t>
      </w:r>
      <w:r w:rsidR="501B30FB" w:rsidRPr="1DCCC5EA">
        <w:rPr>
          <w:rFonts w:ascii="Calibri" w:hAnsi="Calibri" w:cs="Calibri"/>
          <w:color w:val="000000" w:themeColor="text1"/>
          <w:sz w:val="20"/>
          <w:szCs w:val="20"/>
        </w:rPr>
        <w:t xml:space="preserve"> child </w:t>
      </w:r>
      <w:r w:rsidR="00373187" w:rsidRPr="1DCCC5EA">
        <w:rPr>
          <w:rFonts w:ascii="Calibri" w:hAnsi="Calibri" w:cs="Calibri"/>
          <w:color w:val="000000" w:themeColor="text1"/>
          <w:sz w:val="20"/>
          <w:szCs w:val="20"/>
        </w:rPr>
        <w:t>project</w:t>
      </w:r>
      <w:r w:rsidR="00373187">
        <w:rPr>
          <w:rFonts w:ascii="Calibri" w:hAnsi="Calibri" w:cs="Calibri"/>
          <w:color w:val="000000" w:themeColor="text1"/>
          <w:sz w:val="20"/>
          <w:szCs w:val="20"/>
        </w:rPr>
        <w:t xml:space="preserve">, once demonstrated and </w:t>
      </w:r>
      <w:r w:rsidR="00BA143E">
        <w:rPr>
          <w:rFonts w:ascii="Calibri" w:hAnsi="Calibri" w:cs="Calibri"/>
          <w:color w:val="000000" w:themeColor="text1"/>
          <w:sz w:val="20"/>
          <w:szCs w:val="20"/>
        </w:rPr>
        <w:t>scaled will</w:t>
      </w:r>
      <w:r w:rsidR="00373187">
        <w:rPr>
          <w:rFonts w:ascii="Calibri" w:hAnsi="Calibri" w:cs="Calibri"/>
          <w:color w:val="000000" w:themeColor="text1"/>
          <w:sz w:val="20"/>
          <w:szCs w:val="20"/>
        </w:rPr>
        <w:t xml:space="preserve"> support</w:t>
      </w:r>
      <w:r w:rsidRPr="1DCCC5EA">
        <w:rPr>
          <w:rFonts w:ascii="Calibri" w:hAnsi="Calibri" w:cs="Calibri"/>
          <w:color w:val="000000" w:themeColor="text1"/>
          <w:sz w:val="20"/>
          <w:szCs w:val="20"/>
        </w:rPr>
        <w:t xml:space="preserve"> </w:t>
      </w:r>
      <w:r w:rsidR="00373187">
        <w:rPr>
          <w:rFonts w:ascii="Calibri" w:hAnsi="Calibri" w:cs="Calibri"/>
          <w:color w:val="000000" w:themeColor="text1"/>
          <w:sz w:val="20"/>
          <w:szCs w:val="20"/>
        </w:rPr>
        <w:t xml:space="preserve">the </w:t>
      </w:r>
      <w:r w:rsidRPr="1DCCC5EA">
        <w:rPr>
          <w:rFonts w:ascii="Calibri" w:hAnsi="Calibri" w:cs="Calibri"/>
          <w:color w:val="000000" w:themeColor="text1"/>
          <w:sz w:val="20"/>
          <w:szCs w:val="20"/>
        </w:rPr>
        <w:t>improv</w:t>
      </w:r>
      <w:r w:rsidR="00373187">
        <w:rPr>
          <w:rFonts w:ascii="Calibri" w:hAnsi="Calibri" w:cs="Calibri"/>
          <w:color w:val="000000" w:themeColor="text1"/>
          <w:sz w:val="20"/>
          <w:szCs w:val="20"/>
        </w:rPr>
        <w:t xml:space="preserve">ement of </w:t>
      </w:r>
      <w:r w:rsidRPr="1DCCC5EA">
        <w:rPr>
          <w:rFonts w:ascii="Calibri" w:hAnsi="Calibri" w:cs="Calibri"/>
          <w:color w:val="000000" w:themeColor="text1"/>
          <w:sz w:val="20"/>
          <w:szCs w:val="20"/>
        </w:rPr>
        <w:t xml:space="preserve">energy security </w:t>
      </w:r>
      <w:r w:rsidR="47D8899C" w:rsidRPr="1DCCC5EA">
        <w:rPr>
          <w:rFonts w:ascii="Calibri" w:hAnsi="Calibri" w:cs="Calibri"/>
          <w:color w:val="000000" w:themeColor="text1"/>
          <w:sz w:val="20"/>
          <w:szCs w:val="20"/>
        </w:rPr>
        <w:t>in Burkina Faso</w:t>
      </w:r>
      <w:r w:rsidRPr="1DCCC5EA">
        <w:rPr>
          <w:rFonts w:ascii="Calibri" w:hAnsi="Calibri" w:cs="Calibri"/>
          <w:color w:val="000000" w:themeColor="text1"/>
          <w:sz w:val="20"/>
          <w:szCs w:val="20"/>
        </w:rPr>
        <w:t xml:space="preserve">, since the share of </w:t>
      </w:r>
      <w:r w:rsidR="47D8899C" w:rsidRPr="1DCCC5EA">
        <w:rPr>
          <w:rFonts w:ascii="Calibri" w:hAnsi="Calibri" w:cs="Calibri"/>
          <w:color w:val="000000" w:themeColor="text1"/>
          <w:sz w:val="20"/>
          <w:szCs w:val="20"/>
        </w:rPr>
        <w:t xml:space="preserve">renewable </w:t>
      </w:r>
      <w:r w:rsidRPr="1DCCC5EA">
        <w:rPr>
          <w:rFonts w:ascii="Calibri" w:hAnsi="Calibri" w:cs="Calibri"/>
          <w:color w:val="000000" w:themeColor="text1"/>
          <w:sz w:val="20"/>
          <w:szCs w:val="20"/>
        </w:rPr>
        <w:t>energy resources will grow and dependency on imported fuels will decrease.</w:t>
      </w:r>
    </w:p>
    <w:p w14:paraId="6F06AE60" w14:textId="77777777" w:rsidR="00D36507" w:rsidRPr="00DC6170" w:rsidRDefault="00D36507" w:rsidP="001354E3">
      <w:pPr>
        <w:rPr>
          <w:i/>
          <w:szCs w:val="20"/>
          <w:highlight w:val="yellow"/>
        </w:rPr>
      </w:pPr>
    </w:p>
    <w:p w14:paraId="554FF63D" w14:textId="77777777" w:rsidR="00F00E11" w:rsidRPr="006C363D" w:rsidRDefault="0032007D" w:rsidP="006C363D">
      <w:pPr>
        <w:pStyle w:val="Heading1"/>
      </w:pPr>
      <w:bookmarkStart w:id="32" w:name="_Toc84428409"/>
      <w:r w:rsidRPr="006C363D">
        <w:lastRenderedPageBreak/>
        <w:t>Results and P</w:t>
      </w:r>
      <w:r w:rsidR="00DA3833" w:rsidRPr="006C363D">
        <w:t>artnerships</w:t>
      </w:r>
      <w:bookmarkEnd w:id="32"/>
      <w:r w:rsidR="0094042F" w:rsidRPr="006C363D">
        <w:t xml:space="preserve"> </w:t>
      </w:r>
    </w:p>
    <w:p w14:paraId="38C74A7D" w14:textId="77777777" w:rsidR="00C10824" w:rsidRPr="003A3087" w:rsidRDefault="00C10824" w:rsidP="00332BD2">
      <w:pPr>
        <w:rPr>
          <w:rFonts w:cstheme="minorHAnsi"/>
          <w:iCs/>
        </w:rPr>
      </w:pPr>
    </w:p>
    <w:p w14:paraId="5CE90853" w14:textId="177FC41A" w:rsidR="0012128B" w:rsidRDefault="00C644BD" w:rsidP="005913BC">
      <w:pPr>
        <w:numPr>
          <w:ilvl w:val="0"/>
          <w:numId w:val="36"/>
        </w:numPr>
        <w:jc w:val="both"/>
        <w:rPr>
          <w:rFonts w:ascii="Calibri" w:hAnsi="Calibri" w:cs="Calibri"/>
          <w:sz w:val="20"/>
          <w:szCs w:val="20"/>
        </w:rPr>
      </w:pPr>
      <w:r w:rsidRPr="119C832E">
        <w:rPr>
          <w:rFonts w:ascii="Calibri" w:hAnsi="Calibri" w:cs="Calibri"/>
          <w:sz w:val="20"/>
          <w:szCs w:val="20"/>
          <w:u w:val="single"/>
        </w:rPr>
        <w:t>Expected Results</w:t>
      </w:r>
      <w:r w:rsidRPr="119C832E">
        <w:rPr>
          <w:rFonts w:ascii="Calibri" w:hAnsi="Calibri" w:cs="Calibri"/>
          <w:sz w:val="20"/>
          <w:szCs w:val="20"/>
        </w:rPr>
        <w:t xml:space="preserve">: </w:t>
      </w:r>
      <w:r w:rsidR="005B2C44">
        <w:rPr>
          <w:rFonts w:ascii="Calibri" w:hAnsi="Calibri" w:cs="Calibri"/>
          <w:sz w:val="20"/>
          <w:szCs w:val="20"/>
        </w:rPr>
        <w:t xml:space="preserve">The overall project objective is to </w:t>
      </w:r>
      <w:r w:rsidR="005B2C44" w:rsidRPr="00B03E03">
        <w:rPr>
          <w:rFonts w:ascii="Calibri" w:hAnsi="Calibri" w:cs="Calibri"/>
          <w:b/>
          <w:bCs/>
          <w:sz w:val="20"/>
          <w:szCs w:val="20"/>
        </w:rPr>
        <w:t xml:space="preserve">support access to clean energy by increasing the financial viability and promoting scaled-up commercial investment in solar PV </w:t>
      </w:r>
      <w:proofErr w:type="spellStart"/>
      <w:r w:rsidR="005B2C44" w:rsidRPr="00B03E03">
        <w:rPr>
          <w:rFonts w:ascii="Calibri" w:hAnsi="Calibri" w:cs="Calibri"/>
          <w:b/>
          <w:bCs/>
          <w:sz w:val="20"/>
          <w:szCs w:val="20"/>
        </w:rPr>
        <w:t>minigrids</w:t>
      </w:r>
      <w:proofErr w:type="spellEnd"/>
      <w:r w:rsidR="005B2C44" w:rsidRPr="00B03E03">
        <w:rPr>
          <w:rFonts w:ascii="Calibri" w:hAnsi="Calibri" w:cs="Calibri"/>
          <w:b/>
          <w:bCs/>
          <w:sz w:val="20"/>
          <w:szCs w:val="20"/>
        </w:rPr>
        <w:t xml:space="preserve"> in Burkina Faso</w:t>
      </w:r>
      <w:r w:rsidR="005B2C44">
        <w:rPr>
          <w:rFonts w:ascii="Calibri" w:hAnsi="Calibri" w:cs="Calibri"/>
          <w:sz w:val="20"/>
          <w:szCs w:val="20"/>
        </w:rPr>
        <w:t>.</w:t>
      </w:r>
      <w:r w:rsidR="005B2C44" w:rsidRPr="119C832E">
        <w:rPr>
          <w:rFonts w:ascii="Calibri" w:hAnsi="Calibri" w:cs="Calibri"/>
          <w:sz w:val="20"/>
          <w:szCs w:val="20"/>
        </w:rPr>
        <w:t xml:space="preserve"> </w:t>
      </w:r>
      <w:r w:rsidR="00D45F1A" w:rsidRPr="119C832E">
        <w:rPr>
          <w:rFonts w:ascii="Calibri" w:hAnsi="Calibri" w:cs="Calibri"/>
          <w:sz w:val="20"/>
          <w:szCs w:val="20"/>
        </w:rPr>
        <w:t>Four components</w:t>
      </w:r>
      <w:r w:rsidR="005B2C44">
        <w:rPr>
          <w:rFonts w:ascii="Calibri" w:hAnsi="Calibri" w:cs="Calibri"/>
          <w:sz w:val="20"/>
          <w:szCs w:val="20"/>
        </w:rPr>
        <w:t>/</w:t>
      </w:r>
      <w:r w:rsidR="00D45F1A" w:rsidRPr="119C832E">
        <w:rPr>
          <w:rFonts w:ascii="Calibri" w:hAnsi="Calibri" w:cs="Calibri"/>
          <w:sz w:val="20"/>
          <w:szCs w:val="20"/>
        </w:rPr>
        <w:t xml:space="preserve">outcomes have been developed to scale up solar PV </w:t>
      </w:r>
      <w:proofErr w:type="spellStart"/>
      <w:r w:rsidR="00D45F1A" w:rsidRPr="119C832E">
        <w:rPr>
          <w:rFonts w:ascii="Calibri" w:hAnsi="Calibri" w:cs="Calibri"/>
          <w:sz w:val="20"/>
          <w:szCs w:val="20"/>
        </w:rPr>
        <w:t>minigrids</w:t>
      </w:r>
      <w:proofErr w:type="spellEnd"/>
      <w:r w:rsidR="00D45F1A" w:rsidRPr="119C832E">
        <w:rPr>
          <w:rFonts w:ascii="Calibri" w:hAnsi="Calibri" w:cs="Calibri"/>
          <w:sz w:val="20"/>
          <w:szCs w:val="20"/>
        </w:rPr>
        <w:t xml:space="preserve"> based on cost reduction levers, while simultaneously embedding the renewable </w:t>
      </w:r>
      <w:proofErr w:type="spellStart"/>
      <w:r w:rsidR="00D45F1A" w:rsidRPr="119C832E">
        <w:rPr>
          <w:rFonts w:ascii="Calibri" w:hAnsi="Calibri" w:cs="Calibri"/>
          <w:sz w:val="20"/>
          <w:szCs w:val="20"/>
        </w:rPr>
        <w:t>minigrids</w:t>
      </w:r>
      <w:proofErr w:type="spellEnd"/>
      <w:r w:rsidR="00D45F1A" w:rsidRPr="119C832E">
        <w:rPr>
          <w:rFonts w:ascii="Calibri" w:hAnsi="Calibri" w:cs="Calibri"/>
          <w:sz w:val="20"/>
          <w:szCs w:val="20"/>
        </w:rPr>
        <w:t xml:space="preserve"> in the agriculture value chain for productive energy uses and renewable electricity-induced local commodity value addition. The activities proposed under the four project outcomes will seek to: </w:t>
      </w:r>
      <w:r w:rsidR="00410872" w:rsidRPr="119C832E">
        <w:rPr>
          <w:rFonts w:ascii="Calibri" w:hAnsi="Calibri" w:cs="Calibri"/>
          <w:sz w:val="20"/>
          <w:szCs w:val="20"/>
        </w:rPr>
        <w:t>(1)</w:t>
      </w:r>
      <w:r w:rsidR="00974D1B" w:rsidRPr="119C832E">
        <w:rPr>
          <w:rFonts w:ascii="Calibri" w:hAnsi="Calibri" w:cs="Calibri"/>
          <w:sz w:val="20"/>
          <w:szCs w:val="20"/>
        </w:rPr>
        <w:t xml:space="preserve"> address policy, regulatory and institutional barriers to promote private sector investments in solar </w:t>
      </w:r>
      <w:proofErr w:type="spellStart"/>
      <w:r w:rsidR="00974D1B" w:rsidRPr="119C832E">
        <w:rPr>
          <w:rFonts w:ascii="Calibri" w:hAnsi="Calibri" w:cs="Calibri"/>
          <w:sz w:val="20"/>
          <w:szCs w:val="20"/>
        </w:rPr>
        <w:t>minigrids</w:t>
      </w:r>
      <w:proofErr w:type="spellEnd"/>
      <w:r w:rsidR="00974D1B" w:rsidRPr="119C832E">
        <w:rPr>
          <w:rFonts w:ascii="Calibri" w:hAnsi="Calibri" w:cs="Calibri"/>
          <w:sz w:val="20"/>
          <w:szCs w:val="20"/>
        </w:rPr>
        <w:t xml:space="preserve"> at scale</w:t>
      </w:r>
      <w:r w:rsidR="00410872" w:rsidRPr="119C832E">
        <w:rPr>
          <w:rFonts w:ascii="Calibri" w:hAnsi="Calibri" w:cs="Calibri"/>
          <w:sz w:val="20"/>
          <w:szCs w:val="20"/>
        </w:rPr>
        <w:t xml:space="preserve"> </w:t>
      </w:r>
      <w:r w:rsidR="00D45F1A" w:rsidRPr="119C832E">
        <w:rPr>
          <w:rFonts w:ascii="Calibri" w:hAnsi="Calibri" w:cs="Calibri"/>
          <w:sz w:val="20"/>
          <w:szCs w:val="20"/>
        </w:rPr>
        <w:t>(</w:t>
      </w:r>
      <w:r w:rsidR="00410872" w:rsidRPr="119C832E">
        <w:rPr>
          <w:rFonts w:ascii="Calibri" w:hAnsi="Calibri" w:cs="Calibri"/>
          <w:sz w:val="20"/>
          <w:szCs w:val="20"/>
        </w:rPr>
        <w:t>2</w:t>
      </w:r>
      <w:r w:rsidR="00D45F1A" w:rsidRPr="119C832E">
        <w:rPr>
          <w:rFonts w:ascii="Calibri" w:hAnsi="Calibri" w:cs="Calibri"/>
          <w:sz w:val="20"/>
          <w:szCs w:val="20"/>
        </w:rPr>
        <w:t>) propose innovative business model approaches</w:t>
      </w:r>
      <w:r w:rsidR="00410872" w:rsidRPr="119C832E">
        <w:rPr>
          <w:rFonts w:ascii="Calibri" w:hAnsi="Calibri" w:cs="Calibri"/>
          <w:sz w:val="20"/>
          <w:szCs w:val="20"/>
        </w:rPr>
        <w:t xml:space="preserve"> </w:t>
      </w:r>
      <w:r w:rsidR="00D45F1A" w:rsidRPr="119C832E">
        <w:rPr>
          <w:rFonts w:ascii="Calibri" w:hAnsi="Calibri" w:cs="Calibri"/>
          <w:sz w:val="20"/>
          <w:szCs w:val="20"/>
        </w:rPr>
        <w:t xml:space="preserve">coupled with cost reduction levers to strengthen private sector participation in solar PV </w:t>
      </w:r>
      <w:proofErr w:type="spellStart"/>
      <w:r w:rsidR="00D45F1A" w:rsidRPr="119C832E">
        <w:rPr>
          <w:rFonts w:ascii="Calibri" w:hAnsi="Calibri" w:cs="Calibri"/>
          <w:sz w:val="20"/>
          <w:szCs w:val="20"/>
        </w:rPr>
        <w:t>minigrid</w:t>
      </w:r>
      <w:proofErr w:type="spellEnd"/>
      <w:r w:rsidR="00D45F1A" w:rsidRPr="119C832E">
        <w:rPr>
          <w:rFonts w:ascii="Calibri" w:hAnsi="Calibri" w:cs="Calibri"/>
          <w:sz w:val="20"/>
          <w:szCs w:val="20"/>
        </w:rPr>
        <w:t xml:space="preserve"> development for maximizing SDG impacts; (</w:t>
      </w:r>
      <w:r w:rsidR="00410872" w:rsidRPr="119C832E">
        <w:rPr>
          <w:rFonts w:ascii="Calibri" w:hAnsi="Calibri" w:cs="Calibri"/>
          <w:sz w:val="20"/>
          <w:szCs w:val="20"/>
        </w:rPr>
        <w:t>3</w:t>
      </w:r>
      <w:r w:rsidR="00D45F1A" w:rsidRPr="119C832E">
        <w:rPr>
          <w:rFonts w:ascii="Calibri" w:hAnsi="Calibri" w:cs="Calibri"/>
          <w:sz w:val="20"/>
          <w:szCs w:val="20"/>
        </w:rPr>
        <w:t>) make low-cost financing more accessible, and financial schemes more attractive to private investors; and (</w:t>
      </w:r>
      <w:r w:rsidR="00410872" w:rsidRPr="119C832E">
        <w:rPr>
          <w:rFonts w:ascii="Calibri" w:hAnsi="Calibri" w:cs="Calibri"/>
          <w:sz w:val="20"/>
          <w:szCs w:val="20"/>
        </w:rPr>
        <w:t>4</w:t>
      </w:r>
      <w:r w:rsidR="00D45F1A" w:rsidRPr="119C832E">
        <w:rPr>
          <w:rFonts w:ascii="Calibri" w:hAnsi="Calibri" w:cs="Calibri"/>
          <w:sz w:val="20"/>
          <w:szCs w:val="20"/>
        </w:rPr>
        <w:t>) support the scaling up of rural electricity access for the sustainable development of communities through a sound and robust knowledge management framework</w:t>
      </w:r>
      <w:r w:rsidR="00410872" w:rsidRPr="119C832E">
        <w:rPr>
          <w:rFonts w:ascii="Calibri" w:hAnsi="Calibri" w:cs="Calibri"/>
          <w:sz w:val="20"/>
          <w:szCs w:val="20"/>
        </w:rPr>
        <w:t xml:space="preserve">. </w:t>
      </w:r>
    </w:p>
    <w:p w14:paraId="2F439C70" w14:textId="77777777" w:rsidR="00381498" w:rsidRPr="00092C9B" w:rsidRDefault="00381498" w:rsidP="00B03E03"/>
    <w:p w14:paraId="1978C045" w14:textId="2D731D42" w:rsidR="00D10957" w:rsidRDefault="007B5C12" w:rsidP="005913BC">
      <w:pPr>
        <w:numPr>
          <w:ilvl w:val="0"/>
          <w:numId w:val="36"/>
        </w:numPr>
        <w:jc w:val="both"/>
        <w:rPr>
          <w:rFonts w:ascii="Calibri" w:hAnsi="Calibri" w:cs="Calibri"/>
          <w:sz w:val="20"/>
          <w:szCs w:val="20"/>
        </w:rPr>
      </w:pPr>
      <w:r w:rsidRPr="119C832E">
        <w:rPr>
          <w:rFonts w:ascii="Calibri" w:hAnsi="Calibri" w:cs="Calibri"/>
          <w:sz w:val="20"/>
          <w:szCs w:val="20"/>
        </w:rPr>
        <w:t>The PPG phase followed a participatory</w:t>
      </w:r>
      <w:r w:rsidR="00982576" w:rsidRPr="119C832E">
        <w:rPr>
          <w:rFonts w:ascii="Calibri" w:hAnsi="Calibri" w:cs="Calibri"/>
          <w:sz w:val="20"/>
          <w:szCs w:val="20"/>
        </w:rPr>
        <w:t xml:space="preserve">, </w:t>
      </w:r>
      <w:r w:rsidRPr="119C832E">
        <w:rPr>
          <w:rFonts w:ascii="Calibri" w:hAnsi="Calibri" w:cs="Calibri"/>
          <w:sz w:val="20"/>
          <w:szCs w:val="20"/>
        </w:rPr>
        <w:t xml:space="preserve">inclusive </w:t>
      </w:r>
      <w:r w:rsidR="00982576" w:rsidRPr="119C832E">
        <w:rPr>
          <w:rFonts w:ascii="Calibri" w:hAnsi="Calibri" w:cs="Calibri"/>
          <w:sz w:val="20"/>
          <w:szCs w:val="20"/>
        </w:rPr>
        <w:t xml:space="preserve">and adaptive </w:t>
      </w:r>
      <w:r w:rsidRPr="119C832E">
        <w:rPr>
          <w:rFonts w:ascii="Calibri" w:hAnsi="Calibri" w:cs="Calibri"/>
          <w:sz w:val="20"/>
          <w:szCs w:val="20"/>
        </w:rPr>
        <w:t>approach, with regular consultation and engagement with all key stakeholders at the local, national, and regional levels.  These include</w:t>
      </w:r>
      <w:r w:rsidR="005D0EA8">
        <w:rPr>
          <w:rFonts w:ascii="Calibri" w:hAnsi="Calibri" w:cs="Calibri"/>
          <w:sz w:val="20"/>
          <w:szCs w:val="20"/>
        </w:rPr>
        <w:t>d</w:t>
      </w:r>
      <w:r w:rsidRPr="119C832E">
        <w:rPr>
          <w:rFonts w:ascii="Calibri" w:hAnsi="Calibri" w:cs="Calibri"/>
          <w:sz w:val="20"/>
          <w:szCs w:val="20"/>
        </w:rPr>
        <w:t xml:space="preserve"> key stakeholders identified in the PIF and those identified during the PPG phase. In line with the UNDP and GEF principles, specific attention w</w:t>
      </w:r>
      <w:r w:rsidR="00164633" w:rsidRPr="119C832E">
        <w:rPr>
          <w:rFonts w:ascii="Calibri" w:hAnsi="Calibri" w:cs="Calibri"/>
          <w:sz w:val="20"/>
          <w:szCs w:val="20"/>
        </w:rPr>
        <w:t>as</w:t>
      </w:r>
      <w:r w:rsidRPr="119C832E">
        <w:rPr>
          <w:rFonts w:ascii="Calibri" w:hAnsi="Calibri" w:cs="Calibri"/>
          <w:sz w:val="20"/>
          <w:szCs w:val="20"/>
        </w:rPr>
        <w:t xml:space="preserve"> given to gender</w:t>
      </w:r>
      <w:r w:rsidR="005D0EA8">
        <w:rPr>
          <w:rFonts w:ascii="Calibri" w:hAnsi="Calibri" w:cs="Calibri"/>
          <w:sz w:val="20"/>
          <w:szCs w:val="20"/>
        </w:rPr>
        <w:t xml:space="preserve"> and</w:t>
      </w:r>
      <w:r w:rsidRPr="119C832E">
        <w:rPr>
          <w:rFonts w:ascii="Calibri" w:hAnsi="Calibri" w:cs="Calibri"/>
          <w:sz w:val="20"/>
          <w:szCs w:val="20"/>
        </w:rPr>
        <w:t xml:space="preserve"> socio-environmental issues</w:t>
      </w:r>
      <w:r w:rsidR="00CE710A" w:rsidRPr="119C832E">
        <w:rPr>
          <w:rFonts w:ascii="Calibri" w:hAnsi="Calibri" w:cs="Calibri"/>
          <w:sz w:val="20"/>
          <w:szCs w:val="20"/>
        </w:rPr>
        <w:t>. Th</w:t>
      </w:r>
      <w:r w:rsidR="00EA6F6A" w:rsidRPr="119C832E">
        <w:rPr>
          <w:rFonts w:ascii="Calibri" w:hAnsi="Calibri" w:cs="Calibri"/>
          <w:sz w:val="20"/>
          <w:szCs w:val="20"/>
        </w:rPr>
        <w:t>e PPG</w:t>
      </w:r>
      <w:r w:rsidR="00CE710A" w:rsidRPr="119C832E">
        <w:rPr>
          <w:rFonts w:ascii="Calibri" w:hAnsi="Calibri" w:cs="Calibri"/>
          <w:sz w:val="20"/>
          <w:szCs w:val="20"/>
        </w:rPr>
        <w:t xml:space="preserve"> methodology ensured a seamless collaboration </w:t>
      </w:r>
      <w:r w:rsidR="00DF3546">
        <w:rPr>
          <w:rFonts w:ascii="Calibri" w:hAnsi="Calibri" w:cs="Calibri"/>
          <w:sz w:val="20"/>
          <w:szCs w:val="20"/>
        </w:rPr>
        <w:t xml:space="preserve">which </w:t>
      </w:r>
      <w:r w:rsidR="00CE710A" w:rsidRPr="119C832E">
        <w:rPr>
          <w:rFonts w:ascii="Calibri" w:hAnsi="Calibri" w:cs="Calibri"/>
          <w:sz w:val="20"/>
          <w:szCs w:val="20"/>
        </w:rPr>
        <w:t>stimulate</w:t>
      </w:r>
      <w:r w:rsidR="00DF3546">
        <w:rPr>
          <w:rFonts w:ascii="Calibri" w:hAnsi="Calibri" w:cs="Calibri"/>
          <w:sz w:val="20"/>
          <w:szCs w:val="20"/>
        </w:rPr>
        <w:t>d</w:t>
      </w:r>
      <w:r w:rsidR="00CE710A" w:rsidRPr="119C832E">
        <w:rPr>
          <w:rFonts w:ascii="Calibri" w:hAnsi="Calibri" w:cs="Calibri"/>
          <w:sz w:val="20"/>
          <w:szCs w:val="20"/>
        </w:rPr>
        <w:t xml:space="preserve"> deep and wide engagement from all market actors for baseline </w:t>
      </w:r>
      <w:proofErr w:type="gramStart"/>
      <w:r w:rsidR="00CE710A" w:rsidRPr="119C832E">
        <w:rPr>
          <w:rFonts w:ascii="Calibri" w:hAnsi="Calibri" w:cs="Calibri"/>
          <w:sz w:val="20"/>
          <w:szCs w:val="20"/>
        </w:rPr>
        <w:t>analysis</w:t>
      </w:r>
      <w:r w:rsidR="00DF3546">
        <w:rPr>
          <w:rFonts w:ascii="Calibri" w:hAnsi="Calibri" w:cs="Calibri"/>
          <w:sz w:val="20"/>
          <w:szCs w:val="20"/>
        </w:rPr>
        <w:t>,</w:t>
      </w:r>
      <w:r w:rsidR="00CE710A" w:rsidRPr="119C832E">
        <w:rPr>
          <w:rFonts w:ascii="Calibri" w:hAnsi="Calibri" w:cs="Calibri"/>
          <w:sz w:val="20"/>
          <w:szCs w:val="20"/>
        </w:rPr>
        <w:t xml:space="preserve"> and</w:t>
      </w:r>
      <w:proofErr w:type="gramEnd"/>
      <w:r w:rsidR="00CE710A" w:rsidRPr="119C832E">
        <w:rPr>
          <w:rFonts w:ascii="Calibri" w:hAnsi="Calibri" w:cs="Calibri"/>
          <w:sz w:val="20"/>
          <w:szCs w:val="20"/>
        </w:rPr>
        <w:t xml:space="preserve"> facilitate</w:t>
      </w:r>
      <w:r w:rsidR="008B4C49" w:rsidRPr="119C832E">
        <w:rPr>
          <w:rFonts w:ascii="Calibri" w:hAnsi="Calibri" w:cs="Calibri"/>
          <w:sz w:val="20"/>
          <w:szCs w:val="20"/>
        </w:rPr>
        <w:t>d</w:t>
      </w:r>
      <w:r w:rsidR="00CE710A" w:rsidRPr="119C832E">
        <w:rPr>
          <w:rFonts w:ascii="Calibri" w:hAnsi="Calibri" w:cs="Calibri"/>
          <w:sz w:val="20"/>
          <w:szCs w:val="20"/>
        </w:rPr>
        <w:t xml:space="preserve"> the mobilization of co-financing</w:t>
      </w:r>
      <w:r w:rsidR="001949DA" w:rsidRPr="119C832E">
        <w:rPr>
          <w:rFonts w:ascii="Calibri" w:hAnsi="Calibri" w:cs="Calibri"/>
          <w:sz w:val="20"/>
          <w:szCs w:val="20"/>
        </w:rPr>
        <w:t>.</w:t>
      </w:r>
      <w:r w:rsidR="00381498" w:rsidRPr="119C832E">
        <w:rPr>
          <w:rFonts w:ascii="Calibri" w:hAnsi="Calibri" w:cs="Calibri"/>
          <w:sz w:val="20"/>
          <w:szCs w:val="20"/>
        </w:rPr>
        <w:t xml:space="preserve"> </w:t>
      </w:r>
      <w:r w:rsidR="00EC75E5" w:rsidRPr="119C832E">
        <w:rPr>
          <w:rFonts w:ascii="Calibri" w:hAnsi="Calibri" w:cs="Calibri"/>
          <w:sz w:val="20"/>
          <w:szCs w:val="20"/>
        </w:rPr>
        <w:t xml:space="preserve">This process allowed the identification of priorities for the targeted communities as well as their cost and </w:t>
      </w:r>
      <w:proofErr w:type="gramStart"/>
      <w:r w:rsidR="00EC75E5" w:rsidRPr="119C832E">
        <w:rPr>
          <w:rFonts w:ascii="Calibri" w:hAnsi="Calibri" w:cs="Calibri"/>
          <w:sz w:val="20"/>
          <w:szCs w:val="20"/>
        </w:rPr>
        <w:t>relevance, and</w:t>
      </w:r>
      <w:proofErr w:type="gramEnd"/>
      <w:r w:rsidR="00EC75E5" w:rsidRPr="119C832E">
        <w:rPr>
          <w:rFonts w:ascii="Calibri" w:hAnsi="Calibri" w:cs="Calibri"/>
          <w:sz w:val="20"/>
          <w:szCs w:val="20"/>
        </w:rPr>
        <w:t xml:space="preserve"> ensured that the project activities are based on the needs of the key stakeholders, including the most vulnerable</w:t>
      </w:r>
      <w:r w:rsidR="001949DA" w:rsidRPr="119C832E">
        <w:rPr>
          <w:rFonts w:ascii="Calibri" w:hAnsi="Calibri" w:cs="Calibri"/>
          <w:sz w:val="20"/>
          <w:szCs w:val="20"/>
        </w:rPr>
        <w:t xml:space="preserve"> groups</w:t>
      </w:r>
      <w:r w:rsidR="008B4C49" w:rsidRPr="119C832E">
        <w:rPr>
          <w:rFonts w:ascii="Calibri" w:hAnsi="Calibri" w:cs="Calibri"/>
          <w:sz w:val="20"/>
          <w:szCs w:val="20"/>
        </w:rPr>
        <w:t xml:space="preserve"> (women, youth, small-scale farmers, etc.)</w:t>
      </w:r>
      <w:r w:rsidR="00EC75E5" w:rsidRPr="119C832E">
        <w:rPr>
          <w:rFonts w:ascii="Calibri" w:hAnsi="Calibri" w:cs="Calibri"/>
          <w:sz w:val="20"/>
          <w:szCs w:val="20"/>
        </w:rPr>
        <w:t xml:space="preserve">. The activities under each outcome described </w:t>
      </w:r>
      <w:r w:rsidR="00381498" w:rsidRPr="119C832E">
        <w:rPr>
          <w:rFonts w:ascii="Calibri" w:hAnsi="Calibri" w:cs="Calibri"/>
          <w:sz w:val="20"/>
          <w:szCs w:val="20"/>
        </w:rPr>
        <w:t xml:space="preserve">in this section </w:t>
      </w:r>
      <w:r w:rsidR="00EC75E5" w:rsidRPr="119C832E">
        <w:rPr>
          <w:rFonts w:ascii="Calibri" w:hAnsi="Calibri" w:cs="Calibri"/>
          <w:sz w:val="20"/>
          <w:szCs w:val="20"/>
        </w:rPr>
        <w:t xml:space="preserve">were designed </w:t>
      </w:r>
      <w:proofErr w:type="gramStart"/>
      <w:r w:rsidR="00EC75E5" w:rsidRPr="119C832E">
        <w:rPr>
          <w:rFonts w:ascii="Calibri" w:hAnsi="Calibri" w:cs="Calibri"/>
          <w:sz w:val="20"/>
          <w:szCs w:val="20"/>
        </w:rPr>
        <w:t>on the basis of</w:t>
      </w:r>
      <w:proofErr w:type="gramEnd"/>
      <w:r w:rsidR="00EC75E5" w:rsidRPr="119C832E">
        <w:rPr>
          <w:rFonts w:ascii="Calibri" w:hAnsi="Calibri" w:cs="Calibri"/>
          <w:sz w:val="20"/>
          <w:szCs w:val="20"/>
        </w:rPr>
        <w:t xml:space="preserve"> these consultations</w:t>
      </w:r>
      <w:r w:rsidR="00982576" w:rsidRPr="119C832E">
        <w:rPr>
          <w:rFonts w:ascii="Calibri" w:hAnsi="Calibri" w:cs="Calibri"/>
          <w:sz w:val="20"/>
          <w:szCs w:val="20"/>
        </w:rPr>
        <w:t>, and some changes were brought to the project design as compared to the PIF stage (</w:t>
      </w:r>
      <w:r w:rsidR="00C41E73" w:rsidRPr="119C832E">
        <w:rPr>
          <w:rFonts w:ascii="Calibri" w:hAnsi="Calibri" w:cs="Calibri"/>
          <w:sz w:val="20"/>
          <w:szCs w:val="20"/>
        </w:rPr>
        <w:t xml:space="preserve">see </w:t>
      </w:r>
      <w:r w:rsidR="00982576" w:rsidRPr="119C832E">
        <w:rPr>
          <w:rFonts w:ascii="Calibri" w:hAnsi="Calibri" w:cs="Calibri"/>
          <w:sz w:val="20"/>
          <w:szCs w:val="20"/>
        </w:rPr>
        <w:t xml:space="preserve">Table </w:t>
      </w:r>
      <w:r w:rsidR="00552769" w:rsidRPr="119C832E">
        <w:rPr>
          <w:rFonts w:ascii="Calibri" w:hAnsi="Calibri" w:cs="Calibri"/>
          <w:sz w:val="20"/>
          <w:szCs w:val="20"/>
        </w:rPr>
        <w:t>2</w:t>
      </w:r>
      <w:r w:rsidR="00982576" w:rsidRPr="119C832E">
        <w:rPr>
          <w:rFonts w:ascii="Calibri" w:hAnsi="Calibri" w:cs="Calibri"/>
          <w:sz w:val="20"/>
          <w:szCs w:val="20"/>
        </w:rPr>
        <w:t>)</w:t>
      </w:r>
      <w:r w:rsidR="00EC75E5" w:rsidRPr="119C832E">
        <w:rPr>
          <w:rFonts w:ascii="Calibri" w:hAnsi="Calibri" w:cs="Calibri"/>
          <w:sz w:val="20"/>
          <w:szCs w:val="20"/>
        </w:rPr>
        <w:t xml:space="preserve">. </w:t>
      </w:r>
      <w:r w:rsidR="000661A1" w:rsidRPr="119C832E">
        <w:rPr>
          <w:rFonts w:ascii="Calibri" w:hAnsi="Calibri" w:cs="Calibri"/>
          <w:color w:val="000000" w:themeColor="text1"/>
          <w:sz w:val="20"/>
          <w:szCs w:val="20"/>
        </w:rPr>
        <w:t xml:space="preserve">Also, </w:t>
      </w:r>
      <w:r w:rsidR="000661A1" w:rsidRPr="119C832E">
        <w:rPr>
          <w:rFonts w:ascii="Calibri" w:hAnsi="Calibri" w:cs="Calibri"/>
          <w:sz w:val="20"/>
          <w:szCs w:val="20"/>
        </w:rPr>
        <w:t>c</w:t>
      </w:r>
      <w:r w:rsidR="00EC75E5" w:rsidRPr="119C832E">
        <w:rPr>
          <w:rFonts w:ascii="Calibri" w:hAnsi="Calibri" w:cs="Calibri"/>
          <w:sz w:val="20"/>
          <w:szCs w:val="20"/>
        </w:rPr>
        <w:t xml:space="preserve">omponents, outcomes, outputs and activities were designed in compliance with the GEF additionality </w:t>
      </w:r>
      <w:r w:rsidR="000661A1" w:rsidRPr="119C832E">
        <w:rPr>
          <w:rFonts w:ascii="Calibri" w:hAnsi="Calibri" w:cs="Calibri"/>
          <w:sz w:val="20"/>
          <w:szCs w:val="20"/>
        </w:rPr>
        <w:t>principle</w:t>
      </w:r>
      <w:r w:rsidR="00EC75E5" w:rsidRPr="119C832E">
        <w:rPr>
          <w:rFonts w:ascii="Calibri" w:hAnsi="Calibri" w:cs="Calibri"/>
          <w:sz w:val="20"/>
          <w:szCs w:val="20"/>
        </w:rPr>
        <w:t xml:space="preserve">. </w:t>
      </w:r>
    </w:p>
    <w:p w14:paraId="3436337C" w14:textId="77777777" w:rsidR="00972D15" w:rsidRPr="00972D15" w:rsidRDefault="00972D15" w:rsidP="00972D15">
      <w:pPr>
        <w:pStyle w:val="ListParagraph"/>
      </w:pPr>
    </w:p>
    <w:p w14:paraId="0EDE760F" w14:textId="23DFE8B1" w:rsidR="00666ADC" w:rsidRPr="00FA2C9A" w:rsidRDefault="00B97E22" w:rsidP="00FA2C9A">
      <w:pPr>
        <w:numPr>
          <w:ilvl w:val="0"/>
          <w:numId w:val="36"/>
        </w:numPr>
        <w:jc w:val="both"/>
        <w:rPr>
          <w:rFonts w:ascii="Calibri" w:eastAsia="SimSun" w:hAnsi="Calibri" w:cs="Calibri"/>
          <w:sz w:val="20"/>
          <w:szCs w:val="20"/>
        </w:rPr>
      </w:pPr>
      <w:r>
        <w:rPr>
          <w:rFonts w:ascii="Calibri" w:eastAsia="SimSun" w:hAnsi="Calibri" w:cs="Calibri"/>
          <w:sz w:val="20"/>
          <w:szCs w:val="20"/>
        </w:rPr>
        <w:t>There are s</w:t>
      </w:r>
      <w:r w:rsidR="00666ADC" w:rsidRPr="00666ADC">
        <w:rPr>
          <w:rFonts w:ascii="Calibri" w:eastAsia="SimSun" w:hAnsi="Calibri" w:cs="Calibri"/>
          <w:sz w:val="20"/>
          <w:szCs w:val="20"/>
        </w:rPr>
        <w:t>trong linkages with the AMP Regional Child Project</w:t>
      </w:r>
      <w:r w:rsidR="0083326D">
        <w:rPr>
          <w:rFonts w:ascii="Calibri" w:eastAsia="SimSun" w:hAnsi="Calibri" w:cs="Calibri"/>
          <w:sz w:val="20"/>
          <w:szCs w:val="20"/>
        </w:rPr>
        <w:t xml:space="preserve"> across al</w:t>
      </w:r>
      <w:r w:rsidR="00150FCD">
        <w:rPr>
          <w:rFonts w:ascii="Calibri" w:eastAsia="SimSun" w:hAnsi="Calibri" w:cs="Calibri"/>
          <w:sz w:val="20"/>
          <w:szCs w:val="20"/>
        </w:rPr>
        <w:t>l</w:t>
      </w:r>
      <w:r w:rsidR="0083326D">
        <w:rPr>
          <w:rFonts w:ascii="Calibri" w:eastAsia="SimSun" w:hAnsi="Calibri" w:cs="Calibri"/>
          <w:sz w:val="20"/>
          <w:szCs w:val="20"/>
        </w:rPr>
        <w:t xml:space="preserve"> four project components</w:t>
      </w:r>
      <w:r w:rsidR="00666ADC" w:rsidRPr="00666ADC">
        <w:rPr>
          <w:rFonts w:ascii="Calibri" w:eastAsia="SimSun" w:hAnsi="Calibri" w:cs="Calibri"/>
          <w:sz w:val="20"/>
          <w:szCs w:val="20"/>
        </w:rPr>
        <w:t xml:space="preserve">, </w:t>
      </w:r>
      <w:proofErr w:type="gramStart"/>
      <w:r w:rsidR="00666ADC" w:rsidRPr="00666ADC">
        <w:rPr>
          <w:rFonts w:ascii="Calibri" w:eastAsia="SimSun" w:hAnsi="Calibri" w:cs="Calibri"/>
          <w:sz w:val="20"/>
          <w:szCs w:val="20"/>
        </w:rPr>
        <w:t xml:space="preserve">in particular </w:t>
      </w:r>
      <w:r w:rsidR="0083326D">
        <w:rPr>
          <w:rFonts w:ascii="Calibri" w:eastAsia="SimSun" w:hAnsi="Calibri" w:cs="Calibri"/>
          <w:sz w:val="20"/>
          <w:szCs w:val="20"/>
        </w:rPr>
        <w:t>with</w:t>
      </w:r>
      <w:proofErr w:type="gramEnd"/>
      <w:r w:rsidR="0083326D">
        <w:rPr>
          <w:rFonts w:ascii="Calibri" w:eastAsia="SimSun" w:hAnsi="Calibri" w:cs="Calibri"/>
          <w:sz w:val="20"/>
          <w:szCs w:val="20"/>
        </w:rPr>
        <w:t xml:space="preserve"> the Regional Project </w:t>
      </w:r>
      <w:r w:rsidR="00666ADC" w:rsidRPr="00666ADC">
        <w:rPr>
          <w:rFonts w:ascii="Calibri" w:eastAsia="SimSun" w:hAnsi="Calibri" w:cs="Calibri"/>
          <w:sz w:val="20"/>
          <w:szCs w:val="20"/>
        </w:rPr>
        <w:t xml:space="preserve">Component 2 which will provide access (if requested) to a variety of dedicated technical and operational support to AMP National Child Projects, as follows: </w:t>
      </w:r>
    </w:p>
    <w:p w14:paraId="0763DC9E" w14:textId="77777777" w:rsidR="00666ADC" w:rsidRPr="00B11AE0" w:rsidRDefault="00666ADC" w:rsidP="00666ADC">
      <w:pPr>
        <w:numPr>
          <w:ilvl w:val="0"/>
          <w:numId w:val="118"/>
        </w:numPr>
        <w:spacing w:after="14" w:line="248" w:lineRule="auto"/>
        <w:contextualSpacing/>
        <w:jc w:val="both"/>
        <w:rPr>
          <w:rFonts w:ascii="Calibri" w:hAnsi="Calibri" w:cs="Calibri"/>
          <w:color w:val="000000" w:themeColor="text1"/>
          <w:sz w:val="20"/>
          <w:szCs w:val="20"/>
        </w:rPr>
      </w:pPr>
      <w:r w:rsidRPr="00B11AE0">
        <w:rPr>
          <w:rFonts w:ascii="Calibri" w:hAnsi="Calibri" w:cs="Calibri"/>
          <w:b/>
          <w:bCs/>
          <w:iCs/>
          <w:color w:val="000000" w:themeColor="text1"/>
          <w:sz w:val="20"/>
          <w:szCs w:val="20"/>
        </w:rPr>
        <w:t>Access to specialized expert international consultants in selected ar</w:t>
      </w:r>
      <w:r w:rsidRPr="00B11AE0">
        <w:rPr>
          <w:rFonts w:ascii="Calibri" w:hAnsi="Calibri" w:cs="Calibri"/>
          <w:b/>
          <w:color w:val="000000" w:themeColor="text1"/>
          <w:sz w:val="20"/>
          <w:szCs w:val="20"/>
        </w:rPr>
        <w:t>eas</w:t>
      </w:r>
      <w:r w:rsidRPr="00B11AE0">
        <w:rPr>
          <w:rFonts w:ascii="Calibri" w:hAnsi="Calibri" w:cs="Calibri"/>
          <w:color w:val="000000" w:themeColor="text1"/>
          <w:sz w:val="20"/>
          <w:szCs w:val="20"/>
        </w:rPr>
        <w:t xml:space="preserve"> (DREI, data, GIS modeling, mini-grid business models, etc.) hired, retained, contracted and paid for by the AMP regional project and made available to all participating national project staff and selected beneficiaries on as needed basis. The areas of support, listing of available firms/ICs under contract by the regional project and protocol for how the project can request and/or access such expertise (if needed/requested) will be elaborated in the first year of regional project implementation and disseminated to this project and the staff of all other participating AMP national projects. This support may range from virtual assistance to in-country missions. All requests for such assistance must be approved by the project manager of the AMP regional project management unit.</w:t>
      </w:r>
    </w:p>
    <w:p w14:paraId="1D135199" w14:textId="77777777" w:rsidR="00666ADC" w:rsidRPr="00B11AE0" w:rsidRDefault="00666ADC" w:rsidP="00666ADC">
      <w:pPr>
        <w:numPr>
          <w:ilvl w:val="0"/>
          <w:numId w:val="118"/>
        </w:numPr>
        <w:spacing w:after="14" w:line="248" w:lineRule="auto"/>
        <w:contextualSpacing/>
        <w:jc w:val="both"/>
        <w:rPr>
          <w:rFonts w:ascii="Calibri" w:hAnsi="Calibri" w:cs="Calibri"/>
          <w:color w:val="000000" w:themeColor="text1"/>
          <w:sz w:val="20"/>
          <w:szCs w:val="20"/>
        </w:rPr>
      </w:pPr>
      <w:r w:rsidRPr="00B11AE0">
        <w:rPr>
          <w:rFonts w:ascii="Calibri" w:hAnsi="Calibri" w:cs="Calibri"/>
          <w:b/>
          <w:bCs/>
          <w:iCs/>
          <w:color w:val="000000" w:themeColor="text1"/>
          <w:sz w:val="20"/>
          <w:szCs w:val="20"/>
        </w:rPr>
        <w:t>Provision of a database of qualified international consultants and firms</w:t>
      </w:r>
      <w:r w:rsidRPr="00B11AE0">
        <w:rPr>
          <w:rFonts w:ascii="Calibri" w:hAnsi="Calibri" w:cs="Calibri"/>
          <w:color w:val="000000" w:themeColor="text1"/>
          <w:sz w:val="20"/>
          <w:szCs w:val="20"/>
        </w:rPr>
        <w:t xml:space="preserve"> disaggregated by their expertise in the four main components of the national project and other key operational areas (procurement, M&amp;E, communications, etc.). These individuals will not be retained or contracted under the regional project but rather provided to the project for informational purposes only </w:t>
      </w:r>
      <w:proofErr w:type="gramStart"/>
      <w:r w:rsidRPr="00B11AE0">
        <w:rPr>
          <w:rFonts w:ascii="Calibri" w:hAnsi="Calibri" w:cs="Calibri"/>
          <w:color w:val="000000" w:themeColor="text1"/>
          <w:sz w:val="20"/>
          <w:szCs w:val="20"/>
        </w:rPr>
        <w:t>in an effort to</w:t>
      </w:r>
      <w:proofErr w:type="gramEnd"/>
      <w:r w:rsidRPr="00B11AE0">
        <w:rPr>
          <w:rFonts w:ascii="Calibri" w:hAnsi="Calibri" w:cs="Calibri"/>
          <w:color w:val="000000" w:themeColor="text1"/>
          <w:sz w:val="20"/>
          <w:szCs w:val="20"/>
        </w:rPr>
        <w:t xml:space="preserve"> assist in identifying high-quality experts and firms who may be available for contracting by national governments under their own procurement rules and modalities.</w:t>
      </w:r>
    </w:p>
    <w:p w14:paraId="092E16E7" w14:textId="77777777" w:rsidR="00666ADC" w:rsidRPr="00B11AE0" w:rsidRDefault="00666ADC" w:rsidP="00666ADC">
      <w:pPr>
        <w:numPr>
          <w:ilvl w:val="0"/>
          <w:numId w:val="118"/>
        </w:numPr>
        <w:spacing w:after="14" w:line="248" w:lineRule="auto"/>
        <w:contextualSpacing/>
        <w:jc w:val="both"/>
        <w:rPr>
          <w:rFonts w:ascii="Calibri" w:hAnsi="Calibri" w:cs="Calibri"/>
          <w:color w:val="000000" w:themeColor="text1"/>
          <w:sz w:val="20"/>
          <w:szCs w:val="20"/>
        </w:rPr>
      </w:pPr>
      <w:r w:rsidRPr="00B11AE0">
        <w:rPr>
          <w:rFonts w:ascii="Calibri" w:hAnsi="Calibri" w:cs="Calibri"/>
          <w:b/>
          <w:bCs/>
          <w:iCs/>
          <w:color w:val="000000" w:themeColor="text1"/>
          <w:sz w:val="20"/>
          <w:szCs w:val="20"/>
        </w:rPr>
        <w:t xml:space="preserve">Provision of generic </w:t>
      </w:r>
      <w:proofErr w:type="spellStart"/>
      <w:r w:rsidRPr="00B11AE0">
        <w:rPr>
          <w:rFonts w:ascii="Calibri" w:hAnsi="Calibri" w:cs="Calibri"/>
          <w:b/>
          <w:bCs/>
          <w:iCs/>
          <w:color w:val="000000" w:themeColor="text1"/>
          <w:sz w:val="20"/>
          <w:szCs w:val="20"/>
        </w:rPr>
        <w:t>ToRs</w:t>
      </w:r>
      <w:proofErr w:type="spellEnd"/>
      <w:r w:rsidRPr="00B11AE0">
        <w:rPr>
          <w:rFonts w:ascii="Calibri" w:hAnsi="Calibri" w:cs="Calibri"/>
          <w:b/>
          <w:bCs/>
          <w:iCs/>
          <w:color w:val="000000" w:themeColor="text1"/>
          <w:sz w:val="20"/>
          <w:szCs w:val="20"/>
        </w:rPr>
        <w:t xml:space="preserve"> for various standard activities</w:t>
      </w:r>
      <w:r w:rsidRPr="00B11AE0">
        <w:rPr>
          <w:rFonts w:ascii="Calibri" w:hAnsi="Calibri" w:cs="Calibri"/>
          <w:color w:val="000000" w:themeColor="text1"/>
          <w:sz w:val="20"/>
          <w:szCs w:val="20"/>
        </w:rPr>
        <w:t xml:space="preserve"> (mentioned above) under the four main components of the national project.</w:t>
      </w:r>
    </w:p>
    <w:p w14:paraId="1C368D58" w14:textId="77777777" w:rsidR="0004757A" w:rsidRPr="00FA2C9A" w:rsidRDefault="00666ADC" w:rsidP="0004757A">
      <w:pPr>
        <w:pStyle w:val="ListParagraph"/>
        <w:numPr>
          <w:ilvl w:val="0"/>
          <w:numId w:val="118"/>
        </w:numPr>
        <w:rPr>
          <w:rFonts w:ascii="Calibri" w:eastAsia="Times New Roman" w:hAnsi="Calibri" w:cs="Calibri"/>
          <w:iCs/>
          <w:color w:val="000000" w:themeColor="text1"/>
          <w:sz w:val="20"/>
          <w:szCs w:val="20"/>
        </w:rPr>
      </w:pPr>
      <w:r w:rsidRPr="0004757A">
        <w:rPr>
          <w:rFonts w:ascii="Calibri" w:hAnsi="Calibri" w:cs="Calibri"/>
          <w:b/>
          <w:bCs/>
          <w:iCs/>
          <w:color w:val="000000" w:themeColor="text1"/>
          <w:sz w:val="20"/>
          <w:szCs w:val="20"/>
        </w:rPr>
        <w:t>Advisory support by the AMP regional project management unit</w:t>
      </w:r>
      <w:r w:rsidRPr="0004757A">
        <w:rPr>
          <w:rFonts w:ascii="Calibri" w:hAnsi="Calibri" w:cs="Calibri"/>
          <w:iCs/>
          <w:color w:val="000000" w:themeColor="text1"/>
          <w:sz w:val="20"/>
          <w:szCs w:val="20"/>
        </w:rPr>
        <w:t xml:space="preserve"> to staff of the project on trouble shooting (operational support, </w:t>
      </w:r>
      <w:proofErr w:type="spellStart"/>
      <w:r w:rsidRPr="0004757A">
        <w:rPr>
          <w:rFonts w:ascii="Calibri" w:hAnsi="Calibri" w:cs="Calibri"/>
          <w:iCs/>
          <w:color w:val="000000" w:themeColor="text1"/>
          <w:sz w:val="20"/>
          <w:szCs w:val="20"/>
        </w:rPr>
        <w:t>ToR</w:t>
      </w:r>
      <w:proofErr w:type="spellEnd"/>
      <w:r w:rsidRPr="0004757A">
        <w:rPr>
          <w:rFonts w:ascii="Calibri" w:hAnsi="Calibri" w:cs="Calibri"/>
          <w:iCs/>
          <w:color w:val="000000" w:themeColor="text1"/>
          <w:sz w:val="20"/>
          <w:szCs w:val="20"/>
        </w:rPr>
        <w:t xml:space="preserve"> reviews and problem solving) on an ad-hoc and as-needed basis. These services will be paid for the regional project and available on a </w:t>
      </w:r>
      <w:proofErr w:type="gramStart"/>
      <w:r w:rsidRPr="0004757A">
        <w:rPr>
          <w:rFonts w:ascii="Calibri" w:hAnsi="Calibri" w:cs="Calibri"/>
          <w:iCs/>
          <w:color w:val="000000" w:themeColor="text1"/>
          <w:sz w:val="20"/>
          <w:szCs w:val="20"/>
        </w:rPr>
        <w:t>first-come</w:t>
      </w:r>
      <w:proofErr w:type="gramEnd"/>
      <w:r w:rsidRPr="0004757A">
        <w:rPr>
          <w:rFonts w:ascii="Calibri" w:hAnsi="Calibri" w:cs="Calibri"/>
          <w:iCs/>
          <w:color w:val="000000" w:themeColor="text1"/>
          <w:sz w:val="20"/>
          <w:szCs w:val="20"/>
        </w:rPr>
        <w:t>/first-serve bases under a protocol to be established by the regional project.</w:t>
      </w:r>
      <w:r w:rsidR="0004757A" w:rsidRPr="0004757A">
        <w:rPr>
          <w:rFonts w:ascii="Calibri" w:hAnsi="Calibri" w:cs="Calibri"/>
          <w:iCs/>
          <w:color w:val="000000" w:themeColor="text1"/>
          <w:sz w:val="20"/>
          <w:szCs w:val="20"/>
        </w:rPr>
        <w:t xml:space="preserve"> </w:t>
      </w:r>
    </w:p>
    <w:p w14:paraId="33FF3087" w14:textId="4C710505" w:rsidR="00972D15" w:rsidRPr="00FA2C9A" w:rsidRDefault="0004757A" w:rsidP="00FA2C9A">
      <w:pPr>
        <w:pStyle w:val="ListParagraph"/>
        <w:numPr>
          <w:ilvl w:val="0"/>
          <w:numId w:val="118"/>
        </w:numPr>
        <w:rPr>
          <w:rFonts w:ascii="Calibri" w:eastAsia="Times New Roman" w:hAnsi="Calibri" w:cs="Calibri"/>
          <w:iCs/>
          <w:color w:val="000000" w:themeColor="text1"/>
          <w:sz w:val="20"/>
          <w:szCs w:val="20"/>
        </w:rPr>
      </w:pPr>
      <w:r w:rsidRPr="00FA2C9A">
        <w:rPr>
          <w:rFonts w:ascii="Calibri" w:eastAsia="Times New Roman" w:hAnsi="Calibri" w:cs="Calibri"/>
          <w:b/>
          <w:bCs/>
          <w:iCs/>
          <w:color w:val="000000" w:themeColor="text1"/>
          <w:sz w:val="20"/>
          <w:szCs w:val="20"/>
        </w:rPr>
        <w:lastRenderedPageBreak/>
        <w:t xml:space="preserve">Specialized advisory support for implementing UNDP’s </w:t>
      </w:r>
      <w:proofErr w:type="spellStart"/>
      <w:r w:rsidRPr="00FA2C9A">
        <w:rPr>
          <w:rFonts w:ascii="Calibri" w:eastAsia="Times New Roman" w:hAnsi="Calibri" w:cs="Calibri"/>
          <w:b/>
          <w:bCs/>
          <w:iCs/>
          <w:color w:val="000000" w:themeColor="text1"/>
          <w:sz w:val="20"/>
          <w:szCs w:val="20"/>
        </w:rPr>
        <w:t>minigrid</w:t>
      </w:r>
      <w:proofErr w:type="spellEnd"/>
      <w:r w:rsidRPr="00FA2C9A">
        <w:rPr>
          <w:rFonts w:ascii="Calibri" w:eastAsia="Times New Roman" w:hAnsi="Calibri" w:cs="Calibri"/>
          <w:b/>
          <w:bCs/>
          <w:iCs/>
          <w:color w:val="000000" w:themeColor="text1"/>
          <w:sz w:val="20"/>
          <w:szCs w:val="20"/>
        </w:rPr>
        <w:t xml:space="preserve"> DREI analyses</w:t>
      </w:r>
      <w:r w:rsidRPr="0004757A">
        <w:rPr>
          <w:rFonts w:ascii="Calibri" w:eastAsia="Times New Roman" w:hAnsi="Calibri" w:cs="Calibri"/>
          <w:iCs/>
          <w:color w:val="000000" w:themeColor="text1"/>
          <w:sz w:val="20"/>
          <w:szCs w:val="20"/>
        </w:rPr>
        <w:t xml:space="preserve">. 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28CD8AA7" w14:textId="77777777" w:rsidR="0083326D" w:rsidRPr="00FA2C9A" w:rsidRDefault="0083326D" w:rsidP="00FA2C9A">
      <w:pPr>
        <w:ind w:left="360"/>
        <w:jc w:val="both"/>
        <w:rPr>
          <w:rFonts w:ascii="Calibri" w:hAnsi="Calibri" w:cs="Calibri"/>
          <w:iCs/>
          <w:color w:val="000000" w:themeColor="text1"/>
          <w:sz w:val="20"/>
          <w:szCs w:val="20"/>
        </w:rPr>
      </w:pPr>
      <w:r w:rsidRPr="00FA2C9A">
        <w:rPr>
          <w:rFonts w:ascii="Calibri" w:hAnsi="Calibri" w:cs="Calibri"/>
          <w:iCs/>
          <w:color w:val="000000" w:themeColor="text1"/>
          <w:sz w:val="20"/>
          <w:szCs w:val="20"/>
        </w:rPr>
        <w:t>A full detailed elaboration of these offerings and the protocols attached to each service will be communicated to the project at the inception workshop of the regional project and at the inception workshop of each national project.</w:t>
      </w:r>
    </w:p>
    <w:p w14:paraId="78B4326B" w14:textId="77777777" w:rsidR="00972D15" w:rsidRPr="00972D15" w:rsidRDefault="00972D15" w:rsidP="00972D15">
      <w:pPr>
        <w:pStyle w:val="ListParagraph"/>
      </w:pPr>
    </w:p>
    <w:p w14:paraId="4095FE43" w14:textId="77777777" w:rsidR="00982576" w:rsidRPr="00AC3AD8" w:rsidRDefault="00982576" w:rsidP="001354E3">
      <w:pPr>
        <w:rPr>
          <w:i/>
          <w:szCs w:val="20"/>
        </w:rPr>
      </w:pPr>
    </w:p>
    <w:p w14:paraId="720B51E7" w14:textId="77777777" w:rsidR="00E9379A" w:rsidRPr="00FA2C9A" w:rsidRDefault="12F04069" w:rsidP="00FA2C9A">
      <w:pPr>
        <w:numPr>
          <w:ilvl w:val="0"/>
          <w:numId w:val="36"/>
        </w:numPr>
        <w:pBdr>
          <w:top w:val="single" w:sz="4" w:space="1" w:color="auto"/>
          <w:bottom w:val="single" w:sz="4" w:space="1" w:color="auto"/>
        </w:pBdr>
        <w:spacing w:before="240" w:after="60"/>
        <w:ind w:left="0" w:firstLine="0"/>
        <w:jc w:val="both"/>
        <w:rPr>
          <w:rFonts w:ascii="Calibri" w:hAnsi="Calibri"/>
          <w:b/>
          <w:bCs/>
          <w:sz w:val="20"/>
        </w:rPr>
      </w:pPr>
      <w:r w:rsidRPr="00FA2C9A">
        <w:rPr>
          <w:rFonts w:ascii="Calibri" w:eastAsia="SimSun" w:hAnsi="Calibri"/>
          <w:b/>
          <w:bCs/>
          <w:sz w:val="20"/>
        </w:rPr>
        <w:t xml:space="preserve">Project </w:t>
      </w:r>
      <w:r w:rsidR="5F26E99D" w:rsidRPr="00FA2C9A">
        <w:rPr>
          <w:rFonts w:ascii="Calibri" w:eastAsia="SimSun" w:hAnsi="Calibri"/>
          <w:b/>
          <w:bCs/>
          <w:sz w:val="20"/>
        </w:rPr>
        <w:t xml:space="preserve">Component </w:t>
      </w:r>
      <w:r w:rsidRPr="00FA2C9A">
        <w:rPr>
          <w:rFonts w:ascii="Calibri" w:eastAsia="SimSun" w:hAnsi="Calibri"/>
          <w:b/>
          <w:bCs/>
          <w:sz w:val="20"/>
        </w:rPr>
        <w:t xml:space="preserve">1: </w:t>
      </w:r>
      <w:r w:rsidR="12A571AF" w:rsidRPr="00FA2C9A">
        <w:rPr>
          <w:rFonts w:ascii="Calibri" w:eastAsia="SimSun" w:hAnsi="Calibri"/>
          <w:b/>
          <w:bCs/>
          <w:sz w:val="20"/>
        </w:rPr>
        <w:t>Policy and Regulation</w:t>
      </w:r>
      <w:r w:rsidR="24BA4D76" w:rsidRPr="00FA2C9A">
        <w:rPr>
          <w:rFonts w:ascii="Calibri" w:eastAsia="SimSun" w:hAnsi="Calibri"/>
          <w:b/>
          <w:bCs/>
          <w:sz w:val="20"/>
        </w:rPr>
        <w:t xml:space="preserve"> (PC1)</w:t>
      </w:r>
    </w:p>
    <w:p w14:paraId="41F4C797" w14:textId="0D13D845" w:rsidR="00E9379A" w:rsidRPr="00332BD2" w:rsidRDefault="00E9379A" w:rsidP="00332BD2">
      <w:pPr>
        <w:ind w:left="360"/>
        <w:jc w:val="both"/>
        <w:rPr>
          <w:rFonts w:ascii="Calibri" w:hAnsi="Calibri" w:cs="Calibri"/>
          <w:b/>
          <w:bCs/>
          <w:color w:val="000000"/>
          <w:sz w:val="20"/>
          <w:szCs w:val="20"/>
          <w:u w:val="single"/>
        </w:rPr>
      </w:pPr>
    </w:p>
    <w:p w14:paraId="06E67BCB" w14:textId="7C763079" w:rsidR="008804B6" w:rsidRPr="00FC6C83" w:rsidRDefault="0EE0E57C" w:rsidP="005913BC">
      <w:pPr>
        <w:numPr>
          <w:ilvl w:val="0"/>
          <w:numId w:val="36"/>
        </w:numPr>
        <w:jc w:val="both"/>
        <w:rPr>
          <w:rFonts w:ascii="Calibri" w:hAnsi="Calibri" w:cs="Calibri"/>
          <w:b/>
          <w:bCs/>
          <w:color w:val="000000"/>
          <w:sz w:val="20"/>
          <w:szCs w:val="20"/>
          <w:u w:val="single"/>
        </w:rPr>
      </w:pPr>
      <w:r w:rsidRPr="007E1882">
        <w:rPr>
          <w:rFonts w:ascii="Calibri" w:hAnsi="Calibri" w:cs="Calibri"/>
          <w:color w:val="000000" w:themeColor="text1"/>
          <w:sz w:val="20"/>
          <w:szCs w:val="20"/>
        </w:rPr>
        <w:t xml:space="preserve">This component </w:t>
      </w:r>
      <w:r w:rsidR="007E1882" w:rsidRPr="007E1882">
        <w:rPr>
          <w:rFonts w:ascii="Calibri" w:hAnsi="Calibri" w:cs="Calibri"/>
          <w:color w:val="000000" w:themeColor="text1"/>
          <w:sz w:val="20"/>
          <w:szCs w:val="20"/>
        </w:rPr>
        <w:t xml:space="preserve">seeks </w:t>
      </w:r>
      <w:r w:rsidRPr="007E1882">
        <w:rPr>
          <w:rFonts w:ascii="Calibri" w:hAnsi="Calibri" w:cs="Calibri"/>
          <w:color w:val="000000" w:themeColor="text1"/>
          <w:sz w:val="20"/>
          <w:szCs w:val="20"/>
        </w:rPr>
        <w:t xml:space="preserve">to </w:t>
      </w:r>
      <w:r w:rsidR="62DCA6D4" w:rsidRPr="007E1882">
        <w:rPr>
          <w:rFonts w:ascii="Calibri" w:hAnsi="Calibri" w:cs="Calibri"/>
          <w:color w:val="000000" w:themeColor="text1"/>
          <w:sz w:val="20"/>
          <w:szCs w:val="20"/>
        </w:rPr>
        <w:t xml:space="preserve">address policy, regulatory and institutional </w:t>
      </w:r>
      <w:r w:rsidR="36FF3851" w:rsidRPr="007E1882">
        <w:rPr>
          <w:rFonts w:ascii="Calibri" w:hAnsi="Calibri" w:cs="Calibri"/>
          <w:color w:val="000000" w:themeColor="text1"/>
          <w:sz w:val="20"/>
          <w:szCs w:val="20"/>
        </w:rPr>
        <w:t>barriers identified</w:t>
      </w:r>
      <w:r w:rsidR="23525306" w:rsidRPr="007E1882">
        <w:rPr>
          <w:rFonts w:ascii="Calibri" w:hAnsi="Calibri" w:cs="Calibri"/>
          <w:color w:val="000000" w:themeColor="text1"/>
          <w:sz w:val="20"/>
          <w:szCs w:val="20"/>
        </w:rPr>
        <w:t xml:space="preserve"> </w:t>
      </w:r>
      <w:r w:rsidR="36FF3851" w:rsidRPr="007E1882">
        <w:rPr>
          <w:rFonts w:ascii="Calibri" w:hAnsi="Calibri" w:cs="Calibri"/>
          <w:color w:val="000000" w:themeColor="text1"/>
          <w:sz w:val="20"/>
          <w:szCs w:val="20"/>
        </w:rPr>
        <w:t xml:space="preserve">in </w:t>
      </w:r>
      <w:r w:rsidR="23525306" w:rsidRPr="007E1882">
        <w:rPr>
          <w:rFonts w:ascii="Calibri" w:hAnsi="Calibri" w:cs="Calibri"/>
          <w:color w:val="000000" w:themeColor="text1"/>
          <w:sz w:val="20"/>
          <w:szCs w:val="20"/>
        </w:rPr>
        <w:t>the baseline scenario</w:t>
      </w:r>
      <w:r w:rsidR="23525306" w:rsidRPr="1DCCC5EA">
        <w:rPr>
          <w:rFonts w:ascii="Calibri" w:hAnsi="Calibri" w:cs="Calibri"/>
          <w:color w:val="000000" w:themeColor="text1"/>
          <w:sz w:val="20"/>
          <w:szCs w:val="20"/>
        </w:rPr>
        <w:t xml:space="preserve"> </w:t>
      </w:r>
      <w:r w:rsidR="62DCA6D4" w:rsidRPr="1DCCC5EA">
        <w:rPr>
          <w:rFonts w:ascii="Calibri" w:hAnsi="Calibri" w:cs="Calibri"/>
          <w:color w:val="000000" w:themeColor="text1"/>
          <w:sz w:val="20"/>
          <w:szCs w:val="20"/>
        </w:rPr>
        <w:t xml:space="preserve">preventing </w:t>
      </w:r>
      <w:r w:rsidR="307EB8CD" w:rsidRPr="1DCCC5EA">
        <w:rPr>
          <w:rFonts w:ascii="Calibri" w:hAnsi="Calibri" w:cs="Calibri"/>
          <w:color w:val="000000" w:themeColor="text1"/>
          <w:sz w:val="20"/>
          <w:szCs w:val="20"/>
        </w:rPr>
        <w:t>private sector investment</w:t>
      </w:r>
      <w:r w:rsidR="36FF3851" w:rsidRPr="1DCCC5EA">
        <w:rPr>
          <w:rFonts w:ascii="Calibri" w:hAnsi="Calibri" w:cs="Calibri"/>
          <w:color w:val="000000" w:themeColor="text1"/>
          <w:sz w:val="20"/>
          <w:szCs w:val="20"/>
        </w:rPr>
        <w:t>s</w:t>
      </w:r>
      <w:r w:rsidR="307EB8CD" w:rsidRPr="1DCCC5EA">
        <w:rPr>
          <w:rFonts w:ascii="Calibri" w:hAnsi="Calibri" w:cs="Calibri"/>
          <w:color w:val="000000" w:themeColor="text1"/>
          <w:sz w:val="20"/>
          <w:szCs w:val="20"/>
        </w:rPr>
        <w:t xml:space="preserve"> </w:t>
      </w:r>
      <w:r w:rsidR="2BEBB397" w:rsidRPr="1DCCC5EA">
        <w:rPr>
          <w:rFonts w:ascii="Calibri" w:hAnsi="Calibri" w:cs="Calibri"/>
          <w:color w:val="000000" w:themeColor="text1"/>
          <w:sz w:val="20"/>
          <w:szCs w:val="20"/>
        </w:rPr>
        <w:t xml:space="preserve">for the </w:t>
      </w:r>
      <w:r w:rsidR="62DCA6D4" w:rsidRPr="1DCCC5EA">
        <w:rPr>
          <w:rFonts w:ascii="Calibri" w:hAnsi="Calibri" w:cs="Calibri"/>
          <w:color w:val="000000" w:themeColor="text1"/>
          <w:sz w:val="20"/>
          <w:szCs w:val="20"/>
        </w:rPr>
        <w:t>upt</w:t>
      </w:r>
      <w:r w:rsidR="2BEBB397" w:rsidRPr="1DCCC5EA">
        <w:rPr>
          <w:rFonts w:ascii="Calibri" w:hAnsi="Calibri" w:cs="Calibri"/>
          <w:color w:val="000000" w:themeColor="text1"/>
          <w:sz w:val="20"/>
          <w:szCs w:val="20"/>
        </w:rPr>
        <w:t>ake</w:t>
      </w:r>
      <w:r w:rsidR="307EB8CD" w:rsidRPr="1DCCC5EA">
        <w:rPr>
          <w:rFonts w:ascii="Calibri" w:hAnsi="Calibri" w:cs="Calibri"/>
          <w:color w:val="000000" w:themeColor="text1"/>
          <w:sz w:val="20"/>
          <w:szCs w:val="20"/>
        </w:rPr>
        <w:t xml:space="preserve"> of renewable energy </w:t>
      </w:r>
      <w:proofErr w:type="spellStart"/>
      <w:r w:rsidR="24BA4D76" w:rsidRPr="1DCCC5EA">
        <w:rPr>
          <w:rFonts w:ascii="Calibri" w:hAnsi="Calibri" w:cs="Calibri"/>
          <w:color w:val="000000" w:themeColor="text1"/>
          <w:sz w:val="20"/>
          <w:szCs w:val="20"/>
        </w:rPr>
        <w:t>minigrids</w:t>
      </w:r>
      <w:proofErr w:type="spellEnd"/>
      <w:r w:rsidR="24BA4D76" w:rsidRPr="1DCCC5EA">
        <w:rPr>
          <w:rFonts w:ascii="Calibri" w:hAnsi="Calibri" w:cs="Calibri"/>
          <w:color w:val="000000" w:themeColor="text1"/>
          <w:sz w:val="20"/>
          <w:szCs w:val="20"/>
        </w:rPr>
        <w:t xml:space="preserve"> in Burkina Faso</w:t>
      </w:r>
      <w:r w:rsidR="68034B98" w:rsidRPr="1DCCC5EA">
        <w:rPr>
          <w:rFonts w:ascii="Calibri" w:hAnsi="Calibri" w:cs="Calibri"/>
          <w:color w:val="000000" w:themeColor="text1"/>
          <w:sz w:val="20"/>
          <w:szCs w:val="20"/>
        </w:rPr>
        <w:t xml:space="preserve">. </w:t>
      </w:r>
      <w:r w:rsidR="2675BEAC" w:rsidRPr="1DCCC5EA">
        <w:rPr>
          <w:rFonts w:ascii="Calibri" w:hAnsi="Calibri" w:cs="Calibri"/>
          <w:color w:val="000000" w:themeColor="text1"/>
          <w:sz w:val="20"/>
          <w:szCs w:val="20"/>
        </w:rPr>
        <w:t xml:space="preserve">This </w:t>
      </w:r>
      <w:r w:rsidR="40FCD5A4" w:rsidRPr="1DCCC5EA">
        <w:rPr>
          <w:rFonts w:ascii="Calibri" w:hAnsi="Calibri" w:cs="Calibri"/>
          <w:color w:val="000000" w:themeColor="text1"/>
          <w:sz w:val="20"/>
          <w:szCs w:val="20"/>
        </w:rPr>
        <w:t xml:space="preserve">is </w:t>
      </w:r>
      <w:r w:rsidR="2675BEAC" w:rsidRPr="1DCCC5EA">
        <w:rPr>
          <w:rFonts w:ascii="Calibri" w:hAnsi="Calibri" w:cs="Calibri"/>
          <w:color w:val="000000" w:themeColor="text1"/>
          <w:sz w:val="20"/>
          <w:szCs w:val="20"/>
        </w:rPr>
        <w:t xml:space="preserve">a key component, which will support the </w:t>
      </w:r>
      <w:r w:rsidR="275B1202" w:rsidRPr="1DCCC5EA">
        <w:rPr>
          <w:rFonts w:ascii="Calibri" w:hAnsi="Calibri" w:cs="Calibri"/>
          <w:color w:val="000000" w:themeColor="text1"/>
          <w:sz w:val="20"/>
          <w:szCs w:val="20"/>
        </w:rPr>
        <w:t xml:space="preserve">market with clear and transparent policies and regulations in order to create the enabling environment </w:t>
      </w:r>
      <w:r w:rsidR="28AB89B2" w:rsidRPr="1DCCC5EA">
        <w:rPr>
          <w:rFonts w:ascii="Calibri" w:hAnsi="Calibri" w:cs="Calibri"/>
          <w:color w:val="000000" w:themeColor="text1"/>
          <w:sz w:val="20"/>
          <w:szCs w:val="20"/>
        </w:rPr>
        <w:t xml:space="preserve">to build private sector </w:t>
      </w:r>
      <w:r w:rsidR="57120FCD" w:rsidRPr="1DCCC5EA">
        <w:rPr>
          <w:rFonts w:ascii="Calibri" w:hAnsi="Calibri" w:cs="Calibri"/>
          <w:color w:val="000000" w:themeColor="text1"/>
          <w:sz w:val="20"/>
          <w:szCs w:val="20"/>
        </w:rPr>
        <w:t>confidence</w:t>
      </w:r>
      <w:r w:rsidR="28AB89B2" w:rsidRPr="1DCCC5EA">
        <w:rPr>
          <w:rFonts w:ascii="Calibri" w:hAnsi="Calibri" w:cs="Calibri"/>
          <w:color w:val="000000" w:themeColor="text1"/>
          <w:sz w:val="20"/>
          <w:szCs w:val="20"/>
        </w:rPr>
        <w:t xml:space="preserve"> in the renewable energy </w:t>
      </w:r>
      <w:proofErr w:type="spellStart"/>
      <w:r w:rsidR="28AB89B2" w:rsidRPr="1DCCC5EA">
        <w:rPr>
          <w:rFonts w:ascii="Calibri" w:hAnsi="Calibri" w:cs="Calibri"/>
          <w:color w:val="000000" w:themeColor="text1"/>
          <w:sz w:val="20"/>
          <w:szCs w:val="20"/>
        </w:rPr>
        <w:t>minigrid</w:t>
      </w:r>
      <w:proofErr w:type="spellEnd"/>
      <w:r w:rsidR="28AB89B2" w:rsidRPr="1DCCC5EA">
        <w:rPr>
          <w:rFonts w:ascii="Calibri" w:hAnsi="Calibri" w:cs="Calibri"/>
          <w:color w:val="000000" w:themeColor="text1"/>
          <w:sz w:val="20"/>
          <w:szCs w:val="20"/>
        </w:rPr>
        <w:t xml:space="preserve"> sector</w:t>
      </w:r>
      <w:r w:rsidR="005E32E5">
        <w:rPr>
          <w:rFonts w:ascii="Calibri" w:hAnsi="Calibri" w:cs="Calibri"/>
          <w:color w:val="000000" w:themeColor="text1"/>
          <w:sz w:val="20"/>
          <w:szCs w:val="20"/>
        </w:rPr>
        <w:t>. This, in turn, will</w:t>
      </w:r>
      <w:r w:rsidR="36FF3851" w:rsidRPr="1DCCC5EA">
        <w:rPr>
          <w:rFonts w:ascii="Calibri" w:hAnsi="Calibri" w:cs="Calibri"/>
          <w:color w:val="000000" w:themeColor="text1"/>
          <w:sz w:val="20"/>
          <w:szCs w:val="20"/>
        </w:rPr>
        <w:t xml:space="preserve"> allow for </w:t>
      </w:r>
      <w:r w:rsidR="57120FCD" w:rsidRPr="1DCCC5EA">
        <w:rPr>
          <w:rFonts w:ascii="Calibri" w:hAnsi="Calibri" w:cs="Calibri"/>
          <w:color w:val="000000" w:themeColor="text1"/>
          <w:sz w:val="20"/>
          <w:szCs w:val="20"/>
        </w:rPr>
        <w:t xml:space="preserve">low-cost commercial capital to </w:t>
      </w:r>
      <w:r w:rsidR="6BA1E1C6" w:rsidRPr="1DCCC5EA">
        <w:rPr>
          <w:rFonts w:ascii="Calibri" w:hAnsi="Calibri" w:cs="Calibri"/>
          <w:color w:val="000000" w:themeColor="text1"/>
          <w:sz w:val="20"/>
          <w:szCs w:val="20"/>
        </w:rPr>
        <w:t xml:space="preserve">start flowing in Burkina Faso for off-grid electrification through solar PV </w:t>
      </w:r>
      <w:proofErr w:type="spellStart"/>
      <w:r w:rsidR="6BA1E1C6" w:rsidRPr="1DCCC5EA">
        <w:rPr>
          <w:rFonts w:ascii="Calibri" w:hAnsi="Calibri" w:cs="Calibri"/>
          <w:color w:val="000000" w:themeColor="text1"/>
          <w:sz w:val="20"/>
          <w:szCs w:val="20"/>
        </w:rPr>
        <w:t>minigrids</w:t>
      </w:r>
      <w:proofErr w:type="spellEnd"/>
      <w:r w:rsidR="6BA1E1C6" w:rsidRPr="1DCCC5EA">
        <w:rPr>
          <w:rFonts w:ascii="Calibri" w:hAnsi="Calibri" w:cs="Calibri"/>
          <w:color w:val="000000" w:themeColor="text1"/>
          <w:sz w:val="20"/>
          <w:szCs w:val="20"/>
        </w:rPr>
        <w:t xml:space="preserve"> with storage. </w:t>
      </w:r>
      <w:r w:rsidR="0FB5C74D" w:rsidRPr="1DCCC5EA">
        <w:rPr>
          <w:rFonts w:ascii="Calibri" w:hAnsi="Calibri" w:cs="Calibri"/>
          <w:sz w:val="20"/>
          <w:szCs w:val="20"/>
        </w:rPr>
        <w:t>For the private sector to invest, they require clear, transparent and long-term domestic policies and regulations, which are well-designed, implemented and enforced</w:t>
      </w:r>
      <w:r w:rsidR="2071AA5A" w:rsidRPr="1DCCC5EA">
        <w:rPr>
          <w:rFonts w:ascii="Calibri" w:hAnsi="Calibri" w:cs="Calibri"/>
          <w:sz w:val="20"/>
          <w:szCs w:val="20"/>
        </w:rPr>
        <w:t>, thus contributing to de-risking the sector</w:t>
      </w:r>
      <w:r w:rsidR="0FB5C74D" w:rsidRPr="1DCCC5EA">
        <w:rPr>
          <w:rFonts w:ascii="Calibri" w:hAnsi="Calibri" w:cs="Calibri"/>
          <w:sz w:val="20"/>
          <w:szCs w:val="20"/>
        </w:rPr>
        <w:t xml:space="preserve">. The policy and regulatory activities undertaken </w:t>
      </w:r>
      <w:r w:rsidR="192F5C4A" w:rsidRPr="1DCCC5EA">
        <w:rPr>
          <w:rFonts w:ascii="Calibri" w:hAnsi="Calibri" w:cs="Calibri"/>
          <w:sz w:val="20"/>
          <w:szCs w:val="20"/>
        </w:rPr>
        <w:t xml:space="preserve">under </w:t>
      </w:r>
      <w:r w:rsidR="0FB5C74D" w:rsidRPr="1DCCC5EA">
        <w:rPr>
          <w:rFonts w:ascii="Calibri" w:hAnsi="Calibri" w:cs="Calibri"/>
          <w:sz w:val="20"/>
          <w:szCs w:val="20"/>
        </w:rPr>
        <w:t xml:space="preserve">this component will address a variety of barriers to investment, </w:t>
      </w:r>
      <w:proofErr w:type="gramStart"/>
      <w:r w:rsidR="0FB5C74D" w:rsidRPr="1DCCC5EA">
        <w:rPr>
          <w:rFonts w:ascii="Calibri" w:hAnsi="Calibri" w:cs="Calibri"/>
          <w:sz w:val="20"/>
          <w:szCs w:val="20"/>
        </w:rPr>
        <w:t>from energy market risk,</w:t>
      </w:r>
      <w:proofErr w:type="gramEnd"/>
      <w:r w:rsidR="0FB5C74D" w:rsidRPr="1DCCC5EA">
        <w:rPr>
          <w:rFonts w:ascii="Calibri" w:hAnsi="Calibri" w:cs="Calibri"/>
          <w:sz w:val="20"/>
          <w:szCs w:val="20"/>
        </w:rPr>
        <w:t xml:space="preserve"> to digital risk, to labor risk, amongst others. </w:t>
      </w:r>
      <w:r w:rsidR="69C2B8D8" w:rsidRPr="1DCCC5EA">
        <w:rPr>
          <w:rFonts w:ascii="Calibri" w:hAnsi="Calibri" w:cs="Calibri"/>
          <w:sz w:val="20"/>
          <w:szCs w:val="20"/>
        </w:rPr>
        <w:t>Though</w:t>
      </w:r>
      <w:r w:rsidR="0FB5C74D" w:rsidRPr="1DCCC5EA">
        <w:rPr>
          <w:rFonts w:ascii="Calibri" w:hAnsi="Calibri" w:cs="Calibri"/>
          <w:sz w:val="20"/>
          <w:szCs w:val="20"/>
        </w:rPr>
        <w:t xml:space="preserve"> activities under this component are </w:t>
      </w:r>
      <w:r w:rsidR="69C2B8D8" w:rsidRPr="1DCCC5EA">
        <w:rPr>
          <w:rFonts w:ascii="Calibri" w:hAnsi="Calibri" w:cs="Calibri"/>
          <w:sz w:val="20"/>
          <w:szCs w:val="20"/>
        </w:rPr>
        <w:t xml:space="preserve">mainly </w:t>
      </w:r>
      <w:r w:rsidR="0FB5C74D" w:rsidRPr="1DCCC5EA">
        <w:rPr>
          <w:rFonts w:ascii="Calibri" w:hAnsi="Calibri" w:cs="Calibri"/>
          <w:sz w:val="20"/>
          <w:szCs w:val="20"/>
        </w:rPr>
        <w:t>targeted towards public officials and institutions</w:t>
      </w:r>
      <w:r w:rsidR="69C2B8D8" w:rsidRPr="1DCCC5EA">
        <w:rPr>
          <w:rFonts w:ascii="Calibri" w:hAnsi="Calibri" w:cs="Calibri"/>
          <w:sz w:val="20"/>
          <w:szCs w:val="20"/>
        </w:rPr>
        <w:t xml:space="preserve">, the private sector and civil society will reap the benefits. Also, many of the activities will involve the private sector to </w:t>
      </w:r>
      <w:r w:rsidR="04AB7A8C" w:rsidRPr="1DCCC5EA">
        <w:rPr>
          <w:rFonts w:ascii="Calibri" w:hAnsi="Calibri" w:cs="Calibri"/>
          <w:sz w:val="20"/>
          <w:szCs w:val="20"/>
        </w:rPr>
        <w:t>ensure the industry’s buy</w:t>
      </w:r>
      <w:r w:rsidR="6315E025" w:rsidRPr="1DCCC5EA">
        <w:rPr>
          <w:rFonts w:ascii="Calibri" w:hAnsi="Calibri" w:cs="Calibri"/>
          <w:sz w:val="20"/>
          <w:szCs w:val="20"/>
        </w:rPr>
        <w:t xml:space="preserve">-in </w:t>
      </w:r>
      <w:r w:rsidR="04AB7A8C" w:rsidRPr="1DCCC5EA">
        <w:rPr>
          <w:rFonts w:ascii="Calibri" w:hAnsi="Calibri" w:cs="Calibri"/>
          <w:sz w:val="20"/>
          <w:szCs w:val="20"/>
        </w:rPr>
        <w:t xml:space="preserve">from the beginning which will support adoption. </w:t>
      </w:r>
    </w:p>
    <w:p w14:paraId="0F43F0BD" w14:textId="77777777" w:rsidR="00D27151" w:rsidRPr="00982576" w:rsidRDefault="00D27151" w:rsidP="00FC6C83">
      <w:pPr>
        <w:ind w:left="360"/>
        <w:jc w:val="both"/>
        <w:rPr>
          <w:rFonts w:ascii="Calibri" w:hAnsi="Calibri" w:cs="Calibri"/>
          <w:b/>
          <w:color w:val="000000"/>
          <w:sz w:val="20"/>
          <w:szCs w:val="20"/>
          <w:u w:val="single"/>
        </w:rPr>
      </w:pPr>
    </w:p>
    <w:p w14:paraId="710E01D2" w14:textId="61D5B117" w:rsidR="00DE64AF" w:rsidRDefault="00520FE3" w:rsidP="005913BC">
      <w:pPr>
        <w:numPr>
          <w:ilvl w:val="0"/>
          <w:numId w:val="36"/>
        </w:numPr>
        <w:jc w:val="both"/>
        <w:rPr>
          <w:rFonts w:ascii="Calibri" w:hAnsi="Calibri" w:cs="Calibri"/>
          <w:sz w:val="20"/>
          <w:szCs w:val="20"/>
        </w:rPr>
      </w:pPr>
      <w:r w:rsidRPr="00B40FFD">
        <w:rPr>
          <w:rFonts w:ascii="Calibri" w:hAnsi="Calibri" w:cs="Calibri"/>
          <w:sz w:val="20"/>
          <w:szCs w:val="20"/>
        </w:rPr>
        <w:t xml:space="preserve">Weak and inadequate policy and regulatory framework as noted in the baseline </w:t>
      </w:r>
      <w:r w:rsidR="005B49CA">
        <w:rPr>
          <w:rFonts w:ascii="Calibri" w:hAnsi="Calibri" w:cs="Calibri"/>
          <w:sz w:val="20"/>
          <w:szCs w:val="20"/>
        </w:rPr>
        <w:t xml:space="preserve">phase </w:t>
      </w:r>
      <w:r w:rsidR="00766B42" w:rsidRPr="00B40FFD">
        <w:rPr>
          <w:rFonts w:ascii="Calibri" w:hAnsi="Calibri" w:cs="Calibri"/>
          <w:sz w:val="20"/>
          <w:szCs w:val="20"/>
        </w:rPr>
        <w:t>by</w:t>
      </w:r>
      <w:r w:rsidR="008640C0">
        <w:rPr>
          <w:rFonts w:ascii="Calibri" w:hAnsi="Calibri" w:cs="Calibri"/>
          <w:sz w:val="20"/>
          <w:szCs w:val="20"/>
        </w:rPr>
        <w:t xml:space="preserve"> stakeholders</w:t>
      </w:r>
      <w:r w:rsidR="00766B42" w:rsidRPr="00B40FFD">
        <w:rPr>
          <w:rFonts w:ascii="Calibri" w:hAnsi="Calibri" w:cs="Calibri"/>
          <w:sz w:val="20"/>
          <w:szCs w:val="20"/>
        </w:rPr>
        <w:t xml:space="preserve"> </w:t>
      </w:r>
      <w:r w:rsidR="008640C0">
        <w:rPr>
          <w:rFonts w:ascii="Calibri" w:hAnsi="Calibri" w:cs="Calibri"/>
          <w:sz w:val="20"/>
          <w:szCs w:val="20"/>
        </w:rPr>
        <w:t>(</w:t>
      </w:r>
      <w:r w:rsidR="00766B42" w:rsidRPr="00B40FFD">
        <w:rPr>
          <w:rFonts w:ascii="Calibri" w:hAnsi="Calibri" w:cs="Calibri"/>
          <w:sz w:val="20"/>
          <w:szCs w:val="20"/>
        </w:rPr>
        <w:t>government, donor agencies, private sector, consumer groups and other civil s</w:t>
      </w:r>
      <w:r w:rsidR="00766B42" w:rsidRPr="00DA71B5">
        <w:rPr>
          <w:rFonts w:ascii="Calibri" w:hAnsi="Calibri" w:cs="Calibri"/>
          <w:sz w:val="20"/>
          <w:szCs w:val="20"/>
        </w:rPr>
        <w:t>ociety actors</w:t>
      </w:r>
      <w:r w:rsidR="008640C0">
        <w:rPr>
          <w:rFonts w:ascii="Calibri" w:hAnsi="Calibri" w:cs="Calibri"/>
          <w:sz w:val="20"/>
          <w:szCs w:val="20"/>
        </w:rPr>
        <w:t>)</w:t>
      </w:r>
      <w:r w:rsidR="00766B42" w:rsidRPr="00DA71B5">
        <w:rPr>
          <w:rFonts w:ascii="Calibri" w:hAnsi="Calibri" w:cs="Calibri"/>
          <w:sz w:val="20"/>
          <w:szCs w:val="20"/>
        </w:rPr>
        <w:t xml:space="preserve">, </w:t>
      </w:r>
      <w:r w:rsidR="00B40FFD">
        <w:rPr>
          <w:rFonts w:ascii="Calibri" w:hAnsi="Calibri" w:cs="Calibri"/>
          <w:sz w:val="20"/>
          <w:szCs w:val="20"/>
        </w:rPr>
        <w:t>is</w:t>
      </w:r>
      <w:r w:rsidR="001949DA" w:rsidRPr="00DA71B5">
        <w:rPr>
          <w:rFonts w:ascii="Calibri" w:hAnsi="Calibri" w:cs="Calibri"/>
          <w:sz w:val="20"/>
          <w:szCs w:val="20"/>
        </w:rPr>
        <w:t xml:space="preserve"> a major </w:t>
      </w:r>
      <w:r w:rsidR="00AB3EBA" w:rsidRPr="00DA71B5">
        <w:rPr>
          <w:rFonts w:ascii="Calibri" w:hAnsi="Calibri" w:cs="Calibri"/>
          <w:sz w:val="20"/>
          <w:szCs w:val="20"/>
        </w:rPr>
        <w:t xml:space="preserve">driver of </w:t>
      </w:r>
      <w:proofErr w:type="spellStart"/>
      <w:r w:rsidR="00D924A0" w:rsidRPr="00DA71B5">
        <w:rPr>
          <w:rFonts w:ascii="Calibri" w:hAnsi="Calibri" w:cs="Calibri"/>
          <w:sz w:val="20"/>
          <w:szCs w:val="20"/>
        </w:rPr>
        <w:t>minigrid</w:t>
      </w:r>
      <w:proofErr w:type="spellEnd"/>
      <w:r w:rsidR="00D924A0" w:rsidRPr="00DA71B5">
        <w:rPr>
          <w:rFonts w:ascii="Calibri" w:hAnsi="Calibri" w:cs="Calibri"/>
          <w:sz w:val="20"/>
          <w:szCs w:val="20"/>
        </w:rPr>
        <w:t xml:space="preserve"> </w:t>
      </w:r>
      <w:r w:rsidR="00AB3EBA" w:rsidRPr="00DA71B5">
        <w:rPr>
          <w:rFonts w:ascii="Calibri" w:hAnsi="Calibri" w:cs="Calibri"/>
          <w:sz w:val="20"/>
          <w:szCs w:val="20"/>
        </w:rPr>
        <w:t>market</w:t>
      </w:r>
      <w:r w:rsidR="00D924A0" w:rsidRPr="00DA71B5">
        <w:rPr>
          <w:rFonts w:ascii="Calibri" w:hAnsi="Calibri" w:cs="Calibri"/>
          <w:sz w:val="20"/>
          <w:szCs w:val="20"/>
        </w:rPr>
        <w:t xml:space="preserve">s </w:t>
      </w:r>
      <w:r w:rsidR="00AB3EBA" w:rsidRPr="00DA71B5">
        <w:rPr>
          <w:rFonts w:ascii="Calibri" w:hAnsi="Calibri" w:cs="Calibri"/>
          <w:sz w:val="20"/>
          <w:szCs w:val="20"/>
        </w:rPr>
        <w:t>fragmentation and immaturity</w:t>
      </w:r>
      <w:r w:rsidR="00D924A0" w:rsidRPr="00DA71B5">
        <w:rPr>
          <w:rFonts w:ascii="Calibri" w:hAnsi="Calibri" w:cs="Calibri"/>
          <w:sz w:val="20"/>
          <w:szCs w:val="20"/>
        </w:rPr>
        <w:t xml:space="preserve">. </w:t>
      </w:r>
      <w:r w:rsidR="00C8371F" w:rsidRPr="00DA71B5">
        <w:rPr>
          <w:rFonts w:ascii="Calibri" w:hAnsi="Calibri" w:cs="Calibri"/>
          <w:sz w:val="20"/>
          <w:szCs w:val="20"/>
        </w:rPr>
        <w:t>For instance,</w:t>
      </w:r>
      <w:r w:rsidR="0074178B" w:rsidRPr="00DA71B5">
        <w:rPr>
          <w:rFonts w:ascii="Calibri" w:hAnsi="Calibri" w:cs="Calibri"/>
          <w:sz w:val="20"/>
          <w:szCs w:val="20"/>
        </w:rPr>
        <w:t xml:space="preserve"> t</w:t>
      </w:r>
      <w:r w:rsidR="00265023">
        <w:rPr>
          <w:rFonts w:ascii="Calibri" w:hAnsi="Calibri" w:cs="Calibri"/>
          <w:sz w:val="20"/>
          <w:szCs w:val="20"/>
        </w:rPr>
        <w:t>hree</w:t>
      </w:r>
      <w:r w:rsidR="0074178B" w:rsidRPr="00DA71B5">
        <w:rPr>
          <w:rFonts w:ascii="Calibri" w:hAnsi="Calibri" w:cs="Calibri"/>
          <w:sz w:val="20"/>
          <w:szCs w:val="20"/>
        </w:rPr>
        <w:t xml:space="preserve"> of</w:t>
      </w:r>
      <w:r w:rsidR="00C8371F" w:rsidRPr="00DA71B5">
        <w:rPr>
          <w:rFonts w:ascii="Calibri" w:hAnsi="Calibri" w:cs="Calibri"/>
          <w:sz w:val="20"/>
          <w:szCs w:val="20"/>
        </w:rPr>
        <w:t xml:space="preserve"> </w:t>
      </w:r>
      <w:r w:rsidR="00B40FFD">
        <w:rPr>
          <w:rFonts w:ascii="Calibri" w:hAnsi="Calibri" w:cs="Calibri"/>
          <w:sz w:val="20"/>
          <w:szCs w:val="20"/>
        </w:rPr>
        <w:t>the</w:t>
      </w:r>
      <w:r w:rsidR="00C8371F" w:rsidRPr="00DA71B5">
        <w:rPr>
          <w:rFonts w:ascii="Calibri" w:hAnsi="Calibri" w:cs="Calibri"/>
          <w:sz w:val="20"/>
          <w:szCs w:val="20"/>
        </w:rPr>
        <w:t xml:space="preserve"> </w:t>
      </w:r>
      <w:r w:rsidR="0074178B" w:rsidRPr="00DA71B5">
        <w:rPr>
          <w:rFonts w:ascii="Calibri" w:hAnsi="Calibri" w:cs="Calibri"/>
          <w:sz w:val="20"/>
          <w:szCs w:val="20"/>
        </w:rPr>
        <w:t xml:space="preserve">main bottlenecks </w:t>
      </w:r>
      <w:r w:rsidR="002A13AB" w:rsidRPr="00DA71B5">
        <w:rPr>
          <w:rFonts w:ascii="Calibri" w:hAnsi="Calibri" w:cs="Calibri"/>
          <w:sz w:val="20"/>
          <w:szCs w:val="20"/>
        </w:rPr>
        <w:t>around the</w:t>
      </w:r>
      <w:r w:rsidR="0074178B" w:rsidRPr="00B40FFD">
        <w:rPr>
          <w:rFonts w:ascii="Calibri" w:hAnsi="Calibri" w:cs="Calibri"/>
          <w:sz w:val="20"/>
          <w:szCs w:val="20"/>
        </w:rPr>
        <w:t xml:space="preserve"> current polic</w:t>
      </w:r>
      <w:r w:rsidR="002A13AB" w:rsidRPr="00B40FFD">
        <w:rPr>
          <w:rFonts w:ascii="Calibri" w:hAnsi="Calibri" w:cs="Calibri"/>
          <w:sz w:val="20"/>
          <w:szCs w:val="20"/>
        </w:rPr>
        <w:t>y</w:t>
      </w:r>
      <w:r w:rsidR="0074178B" w:rsidRPr="00B40FFD">
        <w:rPr>
          <w:rFonts w:ascii="Calibri" w:hAnsi="Calibri" w:cs="Calibri"/>
          <w:sz w:val="20"/>
          <w:szCs w:val="20"/>
        </w:rPr>
        <w:t xml:space="preserve"> and regulatory framework </w:t>
      </w:r>
      <w:r w:rsidR="009F1E35" w:rsidRPr="00B40FFD">
        <w:rPr>
          <w:rFonts w:ascii="Calibri" w:hAnsi="Calibri" w:cs="Calibri"/>
          <w:sz w:val="20"/>
          <w:szCs w:val="20"/>
        </w:rPr>
        <w:t>identified by stakeholders during the baseline assessment are</w:t>
      </w:r>
      <w:r w:rsidR="00440AD9">
        <w:rPr>
          <w:rFonts w:ascii="Calibri" w:hAnsi="Calibri" w:cs="Calibri"/>
          <w:sz w:val="20"/>
          <w:szCs w:val="20"/>
        </w:rPr>
        <w:t xml:space="preserve"> (</w:t>
      </w:r>
      <w:proofErr w:type="spellStart"/>
      <w:r w:rsidR="00440AD9">
        <w:rPr>
          <w:rFonts w:ascii="Calibri" w:hAnsi="Calibri" w:cs="Calibri"/>
          <w:sz w:val="20"/>
          <w:szCs w:val="20"/>
        </w:rPr>
        <w:t>i</w:t>
      </w:r>
      <w:proofErr w:type="spellEnd"/>
      <w:r w:rsidR="00440AD9">
        <w:rPr>
          <w:rFonts w:ascii="Calibri" w:hAnsi="Calibri" w:cs="Calibri"/>
          <w:sz w:val="20"/>
          <w:szCs w:val="20"/>
        </w:rPr>
        <w:t>)</w:t>
      </w:r>
      <w:r w:rsidR="009F1E35" w:rsidRPr="00B40FFD">
        <w:rPr>
          <w:rFonts w:ascii="Calibri" w:hAnsi="Calibri" w:cs="Calibri"/>
          <w:sz w:val="20"/>
          <w:szCs w:val="20"/>
        </w:rPr>
        <w:t xml:space="preserve"> </w:t>
      </w:r>
      <w:r w:rsidR="0074178B" w:rsidRPr="00B40FFD">
        <w:rPr>
          <w:rFonts w:ascii="Calibri" w:hAnsi="Calibri" w:cs="Calibri"/>
          <w:sz w:val="20"/>
          <w:szCs w:val="20"/>
        </w:rPr>
        <w:t>low tariff cap</w:t>
      </w:r>
      <w:r w:rsidR="001949DA" w:rsidRPr="00B40FFD">
        <w:rPr>
          <w:rFonts w:ascii="Calibri" w:hAnsi="Calibri" w:cs="Calibri"/>
          <w:sz w:val="20"/>
          <w:szCs w:val="20"/>
        </w:rPr>
        <w:t>s</w:t>
      </w:r>
      <w:r w:rsidR="00084A69" w:rsidRPr="00B40FFD">
        <w:rPr>
          <w:rFonts w:ascii="Calibri" w:hAnsi="Calibri" w:cs="Calibri"/>
          <w:sz w:val="20"/>
          <w:szCs w:val="20"/>
        </w:rPr>
        <w:t xml:space="preserve"> (levelized)</w:t>
      </w:r>
      <w:r w:rsidR="00265023">
        <w:rPr>
          <w:rFonts w:ascii="Calibri" w:hAnsi="Calibri" w:cs="Calibri"/>
          <w:sz w:val="20"/>
          <w:szCs w:val="20"/>
        </w:rPr>
        <w:t xml:space="preserve">, </w:t>
      </w:r>
      <w:r w:rsidR="00440AD9">
        <w:rPr>
          <w:rFonts w:ascii="Calibri" w:hAnsi="Calibri" w:cs="Calibri"/>
          <w:sz w:val="20"/>
          <w:szCs w:val="20"/>
        </w:rPr>
        <w:t xml:space="preserve">(ii) </w:t>
      </w:r>
      <w:r w:rsidR="001949DA" w:rsidRPr="00B40FFD">
        <w:rPr>
          <w:rFonts w:ascii="Calibri" w:hAnsi="Calibri" w:cs="Calibri"/>
          <w:sz w:val="20"/>
          <w:szCs w:val="20"/>
        </w:rPr>
        <w:t xml:space="preserve">an </w:t>
      </w:r>
      <w:r w:rsidR="00B64CC5" w:rsidRPr="00B40FFD">
        <w:rPr>
          <w:rFonts w:ascii="Calibri" w:hAnsi="Calibri" w:cs="Calibri"/>
          <w:sz w:val="20"/>
          <w:szCs w:val="20"/>
        </w:rPr>
        <w:t>electri</w:t>
      </w:r>
      <w:r w:rsidR="00084A69" w:rsidRPr="00B40FFD">
        <w:rPr>
          <w:rFonts w:ascii="Calibri" w:hAnsi="Calibri" w:cs="Calibri"/>
          <w:sz w:val="20"/>
          <w:szCs w:val="20"/>
        </w:rPr>
        <w:t>fication</w:t>
      </w:r>
      <w:r w:rsidR="00B64CC5" w:rsidRPr="00B40FFD">
        <w:rPr>
          <w:rFonts w:ascii="Calibri" w:hAnsi="Calibri" w:cs="Calibri"/>
          <w:sz w:val="20"/>
          <w:szCs w:val="20"/>
        </w:rPr>
        <w:t xml:space="preserve"> </w:t>
      </w:r>
      <w:r w:rsidR="00084A69" w:rsidRPr="00B40FFD">
        <w:rPr>
          <w:rFonts w:ascii="Calibri" w:hAnsi="Calibri" w:cs="Calibri"/>
          <w:sz w:val="20"/>
          <w:szCs w:val="20"/>
        </w:rPr>
        <w:t>strategy</w:t>
      </w:r>
      <w:r w:rsidR="001949DA" w:rsidRPr="00B40FFD">
        <w:rPr>
          <w:rFonts w:ascii="Calibri" w:hAnsi="Calibri" w:cs="Calibri"/>
          <w:sz w:val="20"/>
          <w:szCs w:val="20"/>
        </w:rPr>
        <w:t xml:space="preserve"> </w:t>
      </w:r>
      <w:r w:rsidR="00B64CC5" w:rsidRPr="00B40FFD">
        <w:rPr>
          <w:rFonts w:ascii="Calibri" w:hAnsi="Calibri" w:cs="Calibri"/>
          <w:sz w:val="20"/>
          <w:szCs w:val="20"/>
        </w:rPr>
        <w:t>which favors grid extension</w:t>
      </w:r>
      <w:r w:rsidR="0074178B" w:rsidRPr="00B40FFD">
        <w:rPr>
          <w:rFonts w:ascii="Calibri" w:hAnsi="Calibri" w:cs="Calibri"/>
          <w:sz w:val="20"/>
          <w:szCs w:val="20"/>
        </w:rPr>
        <w:t xml:space="preserve"> and </w:t>
      </w:r>
      <w:r w:rsidR="00440AD9">
        <w:rPr>
          <w:rFonts w:ascii="Calibri" w:hAnsi="Calibri" w:cs="Calibri"/>
          <w:sz w:val="20"/>
          <w:szCs w:val="20"/>
        </w:rPr>
        <w:t xml:space="preserve">(iii) </w:t>
      </w:r>
      <w:r w:rsidR="0074178B" w:rsidRPr="00B40FFD">
        <w:rPr>
          <w:rFonts w:ascii="Calibri" w:hAnsi="Calibri" w:cs="Calibri"/>
          <w:sz w:val="20"/>
          <w:szCs w:val="20"/>
        </w:rPr>
        <w:t xml:space="preserve">the </w:t>
      </w:r>
      <w:r w:rsidR="00B64CC5" w:rsidRPr="00B40FFD">
        <w:rPr>
          <w:rFonts w:ascii="Calibri" w:hAnsi="Calibri" w:cs="Calibri"/>
          <w:sz w:val="20"/>
          <w:szCs w:val="20"/>
        </w:rPr>
        <w:t>cooperative business model (</w:t>
      </w:r>
      <w:r w:rsidR="0074178B" w:rsidRPr="00B40FFD">
        <w:rPr>
          <w:rFonts w:ascii="Calibri" w:hAnsi="Calibri" w:cs="Calibri"/>
          <w:sz w:val="20"/>
          <w:szCs w:val="20"/>
        </w:rPr>
        <w:t>COOPE</w:t>
      </w:r>
      <w:r w:rsidR="00B64CC5" w:rsidRPr="00B40FFD">
        <w:rPr>
          <w:rFonts w:ascii="Calibri" w:hAnsi="Calibri" w:cs="Calibri"/>
          <w:sz w:val="20"/>
          <w:szCs w:val="20"/>
        </w:rPr>
        <w:t>L)</w:t>
      </w:r>
      <w:r w:rsidR="002338E0" w:rsidRPr="00B40FFD">
        <w:rPr>
          <w:rFonts w:ascii="Calibri" w:hAnsi="Calibri" w:cs="Calibri"/>
          <w:sz w:val="20"/>
          <w:szCs w:val="20"/>
        </w:rPr>
        <w:t>.</w:t>
      </w:r>
      <w:r w:rsidR="0026593F" w:rsidRPr="00B40FFD">
        <w:rPr>
          <w:rFonts w:ascii="Calibri" w:hAnsi="Calibri" w:cs="Calibri"/>
          <w:sz w:val="20"/>
          <w:szCs w:val="20"/>
        </w:rPr>
        <w:t xml:space="preserve"> </w:t>
      </w:r>
      <w:r w:rsidR="0074178B" w:rsidRPr="00B40FFD">
        <w:rPr>
          <w:rFonts w:ascii="Calibri" w:hAnsi="Calibri" w:cs="Calibri"/>
          <w:sz w:val="20"/>
          <w:szCs w:val="20"/>
        </w:rPr>
        <w:t xml:space="preserve">Burkina Faso has historically favored an electricity cooperative model through COOPELs rather than private ownership, </w:t>
      </w:r>
      <w:r w:rsidR="00B40FFD">
        <w:rPr>
          <w:rFonts w:ascii="Calibri" w:hAnsi="Calibri" w:cs="Calibri"/>
          <w:sz w:val="20"/>
          <w:szCs w:val="20"/>
        </w:rPr>
        <w:t xml:space="preserve">but </w:t>
      </w:r>
      <w:r w:rsidR="0074178B" w:rsidRPr="00B40FFD">
        <w:rPr>
          <w:rFonts w:ascii="Calibri" w:hAnsi="Calibri" w:cs="Calibri"/>
          <w:sz w:val="20"/>
          <w:szCs w:val="20"/>
        </w:rPr>
        <w:t xml:space="preserve">the efficiency and effectiveness of this approach when it comes to </w:t>
      </w:r>
      <w:proofErr w:type="spellStart"/>
      <w:r w:rsidR="0074178B" w:rsidRPr="00B40FFD">
        <w:rPr>
          <w:rFonts w:ascii="Calibri" w:hAnsi="Calibri" w:cs="Calibri"/>
          <w:sz w:val="20"/>
          <w:szCs w:val="20"/>
        </w:rPr>
        <w:t>minigrids</w:t>
      </w:r>
      <w:proofErr w:type="spellEnd"/>
      <w:r w:rsidR="0074178B" w:rsidRPr="00B40FFD">
        <w:rPr>
          <w:rFonts w:ascii="Calibri" w:hAnsi="Calibri" w:cs="Calibri"/>
          <w:sz w:val="20"/>
          <w:szCs w:val="20"/>
        </w:rPr>
        <w:t xml:space="preserve"> have been rather poor, as </w:t>
      </w:r>
      <w:r w:rsidR="00440AD9">
        <w:rPr>
          <w:rFonts w:ascii="Calibri" w:hAnsi="Calibri" w:cs="Calibri"/>
          <w:sz w:val="20"/>
          <w:szCs w:val="20"/>
        </w:rPr>
        <w:t>notified</w:t>
      </w:r>
      <w:r w:rsidR="00440AD9" w:rsidRPr="00B40FFD">
        <w:rPr>
          <w:rFonts w:ascii="Calibri" w:hAnsi="Calibri" w:cs="Calibri"/>
          <w:sz w:val="20"/>
          <w:szCs w:val="20"/>
        </w:rPr>
        <w:t xml:space="preserve"> </w:t>
      </w:r>
      <w:r w:rsidR="0074178B" w:rsidRPr="00B40FFD">
        <w:rPr>
          <w:rFonts w:ascii="Calibri" w:hAnsi="Calibri" w:cs="Calibri"/>
          <w:sz w:val="20"/>
          <w:szCs w:val="20"/>
        </w:rPr>
        <w:t xml:space="preserve">by stakeholders during the baseline assessment. </w:t>
      </w:r>
      <w:r w:rsidR="0074178B" w:rsidRPr="00B40FFD">
        <w:rPr>
          <w:rFonts w:ascii="Calibri" w:hAnsi="Calibri" w:cs="Calibri"/>
          <w:color w:val="000000"/>
          <w:sz w:val="20"/>
          <w:szCs w:val="20"/>
          <w:shd w:val="clear" w:color="auto" w:fill="FFFFFF"/>
        </w:rPr>
        <w:t xml:space="preserve">COOPELs receive </w:t>
      </w:r>
      <w:r w:rsidR="00B40FFD" w:rsidRPr="00B40FFD">
        <w:rPr>
          <w:rFonts w:ascii="Calibri" w:hAnsi="Calibri" w:cs="Calibri"/>
          <w:color w:val="000000"/>
          <w:sz w:val="20"/>
          <w:szCs w:val="20"/>
          <w:shd w:val="clear" w:color="auto" w:fill="FFFFFF"/>
        </w:rPr>
        <w:t xml:space="preserve">substantial </w:t>
      </w:r>
      <w:r w:rsidR="0074178B" w:rsidRPr="00B40FFD">
        <w:rPr>
          <w:rFonts w:ascii="Calibri" w:hAnsi="Calibri" w:cs="Calibri"/>
          <w:color w:val="000000"/>
          <w:sz w:val="20"/>
          <w:szCs w:val="20"/>
          <w:shd w:val="clear" w:color="auto" w:fill="FFFFFF"/>
        </w:rPr>
        <w:t xml:space="preserve">grants and loans from ABER. They face </w:t>
      </w:r>
      <w:r w:rsidR="0074178B" w:rsidRPr="00DA71B5">
        <w:rPr>
          <w:rFonts w:ascii="Calibri" w:hAnsi="Calibri" w:cs="Calibri"/>
          <w:color w:val="000000"/>
          <w:sz w:val="20"/>
          <w:szCs w:val="20"/>
          <w:shd w:val="clear" w:color="auto" w:fill="FFFFFF"/>
        </w:rPr>
        <w:t>several financial and technical difficulties as they rely on continuous subsidies from ABER to cover fuel, operational and maintenance services. F</w:t>
      </w:r>
      <w:r w:rsidR="001949DA" w:rsidRPr="00DA71B5">
        <w:rPr>
          <w:rFonts w:ascii="Calibri" w:hAnsi="Calibri" w:cs="Calibri"/>
          <w:color w:val="000000"/>
          <w:sz w:val="20"/>
          <w:szCs w:val="20"/>
          <w:shd w:val="clear" w:color="auto" w:fill="FFFFFF"/>
        </w:rPr>
        <w:t>urthermore,</w:t>
      </w:r>
      <w:r w:rsidR="0074178B" w:rsidRPr="00DA71B5">
        <w:rPr>
          <w:rFonts w:ascii="Calibri" w:hAnsi="Calibri" w:cs="Calibri"/>
          <w:color w:val="000000"/>
          <w:sz w:val="20"/>
          <w:szCs w:val="20"/>
          <w:shd w:val="clear" w:color="auto" w:fill="FFFFFF"/>
        </w:rPr>
        <w:t xml:space="preserve"> </w:t>
      </w:r>
      <w:r w:rsidR="00916586" w:rsidRPr="00DA71B5">
        <w:rPr>
          <w:rFonts w:ascii="Calibri" w:hAnsi="Calibri" w:cs="Calibri"/>
          <w:color w:val="000000"/>
          <w:sz w:val="20"/>
          <w:szCs w:val="20"/>
          <w:shd w:val="clear" w:color="auto" w:fill="FFFFFF"/>
        </w:rPr>
        <w:t xml:space="preserve">COOPELs </w:t>
      </w:r>
      <w:r w:rsidR="0074178B" w:rsidRPr="00DA71B5">
        <w:rPr>
          <w:rFonts w:ascii="Calibri" w:hAnsi="Calibri" w:cs="Calibri"/>
          <w:color w:val="000000"/>
          <w:sz w:val="20"/>
          <w:szCs w:val="20"/>
          <w:shd w:val="clear" w:color="auto" w:fill="FFFFFF"/>
        </w:rPr>
        <w:t xml:space="preserve">do not have </w:t>
      </w:r>
      <w:r w:rsidR="00440AD9">
        <w:rPr>
          <w:rFonts w:ascii="Calibri" w:hAnsi="Calibri" w:cs="Calibri"/>
          <w:color w:val="000000"/>
          <w:sz w:val="20"/>
          <w:szCs w:val="20"/>
          <w:shd w:val="clear" w:color="auto" w:fill="FFFFFF"/>
        </w:rPr>
        <w:t>sufficient</w:t>
      </w:r>
      <w:r w:rsidR="0074178B" w:rsidRPr="00DA71B5">
        <w:rPr>
          <w:rFonts w:ascii="Calibri" w:hAnsi="Calibri" w:cs="Calibri"/>
          <w:color w:val="000000"/>
          <w:sz w:val="20"/>
          <w:szCs w:val="20"/>
          <w:shd w:val="clear" w:color="auto" w:fill="FFFFFF"/>
        </w:rPr>
        <w:t xml:space="preserve"> technical capabilities </w:t>
      </w:r>
      <w:r w:rsidR="001949DA" w:rsidRPr="00DA71B5">
        <w:rPr>
          <w:rFonts w:ascii="Calibri" w:hAnsi="Calibri" w:cs="Calibri"/>
          <w:color w:val="000000"/>
          <w:sz w:val="20"/>
          <w:szCs w:val="20"/>
          <w:shd w:val="clear" w:color="auto" w:fill="FFFFFF"/>
        </w:rPr>
        <w:t xml:space="preserve">and </w:t>
      </w:r>
      <w:r w:rsidR="0074178B" w:rsidRPr="00DA71B5">
        <w:rPr>
          <w:rFonts w:ascii="Calibri" w:hAnsi="Calibri" w:cs="Calibri"/>
          <w:color w:val="000000"/>
          <w:sz w:val="20"/>
          <w:szCs w:val="20"/>
          <w:shd w:val="clear" w:color="auto" w:fill="FFFFFF"/>
        </w:rPr>
        <w:t xml:space="preserve">therefore rely on external technical providers to manage the distribution network. </w:t>
      </w:r>
      <w:r w:rsidR="001949DA" w:rsidRPr="00DA71B5">
        <w:rPr>
          <w:rFonts w:ascii="Calibri" w:hAnsi="Calibri" w:cs="Calibri"/>
          <w:color w:val="000000"/>
          <w:sz w:val="20"/>
          <w:szCs w:val="20"/>
          <w:shd w:val="clear" w:color="auto" w:fill="FFFFFF"/>
        </w:rPr>
        <w:t xml:space="preserve">In addition, </w:t>
      </w:r>
      <w:r w:rsidR="00916586" w:rsidRPr="00DA71B5">
        <w:rPr>
          <w:rFonts w:ascii="Calibri" w:hAnsi="Calibri" w:cs="Calibri"/>
          <w:color w:val="000000"/>
          <w:sz w:val="20"/>
          <w:szCs w:val="20"/>
          <w:shd w:val="clear" w:color="auto" w:fill="FFFFFF"/>
        </w:rPr>
        <w:t>r</w:t>
      </w:r>
      <w:r w:rsidR="0074178B" w:rsidRPr="00DA71B5">
        <w:rPr>
          <w:rFonts w:ascii="Calibri" w:hAnsi="Calibri" w:cs="Calibri"/>
          <w:color w:val="000000"/>
          <w:sz w:val="20"/>
          <w:szCs w:val="20"/>
          <w:shd w:val="clear" w:color="auto" w:fill="FFFFFF"/>
        </w:rPr>
        <w:t xml:space="preserve">elationships and responsibilities vary and are not bound </w:t>
      </w:r>
      <w:r w:rsidR="00440AD9">
        <w:rPr>
          <w:rFonts w:ascii="Calibri" w:hAnsi="Calibri" w:cs="Calibri"/>
          <w:color w:val="000000"/>
          <w:sz w:val="20"/>
          <w:szCs w:val="20"/>
          <w:shd w:val="clear" w:color="auto" w:fill="FFFFFF"/>
        </w:rPr>
        <w:t xml:space="preserve">systematically </w:t>
      </w:r>
      <w:r w:rsidR="0074178B" w:rsidRPr="00DA71B5">
        <w:rPr>
          <w:rFonts w:ascii="Calibri" w:hAnsi="Calibri" w:cs="Calibri"/>
          <w:color w:val="000000"/>
          <w:sz w:val="20"/>
          <w:szCs w:val="20"/>
          <w:shd w:val="clear" w:color="auto" w:fill="FFFFFF"/>
        </w:rPr>
        <w:t xml:space="preserve">by contractual agreements. Also, most local cooperatives are not financially sustainable and suffer losses; despite financial support and concessional loans provided by ABER. </w:t>
      </w:r>
      <w:r w:rsidR="00DE6FE5" w:rsidRPr="00B40FFD">
        <w:rPr>
          <w:rFonts w:ascii="Calibri" w:hAnsi="Calibri" w:cs="Calibri"/>
          <w:sz w:val="20"/>
          <w:szCs w:val="20"/>
        </w:rPr>
        <w:t xml:space="preserve">This baseline is not appropriate for scaling-up commercial investment in clean energy </w:t>
      </w:r>
      <w:proofErr w:type="spellStart"/>
      <w:r w:rsidR="00DE6FE5" w:rsidRPr="00B40FFD">
        <w:rPr>
          <w:rFonts w:ascii="Calibri" w:hAnsi="Calibri" w:cs="Calibri"/>
          <w:sz w:val="20"/>
          <w:szCs w:val="20"/>
        </w:rPr>
        <w:t>minigrids</w:t>
      </w:r>
      <w:proofErr w:type="spellEnd"/>
      <w:r w:rsidR="00DE6FE5" w:rsidRPr="00B40FFD">
        <w:rPr>
          <w:rFonts w:ascii="Calibri" w:hAnsi="Calibri" w:cs="Calibri"/>
          <w:sz w:val="20"/>
          <w:szCs w:val="20"/>
        </w:rPr>
        <w:t>, which explains why s</w:t>
      </w:r>
      <w:r w:rsidR="00D924A0" w:rsidRPr="00B40FFD">
        <w:rPr>
          <w:rFonts w:ascii="Calibri" w:hAnsi="Calibri" w:cs="Calibri"/>
          <w:sz w:val="20"/>
          <w:szCs w:val="20"/>
        </w:rPr>
        <w:t>ome donor organizations</w:t>
      </w:r>
      <w:r w:rsidR="008D47BA" w:rsidRPr="00B40FFD">
        <w:rPr>
          <w:rFonts w:ascii="Calibri" w:hAnsi="Calibri" w:cs="Calibri"/>
          <w:sz w:val="20"/>
          <w:szCs w:val="20"/>
        </w:rPr>
        <w:t>, which are highly involved in the electricity sector,</w:t>
      </w:r>
      <w:r w:rsidR="00D924A0" w:rsidRPr="00B40FFD">
        <w:rPr>
          <w:rFonts w:ascii="Calibri" w:hAnsi="Calibri" w:cs="Calibri"/>
          <w:sz w:val="20"/>
          <w:szCs w:val="20"/>
        </w:rPr>
        <w:t xml:space="preserve"> have clearly indicated their unwillingness to invest in the </w:t>
      </w:r>
      <w:proofErr w:type="spellStart"/>
      <w:r w:rsidR="00D924A0" w:rsidRPr="00B40FFD">
        <w:rPr>
          <w:rFonts w:ascii="Calibri" w:hAnsi="Calibri" w:cs="Calibri"/>
          <w:sz w:val="20"/>
          <w:szCs w:val="20"/>
        </w:rPr>
        <w:t>minigrid</w:t>
      </w:r>
      <w:proofErr w:type="spellEnd"/>
      <w:r w:rsidR="00D924A0" w:rsidRPr="00B40FFD">
        <w:rPr>
          <w:rFonts w:ascii="Calibri" w:hAnsi="Calibri" w:cs="Calibri"/>
          <w:sz w:val="20"/>
          <w:szCs w:val="20"/>
        </w:rPr>
        <w:t xml:space="preserve"> space until policy and regulatory reforms are put in place to support more private sector participation. </w:t>
      </w:r>
    </w:p>
    <w:p w14:paraId="0CC41E1D" w14:textId="77777777" w:rsidR="00DE64AF" w:rsidRPr="00B40FFD" w:rsidRDefault="00DE64AF" w:rsidP="00EF5F9B">
      <w:pPr>
        <w:ind w:left="360"/>
        <w:jc w:val="both"/>
        <w:rPr>
          <w:rFonts w:ascii="Calibri" w:hAnsi="Calibri" w:cs="Calibri"/>
          <w:sz w:val="20"/>
          <w:szCs w:val="20"/>
        </w:rPr>
      </w:pPr>
    </w:p>
    <w:p w14:paraId="399FB631" w14:textId="6196E8DF" w:rsidR="00DB797A" w:rsidRPr="00EF5F9B" w:rsidRDefault="00DE3F27" w:rsidP="005913BC">
      <w:pPr>
        <w:numPr>
          <w:ilvl w:val="0"/>
          <w:numId w:val="36"/>
        </w:numPr>
        <w:jc w:val="both"/>
        <w:rPr>
          <w:rFonts w:ascii="Calibri" w:hAnsi="Calibri"/>
          <w:sz w:val="20"/>
        </w:rPr>
      </w:pPr>
      <w:r w:rsidRPr="00EF5F9B">
        <w:rPr>
          <w:rFonts w:ascii="Calibri" w:hAnsi="Calibri"/>
          <w:sz w:val="20"/>
        </w:rPr>
        <w:t>Against this background</w:t>
      </w:r>
      <w:r w:rsidR="00C8371F" w:rsidRPr="00EF5F9B">
        <w:rPr>
          <w:rFonts w:ascii="Calibri" w:hAnsi="Calibri"/>
          <w:sz w:val="20"/>
        </w:rPr>
        <w:t>,</w:t>
      </w:r>
      <w:r w:rsidR="003202AD" w:rsidRPr="00EF5F9B">
        <w:rPr>
          <w:rFonts w:ascii="Calibri" w:hAnsi="Calibri"/>
          <w:sz w:val="20"/>
        </w:rPr>
        <w:t xml:space="preserve"> the </w:t>
      </w:r>
      <w:r w:rsidR="001949DA" w:rsidRPr="00EF5F9B">
        <w:rPr>
          <w:rFonts w:ascii="Calibri" w:hAnsi="Calibri"/>
          <w:sz w:val="20"/>
        </w:rPr>
        <w:t xml:space="preserve">following </w:t>
      </w:r>
      <w:r w:rsidR="003202AD" w:rsidRPr="00EF5F9B">
        <w:rPr>
          <w:rFonts w:ascii="Calibri" w:hAnsi="Calibri"/>
          <w:sz w:val="20"/>
        </w:rPr>
        <w:t xml:space="preserve">activities have been proposed in collaboration with various stakeholders at the national and local </w:t>
      </w:r>
      <w:r w:rsidR="001A2451" w:rsidRPr="00EF5F9B">
        <w:rPr>
          <w:rFonts w:ascii="Calibri" w:hAnsi="Calibri"/>
          <w:sz w:val="20"/>
        </w:rPr>
        <w:t>level</w:t>
      </w:r>
      <w:r w:rsidR="005E32E5" w:rsidRPr="00EF5F9B">
        <w:rPr>
          <w:rFonts w:ascii="Calibri" w:hAnsi="Calibri"/>
          <w:sz w:val="20"/>
        </w:rPr>
        <w:t>s</w:t>
      </w:r>
      <w:r w:rsidR="000F7C74" w:rsidRPr="00EF5F9B">
        <w:rPr>
          <w:rFonts w:ascii="Calibri" w:hAnsi="Calibri"/>
          <w:sz w:val="20"/>
        </w:rPr>
        <w:t xml:space="preserve"> to support the creation of </w:t>
      </w:r>
      <w:r w:rsidR="005E32E5" w:rsidRPr="00EF5F9B">
        <w:rPr>
          <w:rFonts w:ascii="Calibri" w:hAnsi="Calibri"/>
          <w:sz w:val="20"/>
        </w:rPr>
        <w:t xml:space="preserve">a </w:t>
      </w:r>
      <w:r w:rsidR="000F7C74" w:rsidRPr="00EF5F9B">
        <w:rPr>
          <w:rFonts w:ascii="Calibri" w:hAnsi="Calibri"/>
          <w:sz w:val="20"/>
        </w:rPr>
        <w:t>conducive environment for more private sector investment</w:t>
      </w:r>
      <w:r w:rsidR="00EC2EEA" w:rsidRPr="00EF5F9B">
        <w:rPr>
          <w:rFonts w:ascii="Calibri" w:hAnsi="Calibri"/>
          <w:sz w:val="20"/>
        </w:rPr>
        <w:t>.</w:t>
      </w:r>
      <w:r w:rsidR="00431DCA" w:rsidRPr="00EF5F9B">
        <w:rPr>
          <w:rFonts w:ascii="Calibri" w:hAnsi="Calibri"/>
          <w:sz w:val="20"/>
        </w:rPr>
        <w:t xml:space="preserve"> As is the case for the energy space in general and the </w:t>
      </w:r>
      <w:proofErr w:type="spellStart"/>
      <w:r w:rsidR="00431DCA" w:rsidRPr="00EF5F9B">
        <w:rPr>
          <w:rFonts w:ascii="Calibri" w:hAnsi="Calibri"/>
          <w:sz w:val="20"/>
        </w:rPr>
        <w:t>minigrid</w:t>
      </w:r>
      <w:proofErr w:type="spellEnd"/>
      <w:r w:rsidR="00431DCA" w:rsidRPr="00EF5F9B">
        <w:rPr>
          <w:rFonts w:ascii="Calibri" w:hAnsi="Calibri"/>
          <w:sz w:val="20"/>
        </w:rPr>
        <w:t xml:space="preserve"> </w:t>
      </w:r>
      <w:proofErr w:type="gramStart"/>
      <w:r w:rsidR="00431DCA" w:rsidRPr="00EF5F9B">
        <w:rPr>
          <w:rFonts w:ascii="Calibri" w:hAnsi="Calibri"/>
          <w:sz w:val="20"/>
        </w:rPr>
        <w:t>market in particular, there</w:t>
      </w:r>
      <w:proofErr w:type="gramEnd"/>
      <w:r w:rsidR="00431DCA" w:rsidRPr="00EF5F9B">
        <w:rPr>
          <w:rFonts w:ascii="Calibri" w:hAnsi="Calibri"/>
          <w:sz w:val="20"/>
        </w:rPr>
        <w:t xml:space="preserve"> are several organizations, either planning or implementing activities in relation to policy and regulatory framework (Component 1). For instance, </w:t>
      </w:r>
      <w:r w:rsidR="00DB797A" w:rsidRPr="00EF5F9B">
        <w:rPr>
          <w:rFonts w:ascii="Calibri" w:hAnsi="Calibri"/>
          <w:sz w:val="20"/>
        </w:rPr>
        <w:t xml:space="preserve">the following donors will be implementing activities, as follow: </w:t>
      </w:r>
      <w:r w:rsidR="00431DCA" w:rsidRPr="00EF5F9B">
        <w:rPr>
          <w:rFonts w:ascii="Calibri" w:hAnsi="Calibri"/>
          <w:sz w:val="20"/>
        </w:rPr>
        <w:t>the AfDB</w:t>
      </w:r>
      <w:r w:rsidR="00DB797A" w:rsidRPr="00EF5F9B">
        <w:rPr>
          <w:rFonts w:ascii="Calibri" w:hAnsi="Calibri"/>
          <w:sz w:val="20"/>
        </w:rPr>
        <w:t xml:space="preserve"> (outputs 1.1 to 1.6), </w:t>
      </w:r>
      <w:proofErr w:type="spellStart"/>
      <w:r w:rsidR="00DB797A" w:rsidRPr="00EF5F9B">
        <w:rPr>
          <w:rFonts w:ascii="Calibri" w:hAnsi="Calibri"/>
          <w:sz w:val="20"/>
        </w:rPr>
        <w:t>Sida</w:t>
      </w:r>
      <w:proofErr w:type="spellEnd"/>
      <w:r w:rsidR="00DB797A" w:rsidRPr="00EF5F9B">
        <w:rPr>
          <w:rFonts w:ascii="Calibri" w:hAnsi="Calibri"/>
          <w:sz w:val="20"/>
        </w:rPr>
        <w:t xml:space="preserve"> (outputs 1.1 to 1.6) the EU (1.1 to 1.5) and the World Bank (1.2 to 1.4). Therefore, a close coordination will be instituted as suggested during and agreed during the PPG phase. The Multi-Stakeholders Platform (output 1.1) will highly facilitate such coordination.</w:t>
      </w:r>
      <w:r w:rsidR="00EC2EEA" w:rsidRPr="00EF5F9B">
        <w:rPr>
          <w:rFonts w:ascii="Calibri" w:hAnsi="Calibri"/>
          <w:sz w:val="20"/>
        </w:rPr>
        <w:t xml:space="preserve"> </w:t>
      </w:r>
    </w:p>
    <w:p w14:paraId="697E2370" w14:textId="3837DFD0" w:rsidR="00350927" w:rsidRPr="00891B35" w:rsidRDefault="00350927" w:rsidP="00891B35">
      <w:pPr>
        <w:jc w:val="both"/>
        <w:rPr>
          <w:rFonts w:ascii="Calibri" w:hAnsi="Calibri" w:cs="Calibri"/>
          <w:sz w:val="20"/>
          <w:szCs w:val="20"/>
        </w:rPr>
      </w:pPr>
    </w:p>
    <w:p w14:paraId="22526178" w14:textId="4CF59082" w:rsidR="00C40EF4" w:rsidRDefault="00C40EF4" w:rsidP="005913BC">
      <w:pPr>
        <w:numPr>
          <w:ilvl w:val="0"/>
          <w:numId w:val="36"/>
        </w:numPr>
        <w:jc w:val="both"/>
        <w:rPr>
          <w:rFonts w:ascii="Calibri" w:hAnsi="Calibri" w:cs="Calibri"/>
          <w:sz w:val="20"/>
          <w:szCs w:val="20"/>
        </w:rPr>
      </w:pPr>
      <w:r w:rsidRPr="005B49CA">
        <w:rPr>
          <w:rFonts w:ascii="Calibri" w:hAnsi="Calibri" w:cs="Calibri"/>
          <w:i/>
          <w:iCs/>
          <w:sz w:val="20"/>
          <w:szCs w:val="20"/>
          <w:u w:val="single"/>
        </w:rPr>
        <w:lastRenderedPageBreak/>
        <w:t>Implementation Arrangement</w:t>
      </w:r>
      <w:r w:rsidRPr="00AE3697">
        <w:rPr>
          <w:rFonts w:ascii="Calibri" w:hAnsi="Calibri" w:cs="Calibri"/>
          <w:i/>
          <w:sz w:val="20"/>
          <w:szCs w:val="20"/>
        </w:rPr>
        <w:t>:</w:t>
      </w:r>
      <w:r>
        <w:rPr>
          <w:rFonts w:ascii="Calibri" w:hAnsi="Calibri" w:cs="Calibri"/>
          <w:sz w:val="20"/>
          <w:szCs w:val="20"/>
        </w:rPr>
        <w:t xml:space="preserve"> This component will be implemented by ECREEE and DGER</w:t>
      </w:r>
      <w:r w:rsidR="004B67EF">
        <w:rPr>
          <w:rFonts w:ascii="Calibri" w:hAnsi="Calibri" w:cs="Calibri"/>
          <w:sz w:val="20"/>
          <w:szCs w:val="20"/>
        </w:rPr>
        <w:t>EE</w:t>
      </w:r>
      <w:r>
        <w:rPr>
          <w:rFonts w:ascii="Calibri" w:hAnsi="Calibri" w:cs="Calibri"/>
          <w:sz w:val="20"/>
          <w:szCs w:val="20"/>
        </w:rPr>
        <w:t xml:space="preserve"> as </w:t>
      </w:r>
      <w:r w:rsidR="00EC2EEA">
        <w:rPr>
          <w:rFonts w:ascii="Calibri" w:hAnsi="Calibri" w:cs="Calibri"/>
          <w:sz w:val="20"/>
          <w:szCs w:val="20"/>
        </w:rPr>
        <w:t>Responsible Parties</w:t>
      </w:r>
      <w:r>
        <w:rPr>
          <w:rFonts w:ascii="Calibri" w:hAnsi="Calibri" w:cs="Calibri"/>
          <w:sz w:val="20"/>
          <w:szCs w:val="20"/>
        </w:rPr>
        <w:t xml:space="preserve">. These two organizations </w:t>
      </w:r>
      <w:r w:rsidR="005E41F4">
        <w:rPr>
          <w:rFonts w:ascii="Calibri" w:hAnsi="Calibri" w:cs="Calibri"/>
          <w:sz w:val="20"/>
          <w:szCs w:val="20"/>
        </w:rPr>
        <w:t xml:space="preserve">(an intergovernmental organization and a government agency respectively) </w:t>
      </w:r>
      <w:r>
        <w:rPr>
          <w:rFonts w:ascii="Calibri" w:hAnsi="Calibri" w:cs="Calibri"/>
          <w:sz w:val="20"/>
          <w:szCs w:val="20"/>
        </w:rPr>
        <w:t>have the mandate and experience to work on policy and regulatory related issues. DGER</w:t>
      </w:r>
      <w:r w:rsidR="004B67EF">
        <w:rPr>
          <w:rFonts w:ascii="Calibri" w:hAnsi="Calibri" w:cs="Calibri"/>
          <w:sz w:val="20"/>
          <w:szCs w:val="20"/>
        </w:rPr>
        <w:t>EE</w:t>
      </w:r>
      <w:r>
        <w:rPr>
          <w:rFonts w:ascii="Calibri" w:hAnsi="Calibri" w:cs="Calibri"/>
          <w:sz w:val="20"/>
          <w:szCs w:val="20"/>
        </w:rPr>
        <w:t xml:space="preserve"> </w:t>
      </w:r>
      <w:proofErr w:type="gramStart"/>
      <w:r>
        <w:rPr>
          <w:rFonts w:ascii="Calibri" w:hAnsi="Calibri" w:cs="Calibri"/>
          <w:sz w:val="20"/>
          <w:szCs w:val="20"/>
        </w:rPr>
        <w:t>is in charge of</w:t>
      </w:r>
      <w:proofErr w:type="gramEnd"/>
      <w:r>
        <w:rPr>
          <w:rFonts w:ascii="Calibri" w:hAnsi="Calibri" w:cs="Calibri"/>
          <w:sz w:val="20"/>
          <w:szCs w:val="20"/>
        </w:rPr>
        <w:t xml:space="preserve"> policy formulation at the national level and ECREEE works at the regional level, </w:t>
      </w:r>
      <w:r w:rsidR="00431DCA">
        <w:rPr>
          <w:rFonts w:ascii="Calibri" w:hAnsi="Calibri" w:cs="Calibri"/>
          <w:sz w:val="20"/>
          <w:szCs w:val="20"/>
        </w:rPr>
        <w:t xml:space="preserve">thus, </w:t>
      </w:r>
      <w:r>
        <w:rPr>
          <w:rFonts w:ascii="Calibri" w:hAnsi="Calibri" w:cs="Calibri"/>
          <w:sz w:val="20"/>
          <w:szCs w:val="20"/>
        </w:rPr>
        <w:t xml:space="preserve">ensuring policy interventions resulting from the </w:t>
      </w:r>
      <w:r w:rsidR="00431DCA">
        <w:rPr>
          <w:rFonts w:ascii="Calibri" w:hAnsi="Calibri" w:cs="Calibri"/>
          <w:sz w:val="20"/>
          <w:szCs w:val="20"/>
        </w:rPr>
        <w:t xml:space="preserve">Burkina Faso </w:t>
      </w:r>
      <w:r>
        <w:rPr>
          <w:rFonts w:ascii="Calibri" w:hAnsi="Calibri" w:cs="Calibri"/>
          <w:sz w:val="20"/>
          <w:szCs w:val="20"/>
        </w:rPr>
        <w:t xml:space="preserve">AMP Project are aligned </w:t>
      </w:r>
      <w:r w:rsidR="00431DCA">
        <w:rPr>
          <w:rFonts w:ascii="Calibri" w:hAnsi="Calibri" w:cs="Calibri"/>
          <w:sz w:val="20"/>
          <w:szCs w:val="20"/>
        </w:rPr>
        <w:t xml:space="preserve">with </w:t>
      </w:r>
      <w:r>
        <w:rPr>
          <w:rFonts w:ascii="Calibri" w:hAnsi="Calibri" w:cs="Calibri"/>
          <w:sz w:val="20"/>
          <w:szCs w:val="20"/>
        </w:rPr>
        <w:t>the regional needs and objectives.</w:t>
      </w:r>
      <w:r w:rsidR="00373187">
        <w:rPr>
          <w:rFonts w:ascii="Calibri" w:hAnsi="Calibri" w:cs="Calibri"/>
          <w:sz w:val="20"/>
          <w:szCs w:val="20"/>
        </w:rPr>
        <w:t xml:space="preserve">  </w:t>
      </w:r>
      <w:r w:rsidR="00DB797A">
        <w:rPr>
          <w:rFonts w:ascii="Calibri" w:hAnsi="Calibri" w:cs="Calibri"/>
          <w:sz w:val="20"/>
          <w:szCs w:val="20"/>
        </w:rPr>
        <w:t xml:space="preserve">These two organizations are closely involved with and consulted by donors, which will serve to make coordination even more efficient. </w:t>
      </w:r>
      <w:r w:rsidR="005E41F4" w:rsidRPr="0098145F">
        <w:rPr>
          <w:rFonts w:ascii="Calibri" w:hAnsi="Calibri" w:cs="Calibri"/>
          <w:sz w:val="20"/>
          <w:szCs w:val="20"/>
        </w:rPr>
        <w:t xml:space="preserve">According to UNDP procurement rules, UN agencies, intergovernmental organizations and government agencies selected to serve as responsible parties are exempted from competitive procurement processes. ABER will therefore be able to formalize these engagements through </w:t>
      </w:r>
      <w:proofErr w:type="gramStart"/>
      <w:r w:rsidR="005E41F4" w:rsidRPr="0098145F">
        <w:rPr>
          <w:rFonts w:ascii="Calibri" w:hAnsi="Calibri" w:cs="Calibri"/>
          <w:sz w:val="20"/>
          <w:szCs w:val="20"/>
        </w:rPr>
        <w:t>e.g.</w:t>
      </w:r>
      <w:proofErr w:type="gramEnd"/>
      <w:r w:rsidR="005E41F4" w:rsidRPr="0098145F">
        <w:rPr>
          <w:rFonts w:ascii="Calibri" w:hAnsi="Calibri" w:cs="Calibri"/>
          <w:sz w:val="20"/>
          <w:szCs w:val="20"/>
        </w:rPr>
        <w:t xml:space="preserve"> direct contracting during implementation.</w:t>
      </w:r>
      <w:r w:rsidR="005E41F4">
        <w:rPr>
          <w:rFonts w:ascii="Calibri" w:hAnsi="Calibri" w:cs="Calibri"/>
          <w:sz w:val="20"/>
          <w:szCs w:val="20"/>
        </w:rPr>
        <w:t xml:space="preserve"> More precisely, it is planned that </w:t>
      </w:r>
      <w:r w:rsidR="00373187">
        <w:rPr>
          <w:rFonts w:ascii="Calibri" w:hAnsi="Calibri" w:cs="Calibri"/>
          <w:sz w:val="20"/>
          <w:szCs w:val="20"/>
        </w:rPr>
        <w:t xml:space="preserve">ABER will sign an agreement with ECREEE, which will subsequently sign </w:t>
      </w:r>
      <w:r w:rsidR="003115F7">
        <w:rPr>
          <w:rFonts w:ascii="Calibri" w:hAnsi="Calibri" w:cs="Calibri"/>
          <w:sz w:val="20"/>
          <w:szCs w:val="20"/>
        </w:rPr>
        <w:t xml:space="preserve">a framework for collaboration </w:t>
      </w:r>
      <w:r w:rsidR="00373187">
        <w:rPr>
          <w:rFonts w:ascii="Calibri" w:hAnsi="Calibri" w:cs="Calibri"/>
          <w:sz w:val="20"/>
          <w:szCs w:val="20"/>
        </w:rPr>
        <w:t>with DGER</w:t>
      </w:r>
      <w:r w:rsidR="004B67EF">
        <w:rPr>
          <w:rFonts w:ascii="Calibri" w:hAnsi="Calibri" w:cs="Calibri"/>
          <w:sz w:val="20"/>
          <w:szCs w:val="20"/>
        </w:rPr>
        <w:t>EE</w:t>
      </w:r>
      <w:r w:rsidR="00373187">
        <w:rPr>
          <w:rFonts w:ascii="Calibri" w:hAnsi="Calibri" w:cs="Calibri"/>
          <w:sz w:val="20"/>
          <w:szCs w:val="20"/>
        </w:rPr>
        <w:t>.</w:t>
      </w:r>
    </w:p>
    <w:p w14:paraId="703F1084" w14:textId="77777777" w:rsidR="008A0760" w:rsidRPr="00E86DFA" w:rsidRDefault="008A0760" w:rsidP="00F12575">
      <w:pPr>
        <w:jc w:val="both"/>
        <w:rPr>
          <w:rFonts w:ascii="Calibri" w:hAnsi="Calibri" w:cs="Calibri"/>
          <w:sz w:val="20"/>
          <w:szCs w:val="20"/>
        </w:rPr>
      </w:pPr>
    </w:p>
    <w:p w14:paraId="15CCE1FE" w14:textId="5292052E" w:rsidR="008E3EA4" w:rsidRPr="008E3EA4" w:rsidRDefault="00820168" w:rsidP="005913BC">
      <w:pPr>
        <w:numPr>
          <w:ilvl w:val="0"/>
          <w:numId w:val="36"/>
        </w:numPr>
        <w:jc w:val="both"/>
        <w:rPr>
          <w:rFonts w:ascii="Calibri" w:hAnsi="Calibri" w:cs="Calibri"/>
          <w:i/>
          <w:iCs/>
          <w:sz w:val="20"/>
          <w:szCs w:val="20"/>
          <w:u w:val="single"/>
        </w:rPr>
      </w:pPr>
      <w:r w:rsidRPr="119C832E">
        <w:rPr>
          <w:rFonts w:ascii="Calibri" w:hAnsi="Calibri" w:cs="Calibri"/>
          <w:i/>
          <w:iCs/>
          <w:sz w:val="20"/>
          <w:szCs w:val="20"/>
          <w:u w:val="single"/>
        </w:rPr>
        <w:t xml:space="preserve">Output 1.1: </w:t>
      </w:r>
      <w:r w:rsidR="00AE2E7A" w:rsidRPr="00AE2E7A">
        <w:rPr>
          <w:rFonts w:ascii="Calibri" w:hAnsi="Calibri" w:cs="Calibri"/>
          <w:i/>
          <w:iCs/>
          <w:sz w:val="20"/>
          <w:szCs w:val="20"/>
          <w:u w:val="single"/>
        </w:rPr>
        <w:t xml:space="preserve">An inclusive national dialogue to identify </w:t>
      </w:r>
      <w:proofErr w:type="spellStart"/>
      <w:r w:rsidR="00AE2E7A" w:rsidRPr="00AE2E7A">
        <w:rPr>
          <w:rFonts w:ascii="Calibri" w:hAnsi="Calibri" w:cs="Calibri"/>
          <w:i/>
          <w:iCs/>
          <w:sz w:val="20"/>
          <w:szCs w:val="20"/>
          <w:u w:val="single"/>
        </w:rPr>
        <w:t>minigrid</w:t>
      </w:r>
      <w:proofErr w:type="spellEnd"/>
      <w:r w:rsidR="00AE2E7A" w:rsidRPr="00AE2E7A">
        <w:rPr>
          <w:rFonts w:ascii="Calibri" w:hAnsi="Calibri" w:cs="Calibri"/>
          <w:i/>
          <w:iCs/>
          <w:sz w:val="20"/>
          <w:szCs w:val="20"/>
          <w:u w:val="single"/>
        </w:rPr>
        <w:t xml:space="preserve"> delivery models is facilitated, clarifying priority interventions for an integrated approach to off-grid electrification</w:t>
      </w:r>
      <w:r w:rsidR="00FF5772" w:rsidRPr="119C832E">
        <w:rPr>
          <w:rFonts w:ascii="Calibri" w:hAnsi="Calibri" w:cs="Calibri"/>
          <w:i/>
          <w:iCs/>
          <w:sz w:val="20"/>
          <w:szCs w:val="20"/>
          <w:u w:val="single"/>
        </w:rPr>
        <w:t xml:space="preserve"> </w:t>
      </w:r>
    </w:p>
    <w:p w14:paraId="70069534" w14:textId="77777777" w:rsidR="008E3EA4" w:rsidRPr="0044466B" w:rsidRDefault="008E3EA4" w:rsidP="0044466B">
      <w:pPr>
        <w:rPr>
          <w:rFonts w:ascii="Calibri" w:hAnsi="Calibri" w:cs="Calibri"/>
          <w:bCs/>
          <w:sz w:val="20"/>
          <w:szCs w:val="20"/>
        </w:rPr>
      </w:pPr>
    </w:p>
    <w:p w14:paraId="015C7B54" w14:textId="46DD8EA7" w:rsidR="003F468A" w:rsidRDefault="79AACCA3" w:rsidP="00E1506A">
      <w:pPr>
        <w:ind w:left="360"/>
        <w:jc w:val="both"/>
        <w:rPr>
          <w:rFonts w:ascii="Calibri" w:hAnsi="Calibri" w:cs="Calibri"/>
          <w:sz w:val="20"/>
          <w:szCs w:val="20"/>
        </w:rPr>
      </w:pPr>
      <w:r w:rsidRPr="1DCCC5EA">
        <w:rPr>
          <w:rFonts w:ascii="Calibri" w:hAnsi="Calibri" w:cs="Calibri"/>
          <w:sz w:val="20"/>
          <w:szCs w:val="20"/>
        </w:rPr>
        <w:t>Support the</w:t>
      </w:r>
      <w:r w:rsidR="5F4AAC4E" w:rsidRPr="1DCCC5EA">
        <w:rPr>
          <w:rFonts w:ascii="Calibri" w:hAnsi="Calibri" w:cs="Calibri"/>
          <w:sz w:val="20"/>
          <w:szCs w:val="20"/>
        </w:rPr>
        <w:t xml:space="preserve"> operationalization of the multi-stakeholder platform created by ECREEE and WB</w:t>
      </w:r>
      <w:r w:rsidR="2C6543F0" w:rsidRPr="1DCCC5EA">
        <w:rPr>
          <w:rFonts w:ascii="Calibri" w:hAnsi="Calibri" w:cs="Calibri"/>
          <w:sz w:val="20"/>
          <w:szCs w:val="20"/>
        </w:rPr>
        <w:t xml:space="preserve"> in the framework of the Regional Off-Grid Electrification Project (ROG</w:t>
      </w:r>
      <w:r w:rsidR="3EB46370" w:rsidRPr="1DCCC5EA">
        <w:rPr>
          <w:rFonts w:ascii="Calibri" w:hAnsi="Calibri" w:cs="Calibri"/>
          <w:sz w:val="20"/>
          <w:szCs w:val="20"/>
        </w:rPr>
        <w:t>E</w:t>
      </w:r>
      <w:r w:rsidR="2C6543F0" w:rsidRPr="1DCCC5EA">
        <w:rPr>
          <w:rFonts w:ascii="Calibri" w:hAnsi="Calibri" w:cs="Calibri"/>
          <w:sz w:val="20"/>
          <w:szCs w:val="20"/>
        </w:rPr>
        <w:t>P)</w:t>
      </w:r>
      <w:r w:rsidR="303A130D" w:rsidRPr="1DCCC5EA">
        <w:rPr>
          <w:rFonts w:ascii="Calibri" w:hAnsi="Calibri" w:cs="Calibri"/>
          <w:sz w:val="20"/>
          <w:szCs w:val="20"/>
        </w:rPr>
        <w:t xml:space="preserve">, </w:t>
      </w:r>
      <w:r w:rsidR="00A96300">
        <w:rPr>
          <w:rFonts w:ascii="Calibri" w:hAnsi="Calibri" w:cs="Calibri"/>
          <w:sz w:val="20"/>
          <w:szCs w:val="20"/>
        </w:rPr>
        <w:t>which</w:t>
      </w:r>
      <w:r w:rsidR="303A130D" w:rsidRPr="1DCCC5EA">
        <w:rPr>
          <w:rFonts w:ascii="Calibri" w:hAnsi="Calibri" w:cs="Calibri"/>
          <w:sz w:val="20"/>
          <w:szCs w:val="20"/>
        </w:rPr>
        <w:t xml:space="preserve"> ha</w:t>
      </w:r>
      <w:r w:rsidR="00A96300">
        <w:rPr>
          <w:rFonts w:ascii="Calibri" w:hAnsi="Calibri" w:cs="Calibri"/>
          <w:sz w:val="20"/>
          <w:szCs w:val="20"/>
        </w:rPr>
        <w:t>s</w:t>
      </w:r>
      <w:r w:rsidR="303A130D" w:rsidRPr="1DCCC5EA">
        <w:rPr>
          <w:rFonts w:ascii="Calibri" w:hAnsi="Calibri" w:cs="Calibri"/>
          <w:sz w:val="20"/>
          <w:szCs w:val="20"/>
        </w:rPr>
        <w:t xml:space="preserve"> not been active due to lack of capacity and initial support.</w:t>
      </w:r>
      <w:r w:rsidRPr="1DCCC5EA">
        <w:rPr>
          <w:rFonts w:ascii="Calibri" w:hAnsi="Calibri" w:cs="Calibri"/>
          <w:sz w:val="20"/>
          <w:szCs w:val="20"/>
        </w:rPr>
        <w:t xml:space="preserve"> </w:t>
      </w:r>
      <w:r w:rsidR="00934864">
        <w:rPr>
          <w:rFonts w:ascii="Calibri" w:hAnsi="Calibri" w:cs="Calibri"/>
          <w:sz w:val="20"/>
          <w:szCs w:val="20"/>
        </w:rPr>
        <w:t>T</w:t>
      </w:r>
      <w:r w:rsidR="3CB7FFAA" w:rsidRPr="1DCCC5EA">
        <w:rPr>
          <w:rFonts w:ascii="Calibri" w:hAnsi="Calibri" w:cs="Calibri"/>
          <w:sz w:val="20"/>
          <w:szCs w:val="20"/>
        </w:rPr>
        <w:t xml:space="preserve">he AMP project </w:t>
      </w:r>
      <w:r w:rsidR="00934864">
        <w:rPr>
          <w:rFonts w:ascii="Calibri" w:hAnsi="Calibri" w:cs="Calibri"/>
          <w:sz w:val="20"/>
          <w:szCs w:val="20"/>
        </w:rPr>
        <w:t>will</w:t>
      </w:r>
      <w:r w:rsidR="00934864" w:rsidRPr="1DCCC5EA">
        <w:rPr>
          <w:rFonts w:ascii="Calibri" w:hAnsi="Calibri" w:cs="Calibri"/>
          <w:sz w:val="20"/>
          <w:szCs w:val="20"/>
        </w:rPr>
        <w:t xml:space="preserve"> </w:t>
      </w:r>
      <w:r w:rsidR="3CB7FFAA" w:rsidRPr="1DCCC5EA">
        <w:rPr>
          <w:rFonts w:ascii="Calibri" w:hAnsi="Calibri" w:cs="Calibri"/>
          <w:sz w:val="20"/>
          <w:szCs w:val="20"/>
        </w:rPr>
        <w:t>ensure the platform is fully operationalized to play its role</w:t>
      </w:r>
      <w:r w:rsidR="00346462">
        <w:rPr>
          <w:rFonts w:ascii="Calibri" w:hAnsi="Calibri" w:cs="Calibri"/>
          <w:sz w:val="20"/>
          <w:szCs w:val="20"/>
        </w:rPr>
        <w:t xml:space="preserve"> of </w:t>
      </w:r>
      <w:r w:rsidR="00346462" w:rsidRPr="00E86DFA">
        <w:rPr>
          <w:rFonts w:ascii="Calibri" w:hAnsi="Calibri" w:cs="Calibri"/>
          <w:b/>
          <w:bCs/>
          <w:sz w:val="20"/>
          <w:szCs w:val="20"/>
        </w:rPr>
        <w:t xml:space="preserve">ensuring coordination and </w:t>
      </w:r>
      <w:r w:rsidR="00934864" w:rsidRPr="00E86DFA">
        <w:rPr>
          <w:rFonts w:ascii="Calibri" w:hAnsi="Calibri" w:cs="Calibri"/>
          <w:b/>
          <w:bCs/>
          <w:sz w:val="20"/>
          <w:szCs w:val="20"/>
        </w:rPr>
        <w:t xml:space="preserve">facilitating </w:t>
      </w:r>
      <w:r w:rsidR="00050B5F" w:rsidRPr="00E86DFA">
        <w:rPr>
          <w:rFonts w:ascii="Calibri" w:hAnsi="Calibri" w:cs="Calibri"/>
          <w:b/>
          <w:bCs/>
          <w:sz w:val="20"/>
          <w:szCs w:val="20"/>
        </w:rPr>
        <w:t>national dialogue for the definition of</w:t>
      </w:r>
      <w:r w:rsidR="003F468A" w:rsidRPr="00E86DFA">
        <w:rPr>
          <w:rFonts w:ascii="Calibri" w:hAnsi="Calibri" w:cs="Calibri"/>
          <w:b/>
          <w:bCs/>
          <w:sz w:val="20"/>
          <w:szCs w:val="20"/>
        </w:rPr>
        <w:t xml:space="preserve"> </w:t>
      </w:r>
      <w:proofErr w:type="spellStart"/>
      <w:r w:rsidR="00050B5F" w:rsidRPr="00E86DFA">
        <w:rPr>
          <w:rFonts w:ascii="Calibri" w:hAnsi="Calibri" w:cs="Calibri"/>
          <w:b/>
          <w:bCs/>
          <w:sz w:val="20"/>
          <w:szCs w:val="20"/>
        </w:rPr>
        <w:t>minigrid</w:t>
      </w:r>
      <w:proofErr w:type="spellEnd"/>
      <w:r w:rsidR="00050B5F" w:rsidRPr="00E86DFA">
        <w:rPr>
          <w:rFonts w:ascii="Calibri" w:hAnsi="Calibri" w:cs="Calibri"/>
          <w:b/>
          <w:bCs/>
          <w:sz w:val="20"/>
          <w:szCs w:val="20"/>
        </w:rPr>
        <w:t xml:space="preserve"> delivery model(s)</w:t>
      </w:r>
      <w:r w:rsidR="3CB7FFAA" w:rsidRPr="1DCCC5EA">
        <w:rPr>
          <w:rFonts w:ascii="Calibri" w:hAnsi="Calibri" w:cs="Calibri"/>
          <w:sz w:val="20"/>
          <w:szCs w:val="20"/>
        </w:rPr>
        <w:t xml:space="preserve">. </w:t>
      </w:r>
      <w:r w:rsidR="303A130D" w:rsidRPr="1DCCC5EA">
        <w:rPr>
          <w:rFonts w:ascii="Calibri" w:hAnsi="Calibri" w:cs="Calibri"/>
          <w:sz w:val="20"/>
          <w:szCs w:val="20"/>
        </w:rPr>
        <w:t xml:space="preserve">The </w:t>
      </w:r>
      <w:r w:rsidR="3CB7FFAA" w:rsidRPr="1DCCC5EA">
        <w:rPr>
          <w:rFonts w:ascii="Calibri" w:hAnsi="Calibri" w:cs="Calibri"/>
          <w:sz w:val="20"/>
          <w:szCs w:val="20"/>
        </w:rPr>
        <w:t xml:space="preserve">current </w:t>
      </w:r>
      <w:r w:rsidR="303A130D" w:rsidRPr="1DCCC5EA">
        <w:rPr>
          <w:rFonts w:ascii="Calibri" w:hAnsi="Calibri" w:cs="Calibri"/>
          <w:sz w:val="20"/>
          <w:szCs w:val="20"/>
        </w:rPr>
        <w:t>platform, which was created as part of a regional initiative,</w:t>
      </w:r>
      <w:r w:rsidRPr="1DCCC5EA">
        <w:rPr>
          <w:rFonts w:ascii="Calibri" w:hAnsi="Calibri" w:cs="Calibri"/>
          <w:sz w:val="20"/>
          <w:szCs w:val="20"/>
        </w:rPr>
        <w:t xml:space="preserve"> includes </w:t>
      </w:r>
      <w:r w:rsidR="3B1F579D" w:rsidRPr="1DCCC5EA">
        <w:rPr>
          <w:rFonts w:ascii="Calibri" w:hAnsi="Calibri" w:cs="Calibri"/>
          <w:sz w:val="20"/>
          <w:szCs w:val="20"/>
        </w:rPr>
        <w:t>all relevant stakeholders from g</w:t>
      </w:r>
      <w:r w:rsidRPr="1DCCC5EA">
        <w:rPr>
          <w:rFonts w:ascii="Calibri" w:hAnsi="Calibri" w:cs="Calibri"/>
          <w:sz w:val="20"/>
          <w:szCs w:val="20"/>
        </w:rPr>
        <w:t>overnment, local authorities, civil society, local media, p</w:t>
      </w:r>
      <w:r w:rsidR="3B1F579D" w:rsidRPr="1DCCC5EA">
        <w:rPr>
          <w:rFonts w:ascii="Calibri" w:hAnsi="Calibri" w:cs="Calibri"/>
          <w:sz w:val="20"/>
          <w:szCs w:val="20"/>
        </w:rPr>
        <w:t>rivate sector, rural communities, etc.</w:t>
      </w:r>
      <w:r w:rsidR="25168016" w:rsidRPr="1DCCC5EA">
        <w:rPr>
          <w:rFonts w:ascii="Calibri" w:hAnsi="Calibri" w:cs="Calibri"/>
          <w:sz w:val="20"/>
          <w:szCs w:val="20"/>
        </w:rPr>
        <w:t xml:space="preserve"> </w:t>
      </w:r>
      <w:r w:rsidR="00934864">
        <w:rPr>
          <w:rFonts w:ascii="Calibri" w:hAnsi="Calibri" w:cs="Calibri"/>
          <w:sz w:val="20"/>
          <w:szCs w:val="20"/>
        </w:rPr>
        <w:t>While t</w:t>
      </w:r>
      <w:r w:rsidR="1333FD4C" w:rsidRPr="1DCCC5EA">
        <w:rPr>
          <w:rFonts w:ascii="Calibri" w:hAnsi="Calibri" w:cs="Calibri"/>
          <w:sz w:val="20"/>
          <w:szCs w:val="20"/>
        </w:rPr>
        <w:t>he mission</w:t>
      </w:r>
      <w:r w:rsidR="737A3F95" w:rsidRPr="1DCCC5EA">
        <w:rPr>
          <w:rFonts w:ascii="Calibri" w:hAnsi="Calibri" w:cs="Calibri"/>
          <w:sz w:val="20"/>
          <w:szCs w:val="20"/>
        </w:rPr>
        <w:t xml:space="preserve"> of this platform is manifold</w:t>
      </w:r>
      <w:r w:rsidR="00050B5F">
        <w:rPr>
          <w:rFonts w:ascii="Calibri" w:hAnsi="Calibri" w:cs="Calibri"/>
          <w:sz w:val="20"/>
          <w:szCs w:val="20"/>
        </w:rPr>
        <w:t xml:space="preserve">, it </w:t>
      </w:r>
      <w:r w:rsidR="5F1367A4" w:rsidRPr="1DCCC5EA">
        <w:rPr>
          <w:rFonts w:ascii="Calibri" w:hAnsi="Calibri" w:cs="Calibri"/>
          <w:sz w:val="20"/>
          <w:szCs w:val="20"/>
        </w:rPr>
        <w:t>is</w:t>
      </w:r>
      <w:r w:rsidR="737A3F95" w:rsidRPr="1DCCC5EA">
        <w:rPr>
          <w:rFonts w:ascii="Calibri" w:hAnsi="Calibri" w:cs="Calibri"/>
          <w:sz w:val="20"/>
          <w:szCs w:val="20"/>
        </w:rPr>
        <w:t xml:space="preserve"> mainly expected to </w:t>
      </w:r>
      <w:r w:rsidR="15D59B73" w:rsidRPr="1DCCC5EA">
        <w:rPr>
          <w:rFonts w:ascii="Calibri" w:hAnsi="Calibri" w:cs="Calibri"/>
          <w:sz w:val="20"/>
          <w:szCs w:val="20"/>
        </w:rPr>
        <w:t xml:space="preserve">contribute to the discourse about putting in place a conducive environment for promotion of </w:t>
      </w:r>
      <w:r w:rsidR="00E1506A">
        <w:rPr>
          <w:rFonts w:ascii="Calibri" w:hAnsi="Calibri" w:cs="Calibri"/>
          <w:sz w:val="20"/>
          <w:szCs w:val="20"/>
        </w:rPr>
        <w:t>rural electrification</w:t>
      </w:r>
      <w:r w:rsidR="00EC2EEA">
        <w:rPr>
          <w:rFonts w:ascii="Calibri" w:hAnsi="Calibri" w:cs="Calibri"/>
          <w:sz w:val="20"/>
          <w:szCs w:val="20"/>
        </w:rPr>
        <w:t xml:space="preserve"> through an increased private sector investment</w:t>
      </w:r>
      <w:r w:rsidR="15D59B73" w:rsidRPr="1DCCC5EA">
        <w:rPr>
          <w:rFonts w:ascii="Calibri" w:hAnsi="Calibri" w:cs="Calibri"/>
          <w:sz w:val="20"/>
          <w:szCs w:val="20"/>
        </w:rPr>
        <w:t xml:space="preserve">. </w:t>
      </w:r>
      <w:r w:rsidR="004F00A3" w:rsidRPr="1DCCC5EA">
        <w:rPr>
          <w:rFonts w:ascii="Calibri" w:hAnsi="Calibri" w:cs="Calibri"/>
          <w:sz w:val="20"/>
          <w:szCs w:val="20"/>
        </w:rPr>
        <w:t xml:space="preserve">For instance, the platform is expected to </w:t>
      </w:r>
      <w:r w:rsidR="004F00A3" w:rsidRPr="1DCCC5EA">
        <w:rPr>
          <w:rFonts w:asciiTheme="minorHAnsi" w:hAnsiTheme="minorHAnsi"/>
          <w:sz w:val="20"/>
          <w:szCs w:val="20"/>
        </w:rPr>
        <w:t xml:space="preserve">initiate a national dialogue to identify the optimal mini-grid delivery model based on the key questions </w:t>
      </w:r>
      <w:r w:rsidR="00934864">
        <w:rPr>
          <w:rFonts w:asciiTheme="minorHAnsi" w:hAnsiTheme="minorHAnsi"/>
          <w:sz w:val="20"/>
          <w:szCs w:val="20"/>
        </w:rPr>
        <w:t xml:space="preserve">around </w:t>
      </w:r>
      <w:r w:rsidR="004F00A3" w:rsidRPr="1DCCC5EA">
        <w:rPr>
          <w:rFonts w:asciiTheme="minorHAnsi" w:hAnsiTheme="minorHAnsi"/>
          <w:sz w:val="20"/>
          <w:szCs w:val="20"/>
        </w:rPr>
        <w:t>“government control over mini-grid assets and operation”, “the required (and available) levels of public funding”, “the resulting electricity retail tariffs” and “the required regulatory framework”. Also, it will work</w:t>
      </w:r>
      <w:r w:rsidR="25168016" w:rsidRPr="1DCCC5EA">
        <w:rPr>
          <w:rFonts w:ascii="Calibri" w:hAnsi="Calibri" w:cs="Calibri"/>
          <w:sz w:val="20"/>
          <w:szCs w:val="20"/>
        </w:rPr>
        <w:t xml:space="preserve"> </w:t>
      </w:r>
      <w:r w:rsidR="1333FD4C" w:rsidRPr="1DCCC5EA">
        <w:rPr>
          <w:rFonts w:ascii="Calibri" w:hAnsi="Calibri" w:cs="Calibri"/>
          <w:sz w:val="20"/>
          <w:szCs w:val="20"/>
        </w:rPr>
        <w:t>t</w:t>
      </w:r>
      <w:r w:rsidR="37DFF43C" w:rsidRPr="1DCCC5EA">
        <w:rPr>
          <w:rFonts w:ascii="Calibri" w:hAnsi="Calibri" w:cs="Calibri"/>
          <w:sz w:val="20"/>
          <w:szCs w:val="20"/>
        </w:rPr>
        <w:t>o</w:t>
      </w:r>
      <w:r w:rsidR="004F00A3" w:rsidRPr="1DCCC5EA">
        <w:rPr>
          <w:rFonts w:ascii="Calibri" w:hAnsi="Calibri" w:cs="Calibri"/>
          <w:sz w:val="20"/>
          <w:szCs w:val="20"/>
        </w:rPr>
        <w:t xml:space="preserve"> </w:t>
      </w:r>
      <w:r w:rsidR="1333FD4C" w:rsidRPr="1DCCC5EA">
        <w:rPr>
          <w:rFonts w:ascii="Calibri" w:hAnsi="Calibri" w:cs="Calibri"/>
          <w:sz w:val="20"/>
          <w:szCs w:val="20"/>
        </w:rPr>
        <w:t xml:space="preserve">develop synergies, on the one hand, between different off-grid electrification </w:t>
      </w:r>
      <w:r w:rsidR="00934864">
        <w:rPr>
          <w:rFonts w:ascii="Calibri" w:hAnsi="Calibri" w:cs="Calibri"/>
          <w:sz w:val="20"/>
          <w:szCs w:val="20"/>
        </w:rPr>
        <w:t>initiatives</w:t>
      </w:r>
      <w:r w:rsidR="1333FD4C" w:rsidRPr="1DCCC5EA">
        <w:rPr>
          <w:rFonts w:ascii="Calibri" w:hAnsi="Calibri" w:cs="Calibri"/>
          <w:sz w:val="20"/>
          <w:szCs w:val="20"/>
        </w:rPr>
        <w:t xml:space="preserve"> and, on the other hand, between institutional actors, the private sector, local authorities and civil society to maximize the expected r</w:t>
      </w:r>
      <w:r w:rsidR="1333FD4C" w:rsidRPr="00050B5F">
        <w:rPr>
          <w:rFonts w:ascii="Calibri" w:hAnsi="Calibri" w:cs="Calibri"/>
          <w:sz w:val="20"/>
          <w:szCs w:val="20"/>
        </w:rPr>
        <w:t xml:space="preserve">esults and impacts. </w:t>
      </w:r>
    </w:p>
    <w:p w14:paraId="53110985" w14:textId="77777777" w:rsidR="003F468A" w:rsidRDefault="003F468A" w:rsidP="00E1506A">
      <w:pPr>
        <w:ind w:left="360"/>
        <w:jc w:val="both"/>
        <w:rPr>
          <w:rFonts w:ascii="Calibri" w:hAnsi="Calibri" w:cs="Calibri"/>
          <w:sz w:val="20"/>
          <w:szCs w:val="20"/>
        </w:rPr>
      </w:pPr>
    </w:p>
    <w:p w14:paraId="5421D057" w14:textId="22D8D053" w:rsidR="003F468A" w:rsidRDefault="00050B5F" w:rsidP="003F468A">
      <w:pPr>
        <w:ind w:left="360"/>
        <w:jc w:val="both"/>
        <w:rPr>
          <w:rFonts w:ascii="Calibri" w:hAnsi="Calibri" w:cs="Calibri"/>
          <w:sz w:val="20"/>
          <w:szCs w:val="20"/>
        </w:rPr>
      </w:pPr>
      <w:r w:rsidRPr="008A1898">
        <w:rPr>
          <w:rFonts w:ascii="Calibri" w:hAnsi="Calibri" w:cs="Calibri"/>
          <w:sz w:val="20"/>
          <w:szCs w:val="20"/>
        </w:rPr>
        <w:t>Given the large number of actors</w:t>
      </w:r>
      <w:r>
        <w:rPr>
          <w:rFonts w:ascii="Calibri" w:hAnsi="Calibri" w:cs="Calibri"/>
          <w:sz w:val="20"/>
          <w:szCs w:val="20"/>
        </w:rPr>
        <w:t xml:space="preserve">, especially </w:t>
      </w:r>
      <w:r w:rsidR="00934864">
        <w:rPr>
          <w:rFonts w:ascii="Calibri" w:hAnsi="Calibri" w:cs="Calibri"/>
          <w:sz w:val="20"/>
          <w:szCs w:val="20"/>
        </w:rPr>
        <w:t>donors</w:t>
      </w:r>
      <w:r>
        <w:rPr>
          <w:rFonts w:ascii="Calibri" w:hAnsi="Calibri" w:cs="Calibri"/>
          <w:sz w:val="20"/>
          <w:szCs w:val="20"/>
        </w:rPr>
        <w:t xml:space="preserve"> moving</w:t>
      </w:r>
      <w:r w:rsidRPr="008A1898">
        <w:rPr>
          <w:rFonts w:ascii="Calibri" w:hAnsi="Calibri" w:cs="Calibri"/>
          <w:sz w:val="20"/>
          <w:szCs w:val="20"/>
        </w:rPr>
        <w:t xml:space="preserve"> into the sector with </w:t>
      </w:r>
      <w:r>
        <w:rPr>
          <w:rFonts w:ascii="Calibri" w:hAnsi="Calibri" w:cs="Calibri"/>
          <w:sz w:val="20"/>
          <w:szCs w:val="20"/>
        </w:rPr>
        <w:t xml:space="preserve">considerable </w:t>
      </w:r>
      <w:r w:rsidRPr="008A1898">
        <w:rPr>
          <w:rFonts w:ascii="Calibri" w:hAnsi="Calibri" w:cs="Calibri"/>
          <w:sz w:val="20"/>
          <w:szCs w:val="20"/>
        </w:rPr>
        <w:t xml:space="preserve">funding, this platform </w:t>
      </w:r>
      <w:r>
        <w:rPr>
          <w:rFonts w:ascii="Calibri" w:hAnsi="Calibri" w:cs="Calibri"/>
          <w:sz w:val="20"/>
          <w:szCs w:val="20"/>
        </w:rPr>
        <w:t xml:space="preserve">will </w:t>
      </w:r>
      <w:r w:rsidRPr="008A1898">
        <w:rPr>
          <w:rFonts w:ascii="Calibri" w:hAnsi="Calibri" w:cs="Calibri"/>
          <w:sz w:val="20"/>
          <w:szCs w:val="20"/>
        </w:rPr>
        <w:t xml:space="preserve">be key for coordination of all initiatives </w:t>
      </w:r>
      <w:proofErr w:type="gramStart"/>
      <w:r>
        <w:rPr>
          <w:rFonts w:ascii="Calibri" w:hAnsi="Calibri" w:cs="Calibri"/>
          <w:sz w:val="20"/>
          <w:szCs w:val="20"/>
        </w:rPr>
        <w:t xml:space="preserve">so </w:t>
      </w:r>
      <w:r w:rsidR="00934864">
        <w:rPr>
          <w:rFonts w:ascii="Calibri" w:hAnsi="Calibri" w:cs="Calibri"/>
          <w:sz w:val="20"/>
          <w:szCs w:val="20"/>
        </w:rPr>
        <w:t xml:space="preserve">as </w:t>
      </w:r>
      <w:r w:rsidRPr="008A1898">
        <w:rPr>
          <w:rFonts w:ascii="Calibri" w:hAnsi="Calibri" w:cs="Calibri"/>
          <w:sz w:val="20"/>
          <w:szCs w:val="20"/>
        </w:rPr>
        <w:t>to</w:t>
      </w:r>
      <w:proofErr w:type="gramEnd"/>
      <w:r w:rsidRPr="008A1898">
        <w:rPr>
          <w:rFonts w:ascii="Calibri" w:hAnsi="Calibri" w:cs="Calibri"/>
          <w:sz w:val="20"/>
          <w:szCs w:val="20"/>
        </w:rPr>
        <w:t xml:space="preserve"> reduce the potential for conflicts, duplication, overlap or other issues. </w:t>
      </w:r>
      <w:r>
        <w:rPr>
          <w:rFonts w:ascii="Calibri" w:hAnsi="Calibri" w:cs="Calibri"/>
          <w:sz w:val="20"/>
          <w:szCs w:val="20"/>
        </w:rPr>
        <w:t xml:space="preserve">Based on interactions from the PPG phase, it appears </w:t>
      </w:r>
      <w:r w:rsidR="00934864">
        <w:rPr>
          <w:rFonts w:ascii="Calibri" w:hAnsi="Calibri" w:cs="Calibri"/>
          <w:sz w:val="20"/>
          <w:szCs w:val="20"/>
        </w:rPr>
        <w:t xml:space="preserve">that </w:t>
      </w:r>
      <w:r w:rsidRPr="008A1898">
        <w:rPr>
          <w:rFonts w:ascii="Calibri" w:hAnsi="Calibri" w:cs="Calibri"/>
          <w:sz w:val="20"/>
          <w:szCs w:val="20"/>
        </w:rPr>
        <w:t xml:space="preserve">all relevant actors </w:t>
      </w:r>
      <w:r>
        <w:rPr>
          <w:rFonts w:ascii="Calibri" w:hAnsi="Calibri" w:cs="Calibri"/>
          <w:sz w:val="20"/>
          <w:szCs w:val="20"/>
        </w:rPr>
        <w:t>are keen to</w:t>
      </w:r>
      <w:r w:rsidR="00934864">
        <w:rPr>
          <w:rFonts w:ascii="Calibri" w:hAnsi="Calibri" w:cs="Calibri"/>
          <w:sz w:val="20"/>
          <w:szCs w:val="20"/>
        </w:rPr>
        <w:t xml:space="preserve"> </w:t>
      </w:r>
      <w:r w:rsidRPr="008A1898">
        <w:rPr>
          <w:rFonts w:ascii="Calibri" w:hAnsi="Calibri" w:cs="Calibri"/>
          <w:sz w:val="20"/>
          <w:szCs w:val="20"/>
        </w:rPr>
        <w:t>get on board</w:t>
      </w:r>
      <w:r>
        <w:rPr>
          <w:rFonts w:ascii="Calibri" w:hAnsi="Calibri" w:cs="Calibri"/>
          <w:sz w:val="20"/>
          <w:szCs w:val="20"/>
        </w:rPr>
        <w:t xml:space="preserve">. </w:t>
      </w:r>
      <w:r w:rsidR="00934864">
        <w:rPr>
          <w:rFonts w:ascii="Calibri" w:hAnsi="Calibri" w:cs="Calibri"/>
          <w:sz w:val="20"/>
          <w:szCs w:val="20"/>
        </w:rPr>
        <w:t>This project</w:t>
      </w:r>
      <w:r w:rsidRPr="008A1898">
        <w:rPr>
          <w:rFonts w:ascii="Calibri" w:hAnsi="Calibri" w:cs="Calibri"/>
          <w:sz w:val="20"/>
          <w:szCs w:val="20"/>
        </w:rPr>
        <w:t xml:space="preserve"> could</w:t>
      </w:r>
      <w:r>
        <w:rPr>
          <w:rFonts w:ascii="Calibri" w:hAnsi="Calibri" w:cs="Calibri"/>
          <w:sz w:val="20"/>
          <w:szCs w:val="20"/>
        </w:rPr>
        <w:t>, therefore,</w:t>
      </w:r>
      <w:r w:rsidRPr="008A1898">
        <w:rPr>
          <w:rFonts w:ascii="Calibri" w:hAnsi="Calibri" w:cs="Calibri"/>
          <w:sz w:val="20"/>
          <w:szCs w:val="20"/>
        </w:rPr>
        <w:t xml:space="preserve"> play a key role in steering the overall process for the entire sector</w:t>
      </w:r>
      <w:r>
        <w:t>.</w:t>
      </w:r>
      <w:r>
        <w:rPr>
          <w:rFonts w:ascii="Calibri" w:hAnsi="Calibri" w:cs="Calibri"/>
          <w:sz w:val="20"/>
          <w:szCs w:val="20"/>
        </w:rPr>
        <w:t xml:space="preserve"> </w:t>
      </w:r>
      <w:r w:rsidR="1333FD4C" w:rsidRPr="1DCCC5EA">
        <w:rPr>
          <w:rFonts w:ascii="Calibri" w:hAnsi="Calibri" w:cs="Calibri"/>
          <w:sz w:val="20"/>
          <w:szCs w:val="20"/>
        </w:rPr>
        <w:t>T</w:t>
      </w:r>
      <w:r w:rsidR="2CC9DEF3" w:rsidRPr="1DCCC5EA">
        <w:rPr>
          <w:rFonts w:ascii="Calibri" w:hAnsi="Calibri" w:cs="Calibri"/>
          <w:sz w:val="20"/>
          <w:szCs w:val="20"/>
        </w:rPr>
        <w:t>his will entail working jointly to propose solutions</w:t>
      </w:r>
      <w:r w:rsidR="7BD6FD5F" w:rsidRPr="1DCCC5EA">
        <w:rPr>
          <w:rFonts w:ascii="Calibri" w:hAnsi="Calibri" w:cs="Calibri"/>
          <w:sz w:val="20"/>
          <w:szCs w:val="20"/>
        </w:rPr>
        <w:t xml:space="preserve"> (policy, regulatory, financial and capacity building)</w:t>
      </w:r>
      <w:r w:rsidR="2CC9DEF3" w:rsidRPr="1DCCC5EA">
        <w:rPr>
          <w:rFonts w:ascii="Calibri" w:hAnsi="Calibri" w:cs="Calibri"/>
          <w:sz w:val="20"/>
          <w:szCs w:val="20"/>
        </w:rPr>
        <w:t xml:space="preserve"> in order to remove key barriers </w:t>
      </w:r>
      <w:r w:rsidR="003F468A">
        <w:rPr>
          <w:rFonts w:ascii="Calibri" w:hAnsi="Calibri" w:cs="Calibri"/>
          <w:sz w:val="20"/>
          <w:szCs w:val="20"/>
        </w:rPr>
        <w:t>hindering</w:t>
      </w:r>
      <w:r w:rsidR="003F468A" w:rsidRPr="1DCCC5EA">
        <w:rPr>
          <w:rFonts w:ascii="Calibri" w:hAnsi="Calibri" w:cs="Calibri"/>
          <w:sz w:val="20"/>
          <w:szCs w:val="20"/>
        </w:rPr>
        <w:t xml:space="preserve"> </w:t>
      </w:r>
      <w:r w:rsidR="2CC9DEF3" w:rsidRPr="1DCCC5EA">
        <w:rPr>
          <w:rFonts w:ascii="Calibri" w:hAnsi="Calibri" w:cs="Calibri"/>
          <w:sz w:val="20"/>
          <w:szCs w:val="20"/>
        </w:rPr>
        <w:t xml:space="preserve">the uptake of renewable energy </w:t>
      </w:r>
      <w:proofErr w:type="spellStart"/>
      <w:r w:rsidR="2CC9DEF3" w:rsidRPr="1DCCC5EA">
        <w:rPr>
          <w:rFonts w:ascii="Calibri" w:hAnsi="Calibri" w:cs="Calibri"/>
          <w:sz w:val="20"/>
          <w:szCs w:val="20"/>
        </w:rPr>
        <w:t>minigrids</w:t>
      </w:r>
      <w:proofErr w:type="spellEnd"/>
      <w:r w:rsidR="2CC9DEF3" w:rsidRPr="1DCCC5EA">
        <w:rPr>
          <w:rFonts w:ascii="Calibri" w:hAnsi="Calibri" w:cs="Calibri"/>
          <w:sz w:val="20"/>
          <w:szCs w:val="20"/>
        </w:rPr>
        <w:t xml:space="preserve"> and other off</w:t>
      </w:r>
      <w:r w:rsidR="04AB7A8C" w:rsidRPr="1DCCC5EA">
        <w:rPr>
          <w:rFonts w:ascii="Calibri" w:hAnsi="Calibri" w:cs="Calibri"/>
          <w:sz w:val="20"/>
          <w:szCs w:val="20"/>
        </w:rPr>
        <w:t>-</w:t>
      </w:r>
      <w:r w:rsidR="1B9F26F8" w:rsidRPr="1DCCC5EA">
        <w:rPr>
          <w:rFonts w:ascii="Calibri" w:hAnsi="Calibri" w:cs="Calibri"/>
          <w:sz w:val="20"/>
          <w:szCs w:val="20"/>
        </w:rPr>
        <w:t>grid solutions</w:t>
      </w:r>
      <w:r w:rsidR="00194938">
        <w:rPr>
          <w:rFonts w:ascii="Calibri" w:hAnsi="Calibri" w:cs="Calibri"/>
          <w:sz w:val="20"/>
          <w:szCs w:val="20"/>
        </w:rPr>
        <w:t xml:space="preserve"> in Burkina Faso</w:t>
      </w:r>
      <w:r w:rsidR="1B9F26F8" w:rsidRPr="1DCCC5EA">
        <w:rPr>
          <w:rFonts w:ascii="Calibri" w:hAnsi="Calibri" w:cs="Calibri"/>
          <w:sz w:val="20"/>
          <w:szCs w:val="20"/>
        </w:rPr>
        <w:t>.</w:t>
      </w:r>
      <w:r w:rsidR="7FEC9C5F" w:rsidRPr="1DCCC5EA">
        <w:rPr>
          <w:rFonts w:ascii="Calibri" w:hAnsi="Calibri" w:cs="Calibri"/>
          <w:sz w:val="20"/>
          <w:szCs w:val="20"/>
        </w:rPr>
        <w:t xml:space="preserve"> </w:t>
      </w:r>
      <w:r w:rsidR="002B08DF">
        <w:rPr>
          <w:rFonts w:ascii="Calibri" w:hAnsi="Calibri" w:cs="Calibri"/>
          <w:sz w:val="20"/>
          <w:szCs w:val="20"/>
        </w:rPr>
        <w:t xml:space="preserve">Some </w:t>
      </w:r>
      <w:r w:rsidR="3AC37DBD" w:rsidRPr="1DCCC5EA">
        <w:rPr>
          <w:rFonts w:ascii="Calibri" w:hAnsi="Calibri" w:cs="Calibri"/>
          <w:sz w:val="20"/>
          <w:szCs w:val="20"/>
        </w:rPr>
        <w:t xml:space="preserve">of the key </w:t>
      </w:r>
      <w:r w:rsidR="002B08DF">
        <w:rPr>
          <w:rFonts w:ascii="Calibri" w:hAnsi="Calibri" w:cs="Calibri"/>
          <w:sz w:val="20"/>
          <w:szCs w:val="20"/>
        </w:rPr>
        <w:t xml:space="preserve">activities </w:t>
      </w:r>
      <w:r w:rsidR="2DA9C354" w:rsidRPr="1DCCC5EA">
        <w:rPr>
          <w:rFonts w:ascii="Calibri" w:hAnsi="Calibri" w:cs="Calibri"/>
          <w:sz w:val="20"/>
          <w:szCs w:val="20"/>
        </w:rPr>
        <w:t>the multi-</w:t>
      </w:r>
      <w:proofErr w:type="gramStart"/>
      <w:r w:rsidR="2DA9C354" w:rsidRPr="1DCCC5EA">
        <w:rPr>
          <w:rFonts w:ascii="Calibri" w:hAnsi="Calibri" w:cs="Calibri"/>
          <w:sz w:val="20"/>
          <w:szCs w:val="20"/>
        </w:rPr>
        <w:t>stakeholders</w:t>
      </w:r>
      <w:proofErr w:type="gramEnd"/>
      <w:r w:rsidR="2DA9C354" w:rsidRPr="1DCCC5EA">
        <w:rPr>
          <w:rFonts w:ascii="Calibri" w:hAnsi="Calibri" w:cs="Calibri"/>
          <w:sz w:val="20"/>
          <w:szCs w:val="20"/>
        </w:rPr>
        <w:t xml:space="preserve"> platform is expected to work on</w:t>
      </w:r>
      <w:r w:rsidR="003F468A">
        <w:rPr>
          <w:rFonts w:ascii="Calibri" w:hAnsi="Calibri" w:cs="Calibri"/>
          <w:sz w:val="20"/>
          <w:szCs w:val="20"/>
        </w:rPr>
        <w:t>,</w:t>
      </w:r>
      <w:r w:rsidR="2DA9C354" w:rsidRPr="1DCCC5EA">
        <w:rPr>
          <w:rFonts w:ascii="Calibri" w:hAnsi="Calibri" w:cs="Calibri"/>
          <w:sz w:val="20"/>
          <w:szCs w:val="20"/>
        </w:rPr>
        <w:t xml:space="preserve"> </w:t>
      </w:r>
      <w:r w:rsidR="003F468A">
        <w:rPr>
          <w:rFonts w:ascii="Calibri" w:hAnsi="Calibri" w:cs="Calibri"/>
          <w:sz w:val="20"/>
          <w:szCs w:val="20"/>
        </w:rPr>
        <w:t>are</w:t>
      </w:r>
      <w:r w:rsidR="2DA9C354" w:rsidRPr="1DCCC5EA">
        <w:rPr>
          <w:rFonts w:ascii="Calibri" w:hAnsi="Calibri" w:cs="Calibri"/>
          <w:sz w:val="20"/>
          <w:szCs w:val="20"/>
        </w:rPr>
        <w:t xml:space="preserve"> the </w:t>
      </w:r>
      <w:r w:rsidR="70B13392" w:rsidRPr="1DCCC5EA">
        <w:rPr>
          <w:rFonts w:ascii="Calibri" w:hAnsi="Calibri" w:cs="Calibri"/>
          <w:sz w:val="20"/>
          <w:szCs w:val="20"/>
        </w:rPr>
        <w:t>identification</w:t>
      </w:r>
      <w:r w:rsidR="7448D132" w:rsidRPr="1DCCC5EA">
        <w:rPr>
          <w:rFonts w:ascii="Calibri" w:hAnsi="Calibri" w:cs="Calibri"/>
          <w:sz w:val="20"/>
          <w:szCs w:val="20"/>
        </w:rPr>
        <w:t xml:space="preserve"> of delivery model</w:t>
      </w:r>
      <w:r w:rsidR="3AC37DBD" w:rsidRPr="1DCCC5EA">
        <w:rPr>
          <w:rFonts w:ascii="Calibri" w:hAnsi="Calibri" w:cs="Calibri"/>
          <w:sz w:val="20"/>
          <w:szCs w:val="20"/>
        </w:rPr>
        <w:t xml:space="preserve"> (s)</w:t>
      </w:r>
      <w:r w:rsidR="7448D132" w:rsidRPr="1DCCC5EA">
        <w:rPr>
          <w:rFonts w:ascii="Calibri" w:hAnsi="Calibri" w:cs="Calibri"/>
          <w:sz w:val="20"/>
          <w:szCs w:val="20"/>
        </w:rPr>
        <w:t xml:space="preserve"> for </w:t>
      </w:r>
      <w:proofErr w:type="spellStart"/>
      <w:r w:rsidR="7448D132" w:rsidRPr="1DCCC5EA">
        <w:rPr>
          <w:rFonts w:ascii="Calibri" w:hAnsi="Calibri" w:cs="Calibri"/>
          <w:sz w:val="20"/>
          <w:szCs w:val="20"/>
        </w:rPr>
        <w:t>minigrids</w:t>
      </w:r>
      <w:proofErr w:type="spellEnd"/>
      <w:r w:rsidR="002B08DF">
        <w:rPr>
          <w:rFonts w:ascii="Calibri" w:hAnsi="Calibri" w:cs="Calibri"/>
          <w:sz w:val="20"/>
          <w:szCs w:val="20"/>
        </w:rPr>
        <w:t xml:space="preserve">; </w:t>
      </w:r>
      <w:r w:rsidR="00934864">
        <w:rPr>
          <w:rFonts w:ascii="Calibri" w:hAnsi="Calibri" w:cs="Calibri"/>
          <w:sz w:val="20"/>
          <w:szCs w:val="20"/>
        </w:rPr>
        <w:t xml:space="preserve">the </w:t>
      </w:r>
      <w:r w:rsidR="002B08DF">
        <w:rPr>
          <w:rFonts w:ascii="Calibri" w:hAnsi="Calibri" w:cs="Calibri"/>
          <w:sz w:val="20"/>
          <w:szCs w:val="20"/>
        </w:rPr>
        <w:t xml:space="preserve">development of </w:t>
      </w:r>
      <w:r w:rsidR="00934864">
        <w:rPr>
          <w:rFonts w:ascii="Calibri" w:hAnsi="Calibri" w:cs="Calibri"/>
          <w:sz w:val="20"/>
          <w:szCs w:val="20"/>
        </w:rPr>
        <w:t xml:space="preserve">a </w:t>
      </w:r>
      <w:r w:rsidR="002B08DF">
        <w:rPr>
          <w:rFonts w:ascii="Calibri" w:hAnsi="Calibri" w:cs="Calibri"/>
          <w:sz w:val="20"/>
          <w:szCs w:val="20"/>
        </w:rPr>
        <w:t xml:space="preserve">waste management strategy; </w:t>
      </w:r>
      <w:r w:rsidR="00934864">
        <w:rPr>
          <w:rFonts w:ascii="Calibri" w:hAnsi="Calibri" w:cs="Calibri"/>
          <w:sz w:val="20"/>
          <w:szCs w:val="20"/>
        </w:rPr>
        <w:t xml:space="preserve">the </w:t>
      </w:r>
      <w:r w:rsidR="002B08DF">
        <w:rPr>
          <w:rFonts w:ascii="Calibri" w:hAnsi="Calibri" w:cs="Calibri"/>
          <w:sz w:val="20"/>
          <w:szCs w:val="20"/>
        </w:rPr>
        <w:t>develop</w:t>
      </w:r>
      <w:r w:rsidR="00934864">
        <w:rPr>
          <w:rFonts w:ascii="Calibri" w:hAnsi="Calibri" w:cs="Calibri"/>
          <w:sz w:val="20"/>
          <w:szCs w:val="20"/>
        </w:rPr>
        <w:t>ment of a</w:t>
      </w:r>
      <w:r w:rsidR="002B08DF">
        <w:rPr>
          <w:rFonts w:ascii="Calibri" w:hAnsi="Calibri" w:cs="Calibri"/>
          <w:sz w:val="20"/>
          <w:szCs w:val="20"/>
        </w:rPr>
        <w:t xml:space="preserve"> guide on the importation process</w:t>
      </w:r>
      <w:r>
        <w:rPr>
          <w:rFonts w:ascii="Calibri" w:hAnsi="Calibri" w:cs="Calibri"/>
          <w:sz w:val="20"/>
          <w:szCs w:val="20"/>
        </w:rPr>
        <w:t>; support</w:t>
      </w:r>
      <w:r w:rsidR="00934864">
        <w:rPr>
          <w:rFonts w:ascii="Calibri" w:hAnsi="Calibri" w:cs="Calibri"/>
          <w:sz w:val="20"/>
          <w:szCs w:val="20"/>
        </w:rPr>
        <w:t xml:space="preserve"> for</w:t>
      </w:r>
      <w:r>
        <w:rPr>
          <w:rFonts w:ascii="Calibri" w:hAnsi="Calibri" w:cs="Calibri"/>
          <w:sz w:val="20"/>
          <w:szCs w:val="20"/>
        </w:rPr>
        <w:t xml:space="preserve"> the establishment of </w:t>
      </w:r>
      <w:r w:rsidR="00B92445">
        <w:rPr>
          <w:rFonts w:ascii="Calibri" w:hAnsi="Calibri" w:cs="Calibri"/>
          <w:sz w:val="20"/>
          <w:szCs w:val="20"/>
        </w:rPr>
        <w:t>an online one-stop-s</w:t>
      </w:r>
      <w:r w:rsidR="003F468A">
        <w:rPr>
          <w:rFonts w:ascii="Calibri" w:hAnsi="Calibri" w:cs="Calibri"/>
          <w:sz w:val="20"/>
          <w:szCs w:val="20"/>
        </w:rPr>
        <w:t>h</w:t>
      </w:r>
      <w:r w:rsidR="00B92445">
        <w:rPr>
          <w:rFonts w:ascii="Calibri" w:hAnsi="Calibri" w:cs="Calibri"/>
          <w:sz w:val="20"/>
          <w:szCs w:val="20"/>
        </w:rPr>
        <w:t xml:space="preserve">op (website). </w:t>
      </w:r>
      <w:r w:rsidR="002B08DF" w:rsidRPr="00891B35">
        <w:rPr>
          <w:rFonts w:asciiTheme="minorHAnsi" w:hAnsiTheme="minorHAnsi"/>
          <w:bCs/>
          <w:sz w:val="20"/>
          <w:szCs w:val="20"/>
        </w:rPr>
        <w:t>Specifically, the platform is</w:t>
      </w:r>
      <w:r w:rsidR="00B92445" w:rsidRPr="00891B35">
        <w:rPr>
          <w:rFonts w:asciiTheme="minorHAnsi" w:hAnsiTheme="minorHAnsi"/>
          <w:bCs/>
          <w:sz w:val="20"/>
          <w:szCs w:val="20"/>
        </w:rPr>
        <w:t xml:space="preserve"> expected to</w:t>
      </w:r>
      <w:r w:rsidR="002B08DF" w:rsidRPr="00891B35">
        <w:rPr>
          <w:rFonts w:asciiTheme="minorHAnsi" w:hAnsiTheme="minorHAnsi"/>
          <w:bCs/>
          <w:sz w:val="20"/>
          <w:szCs w:val="20"/>
        </w:rPr>
        <w:t xml:space="preserve"> align the ongoing dialogue with activities implemented in parallel under the other outputs </w:t>
      </w:r>
      <w:r w:rsidR="00010EA4" w:rsidRPr="00891B35">
        <w:rPr>
          <w:rFonts w:asciiTheme="minorHAnsi" w:hAnsiTheme="minorHAnsi"/>
          <w:bCs/>
          <w:sz w:val="20"/>
          <w:szCs w:val="20"/>
        </w:rPr>
        <w:t xml:space="preserve">and capitalize on </w:t>
      </w:r>
      <w:r w:rsidR="00A455D1" w:rsidRPr="00891B35">
        <w:rPr>
          <w:rFonts w:asciiTheme="minorHAnsi" w:hAnsiTheme="minorHAnsi"/>
          <w:bCs/>
          <w:sz w:val="20"/>
          <w:szCs w:val="20"/>
        </w:rPr>
        <w:t xml:space="preserve">feedbacks and </w:t>
      </w:r>
      <w:r w:rsidR="00010EA4" w:rsidRPr="00891B35">
        <w:rPr>
          <w:rFonts w:asciiTheme="minorHAnsi" w:hAnsiTheme="minorHAnsi"/>
          <w:bCs/>
          <w:sz w:val="20"/>
          <w:szCs w:val="20"/>
        </w:rPr>
        <w:t>lessons learnt from these activities</w:t>
      </w:r>
      <w:r w:rsidR="7448D132" w:rsidRPr="00891B35">
        <w:rPr>
          <w:rFonts w:ascii="Calibri" w:hAnsi="Calibri" w:cs="Calibri"/>
          <w:sz w:val="20"/>
          <w:szCs w:val="20"/>
        </w:rPr>
        <w:t xml:space="preserve">. </w:t>
      </w:r>
    </w:p>
    <w:p w14:paraId="7FEC32BD" w14:textId="77777777" w:rsidR="003F468A" w:rsidRDefault="003F468A" w:rsidP="003F468A">
      <w:pPr>
        <w:ind w:left="360"/>
        <w:jc w:val="both"/>
        <w:rPr>
          <w:rFonts w:ascii="Calibri" w:hAnsi="Calibri" w:cs="Calibri"/>
          <w:sz w:val="20"/>
          <w:szCs w:val="20"/>
        </w:rPr>
      </w:pPr>
    </w:p>
    <w:p w14:paraId="4DBC70B8" w14:textId="033D90FB" w:rsidR="00E1506A" w:rsidRDefault="7FEC9C5F" w:rsidP="003F468A">
      <w:pPr>
        <w:ind w:left="360"/>
        <w:jc w:val="both"/>
        <w:rPr>
          <w:rFonts w:ascii="Calibri" w:hAnsi="Calibri" w:cs="Calibri"/>
          <w:sz w:val="20"/>
          <w:szCs w:val="20"/>
        </w:rPr>
      </w:pPr>
      <w:r w:rsidRPr="00891B35">
        <w:rPr>
          <w:rFonts w:ascii="Calibri" w:hAnsi="Calibri" w:cs="Calibri"/>
          <w:sz w:val="20"/>
          <w:szCs w:val="20"/>
        </w:rPr>
        <w:t>In terms of sequencing</w:t>
      </w:r>
      <w:r w:rsidR="76ABAB8A" w:rsidRPr="00891B35">
        <w:rPr>
          <w:rFonts w:ascii="Calibri" w:hAnsi="Calibri" w:cs="Calibri"/>
          <w:sz w:val="20"/>
          <w:szCs w:val="20"/>
        </w:rPr>
        <w:t>,</w:t>
      </w:r>
      <w:r w:rsidRPr="00891B35">
        <w:rPr>
          <w:rFonts w:ascii="Calibri" w:hAnsi="Calibri" w:cs="Calibri"/>
          <w:sz w:val="20"/>
          <w:szCs w:val="20"/>
        </w:rPr>
        <w:t xml:space="preserve"> it is advisable that this activity starts in 2021 even prior to CEO endorsement</w:t>
      </w:r>
      <w:r w:rsidR="506F706D" w:rsidRPr="00891B35">
        <w:rPr>
          <w:rFonts w:ascii="Calibri" w:hAnsi="Calibri" w:cs="Calibri"/>
          <w:sz w:val="20"/>
          <w:szCs w:val="20"/>
        </w:rPr>
        <w:t xml:space="preserve"> so that the </w:t>
      </w:r>
      <w:r w:rsidR="003B760D">
        <w:rPr>
          <w:rFonts w:ascii="Calibri" w:hAnsi="Calibri" w:cs="Calibri"/>
          <w:sz w:val="20"/>
          <w:szCs w:val="20"/>
        </w:rPr>
        <w:t xml:space="preserve">multi-stakeholder </w:t>
      </w:r>
      <w:r w:rsidR="506F706D" w:rsidRPr="00891B35">
        <w:rPr>
          <w:rFonts w:ascii="Calibri" w:hAnsi="Calibri" w:cs="Calibri"/>
          <w:sz w:val="20"/>
          <w:szCs w:val="20"/>
        </w:rPr>
        <w:t xml:space="preserve">platform can be fully operational at the onset of </w:t>
      </w:r>
      <w:r w:rsidR="25168016" w:rsidRPr="00891B35">
        <w:rPr>
          <w:rFonts w:ascii="Calibri" w:hAnsi="Calibri" w:cs="Calibri"/>
          <w:sz w:val="20"/>
          <w:szCs w:val="20"/>
        </w:rPr>
        <w:t>this project</w:t>
      </w:r>
      <w:r w:rsidR="506F706D" w:rsidRPr="00891B35">
        <w:rPr>
          <w:rFonts w:ascii="Calibri" w:hAnsi="Calibri" w:cs="Calibri"/>
          <w:sz w:val="20"/>
          <w:szCs w:val="20"/>
        </w:rPr>
        <w:t>.</w:t>
      </w:r>
      <w:r w:rsidR="12BB6FD3" w:rsidRPr="00891B35">
        <w:rPr>
          <w:rFonts w:ascii="Calibri" w:hAnsi="Calibri" w:cs="Calibri"/>
          <w:sz w:val="20"/>
          <w:szCs w:val="20"/>
        </w:rPr>
        <w:t xml:space="preserve"> </w:t>
      </w:r>
      <w:r w:rsidR="00B92445" w:rsidRPr="00891B35">
        <w:rPr>
          <w:rFonts w:ascii="Calibri" w:hAnsi="Calibri" w:cs="Calibri"/>
          <w:sz w:val="20"/>
          <w:szCs w:val="20"/>
        </w:rPr>
        <w:t>Therefore, t</w:t>
      </w:r>
      <w:r w:rsidR="12BB6FD3" w:rsidRPr="00891B35">
        <w:rPr>
          <w:rFonts w:ascii="Calibri" w:hAnsi="Calibri" w:cs="Calibri"/>
          <w:sz w:val="20"/>
          <w:szCs w:val="20"/>
        </w:rPr>
        <w:t>his activity will</w:t>
      </w:r>
      <w:r w:rsidR="73880313" w:rsidRPr="00891B35">
        <w:rPr>
          <w:rFonts w:ascii="Calibri" w:hAnsi="Calibri" w:cs="Calibri"/>
          <w:sz w:val="20"/>
          <w:szCs w:val="20"/>
        </w:rPr>
        <w:t xml:space="preserve"> build on the </w:t>
      </w:r>
      <w:proofErr w:type="spellStart"/>
      <w:r w:rsidR="73880313" w:rsidRPr="00891B35">
        <w:rPr>
          <w:rFonts w:ascii="Calibri" w:hAnsi="Calibri" w:cs="Calibri"/>
          <w:sz w:val="20"/>
          <w:szCs w:val="20"/>
        </w:rPr>
        <w:t>Sida</w:t>
      </w:r>
      <w:proofErr w:type="spellEnd"/>
      <w:r w:rsidR="73880313" w:rsidRPr="00891B35">
        <w:rPr>
          <w:rFonts w:ascii="Calibri" w:hAnsi="Calibri" w:cs="Calibri"/>
          <w:sz w:val="20"/>
          <w:szCs w:val="20"/>
        </w:rPr>
        <w:t>-financed rural electrification project in</w:t>
      </w:r>
      <w:r w:rsidR="12BB6FD3" w:rsidRPr="00891B35">
        <w:rPr>
          <w:rFonts w:ascii="Calibri" w:hAnsi="Calibri" w:cs="Calibri"/>
          <w:sz w:val="20"/>
          <w:szCs w:val="20"/>
        </w:rPr>
        <w:t xml:space="preserve"> </w:t>
      </w:r>
      <w:r w:rsidR="73880313" w:rsidRPr="00891B35">
        <w:rPr>
          <w:rFonts w:ascii="Calibri" w:hAnsi="Calibri" w:cs="Calibri"/>
          <w:sz w:val="20"/>
          <w:szCs w:val="20"/>
        </w:rPr>
        <w:t xml:space="preserve">the </w:t>
      </w:r>
      <w:proofErr w:type="spellStart"/>
      <w:r w:rsidR="73880313" w:rsidRPr="00891B35">
        <w:rPr>
          <w:rFonts w:ascii="Calibri" w:hAnsi="Calibri" w:cs="Calibri"/>
          <w:sz w:val="20"/>
          <w:szCs w:val="20"/>
        </w:rPr>
        <w:t>Liptako-Gourma</w:t>
      </w:r>
      <w:proofErr w:type="spellEnd"/>
      <w:r w:rsidR="62E2A3C4" w:rsidRPr="00891B35">
        <w:rPr>
          <w:rFonts w:ascii="Calibri" w:hAnsi="Calibri" w:cs="Calibri"/>
          <w:sz w:val="20"/>
          <w:szCs w:val="20"/>
        </w:rPr>
        <w:t>, which is expected to start in 2021 before</w:t>
      </w:r>
      <w:r w:rsidR="506F706D" w:rsidRPr="00891B35">
        <w:rPr>
          <w:rFonts w:ascii="Calibri" w:hAnsi="Calibri" w:cs="Calibri"/>
          <w:sz w:val="20"/>
          <w:szCs w:val="20"/>
        </w:rPr>
        <w:t xml:space="preserve"> </w:t>
      </w:r>
      <w:r w:rsidR="65A0E44F" w:rsidRPr="00891B35">
        <w:rPr>
          <w:rFonts w:ascii="Calibri" w:hAnsi="Calibri" w:cs="Calibri"/>
          <w:sz w:val="20"/>
          <w:szCs w:val="20"/>
        </w:rPr>
        <w:t xml:space="preserve">the </w:t>
      </w:r>
      <w:r w:rsidR="62E2A3C4" w:rsidRPr="00891B35">
        <w:rPr>
          <w:rFonts w:ascii="Calibri" w:hAnsi="Calibri" w:cs="Calibri"/>
          <w:sz w:val="20"/>
          <w:szCs w:val="20"/>
        </w:rPr>
        <w:t>AMP</w:t>
      </w:r>
      <w:r w:rsidR="329CCE14" w:rsidRPr="00891B35">
        <w:rPr>
          <w:rFonts w:ascii="Calibri" w:hAnsi="Calibri" w:cs="Calibri"/>
          <w:sz w:val="20"/>
          <w:szCs w:val="20"/>
        </w:rPr>
        <w:t xml:space="preserve"> project. ECREEE will </w:t>
      </w:r>
      <w:r w:rsidR="509CE42A" w:rsidRPr="00891B35">
        <w:rPr>
          <w:rFonts w:ascii="Calibri" w:hAnsi="Calibri" w:cs="Calibri"/>
          <w:sz w:val="20"/>
          <w:szCs w:val="20"/>
        </w:rPr>
        <w:t xml:space="preserve">support </w:t>
      </w:r>
      <w:r w:rsidR="00B92445" w:rsidRPr="00891B35">
        <w:rPr>
          <w:rFonts w:ascii="Calibri" w:hAnsi="Calibri" w:cs="Calibri"/>
          <w:sz w:val="20"/>
          <w:szCs w:val="20"/>
        </w:rPr>
        <w:t xml:space="preserve">the </w:t>
      </w:r>
      <w:proofErr w:type="spellStart"/>
      <w:r w:rsidR="00B92445" w:rsidRPr="00891B35">
        <w:rPr>
          <w:rFonts w:ascii="Calibri" w:hAnsi="Calibri" w:cs="Calibri"/>
          <w:sz w:val="20"/>
          <w:szCs w:val="20"/>
        </w:rPr>
        <w:t>MoE</w:t>
      </w:r>
      <w:proofErr w:type="spellEnd"/>
      <w:r w:rsidR="00B92445" w:rsidRPr="00891B35">
        <w:rPr>
          <w:rFonts w:ascii="Calibri" w:hAnsi="Calibri" w:cs="Calibri"/>
          <w:sz w:val="20"/>
          <w:szCs w:val="20"/>
        </w:rPr>
        <w:t xml:space="preserve"> </w:t>
      </w:r>
      <w:r w:rsidR="003F468A">
        <w:rPr>
          <w:rFonts w:ascii="Calibri" w:hAnsi="Calibri" w:cs="Calibri"/>
          <w:sz w:val="20"/>
          <w:szCs w:val="20"/>
        </w:rPr>
        <w:t xml:space="preserve">to </w:t>
      </w:r>
      <w:r w:rsidR="509CE42A" w:rsidRPr="00891B35">
        <w:rPr>
          <w:rFonts w:ascii="Calibri" w:hAnsi="Calibri" w:cs="Calibri"/>
          <w:sz w:val="20"/>
          <w:szCs w:val="20"/>
        </w:rPr>
        <w:t>relaunc</w:t>
      </w:r>
      <w:r w:rsidR="002B08DF" w:rsidRPr="00891B35">
        <w:rPr>
          <w:rFonts w:ascii="Calibri" w:hAnsi="Calibri" w:cs="Calibri"/>
          <w:sz w:val="20"/>
          <w:szCs w:val="20"/>
        </w:rPr>
        <w:t>h</w:t>
      </w:r>
      <w:r w:rsidR="509CE42A" w:rsidRPr="00891B35">
        <w:rPr>
          <w:rFonts w:ascii="Calibri" w:hAnsi="Calibri" w:cs="Calibri"/>
          <w:sz w:val="20"/>
          <w:szCs w:val="20"/>
        </w:rPr>
        <w:t xml:space="preserve"> the platform </w:t>
      </w:r>
      <w:r w:rsidR="329CCE14" w:rsidRPr="00891B35">
        <w:rPr>
          <w:rFonts w:ascii="Calibri" w:hAnsi="Calibri" w:cs="Calibri"/>
          <w:sz w:val="20"/>
          <w:szCs w:val="20"/>
        </w:rPr>
        <w:t xml:space="preserve">in the framework of the </w:t>
      </w:r>
      <w:proofErr w:type="spellStart"/>
      <w:r w:rsidR="33F4AEDE" w:rsidRPr="00891B35">
        <w:rPr>
          <w:rFonts w:ascii="Calibri" w:hAnsi="Calibri" w:cs="Calibri"/>
          <w:sz w:val="20"/>
          <w:szCs w:val="20"/>
        </w:rPr>
        <w:t>Liptako-Gourma</w:t>
      </w:r>
      <w:proofErr w:type="spellEnd"/>
      <w:r w:rsidR="33F4AEDE" w:rsidRPr="00891B35">
        <w:rPr>
          <w:rFonts w:ascii="Calibri" w:hAnsi="Calibri" w:cs="Calibri"/>
          <w:sz w:val="20"/>
          <w:szCs w:val="20"/>
        </w:rPr>
        <w:t xml:space="preserve"> projec</w:t>
      </w:r>
      <w:r w:rsidR="00B92445" w:rsidRPr="00891B35">
        <w:rPr>
          <w:rFonts w:ascii="Calibri" w:hAnsi="Calibri" w:cs="Calibri"/>
          <w:sz w:val="20"/>
          <w:szCs w:val="20"/>
        </w:rPr>
        <w:t>t as it is</w:t>
      </w:r>
      <w:r w:rsidR="33F4AEDE" w:rsidRPr="00891B35">
        <w:rPr>
          <w:rFonts w:ascii="Calibri" w:hAnsi="Calibri" w:cs="Calibri"/>
          <w:sz w:val="20"/>
          <w:szCs w:val="20"/>
        </w:rPr>
        <w:t xml:space="preserve"> well-positioned to </w:t>
      </w:r>
      <w:r w:rsidR="292D8790" w:rsidRPr="00891B35">
        <w:rPr>
          <w:rFonts w:ascii="Calibri" w:hAnsi="Calibri" w:cs="Calibri"/>
          <w:sz w:val="20"/>
          <w:szCs w:val="20"/>
        </w:rPr>
        <w:t>facilitate follow-up activities in collaboration with the</w:t>
      </w:r>
      <w:r w:rsidR="00B92445" w:rsidRPr="00891B35">
        <w:rPr>
          <w:rFonts w:ascii="Calibri" w:hAnsi="Calibri" w:cs="Calibri"/>
          <w:sz w:val="20"/>
          <w:szCs w:val="20"/>
        </w:rPr>
        <w:t xml:space="preserve"> key actors</w:t>
      </w:r>
      <w:r w:rsidR="1C8EB63A" w:rsidRPr="00891B35">
        <w:rPr>
          <w:rFonts w:ascii="Calibri" w:hAnsi="Calibri" w:cs="Calibri"/>
          <w:sz w:val="20"/>
          <w:szCs w:val="20"/>
        </w:rPr>
        <w:t>.</w:t>
      </w:r>
      <w:r w:rsidR="627BA18B" w:rsidRPr="00891B35">
        <w:rPr>
          <w:rFonts w:ascii="Calibri" w:hAnsi="Calibri" w:cs="Calibri"/>
          <w:sz w:val="20"/>
          <w:szCs w:val="20"/>
        </w:rPr>
        <w:t xml:space="preserve"> </w:t>
      </w:r>
      <w:r w:rsidR="509CE42A" w:rsidRPr="00891B35">
        <w:rPr>
          <w:rFonts w:ascii="Calibri" w:hAnsi="Calibri" w:cs="Calibri"/>
          <w:sz w:val="20"/>
          <w:szCs w:val="20"/>
        </w:rPr>
        <w:t>This platform will build on lessons learnt</w:t>
      </w:r>
      <w:r w:rsidR="627BA18B" w:rsidRPr="00891B35">
        <w:rPr>
          <w:rFonts w:ascii="Calibri" w:hAnsi="Calibri" w:cs="Calibri"/>
          <w:sz w:val="20"/>
          <w:szCs w:val="20"/>
        </w:rPr>
        <w:t xml:space="preserve"> from the multi-stakeholder platform in Senegal</w:t>
      </w:r>
      <w:r w:rsidR="24284364" w:rsidRPr="00891B35">
        <w:rPr>
          <w:rFonts w:ascii="Calibri" w:hAnsi="Calibri" w:cs="Calibri"/>
          <w:sz w:val="20"/>
          <w:szCs w:val="20"/>
        </w:rPr>
        <w:t>, which</w:t>
      </w:r>
      <w:r w:rsidR="06C52544" w:rsidRPr="00891B35">
        <w:rPr>
          <w:rFonts w:ascii="Calibri" w:hAnsi="Calibri" w:cs="Calibri"/>
          <w:sz w:val="20"/>
          <w:szCs w:val="20"/>
        </w:rPr>
        <w:t xml:space="preserve"> is</w:t>
      </w:r>
      <w:r w:rsidR="24284364" w:rsidRPr="00891B35">
        <w:rPr>
          <w:rFonts w:ascii="Calibri" w:hAnsi="Calibri" w:cs="Calibri"/>
          <w:sz w:val="20"/>
          <w:szCs w:val="20"/>
        </w:rPr>
        <w:t xml:space="preserve"> the benchmark for a functional and active platform</w:t>
      </w:r>
      <w:r w:rsidR="509CE42A" w:rsidRPr="00891B35">
        <w:rPr>
          <w:rFonts w:ascii="Calibri" w:hAnsi="Calibri" w:cs="Calibri"/>
          <w:sz w:val="20"/>
          <w:szCs w:val="20"/>
        </w:rPr>
        <w:t xml:space="preserve"> in </w:t>
      </w:r>
      <w:r w:rsidR="004B2D8B" w:rsidRPr="00891B35">
        <w:rPr>
          <w:rFonts w:ascii="Calibri" w:hAnsi="Calibri" w:cs="Calibri"/>
          <w:sz w:val="20"/>
          <w:szCs w:val="20"/>
        </w:rPr>
        <w:t>West Africa</w:t>
      </w:r>
      <w:r w:rsidR="001354CF" w:rsidRPr="00891B35">
        <w:rPr>
          <w:rFonts w:ascii="Calibri" w:hAnsi="Calibri" w:cs="Calibri"/>
          <w:sz w:val="20"/>
          <w:szCs w:val="20"/>
        </w:rPr>
        <w:t xml:space="preserve">. </w:t>
      </w:r>
      <w:r w:rsidR="00A63F47" w:rsidRPr="00891B35">
        <w:rPr>
          <w:rFonts w:ascii="Calibri" w:hAnsi="Calibri" w:cs="Calibri"/>
          <w:sz w:val="20"/>
          <w:szCs w:val="20"/>
        </w:rPr>
        <w:t>P</w:t>
      </w:r>
      <w:r w:rsidR="001354CF" w:rsidRPr="00891B35">
        <w:rPr>
          <w:rFonts w:ascii="Calibri" w:hAnsi="Calibri" w:cs="Calibri"/>
          <w:sz w:val="20"/>
          <w:szCs w:val="20"/>
        </w:rPr>
        <w:t xml:space="preserve">latforms in Zambia and Kenya will </w:t>
      </w:r>
      <w:r w:rsidR="00002AF7" w:rsidRPr="00891B35">
        <w:rPr>
          <w:rFonts w:ascii="Calibri" w:hAnsi="Calibri" w:cs="Calibri"/>
          <w:sz w:val="20"/>
          <w:szCs w:val="20"/>
        </w:rPr>
        <w:t xml:space="preserve">also </w:t>
      </w:r>
      <w:r w:rsidR="001354CF" w:rsidRPr="00891B35">
        <w:rPr>
          <w:rFonts w:ascii="Calibri" w:hAnsi="Calibri" w:cs="Calibri"/>
          <w:sz w:val="20"/>
          <w:szCs w:val="20"/>
        </w:rPr>
        <w:t>be used as benchmark</w:t>
      </w:r>
      <w:r w:rsidR="509CE42A" w:rsidRPr="00891B35">
        <w:rPr>
          <w:rFonts w:ascii="Calibri" w:hAnsi="Calibri" w:cs="Calibri"/>
          <w:sz w:val="20"/>
          <w:szCs w:val="20"/>
        </w:rPr>
        <w:t>.</w:t>
      </w:r>
      <w:r w:rsidR="0065370E">
        <w:rPr>
          <w:rFonts w:ascii="Calibri" w:hAnsi="Calibri" w:cs="Calibri"/>
          <w:sz w:val="20"/>
          <w:szCs w:val="20"/>
        </w:rPr>
        <w:t xml:space="preserve"> These platforms were able to achieve considerable success in terms of </w:t>
      </w:r>
      <w:r w:rsidR="00922826">
        <w:rPr>
          <w:rFonts w:ascii="Calibri" w:hAnsi="Calibri" w:cs="Calibri"/>
          <w:sz w:val="20"/>
          <w:szCs w:val="20"/>
        </w:rPr>
        <w:t>advocacy towards the</w:t>
      </w:r>
      <w:r w:rsidR="0065370E">
        <w:rPr>
          <w:rFonts w:ascii="Calibri" w:hAnsi="Calibri" w:cs="Calibri"/>
          <w:sz w:val="20"/>
          <w:szCs w:val="20"/>
        </w:rPr>
        <w:t xml:space="preserve"> government and </w:t>
      </w:r>
      <w:r w:rsidR="007169C3">
        <w:rPr>
          <w:rFonts w:ascii="Calibri" w:hAnsi="Calibri" w:cs="Calibri"/>
          <w:sz w:val="20"/>
          <w:szCs w:val="20"/>
        </w:rPr>
        <w:t>in terms of</w:t>
      </w:r>
      <w:r w:rsidR="0065370E">
        <w:rPr>
          <w:rFonts w:ascii="Calibri" w:hAnsi="Calibri" w:cs="Calibri"/>
          <w:sz w:val="20"/>
          <w:szCs w:val="20"/>
        </w:rPr>
        <w:t xml:space="preserve"> streamlin</w:t>
      </w:r>
      <w:r w:rsidR="007169C3">
        <w:rPr>
          <w:rFonts w:ascii="Calibri" w:hAnsi="Calibri" w:cs="Calibri"/>
          <w:sz w:val="20"/>
          <w:szCs w:val="20"/>
        </w:rPr>
        <w:t>ing</w:t>
      </w:r>
      <w:r w:rsidR="0065370E">
        <w:rPr>
          <w:rFonts w:ascii="Calibri" w:hAnsi="Calibri" w:cs="Calibri"/>
          <w:sz w:val="20"/>
          <w:szCs w:val="20"/>
        </w:rPr>
        <w:t xml:space="preserve"> the actions and points of views of all stakeholders on key issues related to the sector. Some notable achievements that set these platforms apart </w:t>
      </w:r>
      <w:proofErr w:type="gramStart"/>
      <w:r w:rsidR="0065370E">
        <w:rPr>
          <w:rFonts w:ascii="Calibri" w:hAnsi="Calibri" w:cs="Calibri"/>
          <w:sz w:val="20"/>
          <w:szCs w:val="20"/>
        </w:rPr>
        <w:t>are:</w:t>
      </w:r>
      <w:proofErr w:type="gramEnd"/>
      <w:r w:rsidR="0065370E">
        <w:rPr>
          <w:rFonts w:ascii="Calibri" w:hAnsi="Calibri" w:cs="Calibri"/>
          <w:sz w:val="20"/>
          <w:szCs w:val="20"/>
        </w:rPr>
        <w:t xml:space="preserve"> </w:t>
      </w:r>
      <w:r w:rsidR="00347EFC">
        <w:rPr>
          <w:rFonts w:ascii="Calibri" w:hAnsi="Calibri" w:cs="Calibri"/>
          <w:sz w:val="20"/>
          <w:szCs w:val="20"/>
        </w:rPr>
        <w:t xml:space="preserve">tax </w:t>
      </w:r>
      <w:r w:rsidR="0065370E">
        <w:rPr>
          <w:rFonts w:ascii="Calibri" w:hAnsi="Calibri" w:cs="Calibri"/>
          <w:sz w:val="20"/>
          <w:szCs w:val="20"/>
        </w:rPr>
        <w:t>exemption</w:t>
      </w:r>
      <w:r w:rsidR="00347EFC">
        <w:rPr>
          <w:rFonts w:ascii="Calibri" w:hAnsi="Calibri" w:cs="Calibri"/>
          <w:sz w:val="20"/>
          <w:szCs w:val="20"/>
        </w:rPr>
        <w:t xml:space="preserve"> on renewable energy products, </w:t>
      </w:r>
      <w:r w:rsidR="00347EFC">
        <w:rPr>
          <w:rFonts w:ascii="Calibri" w:hAnsi="Calibri" w:cs="Calibri"/>
          <w:sz w:val="20"/>
          <w:szCs w:val="20"/>
        </w:rPr>
        <w:lastRenderedPageBreak/>
        <w:t>importation guide, waste management guide, support towards a functioning private sector association, etc.</w:t>
      </w:r>
      <w:r w:rsidR="0065370E">
        <w:rPr>
          <w:rFonts w:ascii="Calibri" w:hAnsi="Calibri" w:cs="Calibri"/>
          <w:sz w:val="20"/>
          <w:szCs w:val="20"/>
        </w:rPr>
        <w:t xml:space="preserve"> </w:t>
      </w:r>
      <w:r w:rsidR="00B92445" w:rsidRPr="00891B35">
        <w:rPr>
          <w:rFonts w:ascii="Calibri" w:hAnsi="Calibri" w:cs="Calibri"/>
          <w:sz w:val="20"/>
          <w:szCs w:val="20"/>
        </w:rPr>
        <w:t xml:space="preserve">Hence, </w:t>
      </w:r>
      <w:r w:rsidR="00A63F47" w:rsidRPr="00891B35">
        <w:rPr>
          <w:rFonts w:ascii="Calibri" w:hAnsi="Calibri" w:cs="Calibri"/>
          <w:sz w:val="20"/>
          <w:szCs w:val="20"/>
        </w:rPr>
        <w:t>this project</w:t>
      </w:r>
      <w:r w:rsidR="669A535B" w:rsidRPr="00891B35">
        <w:rPr>
          <w:rFonts w:ascii="Calibri" w:hAnsi="Calibri" w:cs="Calibri"/>
          <w:sz w:val="20"/>
          <w:szCs w:val="20"/>
        </w:rPr>
        <w:t>, when launched, will</w:t>
      </w:r>
      <w:r w:rsidR="509CE42A" w:rsidRPr="00891B35">
        <w:rPr>
          <w:rFonts w:ascii="Calibri" w:hAnsi="Calibri" w:cs="Calibri"/>
          <w:sz w:val="20"/>
          <w:szCs w:val="20"/>
        </w:rPr>
        <w:t xml:space="preserve"> further strengthen </w:t>
      </w:r>
      <w:r w:rsidR="001354CF" w:rsidRPr="00891B35">
        <w:rPr>
          <w:rFonts w:ascii="Calibri" w:hAnsi="Calibri" w:cs="Calibri"/>
          <w:sz w:val="20"/>
          <w:szCs w:val="20"/>
        </w:rPr>
        <w:t>the existing</w:t>
      </w:r>
      <w:r w:rsidR="509CE42A" w:rsidRPr="00891B35">
        <w:rPr>
          <w:rFonts w:ascii="Calibri" w:hAnsi="Calibri" w:cs="Calibri"/>
          <w:sz w:val="20"/>
          <w:szCs w:val="20"/>
        </w:rPr>
        <w:t xml:space="preserve"> platform</w:t>
      </w:r>
      <w:r w:rsidR="001354CF" w:rsidRPr="00891B35">
        <w:rPr>
          <w:rFonts w:ascii="Calibri" w:hAnsi="Calibri" w:cs="Calibri"/>
          <w:sz w:val="20"/>
          <w:szCs w:val="20"/>
        </w:rPr>
        <w:t xml:space="preserve"> in Burkina Faso</w:t>
      </w:r>
      <w:r w:rsidR="509CE42A" w:rsidRPr="00891B35">
        <w:rPr>
          <w:rFonts w:ascii="Calibri" w:hAnsi="Calibri" w:cs="Calibri"/>
          <w:sz w:val="20"/>
          <w:szCs w:val="20"/>
        </w:rPr>
        <w:t xml:space="preserve"> by</w:t>
      </w:r>
      <w:r w:rsidR="669A535B" w:rsidRPr="00891B35">
        <w:rPr>
          <w:rFonts w:ascii="Calibri" w:hAnsi="Calibri" w:cs="Calibri"/>
          <w:sz w:val="20"/>
          <w:szCs w:val="20"/>
        </w:rPr>
        <w:t xml:space="preserve"> </w:t>
      </w:r>
      <w:r w:rsidR="755F612F" w:rsidRPr="00891B35">
        <w:rPr>
          <w:rFonts w:ascii="Calibri" w:hAnsi="Calibri" w:cs="Calibri"/>
          <w:sz w:val="20"/>
          <w:szCs w:val="20"/>
        </w:rPr>
        <w:t>leverag</w:t>
      </w:r>
      <w:r w:rsidR="509CE42A" w:rsidRPr="00891B35">
        <w:rPr>
          <w:rFonts w:ascii="Calibri" w:hAnsi="Calibri" w:cs="Calibri"/>
          <w:sz w:val="20"/>
          <w:szCs w:val="20"/>
        </w:rPr>
        <w:t>ing</w:t>
      </w:r>
      <w:r w:rsidR="755F612F" w:rsidRPr="00891B35">
        <w:rPr>
          <w:rFonts w:ascii="Calibri" w:hAnsi="Calibri" w:cs="Calibri"/>
          <w:sz w:val="20"/>
          <w:szCs w:val="20"/>
        </w:rPr>
        <w:t xml:space="preserve"> learnings and support dissemination</w:t>
      </w:r>
      <w:r w:rsidR="06D53381" w:rsidRPr="00891B35">
        <w:rPr>
          <w:rFonts w:ascii="Calibri" w:hAnsi="Calibri" w:cs="Calibri"/>
          <w:sz w:val="20"/>
          <w:szCs w:val="20"/>
        </w:rPr>
        <w:t xml:space="preserve"> of knowledge products linking with </w:t>
      </w:r>
      <w:r w:rsidR="00A63F47" w:rsidRPr="00891B35">
        <w:rPr>
          <w:rFonts w:ascii="Calibri" w:hAnsi="Calibri" w:cs="Calibri"/>
          <w:sz w:val="20"/>
          <w:szCs w:val="20"/>
        </w:rPr>
        <w:t>P</w:t>
      </w:r>
      <w:r w:rsidR="06D53381" w:rsidRPr="00891B35">
        <w:rPr>
          <w:rFonts w:ascii="Calibri" w:hAnsi="Calibri" w:cs="Calibri"/>
          <w:sz w:val="20"/>
          <w:szCs w:val="20"/>
        </w:rPr>
        <w:t xml:space="preserve">roject </w:t>
      </w:r>
      <w:r w:rsidR="00A63F47" w:rsidRPr="00891B35">
        <w:rPr>
          <w:rFonts w:ascii="Calibri" w:hAnsi="Calibri" w:cs="Calibri"/>
          <w:sz w:val="20"/>
          <w:szCs w:val="20"/>
        </w:rPr>
        <w:t>C</w:t>
      </w:r>
      <w:r w:rsidR="06D53381" w:rsidRPr="00891B35">
        <w:rPr>
          <w:rFonts w:ascii="Calibri" w:hAnsi="Calibri" w:cs="Calibri"/>
          <w:sz w:val="20"/>
          <w:szCs w:val="20"/>
        </w:rPr>
        <w:t>omponent 4 and the regional AMP project</w:t>
      </w:r>
      <w:r w:rsidR="0065370E">
        <w:rPr>
          <w:rFonts w:ascii="Calibri" w:hAnsi="Calibri" w:cs="Calibri"/>
          <w:sz w:val="20"/>
          <w:szCs w:val="20"/>
        </w:rPr>
        <w:t xml:space="preserve"> so it fits the needs of the off-grid market</w:t>
      </w:r>
      <w:r w:rsidR="06D53381" w:rsidRPr="00891B35">
        <w:rPr>
          <w:rFonts w:ascii="Calibri" w:hAnsi="Calibri" w:cs="Calibri"/>
          <w:sz w:val="20"/>
          <w:szCs w:val="20"/>
        </w:rPr>
        <w:t xml:space="preserve">. </w:t>
      </w:r>
      <w:r w:rsidR="54CF4E4C" w:rsidRPr="00891B35">
        <w:rPr>
          <w:rFonts w:ascii="Calibri" w:hAnsi="Calibri" w:cs="Calibri"/>
          <w:sz w:val="20"/>
          <w:szCs w:val="20"/>
        </w:rPr>
        <w:t xml:space="preserve">Moreover, this project will </w:t>
      </w:r>
      <w:r w:rsidR="32FB7F16" w:rsidRPr="00891B35">
        <w:rPr>
          <w:rFonts w:ascii="Calibri" w:hAnsi="Calibri" w:cs="Calibri"/>
          <w:sz w:val="20"/>
          <w:szCs w:val="20"/>
        </w:rPr>
        <w:t xml:space="preserve">support the </w:t>
      </w:r>
      <w:r w:rsidR="61E96DFF" w:rsidRPr="00891B35">
        <w:rPr>
          <w:rFonts w:ascii="Calibri" w:hAnsi="Calibri" w:cs="Calibri"/>
          <w:sz w:val="20"/>
          <w:szCs w:val="20"/>
        </w:rPr>
        <w:t xml:space="preserve">government </w:t>
      </w:r>
      <w:r w:rsidR="1185768F" w:rsidRPr="00891B35">
        <w:rPr>
          <w:rFonts w:ascii="Calibri" w:hAnsi="Calibri" w:cs="Calibri"/>
          <w:sz w:val="20"/>
          <w:szCs w:val="20"/>
        </w:rPr>
        <w:t xml:space="preserve">in </w:t>
      </w:r>
      <w:r w:rsidR="61E96DFF" w:rsidRPr="00891B35">
        <w:rPr>
          <w:rFonts w:ascii="Calibri" w:hAnsi="Calibri" w:cs="Calibri"/>
          <w:sz w:val="20"/>
          <w:szCs w:val="20"/>
        </w:rPr>
        <w:t xml:space="preserve">finding ways to maintain </w:t>
      </w:r>
      <w:r w:rsidR="1185768F" w:rsidRPr="00891B35">
        <w:rPr>
          <w:rFonts w:ascii="Calibri" w:hAnsi="Calibri" w:cs="Calibri"/>
          <w:sz w:val="20"/>
          <w:szCs w:val="20"/>
        </w:rPr>
        <w:t xml:space="preserve">the platform over time, and in promoting the </w:t>
      </w:r>
      <w:r w:rsidR="32FB7F16" w:rsidRPr="00891B35">
        <w:rPr>
          <w:rFonts w:ascii="Calibri" w:hAnsi="Calibri" w:cs="Calibri"/>
          <w:sz w:val="20"/>
          <w:szCs w:val="20"/>
        </w:rPr>
        <w:t xml:space="preserve">active participation of the platform in key knowledge-sharing and capacity-building events so it can continue to be </w:t>
      </w:r>
      <w:r w:rsidR="1185768F" w:rsidRPr="00891B35">
        <w:rPr>
          <w:rFonts w:ascii="Calibri" w:hAnsi="Calibri" w:cs="Calibri"/>
          <w:sz w:val="20"/>
          <w:szCs w:val="20"/>
        </w:rPr>
        <w:t xml:space="preserve">operational and </w:t>
      </w:r>
      <w:r w:rsidR="285C890F" w:rsidRPr="00891B35">
        <w:rPr>
          <w:rFonts w:ascii="Calibri" w:hAnsi="Calibri" w:cs="Calibri"/>
          <w:sz w:val="20"/>
          <w:szCs w:val="20"/>
        </w:rPr>
        <w:t xml:space="preserve">relevant beyond the project. </w:t>
      </w:r>
    </w:p>
    <w:p w14:paraId="57D70B53" w14:textId="6FDA5C52" w:rsidR="00DA5508" w:rsidRPr="00463F8A" w:rsidRDefault="00DA5508" w:rsidP="00463F8A">
      <w:pPr>
        <w:ind w:left="360"/>
        <w:jc w:val="both"/>
        <w:rPr>
          <w:rFonts w:ascii="Calibri" w:hAnsi="Calibri"/>
          <w:sz w:val="20"/>
        </w:rPr>
      </w:pPr>
    </w:p>
    <w:p w14:paraId="483FE4E5" w14:textId="0732E12D" w:rsidR="00411516" w:rsidRPr="00411516" w:rsidRDefault="00411516" w:rsidP="00411516">
      <w:pPr>
        <w:ind w:left="360"/>
        <w:jc w:val="both"/>
        <w:rPr>
          <w:rFonts w:ascii="Calibri" w:hAnsi="Calibri" w:cs="Calibri"/>
          <w:sz w:val="20"/>
          <w:szCs w:val="20"/>
        </w:rPr>
      </w:pPr>
      <w:r w:rsidRPr="00411516">
        <w:rPr>
          <w:rFonts w:ascii="Calibri" w:hAnsi="Calibri" w:cs="Calibri"/>
          <w:sz w:val="20"/>
          <w:szCs w:val="20"/>
        </w:rPr>
        <w:t xml:space="preserve">During the </w:t>
      </w:r>
      <w:r>
        <w:rPr>
          <w:rFonts w:ascii="Calibri" w:hAnsi="Calibri" w:cs="Calibri"/>
          <w:sz w:val="20"/>
          <w:szCs w:val="20"/>
        </w:rPr>
        <w:t>LPAC</w:t>
      </w:r>
      <w:r w:rsidRPr="00411516">
        <w:rPr>
          <w:rFonts w:ascii="Calibri" w:hAnsi="Calibri" w:cs="Calibri"/>
          <w:sz w:val="20"/>
          <w:szCs w:val="20"/>
        </w:rPr>
        <w:t xml:space="preserve">, the Secretary General of the Ministry </w:t>
      </w:r>
      <w:r w:rsidR="00EA0E05">
        <w:rPr>
          <w:rFonts w:ascii="Calibri" w:hAnsi="Calibri" w:cs="Calibri"/>
          <w:sz w:val="20"/>
          <w:szCs w:val="20"/>
        </w:rPr>
        <w:t>in charge of Energy</w:t>
      </w:r>
      <w:r w:rsidRPr="00411516">
        <w:rPr>
          <w:rFonts w:ascii="Calibri" w:hAnsi="Calibri" w:cs="Calibri"/>
          <w:sz w:val="20"/>
          <w:szCs w:val="20"/>
        </w:rPr>
        <w:t xml:space="preserve"> expressed the </w:t>
      </w:r>
      <w:r w:rsidR="001C477A" w:rsidRPr="00CC1F5D">
        <w:rPr>
          <w:rFonts w:ascii="Calibri" w:hAnsi="Calibri" w:cs="Calibri"/>
          <w:sz w:val="20"/>
          <w:szCs w:val="20"/>
        </w:rPr>
        <w:t>wi</w:t>
      </w:r>
      <w:r w:rsidR="00D25569" w:rsidRPr="00CC1F5D">
        <w:rPr>
          <w:rFonts w:ascii="Calibri" w:hAnsi="Calibri" w:cs="Calibri"/>
          <w:sz w:val="20"/>
          <w:szCs w:val="20"/>
        </w:rPr>
        <w:t>llingness</w:t>
      </w:r>
      <w:r w:rsidRPr="00CC1F5D">
        <w:rPr>
          <w:rFonts w:ascii="Calibri" w:hAnsi="Calibri" w:cs="Calibri"/>
          <w:sz w:val="20"/>
          <w:szCs w:val="20"/>
        </w:rPr>
        <w:t xml:space="preserve"> that the project support</w:t>
      </w:r>
      <w:r w:rsidR="00D25569" w:rsidRPr="00CC1F5D">
        <w:rPr>
          <w:rFonts w:ascii="Calibri" w:hAnsi="Calibri" w:cs="Calibri"/>
          <w:sz w:val="20"/>
          <w:szCs w:val="20"/>
        </w:rPr>
        <w:t>s</w:t>
      </w:r>
      <w:r w:rsidRPr="00CC1F5D">
        <w:rPr>
          <w:rFonts w:ascii="Calibri" w:hAnsi="Calibri" w:cs="Calibri"/>
          <w:sz w:val="20"/>
          <w:szCs w:val="20"/>
        </w:rPr>
        <w:t xml:space="preserve"> the "Solar Cluster"</w:t>
      </w:r>
      <w:r w:rsidR="0051235D" w:rsidRPr="00CC1F5D">
        <w:rPr>
          <w:rFonts w:ascii="Calibri" w:hAnsi="Calibri" w:cs="Calibri"/>
          <w:sz w:val="20"/>
          <w:szCs w:val="20"/>
        </w:rPr>
        <w:t xml:space="preserve"> or “Energy Cluster”</w:t>
      </w:r>
      <w:r w:rsidRPr="00CC1F5D">
        <w:rPr>
          <w:rFonts w:ascii="Calibri" w:hAnsi="Calibri" w:cs="Calibri"/>
          <w:sz w:val="20"/>
          <w:szCs w:val="20"/>
        </w:rPr>
        <w:t>, which is being created by the Ministry and has the same objectives as the platform</w:t>
      </w:r>
      <w:r w:rsidR="001C477A" w:rsidRPr="00CC1F5D">
        <w:rPr>
          <w:rFonts w:ascii="Calibri" w:hAnsi="Calibri" w:cs="Calibri"/>
          <w:sz w:val="20"/>
          <w:szCs w:val="20"/>
        </w:rPr>
        <w:t>, instead of creating a new one</w:t>
      </w:r>
      <w:r w:rsidRPr="00CC1F5D">
        <w:rPr>
          <w:rFonts w:ascii="Calibri" w:hAnsi="Calibri" w:cs="Calibri"/>
          <w:sz w:val="20"/>
          <w:szCs w:val="20"/>
        </w:rPr>
        <w:t xml:space="preserve">. </w:t>
      </w:r>
      <w:r w:rsidR="001C477A" w:rsidRPr="00CC1F5D">
        <w:rPr>
          <w:rFonts w:ascii="Calibri" w:hAnsi="Calibri" w:cs="Calibri"/>
          <w:sz w:val="20"/>
          <w:szCs w:val="20"/>
        </w:rPr>
        <w:t>The Solar Cluster</w:t>
      </w:r>
      <w:r w:rsidRPr="00CC1F5D">
        <w:rPr>
          <w:rFonts w:ascii="Calibri" w:hAnsi="Calibri" w:cs="Calibri"/>
          <w:sz w:val="20"/>
          <w:szCs w:val="20"/>
        </w:rPr>
        <w:t xml:space="preserve"> aims to stimulate innovative collaborative projects </w:t>
      </w:r>
      <w:proofErr w:type="gramStart"/>
      <w:r w:rsidRPr="00CC1F5D">
        <w:rPr>
          <w:rFonts w:ascii="Calibri" w:hAnsi="Calibri" w:cs="Calibri"/>
          <w:sz w:val="20"/>
          <w:szCs w:val="20"/>
        </w:rPr>
        <w:t>taking into account</w:t>
      </w:r>
      <w:proofErr w:type="gramEnd"/>
      <w:r w:rsidRPr="00CC1F5D">
        <w:rPr>
          <w:rFonts w:ascii="Calibri" w:hAnsi="Calibri" w:cs="Calibri"/>
          <w:sz w:val="20"/>
          <w:szCs w:val="20"/>
        </w:rPr>
        <w:t xml:space="preserve"> solar energy in Burkina Faso while strengthening the capacities of its members. The project's support will consist of developing the initiative into a more inclusive consultation framework in the off-grid energy sector, </w:t>
      </w:r>
      <w:proofErr w:type="gramStart"/>
      <w:r w:rsidRPr="00CC1F5D">
        <w:rPr>
          <w:rFonts w:ascii="Calibri" w:hAnsi="Calibri" w:cs="Calibri"/>
          <w:sz w:val="20"/>
          <w:szCs w:val="20"/>
        </w:rPr>
        <w:t>taking into account</w:t>
      </w:r>
      <w:proofErr w:type="gramEnd"/>
      <w:r w:rsidRPr="00CC1F5D">
        <w:rPr>
          <w:rFonts w:ascii="Calibri" w:hAnsi="Calibri" w:cs="Calibri"/>
          <w:sz w:val="20"/>
          <w:szCs w:val="20"/>
        </w:rPr>
        <w:t xml:space="preserve"> all relevant actors (electricity companies operating in the photovoltaic mini-grid sector, installers, equipment manufacturers, distributors, banks, etc.). </w:t>
      </w:r>
      <w:r w:rsidR="0051235D" w:rsidRPr="00CC1F5D">
        <w:rPr>
          <w:rFonts w:ascii="Calibri" w:hAnsi="Calibri" w:cs="Calibri"/>
          <w:sz w:val="20"/>
          <w:szCs w:val="20"/>
        </w:rPr>
        <w:t xml:space="preserve">The specific topic of </w:t>
      </w:r>
      <w:proofErr w:type="gramStart"/>
      <w:r w:rsidR="0051235D" w:rsidRPr="00CC1F5D">
        <w:rPr>
          <w:rFonts w:ascii="Calibri" w:hAnsi="Calibri" w:cs="Calibri"/>
          <w:sz w:val="20"/>
          <w:szCs w:val="20"/>
        </w:rPr>
        <w:t>mini-grids</w:t>
      </w:r>
      <w:proofErr w:type="gramEnd"/>
      <w:r w:rsidR="0051235D" w:rsidRPr="00CC1F5D">
        <w:rPr>
          <w:rFonts w:ascii="Calibri" w:hAnsi="Calibri" w:cs="Calibri"/>
          <w:sz w:val="20"/>
          <w:szCs w:val="20"/>
        </w:rPr>
        <w:t xml:space="preserve"> will be addressed by a Commission included in this Cluster and led by ABER.</w:t>
      </w:r>
    </w:p>
    <w:p w14:paraId="563D016D" w14:textId="77777777" w:rsidR="00411516" w:rsidRPr="00411516" w:rsidRDefault="00411516" w:rsidP="00411516">
      <w:pPr>
        <w:ind w:left="360"/>
        <w:jc w:val="both"/>
        <w:rPr>
          <w:rFonts w:ascii="Calibri" w:hAnsi="Calibri" w:cs="Calibri"/>
          <w:sz w:val="20"/>
          <w:szCs w:val="20"/>
        </w:rPr>
      </w:pPr>
      <w:r w:rsidRPr="00411516">
        <w:rPr>
          <w:rFonts w:ascii="Calibri" w:hAnsi="Calibri" w:cs="Calibri"/>
          <w:sz w:val="20"/>
          <w:szCs w:val="20"/>
        </w:rPr>
        <w:t xml:space="preserve"> </w:t>
      </w:r>
    </w:p>
    <w:p w14:paraId="7D6CA370" w14:textId="30779C0E" w:rsidR="00411516" w:rsidRPr="00411516" w:rsidRDefault="00411516" w:rsidP="00411516">
      <w:pPr>
        <w:ind w:left="360"/>
        <w:jc w:val="both"/>
        <w:rPr>
          <w:rFonts w:ascii="Calibri" w:hAnsi="Calibri" w:cs="Calibri"/>
          <w:sz w:val="20"/>
          <w:szCs w:val="20"/>
        </w:rPr>
      </w:pPr>
      <w:r w:rsidRPr="00411516">
        <w:rPr>
          <w:rFonts w:ascii="Calibri" w:hAnsi="Calibri" w:cs="Calibri"/>
          <w:sz w:val="20"/>
          <w:szCs w:val="20"/>
        </w:rPr>
        <w:t xml:space="preserve">The specific objectives </w:t>
      </w:r>
      <w:r w:rsidR="00222D47">
        <w:rPr>
          <w:rFonts w:ascii="Calibri" w:hAnsi="Calibri" w:cs="Calibri"/>
          <w:sz w:val="20"/>
          <w:szCs w:val="20"/>
        </w:rPr>
        <w:t xml:space="preserve">of the Cluster </w:t>
      </w:r>
      <w:r w:rsidRPr="00411516">
        <w:rPr>
          <w:rFonts w:ascii="Calibri" w:hAnsi="Calibri" w:cs="Calibri"/>
          <w:sz w:val="20"/>
          <w:szCs w:val="20"/>
        </w:rPr>
        <w:t>are, among others</w:t>
      </w:r>
      <w:r w:rsidR="000A4135">
        <w:rPr>
          <w:rFonts w:ascii="Calibri" w:hAnsi="Calibri" w:cs="Calibri"/>
          <w:sz w:val="20"/>
          <w:szCs w:val="20"/>
        </w:rPr>
        <w:t xml:space="preserve">: </w:t>
      </w:r>
    </w:p>
    <w:p w14:paraId="4BC6EEA8" w14:textId="6E5320C8" w:rsidR="00411516" w:rsidRPr="003339BD" w:rsidRDefault="000A4135" w:rsidP="003339BD">
      <w:pPr>
        <w:pStyle w:val="ListParagraph"/>
        <w:numPr>
          <w:ilvl w:val="0"/>
          <w:numId w:val="178"/>
        </w:numPr>
        <w:jc w:val="both"/>
        <w:rPr>
          <w:rFonts w:ascii="Calibri" w:hAnsi="Calibri" w:cs="Calibri"/>
          <w:sz w:val="20"/>
          <w:szCs w:val="20"/>
        </w:rPr>
      </w:pPr>
      <w:r>
        <w:rPr>
          <w:rFonts w:ascii="Calibri" w:hAnsi="Calibri" w:cs="Calibri"/>
          <w:sz w:val="20"/>
          <w:szCs w:val="20"/>
        </w:rPr>
        <w:t>A</w:t>
      </w:r>
      <w:r w:rsidR="00411516" w:rsidRPr="003339BD">
        <w:rPr>
          <w:rFonts w:ascii="Calibri" w:hAnsi="Calibri" w:cs="Calibri"/>
          <w:sz w:val="20"/>
          <w:szCs w:val="20"/>
        </w:rPr>
        <w:t xml:space="preserve">nimate the actors of the energy field evolving in the "off-grid" </w:t>
      </w:r>
      <w:r>
        <w:rPr>
          <w:rFonts w:ascii="Calibri" w:hAnsi="Calibri" w:cs="Calibri"/>
          <w:sz w:val="20"/>
          <w:szCs w:val="20"/>
        </w:rPr>
        <w:t xml:space="preserve">space </w:t>
      </w:r>
      <w:r w:rsidR="00411516" w:rsidRPr="003339BD">
        <w:rPr>
          <w:rFonts w:ascii="Calibri" w:hAnsi="Calibri" w:cs="Calibri"/>
          <w:sz w:val="20"/>
          <w:szCs w:val="20"/>
        </w:rPr>
        <w:t xml:space="preserve">(companies, research and development </w:t>
      </w:r>
      <w:proofErr w:type="spellStart"/>
      <w:r w:rsidR="00411516" w:rsidRPr="003339BD">
        <w:rPr>
          <w:rFonts w:ascii="Calibri" w:hAnsi="Calibri" w:cs="Calibri"/>
          <w:sz w:val="20"/>
          <w:szCs w:val="20"/>
        </w:rPr>
        <w:t>centres</w:t>
      </w:r>
      <w:proofErr w:type="spellEnd"/>
      <w:r w:rsidR="00411516" w:rsidRPr="003339BD">
        <w:rPr>
          <w:rFonts w:ascii="Calibri" w:hAnsi="Calibri" w:cs="Calibri"/>
          <w:sz w:val="20"/>
          <w:szCs w:val="20"/>
        </w:rPr>
        <w:t xml:space="preserve">, higher education institutions, etc.) around high-impact and innovative collaborative projects in the identified niches of </w:t>
      </w:r>
      <w:proofErr w:type="gramStart"/>
      <w:r w:rsidR="00411516" w:rsidRPr="003339BD">
        <w:rPr>
          <w:rFonts w:ascii="Calibri" w:hAnsi="Calibri" w:cs="Calibri"/>
          <w:sz w:val="20"/>
          <w:szCs w:val="20"/>
        </w:rPr>
        <w:t>excellence;</w:t>
      </w:r>
      <w:proofErr w:type="gramEnd"/>
    </w:p>
    <w:p w14:paraId="29BE7D52" w14:textId="26AB7A19" w:rsidR="00411516" w:rsidRPr="003339BD" w:rsidRDefault="00411516" w:rsidP="003339BD">
      <w:pPr>
        <w:pStyle w:val="ListParagraph"/>
        <w:numPr>
          <w:ilvl w:val="0"/>
          <w:numId w:val="178"/>
        </w:numPr>
        <w:jc w:val="both"/>
        <w:rPr>
          <w:rFonts w:ascii="Calibri" w:hAnsi="Calibri" w:cs="Calibri"/>
          <w:sz w:val="20"/>
          <w:szCs w:val="20"/>
        </w:rPr>
      </w:pPr>
      <w:r w:rsidRPr="003339BD">
        <w:rPr>
          <w:rFonts w:ascii="Calibri" w:hAnsi="Calibri" w:cs="Calibri"/>
          <w:sz w:val="20"/>
          <w:szCs w:val="20"/>
        </w:rPr>
        <w:t xml:space="preserve">Create a platform for dialogue aimed at changing the </w:t>
      </w:r>
      <w:r w:rsidR="000A4135">
        <w:rPr>
          <w:rFonts w:ascii="Calibri" w:hAnsi="Calibri" w:cs="Calibri"/>
          <w:sz w:val="20"/>
          <w:szCs w:val="20"/>
        </w:rPr>
        <w:t xml:space="preserve">delivery </w:t>
      </w:r>
      <w:r w:rsidRPr="003339BD">
        <w:rPr>
          <w:rFonts w:ascii="Calibri" w:hAnsi="Calibri" w:cs="Calibri"/>
          <w:sz w:val="20"/>
          <w:szCs w:val="20"/>
        </w:rPr>
        <w:t xml:space="preserve">models </w:t>
      </w:r>
      <w:r w:rsidR="000A4135">
        <w:rPr>
          <w:rFonts w:ascii="Calibri" w:hAnsi="Calibri" w:cs="Calibri"/>
          <w:sz w:val="20"/>
          <w:szCs w:val="20"/>
        </w:rPr>
        <w:t>of</w:t>
      </w:r>
      <w:r w:rsidRPr="003339BD">
        <w:rPr>
          <w:rFonts w:ascii="Calibri" w:hAnsi="Calibri" w:cs="Calibri"/>
          <w:sz w:val="20"/>
          <w:szCs w:val="20"/>
        </w:rPr>
        <w:t xml:space="preserve"> mini-grids and the regulatory framework, in particular to encourage private sector </w:t>
      </w:r>
      <w:proofErr w:type="gramStart"/>
      <w:r w:rsidRPr="003339BD">
        <w:rPr>
          <w:rFonts w:ascii="Calibri" w:hAnsi="Calibri" w:cs="Calibri"/>
          <w:sz w:val="20"/>
          <w:szCs w:val="20"/>
        </w:rPr>
        <w:t>investment;</w:t>
      </w:r>
      <w:proofErr w:type="gramEnd"/>
      <w:r w:rsidRPr="003339BD">
        <w:rPr>
          <w:rFonts w:ascii="Calibri" w:hAnsi="Calibri" w:cs="Calibri"/>
          <w:sz w:val="20"/>
          <w:szCs w:val="20"/>
        </w:rPr>
        <w:t xml:space="preserve"> </w:t>
      </w:r>
    </w:p>
    <w:p w14:paraId="0BDA87E9" w14:textId="5E436208" w:rsidR="00411516" w:rsidRPr="003339BD" w:rsidRDefault="00411516" w:rsidP="003339BD">
      <w:pPr>
        <w:pStyle w:val="ListParagraph"/>
        <w:numPr>
          <w:ilvl w:val="0"/>
          <w:numId w:val="178"/>
        </w:numPr>
        <w:jc w:val="both"/>
        <w:rPr>
          <w:rFonts w:ascii="Calibri" w:hAnsi="Calibri" w:cs="Calibri"/>
          <w:sz w:val="20"/>
          <w:szCs w:val="20"/>
        </w:rPr>
      </w:pPr>
      <w:r w:rsidRPr="003339BD">
        <w:rPr>
          <w:rFonts w:ascii="Calibri" w:hAnsi="Calibri" w:cs="Calibri"/>
          <w:sz w:val="20"/>
          <w:szCs w:val="20"/>
        </w:rPr>
        <w:t xml:space="preserve">Create a technological environment and synergies </w:t>
      </w:r>
      <w:r w:rsidR="000A4135" w:rsidRPr="000A4135">
        <w:rPr>
          <w:rFonts w:ascii="Calibri" w:hAnsi="Calibri" w:cs="Calibri"/>
          <w:sz w:val="20"/>
          <w:szCs w:val="20"/>
        </w:rPr>
        <w:t>favorable</w:t>
      </w:r>
      <w:r w:rsidRPr="003339BD">
        <w:rPr>
          <w:rFonts w:ascii="Calibri" w:hAnsi="Calibri" w:cs="Calibri"/>
          <w:sz w:val="20"/>
          <w:szCs w:val="20"/>
        </w:rPr>
        <w:t xml:space="preserve"> to the development of R&amp;D and innovation projects and the emergence of innovative </w:t>
      </w:r>
      <w:proofErr w:type="gramStart"/>
      <w:r w:rsidRPr="003339BD">
        <w:rPr>
          <w:rFonts w:ascii="Calibri" w:hAnsi="Calibri" w:cs="Calibri"/>
          <w:sz w:val="20"/>
          <w:szCs w:val="20"/>
        </w:rPr>
        <w:t>start-ups;</w:t>
      </w:r>
      <w:proofErr w:type="gramEnd"/>
    </w:p>
    <w:p w14:paraId="599CB64E" w14:textId="77777777" w:rsidR="00411516" w:rsidRPr="003339BD" w:rsidRDefault="00411516" w:rsidP="003339BD">
      <w:pPr>
        <w:pStyle w:val="ListParagraph"/>
        <w:numPr>
          <w:ilvl w:val="0"/>
          <w:numId w:val="178"/>
        </w:numPr>
        <w:jc w:val="both"/>
        <w:rPr>
          <w:rFonts w:ascii="Calibri" w:hAnsi="Calibri" w:cs="Calibri"/>
          <w:sz w:val="20"/>
          <w:szCs w:val="20"/>
        </w:rPr>
      </w:pPr>
      <w:r w:rsidRPr="003339BD">
        <w:rPr>
          <w:rFonts w:ascii="Calibri" w:hAnsi="Calibri" w:cs="Calibri"/>
          <w:sz w:val="20"/>
          <w:szCs w:val="20"/>
        </w:rPr>
        <w:t xml:space="preserve">Contribute, through the implementation of a monitoring and prospective approach, to strategic reflection and the definition of clear operational objectives shared by the entire community of public players and </w:t>
      </w:r>
      <w:proofErr w:type="gramStart"/>
      <w:r w:rsidRPr="003339BD">
        <w:rPr>
          <w:rFonts w:ascii="Calibri" w:hAnsi="Calibri" w:cs="Calibri"/>
          <w:sz w:val="20"/>
          <w:szCs w:val="20"/>
        </w:rPr>
        <w:t>companies;</w:t>
      </w:r>
      <w:proofErr w:type="gramEnd"/>
      <w:r w:rsidRPr="003339BD">
        <w:rPr>
          <w:rFonts w:ascii="Calibri" w:hAnsi="Calibri" w:cs="Calibri"/>
          <w:sz w:val="20"/>
          <w:szCs w:val="20"/>
        </w:rPr>
        <w:t xml:space="preserve"> </w:t>
      </w:r>
    </w:p>
    <w:p w14:paraId="6C0AC52B" w14:textId="2C509B61" w:rsidR="00411516" w:rsidRPr="003339BD" w:rsidRDefault="000A4135" w:rsidP="003339BD">
      <w:pPr>
        <w:pStyle w:val="ListParagraph"/>
        <w:numPr>
          <w:ilvl w:val="0"/>
          <w:numId w:val="178"/>
        </w:numPr>
        <w:jc w:val="both"/>
        <w:rPr>
          <w:rFonts w:ascii="Calibri" w:hAnsi="Calibri" w:cs="Calibri"/>
          <w:sz w:val="20"/>
          <w:szCs w:val="20"/>
        </w:rPr>
      </w:pPr>
      <w:r>
        <w:rPr>
          <w:rFonts w:ascii="Calibri" w:hAnsi="Calibri" w:cs="Calibri"/>
          <w:sz w:val="20"/>
          <w:szCs w:val="20"/>
        </w:rPr>
        <w:t>P</w:t>
      </w:r>
      <w:r w:rsidR="00411516" w:rsidRPr="003339BD">
        <w:rPr>
          <w:rFonts w:ascii="Calibri" w:hAnsi="Calibri" w:cs="Calibri"/>
          <w:sz w:val="20"/>
          <w:szCs w:val="20"/>
        </w:rPr>
        <w:t xml:space="preserve">romote a dynamic of progress allowing the companies of the cluster to become more competitive, to </w:t>
      </w:r>
      <w:r>
        <w:rPr>
          <w:rFonts w:ascii="Calibri" w:hAnsi="Calibri" w:cs="Calibri"/>
          <w:sz w:val="20"/>
          <w:szCs w:val="20"/>
        </w:rPr>
        <w:t>enter new</w:t>
      </w:r>
      <w:r w:rsidR="00411516" w:rsidRPr="003339BD">
        <w:rPr>
          <w:rFonts w:ascii="Calibri" w:hAnsi="Calibri" w:cs="Calibri"/>
          <w:sz w:val="20"/>
          <w:szCs w:val="20"/>
        </w:rPr>
        <w:t xml:space="preserve"> markets at the national and international </w:t>
      </w:r>
      <w:proofErr w:type="gramStart"/>
      <w:r w:rsidR="00411516" w:rsidRPr="003339BD">
        <w:rPr>
          <w:rFonts w:ascii="Calibri" w:hAnsi="Calibri" w:cs="Calibri"/>
          <w:sz w:val="20"/>
          <w:szCs w:val="20"/>
        </w:rPr>
        <w:t>levels;</w:t>
      </w:r>
      <w:proofErr w:type="gramEnd"/>
    </w:p>
    <w:p w14:paraId="743B05F8" w14:textId="2ABC6DA8" w:rsidR="00411516" w:rsidRPr="003339BD" w:rsidRDefault="000A4135" w:rsidP="003339BD">
      <w:pPr>
        <w:pStyle w:val="ListParagraph"/>
        <w:numPr>
          <w:ilvl w:val="0"/>
          <w:numId w:val="178"/>
        </w:numPr>
        <w:jc w:val="both"/>
        <w:rPr>
          <w:rFonts w:ascii="Calibri" w:hAnsi="Calibri" w:cs="Calibri"/>
          <w:sz w:val="20"/>
          <w:szCs w:val="20"/>
        </w:rPr>
      </w:pPr>
      <w:r>
        <w:rPr>
          <w:rFonts w:ascii="Calibri" w:hAnsi="Calibri" w:cs="Calibri"/>
          <w:sz w:val="20"/>
          <w:szCs w:val="20"/>
        </w:rPr>
        <w:t>O</w:t>
      </w:r>
      <w:r w:rsidR="00411516" w:rsidRPr="003339BD">
        <w:rPr>
          <w:rFonts w:ascii="Calibri" w:hAnsi="Calibri" w:cs="Calibri"/>
          <w:sz w:val="20"/>
          <w:szCs w:val="20"/>
        </w:rPr>
        <w:t xml:space="preserve">ffer and develop all support services, advice and assistance to project </w:t>
      </w:r>
      <w:proofErr w:type="gramStart"/>
      <w:r>
        <w:rPr>
          <w:rFonts w:ascii="Calibri" w:hAnsi="Calibri" w:cs="Calibri"/>
          <w:sz w:val="20"/>
          <w:szCs w:val="20"/>
        </w:rPr>
        <w:t>proponents</w:t>
      </w:r>
      <w:r w:rsidR="00411516" w:rsidRPr="003339BD">
        <w:rPr>
          <w:rFonts w:ascii="Calibri" w:hAnsi="Calibri" w:cs="Calibri"/>
          <w:sz w:val="20"/>
          <w:szCs w:val="20"/>
        </w:rPr>
        <w:t>;</w:t>
      </w:r>
      <w:proofErr w:type="gramEnd"/>
    </w:p>
    <w:p w14:paraId="1760E4F8" w14:textId="3861CEE6" w:rsidR="00411516" w:rsidRPr="003339BD" w:rsidRDefault="000A4135" w:rsidP="003339BD">
      <w:pPr>
        <w:pStyle w:val="ListParagraph"/>
        <w:numPr>
          <w:ilvl w:val="0"/>
          <w:numId w:val="178"/>
        </w:numPr>
        <w:jc w:val="both"/>
        <w:rPr>
          <w:rFonts w:ascii="Calibri" w:hAnsi="Calibri" w:cs="Calibri"/>
          <w:sz w:val="20"/>
          <w:szCs w:val="20"/>
        </w:rPr>
      </w:pPr>
      <w:r>
        <w:rPr>
          <w:rFonts w:ascii="Calibri" w:hAnsi="Calibri" w:cs="Calibri"/>
          <w:sz w:val="20"/>
          <w:szCs w:val="20"/>
        </w:rPr>
        <w:t>D</w:t>
      </w:r>
      <w:r w:rsidR="00411516" w:rsidRPr="003339BD">
        <w:rPr>
          <w:rFonts w:ascii="Calibri" w:hAnsi="Calibri" w:cs="Calibri"/>
          <w:sz w:val="20"/>
          <w:szCs w:val="20"/>
        </w:rPr>
        <w:t xml:space="preserve">evelop a </w:t>
      </w:r>
      <w:r>
        <w:rPr>
          <w:rFonts w:ascii="Calibri" w:hAnsi="Calibri" w:cs="Calibri"/>
          <w:sz w:val="20"/>
          <w:szCs w:val="20"/>
        </w:rPr>
        <w:t>strategy</w:t>
      </w:r>
      <w:r w:rsidR="00411516" w:rsidRPr="003339BD">
        <w:rPr>
          <w:rFonts w:ascii="Calibri" w:hAnsi="Calibri" w:cs="Calibri"/>
          <w:sz w:val="20"/>
          <w:szCs w:val="20"/>
        </w:rPr>
        <w:t xml:space="preserve"> of communication and promotion of the Cluster at national and international </w:t>
      </w:r>
      <w:proofErr w:type="gramStart"/>
      <w:r w:rsidR="00411516" w:rsidRPr="003339BD">
        <w:rPr>
          <w:rFonts w:ascii="Calibri" w:hAnsi="Calibri" w:cs="Calibri"/>
          <w:sz w:val="20"/>
          <w:szCs w:val="20"/>
        </w:rPr>
        <w:t>levels;</w:t>
      </w:r>
      <w:proofErr w:type="gramEnd"/>
    </w:p>
    <w:p w14:paraId="7B3CCAE4" w14:textId="77777777" w:rsidR="00411516" w:rsidRPr="003339BD" w:rsidRDefault="00411516" w:rsidP="003339BD">
      <w:pPr>
        <w:pStyle w:val="ListParagraph"/>
        <w:numPr>
          <w:ilvl w:val="0"/>
          <w:numId w:val="178"/>
        </w:numPr>
        <w:jc w:val="both"/>
        <w:rPr>
          <w:rFonts w:ascii="Calibri" w:hAnsi="Calibri" w:cs="Calibri"/>
          <w:sz w:val="20"/>
          <w:szCs w:val="20"/>
        </w:rPr>
      </w:pPr>
      <w:r w:rsidRPr="003339BD">
        <w:rPr>
          <w:rFonts w:ascii="Calibri" w:hAnsi="Calibri" w:cs="Calibri"/>
          <w:sz w:val="20"/>
          <w:szCs w:val="20"/>
        </w:rPr>
        <w:t xml:space="preserve">Advocate for the development or promotion of clean </w:t>
      </w:r>
      <w:proofErr w:type="gramStart"/>
      <w:r w:rsidRPr="003339BD">
        <w:rPr>
          <w:rFonts w:ascii="Calibri" w:hAnsi="Calibri" w:cs="Calibri"/>
          <w:sz w:val="20"/>
          <w:szCs w:val="20"/>
        </w:rPr>
        <w:t>energy;</w:t>
      </w:r>
      <w:proofErr w:type="gramEnd"/>
    </w:p>
    <w:p w14:paraId="5F1B0857" w14:textId="77777777" w:rsidR="00222D47" w:rsidRDefault="00411516" w:rsidP="00222D47">
      <w:pPr>
        <w:pStyle w:val="ListParagraph"/>
        <w:numPr>
          <w:ilvl w:val="0"/>
          <w:numId w:val="178"/>
        </w:numPr>
        <w:jc w:val="both"/>
        <w:rPr>
          <w:rFonts w:ascii="Calibri" w:hAnsi="Calibri" w:cs="Calibri"/>
          <w:sz w:val="20"/>
          <w:szCs w:val="20"/>
        </w:rPr>
      </w:pPr>
      <w:proofErr w:type="spellStart"/>
      <w:r w:rsidRPr="003339BD">
        <w:rPr>
          <w:rFonts w:ascii="Calibri" w:hAnsi="Calibri" w:cs="Calibri"/>
          <w:sz w:val="20"/>
          <w:szCs w:val="20"/>
        </w:rPr>
        <w:t>Organise</w:t>
      </w:r>
      <w:proofErr w:type="spellEnd"/>
      <w:r w:rsidRPr="003339BD">
        <w:rPr>
          <w:rFonts w:ascii="Calibri" w:hAnsi="Calibri" w:cs="Calibri"/>
          <w:sz w:val="20"/>
          <w:szCs w:val="20"/>
        </w:rPr>
        <w:t xml:space="preserve"> or participate in the </w:t>
      </w:r>
      <w:proofErr w:type="spellStart"/>
      <w:r w:rsidRPr="003339BD">
        <w:rPr>
          <w:rFonts w:ascii="Calibri" w:hAnsi="Calibri" w:cs="Calibri"/>
          <w:sz w:val="20"/>
          <w:szCs w:val="20"/>
        </w:rPr>
        <w:t>organisation</w:t>
      </w:r>
      <w:proofErr w:type="spellEnd"/>
      <w:r w:rsidRPr="003339BD">
        <w:rPr>
          <w:rFonts w:ascii="Calibri" w:hAnsi="Calibri" w:cs="Calibri"/>
          <w:sz w:val="20"/>
          <w:szCs w:val="20"/>
        </w:rPr>
        <w:t xml:space="preserve">, both in Burkina Faso and abroad, of events of a commercial, promotional, industrial or technical nature, likely to develop the image of the cluster and promote the products and services of its </w:t>
      </w:r>
      <w:proofErr w:type="gramStart"/>
      <w:r w:rsidRPr="003339BD">
        <w:rPr>
          <w:rFonts w:ascii="Calibri" w:hAnsi="Calibri" w:cs="Calibri"/>
          <w:sz w:val="20"/>
          <w:szCs w:val="20"/>
        </w:rPr>
        <w:t>members</w:t>
      </w:r>
      <w:r w:rsidR="00D25569">
        <w:rPr>
          <w:rFonts w:ascii="Calibri" w:hAnsi="Calibri" w:cs="Calibri"/>
          <w:sz w:val="20"/>
          <w:szCs w:val="20"/>
        </w:rPr>
        <w:t>;</w:t>
      </w:r>
      <w:proofErr w:type="gramEnd"/>
    </w:p>
    <w:p w14:paraId="2714A895" w14:textId="0B3A855D" w:rsidR="00DA5508" w:rsidRPr="003339BD" w:rsidRDefault="00411516" w:rsidP="003339BD">
      <w:pPr>
        <w:pStyle w:val="ListParagraph"/>
        <w:numPr>
          <w:ilvl w:val="0"/>
          <w:numId w:val="178"/>
        </w:numPr>
        <w:jc w:val="both"/>
        <w:rPr>
          <w:rFonts w:ascii="Calibri" w:hAnsi="Calibri" w:cs="Calibri"/>
          <w:sz w:val="20"/>
          <w:szCs w:val="20"/>
        </w:rPr>
      </w:pPr>
      <w:r w:rsidRPr="003339BD">
        <w:rPr>
          <w:rFonts w:ascii="Calibri" w:hAnsi="Calibri" w:cs="Calibri"/>
          <w:sz w:val="20"/>
          <w:szCs w:val="20"/>
        </w:rPr>
        <w:t>In addition, the Cluster may carry out all operations that are compatible with its purpose, related to it and contribute to its achievement, subject to the legislation in force on associations.</w:t>
      </w:r>
    </w:p>
    <w:p w14:paraId="63FA6784" w14:textId="77777777" w:rsidR="00E1506A" w:rsidRPr="00EF5F9B" w:rsidRDefault="00E1506A" w:rsidP="00EF5F9B">
      <w:pPr>
        <w:jc w:val="both"/>
        <w:rPr>
          <w:rFonts w:ascii="Calibri" w:hAnsi="Calibri" w:cs="Calibri"/>
          <w:i/>
          <w:iCs/>
          <w:sz w:val="20"/>
          <w:szCs w:val="20"/>
          <w:u w:val="single"/>
        </w:rPr>
      </w:pPr>
    </w:p>
    <w:p w14:paraId="5DE1EBAA" w14:textId="474CF07D" w:rsidR="00FF5772" w:rsidRPr="008A1898" w:rsidRDefault="00C40340" w:rsidP="005913BC">
      <w:pPr>
        <w:numPr>
          <w:ilvl w:val="0"/>
          <w:numId w:val="58"/>
        </w:numPr>
        <w:spacing w:before="80"/>
        <w:jc w:val="both"/>
        <w:rPr>
          <w:rFonts w:ascii="Calibri" w:hAnsi="Calibri" w:cs="Calibri"/>
          <w:bCs/>
          <w:sz w:val="20"/>
          <w:szCs w:val="20"/>
        </w:rPr>
      </w:pPr>
      <w:r w:rsidRPr="008A1898">
        <w:rPr>
          <w:rFonts w:asciiTheme="minorHAnsi" w:hAnsiTheme="minorHAnsi"/>
          <w:bCs/>
          <w:sz w:val="20"/>
          <w:szCs w:val="20"/>
          <w:u w:val="single"/>
        </w:rPr>
        <w:t>Act</w:t>
      </w:r>
      <w:r>
        <w:rPr>
          <w:rStyle w:val="CommentReference"/>
          <w:rFonts w:ascii="Calibri" w:hAnsi="Calibri"/>
        </w:rPr>
        <w:t>i</w:t>
      </w:r>
      <w:r>
        <w:rPr>
          <w:rFonts w:asciiTheme="minorHAnsi" w:hAnsiTheme="minorHAnsi"/>
          <w:bCs/>
          <w:sz w:val="20"/>
          <w:szCs w:val="20"/>
          <w:u w:val="single"/>
        </w:rPr>
        <w:t>vity</w:t>
      </w:r>
      <w:r w:rsidR="00FF5772" w:rsidRPr="008A1898">
        <w:rPr>
          <w:rFonts w:asciiTheme="minorHAnsi" w:hAnsiTheme="minorHAnsi"/>
          <w:bCs/>
          <w:sz w:val="20"/>
          <w:szCs w:val="20"/>
          <w:u w:val="single"/>
        </w:rPr>
        <w:t xml:space="preserve"> 1.1.1:</w:t>
      </w:r>
      <w:r w:rsidR="00FF5772" w:rsidRPr="008A1898">
        <w:rPr>
          <w:rFonts w:asciiTheme="minorHAnsi" w:hAnsiTheme="minorHAnsi"/>
          <w:bCs/>
          <w:sz w:val="20"/>
          <w:szCs w:val="20"/>
        </w:rPr>
        <w:t xml:space="preserve"> </w:t>
      </w:r>
      <w:r w:rsidR="00FF5772" w:rsidRPr="008A1898">
        <w:rPr>
          <w:rFonts w:asciiTheme="minorHAnsi" w:hAnsiTheme="minorHAnsi"/>
          <w:bCs/>
          <w:i/>
          <w:iCs/>
          <w:sz w:val="20"/>
          <w:szCs w:val="20"/>
        </w:rPr>
        <w:t xml:space="preserve">Support the </w:t>
      </w:r>
      <w:r w:rsidR="005270AC" w:rsidRPr="008A1898">
        <w:rPr>
          <w:rFonts w:asciiTheme="minorHAnsi" w:hAnsiTheme="minorHAnsi"/>
          <w:bCs/>
          <w:i/>
          <w:iCs/>
          <w:sz w:val="20"/>
          <w:szCs w:val="20"/>
        </w:rPr>
        <w:t xml:space="preserve">operationalization </w:t>
      </w:r>
      <w:r w:rsidR="00FF5772" w:rsidRPr="008A1898">
        <w:rPr>
          <w:rFonts w:asciiTheme="minorHAnsi" w:hAnsiTheme="minorHAnsi"/>
          <w:bCs/>
          <w:i/>
          <w:iCs/>
          <w:sz w:val="20"/>
          <w:szCs w:val="20"/>
        </w:rPr>
        <w:t xml:space="preserve">of </w:t>
      </w:r>
      <w:r w:rsidR="00E1506A">
        <w:rPr>
          <w:rFonts w:asciiTheme="minorHAnsi" w:hAnsiTheme="minorHAnsi"/>
          <w:bCs/>
          <w:i/>
          <w:iCs/>
          <w:sz w:val="20"/>
          <w:szCs w:val="20"/>
        </w:rPr>
        <w:t xml:space="preserve">the </w:t>
      </w:r>
      <w:r w:rsidR="00A627DA">
        <w:rPr>
          <w:rFonts w:asciiTheme="minorHAnsi" w:hAnsiTheme="minorHAnsi"/>
          <w:bCs/>
          <w:i/>
          <w:iCs/>
          <w:sz w:val="20"/>
          <w:szCs w:val="20"/>
        </w:rPr>
        <w:t>Energy Cluster</w:t>
      </w:r>
      <w:r w:rsidR="00A627DA" w:rsidRPr="00463F8A">
        <w:rPr>
          <w:rFonts w:asciiTheme="minorHAnsi" w:hAnsiTheme="minorHAnsi"/>
          <w:i/>
          <w:sz w:val="20"/>
        </w:rPr>
        <w:t xml:space="preserve"> </w:t>
      </w:r>
      <w:r w:rsidR="00FF5772" w:rsidRPr="008A1898">
        <w:rPr>
          <w:rFonts w:asciiTheme="minorHAnsi" w:hAnsiTheme="minorHAnsi"/>
          <w:bCs/>
          <w:sz w:val="20"/>
          <w:szCs w:val="20"/>
        </w:rPr>
        <w:t xml:space="preserve">that includes all relevant stakeholders from </w:t>
      </w:r>
      <w:r w:rsidR="00B92445" w:rsidRPr="008A1898">
        <w:rPr>
          <w:rFonts w:asciiTheme="minorHAnsi" w:hAnsiTheme="minorHAnsi"/>
          <w:bCs/>
          <w:sz w:val="20"/>
          <w:szCs w:val="20"/>
        </w:rPr>
        <w:t>g</w:t>
      </w:r>
      <w:r w:rsidR="00FF5772" w:rsidRPr="008A1898">
        <w:rPr>
          <w:rFonts w:asciiTheme="minorHAnsi" w:hAnsiTheme="minorHAnsi"/>
          <w:bCs/>
          <w:sz w:val="20"/>
          <w:szCs w:val="20"/>
        </w:rPr>
        <w:t xml:space="preserve">overnment, </w:t>
      </w:r>
      <w:r w:rsidR="00B92445" w:rsidRPr="008A1898">
        <w:rPr>
          <w:rFonts w:asciiTheme="minorHAnsi" w:hAnsiTheme="minorHAnsi"/>
          <w:bCs/>
          <w:sz w:val="20"/>
          <w:szCs w:val="20"/>
        </w:rPr>
        <w:t xml:space="preserve">donors, </w:t>
      </w:r>
      <w:r w:rsidR="00FF5772" w:rsidRPr="008A1898">
        <w:rPr>
          <w:rFonts w:asciiTheme="minorHAnsi" w:hAnsiTheme="minorHAnsi"/>
          <w:bCs/>
          <w:sz w:val="20"/>
          <w:szCs w:val="20"/>
        </w:rPr>
        <w:t>local authorities, civil society, local media, private sector, rural populations, and initiate a national dialogue to identify optimal mini-grid delivery model</w:t>
      </w:r>
      <w:r w:rsidR="00B92445" w:rsidRPr="008A1898">
        <w:rPr>
          <w:rFonts w:asciiTheme="minorHAnsi" w:hAnsiTheme="minorHAnsi"/>
          <w:bCs/>
          <w:sz w:val="20"/>
          <w:szCs w:val="20"/>
        </w:rPr>
        <w:t xml:space="preserve"> (s)</w:t>
      </w:r>
      <w:r w:rsidR="00FF5772" w:rsidRPr="008A1898">
        <w:rPr>
          <w:rFonts w:asciiTheme="minorHAnsi" w:hAnsiTheme="minorHAnsi"/>
          <w:bCs/>
          <w:sz w:val="20"/>
          <w:szCs w:val="20"/>
        </w:rPr>
        <w:t xml:space="preserve"> based on the key questions </w:t>
      </w:r>
      <w:r w:rsidR="00B92445" w:rsidRPr="008A1898">
        <w:rPr>
          <w:rFonts w:asciiTheme="minorHAnsi" w:hAnsiTheme="minorHAnsi"/>
          <w:bCs/>
          <w:sz w:val="20"/>
          <w:szCs w:val="20"/>
        </w:rPr>
        <w:t xml:space="preserve">such as </w:t>
      </w:r>
      <w:r w:rsidR="00FF5772" w:rsidRPr="008A1898">
        <w:rPr>
          <w:rFonts w:asciiTheme="minorHAnsi" w:hAnsiTheme="minorHAnsi"/>
          <w:bCs/>
          <w:sz w:val="20"/>
          <w:szCs w:val="20"/>
        </w:rPr>
        <w:t>“government control over mini-grid assets and operation”, “the required (and available) levels of public funding”, “the resulting electricity retail tariffs” and “the required regulatory framework” (see Strategy</w:t>
      </w:r>
      <w:r w:rsidR="00A63F47">
        <w:rPr>
          <w:rFonts w:asciiTheme="minorHAnsi" w:hAnsiTheme="minorHAnsi"/>
          <w:bCs/>
          <w:sz w:val="20"/>
          <w:szCs w:val="20"/>
        </w:rPr>
        <w:t xml:space="preserve"> section</w:t>
      </w:r>
      <w:r w:rsidR="00FF5772" w:rsidRPr="008A1898">
        <w:rPr>
          <w:rFonts w:asciiTheme="minorHAnsi" w:hAnsiTheme="minorHAnsi"/>
          <w:bCs/>
          <w:sz w:val="20"/>
          <w:szCs w:val="20"/>
        </w:rPr>
        <w:t>).</w:t>
      </w:r>
    </w:p>
    <w:p w14:paraId="301229C4" w14:textId="6DB2C612" w:rsidR="00A2612B" w:rsidRDefault="00FF5772" w:rsidP="005913BC">
      <w:pPr>
        <w:numPr>
          <w:ilvl w:val="0"/>
          <w:numId w:val="50"/>
        </w:numPr>
        <w:spacing w:before="60"/>
        <w:jc w:val="both"/>
        <w:rPr>
          <w:rFonts w:asciiTheme="minorHAnsi" w:hAnsiTheme="minorHAnsi"/>
          <w:bCs/>
          <w:sz w:val="20"/>
          <w:szCs w:val="20"/>
        </w:rPr>
      </w:pPr>
      <w:r w:rsidRPr="00CB05E0">
        <w:rPr>
          <w:rFonts w:asciiTheme="minorHAnsi" w:hAnsiTheme="minorHAnsi"/>
          <w:bCs/>
          <w:sz w:val="20"/>
          <w:szCs w:val="20"/>
          <w:u w:val="single"/>
        </w:rPr>
        <w:t>Act</w:t>
      </w:r>
      <w:r w:rsidR="0049181B">
        <w:rPr>
          <w:rFonts w:asciiTheme="minorHAnsi" w:hAnsiTheme="minorHAnsi"/>
          <w:bCs/>
          <w:sz w:val="20"/>
          <w:szCs w:val="20"/>
          <w:u w:val="single"/>
        </w:rPr>
        <w:t>ivity</w:t>
      </w:r>
      <w:r w:rsidRPr="00CB05E0">
        <w:rPr>
          <w:rFonts w:asciiTheme="minorHAnsi" w:hAnsiTheme="minorHAnsi"/>
          <w:bCs/>
          <w:sz w:val="20"/>
          <w:szCs w:val="20"/>
          <w:u w:val="single"/>
        </w:rPr>
        <w:t xml:space="preserve"> 1.1.2:</w:t>
      </w:r>
      <w:r w:rsidRPr="00CB05E0">
        <w:rPr>
          <w:rFonts w:asciiTheme="minorHAnsi" w:hAnsiTheme="minorHAnsi"/>
          <w:bCs/>
          <w:sz w:val="20"/>
          <w:szCs w:val="20"/>
        </w:rPr>
        <w:t xml:space="preserve"> </w:t>
      </w:r>
      <w:r w:rsidR="005270AC" w:rsidRPr="005B49CA">
        <w:rPr>
          <w:rFonts w:ascii="Calibri" w:hAnsi="Calibri" w:cs="Calibri"/>
          <w:i/>
          <w:iCs/>
          <w:sz w:val="20"/>
          <w:szCs w:val="20"/>
          <w:u w:val="single"/>
        </w:rPr>
        <w:t xml:space="preserve">Conduct gap analysis/studies and targeted capacity building on key issues identified by the </w:t>
      </w:r>
      <w:r w:rsidR="00A627DA">
        <w:rPr>
          <w:rFonts w:ascii="Calibri" w:hAnsi="Calibri" w:cs="Calibri"/>
          <w:i/>
          <w:iCs/>
          <w:sz w:val="20"/>
          <w:szCs w:val="20"/>
          <w:u w:val="single"/>
        </w:rPr>
        <w:t>cluster</w:t>
      </w:r>
      <w:r w:rsidR="005270AC" w:rsidRPr="00A2612B">
        <w:rPr>
          <w:rFonts w:ascii="Calibri" w:hAnsi="Calibri" w:cs="Calibri"/>
          <w:i/>
          <w:iCs/>
          <w:sz w:val="20"/>
          <w:szCs w:val="20"/>
        </w:rPr>
        <w:t xml:space="preserve">, such as importation of RE technologies, gender mainstreaming, </w:t>
      </w:r>
      <w:r w:rsidR="003B2905" w:rsidRPr="00A2612B">
        <w:rPr>
          <w:rFonts w:ascii="Calibri" w:hAnsi="Calibri" w:cs="Calibri"/>
          <w:i/>
          <w:iCs/>
          <w:sz w:val="20"/>
          <w:szCs w:val="20"/>
        </w:rPr>
        <w:t>e-</w:t>
      </w:r>
      <w:r w:rsidR="005270AC" w:rsidRPr="00A2612B">
        <w:rPr>
          <w:rFonts w:ascii="Calibri" w:hAnsi="Calibri" w:cs="Calibri"/>
          <w:i/>
          <w:iCs/>
          <w:sz w:val="20"/>
          <w:szCs w:val="20"/>
        </w:rPr>
        <w:t>waste management</w:t>
      </w:r>
      <w:r w:rsidR="003B2905" w:rsidRPr="00A2612B">
        <w:rPr>
          <w:rFonts w:ascii="Calibri" w:hAnsi="Calibri" w:cs="Calibri"/>
          <w:i/>
          <w:iCs/>
          <w:sz w:val="20"/>
          <w:szCs w:val="20"/>
        </w:rPr>
        <w:t>, etc.</w:t>
      </w:r>
      <w:r w:rsidR="003B2905">
        <w:rPr>
          <w:rFonts w:ascii="Calibri" w:hAnsi="Calibri" w:cs="Calibri"/>
          <w:i/>
          <w:iCs/>
          <w:sz w:val="20"/>
          <w:szCs w:val="20"/>
          <w:u w:val="single"/>
        </w:rPr>
        <w:t xml:space="preserve"> </w:t>
      </w:r>
      <w:r w:rsidRPr="00CB05E0">
        <w:rPr>
          <w:rFonts w:asciiTheme="minorHAnsi" w:hAnsiTheme="minorHAnsi"/>
          <w:bCs/>
          <w:sz w:val="20"/>
          <w:szCs w:val="20"/>
        </w:rPr>
        <w:t>and suggestions for delivery models</w:t>
      </w:r>
      <w:r w:rsidR="00667134">
        <w:rPr>
          <w:rFonts w:asciiTheme="minorHAnsi" w:hAnsiTheme="minorHAnsi"/>
          <w:bCs/>
          <w:sz w:val="20"/>
          <w:szCs w:val="20"/>
        </w:rPr>
        <w:t>. M</w:t>
      </w:r>
      <w:r w:rsidRPr="00CB05E0">
        <w:rPr>
          <w:rFonts w:asciiTheme="minorHAnsi" w:hAnsiTheme="minorHAnsi"/>
          <w:bCs/>
          <w:sz w:val="20"/>
          <w:szCs w:val="20"/>
        </w:rPr>
        <w:t>ake sure that the probable consequences of any decision taken for the overarching framework are evaluated and well understood</w:t>
      </w:r>
      <w:r w:rsidR="004D4865">
        <w:rPr>
          <w:rFonts w:asciiTheme="minorHAnsi" w:hAnsiTheme="minorHAnsi"/>
          <w:bCs/>
          <w:sz w:val="20"/>
          <w:szCs w:val="20"/>
        </w:rPr>
        <w:t xml:space="preserve"> by all stakeholders</w:t>
      </w:r>
      <w:r w:rsidRPr="00CB05E0">
        <w:rPr>
          <w:rFonts w:asciiTheme="minorHAnsi" w:hAnsiTheme="minorHAnsi"/>
          <w:bCs/>
          <w:sz w:val="20"/>
          <w:szCs w:val="20"/>
        </w:rPr>
        <w:t>.</w:t>
      </w:r>
      <w:r w:rsidR="002B08DF">
        <w:rPr>
          <w:rFonts w:asciiTheme="minorHAnsi" w:hAnsiTheme="minorHAnsi"/>
          <w:bCs/>
          <w:sz w:val="20"/>
          <w:szCs w:val="20"/>
        </w:rPr>
        <w:t xml:space="preserve"> </w:t>
      </w:r>
      <w:r w:rsidR="00EA35DC">
        <w:rPr>
          <w:rFonts w:asciiTheme="minorHAnsi" w:hAnsiTheme="minorHAnsi"/>
          <w:bCs/>
          <w:sz w:val="20"/>
          <w:szCs w:val="20"/>
        </w:rPr>
        <w:t>Some of the first tasks under this activity are as follow:</w:t>
      </w:r>
    </w:p>
    <w:p w14:paraId="527000B7" w14:textId="445A8209" w:rsidR="00EA35DC" w:rsidRDefault="00EA35DC" w:rsidP="005913BC">
      <w:pPr>
        <w:numPr>
          <w:ilvl w:val="0"/>
          <w:numId w:val="57"/>
        </w:numPr>
        <w:spacing w:before="80"/>
        <w:jc w:val="both"/>
        <w:rPr>
          <w:rFonts w:ascii="Calibri" w:hAnsi="Calibri" w:cs="Calibri"/>
          <w:bCs/>
          <w:sz w:val="20"/>
          <w:szCs w:val="20"/>
        </w:rPr>
      </w:pPr>
      <w:r w:rsidRPr="008A1898">
        <w:rPr>
          <w:rFonts w:ascii="Calibri" w:hAnsi="Calibri" w:cs="Calibri"/>
          <w:bCs/>
          <w:sz w:val="20"/>
          <w:szCs w:val="20"/>
          <w:u w:val="single"/>
        </w:rPr>
        <w:lastRenderedPageBreak/>
        <w:t>Act</w:t>
      </w:r>
      <w:r w:rsidR="0049181B">
        <w:rPr>
          <w:rFonts w:ascii="Calibri" w:hAnsi="Calibri" w:cs="Calibri"/>
          <w:bCs/>
          <w:sz w:val="20"/>
          <w:szCs w:val="20"/>
          <w:u w:val="single"/>
        </w:rPr>
        <w:t>ivity</w:t>
      </w:r>
      <w:r w:rsidRPr="008A1898">
        <w:rPr>
          <w:rFonts w:ascii="Calibri" w:hAnsi="Calibri" w:cs="Calibri"/>
          <w:bCs/>
          <w:sz w:val="20"/>
          <w:szCs w:val="20"/>
          <w:u w:val="single"/>
        </w:rPr>
        <w:t xml:space="preserve"> 1.1.</w:t>
      </w:r>
      <w:r>
        <w:rPr>
          <w:rFonts w:ascii="Calibri" w:hAnsi="Calibri" w:cs="Calibri"/>
          <w:bCs/>
          <w:sz w:val="20"/>
          <w:szCs w:val="20"/>
          <w:u w:val="single"/>
        </w:rPr>
        <w:t>2.1</w:t>
      </w:r>
      <w:r w:rsidRPr="008A1898">
        <w:rPr>
          <w:rFonts w:ascii="Calibri" w:hAnsi="Calibri" w:cs="Calibri"/>
          <w:bCs/>
          <w:sz w:val="20"/>
          <w:szCs w:val="20"/>
          <w:u w:val="single"/>
        </w:rPr>
        <w:t>:</w:t>
      </w:r>
      <w:r w:rsidRPr="008A1898">
        <w:rPr>
          <w:rFonts w:ascii="Calibri" w:hAnsi="Calibri" w:cs="Calibri"/>
          <w:bCs/>
          <w:sz w:val="20"/>
          <w:szCs w:val="20"/>
        </w:rPr>
        <w:t xml:space="preserve"> Review import procedures and taxation/duty rules for mini-grid components. Discuss required changes with relevant ministries and authorities, in consultation</w:t>
      </w:r>
      <w:r w:rsidR="00A63F47">
        <w:rPr>
          <w:rFonts w:ascii="Calibri" w:hAnsi="Calibri" w:cs="Calibri"/>
          <w:bCs/>
          <w:sz w:val="20"/>
          <w:szCs w:val="20"/>
        </w:rPr>
        <w:t xml:space="preserve"> with</w:t>
      </w:r>
      <w:r w:rsidRPr="008A1898">
        <w:rPr>
          <w:rFonts w:ascii="Calibri" w:hAnsi="Calibri" w:cs="Calibri"/>
          <w:bCs/>
          <w:sz w:val="20"/>
          <w:szCs w:val="20"/>
        </w:rPr>
        <w:t xml:space="preserve"> other stakeholders.</w:t>
      </w:r>
    </w:p>
    <w:p w14:paraId="09291BC3" w14:textId="6276D396" w:rsidR="00EA35DC" w:rsidRDefault="00EA35DC" w:rsidP="005913BC">
      <w:pPr>
        <w:numPr>
          <w:ilvl w:val="0"/>
          <w:numId w:val="57"/>
        </w:numPr>
        <w:spacing w:before="80"/>
        <w:jc w:val="both"/>
        <w:rPr>
          <w:rFonts w:ascii="Calibri" w:hAnsi="Calibri" w:cs="Calibri"/>
          <w:bCs/>
          <w:sz w:val="20"/>
          <w:szCs w:val="20"/>
        </w:rPr>
      </w:pPr>
      <w:r w:rsidRPr="008A1898">
        <w:rPr>
          <w:rFonts w:ascii="Calibri" w:hAnsi="Calibri" w:cs="Calibri"/>
          <w:bCs/>
          <w:sz w:val="20"/>
          <w:szCs w:val="20"/>
          <w:u w:val="single"/>
        </w:rPr>
        <w:t>Act</w:t>
      </w:r>
      <w:r w:rsidR="0049181B">
        <w:rPr>
          <w:rFonts w:ascii="Calibri" w:hAnsi="Calibri" w:cs="Calibri"/>
          <w:bCs/>
          <w:sz w:val="20"/>
          <w:szCs w:val="20"/>
          <w:u w:val="single"/>
        </w:rPr>
        <w:t>ivity</w:t>
      </w:r>
      <w:r w:rsidRPr="008A1898">
        <w:rPr>
          <w:rFonts w:ascii="Calibri" w:hAnsi="Calibri" w:cs="Calibri"/>
          <w:bCs/>
          <w:sz w:val="20"/>
          <w:szCs w:val="20"/>
          <w:u w:val="single"/>
        </w:rPr>
        <w:t xml:space="preserve"> 1.1.</w:t>
      </w:r>
      <w:r>
        <w:rPr>
          <w:rFonts w:ascii="Calibri" w:hAnsi="Calibri" w:cs="Calibri"/>
          <w:bCs/>
          <w:sz w:val="20"/>
          <w:szCs w:val="20"/>
          <w:u w:val="single"/>
        </w:rPr>
        <w:t>2.2</w:t>
      </w:r>
      <w:r w:rsidRPr="008A1898">
        <w:rPr>
          <w:rFonts w:ascii="Calibri" w:hAnsi="Calibri" w:cs="Calibri"/>
          <w:bCs/>
          <w:sz w:val="20"/>
          <w:szCs w:val="20"/>
          <w:u w:val="single"/>
        </w:rPr>
        <w:t>:</w:t>
      </w:r>
      <w:r w:rsidRPr="008A1898">
        <w:rPr>
          <w:rFonts w:ascii="Calibri" w:hAnsi="Calibri" w:cs="Calibri"/>
          <w:bCs/>
          <w:sz w:val="20"/>
          <w:szCs w:val="20"/>
        </w:rPr>
        <w:t xml:space="preserve"> Support the relevant ministries and authorities for </w:t>
      </w:r>
      <w:r w:rsidR="00A63F47">
        <w:rPr>
          <w:rFonts w:ascii="Calibri" w:hAnsi="Calibri" w:cs="Calibri"/>
          <w:bCs/>
          <w:sz w:val="20"/>
          <w:szCs w:val="20"/>
        </w:rPr>
        <w:t xml:space="preserve">the </w:t>
      </w:r>
      <w:r w:rsidRPr="008A1898">
        <w:rPr>
          <w:rFonts w:ascii="Calibri" w:hAnsi="Calibri" w:cs="Calibri"/>
          <w:bCs/>
          <w:sz w:val="20"/>
          <w:szCs w:val="20"/>
        </w:rPr>
        <w:t>improvement of import procedures and reduction of import tax/duties for mini-grid components, following the official administrative procedures prevailing in the country. This includes drafting of proposals for change, calculation/assessment of macroeconomic effects, drafting and submitting the new text in the relevant law or regulation for government approval</w:t>
      </w:r>
      <w:r>
        <w:rPr>
          <w:rFonts w:ascii="Calibri" w:hAnsi="Calibri" w:cs="Calibri"/>
          <w:bCs/>
          <w:sz w:val="20"/>
          <w:szCs w:val="20"/>
        </w:rPr>
        <w:t>.</w:t>
      </w:r>
    </w:p>
    <w:p w14:paraId="187BAE05" w14:textId="48F9A93B" w:rsidR="00EA35DC" w:rsidRDefault="00EA35DC" w:rsidP="005913BC">
      <w:pPr>
        <w:numPr>
          <w:ilvl w:val="0"/>
          <w:numId w:val="57"/>
        </w:numPr>
        <w:spacing w:before="80"/>
        <w:jc w:val="both"/>
        <w:rPr>
          <w:rFonts w:ascii="Calibri" w:hAnsi="Calibri" w:cs="Calibri"/>
          <w:bCs/>
          <w:sz w:val="20"/>
          <w:szCs w:val="20"/>
        </w:rPr>
      </w:pPr>
      <w:r w:rsidRPr="008A1898">
        <w:rPr>
          <w:rFonts w:ascii="Calibri" w:hAnsi="Calibri" w:cs="Calibri"/>
          <w:bCs/>
          <w:sz w:val="20"/>
          <w:szCs w:val="20"/>
          <w:u w:val="single"/>
        </w:rPr>
        <w:t>Act</w:t>
      </w:r>
      <w:r w:rsidR="0049181B">
        <w:rPr>
          <w:rFonts w:ascii="Calibri" w:hAnsi="Calibri" w:cs="Calibri"/>
          <w:bCs/>
          <w:sz w:val="20"/>
          <w:szCs w:val="20"/>
          <w:u w:val="single"/>
        </w:rPr>
        <w:t>ivity</w:t>
      </w:r>
      <w:r w:rsidRPr="008A1898">
        <w:rPr>
          <w:rFonts w:ascii="Calibri" w:hAnsi="Calibri" w:cs="Calibri"/>
          <w:bCs/>
          <w:sz w:val="20"/>
          <w:szCs w:val="20"/>
          <w:u w:val="single"/>
        </w:rPr>
        <w:t xml:space="preserve"> 1.1.</w:t>
      </w:r>
      <w:r>
        <w:rPr>
          <w:rFonts w:ascii="Calibri" w:hAnsi="Calibri" w:cs="Calibri"/>
          <w:bCs/>
          <w:sz w:val="20"/>
          <w:szCs w:val="20"/>
          <w:u w:val="single"/>
        </w:rPr>
        <w:t>2.3</w:t>
      </w:r>
      <w:r w:rsidRPr="008A1898">
        <w:rPr>
          <w:rFonts w:ascii="Calibri" w:hAnsi="Calibri" w:cs="Calibri"/>
          <w:bCs/>
          <w:sz w:val="20"/>
          <w:szCs w:val="20"/>
          <w:u w:val="single"/>
        </w:rPr>
        <w:t>:</w:t>
      </w:r>
      <w:r w:rsidRPr="008A1898">
        <w:rPr>
          <w:rFonts w:ascii="Calibri" w:hAnsi="Calibri" w:cs="Calibri"/>
          <w:bCs/>
          <w:sz w:val="20"/>
          <w:szCs w:val="20"/>
        </w:rPr>
        <w:t xml:space="preserve"> Review existing environmental impact assessment framework. </w:t>
      </w:r>
      <w:r w:rsidR="00FE110C">
        <w:rPr>
          <w:rFonts w:ascii="Calibri" w:hAnsi="Calibri" w:cs="Calibri"/>
          <w:bCs/>
          <w:sz w:val="20"/>
          <w:szCs w:val="20"/>
        </w:rPr>
        <w:t>Coordinate</w:t>
      </w:r>
      <w:r w:rsidRPr="008A1898">
        <w:rPr>
          <w:rFonts w:ascii="Calibri" w:hAnsi="Calibri" w:cs="Calibri"/>
          <w:bCs/>
          <w:sz w:val="20"/>
          <w:szCs w:val="20"/>
        </w:rPr>
        <w:t xml:space="preserve"> simplified procedures for Environmental Impact Assessments in </w:t>
      </w:r>
      <w:proofErr w:type="gramStart"/>
      <w:r w:rsidRPr="008A1898">
        <w:rPr>
          <w:rFonts w:ascii="Calibri" w:hAnsi="Calibri" w:cs="Calibri"/>
          <w:bCs/>
          <w:sz w:val="20"/>
          <w:szCs w:val="20"/>
        </w:rPr>
        <w:t>mini-grids</w:t>
      </w:r>
      <w:proofErr w:type="gramEnd"/>
      <w:r w:rsidRPr="008A1898">
        <w:rPr>
          <w:rFonts w:ascii="Calibri" w:hAnsi="Calibri" w:cs="Calibri"/>
          <w:bCs/>
          <w:sz w:val="20"/>
          <w:szCs w:val="20"/>
        </w:rPr>
        <w:t xml:space="preserve"> of certain categories.</w:t>
      </w:r>
    </w:p>
    <w:p w14:paraId="23991CB3" w14:textId="7D03E7FF" w:rsidR="00EA35DC" w:rsidRPr="008A1898" w:rsidRDefault="00EA35DC" w:rsidP="005913BC">
      <w:pPr>
        <w:numPr>
          <w:ilvl w:val="0"/>
          <w:numId w:val="57"/>
        </w:numPr>
        <w:spacing w:before="80"/>
        <w:jc w:val="both"/>
        <w:rPr>
          <w:rFonts w:ascii="Calibri" w:hAnsi="Calibri" w:cs="Calibri"/>
          <w:bCs/>
          <w:sz w:val="20"/>
          <w:szCs w:val="20"/>
        </w:rPr>
      </w:pPr>
      <w:r w:rsidRPr="008A1898">
        <w:rPr>
          <w:rFonts w:ascii="Calibri" w:hAnsi="Calibri" w:cs="Calibri"/>
          <w:bCs/>
          <w:sz w:val="20"/>
          <w:szCs w:val="20"/>
          <w:u w:val="single"/>
        </w:rPr>
        <w:t>Act</w:t>
      </w:r>
      <w:r w:rsidR="0049181B">
        <w:rPr>
          <w:rFonts w:ascii="Calibri" w:hAnsi="Calibri" w:cs="Calibri"/>
          <w:bCs/>
          <w:sz w:val="20"/>
          <w:szCs w:val="20"/>
          <w:u w:val="single"/>
        </w:rPr>
        <w:t>ivity</w:t>
      </w:r>
      <w:r w:rsidRPr="008A1898">
        <w:rPr>
          <w:rFonts w:ascii="Calibri" w:hAnsi="Calibri" w:cs="Calibri"/>
          <w:bCs/>
          <w:sz w:val="20"/>
          <w:szCs w:val="20"/>
          <w:u w:val="single"/>
        </w:rPr>
        <w:t xml:space="preserve"> 1.1.</w:t>
      </w:r>
      <w:r>
        <w:rPr>
          <w:rFonts w:ascii="Calibri" w:hAnsi="Calibri" w:cs="Calibri"/>
          <w:bCs/>
          <w:sz w:val="20"/>
          <w:szCs w:val="20"/>
          <w:u w:val="single"/>
        </w:rPr>
        <w:t>2.4</w:t>
      </w:r>
      <w:r w:rsidRPr="008A1898">
        <w:rPr>
          <w:rFonts w:ascii="Calibri" w:hAnsi="Calibri" w:cs="Calibri"/>
          <w:bCs/>
          <w:sz w:val="20"/>
          <w:szCs w:val="20"/>
          <w:u w:val="single"/>
        </w:rPr>
        <w:t>:</w:t>
      </w:r>
      <w:r w:rsidRPr="008A1898">
        <w:rPr>
          <w:rFonts w:ascii="Calibri" w:hAnsi="Calibri" w:cs="Calibri"/>
          <w:bCs/>
          <w:sz w:val="20"/>
          <w:szCs w:val="20"/>
        </w:rPr>
        <w:t xml:space="preserve"> Devel</w:t>
      </w:r>
      <w:r w:rsidR="00FE110C">
        <w:rPr>
          <w:rFonts w:ascii="Calibri" w:hAnsi="Calibri" w:cs="Calibri"/>
          <w:bCs/>
          <w:sz w:val="20"/>
          <w:szCs w:val="20"/>
        </w:rPr>
        <w:t>op</w:t>
      </w:r>
      <w:r w:rsidRPr="008A1898">
        <w:rPr>
          <w:rFonts w:ascii="Calibri" w:hAnsi="Calibri" w:cs="Calibri"/>
          <w:bCs/>
          <w:sz w:val="20"/>
          <w:szCs w:val="20"/>
        </w:rPr>
        <w:t xml:space="preserve"> standardized waste management and </w:t>
      </w:r>
      <w:r w:rsidR="00FE110C">
        <w:rPr>
          <w:rFonts w:ascii="Calibri" w:hAnsi="Calibri" w:cs="Calibri"/>
          <w:bCs/>
          <w:sz w:val="20"/>
          <w:szCs w:val="20"/>
        </w:rPr>
        <w:t xml:space="preserve">mandatory </w:t>
      </w:r>
      <w:r w:rsidRPr="008A1898">
        <w:rPr>
          <w:rFonts w:ascii="Calibri" w:hAnsi="Calibri" w:cs="Calibri"/>
          <w:bCs/>
          <w:sz w:val="20"/>
          <w:szCs w:val="20"/>
        </w:rPr>
        <w:t xml:space="preserve">recycling procedures to </w:t>
      </w:r>
      <w:r w:rsidR="00FE110C">
        <w:rPr>
          <w:rFonts w:ascii="Calibri" w:hAnsi="Calibri" w:cs="Calibri"/>
          <w:bCs/>
          <w:sz w:val="20"/>
          <w:szCs w:val="20"/>
        </w:rPr>
        <w:t xml:space="preserve">be applied by </w:t>
      </w:r>
      <w:r w:rsidRPr="008A1898">
        <w:rPr>
          <w:rFonts w:ascii="Calibri" w:hAnsi="Calibri" w:cs="Calibri"/>
          <w:bCs/>
          <w:sz w:val="20"/>
          <w:szCs w:val="20"/>
        </w:rPr>
        <w:t xml:space="preserve">operators of </w:t>
      </w:r>
      <w:proofErr w:type="gramStart"/>
      <w:r w:rsidRPr="008A1898">
        <w:rPr>
          <w:rFonts w:ascii="Calibri" w:hAnsi="Calibri" w:cs="Calibri"/>
          <w:bCs/>
          <w:sz w:val="20"/>
          <w:szCs w:val="20"/>
        </w:rPr>
        <w:t>mini-grids</w:t>
      </w:r>
      <w:proofErr w:type="gramEnd"/>
      <w:r w:rsidRPr="008A1898">
        <w:rPr>
          <w:rFonts w:ascii="Calibri" w:hAnsi="Calibri" w:cs="Calibri"/>
          <w:bCs/>
          <w:sz w:val="20"/>
          <w:szCs w:val="20"/>
        </w:rPr>
        <w:t xml:space="preserve"> falling in the categories defined under Act 2.4.1.</w:t>
      </w:r>
    </w:p>
    <w:p w14:paraId="5348B006" w14:textId="0211C1B8" w:rsidR="00EA35DC" w:rsidRDefault="00FF5772" w:rsidP="0054265E">
      <w:pPr>
        <w:numPr>
          <w:ilvl w:val="0"/>
          <w:numId w:val="65"/>
        </w:numPr>
        <w:spacing w:before="120"/>
        <w:ind w:left="714" w:hanging="357"/>
        <w:jc w:val="both"/>
        <w:rPr>
          <w:rFonts w:ascii="Calibri" w:hAnsi="Calibri" w:cs="Calibri"/>
          <w:color w:val="000000"/>
          <w:sz w:val="20"/>
          <w:szCs w:val="20"/>
        </w:rPr>
      </w:pPr>
      <w:r w:rsidRPr="00A2612B">
        <w:rPr>
          <w:rFonts w:asciiTheme="minorHAnsi" w:hAnsiTheme="minorHAnsi"/>
          <w:bCs/>
          <w:sz w:val="20"/>
          <w:szCs w:val="20"/>
          <w:u w:val="single"/>
        </w:rPr>
        <w:t>Act</w:t>
      </w:r>
      <w:r w:rsidR="0049181B">
        <w:rPr>
          <w:rFonts w:asciiTheme="minorHAnsi" w:hAnsiTheme="minorHAnsi"/>
          <w:bCs/>
          <w:sz w:val="20"/>
          <w:szCs w:val="20"/>
          <w:u w:val="single"/>
        </w:rPr>
        <w:t>ivity</w:t>
      </w:r>
      <w:r w:rsidRPr="00A2612B">
        <w:rPr>
          <w:rFonts w:asciiTheme="minorHAnsi" w:hAnsiTheme="minorHAnsi"/>
          <w:bCs/>
          <w:sz w:val="20"/>
          <w:szCs w:val="20"/>
          <w:u w:val="single"/>
        </w:rPr>
        <w:t xml:space="preserve"> 1.1.3:</w:t>
      </w:r>
      <w:r w:rsidRPr="00A2612B">
        <w:rPr>
          <w:rFonts w:asciiTheme="minorHAnsi" w:hAnsiTheme="minorHAnsi"/>
          <w:bCs/>
          <w:sz w:val="20"/>
          <w:szCs w:val="20"/>
        </w:rPr>
        <w:t xml:space="preserve"> </w:t>
      </w:r>
      <w:r w:rsidR="002B08DF" w:rsidRPr="00A2612B">
        <w:rPr>
          <w:rFonts w:ascii="Calibri" w:hAnsi="Calibri" w:cs="Calibri"/>
          <w:i/>
          <w:iCs/>
          <w:sz w:val="20"/>
          <w:szCs w:val="20"/>
          <w:u w:val="single"/>
        </w:rPr>
        <w:t xml:space="preserve">Develop a “one-stop-shop” (using the results of </w:t>
      </w:r>
      <w:r w:rsidR="00A63F47">
        <w:rPr>
          <w:rFonts w:ascii="Calibri" w:hAnsi="Calibri" w:cs="Calibri"/>
          <w:i/>
          <w:iCs/>
          <w:sz w:val="20"/>
          <w:szCs w:val="20"/>
          <w:u w:val="single"/>
        </w:rPr>
        <w:t>Act</w:t>
      </w:r>
      <w:r w:rsidR="0057481A">
        <w:rPr>
          <w:rFonts w:ascii="Calibri" w:hAnsi="Calibri" w:cs="Calibri"/>
          <w:i/>
          <w:iCs/>
          <w:sz w:val="20"/>
          <w:szCs w:val="20"/>
          <w:u w:val="single"/>
        </w:rPr>
        <w:t>ivity</w:t>
      </w:r>
      <w:r w:rsidR="00A63F47">
        <w:rPr>
          <w:rFonts w:ascii="Calibri" w:hAnsi="Calibri" w:cs="Calibri"/>
          <w:i/>
          <w:iCs/>
          <w:sz w:val="20"/>
          <w:szCs w:val="20"/>
          <w:u w:val="single"/>
        </w:rPr>
        <w:t xml:space="preserve"> </w:t>
      </w:r>
      <w:r w:rsidR="002B08DF" w:rsidRPr="00A2612B">
        <w:rPr>
          <w:rFonts w:ascii="Calibri" w:hAnsi="Calibri" w:cs="Calibri"/>
          <w:i/>
          <w:iCs/>
          <w:sz w:val="20"/>
          <w:szCs w:val="20"/>
          <w:u w:val="single"/>
        </w:rPr>
        <w:t>1.1.2) for prospective mini-grid developers, including guidance on these key issues</w:t>
      </w:r>
      <w:r w:rsidR="002B08DF" w:rsidRPr="00A2612B">
        <w:rPr>
          <w:rFonts w:ascii="Calibri" w:hAnsi="Calibri" w:cs="Calibri"/>
          <w:sz w:val="20"/>
          <w:szCs w:val="20"/>
          <w:u w:val="single"/>
        </w:rPr>
        <w:t>.</w:t>
      </w:r>
      <w:r w:rsidR="002B08DF" w:rsidRPr="00A2612B">
        <w:rPr>
          <w:rFonts w:ascii="Calibri" w:hAnsi="Calibri" w:cs="Calibri"/>
          <w:sz w:val="20"/>
          <w:szCs w:val="20"/>
        </w:rPr>
        <w:t xml:space="preserve">  </w:t>
      </w:r>
      <w:r w:rsidR="00A2612B" w:rsidRPr="00A2612B">
        <w:rPr>
          <w:rFonts w:ascii="Calibri" w:hAnsi="Calibri" w:cs="Calibri"/>
          <w:color w:val="000000"/>
          <w:sz w:val="20"/>
          <w:szCs w:val="20"/>
        </w:rPr>
        <w:t xml:space="preserve">This "one-stop-shop” will be a single online resource aggregating key information about </w:t>
      </w:r>
      <w:r w:rsidR="0057481A">
        <w:rPr>
          <w:rFonts w:ascii="Calibri" w:hAnsi="Calibri" w:cs="Calibri"/>
          <w:color w:val="000000"/>
          <w:sz w:val="20"/>
          <w:szCs w:val="20"/>
        </w:rPr>
        <w:t xml:space="preserve">the </w:t>
      </w:r>
      <w:r w:rsidR="00A2612B" w:rsidRPr="00A2612B">
        <w:rPr>
          <w:rFonts w:ascii="Calibri" w:hAnsi="Calibri" w:cs="Calibri"/>
          <w:color w:val="000000"/>
          <w:sz w:val="20"/>
          <w:szCs w:val="20"/>
        </w:rPr>
        <w:t>sector for developers and other stakeholders. It can also be a single point of refer</w:t>
      </w:r>
      <w:r w:rsidR="00EA35DC">
        <w:rPr>
          <w:rFonts w:ascii="Calibri" w:hAnsi="Calibri" w:cs="Calibri"/>
          <w:color w:val="000000"/>
          <w:sz w:val="20"/>
          <w:szCs w:val="20"/>
        </w:rPr>
        <w:t>e</w:t>
      </w:r>
      <w:r w:rsidR="00A2612B" w:rsidRPr="00A2612B">
        <w:rPr>
          <w:rFonts w:ascii="Calibri" w:hAnsi="Calibri" w:cs="Calibri"/>
          <w:color w:val="000000"/>
          <w:sz w:val="20"/>
          <w:szCs w:val="20"/>
        </w:rPr>
        <w:t xml:space="preserve">nce for the announcement of tenders, other </w:t>
      </w:r>
      <w:r w:rsidR="0057481A">
        <w:rPr>
          <w:rFonts w:ascii="Calibri" w:hAnsi="Calibri" w:cs="Calibri"/>
          <w:color w:val="000000"/>
          <w:sz w:val="20"/>
          <w:szCs w:val="20"/>
        </w:rPr>
        <w:t>relevant</w:t>
      </w:r>
      <w:r w:rsidR="00A2612B" w:rsidRPr="00A2612B">
        <w:rPr>
          <w:rFonts w:ascii="Calibri" w:hAnsi="Calibri" w:cs="Calibri"/>
          <w:color w:val="000000"/>
          <w:sz w:val="20"/>
          <w:szCs w:val="20"/>
        </w:rPr>
        <w:t xml:space="preserve"> info</w:t>
      </w:r>
      <w:r w:rsidR="0057481A">
        <w:rPr>
          <w:rFonts w:ascii="Calibri" w:hAnsi="Calibri" w:cs="Calibri"/>
          <w:color w:val="000000"/>
          <w:sz w:val="20"/>
          <w:szCs w:val="20"/>
        </w:rPr>
        <w:t>rmation</w:t>
      </w:r>
      <w:r w:rsidR="00A2612B" w:rsidRPr="00A2612B">
        <w:rPr>
          <w:rFonts w:ascii="Calibri" w:hAnsi="Calibri" w:cs="Calibri"/>
          <w:color w:val="000000"/>
          <w:sz w:val="20"/>
          <w:szCs w:val="20"/>
        </w:rPr>
        <w:t xml:space="preserve">, </w:t>
      </w:r>
      <w:proofErr w:type="gramStart"/>
      <w:r w:rsidR="00A2612B" w:rsidRPr="00A2612B">
        <w:rPr>
          <w:rFonts w:ascii="Calibri" w:hAnsi="Calibri" w:cs="Calibri"/>
          <w:color w:val="000000"/>
          <w:sz w:val="20"/>
          <w:szCs w:val="20"/>
        </w:rPr>
        <w:t>and also</w:t>
      </w:r>
      <w:proofErr w:type="gramEnd"/>
      <w:r w:rsidR="00A2612B" w:rsidRPr="00A2612B">
        <w:rPr>
          <w:rFonts w:ascii="Calibri" w:hAnsi="Calibri" w:cs="Calibri"/>
          <w:color w:val="000000"/>
          <w:sz w:val="20"/>
          <w:szCs w:val="20"/>
        </w:rPr>
        <w:t xml:space="preserve"> a central hub for a Community of Practice.</w:t>
      </w:r>
    </w:p>
    <w:p w14:paraId="33B5A7B2" w14:textId="77777777" w:rsidR="009A1D93" w:rsidRPr="00D94A64" w:rsidRDefault="009A1D93" w:rsidP="0044466B">
      <w:pPr>
        <w:rPr>
          <w:rFonts w:ascii="Calibri" w:eastAsia="Arial" w:hAnsi="Calibri" w:cs="Calibri"/>
          <w:color w:val="000000"/>
          <w:sz w:val="20"/>
          <w:szCs w:val="20"/>
        </w:rPr>
      </w:pPr>
    </w:p>
    <w:p w14:paraId="058A8B7A" w14:textId="3CB66772" w:rsidR="00D36F34" w:rsidRPr="009A1D93" w:rsidRDefault="79AACCA3" w:rsidP="005913BC">
      <w:pPr>
        <w:numPr>
          <w:ilvl w:val="0"/>
          <w:numId w:val="36"/>
        </w:numPr>
        <w:spacing w:before="80"/>
        <w:jc w:val="both"/>
        <w:rPr>
          <w:rFonts w:ascii="Calibri" w:hAnsi="Calibri" w:cs="Calibri"/>
          <w:i/>
          <w:iCs/>
          <w:sz w:val="20"/>
          <w:szCs w:val="20"/>
          <w:u w:val="single"/>
        </w:rPr>
      </w:pPr>
      <w:r w:rsidRPr="1DCCC5EA">
        <w:rPr>
          <w:rFonts w:ascii="Calibri" w:hAnsi="Calibri" w:cs="Calibri"/>
          <w:i/>
          <w:iCs/>
          <w:sz w:val="20"/>
          <w:szCs w:val="20"/>
          <w:u w:val="single"/>
        </w:rPr>
        <w:t>Output 1.</w:t>
      </w:r>
      <w:r w:rsidR="009841D2">
        <w:rPr>
          <w:rFonts w:ascii="Calibri" w:hAnsi="Calibri" w:cs="Calibri"/>
          <w:i/>
          <w:iCs/>
          <w:sz w:val="20"/>
          <w:szCs w:val="20"/>
          <w:u w:val="single"/>
        </w:rPr>
        <w:t>2</w:t>
      </w:r>
      <w:r w:rsidRPr="1DCCC5EA">
        <w:rPr>
          <w:rFonts w:ascii="Calibri" w:hAnsi="Calibri" w:cs="Calibri"/>
          <w:i/>
          <w:iCs/>
          <w:sz w:val="20"/>
          <w:szCs w:val="20"/>
          <w:u w:val="single"/>
        </w:rPr>
        <w:t>: Formulation of rural electrification strategy/plan, incorporating transparent targets and supported by multi-tier data</w:t>
      </w:r>
      <w:r w:rsidRPr="1DCCC5EA">
        <w:rPr>
          <w:rFonts w:ascii="Calibri" w:hAnsi="Calibri" w:cs="Calibri"/>
          <w:sz w:val="20"/>
          <w:szCs w:val="20"/>
        </w:rPr>
        <w:t xml:space="preserve">. </w:t>
      </w:r>
      <w:r w:rsidR="145B817F" w:rsidRPr="1DCCC5EA">
        <w:rPr>
          <w:rFonts w:ascii="Calibri" w:hAnsi="Calibri" w:cs="Calibri"/>
          <w:sz w:val="20"/>
          <w:szCs w:val="20"/>
        </w:rPr>
        <w:t xml:space="preserve">As a result of </w:t>
      </w:r>
      <w:r w:rsidR="0057481A">
        <w:rPr>
          <w:rFonts w:ascii="Calibri" w:hAnsi="Calibri" w:cs="Calibri"/>
          <w:sz w:val="20"/>
          <w:szCs w:val="20"/>
        </w:rPr>
        <w:t>O</w:t>
      </w:r>
      <w:r w:rsidR="145B817F" w:rsidRPr="1DCCC5EA">
        <w:rPr>
          <w:rFonts w:ascii="Calibri" w:hAnsi="Calibri" w:cs="Calibri"/>
          <w:sz w:val="20"/>
          <w:szCs w:val="20"/>
        </w:rPr>
        <w:t>utput 1.1</w:t>
      </w:r>
      <w:r w:rsidR="00E13152">
        <w:rPr>
          <w:rFonts w:ascii="Calibri" w:hAnsi="Calibri" w:cs="Calibri"/>
          <w:sz w:val="20"/>
          <w:szCs w:val="20"/>
        </w:rPr>
        <w:t xml:space="preserve">, </w:t>
      </w:r>
      <w:r w:rsidR="145B817F" w:rsidRPr="1DCCC5EA">
        <w:rPr>
          <w:rFonts w:ascii="Calibri" w:hAnsi="Calibri" w:cs="Calibri"/>
          <w:sz w:val="20"/>
          <w:szCs w:val="20"/>
        </w:rPr>
        <w:t>which serve</w:t>
      </w:r>
      <w:r w:rsidR="00E13152">
        <w:rPr>
          <w:rFonts w:ascii="Calibri" w:hAnsi="Calibri" w:cs="Calibri"/>
          <w:sz w:val="20"/>
          <w:szCs w:val="20"/>
        </w:rPr>
        <w:t>s</w:t>
      </w:r>
      <w:r w:rsidR="145B817F" w:rsidRPr="1DCCC5EA">
        <w:rPr>
          <w:rFonts w:ascii="Calibri" w:hAnsi="Calibri" w:cs="Calibri"/>
          <w:sz w:val="20"/>
          <w:szCs w:val="20"/>
        </w:rPr>
        <w:t xml:space="preserve"> to ensure sector leadership, </w:t>
      </w:r>
      <w:r w:rsidR="1238352B" w:rsidRPr="1DCCC5EA">
        <w:rPr>
          <w:rFonts w:ascii="Calibri" w:hAnsi="Calibri" w:cs="Calibri"/>
          <w:sz w:val="20"/>
          <w:szCs w:val="20"/>
        </w:rPr>
        <w:t xml:space="preserve">constructive debate and adequate data, </w:t>
      </w:r>
      <w:r w:rsidR="7375EE5E" w:rsidRPr="1DCCC5EA">
        <w:rPr>
          <w:rFonts w:ascii="Calibri" w:hAnsi="Calibri" w:cs="Calibri"/>
          <w:sz w:val="20"/>
          <w:szCs w:val="20"/>
        </w:rPr>
        <w:t xml:space="preserve">leading to useful tools and decisions around </w:t>
      </w:r>
      <w:r w:rsidRPr="1DCCC5EA">
        <w:rPr>
          <w:rFonts w:ascii="Calibri" w:hAnsi="Calibri" w:cs="Calibri"/>
          <w:sz w:val="20"/>
          <w:szCs w:val="20"/>
        </w:rPr>
        <w:t>specific delivery model</w:t>
      </w:r>
      <w:r w:rsidR="7375EE5E" w:rsidRPr="1DCCC5EA">
        <w:rPr>
          <w:rFonts w:ascii="Calibri" w:hAnsi="Calibri" w:cs="Calibri"/>
          <w:sz w:val="20"/>
          <w:szCs w:val="20"/>
        </w:rPr>
        <w:t>s</w:t>
      </w:r>
      <w:r w:rsidRPr="1DCCC5EA">
        <w:rPr>
          <w:rFonts w:ascii="Calibri" w:hAnsi="Calibri" w:cs="Calibri"/>
          <w:sz w:val="20"/>
          <w:szCs w:val="20"/>
        </w:rPr>
        <w:t xml:space="preserve">, </w:t>
      </w:r>
      <w:r w:rsidR="7375EE5E" w:rsidRPr="1DCCC5EA">
        <w:rPr>
          <w:rFonts w:ascii="Calibri" w:hAnsi="Calibri" w:cs="Calibri"/>
          <w:sz w:val="20"/>
          <w:szCs w:val="20"/>
        </w:rPr>
        <w:t xml:space="preserve">tariff, etc. </w:t>
      </w:r>
      <w:r w:rsidR="2C038DEB" w:rsidRPr="1DCCC5EA">
        <w:rPr>
          <w:rFonts w:ascii="Calibri" w:hAnsi="Calibri" w:cs="Calibri"/>
          <w:sz w:val="20"/>
          <w:szCs w:val="20"/>
        </w:rPr>
        <w:t>a</w:t>
      </w:r>
      <w:r w:rsidRPr="1DCCC5EA">
        <w:rPr>
          <w:rFonts w:ascii="Calibri" w:hAnsi="Calibri" w:cs="Calibri"/>
          <w:sz w:val="20"/>
          <w:szCs w:val="20"/>
        </w:rPr>
        <w:t xml:space="preserve"> rural electrification strategy will be drafted in close coordination with </w:t>
      </w:r>
      <w:r w:rsidR="562B4A2D" w:rsidRPr="1DCCC5EA">
        <w:rPr>
          <w:rFonts w:ascii="Calibri" w:hAnsi="Calibri" w:cs="Calibri"/>
          <w:sz w:val="20"/>
          <w:szCs w:val="20"/>
        </w:rPr>
        <w:t xml:space="preserve">other </w:t>
      </w:r>
      <w:r w:rsidR="579D19F5" w:rsidRPr="1DCCC5EA">
        <w:rPr>
          <w:rFonts w:ascii="Calibri" w:hAnsi="Calibri" w:cs="Calibri"/>
          <w:sz w:val="20"/>
          <w:szCs w:val="20"/>
        </w:rPr>
        <w:t xml:space="preserve">relevant </w:t>
      </w:r>
      <w:r w:rsidR="562B4A2D" w:rsidRPr="1DCCC5EA">
        <w:rPr>
          <w:rFonts w:ascii="Calibri" w:hAnsi="Calibri" w:cs="Calibri"/>
          <w:sz w:val="20"/>
          <w:szCs w:val="20"/>
        </w:rPr>
        <w:t>actors</w:t>
      </w:r>
      <w:r w:rsidR="1261A827" w:rsidRPr="1DCCC5EA">
        <w:rPr>
          <w:rFonts w:ascii="Calibri" w:hAnsi="Calibri" w:cs="Calibri"/>
          <w:sz w:val="20"/>
          <w:szCs w:val="20"/>
        </w:rPr>
        <w:t xml:space="preserve"> in an inclusive manner</w:t>
      </w:r>
      <w:r w:rsidR="562B4A2D" w:rsidRPr="1DCCC5EA">
        <w:rPr>
          <w:rFonts w:ascii="Calibri" w:hAnsi="Calibri" w:cs="Calibri"/>
          <w:sz w:val="20"/>
          <w:szCs w:val="20"/>
        </w:rPr>
        <w:t xml:space="preserve"> to ensure buy-in</w:t>
      </w:r>
      <w:r w:rsidRPr="1DCCC5EA">
        <w:rPr>
          <w:rFonts w:ascii="Calibri" w:hAnsi="Calibri" w:cs="Calibri"/>
          <w:sz w:val="20"/>
          <w:szCs w:val="20"/>
        </w:rPr>
        <w:t xml:space="preserve"> of the delivery model selected.</w:t>
      </w:r>
      <w:r w:rsidR="43B02C74" w:rsidRPr="1DCCC5EA">
        <w:rPr>
          <w:rFonts w:ascii="Calibri" w:hAnsi="Calibri" w:cs="Calibri"/>
          <w:sz w:val="20"/>
          <w:szCs w:val="20"/>
        </w:rPr>
        <w:t xml:space="preserve"> </w:t>
      </w:r>
      <w:r w:rsidR="2C038DEB" w:rsidRPr="1DCCC5EA">
        <w:rPr>
          <w:rFonts w:ascii="Calibri" w:hAnsi="Calibri" w:cs="Calibri"/>
          <w:sz w:val="20"/>
          <w:szCs w:val="20"/>
        </w:rPr>
        <w:t xml:space="preserve">Considering that the country currently does not have a rural electrification </w:t>
      </w:r>
      <w:r w:rsidR="2E9CDA1A" w:rsidRPr="1DCCC5EA">
        <w:rPr>
          <w:rFonts w:ascii="Calibri" w:hAnsi="Calibri" w:cs="Calibri"/>
          <w:sz w:val="20"/>
          <w:szCs w:val="20"/>
        </w:rPr>
        <w:t>strategy</w:t>
      </w:r>
      <w:r w:rsidR="006D0B6D">
        <w:rPr>
          <w:rFonts w:ascii="Calibri" w:hAnsi="Calibri" w:cs="Calibri"/>
          <w:sz w:val="20"/>
          <w:szCs w:val="20"/>
        </w:rPr>
        <w:t xml:space="preserve"> </w:t>
      </w:r>
      <w:proofErr w:type="gramStart"/>
      <w:r w:rsidR="006D0B6D">
        <w:rPr>
          <w:rFonts w:ascii="Calibri" w:hAnsi="Calibri" w:cs="Calibri"/>
          <w:sz w:val="20"/>
          <w:szCs w:val="20"/>
        </w:rPr>
        <w:t>taking into account</w:t>
      </w:r>
      <w:proofErr w:type="gramEnd"/>
      <w:r w:rsidR="006D0B6D">
        <w:rPr>
          <w:rFonts w:ascii="Calibri" w:hAnsi="Calibri" w:cs="Calibri"/>
          <w:sz w:val="20"/>
          <w:szCs w:val="20"/>
        </w:rPr>
        <w:t xml:space="preserve"> </w:t>
      </w:r>
      <w:proofErr w:type="spellStart"/>
      <w:r w:rsidR="006D0B6D">
        <w:rPr>
          <w:rFonts w:ascii="Calibri" w:hAnsi="Calibri" w:cs="Calibri"/>
          <w:sz w:val="20"/>
          <w:szCs w:val="20"/>
        </w:rPr>
        <w:t>minigrids</w:t>
      </w:r>
      <w:proofErr w:type="spellEnd"/>
      <w:r w:rsidR="2E9CDA1A" w:rsidRPr="1DCCC5EA">
        <w:rPr>
          <w:rFonts w:ascii="Calibri" w:hAnsi="Calibri" w:cs="Calibri"/>
          <w:sz w:val="20"/>
          <w:szCs w:val="20"/>
        </w:rPr>
        <w:t xml:space="preserve">, </w:t>
      </w:r>
      <w:r w:rsidR="7A836E18" w:rsidRPr="1DCCC5EA">
        <w:rPr>
          <w:rFonts w:ascii="Calibri" w:hAnsi="Calibri" w:cs="Calibri"/>
          <w:sz w:val="20"/>
          <w:szCs w:val="20"/>
        </w:rPr>
        <w:t xml:space="preserve">ABER indicated the need to initiate the drafting of </w:t>
      </w:r>
      <w:r w:rsidR="006D0B6D">
        <w:rPr>
          <w:rFonts w:ascii="Calibri" w:hAnsi="Calibri" w:cs="Calibri"/>
          <w:sz w:val="20"/>
          <w:szCs w:val="20"/>
        </w:rPr>
        <w:t>a comprehensive</w:t>
      </w:r>
      <w:r w:rsidR="7A836E18" w:rsidRPr="1DCCC5EA">
        <w:rPr>
          <w:rFonts w:ascii="Calibri" w:hAnsi="Calibri" w:cs="Calibri"/>
          <w:sz w:val="20"/>
          <w:szCs w:val="20"/>
        </w:rPr>
        <w:t xml:space="preserve"> rural electrification strategy</w:t>
      </w:r>
      <w:r w:rsidR="0D5B9FCE" w:rsidRPr="1DCCC5EA">
        <w:rPr>
          <w:rFonts w:ascii="Calibri" w:hAnsi="Calibri" w:cs="Calibri"/>
          <w:sz w:val="20"/>
          <w:szCs w:val="20"/>
        </w:rPr>
        <w:t xml:space="preserve"> as early as possible in order to ensure that renewable energy </w:t>
      </w:r>
      <w:proofErr w:type="spellStart"/>
      <w:r w:rsidR="0D5B9FCE" w:rsidRPr="1DCCC5EA">
        <w:rPr>
          <w:rFonts w:ascii="Calibri" w:hAnsi="Calibri" w:cs="Calibri"/>
          <w:sz w:val="20"/>
          <w:szCs w:val="20"/>
        </w:rPr>
        <w:t>minigrids</w:t>
      </w:r>
      <w:proofErr w:type="spellEnd"/>
      <w:r w:rsidR="0D5B9FCE" w:rsidRPr="1DCCC5EA">
        <w:rPr>
          <w:rFonts w:ascii="Calibri" w:hAnsi="Calibri" w:cs="Calibri"/>
          <w:sz w:val="20"/>
          <w:szCs w:val="20"/>
        </w:rPr>
        <w:t xml:space="preserve"> with storage are appropriately incorporated in upcoming projects</w:t>
      </w:r>
      <w:r w:rsidR="00351266">
        <w:rPr>
          <w:rFonts w:ascii="Calibri" w:hAnsi="Calibri" w:cs="Calibri"/>
          <w:sz w:val="20"/>
          <w:szCs w:val="20"/>
        </w:rPr>
        <w:t>.</w:t>
      </w:r>
      <w:r w:rsidR="0D5B9FCE" w:rsidRPr="1DCCC5EA">
        <w:rPr>
          <w:rFonts w:ascii="Calibri" w:hAnsi="Calibri" w:cs="Calibri"/>
          <w:sz w:val="20"/>
          <w:szCs w:val="20"/>
        </w:rPr>
        <w:t xml:space="preserve"> </w:t>
      </w:r>
      <w:r w:rsidR="5AD610B9" w:rsidRPr="1DCCC5EA">
        <w:rPr>
          <w:rFonts w:ascii="Calibri" w:hAnsi="Calibri" w:cs="Calibri"/>
          <w:sz w:val="20"/>
          <w:szCs w:val="20"/>
        </w:rPr>
        <w:t xml:space="preserve">The existing energy policy and regulatory framework places the emphasis on grid </w:t>
      </w:r>
      <w:r w:rsidR="1EB75513" w:rsidRPr="1DCCC5EA">
        <w:rPr>
          <w:rFonts w:ascii="Calibri" w:hAnsi="Calibri" w:cs="Calibri"/>
          <w:sz w:val="20"/>
          <w:szCs w:val="20"/>
        </w:rPr>
        <w:t>extension;</w:t>
      </w:r>
      <w:r w:rsidR="0888AC81" w:rsidRPr="1DCCC5EA">
        <w:rPr>
          <w:rFonts w:ascii="Calibri" w:hAnsi="Calibri" w:cs="Calibri"/>
          <w:sz w:val="20"/>
          <w:szCs w:val="20"/>
        </w:rPr>
        <w:t xml:space="preserve"> therefore</w:t>
      </w:r>
      <w:r w:rsidR="65E8788A" w:rsidRPr="1DCCC5EA">
        <w:rPr>
          <w:rFonts w:ascii="Calibri" w:hAnsi="Calibri" w:cs="Calibri"/>
          <w:sz w:val="20"/>
          <w:szCs w:val="20"/>
        </w:rPr>
        <w:t>,</w:t>
      </w:r>
      <w:r w:rsidR="0888AC81" w:rsidRPr="1DCCC5EA">
        <w:rPr>
          <w:rFonts w:ascii="Calibri" w:hAnsi="Calibri" w:cs="Calibri"/>
          <w:sz w:val="20"/>
          <w:szCs w:val="20"/>
        </w:rPr>
        <w:t xml:space="preserve"> th</w:t>
      </w:r>
      <w:r w:rsidR="002C00C8">
        <w:rPr>
          <w:rFonts w:ascii="Calibri" w:hAnsi="Calibri" w:cs="Calibri"/>
          <w:sz w:val="20"/>
          <w:szCs w:val="20"/>
        </w:rPr>
        <w:t>e</w:t>
      </w:r>
      <w:r w:rsidR="0888AC81" w:rsidRPr="1DCCC5EA">
        <w:rPr>
          <w:rFonts w:ascii="Calibri" w:hAnsi="Calibri" w:cs="Calibri"/>
          <w:sz w:val="20"/>
          <w:szCs w:val="20"/>
        </w:rPr>
        <w:t xml:space="preserve"> rural electrification plan </w:t>
      </w:r>
      <w:r w:rsidR="002C00C8">
        <w:rPr>
          <w:rFonts w:ascii="Calibri" w:hAnsi="Calibri" w:cs="Calibri"/>
          <w:sz w:val="20"/>
          <w:szCs w:val="20"/>
        </w:rPr>
        <w:t xml:space="preserve">drafted by </w:t>
      </w:r>
      <w:r w:rsidR="0057481A">
        <w:rPr>
          <w:rFonts w:ascii="Calibri" w:hAnsi="Calibri" w:cs="Calibri"/>
          <w:sz w:val="20"/>
          <w:szCs w:val="20"/>
        </w:rPr>
        <w:t xml:space="preserve">this </w:t>
      </w:r>
      <w:r w:rsidR="00727653">
        <w:rPr>
          <w:rFonts w:ascii="Calibri" w:hAnsi="Calibri" w:cs="Calibri"/>
          <w:sz w:val="20"/>
          <w:szCs w:val="20"/>
        </w:rPr>
        <w:t>project</w:t>
      </w:r>
      <w:r w:rsidR="002C00C8">
        <w:rPr>
          <w:rFonts w:ascii="Calibri" w:hAnsi="Calibri" w:cs="Calibri"/>
          <w:sz w:val="20"/>
          <w:szCs w:val="20"/>
        </w:rPr>
        <w:t xml:space="preserve"> </w:t>
      </w:r>
      <w:r w:rsidR="0888AC81" w:rsidRPr="1DCCC5EA">
        <w:rPr>
          <w:rFonts w:ascii="Calibri" w:hAnsi="Calibri" w:cs="Calibri"/>
          <w:sz w:val="20"/>
          <w:szCs w:val="20"/>
        </w:rPr>
        <w:t>will provide</w:t>
      </w:r>
      <w:r w:rsidR="24EED44F" w:rsidRPr="1DCCC5EA">
        <w:rPr>
          <w:rFonts w:ascii="Calibri" w:hAnsi="Calibri" w:cs="Calibri"/>
          <w:sz w:val="20"/>
          <w:szCs w:val="20"/>
        </w:rPr>
        <w:t xml:space="preserve"> </w:t>
      </w:r>
      <w:r w:rsidR="0888AC81" w:rsidRPr="1DCCC5EA">
        <w:rPr>
          <w:rFonts w:ascii="Calibri" w:hAnsi="Calibri" w:cs="Calibri"/>
          <w:sz w:val="20"/>
          <w:szCs w:val="20"/>
        </w:rPr>
        <w:t xml:space="preserve">the </w:t>
      </w:r>
      <w:proofErr w:type="spellStart"/>
      <w:r w:rsidR="0888AC81" w:rsidRPr="1DCCC5EA">
        <w:rPr>
          <w:rFonts w:ascii="Calibri" w:hAnsi="Calibri" w:cs="Calibri"/>
          <w:sz w:val="20"/>
          <w:szCs w:val="20"/>
        </w:rPr>
        <w:t>GoBF</w:t>
      </w:r>
      <w:proofErr w:type="spellEnd"/>
      <w:r w:rsidR="0888AC81" w:rsidRPr="1DCCC5EA">
        <w:rPr>
          <w:rFonts w:ascii="Calibri" w:hAnsi="Calibri" w:cs="Calibri"/>
          <w:sz w:val="20"/>
          <w:szCs w:val="20"/>
        </w:rPr>
        <w:t xml:space="preserve"> with the necessary tool towards achieving its </w:t>
      </w:r>
      <w:r w:rsidR="24EED44F" w:rsidRPr="1DCCC5EA">
        <w:rPr>
          <w:rFonts w:ascii="Calibri" w:hAnsi="Calibri" w:cs="Calibri"/>
          <w:sz w:val="20"/>
          <w:szCs w:val="20"/>
        </w:rPr>
        <w:t xml:space="preserve">electricity access targets efficiently. </w:t>
      </w:r>
      <w:r w:rsidR="006D0B6D">
        <w:rPr>
          <w:rFonts w:ascii="Calibri" w:hAnsi="Calibri" w:cs="Calibri"/>
          <w:sz w:val="20"/>
          <w:szCs w:val="20"/>
        </w:rPr>
        <w:t>Several donors</w:t>
      </w:r>
      <w:r w:rsidR="00BA3C34">
        <w:rPr>
          <w:rFonts w:ascii="Calibri" w:hAnsi="Calibri" w:cs="Calibri"/>
          <w:sz w:val="20"/>
          <w:szCs w:val="20"/>
        </w:rPr>
        <w:t xml:space="preserve"> such as S</w:t>
      </w:r>
      <w:r w:rsidR="00E13152">
        <w:rPr>
          <w:rFonts w:ascii="Calibri" w:hAnsi="Calibri" w:cs="Calibri"/>
          <w:sz w:val="20"/>
          <w:szCs w:val="20"/>
        </w:rPr>
        <w:t>IDA</w:t>
      </w:r>
      <w:r w:rsidR="00726D9A">
        <w:rPr>
          <w:rFonts w:ascii="Calibri" w:hAnsi="Calibri" w:cs="Calibri"/>
          <w:sz w:val="20"/>
          <w:szCs w:val="20"/>
        </w:rPr>
        <w:t xml:space="preserve">, GIZ and </w:t>
      </w:r>
      <w:r w:rsidR="00BA3C34">
        <w:rPr>
          <w:rFonts w:ascii="Calibri" w:hAnsi="Calibri" w:cs="Calibri"/>
          <w:sz w:val="20"/>
          <w:szCs w:val="20"/>
        </w:rPr>
        <w:t>the EU</w:t>
      </w:r>
      <w:r w:rsidR="006D0B6D">
        <w:rPr>
          <w:rFonts w:ascii="Calibri" w:hAnsi="Calibri" w:cs="Calibri"/>
          <w:sz w:val="20"/>
          <w:szCs w:val="20"/>
        </w:rPr>
        <w:t xml:space="preserve"> have indicated th</w:t>
      </w:r>
      <w:r w:rsidR="00E13152">
        <w:rPr>
          <w:rFonts w:ascii="Calibri" w:hAnsi="Calibri" w:cs="Calibri"/>
          <w:sz w:val="20"/>
          <w:szCs w:val="20"/>
        </w:rPr>
        <w:t xml:space="preserve">at </w:t>
      </w:r>
      <w:r w:rsidR="000B35EC">
        <w:rPr>
          <w:rFonts w:ascii="Calibri" w:hAnsi="Calibri" w:cs="Calibri"/>
          <w:sz w:val="20"/>
          <w:szCs w:val="20"/>
        </w:rPr>
        <w:t>this lack</w:t>
      </w:r>
      <w:r w:rsidR="006D0B6D">
        <w:rPr>
          <w:rFonts w:ascii="Calibri" w:hAnsi="Calibri" w:cs="Calibri"/>
          <w:sz w:val="20"/>
          <w:szCs w:val="20"/>
        </w:rPr>
        <w:t xml:space="preserve"> of appropriate strategy </w:t>
      </w:r>
      <w:r w:rsidR="000B35EC">
        <w:rPr>
          <w:rFonts w:ascii="Calibri" w:hAnsi="Calibri" w:cs="Calibri"/>
          <w:sz w:val="20"/>
          <w:szCs w:val="20"/>
        </w:rPr>
        <w:t>is a</w:t>
      </w:r>
      <w:r w:rsidR="006D0B6D">
        <w:rPr>
          <w:rFonts w:ascii="Calibri" w:hAnsi="Calibri" w:cs="Calibri"/>
          <w:sz w:val="20"/>
          <w:szCs w:val="20"/>
        </w:rPr>
        <w:t xml:space="preserve"> bottleneck </w:t>
      </w:r>
      <w:r w:rsidR="00BA3C34">
        <w:rPr>
          <w:rFonts w:ascii="Calibri" w:hAnsi="Calibri" w:cs="Calibri"/>
          <w:sz w:val="20"/>
          <w:szCs w:val="20"/>
        </w:rPr>
        <w:t>preventing further investment</w:t>
      </w:r>
      <w:r w:rsidR="00E13152">
        <w:rPr>
          <w:rFonts w:ascii="Calibri" w:hAnsi="Calibri" w:cs="Calibri"/>
          <w:sz w:val="20"/>
          <w:szCs w:val="20"/>
        </w:rPr>
        <w:t xml:space="preserve"> in the rural electrification sector</w:t>
      </w:r>
      <w:r w:rsidR="00BA3C34">
        <w:rPr>
          <w:rFonts w:ascii="Calibri" w:hAnsi="Calibri" w:cs="Calibri"/>
          <w:sz w:val="20"/>
          <w:szCs w:val="20"/>
        </w:rPr>
        <w:t xml:space="preserve">. </w:t>
      </w:r>
      <w:r w:rsidR="00E13152">
        <w:rPr>
          <w:rFonts w:ascii="Calibri" w:hAnsi="Calibri" w:cs="Calibri"/>
          <w:sz w:val="20"/>
          <w:szCs w:val="20"/>
        </w:rPr>
        <w:t>The f</w:t>
      </w:r>
      <w:r w:rsidR="00E13152" w:rsidRPr="00E13152">
        <w:rPr>
          <w:rFonts w:ascii="Calibri" w:hAnsi="Calibri" w:cs="Calibri"/>
          <w:sz w:val="20"/>
          <w:szCs w:val="20"/>
        </w:rPr>
        <w:t xml:space="preserve">ormulation of </w:t>
      </w:r>
      <w:r w:rsidR="00351266">
        <w:rPr>
          <w:rFonts w:ascii="Calibri" w:hAnsi="Calibri" w:cs="Calibri"/>
          <w:sz w:val="20"/>
          <w:szCs w:val="20"/>
        </w:rPr>
        <w:t xml:space="preserve">a </w:t>
      </w:r>
      <w:r w:rsidR="00E13152" w:rsidRPr="00E13152">
        <w:rPr>
          <w:rFonts w:ascii="Calibri" w:hAnsi="Calibri" w:cs="Calibri"/>
          <w:sz w:val="20"/>
          <w:szCs w:val="20"/>
        </w:rPr>
        <w:t>rura</w:t>
      </w:r>
      <w:r w:rsidR="00E13152">
        <w:rPr>
          <w:rFonts w:ascii="Calibri" w:hAnsi="Calibri" w:cs="Calibri"/>
          <w:sz w:val="20"/>
          <w:szCs w:val="20"/>
        </w:rPr>
        <w:t>l electrification strategy/plan will draw</w:t>
      </w:r>
      <w:r w:rsidR="0072136C">
        <w:rPr>
          <w:rFonts w:ascii="Calibri" w:hAnsi="Calibri" w:cs="Calibri"/>
          <w:sz w:val="20"/>
          <w:szCs w:val="20"/>
        </w:rPr>
        <w:t xml:space="preserve"> on</w:t>
      </w:r>
      <w:r w:rsidR="00C40340">
        <w:rPr>
          <w:rFonts w:ascii="Calibri" w:hAnsi="Calibri" w:cs="Calibri"/>
          <w:sz w:val="20"/>
          <w:szCs w:val="20"/>
        </w:rPr>
        <w:t xml:space="preserve"> </w:t>
      </w:r>
      <w:r w:rsidR="1EB75513" w:rsidRPr="1DCCC5EA">
        <w:rPr>
          <w:rFonts w:ascii="Calibri" w:hAnsi="Calibri" w:cs="Calibri"/>
          <w:sz w:val="20"/>
          <w:szCs w:val="20"/>
        </w:rPr>
        <w:t xml:space="preserve">lessons from other successful </w:t>
      </w:r>
      <w:r w:rsidR="65E8788A" w:rsidRPr="1DCCC5EA">
        <w:rPr>
          <w:rFonts w:ascii="Calibri" w:hAnsi="Calibri" w:cs="Calibri"/>
          <w:sz w:val="20"/>
          <w:szCs w:val="20"/>
        </w:rPr>
        <w:t>cases</w:t>
      </w:r>
      <w:r w:rsidR="00E13152">
        <w:rPr>
          <w:rFonts w:ascii="Calibri" w:hAnsi="Calibri" w:cs="Calibri"/>
          <w:sz w:val="20"/>
          <w:szCs w:val="20"/>
        </w:rPr>
        <w:t xml:space="preserve"> from the region</w:t>
      </w:r>
      <w:r w:rsidR="006D0B6D">
        <w:rPr>
          <w:rFonts w:ascii="Calibri" w:hAnsi="Calibri" w:cs="Calibri"/>
          <w:sz w:val="20"/>
          <w:szCs w:val="20"/>
        </w:rPr>
        <w:t>,</w:t>
      </w:r>
      <w:r w:rsidR="00BA3C34" w:rsidRPr="1DCCC5EA">
        <w:rPr>
          <w:rFonts w:ascii="Calibri" w:hAnsi="Calibri" w:cs="Calibri"/>
          <w:sz w:val="20"/>
          <w:szCs w:val="20"/>
        </w:rPr>
        <w:t xml:space="preserve"> </w:t>
      </w:r>
      <w:r w:rsidR="006D0B6D" w:rsidRPr="1DCCC5EA">
        <w:rPr>
          <w:rFonts w:ascii="Calibri" w:hAnsi="Calibri" w:cs="Calibri"/>
          <w:sz w:val="20"/>
          <w:szCs w:val="20"/>
        </w:rPr>
        <w:t xml:space="preserve">with technical assistance from </w:t>
      </w:r>
      <w:r w:rsidR="0057481A">
        <w:rPr>
          <w:rFonts w:ascii="Calibri" w:hAnsi="Calibri" w:cs="Calibri"/>
          <w:sz w:val="20"/>
          <w:szCs w:val="20"/>
        </w:rPr>
        <w:t>the r</w:t>
      </w:r>
      <w:r w:rsidR="006D0B6D" w:rsidRPr="1DCCC5EA">
        <w:rPr>
          <w:rFonts w:ascii="Calibri" w:hAnsi="Calibri" w:cs="Calibri"/>
          <w:sz w:val="20"/>
          <w:szCs w:val="20"/>
        </w:rPr>
        <w:t xml:space="preserve">egional AMP </w:t>
      </w:r>
      <w:r w:rsidR="0057481A">
        <w:rPr>
          <w:rFonts w:ascii="Calibri" w:hAnsi="Calibri" w:cs="Calibri"/>
          <w:sz w:val="20"/>
          <w:szCs w:val="20"/>
        </w:rPr>
        <w:t xml:space="preserve">project </w:t>
      </w:r>
      <w:r w:rsidR="006D0B6D" w:rsidRPr="1DCCC5EA">
        <w:rPr>
          <w:rFonts w:ascii="Calibri" w:hAnsi="Calibri" w:cs="Calibri"/>
          <w:sz w:val="20"/>
          <w:szCs w:val="20"/>
        </w:rPr>
        <w:t>and ECREEE</w:t>
      </w:r>
      <w:r w:rsidR="0072136C">
        <w:rPr>
          <w:rFonts w:ascii="Calibri" w:hAnsi="Calibri" w:cs="Calibri"/>
          <w:sz w:val="20"/>
          <w:szCs w:val="20"/>
        </w:rPr>
        <w:t>’s</w:t>
      </w:r>
      <w:r w:rsidR="00E13152">
        <w:rPr>
          <w:rFonts w:ascii="Calibri" w:hAnsi="Calibri" w:cs="Calibri"/>
          <w:sz w:val="20"/>
          <w:szCs w:val="20"/>
        </w:rPr>
        <w:t xml:space="preserve"> experiences in supporting countries in policy development</w:t>
      </w:r>
      <w:r w:rsidR="718695F4" w:rsidRPr="1DCCC5EA">
        <w:rPr>
          <w:rFonts w:ascii="Calibri" w:hAnsi="Calibri" w:cs="Calibri"/>
          <w:sz w:val="20"/>
          <w:szCs w:val="20"/>
        </w:rPr>
        <w:t>.</w:t>
      </w:r>
      <w:r w:rsidR="65E8788A" w:rsidRPr="1DCCC5EA">
        <w:rPr>
          <w:rFonts w:ascii="Calibri" w:hAnsi="Calibri" w:cs="Calibri"/>
          <w:sz w:val="20"/>
          <w:szCs w:val="20"/>
        </w:rPr>
        <w:t xml:space="preserve"> Specifically, </w:t>
      </w:r>
      <w:r w:rsidR="00727653">
        <w:rPr>
          <w:rFonts w:ascii="Calibri" w:hAnsi="Calibri" w:cs="Calibri"/>
          <w:sz w:val="20"/>
          <w:szCs w:val="20"/>
        </w:rPr>
        <w:t xml:space="preserve">the regional AMP </w:t>
      </w:r>
      <w:r w:rsidR="0057481A">
        <w:rPr>
          <w:rFonts w:ascii="Calibri" w:hAnsi="Calibri" w:cs="Calibri"/>
          <w:sz w:val="20"/>
          <w:szCs w:val="20"/>
        </w:rPr>
        <w:t xml:space="preserve">project </w:t>
      </w:r>
      <w:r w:rsidR="00B8428E">
        <w:rPr>
          <w:rFonts w:ascii="Calibri" w:hAnsi="Calibri" w:cs="Calibri"/>
          <w:sz w:val="20"/>
          <w:szCs w:val="20"/>
        </w:rPr>
        <w:t xml:space="preserve">will </w:t>
      </w:r>
      <w:r w:rsidR="00727653">
        <w:rPr>
          <w:rFonts w:ascii="Calibri" w:hAnsi="Calibri" w:cs="Calibri"/>
          <w:sz w:val="20"/>
          <w:szCs w:val="20"/>
        </w:rPr>
        <w:t xml:space="preserve">ensure </w:t>
      </w:r>
      <w:r w:rsidR="0057481A">
        <w:rPr>
          <w:rFonts w:ascii="Calibri" w:hAnsi="Calibri" w:cs="Calibri"/>
          <w:sz w:val="20"/>
          <w:szCs w:val="20"/>
        </w:rPr>
        <w:t xml:space="preserve">that </w:t>
      </w:r>
      <w:r w:rsidR="65E8788A" w:rsidRPr="1DCCC5EA">
        <w:rPr>
          <w:rFonts w:ascii="Calibri" w:hAnsi="Calibri" w:cs="Calibri"/>
          <w:sz w:val="20"/>
          <w:szCs w:val="20"/>
        </w:rPr>
        <w:t xml:space="preserve">the </w:t>
      </w:r>
      <w:r w:rsidR="718695F4" w:rsidRPr="1DCCC5EA">
        <w:rPr>
          <w:rFonts w:ascii="Calibri" w:hAnsi="Calibri" w:cs="Calibri"/>
          <w:sz w:val="20"/>
          <w:szCs w:val="20"/>
        </w:rPr>
        <w:t>strategy draw</w:t>
      </w:r>
      <w:r w:rsidR="00727653">
        <w:rPr>
          <w:rFonts w:ascii="Calibri" w:hAnsi="Calibri" w:cs="Calibri"/>
          <w:sz w:val="20"/>
          <w:szCs w:val="20"/>
        </w:rPr>
        <w:t>s</w:t>
      </w:r>
      <w:r w:rsidR="718695F4" w:rsidRPr="1DCCC5EA">
        <w:rPr>
          <w:rFonts w:ascii="Calibri" w:hAnsi="Calibri" w:cs="Calibri"/>
          <w:sz w:val="20"/>
          <w:szCs w:val="20"/>
        </w:rPr>
        <w:t xml:space="preserve"> experience from</w:t>
      </w:r>
      <w:r w:rsidR="00727653">
        <w:rPr>
          <w:rFonts w:ascii="Calibri" w:hAnsi="Calibri" w:cs="Calibri"/>
          <w:sz w:val="20"/>
          <w:szCs w:val="20"/>
        </w:rPr>
        <w:t xml:space="preserve"> other</w:t>
      </w:r>
      <w:r w:rsidR="718695F4" w:rsidRPr="1DCCC5EA">
        <w:rPr>
          <w:rFonts w:ascii="Calibri" w:hAnsi="Calibri" w:cs="Calibri"/>
          <w:sz w:val="20"/>
          <w:szCs w:val="20"/>
        </w:rPr>
        <w:t xml:space="preserve"> countries</w:t>
      </w:r>
      <w:r w:rsidR="00727653">
        <w:rPr>
          <w:rFonts w:ascii="Calibri" w:hAnsi="Calibri" w:cs="Calibri"/>
          <w:sz w:val="20"/>
          <w:szCs w:val="20"/>
        </w:rPr>
        <w:t xml:space="preserve"> </w:t>
      </w:r>
      <w:r w:rsidR="000B35EC">
        <w:rPr>
          <w:rFonts w:ascii="Calibri" w:hAnsi="Calibri" w:cs="Calibri"/>
          <w:sz w:val="20"/>
          <w:szCs w:val="20"/>
        </w:rPr>
        <w:t>with similar</w:t>
      </w:r>
      <w:r w:rsidR="00E13152">
        <w:rPr>
          <w:rFonts w:ascii="Calibri" w:hAnsi="Calibri" w:cs="Calibri"/>
          <w:sz w:val="20"/>
          <w:szCs w:val="20"/>
        </w:rPr>
        <w:t xml:space="preserve"> </w:t>
      </w:r>
      <w:r w:rsidR="00A15E86">
        <w:rPr>
          <w:rFonts w:ascii="Calibri" w:hAnsi="Calibri" w:cs="Calibri"/>
          <w:sz w:val="20"/>
          <w:szCs w:val="20"/>
        </w:rPr>
        <w:t>electrification strategies/plans</w:t>
      </w:r>
      <w:r w:rsidR="1624D3B2" w:rsidRPr="1DCCC5EA">
        <w:rPr>
          <w:rFonts w:ascii="Calibri" w:hAnsi="Calibri" w:cs="Calibri"/>
          <w:sz w:val="20"/>
          <w:szCs w:val="20"/>
        </w:rPr>
        <w:t xml:space="preserve"> </w:t>
      </w:r>
      <w:r w:rsidR="718695F4" w:rsidRPr="1DCCC5EA">
        <w:rPr>
          <w:rFonts w:ascii="Calibri" w:hAnsi="Calibri" w:cs="Calibri"/>
          <w:sz w:val="20"/>
          <w:szCs w:val="20"/>
        </w:rPr>
        <w:t xml:space="preserve">such as Mali, Senegal, Nigeria as well as </w:t>
      </w:r>
      <w:r w:rsidR="2EB591D1" w:rsidRPr="1DCCC5EA">
        <w:rPr>
          <w:rFonts w:ascii="Calibri" w:hAnsi="Calibri" w:cs="Calibri"/>
          <w:sz w:val="20"/>
          <w:szCs w:val="20"/>
        </w:rPr>
        <w:t>Tanzania and Kenya</w:t>
      </w:r>
      <w:r w:rsidR="53BBADDA" w:rsidRPr="1DCCC5EA">
        <w:rPr>
          <w:rFonts w:ascii="Calibri" w:hAnsi="Calibri" w:cs="Calibri"/>
          <w:sz w:val="20"/>
          <w:szCs w:val="20"/>
        </w:rPr>
        <w:t xml:space="preserve"> as benchmark</w:t>
      </w:r>
      <w:r w:rsidR="76CCB858" w:rsidRPr="1DCCC5EA">
        <w:rPr>
          <w:rFonts w:ascii="Calibri" w:hAnsi="Calibri" w:cs="Calibri"/>
          <w:sz w:val="20"/>
          <w:szCs w:val="20"/>
        </w:rPr>
        <w:t>s.</w:t>
      </w:r>
      <w:r w:rsidR="00A15E86">
        <w:rPr>
          <w:rFonts w:ascii="Calibri" w:hAnsi="Calibri" w:cs="Calibri"/>
          <w:sz w:val="20"/>
          <w:szCs w:val="20"/>
        </w:rPr>
        <w:t xml:space="preserve"> </w:t>
      </w:r>
      <w:r w:rsidR="005B49CA">
        <w:rPr>
          <w:rFonts w:ascii="Calibri" w:hAnsi="Calibri" w:cs="Calibri"/>
          <w:sz w:val="20"/>
          <w:szCs w:val="20"/>
        </w:rPr>
        <w:t>SIDA</w:t>
      </w:r>
      <w:r w:rsidR="0072136C">
        <w:rPr>
          <w:rFonts w:ascii="Calibri" w:hAnsi="Calibri" w:cs="Calibri"/>
          <w:sz w:val="20"/>
          <w:szCs w:val="20"/>
        </w:rPr>
        <w:t>’</w:t>
      </w:r>
      <w:r w:rsidR="00E13152">
        <w:rPr>
          <w:rFonts w:ascii="Calibri" w:hAnsi="Calibri" w:cs="Calibri"/>
          <w:sz w:val="20"/>
          <w:szCs w:val="20"/>
        </w:rPr>
        <w:t>s</w:t>
      </w:r>
      <w:r w:rsidR="00A15E86">
        <w:rPr>
          <w:rFonts w:ascii="Calibri" w:hAnsi="Calibri" w:cs="Calibri"/>
          <w:sz w:val="20"/>
          <w:szCs w:val="20"/>
        </w:rPr>
        <w:t xml:space="preserve"> support towards this output will be financial and </w:t>
      </w:r>
      <w:r w:rsidR="00A91B03">
        <w:rPr>
          <w:rFonts w:ascii="Calibri" w:hAnsi="Calibri" w:cs="Calibri"/>
          <w:sz w:val="20"/>
          <w:szCs w:val="20"/>
        </w:rPr>
        <w:t>operational</w:t>
      </w:r>
      <w:r w:rsidR="00726D9A">
        <w:rPr>
          <w:rFonts w:ascii="Calibri" w:hAnsi="Calibri" w:cs="Calibri"/>
          <w:sz w:val="20"/>
          <w:szCs w:val="20"/>
        </w:rPr>
        <w:t xml:space="preserve"> as the promotion of RE </w:t>
      </w:r>
      <w:proofErr w:type="spellStart"/>
      <w:r w:rsidR="00726D9A">
        <w:rPr>
          <w:rFonts w:ascii="Calibri" w:hAnsi="Calibri" w:cs="Calibri"/>
          <w:sz w:val="20"/>
          <w:szCs w:val="20"/>
        </w:rPr>
        <w:t>minigrids</w:t>
      </w:r>
      <w:proofErr w:type="spellEnd"/>
      <w:r w:rsidR="00726D9A">
        <w:rPr>
          <w:rFonts w:ascii="Calibri" w:hAnsi="Calibri" w:cs="Calibri"/>
          <w:sz w:val="20"/>
          <w:szCs w:val="20"/>
        </w:rPr>
        <w:t xml:space="preserve"> is part of its core interests in Burkina Faso</w:t>
      </w:r>
      <w:r w:rsidR="00A91B03">
        <w:rPr>
          <w:rFonts w:ascii="Calibri" w:hAnsi="Calibri" w:cs="Calibri"/>
          <w:sz w:val="20"/>
          <w:szCs w:val="20"/>
        </w:rPr>
        <w:t xml:space="preserve">. </w:t>
      </w:r>
      <w:r w:rsidR="00293F31">
        <w:rPr>
          <w:rFonts w:ascii="Calibri" w:hAnsi="Calibri" w:cs="Calibri"/>
          <w:sz w:val="20"/>
          <w:szCs w:val="20"/>
        </w:rPr>
        <w:t xml:space="preserve">Activities towards formulating a rural electrification plan have been budgeted by </w:t>
      </w:r>
      <w:proofErr w:type="spellStart"/>
      <w:r w:rsidR="00293F31">
        <w:rPr>
          <w:rFonts w:ascii="Calibri" w:hAnsi="Calibri" w:cs="Calibri"/>
          <w:sz w:val="20"/>
          <w:szCs w:val="20"/>
        </w:rPr>
        <w:t>Sida</w:t>
      </w:r>
      <w:proofErr w:type="spellEnd"/>
      <w:r w:rsidR="00293F31">
        <w:rPr>
          <w:rFonts w:ascii="Calibri" w:hAnsi="Calibri" w:cs="Calibri"/>
          <w:sz w:val="20"/>
          <w:szCs w:val="20"/>
        </w:rPr>
        <w:t xml:space="preserve"> already, therefore, the AMP will coordinate closely with this partner. </w:t>
      </w:r>
      <w:r w:rsidR="00A91B03">
        <w:rPr>
          <w:rFonts w:ascii="Calibri" w:hAnsi="Calibri" w:cs="Calibri"/>
          <w:sz w:val="20"/>
          <w:szCs w:val="20"/>
        </w:rPr>
        <w:t xml:space="preserve">The multi-stakeholder platform will </w:t>
      </w:r>
      <w:r w:rsidR="00F91C06">
        <w:rPr>
          <w:rFonts w:ascii="Calibri" w:hAnsi="Calibri" w:cs="Calibri"/>
          <w:sz w:val="20"/>
          <w:szCs w:val="20"/>
        </w:rPr>
        <w:t xml:space="preserve">also </w:t>
      </w:r>
      <w:r w:rsidR="00726D9A">
        <w:rPr>
          <w:rFonts w:ascii="Calibri" w:hAnsi="Calibri" w:cs="Calibri"/>
          <w:sz w:val="20"/>
          <w:szCs w:val="20"/>
        </w:rPr>
        <w:t>play</w:t>
      </w:r>
      <w:r w:rsidR="00F91C06">
        <w:rPr>
          <w:rFonts w:ascii="Calibri" w:hAnsi="Calibri" w:cs="Calibri"/>
          <w:sz w:val="20"/>
          <w:szCs w:val="20"/>
        </w:rPr>
        <w:t xml:space="preserve"> an important role in the process of drafting and validati</w:t>
      </w:r>
      <w:r w:rsidR="0057481A">
        <w:rPr>
          <w:rFonts w:ascii="Calibri" w:hAnsi="Calibri" w:cs="Calibri"/>
          <w:sz w:val="20"/>
          <w:szCs w:val="20"/>
        </w:rPr>
        <w:t>ng</w:t>
      </w:r>
      <w:r w:rsidR="00F91C06">
        <w:rPr>
          <w:rFonts w:ascii="Calibri" w:hAnsi="Calibri" w:cs="Calibri"/>
          <w:sz w:val="20"/>
          <w:szCs w:val="20"/>
        </w:rPr>
        <w:t xml:space="preserve"> this output.</w:t>
      </w:r>
      <w:r w:rsidR="76CCB858" w:rsidRPr="1DCCC5EA">
        <w:rPr>
          <w:rFonts w:ascii="Calibri" w:hAnsi="Calibri" w:cs="Calibri"/>
          <w:sz w:val="20"/>
          <w:szCs w:val="20"/>
        </w:rPr>
        <w:t xml:space="preserve"> </w:t>
      </w:r>
    </w:p>
    <w:p w14:paraId="7C6077F3" w14:textId="77777777" w:rsidR="009A1D93" w:rsidRPr="007F1572" w:rsidRDefault="009A1D93" w:rsidP="009A1D93">
      <w:pPr>
        <w:jc w:val="both"/>
        <w:rPr>
          <w:rFonts w:ascii="Calibri" w:hAnsi="Calibri" w:cs="Calibri"/>
          <w:bCs/>
          <w:i/>
          <w:color w:val="000000" w:themeColor="text1"/>
          <w:sz w:val="20"/>
          <w:szCs w:val="20"/>
          <w:u w:val="single"/>
        </w:rPr>
      </w:pPr>
    </w:p>
    <w:p w14:paraId="633B56F7" w14:textId="274DD343" w:rsidR="009841D2" w:rsidRPr="004E1B14" w:rsidRDefault="009841D2" w:rsidP="005913BC">
      <w:pPr>
        <w:numPr>
          <w:ilvl w:val="0"/>
          <w:numId w:val="36"/>
        </w:numPr>
        <w:spacing w:line="259" w:lineRule="auto"/>
        <w:jc w:val="both"/>
        <w:rPr>
          <w:rFonts w:asciiTheme="minorHAnsi" w:hAnsiTheme="minorHAnsi" w:cstheme="minorBidi"/>
          <w:sz w:val="20"/>
          <w:szCs w:val="20"/>
        </w:rPr>
      </w:pPr>
      <w:r w:rsidRPr="004E1B14">
        <w:rPr>
          <w:rFonts w:asciiTheme="minorHAnsi" w:hAnsiTheme="minorHAnsi" w:cstheme="minorBidi"/>
          <w:i/>
          <w:iCs/>
          <w:sz w:val="20"/>
          <w:szCs w:val="20"/>
          <w:u w:val="single"/>
        </w:rPr>
        <w:t>Output 1.</w:t>
      </w:r>
      <w:r>
        <w:rPr>
          <w:rFonts w:asciiTheme="minorHAnsi" w:hAnsiTheme="minorHAnsi" w:cstheme="minorBidi"/>
          <w:i/>
          <w:iCs/>
          <w:sz w:val="20"/>
          <w:szCs w:val="20"/>
          <w:u w:val="single"/>
        </w:rPr>
        <w:t>3</w:t>
      </w:r>
      <w:r w:rsidRPr="004E1B14">
        <w:rPr>
          <w:rFonts w:asciiTheme="minorHAnsi" w:hAnsiTheme="minorHAnsi" w:cstheme="minorBidi"/>
          <w:i/>
          <w:iCs/>
          <w:sz w:val="20"/>
          <w:szCs w:val="20"/>
          <w:u w:val="single"/>
        </w:rPr>
        <w:t>: Domestication of quality standards for solar mini-grid components, and institutional capacity of national stakeholders involved in setting or reinforc</w:t>
      </w:r>
      <w:r w:rsidR="0057481A">
        <w:rPr>
          <w:rFonts w:asciiTheme="minorHAnsi" w:hAnsiTheme="minorHAnsi" w:cstheme="minorBidi"/>
          <w:i/>
          <w:iCs/>
          <w:sz w:val="20"/>
          <w:szCs w:val="20"/>
          <w:u w:val="single"/>
        </w:rPr>
        <w:t>ing</w:t>
      </w:r>
      <w:r w:rsidRPr="004E1B14">
        <w:rPr>
          <w:rFonts w:asciiTheme="minorHAnsi" w:hAnsiTheme="minorHAnsi" w:cstheme="minorBidi"/>
          <w:i/>
          <w:iCs/>
          <w:sz w:val="20"/>
          <w:szCs w:val="20"/>
          <w:u w:val="single"/>
        </w:rPr>
        <w:t xml:space="preserve"> standards strengthened</w:t>
      </w:r>
      <w:r w:rsidRPr="004E1B14">
        <w:rPr>
          <w:rFonts w:asciiTheme="minorHAnsi" w:hAnsiTheme="minorHAnsi" w:cstheme="minorBidi"/>
          <w:sz w:val="20"/>
          <w:szCs w:val="20"/>
        </w:rPr>
        <w:t xml:space="preserve">.  Quality standards are </w:t>
      </w:r>
      <w:r w:rsidR="00E13152">
        <w:rPr>
          <w:rFonts w:asciiTheme="minorHAnsi" w:hAnsiTheme="minorHAnsi" w:cstheme="minorBidi"/>
          <w:sz w:val="20"/>
          <w:szCs w:val="20"/>
        </w:rPr>
        <w:t xml:space="preserve">important </w:t>
      </w:r>
      <w:r w:rsidRPr="004E1B14">
        <w:rPr>
          <w:rFonts w:asciiTheme="minorHAnsi" w:hAnsiTheme="minorHAnsi" w:cstheme="minorBidi"/>
          <w:sz w:val="20"/>
          <w:szCs w:val="20"/>
        </w:rPr>
        <w:t xml:space="preserve">regulatory measures that the </w:t>
      </w:r>
      <w:proofErr w:type="spellStart"/>
      <w:r w:rsidRPr="004E1B14">
        <w:rPr>
          <w:rFonts w:asciiTheme="minorHAnsi" w:hAnsiTheme="minorHAnsi" w:cstheme="minorBidi"/>
          <w:sz w:val="20"/>
          <w:szCs w:val="20"/>
        </w:rPr>
        <w:t>GoBF</w:t>
      </w:r>
      <w:proofErr w:type="spellEnd"/>
      <w:r w:rsidRPr="004E1B14">
        <w:rPr>
          <w:rFonts w:asciiTheme="minorHAnsi" w:hAnsiTheme="minorHAnsi" w:cstheme="minorBidi"/>
          <w:sz w:val="20"/>
          <w:szCs w:val="20"/>
        </w:rPr>
        <w:t xml:space="preserve"> must implement to support the private sector</w:t>
      </w:r>
      <w:r w:rsidR="0057481A">
        <w:rPr>
          <w:rFonts w:asciiTheme="minorHAnsi" w:hAnsiTheme="minorHAnsi" w:cstheme="minorBidi"/>
          <w:sz w:val="20"/>
          <w:szCs w:val="20"/>
        </w:rPr>
        <w:t xml:space="preserve"> involved in mini-grids development</w:t>
      </w:r>
      <w:r w:rsidRPr="004E1B14">
        <w:rPr>
          <w:rFonts w:asciiTheme="minorHAnsi" w:hAnsiTheme="minorHAnsi" w:cstheme="minorBidi"/>
          <w:sz w:val="20"/>
          <w:szCs w:val="20"/>
        </w:rPr>
        <w:t xml:space="preserve">. </w:t>
      </w:r>
      <w:r w:rsidRPr="004E1B14">
        <w:rPr>
          <w:rFonts w:asciiTheme="minorHAnsi" w:hAnsiTheme="minorHAnsi" w:cstheme="minorBidi"/>
          <w:color w:val="000000" w:themeColor="text1"/>
          <w:sz w:val="20"/>
          <w:szCs w:val="20"/>
        </w:rPr>
        <w:t xml:space="preserve">It is therefore important that </w:t>
      </w:r>
      <w:r w:rsidR="0057481A">
        <w:rPr>
          <w:rFonts w:asciiTheme="minorHAnsi" w:hAnsiTheme="minorHAnsi" w:cstheme="minorBidi"/>
          <w:color w:val="000000" w:themeColor="text1"/>
          <w:sz w:val="20"/>
          <w:szCs w:val="20"/>
        </w:rPr>
        <w:t xml:space="preserve">the </w:t>
      </w:r>
      <w:r w:rsidRPr="004E1B14">
        <w:rPr>
          <w:rFonts w:asciiTheme="minorHAnsi" w:hAnsiTheme="minorHAnsi" w:cstheme="minorBidi"/>
          <w:sz w:val="20"/>
          <w:szCs w:val="20"/>
        </w:rPr>
        <w:t>government send</w:t>
      </w:r>
      <w:r w:rsidR="0057481A">
        <w:rPr>
          <w:rFonts w:asciiTheme="minorHAnsi" w:hAnsiTheme="minorHAnsi" w:cstheme="minorBidi"/>
          <w:sz w:val="20"/>
          <w:szCs w:val="20"/>
        </w:rPr>
        <w:t>s</w:t>
      </w:r>
      <w:r w:rsidRPr="004E1B14">
        <w:rPr>
          <w:rFonts w:asciiTheme="minorHAnsi" w:hAnsiTheme="minorHAnsi" w:cstheme="minorBidi"/>
          <w:sz w:val="20"/>
          <w:szCs w:val="20"/>
        </w:rPr>
        <w:t xml:space="preserve"> a clear signal to the private sector by developing a set of standards</w:t>
      </w:r>
      <w:r w:rsidR="00E13152">
        <w:rPr>
          <w:rFonts w:asciiTheme="minorHAnsi" w:hAnsiTheme="minorHAnsi" w:cstheme="minorBidi"/>
          <w:sz w:val="20"/>
          <w:szCs w:val="20"/>
        </w:rPr>
        <w:t xml:space="preserve"> </w:t>
      </w:r>
      <w:r w:rsidRPr="004E1B14">
        <w:rPr>
          <w:rFonts w:asciiTheme="minorHAnsi" w:hAnsiTheme="minorHAnsi" w:cstheme="minorBidi"/>
          <w:sz w:val="20"/>
          <w:szCs w:val="20"/>
        </w:rPr>
        <w:t xml:space="preserve">to ensure </w:t>
      </w:r>
      <w:r w:rsidR="0057481A">
        <w:rPr>
          <w:rFonts w:asciiTheme="minorHAnsi" w:hAnsiTheme="minorHAnsi" w:cstheme="minorBidi"/>
          <w:sz w:val="20"/>
          <w:szCs w:val="20"/>
        </w:rPr>
        <w:t xml:space="preserve">that the </w:t>
      </w:r>
      <w:r w:rsidRPr="004E1B14">
        <w:rPr>
          <w:rFonts w:asciiTheme="minorHAnsi" w:hAnsiTheme="minorHAnsi" w:cstheme="minorBidi"/>
          <w:sz w:val="20"/>
          <w:szCs w:val="20"/>
        </w:rPr>
        <w:t xml:space="preserve">equipment is reliable and adequately covered by warranties and post-sale O&amp;M. This activity </w:t>
      </w:r>
      <w:r w:rsidR="0057481A">
        <w:rPr>
          <w:rFonts w:asciiTheme="minorHAnsi" w:hAnsiTheme="minorHAnsi" w:cstheme="minorBidi"/>
          <w:sz w:val="20"/>
          <w:szCs w:val="20"/>
        </w:rPr>
        <w:t>will</w:t>
      </w:r>
      <w:r w:rsidR="0057481A" w:rsidRPr="004E1B14">
        <w:rPr>
          <w:rFonts w:asciiTheme="minorHAnsi" w:hAnsiTheme="minorHAnsi" w:cstheme="minorBidi"/>
          <w:sz w:val="20"/>
          <w:szCs w:val="20"/>
        </w:rPr>
        <w:t xml:space="preserve"> </w:t>
      </w:r>
      <w:r w:rsidRPr="004E1B14">
        <w:rPr>
          <w:rFonts w:asciiTheme="minorHAnsi" w:hAnsiTheme="minorHAnsi" w:cstheme="minorBidi"/>
          <w:sz w:val="20"/>
          <w:szCs w:val="20"/>
        </w:rPr>
        <w:t>be implemented under the aegis of ECREEE</w:t>
      </w:r>
      <w:r w:rsidR="0057481A">
        <w:rPr>
          <w:rFonts w:asciiTheme="minorHAnsi" w:hAnsiTheme="minorHAnsi" w:cstheme="minorBidi"/>
          <w:sz w:val="20"/>
          <w:szCs w:val="20"/>
        </w:rPr>
        <w:t>. A</w:t>
      </w:r>
      <w:r w:rsidRPr="004E1B14">
        <w:rPr>
          <w:rFonts w:asciiTheme="minorHAnsi" w:hAnsiTheme="minorHAnsi" w:cstheme="minorBidi"/>
          <w:sz w:val="20"/>
          <w:szCs w:val="20"/>
        </w:rPr>
        <w:t xml:space="preserve">s a </w:t>
      </w:r>
      <w:r w:rsidR="0057481A">
        <w:rPr>
          <w:rFonts w:asciiTheme="minorHAnsi" w:hAnsiTheme="minorHAnsi" w:cstheme="minorBidi"/>
          <w:sz w:val="20"/>
          <w:szCs w:val="20"/>
        </w:rPr>
        <w:t>M</w:t>
      </w:r>
      <w:r w:rsidRPr="004E1B14">
        <w:rPr>
          <w:rFonts w:asciiTheme="minorHAnsi" w:hAnsiTheme="minorHAnsi" w:cstheme="minorBidi"/>
          <w:sz w:val="20"/>
          <w:szCs w:val="20"/>
        </w:rPr>
        <w:t xml:space="preserve">ember </w:t>
      </w:r>
      <w:r w:rsidR="0057481A">
        <w:rPr>
          <w:rFonts w:asciiTheme="minorHAnsi" w:hAnsiTheme="minorHAnsi" w:cstheme="minorBidi"/>
          <w:sz w:val="20"/>
          <w:szCs w:val="20"/>
        </w:rPr>
        <w:t>S</w:t>
      </w:r>
      <w:r w:rsidRPr="004E1B14">
        <w:rPr>
          <w:rFonts w:asciiTheme="minorHAnsi" w:hAnsiTheme="minorHAnsi" w:cstheme="minorBidi"/>
          <w:sz w:val="20"/>
          <w:szCs w:val="20"/>
        </w:rPr>
        <w:t xml:space="preserve">tate of ECOWAS, </w:t>
      </w:r>
      <w:r w:rsidR="0057481A">
        <w:rPr>
          <w:rFonts w:asciiTheme="minorHAnsi" w:hAnsiTheme="minorHAnsi" w:cstheme="minorBidi"/>
          <w:sz w:val="20"/>
          <w:szCs w:val="20"/>
        </w:rPr>
        <w:t>t</w:t>
      </w:r>
      <w:r w:rsidRPr="004E1B14">
        <w:rPr>
          <w:rFonts w:asciiTheme="minorHAnsi" w:hAnsiTheme="minorHAnsi" w:cstheme="minorBidi"/>
          <w:sz w:val="20"/>
          <w:szCs w:val="20"/>
        </w:rPr>
        <w:t xml:space="preserve">he </w:t>
      </w:r>
      <w:proofErr w:type="spellStart"/>
      <w:r w:rsidRPr="004E1B14">
        <w:rPr>
          <w:rFonts w:asciiTheme="minorHAnsi" w:hAnsiTheme="minorHAnsi" w:cstheme="minorBidi"/>
          <w:sz w:val="20"/>
          <w:szCs w:val="20"/>
        </w:rPr>
        <w:t>GoBF</w:t>
      </w:r>
      <w:proofErr w:type="spellEnd"/>
      <w:r w:rsidRPr="004E1B14">
        <w:rPr>
          <w:rFonts w:asciiTheme="minorHAnsi" w:hAnsiTheme="minorHAnsi" w:cstheme="minorBidi"/>
          <w:sz w:val="20"/>
          <w:szCs w:val="20"/>
        </w:rPr>
        <w:t xml:space="preserve"> is also committed to the ECOWAS Regional Renewable Energy Policy (2015-2030), which</w:t>
      </w:r>
      <w:r w:rsidR="0099500B">
        <w:rPr>
          <w:rFonts w:asciiTheme="minorHAnsi" w:hAnsiTheme="minorHAnsi" w:cstheme="minorBidi"/>
          <w:sz w:val="20"/>
          <w:szCs w:val="20"/>
        </w:rPr>
        <w:t xml:space="preserve"> </w:t>
      </w:r>
      <w:r w:rsidRPr="004E1B14">
        <w:rPr>
          <w:rFonts w:asciiTheme="minorHAnsi" w:hAnsiTheme="minorHAnsi" w:cstheme="minorBidi"/>
          <w:sz w:val="20"/>
          <w:szCs w:val="20"/>
        </w:rPr>
        <w:t>seeks to create a harmonized regulatory framework with common tax policies and standards</w:t>
      </w:r>
      <w:r w:rsidR="0099500B">
        <w:rPr>
          <w:rFonts w:asciiTheme="minorHAnsi" w:hAnsiTheme="minorHAnsi" w:cstheme="minorBidi"/>
          <w:sz w:val="20"/>
          <w:szCs w:val="20"/>
        </w:rPr>
        <w:t>, among others</w:t>
      </w:r>
      <w:r w:rsidRPr="004E1B14">
        <w:rPr>
          <w:rFonts w:asciiTheme="minorHAnsi" w:hAnsiTheme="minorHAnsi" w:cstheme="minorBidi"/>
          <w:sz w:val="20"/>
          <w:szCs w:val="20"/>
        </w:rPr>
        <w:t xml:space="preserve">. Therefore, the quality standards of </w:t>
      </w:r>
      <w:r w:rsidR="0099500B">
        <w:rPr>
          <w:rFonts w:asciiTheme="minorHAnsi" w:hAnsiTheme="minorHAnsi" w:cstheme="minorBidi"/>
          <w:sz w:val="20"/>
          <w:szCs w:val="20"/>
        </w:rPr>
        <w:t>Burkina Faso</w:t>
      </w:r>
      <w:r w:rsidR="0099500B" w:rsidRPr="004E1B14">
        <w:rPr>
          <w:rFonts w:asciiTheme="minorHAnsi" w:hAnsiTheme="minorHAnsi" w:cstheme="minorBidi"/>
          <w:sz w:val="20"/>
          <w:szCs w:val="20"/>
        </w:rPr>
        <w:t xml:space="preserve"> </w:t>
      </w:r>
      <w:r w:rsidRPr="004E1B14">
        <w:rPr>
          <w:rFonts w:asciiTheme="minorHAnsi" w:hAnsiTheme="minorHAnsi" w:cstheme="minorBidi"/>
          <w:sz w:val="20"/>
          <w:szCs w:val="20"/>
        </w:rPr>
        <w:t xml:space="preserve">should be done in relation with ECREEE and </w:t>
      </w:r>
      <w:r w:rsidR="00E13152">
        <w:rPr>
          <w:rFonts w:asciiTheme="minorHAnsi" w:hAnsiTheme="minorHAnsi" w:cstheme="minorBidi"/>
          <w:sz w:val="20"/>
          <w:szCs w:val="20"/>
        </w:rPr>
        <w:t xml:space="preserve">the </w:t>
      </w:r>
      <w:r w:rsidR="00E13152" w:rsidRPr="00E13152">
        <w:rPr>
          <w:rFonts w:asciiTheme="minorHAnsi" w:hAnsiTheme="minorHAnsi" w:cstheme="minorBidi"/>
          <w:sz w:val="20"/>
          <w:szCs w:val="20"/>
        </w:rPr>
        <w:t xml:space="preserve">ECOWAS Standards </w:t>
      </w:r>
      <w:r w:rsidR="00E13152" w:rsidRPr="00E13152">
        <w:rPr>
          <w:rFonts w:asciiTheme="minorHAnsi" w:hAnsiTheme="minorHAnsi" w:cstheme="minorBidi"/>
          <w:sz w:val="20"/>
          <w:szCs w:val="20"/>
        </w:rPr>
        <w:lastRenderedPageBreak/>
        <w:t>Harmonization Model</w:t>
      </w:r>
      <w:r w:rsidR="00E13152">
        <w:rPr>
          <w:rFonts w:asciiTheme="minorHAnsi" w:hAnsiTheme="minorHAnsi" w:cstheme="minorBidi"/>
          <w:sz w:val="20"/>
          <w:szCs w:val="20"/>
        </w:rPr>
        <w:t xml:space="preserve"> (</w:t>
      </w:r>
      <w:r w:rsidRPr="004E1B14">
        <w:rPr>
          <w:rFonts w:asciiTheme="minorHAnsi" w:hAnsiTheme="minorHAnsi" w:cstheme="minorBidi"/>
          <w:sz w:val="20"/>
          <w:szCs w:val="20"/>
        </w:rPr>
        <w:t>ECOSHAM</w:t>
      </w:r>
      <w:r w:rsidR="00E13152">
        <w:rPr>
          <w:rFonts w:asciiTheme="minorHAnsi" w:hAnsiTheme="minorHAnsi" w:cstheme="minorBidi"/>
          <w:sz w:val="20"/>
          <w:szCs w:val="20"/>
        </w:rPr>
        <w:t>)</w:t>
      </w:r>
      <w:r w:rsidR="000B35EC">
        <w:rPr>
          <w:rStyle w:val="FootnoteReference"/>
          <w:szCs w:val="20"/>
        </w:rPr>
        <w:footnoteReference w:id="19"/>
      </w:r>
      <w:r w:rsidR="000B35EC">
        <w:rPr>
          <w:rFonts w:asciiTheme="minorHAnsi" w:hAnsiTheme="minorHAnsi" w:cstheme="minorBidi"/>
          <w:sz w:val="20"/>
          <w:szCs w:val="20"/>
        </w:rPr>
        <w:t xml:space="preserve"> </w:t>
      </w:r>
      <w:r w:rsidRPr="004E1B14">
        <w:rPr>
          <w:rFonts w:asciiTheme="minorHAnsi" w:hAnsiTheme="minorHAnsi" w:cstheme="minorBidi"/>
          <w:sz w:val="20"/>
          <w:szCs w:val="20"/>
        </w:rPr>
        <w:t xml:space="preserve">to avoid duplication of efforts. This will ensure </w:t>
      </w:r>
      <w:r w:rsidR="00FE6F05">
        <w:rPr>
          <w:rFonts w:asciiTheme="minorHAnsi" w:hAnsiTheme="minorHAnsi" w:cstheme="minorBidi"/>
          <w:sz w:val="20"/>
          <w:szCs w:val="20"/>
        </w:rPr>
        <w:t xml:space="preserve">that </w:t>
      </w:r>
      <w:r w:rsidRPr="004E1B14">
        <w:rPr>
          <w:rFonts w:asciiTheme="minorHAnsi" w:hAnsiTheme="minorHAnsi" w:cstheme="minorBidi"/>
          <w:sz w:val="20"/>
          <w:szCs w:val="20"/>
        </w:rPr>
        <w:t xml:space="preserve">the quality </w:t>
      </w:r>
      <w:r w:rsidR="00FE6F05">
        <w:rPr>
          <w:rFonts w:asciiTheme="minorHAnsi" w:hAnsiTheme="minorHAnsi" w:cstheme="minorBidi"/>
          <w:sz w:val="20"/>
          <w:szCs w:val="20"/>
        </w:rPr>
        <w:t xml:space="preserve">of the </w:t>
      </w:r>
      <w:r w:rsidRPr="004E1B14">
        <w:rPr>
          <w:rFonts w:asciiTheme="minorHAnsi" w:hAnsiTheme="minorHAnsi" w:cstheme="minorBidi"/>
          <w:sz w:val="20"/>
          <w:szCs w:val="20"/>
        </w:rPr>
        <w:t>components and installations meet the expectations of end-users not only in Burkina Faso but through the ECOWAS region.</w:t>
      </w:r>
    </w:p>
    <w:p w14:paraId="76842BFA" w14:textId="77777777" w:rsidR="009841D2" w:rsidRPr="009A1D93" w:rsidRDefault="009841D2" w:rsidP="009841D2">
      <w:pPr>
        <w:spacing w:line="259" w:lineRule="auto"/>
        <w:ind w:firstLine="360"/>
        <w:jc w:val="both"/>
        <w:rPr>
          <w:rFonts w:ascii="Calibri" w:hAnsi="Calibri" w:cs="Calibri"/>
          <w:i/>
          <w:iCs/>
          <w:sz w:val="20"/>
          <w:szCs w:val="20"/>
          <w:u w:val="single"/>
        </w:rPr>
      </w:pPr>
      <w:r w:rsidRPr="0037184F">
        <w:rPr>
          <w:rFonts w:asciiTheme="minorHAnsi" w:hAnsiTheme="minorHAnsi" w:cstheme="minorBidi"/>
          <w:sz w:val="20"/>
          <w:szCs w:val="20"/>
        </w:rPr>
        <w:t>The following activ</w:t>
      </w:r>
      <w:r w:rsidRPr="1DCCC5EA">
        <w:rPr>
          <w:rFonts w:ascii="Calibri" w:hAnsi="Calibri" w:cs="Calibri"/>
          <w:sz w:val="20"/>
          <w:szCs w:val="20"/>
        </w:rPr>
        <w:t>ities will be carried out:</w:t>
      </w:r>
    </w:p>
    <w:p w14:paraId="47980563" w14:textId="56E42265" w:rsidR="009841D2" w:rsidRPr="009A1D93" w:rsidRDefault="009841D2" w:rsidP="005913BC">
      <w:pPr>
        <w:numPr>
          <w:ilvl w:val="0"/>
          <w:numId w:val="39"/>
        </w:numPr>
        <w:spacing w:before="80"/>
        <w:jc w:val="both"/>
        <w:rPr>
          <w:rFonts w:ascii="Calibri" w:hAnsi="Calibri" w:cs="Calibri"/>
          <w:bCs/>
          <w:sz w:val="20"/>
          <w:szCs w:val="20"/>
        </w:rPr>
      </w:pPr>
      <w:r w:rsidRPr="009A1D93">
        <w:rPr>
          <w:rFonts w:ascii="Calibri" w:hAnsi="Calibri" w:cs="Calibri"/>
          <w:bCs/>
          <w:sz w:val="20"/>
          <w:szCs w:val="20"/>
          <w:u w:val="single"/>
        </w:rPr>
        <w:t>Act</w:t>
      </w:r>
      <w:r w:rsidR="0049181B">
        <w:rPr>
          <w:rFonts w:ascii="Calibri" w:hAnsi="Calibri" w:cs="Calibri"/>
          <w:bCs/>
          <w:sz w:val="20"/>
          <w:szCs w:val="20"/>
          <w:u w:val="single"/>
        </w:rPr>
        <w:t>ivity</w:t>
      </w:r>
      <w:r w:rsidRPr="009A1D93">
        <w:rPr>
          <w:rFonts w:ascii="Calibri" w:hAnsi="Calibri" w:cs="Calibri"/>
          <w:bCs/>
          <w:sz w:val="20"/>
          <w:szCs w:val="20"/>
          <w:u w:val="single"/>
        </w:rPr>
        <w:t xml:space="preserve"> 1.</w:t>
      </w:r>
      <w:r>
        <w:rPr>
          <w:rFonts w:ascii="Calibri" w:hAnsi="Calibri" w:cs="Calibri"/>
          <w:bCs/>
          <w:sz w:val="20"/>
          <w:szCs w:val="20"/>
          <w:u w:val="single"/>
        </w:rPr>
        <w:t>3</w:t>
      </w:r>
      <w:r w:rsidRPr="009A1D93">
        <w:rPr>
          <w:rFonts w:ascii="Calibri" w:hAnsi="Calibri" w:cs="Calibri"/>
          <w:bCs/>
          <w:sz w:val="20"/>
          <w:szCs w:val="20"/>
          <w:u w:val="single"/>
        </w:rPr>
        <w:t>.1:</w:t>
      </w:r>
      <w:r w:rsidRPr="009A1D93">
        <w:rPr>
          <w:rFonts w:ascii="Calibri" w:hAnsi="Calibri" w:cs="Calibri"/>
          <w:bCs/>
          <w:sz w:val="20"/>
          <w:szCs w:val="20"/>
        </w:rPr>
        <w:t xml:space="preserve"> Review existing domestic standards and identification of gaps. Present results to standards organization/bureau.</w:t>
      </w:r>
    </w:p>
    <w:p w14:paraId="2E1392A3" w14:textId="220B5374" w:rsidR="009841D2" w:rsidRPr="009A1D93" w:rsidRDefault="009841D2" w:rsidP="005913BC">
      <w:pPr>
        <w:numPr>
          <w:ilvl w:val="0"/>
          <w:numId w:val="39"/>
        </w:numPr>
        <w:spacing w:before="80"/>
        <w:jc w:val="both"/>
        <w:rPr>
          <w:rFonts w:ascii="Calibri" w:hAnsi="Calibri" w:cs="Calibri"/>
          <w:i/>
          <w:iCs/>
          <w:sz w:val="20"/>
          <w:szCs w:val="20"/>
          <w:u w:val="single"/>
        </w:rPr>
      </w:pPr>
      <w:r w:rsidRPr="1DCCC5EA">
        <w:rPr>
          <w:rFonts w:ascii="Calibri" w:hAnsi="Calibri" w:cs="Calibri"/>
          <w:sz w:val="20"/>
          <w:szCs w:val="20"/>
          <w:u w:val="single"/>
        </w:rPr>
        <w:t>Act</w:t>
      </w:r>
      <w:r w:rsidR="0049181B">
        <w:rPr>
          <w:rFonts w:ascii="Calibri" w:hAnsi="Calibri" w:cs="Calibri"/>
          <w:sz w:val="20"/>
          <w:szCs w:val="20"/>
          <w:u w:val="single"/>
        </w:rPr>
        <w:t>ivity</w:t>
      </w:r>
      <w:r w:rsidRPr="1DCCC5EA">
        <w:rPr>
          <w:rFonts w:ascii="Calibri" w:hAnsi="Calibri" w:cs="Calibri"/>
          <w:sz w:val="20"/>
          <w:szCs w:val="20"/>
          <w:u w:val="single"/>
        </w:rPr>
        <w:t xml:space="preserve"> 1.</w:t>
      </w:r>
      <w:r>
        <w:rPr>
          <w:rFonts w:ascii="Calibri" w:hAnsi="Calibri" w:cs="Calibri"/>
          <w:sz w:val="20"/>
          <w:szCs w:val="20"/>
          <w:u w:val="single"/>
        </w:rPr>
        <w:t>3</w:t>
      </w:r>
      <w:r w:rsidRPr="1DCCC5EA">
        <w:rPr>
          <w:rFonts w:ascii="Calibri" w:hAnsi="Calibri" w:cs="Calibri"/>
          <w:sz w:val="20"/>
          <w:szCs w:val="20"/>
          <w:u w:val="single"/>
        </w:rPr>
        <w:t>.2:</w:t>
      </w:r>
      <w:r w:rsidRPr="1DCCC5EA">
        <w:rPr>
          <w:rFonts w:ascii="Calibri" w:hAnsi="Calibri" w:cs="Calibri"/>
          <w:sz w:val="20"/>
          <w:szCs w:val="20"/>
        </w:rPr>
        <w:t xml:space="preserve"> Develop new standards filling the gaps based on existing international standards in coordination with standards organization/bureau. It is important to align this activity with the regional initiatives on standards undertaken by ECREEE and WAEMU.</w:t>
      </w:r>
    </w:p>
    <w:p w14:paraId="4B016183" w14:textId="77777777" w:rsidR="009841D2" w:rsidRPr="00332BD2" w:rsidRDefault="009841D2" w:rsidP="00332BD2">
      <w:pPr>
        <w:rPr>
          <w:rFonts w:ascii="Calibri" w:hAnsi="Calibri" w:cs="Calibri"/>
          <w:i/>
          <w:iCs/>
          <w:color w:val="000000" w:themeColor="text1"/>
          <w:sz w:val="20"/>
          <w:szCs w:val="20"/>
          <w:u w:val="single"/>
        </w:rPr>
      </w:pPr>
    </w:p>
    <w:p w14:paraId="45398A3C" w14:textId="278EE170" w:rsidR="00820168" w:rsidRPr="009A1D93" w:rsidRDefault="79AACCA3" w:rsidP="005913BC">
      <w:pPr>
        <w:numPr>
          <w:ilvl w:val="0"/>
          <w:numId w:val="36"/>
        </w:numPr>
        <w:spacing w:before="80"/>
        <w:jc w:val="both"/>
        <w:rPr>
          <w:rFonts w:ascii="Calibri" w:hAnsi="Calibri" w:cs="Calibri"/>
          <w:i/>
          <w:iCs/>
          <w:sz w:val="20"/>
          <w:szCs w:val="20"/>
          <w:u w:val="single"/>
        </w:rPr>
      </w:pPr>
      <w:r w:rsidRPr="1DCCC5EA">
        <w:rPr>
          <w:rFonts w:ascii="Calibri" w:hAnsi="Calibri" w:cs="Calibri"/>
          <w:i/>
          <w:iCs/>
          <w:color w:val="000000" w:themeColor="text1"/>
          <w:sz w:val="20"/>
          <w:szCs w:val="20"/>
          <w:u w:val="single"/>
        </w:rPr>
        <w:t>Output 1.</w:t>
      </w:r>
      <w:r w:rsidR="009841D2">
        <w:rPr>
          <w:rFonts w:ascii="Calibri" w:hAnsi="Calibri" w:cs="Calibri"/>
          <w:i/>
          <w:iCs/>
          <w:color w:val="000000" w:themeColor="text1"/>
          <w:sz w:val="20"/>
          <w:szCs w:val="20"/>
          <w:u w:val="single"/>
        </w:rPr>
        <w:t>4</w:t>
      </w:r>
      <w:r w:rsidRPr="1DCCC5EA">
        <w:rPr>
          <w:rFonts w:ascii="Calibri" w:hAnsi="Calibri" w:cs="Calibri"/>
          <w:i/>
          <w:iCs/>
          <w:color w:val="000000" w:themeColor="text1"/>
          <w:sz w:val="20"/>
          <w:szCs w:val="20"/>
          <w:u w:val="single"/>
        </w:rPr>
        <w:t>:</w:t>
      </w:r>
      <w:r w:rsidR="24D3A1C3" w:rsidRPr="1DCCC5EA">
        <w:rPr>
          <w:rFonts w:ascii="Calibri" w:hAnsi="Calibri" w:cs="Calibri"/>
          <w:i/>
          <w:iCs/>
          <w:color w:val="000000" w:themeColor="text1"/>
          <w:sz w:val="20"/>
          <w:szCs w:val="20"/>
          <w:u w:val="single"/>
        </w:rPr>
        <w:t xml:space="preserve"> </w:t>
      </w:r>
      <w:r w:rsidR="3BB7939F" w:rsidRPr="1DCCC5EA">
        <w:rPr>
          <w:rFonts w:ascii="Calibri" w:hAnsi="Calibri" w:cs="Calibri"/>
          <w:i/>
          <w:iCs/>
          <w:color w:val="000000" w:themeColor="text1"/>
          <w:sz w:val="20"/>
          <w:szCs w:val="20"/>
          <w:u w:val="single"/>
        </w:rPr>
        <w:t xml:space="preserve">Capacity building of </w:t>
      </w:r>
      <w:r w:rsidR="37E07487" w:rsidRPr="1DCCC5EA">
        <w:rPr>
          <w:rFonts w:ascii="Calibri" w:hAnsi="Calibri" w:cs="Calibri"/>
          <w:i/>
          <w:iCs/>
          <w:color w:val="000000" w:themeColor="text1"/>
          <w:sz w:val="20"/>
          <w:szCs w:val="20"/>
          <w:u w:val="single"/>
        </w:rPr>
        <w:t xml:space="preserve">public officials (regulator, ministries, agencies) </w:t>
      </w:r>
      <w:r w:rsidR="3BB7939F" w:rsidRPr="1DCCC5EA">
        <w:rPr>
          <w:rFonts w:ascii="Calibri" w:hAnsi="Calibri" w:cs="Calibri"/>
          <w:i/>
          <w:iCs/>
          <w:color w:val="000000" w:themeColor="text1"/>
          <w:sz w:val="20"/>
          <w:szCs w:val="20"/>
          <w:u w:val="single"/>
        </w:rPr>
        <w:t>and private sector to fully play their role (tariffs, design procurement/tender processes that incorporate cost-reduction levers and innovative business models etc.) vis-à-vis texts emanating from the Energy Law.</w:t>
      </w:r>
      <w:r w:rsidR="43B02C74" w:rsidRPr="1DCCC5EA">
        <w:rPr>
          <w:rFonts w:ascii="Calibri" w:hAnsi="Calibri" w:cs="Calibri"/>
          <w:color w:val="000000" w:themeColor="text1"/>
          <w:sz w:val="20"/>
          <w:szCs w:val="20"/>
        </w:rPr>
        <w:t xml:space="preserve"> </w:t>
      </w:r>
      <w:r w:rsidR="13948A23" w:rsidRPr="1DCCC5EA">
        <w:rPr>
          <w:rFonts w:ascii="Calibri" w:hAnsi="Calibri" w:cs="Calibri"/>
          <w:color w:val="000000" w:themeColor="text1"/>
          <w:sz w:val="20"/>
          <w:szCs w:val="20"/>
        </w:rPr>
        <w:t xml:space="preserve">The </w:t>
      </w:r>
      <w:proofErr w:type="spellStart"/>
      <w:r w:rsidR="13948A23" w:rsidRPr="1DCCC5EA">
        <w:rPr>
          <w:rFonts w:ascii="Calibri" w:hAnsi="Calibri" w:cs="Calibri"/>
          <w:sz w:val="20"/>
          <w:szCs w:val="20"/>
        </w:rPr>
        <w:t>GoBF</w:t>
      </w:r>
      <w:proofErr w:type="spellEnd"/>
      <w:r w:rsidR="13948A23" w:rsidRPr="1DCCC5EA">
        <w:rPr>
          <w:rFonts w:ascii="Calibri" w:hAnsi="Calibri" w:cs="Calibri"/>
          <w:sz w:val="20"/>
          <w:szCs w:val="20"/>
        </w:rPr>
        <w:t xml:space="preserve"> has indicated its intention to </w:t>
      </w:r>
      <w:r w:rsidR="6722EE08" w:rsidRPr="1DCCC5EA">
        <w:rPr>
          <w:rFonts w:ascii="Calibri" w:hAnsi="Calibri" w:cs="Calibri"/>
          <w:sz w:val="20"/>
          <w:szCs w:val="20"/>
        </w:rPr>
        <w:t xml:space="preserve">promote renewable energy </w:t>
      </w:r>
      <w:proofErr w:type="spellStart"/>
      <w:r w:rsidR="6722EE08" w:rsidRPr="1DCCC5EA">
        <w:rPr>
          <w:rFonts w:ascii="Calibri" w:hAnsi="Calibri" w:cs="Calibri"/>
          <w:sz w:val="20"/>
          <w:szCs w:val="20"/>
        </w:rPr>
        <w:t>minigrids</w:t>
      </w:r>
      <w:proofErr w:type="spellEnd"/>
      <w:r w:rsidR="6722EE08" w:rsidRPr="1DCCC5EA">
        <w:rPr>
          <w:rFonts w:ascii="Calibri" w:hAnsi="Calibri" w:cs="Calibri"/>
          <w:sz w:val="20"/>
          <w:szCs w:val="20"/>
        </w:rPr>
        <w:t xml:space="preserve"> through private sector investment as evidenced by reforms undertaken or underway. </w:t>
      </w:r>
      <w:proofErr w:type="gramStart"/>
      <w:r w:rsidR="00726D9A" w:rsidRPr="1DCCC5EA">
        <w:rPr>
          <w:rFonts w:ascii="Calibri" w:hAnsi="Calibri" w:cs="Calibri"/>
          <w:sz w:val="20"/>
          <w:szCs w:val="20"/>
        </w:rPr>
        <w:t>Often times</w:t>
      </w:r>
      <w:proofErr w:type="gramEnd"/>
      <w:r w:rsidR="00726D9A" w:rsidRPr="1DCCC5EA">
        <w:rPr>
          <w:rFonts w:ascii="Calibri" w:hAnsi="Calibri" w:cs="Calibri"/>
          <w:sz w:val="20"/>
          <w:szCs w:val="20"/>
        </w:rPr>
        <w:t xml:space="preserve">, even the best reforms fail to deliver the expected outcomes because of </w:t>
      </w:r>
      <w:r w:rsidR="00FE6F05">
        <w:rPr>
          <w:rFonts w:ascii="Calibri" w:hAnsi="Calibri" w:cs="Calibri"/>
          <w:sz w:val="20"/>
          <w:szCs w:val="20"/>
        </w:rPr>
        <w:t xml:space="preserve">the </w:t>
      </w:r>
      <w:r w:rsidR="00726D9A" w:rsidRPr="1DCCC5EA">
        <w:rPr>
          <w:rFonts w:ascii="Calibri" w:hAnsi="Calibri" w:cs="Calibri"/>
          <w:sz w:val="20"/>
          <w:szCs w:val="20"/>
        </w:rPr>
        <w:t xml:space="preserve">lack of capacities of </w:t>
      </w:r>
      <w:r w:rsidR="00FE6F05">
        <w:rPr>
          <w:rFonts w:ascii="Calibri" w:hAnsi="Calibri" w:cs="Calibri"/>
          <w:sz w:val="20"/>
          <w:szCs w:val="20"/>
        </w:rPr>
        <w:t xml:space="preserve">the </w:t>
      </w:r>
      <w:r w:rsidR="00726D9A" w:rsidRPr="1DCCC5EA">
        <w:rPr>
          <w:rFonts w:ascii="Calibri" w:hAnsi="Calibri" w:cs="Calibri"/>
          <w:sz w:val="20"/>
          <w:szCs w:val="20"/>
        </w:rPr>
        <w:t>parties in charge of executing or reinforcing the said reforms</w:t>
      </w:r>
      <w:r w:rsidR="00726D9A">
        <w:rPr>
          <w:rFonts w:ascii="Calibri" w:hAnsi="Calibri" w:cs="Calibri"/>
          <w:sz w:val="20"/>
          <w:szCs w:val="20"/>
        </w:rPr>
        <w:t>.</w:t>
      </w:r>
      <w:r w:rsidR="00726D9A" w:rsidRPr="1DCCC5EA">
        <w:rPr>
          <w:rFonts w:ascii="Calibri" w:hAnsi="Calibri" w:cs="Calibri"/>
          <w:sz w:val="20"/>
          <w:szCs w:val="20"/>
        </w:rPr>
        <w:t xml:space="preserve"> </w:t>
      </w:r>
      <w:r w:rsidR="00726D9A">
        <w:rPr>
          <w:rFonts w:ascii="Calibri" w:hAnsi="Calibri" w:cs="Calibri"/>
          <w:sz w:val="20"/>
          <w:szCs w:val="20"/>
        </w:rPr>
        <w:t>Hence</w:t>
      </w:r>
      <w:r w:rsidR="6722EE08" w:rsidRPr="1DCCC5EA">
        <w:rPr>
          <w:rFonts w:ascii="Calibri" w:hAnsi="Calibri" w:cs="Calibri"/>
          <w:sz w:val="20"/>
          <w:szCs w:val="20"/>
        </w:rPr>
        <w:t>, these reforms</w:t>
      </w:r>
      <w:r w:rsidR="00726D9A">
        <w:rPr>
          <w:rFonts w:ascii="Calibri" w:hAnsi="Calibri" w:cs="Calibri"/>
          <w:sz w:val="20"/>
          <w:szCs w:val="20"/>
        </w:rPr>
        <w:t xml:space="preserve"> engaged by the </w:t>
      </w:r>
      <w:proofErr w:type="spellStart"/>
      <w:r w:rsidR="00726D9A">
        <w:rPr>
          <w:rFonts w:ascii="Calibri" w:hAnsi="Calibri" w:cs="Calibri"/>
          <w:sz w:val="20"/>
          <w:szCs w:val="20"/>
        </w:rPr>
        <w:t>GoBF</w:t>
      </w:r>
      <w:proofErr w:type="spellEnd"/>
      <w:r w:rsidR="6722EE08" w:rsidRPr="1DCCC5EA">
        <w:rPr>
          <w:rFonts w:ascii="Calibri" w:hAnsi="Calibri" w:cs="Calibri"/>
          <w:sz w:val="20"/>
          <w:szCs w:val="20"/>
        </w:rPr>
        <w:t xml:space="preserve"> </w:t>
      </w:r>
      <w:r w:rsidR="5C4B7342" w:rsidRPr="1DCCC5EA">
        <w:rPr>
          <w:rFonts w:ascii="Calibri" w:hAnsi="Calibri" w:cs="Calibri"/>
          <w:sz w:val="20"/>
          <w:szCs w:val="20"/>
        </w:rPr>
        <w:t>need to be operationalized in the most optimal manner in order to shorten the learning curve</w:t>
      </w:r>
      <w:r w:rsidR="12D58DCB" w:rsidRPr="1DCCC5EA">
        <w:rPr>
          <w:rFonts w:ascii="Calibri" w:hAnsi="Calibri" w:cs="Calibri"/>
          <w:sz w:val="20"/>
          <w:szCs w:val="20"/>
        </w:rPr>
        <w:t xml:space="preserve"> within the public (ABER, ANEREEE, ARSE, </w:t>
      </w:r>
      <w:r w:rsidR="7F4793CC" w:rsidRPr="1DCCC5EA">
        <w:rPr>
          <w:rFonts w:ascii="Calibri" w:hAnsi="Calibri" w:cs="Calibri"/>
          <w:sz w:val="20"/>
          <w:szCs w:val="20"/>
        </w:rPr>
        <w:t>ABNORM, customs,</w:t>
      </w:r>
      <w:r w:rsidR="2F1461D1" w:rsidRPr="1DCCC5EA">
        <w:rPr>
          <w:rFonts w:ascii="Calibri" w:hAnsi="Calibri" w:cs="Calibri"/>
          <w:sz w:val="20"/>
          <w:szCs w:val="20"/>
        </w:rPr>
        <w:t xml:space="preserve"> </w:t>
      </w:r>
      <w:r w:rsidR="7F4793CC" w:rsidRPr="1DCCC5EA">
        <w:rPr>
          <w:rFonts w:ascii="Calibri" w:hAnsi="Calibri" w:cs="Calibri"/>
          <w:sz w:val="20"/>
          <w:szCs w:val="20"/>
        </w:rPr>
        <w:t>etc</w:t>
      </w:r>
      <w:r w:rsidR="00B33EDE">
        <w:rPr>
          <w:rFonts w:ascii="Calibri" w:hAnsi="Calibri" w:cs="Calibri"/>
          <w:sz w:val="20"/>
          <w:szCs w:val="20"/>
        </w:rPr>
        <w:t>.</w:t>
      </w:r>
      <w:r w:rsidR="7F4793CC" w:rsidRPr="1DCCC5EA">
        <w:rPr>
          <w:rFonts w:ascii="Calibri" w:hAnsi="Calibri" w:cs="Calibri"/>
          <w:sz w:val="20"/>
          <w:szCs w:val="20"/>
        </w:rPr>
        <w:t>)</w:t>
      </w:r>
      <w:r w:rsidR="12D58DCB" w:rsidRPr="1DCCC5EA">
        <w:rPr>
          <w:rFonts w:ascii="Calibri" w:hAnsi="Calibri" w:cs="Calibri"/>
          <w:sz w:val="20"/>
          <w:szCs w:val="20"/>
        </w:rPr>
        <w:t xml:space="preserve"> and private sector</w:t>
      </w:r>
      <w:r w:rsidR="5C4B7342" w:rsidRPr="1DCCC5EA">
        <w:rPr>
          <w:rFonts w:ascii="Calibri" w:hAnsi="Calibri" w:cs="Calibri"/>
          <w:sz w:val="20"/>
          <w:szCs w:val="20"/>
        </w:rPr>
        <w:t xml:space="preserve">. </w:t>
      </w:r>
      <w:r w:rsidR="00FE6F05">
        <w:rPr>
          <w:rFonts w:ascii="Calibri" w:hAnsi="Calibri" w:cs="Calibri"/>
          <w:color w:val="000000" w:themeColor="text1"/>
          <w:sz w:val="20"/>
          <w:szCs w:val="20"/>
        </w:rPr>
        <w:t>T</w:t>
      </w:r>
      <w:r w:rsidR="00902964" w:rsidRPr="1DCCC5EA">
        <w:rPr>
          <w:rFonts w:ascii="Calibri" w:hAnsi="Calibri" w:cs="Calibri"/>
          <w:color w:val="000000" w:themeColor="text1"/>
          <w:sz w:val="20"/>
          <w:szCs w:val="20"/>
        </w:rPr>
        <w:t>his project</w:t>
      </w:r>
      <w:r w:rsidR="00902964">
        <w:rPr>
          <w:rFonts w:ascii="Calibri" w:hAnsi="Calibri" w:cs="Calibri"/>
          <w:color w:val="000000" w:themeColor="text1"/>
          <w:sz w:val="20"/>
          <w:szCs w:val="20"/>
        </w:rPr>
        <w:t xml:space="preserve"> will </w:t>
      </w:r>
      <w:r w:rsidR="00FE6F05">
        <w:rPr>
          <w:rFonts w:ascii="Calibri" w:hAnsi="Calibri" w:cs="Calibri"/>
          <w:color w:val="000000" w:themeColor="text1"/>
          <w:sz w:val="20"/>
          <w:szCs w:val="20"/>
        </w:rPr>
        <w:t xml:space="preserve">therefore </w:t>
      </w:r>
      <w:r w:rsidR="00902964">
        <w:rPr>
          <w:rFonts w:ascii="Calibri" w:hAnsi="Calibri" w:cs="Calibri"/>
          <w:color w:val="000000" w:themeColor="text1"/>
          <w:sz w:val="20"/>
          <w:szCs w:val="20"/>
        </w:rPr>
        <w:t xml:space="preserve">support the process by </w:t>
      </w:r>
      <w:r w:rsidR="00E13152">
        <w:rPr>
          <w:rFonts w:ascii="Calibri" w:hAnsi="Calibri" w:cs="Calibri"/>
          <w:color w:val="000000" w:themeColor="text1"/>
          <w:sz w:val="20"/>
          <w:szCs w:val="20"/>
        </w:rPr>
        <w:t xml:space="preserve">conducting </w:t>
      </w:r>
      <w:r w:rsidR="00902964">
        <w:rPr>
          <w:rFonts w:ascii="Calibri" w:hAnsi="Calibri" w:cs="Calibri"/>
          <w:color w:val="000000" w:themeColor="text1"/>
          <w:sz w:val="20"/>
          <w:szCs w:val="20"/>
        </w:rPr>
        <w:t xml:space="preserve">trainings on key thematic areas not covered by other donors such as cost-reduction levers, innovative business models, etc. Additionally, the project will </w:t>
      </w:r>
      <w:r w:rsidR="00FE6F05">
        <w:rPr>
          <w:rFonts w:ascii="Calibri" w:hAnsi="Calibri" w:cs="Calibri"/>
          <w:color w:val="000000" w:themeColor="text1"/>
          <w:sz w:val="20"/>
          <w:szCs w:val="20"/>
        </w:rPr>
        <w:t>share</w:t>
      </w:r>
      <w:r w:rsidR="00902964" w:rsidRPr="1DCCC5EA">
        <w:rPr>
          <w:rFonts w:ascii="Calibri" w:hAnsi="Calibri" w:cs="Calibri"/>
          <w:color w:val="000000" w:themeColor="text1"/>
          <w:sz w:val="20"/>
          <w:szCs w:val="20"/>
        </w:rPr>
        <w:t xml:space="preserve"> </w:t>
      </w:r>
      <w:r w:rsidR="5C4B7342" w:rsidRPr="1DCCC5EA">
        <w:rPr>
          <w:rFonts w:ascii="Calibri" w:hAnsi="Calibri" w:cs="Calibri"/>
          <w:color w:val="000000" w:themeColor="text1"/>
          <w:sz w:val="20"/>
          <w:szCs w:val="20"/>
        </w:rPr>
        <w:t>best practices and provi</w:t>
      </w:r>
      <w:r w:rsidR="00FE6F05">
        <w:rPr>
          <w:rFonts w:ascii="Calibri" w:hAnsi="Calibri" w:cs="Calibri"/>
          <w:color w:val="000000" w:themeColor="text1"/>
          <w:sz w:val="20"/>
          <w:szCs w:val="20"/>
        </w:rPr>
        <w:t>de</w:t>
      </w:r>
      <w:r w:rsidR="5C4B7342" w:rsidRPr="1DCCC5EA">
        <w:rPr>
          <w:rFonts w:ascii="Calibri" w:hAnsi="Calibri" w:cs="Calibri"/>
          <w:color w:val="000000" w:themeColor="text1"/>
          <w:sz w:val="20"/>
          <w:szCs w:val="20"/>
        </w:rPr>
        <w:t xml:space="preserve"> technical advice from neighboring countries, Eastern and Southern Africa, which have more mature mini-grid markets</w:t>
      </w:r>
      <w:r w:rsidR="5C4B7342" w:rsidRPr="1DCCC5EA">
        <w:rPr>
          <w:rFonts w:ascii="Calibri" w:hAnsi="Calibri" w:cs="Calibri"/>
          <w:sz w:val="20"/>
          <w:szCs w:val="20"/>
        </w:rPr>
        <w:t xml:space="preserve">. </w:t>
      </w:r>
      <w:r w:rsidR="476432EB" w:rsidRPr="1DCCC5EA">
        <w:rPr>
          <w:rFonts w:ascii="Calibri" w:hAnsi="Calibri" w:cs="Calibri"/>
          <w:sz w:val="20"/>
          <w:szCs w:val="20"/>
        </w:rPr>
        <w:t xml:space="preserve">This </w:t>
      </w:r>
      <w:r w:rsidR="00FE6F05">
        <w:rPr>
          <w:rFonts w:ascii="Calibri" w:hAnsi="Calibri" w:cs="Calibri"/>
          <w:sz w:val="20"/>
          <w:szCs w:val="20"/>
        </w:rPr>
        <w:t xml:space="preserve">will </w:t>
      </w:r>
      <w:r w:rsidR="476432EB" w:rsidRPr="1DCCC5EA">
        <w:rPr>
          <w:rFonts w:ascii="Calibri" w:hAnsi="Calibri" w:cs="Calibri"/>
          <w:sz w:val="20"/>
          <w:szCs w:val="20"/>
        </w:rPr>
        <w:t>involve</w:t>
      </w:r>
      <w:r w:rsidR="000622F8">
        <w:rPr>
          <w:rFonts w:ascii="Calibri" w:hAnsi="Calibri" w:cs="Calibri"/>
          <w:sz w:val="20"/>
          <w:szCs w:val="20"/>
        </w:rPr>
        <w:t xml:space="preserve"> </w:t>
      </w:r>
      <w:r w:rsidR="00726D9A">
        <w:rPr>
          <w:rFonts w:ascii="Calibri" w:hAnsi="Calibri" w:cs="Calibri"/>
          <w:sz w:val="20"/>
          <w:szCs w:val="20"/>
        </w:rPr>
        <w:t xml:space="preserve">working </w:t>
      </w:r>
      <w:r w:rsidR="000622F8" w:rsidRPr="1DCCC5EA">
        <w:rPr>
          <w:rFonts w:ascii="Calibri" w:hAnsi="Calibri" w:cs="Calibri"/>
          <w:sz w:val="20"/>
          <w:szCs w:val="20"/>
        </w:rPr>
        <w:t>in close coordination with other development partners</w:t>
      </w:r>
      <w:r w:rsidR="000622F8">
        <w:rPr>
          <w:rFonts w:ascii="Calibri" w:hAnsi="Calibri" w:cs="Calibri"/>
          <w:sz w:val="20"/>
          <w:szCs w:val="20"/>
        </w:rPr>
        <w:t xml:space="preserve"> (AfDB, WB, </w:t>
      </w:r>
      <w:proofErr w:type="spellStart"/>
      <w:r w:rsidR="000622F8">
        <w:rPr>
          <w:rFonts w:ascii="Calibri" w:hAnsi="Calibri" w:cs="Calibri"/>
          <w:sz w:val="20"/>
          <w:szCs w:val="20"/>
        </w:rPr>
        <w:t>Sida</w:t>
      </w:r>
      <w:proofErr w:type="spellEnd"/>
      <w:r w:rsidR="000622F8">
        <w:rPr>
          <w:rFonts w:ascii="Calibri" w:hAnsi="Calibri" w:cs="Calibri"/>
          <w:sz w:val="20"/>
          <w:szCs w:val="20"/>
        </w:rPr>
        <w:t xml:space="preserve">, </w:t>
      </w:r>
      <w:r w:rsidR="00726D9A">
        <w:rPr>
          <w:rFonts w:ascii="Calibri" w:hAnsi="Calibri" w:cs="Calibri"/>
          <w:sz w:val="20"/>
          <w:szCs w:val="20"/>
        </w:rPr>
        <w:t>the EU</w:t>
      </w:r>
      <w:r w:rsidR="000622F8">
        <w:rPr>
          <w:rFonts w:ascii="Calibri" w:hAnsi="Calibri" w:cs="Calibri"/>
          <w:sz w:val="20"/>
          <w:szCs w:val="20"/>
        </w:rPr>
        <w:t xml:space="preserve">, </w:t>
      </w:r>
      <w:r w:rsidR="00332BD2" w:rsidRPr="00332BD2">
        <w:rPr>
          <w:rFonts w:ascii="Calibri" w:hAnsi="Calibri" w:cs="Calibri"/>
          <w:sz w:val="20"/>
          <w:szCs w:val="20"/>
        </w:rPr>
        <w:t xml:space="preserve">AFD, </w:t>
      </w:r>
      <w:r w:rsidR="000622F8">
        <w:rPr>
          <w:rFonts w:ascii="Calibri" w:hAnsi="Calibri" w:cs="Calibri"/>
          <w:sz w:val="20"/>
          <w:szCs w:val="20"/>
        </w:rPr>
        <w:t xml:space="preserve">etc.) supporting the </w:t>
      </w:r>
      <w:proofErr w:type="spellStart"/>
      <w:r w:rsidR="000622F8">
        <w:rPr>
          <w:rFonts w:ascii="Calibri" w:hAnsi="Calibri" w:cs="Calibri"/>
          <w:sz w:val="20"/>
          <w:szCs w:val="20"/>
        </w:rPr>
        <w:t>GoBF</w:t>
      </w:r>
      <w:proofErr w:type="spellEnd"/>
      <w:r w:rsidR="476432EB" w:rsidRPr="1DCCC5EA">
        <w:rPr>
          <w:rFonts w:ascii="Calibri" w:hAnsi="Calibri" w:cs="Calibri"/>
          <w:sz w:val="20"/>
          <w:szCs w:val="20"/>
        </w:rPr>
        <w:t xml:space="preserve"> </w:t>
      </w:r>
      <w:r w:rsidR="18697442" w:rsidRPr="1DCCC5EA">
        <w:rPr>
          <w:rFonts w:ascii="Calibri" w:hAnsi="Calibri" w:cs="Calibri"/>
          <w:sz w:val="20"/>
          <w:szCs w:val="20"/>
        </w:rPr>
        <w:t xml:space="preserve">develop a </w:t>
      </w:r>
      <w:r w:rsidRPr="1DCCC5EA">
        <w:rPr>
          <w:rFonts w:ascii="Calibri" w:hAnsi="Calibri" w:cs="Calibri"/>
          <w:sz w:val="20"/>
          <w:szCs w:val="20"/>
        </w:rPr>
        <w:t>mini-grid regulatory framework, including tariff model, tax regime, and grid expansion ris</w:t>
      </w:r>
      <w:r w:rsidR="18697442" w:rsidRPr="1DCCC5EA">
        <w:rPr>
          <w:rFonts w:ascii="Calibri" w:hAnsi="Calibri" w:cs="Calibri"/>
          <w:sz w:val="20"/>
          <w:szCs w:val="20"/>
        </w:rPr>
        <w:t>k</w:t>
      </w:r>
      <w:r w:rsidR="0D414DBB" w:rsidRPr="1DCCC5EA">
        <w:rPr>
          <w:rFonts w:ascii="Calibri" w:hAnsi="Calibri" w:cs="Calibri"/>
          <w:sz w:val="20"/>
          <w:szCs w:val="20"/>
        </w:rPr>
        <w:t xml:space="preserve"> mitigatio</w:t>
      </w:r>
      <w:r w:rsidR="00726D9A">
        <w:rPr>
          <w:rFonts w:ascii="Calibri" w:hAnsi="Calibri" w:cs="Calibri"/>
          <w:sz w:val="20"/>
          <w:szCs w:val="20"/>
        </w:rPr>
        <w:t>n</w:t>
      </w:r>
      <w:r w:rsidRPr="1DCCC5EA">
        <w:rPr>
          <w:rFonts w:ascii="Calibri" w:hAnsi="Calibri" w:cs="Calibri"/>
          <w:sz w:val="20"/>
          <w:szCs w:val="20"/>
        </w:rPr>
        <w:t>.</w:t>
      </w:r>
      <w:r w:rsidR="42827482" w:rsidRPr="1DCCC5EA">
        <w:rPr>
          <w:rFonts w:ascii="Calibri" w:hAnsi="Calibri" w:cs="Calibri"/>
          <w:sz w:val="20"/>
          <w:szCs w:val="20"/>
        </w:rPr>
        <w:t xml:space="preserve"> </w:t>
      </w:r>
      <w:r w:rsidRPr="1DCCC5EA">
        <w:rPr>
          <w:rFonts w:ascii="Calibri" w:hAnsi="Calibri" w:cs="Calibri"/>
          <w:sz w:val="20"/>
          <w:szCs w:val="20"/>
        </w:rPr>
        <w:t xml:space="preserve"> The following activities will be carried out:</w:t>
      </w:r>
    </w:p>
    <w:p w14:paraId="4B78F331" w14:textId="00B3023A" w:rsidR="00820168" w:rsidRPr="009A1D93" w:rsidRDefault="00820168" w:rsidP="005913BC">
      <w:pPr>
        <w:numPr>
          <w:ilvl w:val="0"/>
          <w:numId w:val="38"/>
        </w:numPr>
        <w:spacing w:before="80"/>
        <w:jc w:val="both"/>
        <w:rPr>
          <w:rFonts w:ascii="Calibri" w:hAnsi="Calibri" w:cs="Calibri"/>
          <w:bCs/>
          <w:sz w:val="20"/>
          <w:szCs w:val="20"/>
        </w:rPr>
      </w:pPr>
      <w:r w:rsidRPr="009A1D93">
        <w:rPr>
          <w:rFonts w:ascii="Calibri" w:hAnsi="Calibri" w:cs="Calibri"/>
          <w:bCs/>
          <w:sz w:val="20"/>
          <w:szCs w:val="20"/>
          <w:u w:val="single"/>
        </w:rPr>
        <w:t>Act</w:t>
      </w:r>
      <w:r w:rsidR="0049181B">
        <w:rPr>
          <w:rFonts w:ascii="Calibri" w:hAnsi="Calibri" w:cs="Calibri"/>
          <w:bCs/>
          <w:sz w:val="20"/>
          <w:szCs w:val="20"/>
          <w:u w:val="single"/>
        </w:rPr>
        <w:t>ivity</w:t>
      </w:r>
      <w:r w:rsidRPr="009A1D93">
        <w:rPr>
          <w:rFonts w:ascii="Calibri" w:hAnsi="Calibri" w:cs="Calibri"/>
          <w:bCs/>
          <w:sz w:val="20"/>
          <w:szCs w:val="20"/>
          <w:u w:val="single"/>
        </w:rPr>
        <w:t xml:space="preserve"> 1.</w:t>
      </w:r>
      <w:r w:rsidR="009841D2">
        <w:rPr>
          <w:rFonts w:ascii="Calibri" w:hAnsi="Calibri" w:cs="Calibri"/>
          <w:bCs/>
          <w:sz w:val="20"/>
          <w:szCs w:val="20"/>
          <w:u w:val="single"/>
        </w:rPr>
        <w:t>4</w:t>
      </w:r>
      <w:r w:rsidRPr="009A1D93">
        <w:rPr>
          <w:rFonts w:ascii="Calibri" w:hAnsi="Calibri" w:cs="Calibri"/>
          <w:bCs/>
          <w:sz w:val="20"/>
          <w:szCs w:val="20"/>
          <w:u w:val="single"/>
        </w:rPr>
        <w:t>.1:</w:t>
      </w:r>
      <w:r w:rsidRPr="009A1D93">
        <w:rPr>
          <w:rFonts w:ascii="Calibri" w:hAnsi="Calibri" w:cs="Calibri"/>
          <w:bCs/>
          <w:sz w:val="20"/>
          <w:szCs w:val="20"/>
        </w:rPr>
        <w:t xml:space="preserve"> Draft mini-grid regulation in close coordination with the regulatory authority based on the outcomes of Output 1.</w:t>
      </w:r>
      <w:r w:rsidR="0049181B">
        <w:rPr>
          <w:rFonts w:ascii="Calibri" w:hAnsi="Calibri" w:cs="Calibri"/>
          <w:bCs/>
          <w:sz w:val="20"/>
          <w:szCs w:val="20"/>
        </w:rPr>
        <w:t>2</w:t>
      </w:r>
      <w:r w:rsidRPr="009A1D93">
        <w:rPr>
          <w:rFonts w:ascii="Calibri" w:hAnsi="Calibri" w:cs="Calibri"/>
          <w:bCs/>
          <w:sz w:val="20"/>
          <w:szCs w:val="20"/>
        </w:rPr>
        <w:t>, including tariff regulation methodology, licensing procedure and licensing exemption rules, technical regulation, customer service aspects, penalties and arbitration mechanisms.</w:t>
      </w:r>
    </w:p>
    <w:p w14:paraId="7A167F01" w14:textId="191E6153" w:rsidR="00820168" w:rsidRPr="009A1D93" w:rsidRDefault="00820168" w:rsidP="005913BC">
      <w:pPr>
        <w:numPr>
          <w:ilvl w:val="0"/>
          <w:numId w:val="38"/>
        </w:numPr>
        <w:spacing w:before="80"/>
        <w:jc w:val="both"/>
        <w:rPr>
          <w:rFonts w:ascii="Calibri" w:hAnsi="Calibri" w:cs="Calibri"/>
          <w:bCs/>
          <w:sz w:val="20"/>
          <w:szCs w:val="20"/>
        </w:rPr>
      </w:pPr>
      <w:r w:rsidRPr="009A1D93">
        <w:rPr>
          <w:rFonts w:ascii="Calibri" w:hAnsi="Calibri" w:cs="Calibri"/>
          <w:bCs/>
          <w:sz w:val="20"/>
          <w:szCs w:val="20"/>
          <w:u w:val="single"/>
        </w:rPr>
        <w:t>Act</w:t>
      </w:r>
      <w:r w:rsidR="0049181B">
        <w:rPr>
          <w:rFonts w:ascii="Calibri" w:hAnsi="Calibri" w:cs="Calibri"/>
          <w:bCs/>
          <w:sz w:val="20"/>
          <w:szCs w:val="20"/>
          <w:u w:val="single"/>
        </w:rPr>
        <w:t>ivity</w:t>
      </w:r>
      <w:r w:rsidRPr="009A1D93">
        <w:rPr>
          <w:rFonts w:ascii="Calibri" w:hAnsi="Calibri" w:cs="Calibri"/>
          <w:bCs/>
          <w:sz w:val="20"/>
          <w:szCs w:val="20"/>
          <w:u w:val="single"/>
        </w:rPr>
        <w:t xml:space="preserve"> 1.</w:t>
      </w:r>
      <w:r w:rsidR="009841D2">
        <w:rPr>
          <w:rFonts w:ascii="Calibri" w:hAnsi="Calibri" w:cs="Calibri"/>
          <w:bCs/>
          <w:sz w:val="20"/>
          <w:szCs w:val="20"/>
          <w:u w:val="single"/>
        </w:rPr>
        <w:t>4</w:t>
      </w:r>
      <w:r w:rsidRPr="009A1D93">
        <w:rPr>
          <w:rFonts w:ascii="Calibri" w:hAnsi="Calibri" w:cs="Calibri"/>
          <w:bCs/>
          <w:sz w:val="20"/>
          <w:szCs w:val="20"/>
          <w:u w:val="single"/>
        </w:rPr>
        <w:t>.2:</w:t>
      </w:r>
      <w:r w:rsidRPr="009A1D93">
        <w:rPr>
          <w:rFonts w:ascii="Calibri" w:hAnsi="Calibri" w:cs="Calibri"/>
          <w:bCs/>
          <w:sz w:val="20"/>
          <w:szCs w:val="20"/>
        </w:rPr>
        <w:t xml:space="preserve"> Develop the tariff calculation tool adjusted to the country’s specific requirements in cooperation with the regulatory authority.</w:t>
      </w:r>
    </w:p>
    <w:p w14:paraId="1C47826C" w14:textId="3C456FFB" w:rsidR="00820168" w:rsidRPr="009A1D93" w:rsidRDefault="00820168" w:rsidP="005913BC">
      <w:pPr>
        <w:numPr>
          <w:ilvl w:val="0"/>
          <w:numId w:val="38"/>
        </w:numPr>
        <w:spacing w:before="80"/>
        <w:jc w:val="both"/>
        <w:rPr>
          <w:rFonts w:ascii="Calibri" w:hAnsi="Calibri" w:cs="Calibri"/>
          <w:bCs/>
          <w:sz w:val="20"/>
          <w:szCs w:val="20"/>
        </w:rPr>
      </w:pPr>
      <w:r w:rsidRPr="009A1D93">
        <w:rPr>
          <w:rFonts w:ascii="Calibri" w:hAnsi="Calibri" w:cs="Calibri"/>
          <w:bCs/>
          <w:sz w:val="20"/>
          <w:szCs w:val="20"/>
          <w:u w:val="single"/>
        </w:rPr>
        <w:t>Act</w:t>
      </w:r>
      <w:r w:rsidR="0049181B">
        <w:rPr>
          <w:rFonts w:ascii="Calibri" w:hAnsi="Calibri" w:cs="Calibri"/>
          <w:bCs/>
          <w:sz w:val="20"/>
          <w:szCs w:val="20"/>
          <w:u w:val="single"/>
        </w:rPr>
        <w:t>ivity</w:t>
      </w:r>
      <w:r w:rsidRPr="009A1D93">
        <w:rPr>
          <w:rFonts w:ascii="Calibri" w:hAnsi="Calibri" w:cs="Calibri"/>
          <w:bCs/>
          <w:sz w:val="20"/>
          <w:szCs w:val="20"/>
          <w:u w:val="single"/>
        </w:rPr>
        <w:t xml:space="preserve"> 1.</w:t>
      </w:r>
      <w:r w:rsidR="009841D2">
        <w:rPr>
          <w:rFonts w:ascii="Calibri" w:hAnsi="Calibri" w:cs="Calibri"/>
          <w:bCs/>
          <w:sz w:val="20"/>
          <w:szCs w:val="20"/>
          <w:u w:val="single"/>
        </w:rPr>
        <w:t>4</w:t>
      </w:r>
      <w:r w:rsidRPr="009A1D93">
        <w:rPr>
          <w:rFonts w:ascii="Calibri" w:hAnsi="Calibri" w:cs="Calibri"/>
          <w:bCs/>
          <w:sz w:val="20"/>
          <w:szCs w:val="20"/>
          <w:u w:val="single"/>
        </w:rPr>
        <w:t>.3:</w:t>
      </w:r>
      <w:r w:rsidRPr="009A1D93">
        <w:rPr>
          <w:rFonts w:ascii="Calibri" w:hAnsi="Calibri" w:cs="Calibri"/>
          <w:bCs/>
          <w:sz w:val="20"/>
          <w:szCs w:val="20"/>
        </w:rPr>
        <w:t xml:space="preserve"> Support the regulatory authority in </w:t>
      </w:r>
      <w:r w:rsidR="00FE110C">
        <w:rPr>
          <w:rFonts w:ascii="Calibri" w:hAnsi="Calibri" w:cs="Calibri"/>
          <w:bCs/>
          <w:sz w:val="20"/>
          <w:szCs w:val="20"/>
        </w:rPr>
        <w:t xml:space="preserve">the </w:t>
      </w:r>
      <w:r w:rsidRPr="009A1D93">
        <w:rPr>
          <w:rFonts w:ascii="Calibri" w:hAnsi="Calibri" w:cs="Calibri"/>
          <w:bCs/>
          <w:sz w:val="20"/>
          <w:szCs w:val="20"/>
        </w:rPr>
        <w:t>preparation and conduction of public consultations. Adjus</w:t>
      </w:r>
      <w:r w:rsidR="00FE110C">
        <w:rPr>
          <w:rFonts w:ascii="Calibri" w:hAnsi="Calibri" w:cs="Calibri"/>
          <w:bCs/>
          <w:sz w:val="20"/>
          <w:szCs w:val="20"/>
        </w:rPr>
        <w:t>t the</w:t>
      </w:r>
      <w:r w:rsidRPr="009A1D93">
        <w:rPr>
          <w:rFonts w:ascii="Calibri" w:hAnsi="Calibri" w:cs="Calibri"/>
          <w:bCs/>
          <w:sz w:val="20"/>
          <w:szCs w:val="20"/>
        </w:rPr>
        <w:t xml:space="preserve"> regulation and tariff tool </w:t>
      </w:r>
      <w:r w:rsidR="00FE6F05">
        <w:rPr>
          <w:rFonts w:ascii="Calibri" w:hAnsi="Calibri" w:cs="Calibri"/>
          <w:bCs/>
          <w:sz w:val="20"/>
          <w:szCs w:val="20"/>
        </w:rPr>
        <w:t>as the</w:t>
      </w:r>
      <w:r w:rsidRPr="009A1D93">
        <w:rPr>
          <w:rFonts w:ascii="Calibri" w:hAnsi="Calibri" w:cs="Calibri"/>
          <w:bCs/>
          <w:sz w:val="20"/>
          <w:szCs w:val="20"/>
        </w:rPr>
        <w:t xml:space="preserve"> result of public consultations and decision of the regulatory commission.</w:t>
      </w:r>
    </w:p>
    <w:p w14:paraId="3C11E689" w14:textId="17DF38C4" w:rsidR="0032415A" w:rsidRPr="009A1D93" w:rsidRDefault="00820168" w:rsidP="005913BC">
      <w:pPr>
        <w:numPr>
          <w:ilvl w:val="0"/>
          <w:numId w:val="38"/>
        </w:numPr>
        <w:spacing w:before="80"/>
        <w:jc w:val="both"/>
        <w:rPr>
          <w:rFonts w:ascii="Calibri" w:hAnsi="Calibri" w:cs="Calibri"/>
          <w:bCs/>
          <w:i/>
          <w:sz w:val="20"/>
          <w:szCs w:val="20"/>
          <w:u w:val="single"/>
        </w:rPr>
      </w:pPr>
      <w:r w:rsidRPr="009A1D93">
        <w:rPr>
          <w:rFonts w:ascii="Calibri" w:hAnsi="Calibri" w:cs="Calibri"/>
          <w:bCs/>
          <w:sz w:val="20"/>
          <w:szCs w:val="20"/>
          <w:u w:val="single"/>
        </w:rPr>
        <w:t>Act</w:t>
      </w:r>
      <w:r w:rsidR="0049181B">
        <w:rPr>
          <w:rFonts w:ascii="Calibri" w:hAnsi="Calibri" w:cs="Calibri"/>
          <w:bCs/>
          <w:sz w:val="20"/>
          <w:szCs w:val="20"/>
          <w:u w:val="single"/>
        </w:rPr>
        <w:t>ivity</w:t>
      </w:r>
      <w:r w:rsidRPr="009A1D93">
        <w:rPr>
          <w:rFonts w:ascii="Calibri" w:hAnsi="Calibri" w:cs="Calibri"/>
          <w:bCs/>
          <w:sz w:val="20"/>
          <w:szCs w:val="20"/>
          <w:u w:val="single"/>
        </w:rPr>
        <w:t xml:space="preserve"> 1.</w:t>
      </w:r>
      <w:r w:rsidR="009841D2">
        <w:rPr>
          <w:rFonts w:ascii="Calibri" w:hAnsi="Calibri" w:cs="Calibri"/>
          <w:bCs/>
          <w:sz w:val="20"/>
          <w:szCs w:val="20"/>
          <w:u w:val="single"/>
        </w:rPr>
        <w:t>4</w:t>
      </w:r>
      <w:r w:rsidRPr="009A1D93">
        <w:rPr>
          <w:rFonts w:ascii="Calibri" w:hAnsi="Calibri" w:cs="Calibri"/>
          <w:bCs/>
          <w:sz w:val="20"/>
          <w:szCs w:val="20"/>
          <w:u w:val="single"/>
        </w:rPr>
        <w:t>.4:</w:t>
      </w:r>
      <w:r w:rsidRPr="009A1D93">
        <w:rPr>
          <w:rFonts w:ascii="Calibri" w:hAnsi="Calibri" w:cs="Calibri"/>
          <w:bCs/>
          <w:sz w:val="20"/>
          <w:szCs w:val="20"/>
        </w:rPr>
        <w:t xml:space="preserve"> Develop</w:t>
      </w:r>
      <w:r w:rsidR="0069436B">
        <w:rPr>
          <w:rFonts w:ascii="Calibri" w:hAnsi="Calibri" w:cs="Calibri"/>
          <w:bCs/>
          <w:sz w:val="20"/>
          <w:szCs w:val="20"/>
        </w:rPr>
        <w:t xml:space="preserve"> </w:t>
      </w:r>
      <w:r w:rsidR="00E42DF9">
        <w:rPr>
          <w:rFonts w:ascii="Calibri" w:hAnsi="Calibri" w:cs="Calibri"/>
          <w:bCs/>
          <w:sz w:val="20"/>
          <w:szCs w:val="20"/>
        </w:rPr>
        <w:t xml:space="preserve">and </w:t>
      </w:r>
      <w:r w:rsidRPr="009A1D93">
        <w:rPr>
          <w:rFonts w:ascii="Calibri" w:hAnsi="Calibri" w:cs="Calibri"/>
          <w:bCs/>
          <w:sz w:val="20"/>
          <w:szCs w:val="20"/>
        </w:rPr>
        <w:t>implement</w:t>
      </w:r>
      <w:r w:rsidR="00E42DF9">
        <w:rPr>
          <w:rFonts w:ascii="Calibri" w:hAnsi="Calibri" w:cs="Calibri"/>
          <w:bCs/>
          <w:sz w:val="20"/>
          <w:szCs w:val="20"/>
        </w:rPr>
        <w:t xml:space="preserve"> / roll-out</w:t>
      </w:r>
      <w:r w:rsidRPr="009A1D93">
        <w:rPr>
          <w:rFonts w:ascii="Calibri" w:hAnsi="Calibri" w:cs="Calibri"/>
          <w:bCs/>
          <w:sz w:val="20"/>
          <w:szCs w:val="20"/>
        </w:rPr>
        <w:t xml:space="preserve"> a license application management online platform</w:t>
      </w:r>
      <w:r w:rsidR="00E42DF9">
        <w:rPr>
          <w:rFonts w:ascii="Calibri" w:hAnsi="Calibri" w:cs="Calibri"/>
          <w:bCs/>
          <w:sz w:val="20"/>
          <w:szCs w:val="20"/>
        </w:rPr>
        <w:t xml:space="preserve"> including training of relevant parties</w:t>
      </w:r>
      <w:r w:rsidR="0024684B">
        <w:rPr>
          <w:rFonts w:ascii="Calibri" w:hAnsi="Calibri" w:cs="Calibri"/>
          <w:bCs/>
          <w:sz w:val="20"/>
          <w:szCs w:val="20"/>
        </w:rPr>
        <w:t xml:space="preserve"> such as </w:t>
      </w:r>
      <w:r w:rsidR="0069436B">
        <w:rPr>
          <w:rFonts w:ascii="Calibri" w:hAnsi="Calibri" w:cs="Calibri"/>
          <w:bCs/>
          <w:sz w:val="20"/>
          <w:szCs w:val="20"/>
        </w:rPr>
        <w:t xml:space="preserve">staff from </w:t>
      </w:r>
      <w:r w:rsidR="0024684B">
        <w:rPr>
          <w:rFonts w:ascii="Calibri" w:hAnsi="Calibri" w:cs="Calibri"/>
          <w:bCs/>
          <w:sz w:val="20"/>
          <w:szCs w:val="20"/>
        </w:rPr>
        <w:t>ABER, ARSE and private sector companies.</w:t>
      </w:r>
    </w:p>
    <w:p w14:paraId="157A9C29" w14:textId="1CA86963" w:rsidR="00820168" w:rsidRPr="009A1D93" w:rsidRDefault="00820168" w:rsidP="005913BC">
      <w:pPr>
        <w:numPr>
          <w:ilvl w:val="0"/>
          <w:numId w:val="38"/>
        </w:numPr>
        <w:spacing w:before="80"/>
        <w:jc w:val="both"/>
        <w:rPr>
          <w:rFonts w:ascii="Calibri" w:hAnsi="Calibri" w:cs="Calibri"/>
          <w:bCs/>
          <w:i/>
          <w:sz w:val="20"/>
          <w:szCs w:val="20"/>
          <w:u w:val="single"/>
        </w:rPr>
      </w:pPr>
      <w:r w:rsidRPr="009A1D93">
        <w:rPr>
          <w:rFonts w:ascii="Calibri" w:hAnsi="Calibri" w:cs="Calibri"/>
          <w:bCs/>
          <w:sz w:val="20"/>
          <w:szCs w:val="20"/>
          <w:u w:val="single"/>
        </w:rPr>
        <w:t>Act</w:t>
      </w:r>
      <w:r w:rsidR="0049181B">
        <w:rPr>
          <w:rFonts w:ascii="Calibri" w:hAnsi="Calibri" w:cs="Calibri"/>
          <w:bCs/>
          <w:sz w:val="20"/>
          <w:szCs w:val="20"/>
          <w:u w:val="single"/>
        </w:rPr>
        <w:t>ivity</w:t>
      </w:r>
      <w:r w:rsidRPr="009A1D93">
        <w:rPr>
          <w:rFonts w:ascii="Calibri" w:hAnsi="Calibri" w:cs="Calibri"/>
          <w:bCs/>
          <w:sz w:val="20"/>
          <w:szCs w:val="20"/>
          <w:u w:val="single"/>
        </w:rPr>
        <w:t xml:space="preserve"> 1.</w:t>
      </w:r>
      <w:r w:rsidR="009841D2">
        <w:rPr>
          <w:rFonts w:ascii="Calibri" w:hAnsi="Calibri" w:cs="Calibri"/>
          <w:bCs/>
          <w:sz w:val="20"/>
          <w:szCs w:val="20"/>
          <w:u w:val="single"/>
        </w:rPr>
        <w:t>4</w:t>
      </w:r>
      <w:r w:rsidRPr="009A1D93">
        <w:rPr>
          <w:rFonts w:ascii="Calibri" w:hAnsi="Calibri" w:cs="Calibri"/>
          <w:bCs/>
          <w:sz w:val="20"/>
          <w:szCs w:val="20"/>
          <w:u w:val="single"/>
        </w:rPr>
        <w:t>.</w:t>
      </w:r>
      <w:r w:rsidR="0032415A" w:rsidRPr="009A1D93">
        <w:rPr>
          <w:rFonts w:ascii="Calibri" w:hAnsi="Calibri" w:cs="Calibri"/>
          <w:bCs/>
          <w:sz w:val="20"/>
          <w:szCs w:val="20"/>
          <w:u w:val="single"/>
        </w:rPr>
        <w:t>5</w:t>
      </w:r>
      <w:r w:rsidRPr="009A1D93">
        <w:rPr>
          <w:rFonts w:ascii="Calibri" w:hAnsi="Calibri" w:cs="Calibri"/>
          <w:bCs/>
          <w:sz w:val="20"/>
          <w:szCs w:val="20"/>
        </w:rPr>
        <w:t xml:space="preserve">: </w:t>
      </w:r>
      <w:r w:rsidR="00FE110C">
        <w:rPr>
          <w:rFonts w:ascii="Calibri" w:hAnsi="Calibri" w:cs="Calibri"/>
          <w:bCs/>
          <w:sz w:val="20"/>
          <w:szCs w:val="20"/>
        </w:rPr>
        <w:t>Conduct a d</w:t>
      </w:r>
      <w:r w:rsidR="00E42DF9">
        <w:rPr>
          <w:rFonts w:ascii="Calibri" w:hAnsi="Calibri" w:cs="Calibri"/>
          <w:bCs/>
          <w:sz w:val="20"/>
          <w:szCs w:val="20"/>
        </w:rPr>
        <w:t>iagno</w:t>
      </w:r>
      <w:r w:rsidRPr="009A1D93">
        <w:rPr>
          <w:rFonts w:ascii="Calibri" w:hAnsi="Calibri" w:cs="Calibri"/>
          <w:bCs/>
          <w:sz w:val="20"/>
          <w:szCs w:val="20"/>
        </w:rPr>
        <w:t xml:space="preserve">sis of mini-grid tender related administration processes in relevant ministries and authorities. </w:t>
      </w:r>
    </w:p>
    <w:p w14:paraId="4C389444" w14:textId="6E691D58" w:rsidR="00726D9A" w:rsidRDefault="79AACCA3" w:rsidP="00332BD2">
      <w:pPr>
        <w:spacing w:before="80"/>
        <w:ind w:left="1080"/>
        <w:jc w:val="both"/>
        <w:rPr>
          <w:rFonts w:ascii="Calibri" w:hAnsi="Calibri" w:cs="Calibri"/>
          <w:sz w:val="20"/>
          <w:szCs w:val="20"/>
        </w:rPr>
      </w:pPr>
      <w:r w:rsidRPr="1DCCC5EA">
        <w:rPr>
          <w:rFonts w:ascii="Calibri" w:hAnsi="Calibri" w:cs="Calibri"/>
          <w:sz w:val="20"/>
          <w:szCs w:val="20"/>
          <w:u w:val="single"/>
        </w:rPr>
        <w:t>Act</w:t>
      </w:r>
      <w:r w:rsidR="0049181B">
        <w:rPr>
          <w:rFonts w:ascii="Calibri" w:hAnsi="Calibri" w:cs="Calibri"/>
          <w:sz w:val="20"/>
          <w:szCs w:val="20"/>
          <w:u w:val="single"/>
        </w:rPr>
        <w:t>ivity</w:t>
      </w:r>
      <w:r w:rsidRPr="1DCCC5EA">
        <w:rPr>
          <w:rFonts w:ascii="Calibri" w:hAnsi="Calibri" w:cs="Calibri"/>
          <w:sz w:val="20"/>
          <w:szCs w:val="20"/>
          <w:u w:val="single"/>
        </w:rPr>
        <w:t xml:space="preserve"> 1.</w:t>
      </w:r>
      <w:r w:rsidR="009841D2">
        <w:rPr>
          <w:rFonts w:ascii="Calibri" w:hAnsi="Calibri" w:cs="Calibri"/>
          <w:sz w:val="20"/>
          <w:szCs w:val="20"/>
          <w:u w:val="single"/>
        </w:rPr>
        <w:t>4</w:t>
      </w:r>
      <w:r w:rsidRPr="1DCCC5EA">
        <w:rPr>
          <w:rFonts w:ascii="Calibri" w:hAnsi="Calibri" w:cs="Calibri"/>
          <w:sz w:val="20"/>
          <w:szCs w:val="20"/>
          <w:u w:val="single"/>
        </w:rPr>
        <w:t>.</w:t>
      </w:r>
      <w:r w:rsidR="3BB7939F" w:rsidRPr="1DCCC5EA">
        <w:rPr>
          <w:rFonts w:ascii="Calibri" w:hAnsi="Calibri" w:cs="Calibri"/>
          <w:sz w:val="20"/>
          <w:szCs w:val="20"/>
          <w:u w:val="single"/>
        </w:rPr>
        <w:t>6</w:t>
      </w:r>
      <w:r w:rsidRPr="1DCCC5EA">
        <w:rPr>
          <w:rFonts w:ascii="Calibri" w:hAnsi="Calibri" w:cs="Calibri"/>
          <w:sz w:val="20"/>
          <w:szCs w:val="20"/>
        </w:rPr>
        <w:t>: Develop comprehensive training material</w:t>
      </w:r>
      <w:r w:rsidR="00FE6F05">
        <w:rPr>
          <w:rFonts w:ascii="Calibri" w:hAnsi="Calibri" w:cs="Calibri"/>
          <w:sz w:val="20"/>
          <w:szCs w:val="20"/>
        </w:rPr>
        <w:t>s</w:t>
      </w:r>
      <w:r w:rsidRPr="1DCCC5EA">
        <w:rPr>
          <w:rFonts w:ascii="Calibri" w:hAnsi="Calibri" w:cs="Calibri"/>
          <w:sz w:val="20"/>
          <w:szCs w:val="20"/>
        </w:rPr>
        <w:t xml:space="preserve"> on mini-grid tendering concepts around the delivery model selected</w:t>
      </w:r>
      <w:r w:rsidR="314EE00C" w:rsidRPr="1DCCC5EA">
        <w:rPr>
          <w:rFonts w:ascii="Calibri" w:hAnsi="Calibri" w:cs="Calibri"/>
          <w:sz w:val="20"/>
          <w:szCs w:val="20"/>
        </w:rPr>
        <w:t xml:space="preserve"> and </w:t>
      </w:r>
      <w:r w:rsidR="00FE110C">
        <w:rPr>
          <w:rFonts w:ascii="Calibri" w:hAnsi="Calibri" w:cs="Calibri"/>
          <w:sz w:val="20"/>
          <w:szCs w:val="20"/>
        </w:rPr>
        <w:t xml:space="preserve">organize </w:t>
      </w:r>
      <w:r w:rsidR="314EE00C" w:rsidRPr="1DCCC5EA">
        <w:rPr>
          <w:rFonts w:ascii="Calibri" w:hAnsi="Calibri" w:cs="Calibri"/>
          <w:sz w:val="20"/>
          <w:szCs w:val="20"/>
        </w:rPr>
        <w:t>training of trainers</w:t>
      </w:r>
      <w:r w:rsidRPr="1DCCC5EA">
        <w:rPr>
          <w:rFonts w:ascii="Calibri" w:hAnsi="Calibri" w:cs="Calibri"/>
          <w:sz w:val="20"/>
          <w:szCs w:val="20"/>
        </w:rPr>
        <w:t xml:space="preserve"> </w:t>
      </w:r>
      <w:r w:rsidR="314EE00C" w:rsidRPr="1DCCC5EA">
        <w:rPr>
          <w:rFonts w:ascii="Calibri" w:hAnsi="Calibri" w:cs="Calibri"/>
          <w:sz w:val="20"/>
          <w:szCs w:val="20"/>
        </w:rPr>
        <w:t>(</w:t>
      </w:r>
      <w:proofErr w:type="spellStart"/>
      <w:r w:rsidR="314EE00C" w:rsidRPr="1DCCC5EA">
        <w:rPr>
          <w:rFonts w:ascii="Calibri" w:hAnsi="Calibri" w:cs="Calibri"/>
          <w:sz w:val="20"/>
          <w:szCs w:val="20"/>
        </w:rPr>
        <w:t>ToT</w:t>
      </w:r>
      <w:proofErr w:type="spellEnd"/>
      <w:r w:rsidR="314EE00C" w:rsidRPr="1DCCC5EA">
        <w:rPr>
          <w:rFonts w:ascii="Calibri" w:hAnsi="Calibri" w:cs="Calibri"/>
          <w:sz w:val="20"/>
          <w:szCs w:val="20"/>
        </w:rPr>
        <w:t xml:space="preserve">) on </w:t>
      </w:r>
      <w:r w:rsidRPr="1DCCC5EA">
        <w:rPr>
          <w:rFonts w:ascii="Calibri" w:hAnsi="Calibri" w:cs="Calibri"/>
          <w:sz w:val="20"/>
          <w:szCs w:val="20"/>
        </w:rPr>
        <w:t>optimized mini-grid tendering procedures.</w:t>
      </w:r>
      <w:r w:rsidR="782C0761" w:rsidRPr="1DCCC5EA">
        <w:rPr>
          <w:rFonts w:ascii="Calibri" w:hAnsi="Calibri" w:cs="Calibri"/>
          <w:sz w:val="20"/>
          <w:szCs w:val="20"/>
        </w:rPr>
        <w:t xml:space="preserve"> This activity will address key barriers</w:t>
      </w:r>
      <w:r w:rsidR="243A960E" w:rsidRPr="1DCCC5EA">
        <w:rPr>
          <w:rFonts w:ascii="Calibri" w:hAnsi="Calibri" w:cs="Calibri"/>
          <w:sz w:val="20"/>
          <w:szCs w:val="20"/>
        </w:rPr>
        <w:t xml:space="preserve"> identified </w:t>
      </w:r>
      <w:r w:rsidR="3E6EC0FA" w:rsidRPr="1DCCC5EA">
        <w:rPr>
          <w:rFonts w:ascii="Calibri" w:hAnsi="Calibri" w:cs="Calibri"/>
          <w:sz w:val="20"/>
          <w:szCs w:val="20"/>
        </w:rPr>
        <w:t xml:space="preserve">and build </w:t>
      </w:r>
      <w:r w:rsidR="7A96A625" w:rsidRPr="1DCCC5EA">
        <w:rPr>
          <w:rFonts w:ascii="Calibri" w:hAnsi="Calibri" w:cs="Calibri"/>
          <w:sz w:val="20"/>
          <w:szCs w:val="20"/>
        </w:rPr>
        <w:t xml:space="preserve">on the recommendations and results of </w:t>
      </w:r>
      <w:r w:rsidR="00FE6F05">
        <w:rPr>
          <w:rFonts w:ascii="Calibri" w:hAnsi="Calibri" w:cs="Calibri"/>
          <w:sz w:val="20"/>
          <w:szCs w:val="20"/>
        </w:rPr>
        <w:t xml:space="preserve">Activity </w:t>
      </w:r>
      <w:r w:rsidR="7A96A625" w:rsidRPr="1DCCC5EA">
        <w:rPr>
          <w:rFonts w:ascii="Calibri" w:hAnsi="Calibri" w:cs="Calibri"/>
          <w:sz w:val="20"/>
          <w:szCs w:val="20"/>
        </w:rPr>
        <w:t>1.</w:t>
      </w:r>
      <w:r w:rsidR="0049181B">
        <w:rPr>
          <w:rFonts w:ascii="Calibri" w:hAnsi="Calibri" w:cs="Calibri"/>
          <w:sz w:val="20"/>
          <w:szCs w:val="20"/>
        </w:rPr>
        <w:t>4</w:t>
      </w:r>
      <w:r w:rsidR="7A96A625" w:rsidRPr="1DCCC5EA">
        <w:rPr>
          <w:rFonts w:ascii="Calibri" w:hAnsi="Calibri" w:cs="Calibri"/>
          <w:sz w:val="20"/>
          <w:szCs w:val="20"/>
        </w:rPr>
        <w:t>.5 (diagnosis).</w:t>
      </w:r>
    </w:p>
    <w:p w14:paraId="74C6539F" w14:textId="77777777" w:rsidR="005F4D61" w:rsidRPr="00017278" w:rsidRDefault="005F4D61" w:rsidP="00332BD2">
      <w:pPr>
        <w:spacing w:before="80"/>
        <w:rPr>
          <w:rFonts w:ascii="Calibri" w:hAnsi="Calibri" w:cs="Calibri"/>
          <w:bCs/>
          <w:i/>
          <w:iCs/>
          <w:sz w:val="20"/>
          <w:szCs w:val="20"/>
          <w:u w:val="single"/>
        </w:rPr>
      </w:pPr>
    </w:p>
    <w:p w14:paraId="1C8822F5" w14:textId="03476CF5" w:rsidR="001B493D" w:rsidRPr="00B17796" w:rsidRDefault="00397EA0" w:rsidP="005913BC">
      <w:pPr>
        <w:numPr>
          <w:ilvl w:val="0"/>
          <w:numId w:val="36"/>
        </w:numPr>
        <w:spacing w:before="80"/>
        <w:jc w:val="both"/>
        <w:rPr>
          <w:rFonts w:ascii="Calibri" w:hAnsi="Calibri" w:cs="Calibri"/>
          <w:i/>
          <w:iCs/>
          <w:sz w:val="20"/>
          <w:szCs w:val="20"/>
          <w:u w:val="single"/>
        </w:rPr>
      </w:pPr>
      <w:r w:rsidRPr="119C832E">
        <w:rPr>
          <w:rFonts w:ascii="Calibri" w:hAnsi="Calibri" w:cs="Calibri"/>
          <w:i/>
          <w:iCs/>
          <w:sz w:val="20"/>
          <w:szCs w:val="20"/>
          <w:u w:val="single"/>
        </w:rPr>
        <w:t xml:space="preserve">Output </w:t>
      </w:r>
      <w:r w:rsidR="005F4D61" w:rsidRPr="119C832E">
        <w:rPr>
          <w:rFonts w:ascii="Calibri" w:hAnsi="Calibri" w:cs="Calibri"/>
          <w:i/>
          <w:iCs/>
          <w:sz w:val="20"/>
          <w:szCs w:val="20"/>
          <w:u w:val="single"/>
        </w:rPr>
        <w:t>1</w:t>
      </w:r>
      <w:r w:rsidRPr="119C832E">
        <w:rPr>
          <w:rFonts w:ascii="Calibri" w:hAnsi="Calibri" w:cs="Calibri"/>
          <w:i/>
          <w:iCs/>
          <w:sz w:val="20"/>
          <w:szCs w:val="20"/>
          <w:u w:val="single"/>
        </w:rPr>
        <w:t>.</w:t>
      </w:r>
      <w:r w:rsidR="009841D2">
        <w:rPr>
          <w:rFonts w:ascii="Calibri" w:hAnsi="Calibri" w:cs="Calibri"/>
          <w:i/>
          <w:iCs/>
          <w:sz w:val="20"/>
          <w:szCs w:val="20"/>
          <w:u w:val="single"/>
        </w:rPr>
        <w:t>5</w:t>
      </w:r>
      <w:r w:rsidRPr="119C832E">
        <w:rPr>
          <w:rFonts w:ascii="Calibri" w:hAnsi="Calibri" w:cs="Calibri"/>
          <w:i/>
          <w:iCs/>
          <w:sz w:val="20"/>
          <w:szCs w:val="20"/>
          <w:u w:val="single"/>
        </w:rPr>
        <w:t>:</w:t>
      </w:r>
      <w:r w:rsidR="002814B8" w:rsidRPr="119C832E">
        <w:rPr>
          <w:rFonts w:ascii="Calibri" w:hAnsi="Calibri" w:cs="Calibri"/>
          <w:i/>
          <w:iCs/>
          <w:sz w:val="20"/>
          <w:szCs w:val="20"/>
          <w:u w:val="single"/>
        </w:rPr>
        <w:t xml:space="preserve"> </w:t>
      </w:r>
      <w:r w:rsidRPr="119C832E">
        <w:rPr>
          <w:rFonts w:ascii="Calibri" w:hAnsi="Calibri" w:cs="Calibri"/>
          <w:i/>
          <w:iCs/>
          <w:sz w:val="20"/>
          <w:szCs w:val="20"/>
          <w:u w:val="single"/>
        </w:rPr>
        <w:t>Operationalizing a certification scheme for installers and technicians building on ECREEE’s Regional Certification Scheme</w:t>
      </w:r>
      <w:r w:rsidR="00820168" w:rsidRPr="119C832E">
        <w:rPr>
          <w:rFonts w:ascii="Calibri" w:hAnsi="Calibri" w:cs="Calibri"/>
          <w:sz w:val="20"/>
          <w:szCs w:val="20"/>
        </w:rPr>
        <w:t xml:space="preserve">. </w:t>
      </w:r>
    </w:p>
    <w:p w14:paraId="28092AEE" w14:textId="5D543517" w:rsidR="00820168" w:rsidRPr="009A1D93" w:rsidRDefault="001B493D" w:rsidP="00B17796">
      <w:pPr>
        <w:spacing w:before="80"/>
        <w:ind w:left="360"/>
        <w:jc w:val="both"/>
        <w:rPr>
          <w:rFonts w:ascii="Calibri" w:hAnsi="Calibri" w:cs="Calibri"/>
          <w:bCs/>
          <w:i/>
          <w:sz w:val="20"/>
          <w:szCs w:val="20"/>
          <w:u w:val="single"/>
        </w:rPr>
      </w:pPr>
      <w:r w:rsidRPr="00B03E03">
        <w:rPr>
          <w:rFonts w:ascii="Calibri" w:hAnsi="Calibri" w:cs="Calibri"/>
          <w:bCs/>
          <w:sz w:val="20"/>
          <w:szCs w:val="20"/>
        </w:rPr>
        <w:lastRenderedPageBreak/>
        <w:t>This output will build on the existing Regional Certification Scheme (RCS)</w:t>
      </w:r>
      <w:r w:rsidR="00B17796" w:rsidRPr="00B03E03">
        <w:rPr>
          <w:rFonts w:ascii="Calibri" w:hAnsi="Calibri" w:cs="Calibri"/>
          <w:bCs/>
          <w:sz w:val="20"/>
          <w:szCs w:val="20"/>
        </w:rPr>
        <w:t xml:space="preserve"> </w:t>
      </w:r>
      <w:r w:rsidR="00041EFC" w:rsidRPr="001B7011">
        <w:rPr>
          <w:rFonts w:ascii="Calibri" w:hAnsi="Calibri" w:cs="Calibri"/>
          <w:sz w:val="20"/>
          <w:szCs w:val="20"/>
        </w:rPr>
        <w:t>im</w:t>
      </w:r>
      <w:r w:rsidR="00FC08D5" w:rsidRPr="001B7011">
        <w:rPr>
          <w:rFonts w:ascii="Calibri" w:hAnsi="Calibri" w:cs="Calibri"/>
          <w:sz w:val="20"/>
          <w:szCs w:val="20"/>
        </w:rPr>
        <w:t>p</w:t>
      </w:r>
      <w:r w:rsidR="00041EFC" w:rsidRPr="001B7011">
        <w:rPr>
          <w:rFonts w:ascii="Calibri" w:hAnsi="Calibri" w:cs="Calibri"/>
          <w:sz w:val="20"/>
          <w:szCs w:val="20"/>
        </w:rPr>
        <w:t xml:space="preserve">lemented </w:t>
      </w:r>
      <w:r w:rsidR="00B17796" w:rsidRPr="001B7011">
        <w:rPr>
          <w:rFonts w:ascii="Calibri" w:hAnsi="Calibri" w:cs="Calibri"/>
          <w:sz w:val="20"/>
          <w:szCs w:val="20"/>
        </w:rPr>
        <w:t>by ECREEE in close</w:t>
      </w:r>
      <w:r w:rsidR="00B17796" w:rsidRPr="00B17796">
        <w:rPr>
          <w:rFonts w:ascii="Calibri" w:hAnsi="Calibri" w:cs="Calibri"/>
          <w:sz w:val="20"/>
          <w:szCs w:val="20"/>
        </w:rPr>
        <w:t xml:space="preserve"> collaboration with</w:t>
      </w:r>
      <w:r w:rsidR="00041EFC">
        <w:rPr>
          <w:rFonts w:ascii="Calibri" w:hAnsi="Calibri" w:cs="Calibri"/>
          <w:sz w:val="20"/>
          <w:szCs w:val="20"/>
        </w:rPr>
        <w:t xml:space="preserve"> </w:t>
      </w:r>
      <w:r w:rsidR="00B17796" w:rsidRPr="00B17796">
        <w:rPr>
          <w:rFonts w:ascii="Calibri" w:hAnsi="Calibri" w:cs="Calibri"/>
          <w:sz w:val="20"/>
          <w:szCs w:val="20"/>
        </w:rPr>
        <w:t>GIZ</w:t>
      </w:r>
      <w:r w:rsidR="00041EFC">
        <w:rPr>
          <w:rFonts w:ascii="Calibri" w:hAnsi="Calibri" w:cs="Calibri"/>
          <w:sz w:val="20"/>
          <w:szCs w:val="20"/>
        </w:rPr>
        <w:t xml:space="preserve"> and </w:t>
      </w:r>
      <w:r w:rsidR="00B17796" w:rsidRPr="00B17796">
        <w:rPr>
          <w:rFonts w:ascii="Calibri" w:hAnsi="Calibri" w:cs="Calibri"/>
          <w:sz w:val="20"/>
          <w:szCs w:val="20"/>
        </w:rPr>
        <w:t>IRENA. The overall goal of the RCS is to promote professional competency of technicians and other qualified professionals and address the quality assurance gaps that exist along the renewable energy and energy efficiency value-chain. The RCS also seeks to promote the accreditation of additional partner institutions in all ECOWAS countries to undertake the certification examination and training in the off-grid photovoltaic sector</w:t>
      </w:r>
      <w:r w:rsidRPr="0044466B">
        <w:rPr>
          <w:rFonts w:ascii="Calibri" w:hAnsi="Calibri" w:cs="Calibri"/>
          <w:bCs/>
          <w:sz w:val="20"/>
          <w:szCs w:val="20"/>
        </w:rPr>
        <w:t xml:space="preserve"> implemented by ECREEE and IRENA since 2018</w:t>
      </w:r>
      <w:r w:rsidR="00DD17AE" w:rsidRPr="0044466B">
        <w:rPr>
          <w:rFonts w:ascii="Calibri" w:hAnsi="Calibri" w:cs="Calibri"/>
          <w:bCs/>
          <w:sz w:val="20"/>
          <w:szCs w:val="20"/>
        </w:rPr>
        <w:t xml:space="preserve">. </w:t>
      </w:r>
      <w:r w:rsidR="00FC08D5" w:rsidRPr="0044466B">
        <w:rPr>
          <w:rFonts w:ascii="Calibri" w:hAnsi="Calibri" w:cs="Calibri"/>
          <w:bCs/>
          <w:sz w:val="20"/>
          <w:szCs w:val="20"/>
        </w:rPr>
        <w:t>In Burkina Faso,</w:t>
      </w:r>
      <w:r w:rsidR="00FC59F0" w:rsidRPr="0044466B">
        <w:rPr>
          <w:rFonts w:ascii="Calibri" w:hAnsi="Calibri" w:cs="Calibri"/>
          <w:bCs/>
          <w:sz w:val="20"/>
          <w:szCs w:val="20"/>
        </w:rPr>
        <w:t xml:space="preserve"> two centers of excellence, </w:t>
      </w:r>
      <w:r w:rsidR="008957D0" w:rsidRPr="0044466B">
        <w:rPr>
          <w:rFonts w:ascii="Calibri" w:hAnsi="Calibri" w:cs="Calibri"/>
          <w:bCs/>
          <w:sz w:val="20"/>
          <w:szCs w:val="20"/>
        </w:rPr>
        <w:t>namely, 2</w:t>
      </w:r>
      <w:r w:rsidR="00FC08D5" w:rsidRPr="0044466B">
        <w:rPr>
          <w:rFonts w:ascii="Calibri" w:hAnsi="Calibri" w:cs="Calibri"/>
          <w:bCs/>
          <w:sz w:val="20"/>
          <w:szCs w:val="20"/>
        </w:rPr>
        <w:t>iE and IRSAT</w:t>
      </w:r>
      <w:r w:rsidR="00FC59F0" w:rsidRPr="0044466B">
        <w:rPr>
          <w:rFonts w:ascii="Calibri" w:hAnsi="Calibri" w:cs="Calibri"/>
          <w:bCs/>
          <w:sz w:val="20"/>
          <w:szCs w:val="20"/>
        </w:rPr>
        <w:t xml:space="preserve"> have been accredited</w:t>
      </w:r>
      <w:r w:rsidR="008957D0" w:rsidRPr="0044466B">
        <w:rPr>
          <w:rFonts w:ascii="Calibri" w:hAnsi="Calibri" w:cs="Calibri"/>
          <w:bCs/>
          <w:sz w:val="20"/>
          <w:szCs w:val="20"/>
        </w:rPr>
        <w:t xml:space="preserve"> by ECREEE </w:t>
      </w:r>
      <w:r w:rsidR="0093791E">
        <w:rPr>
          <w:rFonts w:ascii="Calibri" w:hAnsi="Calibri" w:cs="Calibri"/>
          <w:bCs/>
          <w:sz w:val="20"/>
          <w:szCs w:val="20"/>
        </w:rPr>
        <w:t>and will</w:t>
      </w:r>
      <w:r w:rsidR="008957D0" w:rsidRPr="0044466B">
        <w:rPr>
          <w:rFonts w:ascii="Calibri" w:hAnsi="Calibri" w:cs="Calibri"/>
          <w:bCs/>
          <w:sz w:val="20"/>
          <w:szCs w:val="20"/>
        </w:rPr>
        <w:t xml:space="preserve"> participate in the RCS</w:t>
      </w:r>
      <w:r w:rsidR="005A3213">
        <w:rPr>
          <w:rFonts w:ascii="Calibri" w:hAnsi="Calibri" w:cs="Calibri"/>
          <w:bCs/>
          <w:sz w:val="20"/>
          <w:szCs w:val="20"/>
        </w:rPr>
        <w:t xml:space="preserve">. These centers have bought into the certification scheme. Trainings will be </w:t>
      </w:r>
      <w:r w:rsidR="00387166">
        <w:rPr>
          <w:rFonts w:ascii="Calibri" w:hAnsi="Calibri" w:cs="Calibri"/>
          <w:bCs/>
          <w:sz w:val="20"/>
          <w:szCs w:val="20"/>
        </w:rPr>
        <w:t xml:space="preserve">provided to trainers and other support provided in order to operationalize the certification scheme in Burkina Faso. The industry association </w:t>
      </w:r>
      <w:r w:rsidR="00076F75">
        <w:rPr>
          <w:rFonts w:ascii="Calibri" w:hAnsi="Calibri" w:cs="Calibri"/>
          <w:bCs/>
          <w:sz w:val="20"/>
          <w:szCs w:val="20"/>
        </w:rPr>
        <w:t>will also be highly involved in this activity</w:t>
      </w:r>
      <w:r w:rsidR="008957D0" w:rsidRPr="0044466B">
        <w:rPr>
          <w:rFonts w:ascii="Calibri" w:hAnsi="Calibri" w:cs="Calibri"/>
          <w:bCs/>
          <w:sz w:val="20"/>
          <w:szCs w:val="20"/>
        </w:rPr>
        <w:t>.</w:t>
      </w:r>
      <w:r w:rsidRPr="0044466B">
        <w:rPr>
          <w:rFonts w:ascii="Calibri" w:hAnsi="Calibri" w:cs="Calibri"/>
          <w:bCs/>
          <w:sz w:val="20"/>
          <w:szCs w:val="20"/>
        </w:rPr>
        <w:t xml:space="preserve"> </w:t>
      </w:r>
      <w:r w:rsidR="008957D0" w:rsidRPr="0044466B">
        <w:rPr>
          <w:rFonts w:ascii="Calibri" w:hAnsi="Calibri" w:cs="Calibri"/>
          <w:bCs/>
          <w:sz w:val="20"/>
          <w:szCs w:val="20"/>
        </w:rPr>
        <w:t>In the framework of th</w:t>
      </w:r>
      <w:r w:rsidR="006E04AE" w:rsidRPr="0044466B">
        <w:rPr>
          <w:rFonts w:ascii="Calibri" w:hAnsi="Calibri" w:cs="Calibri"/>
          <w:bCs/>
          <w:sz w:val="20"/>
          <w:szCs w:val="20"/>
        </w:rPr>
        <w:t xml:space="preserve">is project, </w:t>
      </w:r>
      <w:r w:rsidR="006E04AE">
        <w:rPr>
          <w:rFonts w:ascii="Calibri" w:hAnsi="Calibri" w:cs="Calibri"/>
          <w:bCs/>
          <w:sz w:val="20"/>
          <w:szCs w:val="20"/>
        </w:rPr>
        <w:t>t</w:t>
      </w:r>
      <w:r w:rsidR="00820168" w:rsidRPr="009A1D93">
        <w:rPr>
          <w:rFonts w:ascii="Calibri" w:hAnsi="Calibri" w:cs="Calibri"/>
          <w:bCs/>
          <w:sz w:val="20"/>
          <w:szCs w:val="20"/>
        </w:rPr>
        <w:t>he following activities will be carried out:</w:t>
      </w:r>
    </w:p>
    <w:p w14:paraId="0A988D96" w14:textId="3FD2AC9B" w:rsidR="00AC72E7" w:rsidRPr="009A7F5C" w:rsidRDefault="79AACCA3" w:rsidP="005913BC">
      <w:pPr>
        <w:numPr>
          <w:ilvl w:val="0"/>
          <w:numId w:val="40"/>
        </w:numPr>
        <w:spacing w:before="80"/>
        <w:jc w:val="both"/>
        <w:rPr>
          <w:rFonts w:cs="Calibri"/>
        </w:rPr>
      </w:pPr>
      <w:r w:rsidRPr="1DCCC5EA">
        <w:rPr>
          <w:rFonts w:ascii="Calibri" w:hAnsi="Calibri" w:cs="Calibri"/>
          <w:sz w:val="20"/>
          <w:szCs w:val="20"/>
          <w:u w:val="single"/>
        </w:rPr>
        <w:t>Act</w:t>
      </w:r>
      <w:r w:rsidR="0054265E">
        <w:rPr>
          <w:rFonts w:ascii="Calibri" w:hAnsi="Calibri" w:cs="Calibri"/>
          <w:sz w:val="20"/>
          <w:szCs w:val="20"/>
          <w:u w:val="single"/>
        </w:rPr>
        <w:t>ivity</w:t>
      </w:r>
      <w:r w:rsidRPr="1DCCC5EA">
        <w:rPr>
          <w:rFonts w:ascii="Calibri" w:hAnsi="Calibri" w:cs="Calibri"/>
          <w:sz w:val="20"/>
          <w:szCs w:val="20"/>
          <w:u w:val="single"/>
        </w:rPr>
        <w:t xml:space="preserve"> </w:t>
      </w:r>
      <w:r w:rsidR="4EA24C9B" w:rsidRPr="1DCCC5EA">
        <w:rPr>
          <w:rFonts w:ascii="Calibri" w:hAnsi="Calibri" w:cs="Calibri"/>
          <w:sz w:val="20"/>
          <w:szCs w:val="20"/>
          <w:u w:val="single"/>
        </w:rPr>
        <w:t>1</w:t>
      </w:r>
      <w:r w:rsidRPr="1DCCC5EA">
        <w:rPr>
          <w:rFonts w:ascii="Calibri" w:hAnsi="Calibri" w:cs="Calibri"/>
          <w:sz w:val="20"/>
          <w:szCs w:val="20"/>
          <w:u w:val="single"/>
        </w:rPr>
        <w:t>.</w:t>
      </w:r>
      <w:r w:rsidR="009841D2">
        <w:rPr>
          <w:rFonts w:ascii="Calibri" w:hAnsi="Calibri" w:cs="Calibri"/>
          <w:sz w:val="20"/>
          <w:szCs w:val="20"/>
          <w:u w:val="single"/>
        </w:rPr>
        <w:t>5</w:t>
      </w:r>
      <w:r w:rsidRPr="1DCCC5EA">
        <w:rPr>
          <w:rFonts w:ascii="Calibri" w:hAnsi="Calibri" w:cs="Calibri"/>
          <w:sz w:val="20"/>
          <w:szCs w:val="20"/>
          <w:u w:val="single"/>
        </w:rPr>
        <w:t>.1:</w:t>
      </w:r>
      <w:r w:rsidRPr="1DCCC5EA">
        <w:rPr>
          <w:rFonts w:ascii="Calibri" w:hAnsi="Calibri" w:cs="Calibri"/>
          <w:sz w:val="20"/>
          <w:szCs w:val="20"/>
        </w:rPr>
        <w:t xml:space="preserve"> </w:t>
      </w:r>
      <w:r w:rsidR="704BFA4B" w:rsidRPr="1DCCC5EA">
        <w:rPr>
          <w:rFonts w:ascii="Calibri" w:hAnsi="Calibri" w:cs="Calibri"/>
          <w:sz w:val="20"/>
          <w:szCs w:val="20"/>
        </w:rPr>
        <w:t>Develop</w:t>
      </w:r>
      <w:r w:rsidR="1E4AD5A6" w:rsidRPr="1DCCC5EA">
        <w:rPr>
          <w:rFonts w:ascii="Calibri" w:hAnsi="Calibri" w:cs="Calibri"/>
          <w:sz w:val="20"/>
          <w:szCs w:val="20"/>
        </w:rPr>
        <w:t xml:space="preserve"> country specific job-task analysis and curriculum</w:t>
      </w:r>
      <w:r w:rsidR="44088FD2" w:rsidRPr="1DCCC5EA">
        <w:rPr>
          <w:rFonts w:ascii="Calibri" w:hAnsi="Calibri" w:cs="Calibri"/>
          <w:sz w:val="20"/>
          <w:szCs w:val="20"/>
        </w:rPr>
        <w:t>.</w:t>
      </w:r>
    </w:p>
    <w:p w14:paraId="37E07104" w14:textId="1EAD33C7" w:rsidR="00820168" w:rsidRPr="009A7F5C" w:rsidRDefault="00820168" w:rsidP="005913BC">
      <w:pPr>
        <w:numPr>
          <w:ilvl w:val="0"/>
          <w:numId w:val="40"/>
        </w:numPr>
        <w:spacing w:before="80"/>
        <w:jc w:val="both"/>
        <w:rPr>
          <w:rFonts w:cs="Calibri"/>
          <w:bCs/>
          <w:szCs w:val="20"/>
        </w:rPr>
      </w:pPr>
      <w:r w:rsidRPr="00DA71B5">
        <w:rPr>
          <w:rFonts w:ascii="Calibri" w:hAnsi="Calibri" w:cs="Calibri"/>
          <w:bCs/>
          <w:sz w:val="20"/>
          <w:szCs w:val="20"/>
          <w:u w:val="single"/>
        </w:rPr>
        <w:t>Act</w:t>
      </w:r>
      <w:r w:rsidR="0054265E">
        <w:rPr>
          <w:rFonts w:ascii="Calibri" w:hAnsi="Calibri" w:cs="Calibri"/>
          <w:bCs/>
          <w:sz w:val="20"/>
          <w:szCs w:val="20"/>
          <w:u w:val="single"/>
        </w:rPr>
        <w:t>ivity</w:t>
      </w:r>
      <w:r w:rsidRPr="00DA71B5">
        <w:rPr>
          <w:rFonts w:ascii="Calibri" w:hAnsi="Calibri" w:cs="Calibri"/>
          <w:bCs/>
          <w:sz w:val="20"/>
          <w:szCs w:val="20"/>
          <w:u w:val="single"/>
        </w:rPr>
        <w:t xml:space="preserve"> </w:t>
      </w:r>
      <w:r w:rsidR="009E6DE6" w:rsidRPr="00DA71B5">
        <w:rPr>
          <w:rFonts w:ascii="Calibri" w:hAnsi="Calibri" w:cs="Calibri"/>
          <w:bCs/>
          <w:sz w:val="20"/>
          <w:szCs w:val="20"/>
          <w:u w:val="single"/>
        </w:rPr>
        <w:t>1</w:t>
      </w:r>
      <w:r w:rsidRPr="00DA71B5">
        <w:rPr>
          <w:rFonts w:ascii="Calibri" w:hAnsi="Calibri" w:cs="Calibri"/>
          <w:bCs/>
          <w:sz w:val="20"/>
          <w:szCs w:val="20"/>
          <w:u w:val="single"/>
        </w:rPr>
        <w:t>.</w:t>
      </w:r>
      <w:r w:rsidR="009841D2">
        <w:rPr>
          <w:rFonts w:ascii="Calibri" w:hAnsi="Calibri" w:cs="Calibri"/>
          <w:bCs/>
          <w:sz w:val="20"/>
          <w:szCs w:val="20"/>
          <w:u w:val="single"/>
        </w:rPr>
        <w:t>5</w:t>
      </w:r>
      <w:r w:rsidRPr="00DA71B5">
        <w:rPr>
          <w:rFonts w:ascii="Calibri" w:hAnsi="Calibri" w:cs="Calibri"/>
          <w:bCs/>
          <w:sz w:val="20"/>
          <w:szCs w:val="20"/>
          <w:u w:val="single"/>
        </w:rPr>
        <w:t>.2</w:t>
      </w:r>
      <w:r w:rsidRPr="00DA71B5">
        <w:rPr>
          <w:rFonts w:ascii="Calibri" w:hAnsi="Calibri" w:cs="Calibri"/>
          <w:bCs/>
          <w:sz w:val="20"/>
          <w:szCs w:val="20"/>
        </w:rPr>
        <w:t xml:space="preserve">: </w:t>
      </w:r>
      <w:r w:rsidR="00FE110C" w:rsidRPr="00DA71B5">
        <w:rPr>
          <w:rFonts w:ascii="Calibri" w:hAnsi="Calibri" w:cs="Calibri"/>
          <w:bCs/>
          <w:sz w:val="20"/>
          <w:szCs w:val="20"/>
        </w:rPr>
        <w:t>Analy</w:t>
      </w:r>
      <w:r w:rsidR="00FE110C">
        <w:rPr>
          <w:rFonts w:ascii="Calibri" w:hAnsi="Calibri" w:cs="Calibri"/>
          <w:bCs/>
          <w:sz w:val="20"/>
          <w:szCs w:val="20"/>
        </w:rPr>
        <w:t>ze</w:t>
      </w:r>
      <w:r w:rsidRPr="00DA71B5">
        <w:rPr>
          <w:rFonts w:ascii="Calibri" w:hAnsi="Calibri" w:cs="Calibri"/>
          <w:bCs/>
          <w:sz w:val="20"/>
          <w:szCs w:val="20"/>
        </w:rPr>
        <w:t xml:space="preserve"> existing </w:t>
      </w:r>
      <w:r w:rsidR="00354326" w:rsidRPr="00DA71B5">
        <w:rPr>
          <w:rFonts w:ascii="Calibri" w:hAnsi="Calibri" w:cs="Calibri"/>
          <w:bCs/>
          <w:sz w:val="20"/>
          <w:szCs w:val="20"/>
        </w:rPr>
        <w:t>universit</w:t>
      </w:r>
      <w:r w:rsidR="00354326">
        <w:rPr>
          <w:rFonts w:ascii="Calibri" w:hAnsi="Calibri" w:cs="Calibri"/>
          <w:bCs/>
          <w:sz w:val="20"/>
          <w:szCs w:val="20"/>
        </w:rPr>
        <w:t>ies,</w:t>
      </w:r>
      <w:r w:rsidR="00354326" w:rsidRPr="00DA71B5">
        <w:rPr>
          <w:rFonts w:ascii="Calibri" w:hAnsi="Calibri" w:cs="Calibri"/>
          <w:bCs/>
          <w:sz w:val="20"/>
          <w:szCs w:val="20"/>
        </w:rPr>
        <w:t xml:space="preserve"> higher learning institutions </w:t>
      </w:r>
      <w:r w:rsidR="00354326">
        <w:rPr>
          <w:rFonts w:ascii="Calibri" w:hAnsi="Calibri" w:cs="Calibri"/>
          <w:bCs/>
          <w:sz w:val="20"/>
          <w:szCs w:val="20"/>
        </w:rPr>
        <w:t xml:space="preserve">and </w:t>
      </w:r>
      <w:r w:rsidRPr="00DA71B5">
        <w:rPr>
          <w:rFonts w:ascii="Calibri" w:hAnsi="Calibri" w:cs="Calibri"/>
          <w:bCs/>
          <w:sz w:val="20"/>
          <w:szCs w:val="20"/>
        </w:rPr>
        <w:t xml:space="preserve">vocational training programs and </w:t>
      </w:r>
      <w:r w:rsidR="00FE110C">
        <w:rPr>
          <w:rFonts w:ascii="Calibri" w:hAnsi="Calibri" w:cs="Calibri"/>
          <w:bCs/>
          <w:sz w:val="20"/>
          <w:szCs w:val="20"/>
        </w:rPr>
        <w:t xml:space="preserve">conduct a </w:t>
      </w:r>
      <w:r w:rsidRPr="00DA71B5">
        <w:rPr>
          <w:rFonts w:ascii="Calibri" w:hAnsi="Calibri" w:cs="Calibri"/>
          <w:bCs/>
          <w:sz w:val="20"/>
          <w:szCs w:val="20"/>
        </w:rPr>
        <w:t>gap analysis. Introduc</w:t>
      </w:r>
      <w:r w:rsidR="00FE110C">
        <w:rPr>
          <w:rFonts w:ascii="Calibri" w:hAnsi="Calibri" w:cs="Calibri"/>
          <w:bCs/>
          <w:sz w:val="20"/>
          <w:szCs w:val="20"/>
        </w:rPr>
        <w:t>e the</w:t>
      </w:r>
      <w:r w:rsidRPr="00DA71B5">
        <w:rPr>
          <w:rFonts w:ascii="Calibri" w:hAnsi="Calibri" w:cs="Calibri"/>
          <w:bCs/>
          <w:sz w:val="20"/>
          <w:szCs w:val="20"/>
        </w:rPr>
        <w:t xml:space="preserve"> findings to the authorities in charge of providing the budget to these institutes</w:t>
      </w:r>
      <w:r w:rsidR="00354326">
        <w:rPr>
          <w:rFonts w:ascii="Calibri" w:hAnsi="Calibri" w:cs="Calibri"/>
          <w:bCs/>
          <w:sz w:val="20"/>
          <w:szCs w:val="20"/>
        </w:rPr>
        <w:t xml:space="preserve">, ministry of energy and </w:t>
      </w:r>
      <w:r w:rsidR="00092F58">
        <w:rPr>
          <w:rFonts w:ascii="Calibri" w:hAnsi="Calibri" w:cs="Calibri"/>
          <w:bCs/>
          <w:sz w:val="20"/>
          <w:szCs w:val="20"/>
        </w:rPr>
        <w:t xml:space="preserve">industry associations. </w:t>
      </w:r>
    </w:p>
    <w:p w14:paraId="1619CBBD" w14:textId="60122865" w:rsidR="002A238E" w:rsidRPr="00095647" w:rsidRDefault="2B3EBA1E" w:rsidP="005913BC">
      <w:pPr>
        <w:numPr>
          <w:ilvl w:val="0"/>
          <w:numId w:val="40"/>
        </w:numPr>
        <w:spacing w:before="80"/>
        <w:jc w:val="both"/>
        <w:rPr>
          <w:rFonts w:cs="Calibri"/>
        </w:rPr>
      </w:pPr>
      <w:r w:rsidRPr="0054265E">
        <w:rPr>
          <w:rFonts w:ascii="Calibri" w:hAnsi="Calibri" w:cs="Calibri"/>
          <w:sz w:val="20"/>
          <w:szCs w:val="20"/>
          <w:u w:val="single"/>
        </w:rPr>
        <w:t>Act</w:t>
      </w:r>
      <w:r w:rsidR="0054265E" w:rsidRPr="0054265E">
        <w:rPr>
          <w:rFonts w:ascii="Calibri" w:hAnsi="Calibri" w:cs="Calibri"/>
          <w:sz w:val="20"/>
          <w:szCs w:val="20"/>
          <w:u w:val="single"/>
        </w:rPr>
        <w:t>ivity</w:t>
      </w:r>
      <w:r w:rsidRPr="0054265E">
        <w:rPr>
          <w:rFonts w:ascii="Calibri" w:hAnsi="Calibri" w:cs="Calibri"/>
          <w:sz w:val="20"/>
          <w:szCs w:val="20"/>
          <w:u w:val="single"/>
        </w:rPr>
        <w:t xml:space="preserve"> </w:t>
      </w:r>
      <w:r w:rsidR="4EA24C9B" w:rsidRPr="0054265E">
        <w:rPr>
          <w:rFonts w:ascii="Calibri" w:hAnsi="Calibri" w:cs="Calibri"/>
          <w:sz w:val="20"/>
          <w:szCs w:val="20"/>
          <w:u w:val="single"/>
        </w:rPr>
        <w:t>1</w:t>
      </w:r>
      <w:r w:rsidRPr="0054265E">
        <w:rPr>
          <w:rFonts w:ascii="Calibri" w:hAnsi="Calibri" w:cs="Calibri"/>
          <w:sz w:val="20"/>
          <w:szCs w:val="20"/>
          <w:u w:val="single"/>
        </w:rPr>
        <w:t>.</w:t>
      </w:r>
      <w:r w:rsidR="009841D2" w:rsidRPr="0054265E">
        <w:rPr>
          <w:rFonts w:ascii="Calibri" w:hAnsi="Calibri" w:cs="Calibri"/>
          <w:sz w:val="20"/>
          <w:szCs w:val="20"/>
          <w:u w:val="single"/>
        </w:rPr>
        <w:t>5</w:t>
      </w:r>
      <w:r w:rsidRPr="0054265E">
        <w:rPr>
          <w:rFonts w:ascii="Calibri" w:hAnsi="Calibri" w:cs="Calibri"/>
          <w:sz w:val="20"/>
          <w:szCs w:val="20"/>
          <w:u w:val="single"/>
        </w:rPr>
        <w:t>.</w:t>
      </w:r>
      <w:r w:rsidR="525166D7" w:rsidRPr="0054265E">
        <w:rPr>
          <w:rFonts w:ascii="Calibri" w:hAnsi="Calibri" w:cs="Calibri"/>
          <w:sz w:val="20"/>
          <w:szCs w:val="20"/>
          <w:u w:val="single"/>
        </w:rPr>
        <w:t>3</w:t>
      </w:r>
      <w:r w:rsidRPr="1DCCC5EA">
        <w:rPr>
          <w:rFonts w:ascii="Calibri" w:hAnsi="Calibri" w:cs="Calibri"/>
          <w:sz w:val="20"/>
          <w:szCs w:val="20"/>
        </w:rPr>
        <w:t>: Train the trainers</w:t>
      </w:r>
      <w:r w:rsidR="67ADE04D" w:rsidRPr="1DCCC5EA">
        <w:rPr>
          <w:rFonts w:ascii="Calibri" w:hAnsi="Calibri" w:cs="Calibri"/>
          <w:sz w:val="20"/>
          <w:szCs w:val="20"/>
        </w:rPr>
        <w:t xml:space="preserve"> from key </w:t>
      </w:r>
      <w:r w:rsidR="00332BD2" w:rsidRPr="00332BD2">
        <w:rPr>
          <w:rFonts w:ascii="Calibri" w:hAnsi="Calibri" w:cs="Calibri"/>
          <w:sz w:val="20"/>
          <w:szCs w:val="20"/>
        </w:rPr>
        <w:t xml:space="preserve">academic and research </w:t>
      </w:r>
      <w:r w:rsidR="67ADE04D" w:rsidRPr="1DCCC5EA">
        <w:rPr>
          <w:rFonts w:ascii="Calibri" w:hAnsi="Calibri" w:cs="Calibri"/>
          <w:sz w:val="20"/>
          <w:szCs w:val="20"/>
        </w:rPr>
        <w:t>institutions</w:t>
      </w:r>
      <w:r w:rsidR="00332BD2" w:rsidRPr="00332BD2">
        <w:rPr>
          <w:rFonts w:ascii="Calibri" w:hAnsi="Calibri" w:cs="Calibri"/>
          <w:sz w:val="20"/>
          <w:szCs w:val="20"/>
        </w:rPr>
        <w:t xml:space="preserve"> such as</w:t>
      </w:r>
      <w:r w:rsidR="67ADE04D" w:rsidRPr="1DCCC5EA">
        <w:rPr>
          <w:rFonts w:ascii="Calibri" w:hAnsi="Calibri" w:cs="Calibri"/>
          <w:sz w:val="20"/>
          <w:szCs w:val="20"/>
        </w:rPr>
        <w:t xml:space="preserve"> 2</w:t>
      </w:r>
      <w:r w:rsidR="0E140C01" w:rsidRPr="1DCCC5EA">
        <w:rPr>
          <w:rFonts w:ascii="Calibri" w:hAnsi="Calibri" w:cs="Calibri"/>
          <w:sz w:val="20"/>
          <w:szCs w:val="20"/>
        </w:rPr>
        <w:t>i</w:t>
      </w:r>
      <w:r w:rsidR="67ADE04D" w:rsidRPr="1DCCC5EA">
        <w:rPr>
          <w:rFonts w:ascii="Calibri" w:hAnsi="Calibri" w:cs="Calibri"/>
          <w:sz w:val="20"/>
          <w:szCs w:val="20"/>
        </w:rPr>
        <w:t xml:space="preserve">E, University of </w:t>
      </w:r>
      <w:proofErr w:type="spellStart"/>
      <w:r w:rsidR="67ADE04D" w:rsidRPr="1DCCC5EA">
        <w:rPr>
          <w:rFonts w:ascii="Calibri" w:hAnsi="Calibri" w:cs="Calibri"/>
          <w:sz w:val="20"/>
          <w:szCs w:val="20"/>
        </w:rPr>
        <w:t>Ouaga</w:t>
      </w:r>
      <w:proofErr w:type="spellEnd"/>
      <w:r w:rsidR="7106E6FC" w:rsidRPr="1DCCC5EA">
        <w:rPr>
          <w:rFonts w:ascii="Calibri" w:hAnsi="Calibri" w:cs="Calibri"/>
          <w:sz w:val="20"/>
          <w:szCs w:val="20"/>
        </w:rPr>
        <w:t xml:space="preserve"> and</w:t>
      </w:r>
      <w:r w:rsidR="67ADE04D" w:rsidRPr="1DCCC5EA">
        <w:rPr>
          <w:rFonts w:ascii="Calibri" w:hAnsi="Calibri" w:cs="Calibri"/>
          <w:sz w:val="20"/>
          <w:szCs w:val="20"/>
        </w:rPr>
        <w:t xml:space="preserve"> </w:t>
      </w:r>
      <w:r w:rsidR="7106E6FC" w:rsidRPr="1DCCC5EA">
        <w:rPr>
          <w:rFonts w:ascii="Calibri" w:hAnsi="Calibri" w:cs="Calibri"/>
          <w:sz w:val="20"/>
          <w:szCs w:val="20"/>
        </w:rPr>
        <w:t>IRSAT to administer the certification tests.</w:t>
      </w:r>
    </w:p>
    <w:p w14:paraId="0D4D6C5D" w14:textId="61915625" w:rsidR="003A790A" w:rsidRPr="00095647" w:rsidRDefault="003A790A" w:rsidP="005913BC">
      <w:pPr>
        <w:numPr>
          <w:ilvl w:val="0"/>
          <w:numId w:val="40"/>
        </w:numPr>
        <w:spacing w:before="80"/>
        <w:jc w:val="both"/>
        <w:rPr>
          <w:rFonts w:cs="Calibri"/>
          <w:bCs/>
          <w:szCs w:val="20"/>
        </w:rPr>
      </w:pPr>
      <w:r w:rsidRPr="00DA71B5">
        <w:rPr>
          <w:rFonts w:ascii="Calibri" w:hAnsi="Calibri" w:cs="Calibri"/>
          <w:bCs/>
          <w:sz w:val="20"/>
          <w:szCs w:val="20"/>
          <w:u w:val="single"/>
        </w:rPr>
        <w:t>Act</w:t>
      </w:r>
      <w:r w:rsidR="0054265E">
        <w:rPr>
          <w:rFonts w:ascii="Calibri" w:hAnsi="Calibri" w:cs="Calibri"/>
          <w:bCs/>
          <w:sz w:val="20"/>
          <w:szCs w:val="20"/>
          <w:u w:val="single"/>
        </w:rPr>
        <w:t>ivity</w:t>
      </w:r>
      <w:r w:rsidRPr="00DA71B5">
        <w:rPr>
          <w:rFonts w:ascii="Calibri" w:hAnsi="Calibri" w:cs="Calibri"/>
          <w:bCs/>
          <w:sz w:val="20"/>
          <w:szCs w:val="20"/>
          <w:u w:val="single"/>
        </w:rPr>
        <w:t xml:space="preserve"> 1.</w:t>
      </w:r>
      <w:r w:rsidR="009841D2">
        <w:rPr>
          <w:rFonts w:ascii="Calibri" w:hAnsi="Calibri" w:cs="Calibri"/>
          <w:bCs/>
          <w:sz w:val="20"/>
          <w:szCs w:val="20"/>
          <w:u w:val="single"/>
        </w:rPr>
        <w:t>5</w:t>
      </w:r>
      <w:r w:rsidRPr="00DA71B5">
        <w:rPr>
          <w:rFonts w:ascii="Calibri" w:hAnsi="Calibri" w:cs="Calibri"/>
          <w:bCs/>
          <w:sz w:val="20"/>
          <w:szCs w:val="20"/>
          <w:u w:val="single"/>
        </w:rPr>
        <w:t>.</w:t>
      </w:r>
      <w:r w:rsidR="00095647">
        <w:rPr>
          <w:rFonts w:ascii="Calibri" w:hAnsi="Calibri" w:cs="Calibri"/>
          <w:bCs/>
          <w:sz w:val="20"/>
          <w:szCs w:val="20"/>
          <w:u w:val="single"/>
        </w:rPr>
        <w:t>4</w:t>
      </w:r>
      <w:r w:rsidRPr="00DA71B5">
        <w:rPr>
          <w:rFonts w:ascii="Calibri" w:hAnsi="Calibri" w:cs="Calibri"/>
          <w:bCs/>
          <w:sz w:val="20"/>
          <w:szCs w:val="20"/>
          <w:u w:val="single"/>
        </w:rPr>
        <w:t>:</w:t>
      </w:r>
      <w:r w:rsidRPr="00DA71B5">
        <w:rPr>
          <w:rFonts w:ascii="Calibri" w:hAnsi="Calibri" w:cs="Calibri"/>
          <w:bCs/>
          <w:sz w:val="20"/>
          <w:szCs w:val="20"/>
        </w:rPr>
        <w:t xml:space="preserve"> </w:t>
      </w:r>
      <w:r>
        <w:rPr>
          <w:rFonts w:ascii="Calibri" w:hAnsi="Calibri" w:cs="Calibri"/>
          <w:bCs/>
          <w:sz w:val="20"/>
          <w:szCs w:val="20"/>
        </w:rPr>
        <w:t>Run a pilot phase of certification exams</w:t>
      </w:r>
      <w:r w:rsidR="00076F75">
        <w:rPr>
          <w:rFonts w:ascii="Calibri" w:hAnsi="Calibri" w:cs="Calibri"/>
          <w:bCs/>
          <w:sz w:val="20"/>
          <w:szCs w:val="20"/>
        </w:rPr>
        <w:t>.</w:t>
      </w:r>
    </w:p>
    <w:p w14:paraId="2720B27B" w14:textId="77777777" w:rsidR="006B5DCE" w:rsidRPr="00A94ABD" w:rsidRDefault="006B5DCE" w:rsidP="001354E3">
      <w:pPr>
        <w:rPr>
          <w:rFonts w:cs="Calibri"/>
          <w:bCs/>
          <w:i/>
          <w:szCs w:val="20"/>
        </w:rPr>
      </w:pPr>
    </w:p>
    <w:p w14:paraId="07EC8C55" w14:textId="1B32F00F" w:rsidR="009841D2" w:rsidRPr="00332BD2" w:rsidRDefault="009841D2" w:rsidP="005913BC">
      <w:pPr>
        <w:numPr>
          <w:ilvl w:val="0"/>
          <w:numId w:val="36"/>
        </w:numPr>
        <w:rPr>
          <w:rFonts w:ascii="Calibri" w:hAnsi="Calibri" w:cs="Calibri"/>
          <w:sz w:val="20"/>
          <w:szCs w:val="20"/>
          <w:u w:val="single"/>
        </w:rPr>
      </w:pPr>
      <w:r w:rsidRPr="00944EC1">
        <w:rPr>
          <w:rFonts w:ascii="Calibri" w:hAnsi="Calibri" w:cs="Calibri"/>
          <w:i/>
          <w:iCs/>
          <w:sz w:val="20"/>
          <w:szCs w:val="20"/>
          <w:u w:val="single"/>
        </w:rPr>
        <w:t xml:space="preserve">Output 1.6: </w:t>
      </w:r>
      <w:r w:rsidRPr="00332BD2">
        <w:rPr>
          <w:rFonts w:ascii="Calibri" w:hAnsi="Calibri" w:cs="Calibri"/>
          <w:i/>
          <w:iCs/>
          <w:sz w:val="20"/>
          <w:szCs w:val="20"/>
          <w:u w:val="single"/>
        </w:rPr>
        <w:t>Light quantitative</w:t>
      </w:r>
      <w:r w:rsidRPr="00332BD2">
        <w:rPr>
          <w:rFonts w:ascii="Calibri" w:hAnsi="Calibri" w:cs="Calibri"/>
          <w:sz w:val="20"/>
          <w:szCs w:val="20"/>
          <w:u w:val="single"/>
        </w:rPr>
        <w:t xml:space="preserve"> </w:t>
      </w:r>
      <w:r w:rsidRPr="00944EC1">
        <w:rPr>
          <w:rFonts w:ascii="Calibri" w:hAnsi="Calibri" w:cs="Calibri"/>
          <w:i/>
          <w:iCs/>
          <w:sz w:val="20"/>
          <w:szCs w:val="20"/>
          <w:u w:val="single"/>
        </w:rPr>
        <w:t>mini-grid DREI techno-economic</w:t>
      </w:r>
      <w:r w:rsidRPr="00332BD2">
        <w:rPr>
          <w:rFonts w:cs="Calibri"/>
          <w:i/>
          <w:iCs/>
          <w:u w:val="single"/>
        </w:rPr>
        <w:t xml:space="preserve"> </w:t>
      </w:r>
      <w:r w:rsidRPr="00891B35">
        <w:rPr>
          <w:rFonts w:ascii="Calibri" w:hAnsi="Calibri" w:cs="Calibri"/>
          <w:i/>
          <w:iCs/>
          <w:sz w:val="20"/>
          <w:szCs w:val="20"/>
          <w:u w:val="single"/>
        </w:rPr>
        <w:t xml:space="preserve">analysis carried in Year 4 </w:t>
      </w:r>
    </w:p>
    <w:p w14:paraId="145AE482" w14:textId="77777777" w:rsidR="00E04D71" w:rsidRDefault="00E04D71" w:rsidP="00FA2C9A">
      <w:pPr>
        <w:rPr>
          <w:rFonts w:eastAsia="Arial"/>
        </w:rPr>
      </w:pPr>
    </w:p>
    <w:p w14:paraId="435AD697" w14:textId="18A34370" w:rsidR="00E04D71" w:rsidRDefault="009841D2" w:rsidP="00E04D71">
      <w:pPr>
        <w:ind w:left="360"/>
        <w:jc w:val="both"/>
        <w:rPr>
          <w:rFonts w:ascii="Calibri" w:eastAsia="Arial" w:hAnsi="Calibri" w:cs="Calibri"/>
          <w:color w:val="000000" w:themeColor="text1"/>
          <w:sz w:val="20"/>
          <w:szCs w:val="20"/>
        </w:rPr>
      </w:pPr>
      <w:r w:rsidRPr="00461640">
        <w:rPr>
          <w:rFonts w:ascii="Calibri" w:eastAsia="Arial" w:hAnsi="Calibri" w:cs="Calibri"/>
          <w:sz w:val="20"/>
          <w:szCs w:val="20"/>
        </w:rPr>
        <w:t>The UNDP</w:t>
      </w:r>
      <w:r w:rsidR="00E04D71">
        <w:rPr>
          <w:rFonts w:ascii="Calibri" w:eastAsia="Arial" w:hAnsi="Calibri" w:cs="Calibri"/>
          <w:sz w:val="20"/>
          <w:szCs w:val="20"/>
        </w:rPr>
        <w:t>,</w:t>
      </w:r>
      <w:r w:rsidRPr="00461640">
        <w:rPr>
          <w:rFonts w:ascii="Calibri" w:eastAsia="Arial" w:hAnsi="Calibri" w:cs="Calibri"/>
          <w:sz w:val="20"/>
          <w:szCs w:val="20"/>
        </w:rPr>
        <w:t xml:space="preserve"> in the framework of </w:t>
      </w:r>
      <w:r w:rsidR="00351266">
        <w:rPr>
          <w:rFonts w:ascii="Calibri" w:eastAsia="Arial" w:hAnsi="Calibri" w:cs="Calibri"/>
          <w:sz w:val="20"/>
          <w:szCs w:val="20"/>
        </w:rPr>
        <w:t xml:space="preserve">the </w:t>
      </w:r>
      <w:proofErr w:type="spellStart"/>
      <w:r w:rsidRPr="00461640">
        <w:rPr>
          <w:rFonts w:ascii="Calibri" w:eastAsia="Arial" w:hAnsi="Calibri" w:cs="Calibri"/>
          <w:sz w:val="20"/>
          <w:szCs w:val="20"/>
        </w:rPr>
        <w:t>S</w:t>
      </w:r>
      <w:r w:rsidR="00FE110C">
        <w:rPr>
          <w:rFonts w:ascii="Calibri" w:eastAsia="Arial" w:hAnsi="Calibri" w:cs="Calibri"/>
          <w:sz w:val="20"/>
          <w:szCs w:val="20"/>
        </w:rPr>
        <w:t>ida</w:t>
      </w:r>
      <w:proofErr w:type="spellEnd"/>
      <w:r w:rsidRPr="00461640">
        <w:rPr>
          <w:rFonts w:ascii="Calibri" w:eastAsia="Arial" w:hAnsi="Calibri" w:cs="Calibri"/>
          <w:sz w:val="20"/>
          <w:szCs w:val="20"/>
        </w:rPr>
        <w:t xml:space="preserve">-funded </w:t>
      </w:r>
      <w:r w:rsidRPr="00461640">
        <w:rPr>
          <w:rFonts w:ascii="Calibri" w:eastAsia="Arial" w:hAnsi="Calibri" w:cs="Calibri"/>
          <w:color w:val="000000" w:themeColor="text1"/>
          <w:sz w:val="20"/>
          <w:szCs w:val="20"/>
        </w:rPr>
        <w:t xml:space="preserve">Rural Electrification </w:t>
      </w:r>
      <w:r w:rsidR="00D223F0">
        <w:rPr>
          <w:rFonts w:ascii="Calibri" w:eastAsia="Arial" w:hAnsi="Calibri" w:cs="Calibri"/>
          <w:color w:val="000000" w:themeColor="text1"/>
          <w:sz w:val="20"/>
          <w:szCs w:val="20"/>
        </w:rPr>
        <w:t>P</w:t>
      </w:r>
      <w:r w:rsidRPr="00461640">
        <w:rPr>
          <w:rFonts w:ascii="Calibri" w:eastAsia="Arial" w:hAnsi="Calibri" w:cs="Calibri"/>
          <w:color w:val="000000" w:themeColor="text1"/>
          <w:sz w:val="20"/>
          <w:szCs w:val="20"/>
        </w:rPr>
        <w:t xml:space="preserve">roject in the </w:t>
      </w:r>
      <w:proofErr w:type="spellStart"/>
      <w:r w:rsidRPr="00461640">
        <w:rPr>
          <w:rFonts w:ascii="Calibri" w:eastAsia="Arial" w:hAnsi="Calibri" w:cs="Calibri"/>
          <w:color w:val="000000" w:themeColor="text1"/>
          <w:sz w:val="20"/>
          <w:szCs w:val="20"/>
        </w:rPr>
        <w:t>Liptako-Gourma</w:t>
      </w:r>
      <w:proofErr w:type="spellEnd"/>
      <w:r w:rsidRPr="00461640">
        <w:rPr>
          <w:rFonts w:ascii="Calibri" w:eastAsia="Arial" w:hAnsi="Calibri" w:cs="Calibri"/>
          <w:color w:val="000000" w:themeColor="text1"/>
          <w:sz w:val="20"/>
          <w:szCs w:val="20"/>
        </w:rPr>
        <w:t xml:space="preserve"> region will conduct a </w:t>
      </w:r>
      <w:r w:rsidR="00D223F0">
        <w:rPr>
          <w:rFonts w:ascii="Calibri" w:eastAsia="Arial" w:hAnsi="Calibri" w:cs="Calibri"/>
          <w:color w:val="000000" w:themeColor="text1"/>
          <w:sz w:val="20"/>
          <w:szCs w:val="20"/>
        </w:rPr>
        <w:t>full</w:t>
      </w:r>
      <w:r w:rsidR="00351266">
        <w:rPr>
          <w:rFonts w:ascii="Calibri" w:eastAsia="Arial" w:hAnsi="Calibri" w:cs="Calibri"/>
          <w:color w:val="000000" w:themeColor="text1"/>
          <w:sz w:val="20"/>
          <w:szCs w:val="20"/>
        </w:rPr>
        <w:t>y</w:t>
      </w:r>
      <w:r w:rsidR="00D223F0">
        <w:rPr>
          <w:rFonts w:ascii="Calibri" w:eastAsia="Arial" w:hAnsi="Calibri" w:cs="Calibri"/>
          <w:color w:val="000000" w:themeColor="text1"/>
          <w:sz w:val="20"/>
          <w:szCs w:val="20"/>
        </w:rPr>
        <w:t xml:space="preserve">-fledged </w:t>
      </w:r>
      <w:r w:rsidRPr="00461640">
        <w:rPr>
          <w:rFonts w:ascii="Calibri" w:eastAsia="Arial" w:hAnsi="Calibri" w:cs="Calibri"/>
          <w:color w:val="000000" w:themeColor="text1"/>
          <w:sz w:val="20"/>
          <w:szCs w:val="20"/>
        </w:rPr>
        <w:t xml:space="preserve">DREI analysis on </w:t>
      </w:r>
      <w:proofErr w:type="spellStart"/>
      <w:r w:rsidRPr="00461640">
        <w:rPr>
          <w:rFonts w:ascii="Calibri" w:eastAsia="Arial" w:hAnsi="Calibri" w:cs="Calibri"/>
          <w:color w:val="000000" w:themeColor="text1"/>
          <w:sz w:val="20"/>
          <w:szCs w:val="20"/>
        </w:rPr>
        <w:t>minigrids</w:t>
      </w:r>
      <w:proofErr w:type="spellEnd"/>
      <w:r w:rsidRPr="00461640">
        <w:rPr>
          <w:rFonts w:ascii="Calibri" w:eastAsia="Arial" w:hAnsi="Calibri" w:cs="Calibri"/>
          <w:color w:val="000000" w:themeColor="text1"/>
          <w:sz w:val="20"/>
          <w:szCs w:val="20"/>
        </w:rPr>
        <w:t xml:space="preserve"> in 2021 as well as capacity-building activities of dedicated staff at ABER. Therefore, </w:t>
      </w:r>
      <w:r w:rsidRPr="00461640">
        <w:rPr>
          <w:rFonts w:ascii="Calibri" w:hAnsi="Calibri" w:cs="Calibri"/>
          <w:sz w:val="20"/>
          <w:szCs w:val="20"/>
        </w:rPr>
        <w:t>building on the</w:t>
      </w:r>
      <w:r w:rsidR="00D223F0">
        <w:rPr>
          <w:rFonts w:ascii="Calibri" w:hAnsi="Calibri" w:cs="Calibri"/>
          <w:sz w:val="20"/>
          <w:szCs w:val="20"/>
        </w:rPr>
        <w:t>se activities</w:t>
      </w:r>
      <w:r w:rsidRPr="00461640">
        <w:rPr>
          <w:rFonts w:ascii="Calibri" w:hAnsi="Calibri" w:cs="Calibri"/>
          <w:sz w:val="20"/>
          <w:szCs w:val="20"/>
        </w:rPr>
        <w:t>, the DREI analys</w:t>
      </w:r>
      <w:r w:rsidR="00D223F0">
        <w:rPr>
          <w:rFonts w:ascii="Calibri" w:hAnsi="Calibri" w:cs="Calibri"/>
          <w:sz w:val="20"/>
          <w:szCs w:val="20"/>
        </w:rPr>
        <w:t>i</w:t>
      </w:r>
      <w:r w:rsidRPr="00461640">
        <w:rPr>
          <w:rFonts w:ascii="Calibri" w:hAnsi="Calibri" w:cs="Calibri"/>
          <w:sz w:val="20"/>
          <w:szCs w:val="20"/>
        </w:rPr>
        <w:t xml:space="preserve">s will be updated to track evolutions in financing costs as well as in hardware and soft costs. New interviews </w:t>
      </w:r>
      <w:r w:rsidR="00D223F0">
        <w:rPr>
          <w:rFonts w:ascii="Calibri" w:hAnsi="Calibri" w:cs="Calibri"/>
          <w:sz w:val="20"/>
          <w:szCs w:val="20"/>
        </w:rPr>
        <w:t xml:space="preserve">in </w:t>
      </w:r>
      <w:r w:rsidR="00351266">
        <w:rPr>
          <w:rFonts w:ascii="Calibri" w:hAnsi="Calibri" w:cs="Calibri"/>
          <w:sz w:val="20"/>
          <w:szCs w:val="20"/>
        </w:rPr>
        <w:t xml:space="preserve">a </w:t>
      </w:r>
      <w:r w:rsidRPr="00461640">
        <w:rPr>
          <w:rFonts w:ascii="Calibri" w:hAnsi="Calibri" w:cs="Calibri"/>
          <w:sz w:val="20"/>
          <w:szCs w:val="20"/>
        </w:rPr>
        <w:t xml:space="preserve">smaller sample than in </w:t>
      </w:r>
      <w:r w:rsidR="00D223F0">
        <w:rPr>
          <w:rFonts w:ascii="Calibri" w:hAnsi="Calibri" w:cs="Calibri"/>
          <w:sz w:val="20"/>
          <w:szCs w:val="20"/>
        </w:rPr>
        <w:t xml:space="preserve">2021 </w:t>
      </w:r>
      <w:r w:rsidRPr="00461640">
        <w:rPr>
          <w:rFonts w:ascii="Calibri" w:hAnsi="Calibri" w:cs="Calibri"/>
          <w:sz w:val="20"/>
          <w:szCs w:val="20"/>
        </w:rPr>
        <w:t xml:space="preserve">will be conducted to collect updated data on the risk environment and financing costs, and the key financial modelling inputs </w:t>
      </w:r>
      <w:r w:rsidR="00D223F0">
        <w:rPr>
          <w:rFonts w:ascii="Calibri" w:hAnsi="Calibri" w:cs="Calibri"/>
          <w:sz w:val="20"/>
          <w:szCs w:val="20"/>
        </w:rPr>
        <w:t>will</w:t>
      </w:r>
      <w:r w:rsidRPr="00461640">
        <w:rPr>
          <w:rFonts w:ascii="Calibri" w:hAnsi="Calibri" w:cs="Calibri"/>
          <w:sz w:val="20"/>
          <w:szCs w:val="20"/>
        </w:rPr>
        <w:t xml:space="preserve"> be updated with </w:t>
      </w:r>
      <w:r w:rsidR="00351266">
        <w:rPr>
          <w:rFonts w:ascii="Calibri" w:hAnsi="Calibri" w:cs="Calibri"/>
          <w:sz w:val="20"/>
          <w:szCs w:val="20"/>
        </w:rPr>
        <w:t xml:space="preserve">the </w:t>
      </w:r>
      <w:r w:rsidRPr="00461640">
        <w:rPr>
          <w:rFonts w:ascii="Calibri" w:hAnsi="Calibri" w:cs="Calibri"/>
          <w:sz w:val="20"/>
          <w:szCs w:val="20"/>
        </w:rPr>
        <w:t>latest hardware and soft costs. The outputs will be a brief update note of 2-5 pages specifically focusing on changes in (</w:t>
      </w:r>
      <w:proofErr w:type="spellStart"/>
      <w:r w:rsidRPr="00461640">
        <w:rPr>
          <w:rFonts w:ascii="Calibri" w:hAnsi="Calibri" w:cs="Calibri"/>
          <w:sz w:val="20"/>
          <w:szCs w:val="20"/>
        </w:rPr>
        <w:t>i</w:t>
      </w:r>
      <w:proofErr w:type="spellEnd"/>
      <w:r w:rsidRPr="00461640">
        <w:rPr>
          <w:rFonts w:ascii="Calibri" w:hAnsi="Calibri" w:cs="Calibri"/>
          <w:sz w:val="20"/>
          <w:szCs w:val="20"/>
        </w:rPr>
        <w:t xml:space="preserve">) the risk environment, (ii) financing costs, hard and soft costs, and LCOE. </w:t>
      </w:r>
      <w:r w:rsidR="001D60C0">
        <w:rPr>
          <w:rFonts w:ascii="Calibri" w:hAnsi="Calibri" w:cs="Calibri"/>
          <w:sz w:val="20"/>
          <w:szCs w:val="20"/>
        </w:rPr>
        <w:t xml:space="preserve">Together, the DREI analysis conducted in the scope of the </w:t>
      </w:r>
      <w:proofErr w:type="spellStart"/>
      <w:r w:rsidR="001D60C0" w:rsidRPr="00461640">
        <w:rPr>
          <w:rFonts w:ascii="Calibri" w:eastAsia="Arial" w:hAnsi="Calibri" w:cs="Calibri"/>
          <w:sz w:val="20"/>
          <w:szCs w:val="20"/>
        </w:rPr>
        <w:t>S</w:t>
      </w:r>
      <w:r w:rsidR="001D60C0">
        <w:rPr>
          <w:rFonts w:ascii="Calibri" w:eastAsia="Arial" w:hAnsi="Calibri" w:cs="Calibri"/>
          <w:sz w:val="20"/>
          <w:szCs w:val="20"/>
        </w:rPr>
        <w:t>ida</w:t>
      </w:r>
      <w:proofErr w:type="spellEnd"/>
      <w:r w:rsidR="001D60C0" w:rsidRPr="00461640">
        <w:rPr>
          <w:rFonts w:ascii="Calibri" w:eastAsia="Arial" w:hAnsi="Calibri" w:cs="Calibri"/>
          <w:sz w:val="20"/>
          <w:szCs w:val="20"/>
        </w:rPr>
        <w:t xml:space="preserve">-funded </w:t>
      </w:r>
      <w:r w:rsidR="001D60C0" w:rsidRPr="00461640">
        <w:rPr>
          <w:rFonts w:ascii="Calibri" w:eastAsia="Arial" w:hAnsi="Calibri" w:cs="Calibri"/>
          <w:color w:val="000000" w:themeColor="text1"/>
          <w:sz w:val="20"/>
          <w:szCs w:val="20"/>
        </w:rPr>
        <w:t xml:space="preserve">Rural Electrification </w:t>
      </w:r>
      <w:r w:rsidR="001D60C0">
        <w:rPr>
          <w:rFonts w:ascii="Calibri" w:eastAsia="Arial" w:hAnsi="Calibri" w:cs="Calibri"/>
          <w:color w:val="000000" w:themeColor="text1"/>
          <w:sz w:val="20"/>
          <w:szCs w:val="20"/>
        </w:rPr>
        <w:t>P</w:t>
      </w:r>
      <w:r w:rsidR="001D60C0" w:rsidRPr="00461640">
        <w:rPr>
          <w:rFonts w:ascii="Calibri" w:eastAsia="Arial" w:hAnsi="Calibri" w:cs="Calibri"/>
          <w:color w:val="000000" w:themeColor="text1"/>
          <w:sz w:val="20"/>
          <w:szCs w:val="20"/>
        </w:rPr>
        <w:t xml:space="preserve">roject in the </w:t>
      </w:r>
      <w:proofErr w:type="spellStart"/>
      <w:r w:rsidR="001D60C0" w:rsidRPr="00461640">
        <w:rPr>
          <w:rFonts w:ascii="Calibri" w:eastAsia="Arial" w:hAnsi="Calibri" w:cs="Calibri"/>
          <w:color w:val="000000" w:themeColor="text1"/>
          <w:sz w:val="20"/>
          <w:szCs w:val="20"/>
        </w:rPr>
        <w:t>Liptako-Gourma</w:t>
      </w:r>
      <w:proofErr w:type="spellEnd"/>
      <w:r w:rsidR="001D60C0" w:rsidRPr="00461640">
        <w:rPr>
          <w:rFonts w:ascii="Calibri" w:eastAsia="Arial" w:hAnsi="Calibri" w:cs="Calibri"/>
          <w:color w:val="000000" w:themeColor="text1"/>
          <w:sz w:val="20"/>
          <w:szCs w:val="20"/>
        </w:rPr>
        <w:t xml:space="preserve"> </w:t>
      </w:r>
      <w:proofErr w:type="gramStart"/>
      <w:r w:rsidR="001D60C0" w:rsidRPr="00461640">
        <w:rPr>
          <w:rFonts w:ascii="Calibri" w:eastAsia="Arial" w:hAnsi="Calibri" w:cs="Calibri"/>
          <w:color w:val="000000" w:themeColor="text1"/>
          <w:sz w:val="20"/>
          <w:szCs w:val="20"/>
        </w:rPr>
        <w:t>region</w:t>
      </w:r>
      <w:proofErr w:type="gramEnd"/>
      <w:r w:rsidR="001D60C0">
        <w:rPr>
          <w:rFonts w:ascii="Calibri" w:eastAsia="Arial" w:hAnsi="Calibri" w:cs="Calibri"/>
          <w:color w:val="000000" w:themeColor="text1"/>
          <w:sz w:val="20"/>
          <w:szCs w:val="20"/>
        </w:rPr>
        <w:t xml:space="preserve"> and the AMP Child Project will therefore </w:t>
      </w:r>
      <w:r w:rsidR="002D0867">
        <w:rPr>
          <w:rFonts w:ascii="Calibri" w:eastAsia="Arial" w:hAnsi="Calibri" w:cs="Calibri"/>
          <w:color w:val="000000" w:themeColor="text1"/>
          <w:sz w:val="20"/>
          <w:szCs w:val="20"/>
        </w:rPr>
        <w:t>act as key mechanism to</w:t>
      </w:r>
      <w:r w:rsidR="001D60C0">
        <w:rPr>
          <w:rFonts w:ascii="Calibri" w:eastAsia="Arial" w:hAnsi="Calibri" w:cs="Calibri"/>
          <w:color w:val="000000" w:themeColor="text1"/>
          <w:sz w:val="20"/>
          <w:szCs w:val="20"/>
        </w:rPr>
        <w:t xml:space="preserve"> reach the following objectives: </w:t>
      </w:r>
    </w:p>
    <w:p w14:paraId="63CEE933" w14:textId="55606F82" w:rsidR="001D60C0" w:rsidRPr="002205D2" w:rsidRDefault="002D0867" w:rsidP="00FA2C9A">
      <w:pPr>
        <w:numPr>
          <w:ilvl w:val="1"/>
          <w:numId w:val="58"/>
        </w:numPr>
        <w:jc w:val="both"/>
        <w:rPr>
          <w:rFonts w:ascii="Calibri" w:hAnsi="Calibri" w:cs="Calibri"/>
          <w:sz w:val="20"/>
          <w:szCs w:val="20"/>
        </w:rPr>
      </w:pPr>
      <w:r>
        <w:rPr>
          <w:rFonts w:ascii="Calibri" w:hAnsi="Calibri" w:cs="Calibri"/>
          <w:sz w:val="20"/>
          <w:szCs w:val="20"/>
        </w:rPr>
        <w:t>I</w:t>
      </w:r>
      <w:r w:rsidR="001D60C0" w:rsidRPr="002205D2">
        <w:rPr>
          <w:rFonts w:ascii="Calibri" w:hAnsi="Calibri" w:cs="Calibri"/>
          <w:sz w:val="20"/>
          <w:szCs w:val="20"/>
        </w:rPr>
        <w:t xml:space="preserve">dentify policy and financial </w:t>
      </w:r>
      <w:proofErr w:type="spellStart"/>
      <w:r w:rsidR="001D60C0" w:rsidRPr="002205D2">
        <w:rPr>
          <w:rFonts w:ascii="Calibri" w:hAnsi="Calibri" w:cs="Calibri"/>
          <w:sz w:val="20"/>
          <w:szCs w:val="20"/>
        </w:rPr>
        <w:t>derisking</w:t>
      </w:r>
      <w:proofErr w:type="spellEnd"/>
      <w:r w:rsidR="001D60C0" w:rsidRPr="002205D2">
        <w:rPr>
          <w:rFonts w:ascii="Calibri" w:hAnsi="Calibri" w:cs="Calibri"/>
          <w:sz w:val="20"/>
          <w:szCs w:val="20"/>
        </w:rPr>
        <w:t xml:space="preserve"> </w:t>
      </w:r>
      <w:proofErr w:type="gramStart"/>
      <w:r w:rsidR="001D60C0" w:rsidRPr="002205D2">
        <w:rPr>
          <w:rFonts w:ascii="Calibri" w:hAnsi="Calibri" w:cs="Calibri"/>
          <w:sz w:val="20"/>
          <w:szCs w:val="20"/>
        </w:rPr>
        <w:t>instruments</w:t>
      </w:r>
      <w:r w:rsidR="00EF44C4">
        <w:rPr>
          <w:rFonts w:ascii="Calibri" w:hAnsi="Calibri" w:cs="Calibri"/>
          <w:sz w:val="20"/>
          <w:szCs w:val="20"/>
        </w:rPr>
        <w:t>;</w:t>
      </w:r>
      <w:proofErr w:type="gramEnd"/>
    </w:p>
    <w:p w14:paraId="13D52445" w14:textId="6FA2C49C" w:rsidR="001D60C0" w:rsidRPr="002205D2" w:rsidRDefault="002D0867" w:rsidP="00FA2C9A">
      <w:pPr>
        <w:numPr>
          <w:ilvl w:val="1"/>
          <w:numId w:val="58"/>
        </w:numPr>
        <w:jc w:val="both"/>
        <w:rPr>
          <w:rFonts w:ascii="Calibri" w:hAnsi="Calibri" w:cs="Calibri"/>
          <w:sz w:val="20"/>
          <w:szCs w:val="20"/>
        </w:rPr>
      </w:pPr>
      <w:r>
        <w:rPr>
          <w:rFonts w:ascii="Calibri" w:hAnsi="Calibri" w:cs="Calibri"/>
          <w:sz w:val="20"/>
          <w:szCs w:val="20"/>
        </w:rPr>
        <w:t>T</w:t>
      </w:r>
      <w:r w:rsidR="001D60C0" w:rsidRPr="002205D2">
        <w:rPr>
          <w:rFonts w:ascii="Calibri" w:hAnsi="Calibri" w:cs="Calibri"/>
          <w:sz w:val="20"/>
          <w:szCs w:val="20"/>
        </w:rPr>
        <w:t xml:space="preserve">rack cost </w:t>
      </w:r>
      <w:proofErr w:type="gramStart"/>
      <w:r w:rsidR="001D60C0" w:rsidRPr="002205D2">
        <w:rPr>
          <w:rFonts w:ascii="Calibri" w:hAnsi="Calibri" w:cs="Calibri"/>
          <w:sz w:val="20"/>
          <w:szCs w:val="20"/>
        </w:rPr>
        <w:t>reduction</w:t>
      </w:r>
      <w:r w:rsidR="00EF44C4">
        <w:rPr>
          <w:rFonts w:ascii="Calibri" w:hAnsi="Calibri" w:cs="Calibri"/>
          <w:sz w:val="20"/>
          <w:szCs w:val="20"/>
        </w:rPr>
        <w:t>;</w:t>
      </w:r>
      <w:proofErr w:type="gramEnd"/>
    </w:p>
    <w:p w14:paraId="72DD1D44" w14:textId="086FCF7C" w:rsidR="001D60C0" w:rsidRPr="00233774" w:rsidRDefault="002D0867" w:rsidP="00FA2C9A">
      <w:pPr>
        <w:numPr>
          <w:ilvl w:val="1"/>
          <w:numId w:val="58"/>
        </w:numPr>
        <w:jc w:val="both"/>
        <w:rPr>
          <w:rFonts w:ascii="Calibri" w:hAnsi="Calibri" w:cs="Calibri"/>
          <w:sz w:val="20"/>
          <w:szCs w:val="20"/>
        </w:rPr>
      </w:pPr>
      <w:r>
        <w:rPr>
          <w:rFonts w:ascii="Calibri" w:hAnsi="Calibri" w:cs="Calibri"/>
          <w:sz w:val="20"/>
          <w:szCs w:val="20"/>
        </w:rPr>
        <w:t>C</w:t>
      </w:r>
      <w:r w:rsidR="001D60C0" w:rsidRPr="002205D2">
        <w:rPr>
          <w:rFonts w:ascii="Calibri" w:hAnsi="Calibri" w:cs="Calibri"/>
          <w:sz w:val="20"/>
          <w:szCs w:val="20"/>
        </w:rPr>
        <w:t>learly communicate</w:t>
      </w:r>
      <w:r>
        <w:rPr>
          <w:rFonts w:ascii="Calibri" w:hAnsi="Calibri" w:cs="Calibri"/>
          <w:sz w:val="20"/>
          <w:szCs w:val="20"/>
        </w:rPr>
        <w:t xml:space="preserve"> these results</w:t>
      </w:r>
      <w:r w:rsidR="001D60C0" w:rsidRPr="002205D2">
        <w:rPr>
          <w:rFonts w:ascii="Calibri" w:hAnsi="Calibri" w:cs="Calibri"/>
          <w:sz w:val="20"/>
          <w:szCs w:val="20"/>
        </w:rPr>
        <w:t xml:space="preserve"> to stakeholders in the form of various national and regional reports.</w:t>
      </w:r>
    </w:p>
    <w:p w14:paraId="5E2D0D91" w14:textId="77777777" w:rsidR="00E04D71" w:rsidRPr="00FA2C9A" w:rsidRDefault="00E04D71" w:rsidP="00FA2C9A">
      <w:pPr>
        <w:jc w:val="both"/>
        <w:rPr>
          <w:rFonts w:ascii="Calibri" w:hAnsi="Calibri" w:cs="Calibri"/>
          <w:sz w:val="20"/>
          <w:szCs w:val="20"/>
        </w:rPr>
      </w:pPr>
    </w:p>
    <w:p w14:paraId="0975B797" w14:textId="77777777" w:rsidR="009841D2" w:rsidRDefault="009841D2" w:rsidP="00332BD2">
      <w:pPr>
        <w:ind w:left="360"/>
        <w:jc w:val="both"/>
        <w:rPr>
          <w:rFonts w:ascii="Calibri" w:hAnsi="Calibri" w:cs="Calibri"/>
          <w:sz w:val="20"/>
          <w:szCs w:val="20"/>
        </w:rPr>
      </w:pPr>
      <w:r w:rsidRPr="00461640">
        <w:rPr>
          <w:rFonts w:ascii="Calibri" w:hAnsi="Calibri" w:cs="Calibri"/>
          <w:sz w:val="20"/>
          <w:szCs w:val="20"/>
        </w:rPr>
        <w:t>At the regional level, the aggregated</w:t>
      </w:r>
      <w:r w:rsidRPr="00445BCE">
        <w:rPr>
          <w:rFonts w:ascii="Calibri" w:hAnsi="Calibri" w:cs="Calibri"/>
          <w:sz w:val="20"/>
          <w:szCs w:val="20"/>
        </w:rPr>
        <w:t xml:space="preserve"> data from the national refreshed DREI outputs will be fed into an update note to the regional flagship AMP knowledge product (10-20 pages), which will provide an end-of-program overview of the evolution in mini-grid costs. It is not the intention here to fully update the flagship report, but to deliver a separate update note.</w:t>
      </w:r>
    </w:p>
    <w:p w14:paraId="0410C31F" w14:textId="58EDC28F" w:rsidR="009841D2" w:rsidRDefault="00C40340" w:rsidP="00332BD2">
      <w:pPr>
        <w:ind w:left="360"/>
        <w:jc w:val="both"/>
        <w:rPr>
          <w:rFonts w:ascii="Calibri" w:hAnsi="Calibri" w:cs="Calibri"/>
          <w:sz w:val="20"/>
          <w:szCs w:val="20"/>
        </w:rPr>
      </w:pPr>
      <w:r>
        <w:rPr>
          <w:rFonts w:ascii="Calibri" w:hAnsi="Calibri" w:cs="Calibri"/>
          <w:sz w:val="20"/>
          <w:szCs w:val="20"/>
        </w:rPr>
        <w:t>More important</w:t>
      </w:r>
      <w:r w:rsidR="00351266">
        <w:rPr>
          <w:rFonts w:ascii="Calibri" w:hAnsi="Calibri" w:cs="Calibri"/>
          <w:sz w:val="20"/>
          <w:szCs w:val="20"/>
        </w:rPr>
        <w:t>ly</w:t>
      </w:r>
      <w:r>
        <w:rPr>
          <w:rFonts w:ascii="Calibri" w:hAnsi="Calibri" w:cs="Calibri"/>
          <w:sz w:val="20"/>
          <w:szCs w:val="20"/>
        </w:rPr>
        <w:t>,</w:t>
      </w:r>
      <w:r w:rsidR="00293F31">
        <w:rPr>
          <w:rFonts w:ascii="Calibri" w:hAnsi="Calibri" w:cs="Calibri"/>
          <w:sz w:val="20"/>
          <w:szCs w:val="20"/>
        </w:rPr>
        <w:t xml:space="preserve"> </w:t>
      </w:r>
      <w:r w:rsidR="009841D2" w:rsidRPr="00445BCE">
        <w:rPr>
          <w:rFonts w:ascii="Calibri" w:hAnsi="Calibri" w:cs="Calibri"/>
          <w:sz w:val="20"/>
          <w:szCs w:val="20"/>
        </w:rPr>
        <w:t>from an operational perspective, it is envisioned that these national light quantitative DREI analyses will be centralized, administered and performed by the regional project. This will create efficiencies across the program (</w:t>
      </w:r>
      <w:proofErr w:type="gramStart"/>
      <w:r w:rsidR="009841D2" w:rsidRPr="00445BCE">
        <w:rPr>
          <w:rFonts w:ascii="Calibri" w:hAnsi="Calibri" w:cs="Calibri"/>
          <w:sz w:val="20"/>
          <w:szCs w:val="20"/>
        </w:rPr>
        <w:t>i.e.</w:t>
      </w:r>
      <w:proofErr w:type="gramEnd"/>
      <w:r w:rsidR="009841D2" w:rsidRPr="00445BCE">
        <w:rPr>
          <w:rFonts w:ascii="Calibri" w:hAnsi="Calibri" w:cs="Calibri"/>
          <w:sz w:val="20"/>
          <w:szCs w:val="20"/>
        </w:rPr>
        <w:t xml:space="preserve"> avoiding multiple small procurements). The regional project will hire a</w:t>
      </w:r>
      <w:r w:rsidR="00D223F0">
        <w:rPr>
          <w:rFonts w:ascii="Calibri" w:hAnsi="Calibri" w:cs="Calibri"/>
          <w:sz w:val="20"/>
          <w:szCs w:val="20"/>
        </w:rPr>
        <w:t xml:space="preserve"> team of </w:t>
      </w:r>
      <w:r w:rsidR="009841D2" w:rsidRPr="00445BCE">
        <w:rPr>
          <w:rFonts w:ascii="Calibri" w:hAnsi="Calibri" w:cs="Calibri"/>
          <w:sz w:val="20"/>
          <w:szCs w:val="20"/>
        </w:rPr>
        <w:t>international consultant</w:t>
      </w:r>
      <w:r w:rsidR="00D223F0">
        <w:rPr>
          <w:rFonts w:ascii="Calibri" w:hAnsi="Calibri" w:cs="Calibri"/>
          <w:sz w:val="20"/>
          <w:szCs w:val="20"/>
        </w:rPr>
        <w:t>s</w:t>
      </w:r>
      <w:r w:rsidR="009841D2" w:rsidRPr="00445BCE">
        <w:rPr>
          <w:rFonts w:ascii="Calibri" w:hAnsi="Calibri" w:cs="Calibri"/>
          <w:sz w:val="20"/>
          <w:szCs w:val="20"/>
        </w:rPr>
        <w:t xml:space="preserve"> to update all national-level DREI analyses, with technical support from the DREI Core Team</w:t>
      </w:r>
      <w:r w:rsidR="009841D2" w:rsidRPr="00445BCE">
        <w:rPr>
          <w:rStyle w:val="FootnoteReference"/>
          <w:rFonts w:ascii="Calibri" w:hAnsi="Calibri" w:cs="Calibri"/>
          <w:sz w:val="20"/>
          <w:szCs w:val="20"/>
        </w:rPr>
        <w:footnoteReference w:id="20"/>
      </w:r>
      <w:r w:rsidR="009841D2" w:rsidRPr="00445BCE">
        <w:rPr>
          <w:rFonts w:ascii="Calibri" w:hAnsi="Calibri" w:cs="Calibri"/>
          <w:sz w:val="20"/>
          <w:szCs w:val="20"/>
        </w:rPr>
        <w:t xml:space="preserve">. The team </w:t>
      </w:r>
      <w:r w:rsidR="00D223F0">
        <w:rPr>
          <w:rFonts w:ascii="Calibri" w:hAnsi="Calibri" w:cs="Calibri"/>
          <w:sz w:val="20"/>
          <w:szCs w:val="20"/>
        </w:rPr>
        <w:t>of consultants will</w:t>
      </w:r>
      <w:r w:rsidR="00D223F0" w:rsidRPr="00445BCE">
        <w:rPr>
          <w:rFonts w:ascii="Calibri" w:hAnsi="Calibri" w:cs="Calibri"/>
          <w:sz w:val="20"/>
          <w:szCs w:val="20"/>
        </w:rPr>
        <w:t xml:space="preserve"> </w:t>
      </w:r>
      <w:r w:rsidR="009841D2" w:rsidRPr="00445BCE">
        <w:rPr>
          <w:rFonts w:ascii="Calibri" w:hAnsi="Calibri" w:cs="Calibri"/>
          <w:sz w:val="20"/>
          <w:szCs w:val="20"/>
        </w:rPr>
        <w:t xml:space="preserve">be provided with access to all materials from </w:t>
      </w:r>
      <w:r w:rsidR="00D223F0">
        <w:rPr>
          <w:rFonts w:ascii="Calibri" w:hAnsi="Calibri" w:cs="Calibri"/>
          <w:sz w:val="20"/>
          <w:szCs w:val="20"/>
        </w:rPr>
        <w:t>the</w:t>
      </w:r>
      <w:r w:rsidR="009841D2" w:rsidRPr="00445BCE">
        <w:rPr>
          <w:rFonts w:ascii="Calibri" w:hAnsi="Calibri" w:cs="Calibri"/>
          <w:sz w:val="20"/>
          <w:szCs w:val="20"/>
        </w:rPr>
        <w:t xml:space="preserve"> </w:t>
      </w:r>
      <w:r w:rsidR="00D223F0" w:rsidRPr="00445BCE">
        <w:rPr>
          <w:rFonts w:ascii="Calibri" w:hAnsi="Calibri" w:cs="Calibri"/>
          <w:sz w:val="20"/>
          <w:szCs w:val="20"/>
        </w:rPr>
        <w:t>full</w:t>
      </w:r>
      <w:r w:rsidR="00D223F0">
        <w:rPr>
          <w:rFonts w:ascii="Calibri" w:hAnsi="Calibri" w:cs="Calibri"/>
          <w:sz w:val="20"/>
          <w:szCs w:val="20"/>
        </w:rPr>
        <w:t xml:space="preserve">-fledged </w:t>
      </w:r>
      <w:r w:rsidR="009841D2" w:rsidRPr="00445BCE">
        <w:rPr>
          <w:rFonts w:ascii="Calibri" w:hAnsi="Calibri" w:cs="Calibri"/>
          <w:sz w:val="20"/>
          <w:szCs w:val="20"/>
        </w:rPr>
        <w:t xml:space="preserve">quantitative DREI </w:t>
      </w:r>
      <w:r w:rsidR="00D223F0">
        <w:rPr>
          <w:rFonts w:ascii="Calibri" w:hAnsi="Calibri" w:cs="Calibri"/>
          <w:sz w:val="20"/>
          <w:szCs w:val="20"/>
        </w:rPr>
        <w:t>analyses that took place in Year 1 (or in 2021 in the case of this project in Burkina Faso)</w:t>
      </w:r>
      <w:r w:rsidR="009841D2" w:rsidRPr="00445BCE">
        <w:rPr>
          <w:rFonts w:ascii="Calibri" w:hAnsi="Calibri" w:cs="Calibri"/>
          <w:sz w:val="20"/>
          <w:szCs w:val="20"/>
        </w:rPr>
        <w:t xml:space="preserve">. The need for national consultants is not foreseen and the </w:t>
      </w:r>
      <w:r w:rsidR="00D223F0">
        <w:rPr>
          <w:rFonts w:ascii="Calibri" w:hAnsi="Calibri" w:cs="Calibri"/>
          <w:sz w:val="20"/>
          <w:szCs w:val="20"/>
        </w:rPr>
        <w:t xml:space="preserve">team of </w:t>
      </w:r>
      <w:r w:rsidR="009841D2" w:rsidRPr="00445BCE">
        <w:rPr>
          <w:rFonts w:ascii="Calibri" w:hAnsi="Calibri" w:cs="Calibri"/>
          <w:sz w:val="20"/>
          <w:szCs w:val="20"/>
        </w:rPr>
        <w:t>international consultan</w:t>
      </w:r>
      <w:r w:rsidR="00D223F0">
        <w:rPr>
          <w:rFonts w:ascii="Calibri" w:hAnsi="Calibri" w:cs="Calibri"/>
          <w:sz w:val="20"/>
          <w:szCs w:val="20"/>
        </w:rPr>
        <w:t>ts</w:t>
      </w:r>
      <w:r w:rsidR="009841D2" w:rsidRPr="00445BCE">
        <w:rPr>
          <w:rFonts w:ascii="Calibri" w:hAnsi="Calibri" w:cs="Calibri"/>
          <w:sz w:val="20"/>
          <w:szCs w:val="20"/>
        </w:rPr>
        <w:t xml:space="preserve"> </w:t>
      </w:r>
      <w:r w:rsidR="00D223F0">
        <w:rPr>
          <w:rFonts w:ascii="Calibri" w:hAnsi="Calibri" w:cs="Calibri"/>
          <w:sz w:val="20"/>
          <w:szCs w:val="20"/>
        </w:rPr>
        <w:t>will</w:t>
      </w:r>
      <w:r w:rsidR="009841D2" w:rsidRPr="00445BCE">
        <w:rPr>
          <w:rFonts w:ascii="Calibri" w:hAnsi="Calibri" w:cs="Calibri"/>
          <w:sz w:val="20"/>
          <w:szCs w:val="20"/>
        </w:rPr>
        <w:t xml:space="preserve"> liaise with national project managers as needs be. </w:t>
      </w:r>
    </w:p>
    <w:p w14:paraId="121A36A2" w14:textId="77777777" w:rsidR="009841D2" w:rsidRPr="00445BCE" w:rsidRDefault="009841D2" w:rsidP="00332BD2">
      <w:pPr>
        <w:ind w:left="360"/>
        <w:jc w:val="both"/>
        <w:rPr>
          <w:b/>
          <w:bCs/>
          <w:i/>
          <w:iCs/>
        </w:rPr>
      </w:pPr>
      <w:r w:rsidRPr="00445BCE">
        <w:rPr>
          <w:rFonts w:ascii="Calibri" w:hAnsi="Calibri" w:cs="Calibri"/>
          <w:sz w:val="20"/>
          <w:szCs w:val="20"/>
        </w:rPr>
        <w:lastRenderedPageBreak/>
        <w:t>It is expected that these updates to national and regional reports be launched at the start of Year 4,</w:t>
      </w:r>
      <w:r>
        <w:rPr>
          <w:rFonts w:ascii="Calibri" w:hAnsi="Calibri" w:cs="Calibri"/>
          <w:sz w:val="20"/>
          <w:szCs w:val="20"/>
        </w:rPr>
        <w:t xml:space="preserve"> for</w:t>
      </w:r>
      <w:r w:rsidRPr="00445BCE">
        <w:rPr>
          <w:rFonts w:ascii="Calibri" w:hAnsi="Calibri" w:cs="Calibri"/>
          <w:sz w:val="20"/>
          <w:szCs w:val="20"/>
        </w:rPr>
        <w:t xml:space="preserve"> 2 months duration, and feed into the terminal evaluation.</w:t>
      </w:r>
    </w:p>
    <w:p w14:paraId="27A369D5" w14:textId="7AA99D57" w:rsidR="009841D2" w:rsidRDefault="009841D2" w:rsidP="00332BD2">
      <w:pPr>
        <w:ind w:left="360"/>
        <w:rPr>
          <w:rFonts w:ascii="Calibri" w:hAnsi="Calibri" w:cs="Calibri"/>
          <w:b/>
          <w:bCs/>
          <w:color w:val="000000"/>
          <w:sz w:val="20"/>
          <w:szCs w:val="20"/>
        </w:rPr>
      </w:pPr>
    </w:p>
    <w:p w14:paraId="580616ED" w14:textId="46E18401" w:rsidR="003B760D" w:rsidRPr="00FA2C9A" w:rsidRDefault="003B760D" w:rsidP="00FA2C9A">
      <w:pPr>
        <w:pStyle w:val="ListParagraph"/>
        <w:numPr>
          <w:ilvl w:val="0"/>
          <w:numId w:val="36"/>
        </w:numPr>
        <w:jc w:val="both"/>
        <w:rPr>
          <w:rFonts w:ascii="Calibri" w:hAnsi="Calibri" w:cs="Calibri"/>
          <w:color w:val="000000"/>
          <w:sz w:val="20"/>
          <w:szCs w:val="20"/>
        </w:rPr>
      </w:pPr>
      <w:r w:rsidRPr="00FA2C9A">
        <w:rPr>
          <w:rFonts w:ascii="Calibri" w:hAnsi="Calibri" w:cs="Calibri"/>
          <w:color w:val="000000"/>
          <w:sz w:val="20"/>
          <w:szCs w:val="20"/>
        </w:rPr>
        <w:t>I</w:t>
      </w:r>
      <w:r w:rsidR="00233774" w:rsidRPr="00FA2C9A">
        <w:rPr>
          <w:rFonts w:ascii="Calibri" w:hAnsi="Calibri" w:cs="Calibri"/>
          <w:color w:val="000000"/>
          <w:sz w:val="20"/>
          <w:szCs w:val="20"/>
        </w:rPr>
        <w:t>n line with the principles of AMP,</w:t>
      </w:r>
      <w:r w:rsidRPr="00FA2C9A">
        <w:rPr>
          <w:rFonts w:ascii="Calibri" w:hAnsi="Calibri" w:cs="Calibri"/>
          <w:color w:val="000000"/>
          <w:sz w:val="20"/>
          <w:szCs w:val="20"/>
        </w:rPr>
        <w:t xml:space="preserve"> </w:t>
      </w:r>
      <w:r w:rsidR="00E04D71" w:rsidRPr="00FA2C9A">
        <w:rPr>
          <w:rFonts w:ascii="Calibri" w:hAnsi="Calibri" w:cs="Calibri"/>
          <w:color w:val="000000"/>
          <w:sz w:val="20"/>
          <w:szCs w:val="20"/>
        </w:rPr>
        <w:t xml:space="preserve">the above </w:t>
      </w:r>
      <w:r w:rsidR="006A0733" w:rsidRPr="00FA2C9A">
        <w:rPr>
          <w:rFonts w:ascii="Calibri" w:hAnsi="Calibri" w:cs="Calibri"/>
          <w:color w:val="000000"/>
          <w:sz w:val="20"/>
          <w:szCs w:val="20"/>
        </w:rPr>
        <w:t xml:space="preserve">activities under Component 1 set the stage for the those in other components, especially Component </w:t>
      </w:r>
      <w:r w:rsidR="001D60C0" w:rsidRPr="00FA2C9A">
        <w:rPr>
          <w:rFonts w:ascii="Calibri" w:hAnsi="Calibri" w:cs="Calibri"/>
          <w:color w:val="000000"/>
          <w:sz w:val="20"/>
          <w:szCs w:val="20"/>
        </w:rPr>
        <w:t>2</w:t>
      </w:r>
      <w:r w:rsidR="006A0733" w:rsidRPr="00FA2C9A">
        <w:rPr>
          <w:rFonts w:ascii="Calibri" w:hAnsi="Calibri" w:cs="Calibri"/>
          <w:color w:val="000000"/>
          <w:sz w:val="20"/>
          <w:szCs w:val="20"/>
        </w:rPr>
        <w:t>.</w:t>
      </w:r>
      <w:r w:rsidR="00233774" w:rsidRPr="00FA2C9A">
        <w:rPr>
          <w:rFonts w:ascii="Calibri" w:hAnsi="Calibri" w:cs="Calibri"/>
          <w:color w:val="000000"/>
          <w:sz w:val="20"/>
          <w:szCs w:val="20"/>
        </w:rPr>
        <w:t xml:space="preserve"> Overall, </w:t>
      </w:r>
      <w:r w:rsidR="00233774" w:rsidRPr="00FA2C9A">
        <w:rPr>
          <w:rFonts w:ascii="Calibri" w:hAnsi="Calibri" w:cs="Calibri"/>
          <w:sz w:val="20"/>
          <w:szCs w:val="20"/>
        </w:rPr>
        <w:t xml:space="preserve">the development of clear national delivery models </w:t>
      </w:r>
      <w:r w:rsidR="001D60C0" w:rsidRPr="00FA2C9A">
        <w:rPr>
          <w:rFonts w:ascii="Calibri" w:hAnsi="Calibri" w:cs="Calibri"/>
          <w:sz w:val="20"/>
          <w:szCs w:val="20"/>
        </w:rPr>
        <w:t>will have</w:t>
      </w:r>
      <w:r w:rsidR="00233774" w:rsidRPr="00FA2C9A">
        <w:rPr>
          <w:rFonts w:ascii="Calibri" w:hAnsi="Calibri" w:cs="Calibri"/>
          <w:sz w:val="20"/>
          <w:szCs w:val="20"/>
        </w:rPr>
        <w:t xml:space="preserve"> significant impact</w:t>
      </w:r>
      <w:r w:rsidR="001D60C0" w:rsidRPr="00FA2C9A">
        <w:rPr>
          <w:rFonts w:ascii="Calibri" w:hAnsi="Calibri" w:cs="Calibri"/>
          <w:sz w:val="20"/>
          <w:szCs w:val="20"/>
        </w:rPr>
        <w:t>s</w:t>
      </w:r>
      <w:r w:rsidR="00233774" w:rsidRPr="00FA2C9A">
        <w:rPr>
          <w:rFonts w:ascii="Calibri" w:hAnsi="Calibri" w:cs="Calibri"/>
          <w:sz w:val="20"/>
          <w:szCs w:val="20"/>
        </w:rPr>
        <w:t xml:space="preserve"> on the nature of the private sector-based business models planned for Component 2.</w:t>
      </w:r>
      <w:r w:rsidR="006A0733" w:rsidRPr="00FA2C9A">
        <w:rPr>
          <w:rFonts w:ascii="Calibri" w:hAnsi="Calibri" w:cs="Calibri"/>
          <w:color w:val="000000"/>
          <w:sz w:val="20"/>
          <w:szCs w:val="20"/>
        </w:rPr>
        <w:t xml:space="preserve"> </w:t>
      </w:r>
      <w:r w:rsidR="00233774" w:rsidRPr="00FA2C9A">
        <w:rPr>
          <w:rFonts w:ascii="Calibri" w:hAnsi="Calibri" w:cs="Calibri"/>
          <w:color w:val="000000"/>
          <w:sz w:val="20"/>
          <w:szCs w:val="20"/>
        </w:rPr>
        <w:t>Specifically, t</w:t>
      </w:r>
      <w:r w:rsidR="006A0733" w:rsidRPr="00FA2C9A">
        <w:rPr>
          <w:rFonts w:ascii="Calibri" w:hAnsi="Calibri" w:cs="Calibri"/>
          <w:color w:val="000000"/>
          <w:sz w:val="20"/>
          <w:szCs w:val="20"/>
        </w:rPr>
        <w:t>he pilot projects (</w:t>
      </w:r>
      <w:r w:rsidR="001D60C0" w:rsidRPr="00FA2C9A">
        <w:rPr>
          <w:rFonts w:ascii="Calibri" w:hAnsi="Calibri" w:cs="Calibri"/>
          <w:color w:val="000000"/>
          <w:sz w:val="20"/>
          <w:szCs w:val="20"/>
        </w:rPr>
        <w:t>O</w:t>
      </w:r>
      <w:r w:rsidR="006A0733" w:rsidRPr="00FA2C9A">
        <w:rPr>
          <w:rFonts w:ascii="Calibri" w:hAnsi="Calibri" w:cs="Calibri"/>
          <w:color w:val="000000"/>
          <w:sz w:val="20"/>
          <w:szCs w:val="20"/>
        </w:rPr>
        <w:t>utput 2.1)</w:t>
      </w:r>
      <w:r w:rsidR="00233774" w:rsidRPr="00FA2C9A">
        <w:rPr>
          <w:rFonts w:ascii="Calibri" w:hAnsi="Calibri" w:cs="Calibri"/>
          <w:color w:val="000000"/>
          <w:sz w:val="20"/>
          <w:szCs w:val="20"/>
        </w:rPr>
        <w:t xml:space="preserve">, </w:t>
      </w:r>
      <w:r w:rsidR="006A0733" w:rsidRPr="00FA2C9A">
        <w:rPr>
          <w:rFonts w:ascii="Calibri" w:hAnsi="Calibri" w:cs="Calibri"/>
          <w:color w:val="000000"/>
          <w:sz w:val="20"/>
          <w:szCs w:val="20"/>
        </w:rPr>
        <w:t xml:space="preserve">as well as </w:t>
      </w:r>
      <w:r w:rsidR="001D60C0" w:rsidRPr="00FA2C9A">
        <w:rPr>
          <w:rFonts w:ascii="Calibri" w:hAnsi="Calibri" w:cs="Calibri"/>
          <w:color w:val="000000"/>
          <w:sz w:val="20"/>
          <w:szCs w:val="20"/>
        </w:rPr>
        <w:t>O</w:t>
      </w:r>
      <w:r w:rsidR="006A0733" w:rsidRPr="00FA2C9A">
        <w:rPr>
          <w:rFonts w:ascii="Calibri" w:hAnsi="Calibri" w:cs="Calibri"/>
          <w:color w:val="000000"/>
          <w:sz w:val="20"/>
          <w:szCs w:val="20"/>
        </w:rPr>
        <w:t xml:space="preserve">utputs 2.2 and 2.3 will have strong linkages with the inclusive </w:t>
      </w:r>
      <w:r w:rsidR="001D60C0" w:rsidRPr="00FA2C9A">
        <w:rPr>
          <w:rFonts w:ascii="Calibri" w:hAnsi="Calibri" w:cs="Calibri"/>
          <w:color w:val="000000"/>
          <w:sz w:val="20"/>
          <w:szCs w:val="20"/>
        </w:rPr>
        <w:t xml:space="preserve">multi-stakeholder </w:t>
      </w:r>
      <w:r w:rsidR="006A0733" w:rsidRPr="00FA2C9A">
        <w:rPr>
          <w:rFonts w:ascii="Calibri" w:hAnsi="Calibri" w:cs="Calibri"/>
          <w:color w:val="000000"/>
          <w:sz w:val="20"/>
          <w:szCs w:val="20"/>
        </w:rPr>
        <w:t>dialogue on delivery models (</w:t>
      </w:r>
      <w:r w:rsidR="001D60C0" w:rsidRPr="00FA2C9A">
        <w:rPr>
          <w:rFonts w:ascii="Calibri" w:hAnsi="Calibri" w:cs="Calibri"/>
          <w:color w:val="000000"/>
          <w:sz w:val="20"/>
          <w:szCs w:val="20"/>
        </w:rPr>
        <w:t>O</w:t>
      </w:r>
      <w:r w:rsidR="006A0733" w:rsidRPr="00FA2C9A">
        <w:rPr>
          <w:rFonts w:ascii="Calibri" w:hAnsi="Calibri" w:cs="Calibri"/>
          <w:color w:val="000000"/>
          <w:sz w:val="20"/>
          <w:szCs w:val="20"/>
        </w:rPr>
        <w:t xml:space="preserve">utput 1.1), </w:t>
      </w:r>
      <w:proofErr w:type="spellStart"/>
      <w:r w:rsidR="006A0733" w:rsidRPr="00FA2C9A">
        <w:rPr>
          <w:rFonts w:ascii="Calibri" w:hAnsi="Calibri" w:cs="Calibri"/>
          <w:color w:val="000000"/>
          <w:sz w:val="20"/>
          <w:szCs w:val="20"/>
        </w:rPr>
        <w:t>minigrid</w:t>
      </w:r>
      <w:proofErr w:type="spellEnd"/>
      <w:r w:rsidR="006A0733" w:rsidRPr="00FA2C9A">
        <w:rPr>
          <w:rFonts w:ascii="Calibri" w:hAnsi="Calibri" w:cs="Calibri"/>
          <w:color w:val="000000"/>
          <w:sz w:val="20"/>
          <w:szCs w:val="20"/>
        </w:rPr>
        <w:t xml:space="preserve"> strategy (</w:t>
      </w:r>
      <w:r w:rsidR="001D60C0" w:rsidRPr="00FA2C9A">
        <w:rPr>
          <w:rFonts w:ascii="Calibri" w:hAnsi="Calibri" w:cs="Calibri"/>
          <w:color w:val="000000"/>
          <w:sz w:val="20"/>
          <w:szCs w:val="20"/>
        </w:rPr>
        <w:t>O</w:t>
      </w:r>
      <w:r w:rsidR="006A0733" w:rsidRPr="00FA2C9A">
        <w:rPr>
          <w:rFonts w:ascii="Calibri" w:hAnsi="Calibri" w:cs="Calibri"/>
          <w:color w:val="000000"/>
          <w:sz w:val="20"/>
          <w:szCs w:val="20"/>
        </w:rPr>
        <w:t>utput 1.2), cap</w:t>
      </w:r>
      <w:r w:rsidR="00E04D71" w:rsidRPr="00FA2C9A">
        <w:rPr>
          <w:rFonts w:ascii="Calibri" w:hAnsi="Calibri" w:cs="Calibri"/>
          <w:color w:val="000000"/>
          <w:sz w:val="20"/>
          <w:szCs w:val="20"/>
        </w:rPr>
        <w:t>a</w:t>
      </w:r>
      <w:r w:rsidR="006A0733" w:rsidRPr="00FA2C9A">
        <w:rPr>
          <w:rFonts w:ascii="Calibri" w:hAnsi="Calibri" w:cs="Calibri"/>
          <w:color w:val="000000"/>
          <w:sz w:val="20"/>
          <w:szCs w:val="20"/>
        </w:rPr>
        <w:t>city-building of stakeholders (</w:t>
      </w:r>
      <w:r w:rsidR="001D60C0" w:rsidRPr="00FA2C9A">
        <w:rPr>
          <w:rFonts w:ascii="Calibri" w:hAnsi="Calibri" w:cs="Calibri"/>
          <w:color w:val="000000"/>
          <w:sz w:val="20"/>
          <w:szCs w:val="20"/>
        </w:rPr>
        <w:t xml:space="preserve">Output </w:t>
      </w:r>
      <w:r w:rsidR="006A0733" w:rsidRPr="00FA2C9A">
        <w:rPr>
          <w:rFonts w:ascii="Calibri" w:hAnsi="Calibri" w:cs="Calibri"/>
          <w:color w:val="000000"/>
          <w:sz w:val="20"/>
          <w:szCs w:val="20"/>
        </w:rPr>
        <w:t xml:space="preserve">1.3) and domestication of quality standards. </w:t>
      </w:r>
      <w:r w:rsidR="001D60C0" w:rsidRPr="00FA2C9A">
        <w:rPr>
          <w:rFonts w:ascii="Calibri" w:hAnsi="Calibri" w:cs="Calibri"/>
          <w:color w:val="000000"/>
          <w:sz w:val="20"/>
          <w:szCs w:val="20"/>
        </w:rPr>
        <w:t>In particular</w:t>
      </w:r>
      <w:r w:rsidR="006A0733" w:rsidRPr="00FA2C9A">
        <w:rPr>
          <w:rFonts w:ascii="Calibri" w:hAnsi="Calibri" w:cs="Calibri"/>
          <w:color w:val="000000"/>
          <w:sz w:val="20"/>
          <w:szCs w:val="20"/>
        </w:rPr>
        <w:t xml:space="preserve">, the inclusive </w:t>
      </w:r>
      <w:r w:rsidR="001D60C0" w:rsidRPr="00FA2C9A">
        <w:rPr>
          <w:rFonts w:ascii="Calibri" w:hAnsi="Calibri" w:cs="Calibri"/>
          <w:color w:val="000000"/>
          <w:sz w:val="20"/>
          <w:szCs w:val="20"/>
        </w:rPr>
        <w:t xml:space="preserve">multi-stakeholder </w:t>
      </w:r>
      <w:r w:rsidR="006A0733" w:rsidRPr="00FA2C9A">
        <w:rPr>
          <w:rFonts w:ascii="Calibri" w:hAnsi="Calibri" w:cs="Calibri"/>
          <w:color w:val="000000"/>
          <w:sz w:val="20"/>
          <w:szCs w:val="20"/>
        </w:rPr>
        <w:t>dialogue will support the decision-making process on the delivery models for the pilot projects.</w:t>
      </w:r>
    </w:p>
    <w:p w14:paraId="294FE9A7" w14:textId="77777777" w:rsidR="001D60C0" w:rsidRPr="00FA2C9A" w:rsidRDefault="001D60C0" w:rsidP="00FA2C9A">
      <w:pPr>
        <w:ind w:left="360"/>
        <w:jc w:val="both"/>
        <w:rPr>
          <w:rFonts w:ascii="Calibri" w:hAnsi="Calibri" w:cs="Calibri"/>
          <w:color w:val="000000"/>
          <w:sz w:val="20"/>
          <w:szCs w:val="20"/>
        </w:rPr>
      </w:pPr>
    </w:p>
    <w:p w14:paraId="534B76D5" w14:textId="42C4E0E3" w:rsidR="00F47DCE" w:rsidRPr="00FA2C9A" w:rsidRDefault="00440893" w:rsidP="00FA2C9A">
      <w:pPr>
        <w:numPr>
          <w:ilvl w:val="0"/>
          <w:numId w:val="36"/>
        </w:numPr>
        <w:pBdr>
          <w:top w:val="single" w:sz="4" w:space="1" w:color="auto"/>
          <w:bottom w:val="single" w:sz="4" w:space="1" w:color="auto"/>
        </w:pBdr>
        <w:spacing w:before="240" w:after="60"/>
        <w:ind w:left="0" w:firstLine="0"/>
        <w:jc w:val="both"/>
        <w:rPr>
          <w:rFonts w:ascii="Calibri" w:hAnsi="Calibri"/>
          <w:b/>
          <w:bCs/>
          <w:sz w:val="20"/>
        </w:rPr>
      </w:pPr>
      <w:r w:rsidRPr="00FA2C9A">
        <w:rPr>
          <w:rFonts w:ascii="Calibri" w:eastAsia="SimSun" w:hAnsi="Calibri"/>
          <w:b/>
          <w:bCs/>
          <w:sz w:val="20"/>
        </w:rPr>
        <w:t xml:space="preserve">Project </w:t>
      </w:r>
      <w:r w:rsidR="00F26CFB" w:rsidRPr="00FA2C9A">
        <w:rPr>
          <w:rFonts w:ascii="Calibri" w:eastAsia="SimSun" w:hAnsi="Calibri"/>
          <w:b/>
          <w:bCs/>
          <w:sz w:val="20"/>
        </w:rPr>
        <w:t>C</w:t>
      </w:r>
      <w:r w:rsidRPr="00FA2C9A">
        <w:rPr>
          <w:rFonts w:ascii="Calibri" w:eastAsia="SimSun" w:hAnsi="Calibri"/>
          <w:b/>
          <w:bCs/>
          <w:sz w:val="20"/>
        </w:rPr>
        <w:t>omponent 2</w:t>
      </w:r>
      <w:r w:rsidR="00860499" w:rsidRPr="00FA2C9A">
        <w:rPr>
          <w:rFonts w:ascii="Calibri" w:eastAsia="SimSun" w:hAnsi="Calibri"/>
          <w:b/>
          <w:bCs/>
          <w:sz w:val="20"/>
        </w:rPr>
        <w:t xml:space="preserve"> (PC2)</w:t>
      </w:r>
      <w:r w:rsidRPr="00FA2C9A">
        <w:rPr>
          <w:rFonts w:ascii="Calibri" w:eastAsia="SimSun" w:hAnsi="Calibri"/>
          <w:b/>
          <w:bCs/>
          <w:sz w:val="20"/>
        </w:rPr>
        <w:t>: Business Model Innovation with Private Sector Engagement</w:t>
      </w:r>
    </w:p>
    <w:p w14:paraId="3A151B6D" w14:textId="3DDD7E36" w:rsidR="00E9379A" w:rsidRPr="000B2845" w:rsidRDefault="00E9379A" w:rsidP="00332BD2">
      <w:pPr>
        <w:ind w:left="360"/>
        <w:rPr>
          <w:rFonts w:ascii="Calibri" w:hAnsi="Calibri" w:cs="Calibri"/>
          <w:b/>
          <w:bCs/>
          <w:color w:val="000000"/>
          <w:sz w:val="20"/>
          <w:szCs w:val="20"/>
        </w:rPr>
      </w:pPr>
    </w:p>
    <w:p w14:paraId="4C01C845" w14:textId="29346644" w:rsidR="009B2E6C" w:rsidRPr="00FA2C9A" w:rsidRDefault="00873166" w:rsidP="00FA2C9A">
      <w:pPr>
        <w:ind w:left="360"/>
        <w:jc w:val="both"/>
        <w:rPr>
          <w:rFonts w:ascii="Calibri" w:hAnsi="Calibri" w:cs="Calibri"/>
          <w:iCs/>
          <w:color w:val="000000" w:themeColor="text1"/>
          <w:sz w:val="20"/>
          <w:szCs w:val="20"/>
        </w:rPr>
      </w:pPr>
      <w:r w:rsidRPr="00FA2C9A">
        <w:rPr>
          <w:rFonts w:ascii="Calibri" w:eastAsia="SimSun" w:hAnsi="Calibri" w:cs="Calibri"/>
          <w:sz w:val="20"/>
          <w:szCs w:val="20"/>
        </w:rPr>
        <w:t>The involvement of p</w:t>
      </w:r>
      <w:r w:rsidR="00C720E6" w:rsidRPr="00FA2C9A">
        <w:rPr>
          <w:rFonts w:ascii="Calibri" w:eastAsia="SimSun" w:hAnsi="Calibri" w:cs="Calibri"/>
          <w:sz w:val="20"/>
          <w:szCs w:val="20"/>
        </w:rPr>
        <w:t xml:space="preserve">rivate sector (developers, supply chain, investors, financial intermediaries, etc.) in </w:t>
      </w:r>
      <w:proofErr w:type="spellStart"/>
      <w:r w:rsidR="00C720E6" w:rsidRPr="00FA2C9A">
        <w:rPr>
          <w:rFonts w:ascii="Calibri" w:eastAsia="SimSun" w:hAnsi="Calibri" w:cs="Calibri"/>
          <w:sz w:val="20"/>
          <w:szCs w:val="20"/>
        </w:rPr>
        <w:t>minigrid</w:t>
      </w:r>
      <w:proofErr w:type="spellEnd"/>
      <w:r w:rsidR="00C720E6" w:rsidRPr="00FA2C9A">
        <w:rPr>
          <w:rFonts w:ascii="Calibri" w:eastAsia="SimSun" w:hAnsi="Calibri" w:cs="Calibri"/>
          <w:sz w:val="20"/>
          <w:szCs w:val="20"/>
        </w:rPr>
        <w:t xml:space="preserve"> cost-reduction will be central to the program’s approach. A range of activities will be offered to engage and support the private sector. </w:t>
      </w:r>
      <w:r w:rsidR="00C720E6" w:rsidRPr="00FA2C9A">
        <w:rPr>
          <w:rFonts w:ascii="Calibri" w:eastAsia="SimSun" w:hAnsi="Calibri" w:cs="Calibri"/>
          <w:b/>
          <w:bCs/>
          <w:sz w:val="20"/>
          <w:szCs w:val="20"/>
        </w:rPr>
        <w:t xml:space="preserve">This component aims to </w:t>
      </w:r>
      <w:r w:rsidR="00AA430B" w:rsidRPr="00FA2C9A">
        <w:rPr>
          <w:rFonts w:ascii="Calibri" w:eastAsia="SimSun" w:hAnsi="Calibri" w:cs="Calibri"/>
          <w:b/>
          <w:bCs/>
          <w:sz w:val="20"/>
          <w:szCs w:val="20"/>
        </w:rPr>
        <w:t xml:space="preserve">demonstrate new </w:t>
      </w:r>
      <w:proofErr w:type="spellStart"/>
      <w:r w:rsidR="0029241E">
        <w:rPr>
          <w:rFonts w:ascii="Calibri" w:hAnsi="Calibri" w:cs="Calibri"/>
          <w:b/>
          <w:bCs/>
          <w:sz w:val="20"/>
          <w:szCs w:val="20"/>
        </w:rPr>
        <w:t>minigrid</w:t>
      </w:r>
      <w:proofErr w:type="spellEnd"/>
      <w:r w:rsidR="0029241E">
        <w:rPr>
          <w:rFonts w:ascii="Calibri" w:hAnsi="Calibri" w:cs="Calibri"/>
          <w:b/>
          <w:bCs/>
          <w:sz w:val="20"/>
          <w:szCs w:val="20"/>
        </w:rPr>
        <w:t xml:space="preserve"> </w:t>
      </w:r>
      <w:r w:rsidR="008E79B0" w:rsidRPr="00FA2C9A">
        <w:rPr>
          <w:rFonts w:ascii="Calibri" w:eastAsia="SimSun" w:hAnsi="Calibri" w:cs="Calibri"/>
          <w:b/>
          <w:bCs/>
          <w:sz w:val="20"/>
          <w:szCs w:val="20"/>
        </w:rPr>
        <w:t>delivery model</w:t>
      </w:r>
      <w:r w:rsidR="0029241E">
        <w:rPr>
          <w:rFonts w:ascii="Calibri" w:hAnsi="Calibri" w:cs="Calibri"/>
          <w:b/>
          <w:bCs/>
          <w:sz w:val="20"/>
          <w:szCs w:val="20"/>
        </w:rPr>
        <w:t>s</w:t>
      </w:r>
      <w:r w:rsidR="008E79B0" w:rsidRPr="00FA2C9A">
        <w:rPr>
          <w:rFonts w:ascii="Calibri" w:eastAsia="SimSun" w:hAnsi="Calibri" w:cs="Calibri"/>
          <w:b/>
          <w:bCs/>
          <w:sz w:val="20"/>
          <w:szCs w:val="20"/>
        </w:rPr>
        <w:t xml:space="preserve"> </w:t>
      </w:r>
      <w:r w:rsidR="00BA4255">
        <w:rPr>
          <w:rFonts w:ascii="Calibri" w:hAnsi="Calibri" w:cs="Calibri"/>
          <w:b/>
          <w:bCs/>
          <w:sz w:val="20"/>
          <w:szCs w:val="20"/>
        </w:rPr>
        <w:t xml:space="preserve">(see Box 1, above) </w:t>
      </w:r>
      <w:r w:rsidR="008E79B0" w:rsidRPr="00FA2C9A">
        <w:rPr>
          <w:rFonts w:ascii="Calibri" w:eastAsia="SimSun" w:hAnsi="Calibri" w:cs="Calibri"/>
          <w:b/>
          <w:bCs/>
          <w:sz w:val="20"/>
          <w:szCs w:val="20"/>
        </w:rPr>
        <w:t xml:space="preserve">involving the </w:t>
      </w:r>
      <w:r w:rsidR="00C720E6" w:rsidRPr="00FA2C9A">
        <w:rPr>
          <w:rFonts w:ascii="Calibri" w:eastAsia="SimSun" w:hAnsi="Calibri" w:cs="Calibri"/>
          <w:b/>
          <w:bCs/>
          <w:sz w:val="20"/>
          <w:szCs w:val="20"/>
        </w:rPr>
        <w:t>private sector and innovative business models, especially in productive uses.</w:t>
      </w:r>
      <w:r w:rsidR="00C720E6" w:rsidRPr="00FA2C9A">
        <w:rPr>
          <w:rFonts w:ascii="Calibri" w:eastAsia="SimSun" w:hAnsi="Calibri" w:cs="Calibri"/>
          <w:sz w:val="20"/>
          <w:szCs w:val="20"/>
        </w:rPr>
        <w:t xml:space="preserve"> The component will center around t</w:t>
      </w:r>
      <w:r w:rsidR="00B03E03" w:rsidRPr="00FA2C9A">
        <w:rPr>
          <w:rFonts w:ascii="Calibri" w:eastAsia="SimSun" w:hAnsi="Calibri" w:cs="Calibri"/>
          <w:sz w:val="20"/>
          <w:szCs w:val="20"/>
        </w:rPr>
        <w:t>hre</w:t>
      </w:r>
      <w:r w:rsidR="00471FCA" w:rsidRPr="00FA2C9A">
        <w:rPr>
          <w:rFonts w:ascii="Calibri" w:eastAsia="SimSun" w:hAnsi="Calibri" w:cs="Calibri"/>
          <w:sz w:val="20"/>
          <w:szCs w:val="20"/>
        </w:rPr>
        <w:t xml:space="preserve">e </w:t>
      </w:r>
      <w:r w:rsidR="00C720E6" w:rsidRPr="00FA2C9A">
        <w:rPr>
          <w:rFonts w:ascii="Calibri" w:eastAsia="SimSun" w:hAnsi="Calibri" w:cs="Calibri"/>
          <w:sz w:val="20"/>
          <w:szCs w:val="20"/>
        </w:rPr>
        <w:t>key outputs</w:t>
      </w:r>
      <w:r w:rsidR="00471FCA" w:rsidRPr="00FA2C9A">
        <w:rPr>
          <w:rFonts w:ascii="Calibri" w:eastAsia="SimSun" w:hAnsi="Calibri" w:cs="Calibri"/>
          <w:sz w:val="20"/>
          <w:szCs w:val="20"/>
        </w:rPr>
        <w:t xml:space="preserve"> (2.1, 2.2 and 2.3)</w:t>
      </w:r>
      <w:r w:rsidR="00C720E6" w:rsidRPr="00FA2C9A">
        <w:rPr>
          <w:rFonts w:ascii="Calibri" w:eastAsia="SimSun" w:hAnsi="Calibri" w:cs="Calibri"/>
          <w:sz w:val="20"/>
          <w:szCs w:val="20"/>
        </w:rPr>
        <w:t xml:space="preserve">, specifically the implementation of pilot projects focusing on productive uses as anchor load while targeting the most vulnerable populations, such as women, youth and small-scale farmers in high-impact agriculture value-chains. Demand aggregation is a form of cost reduction for </w:t>
      </w:r>
      <w:proofErr w:type="spellStart"/>
      <w:r w:rsidR="00C720E6" w:rsidRPr="00FA2C9A">
        <w:rPr>
          <w:rFonts w:ascii="Calibri" w:eastAsia="SimSun" w:hAnsi="Calibri" w:cs="Calibri"/>
          <w:sz w:val="20"/>
          <w:szCs w:val="20"/>
        </w:rPr>
        <w:t>minigrid</w:t>
      </w:r>
      <w:proofErr w:type="spellEnd"/>
      <w:r w:rsidR="00C720E6" w:rsidRPr="00FA2C9A">
        <w:rPr>
          <w:rFonts w:ascii="Calibri" w:eastAsia="SimSun" w:hAnsi="Calibri" w:cs="Calibri"/>
          <w:sz w:val="20"/>
          <w:szCs w:val="20"/>
        </w:rPr>
        <w:t xml:space="preserve"> developers. Therefore, it is befitting that during the PPG inception workshop and further stakeholders’ consultations, all actors unanimously suggested that the pilot projects focus on productive uses and SMEs, in order to add value. Additionally, ABER, the implementing partner and several stakeholders have requested that the pilot project also </w:t>
      </w:r>
      <w:r w:rsidR="00C72375" w:rsidRPr="00FA2C9A">
        <w:rPr>
          <w:rFonts w:ascii="Calibri" w:eastAsia="SimSun" w:hAnsi="Calibri" w:cs="Calibri"/>
          <w:sz w:val="20"/>
          <w:szCs w:val="20"/>
        </w:rPr>
        <w:t xml:space="preserve">seeks </w:t>
      </w:r>
      <w:r w:rsidR="00C720E6" w:rsidRPr="00FA2C9A">
        <w:rPr>
          <w:rFonts w:ascii="Calibri" w:eastAsia="SimSun" w:hAnsi="Calibri" w:cs="Calibri"/>
          <w:sz w:val="20"/>
          <w:szCs w:val="20"/>
        </w:rPr>
        <w:t>to confirm deliver</w:t>
      </w:r>
      <w:r w:rsidR="00C72375" w:rsidRPr="00FA2C9A">
        <w:rPr>
          <w:rFonts w:ascii="Calibri" w:eastAsia="SimSun" w:hAnsi="Calibri" w:cs="Calibri"/>
          <w:sz w:val="20"/>
          <w:szCs w:val="20"/>
        </w:rPr>
        <w:t>y</w:t>
      </w:r>
      <w:r w:rsidR="00C720E6" w:rsidRPr="00FA2C9A">
        <w:rPr>
          <w:rFonts w:ascii="Calibri" w:eastAsia="SimSun" w:hAnsi="Calibri" w:cs="Calibri"/>
          <w:sz w:val="20"/>
          <w:szCs w:val="20"/>
        </w:rPr>
        <w:t xml:space="preserve"> models for social infrastructure such as health and education facilities. Gender mainstreaming will be a guiding principle for the design and implementation of this component. Additionally, </w:t>
      </w:r>
      <w:r w:rsidRPr="00FA2C9A">
        <w:rPr>
          <w:rFonts w:ascii="Calibri" w:eastAsia="SimSun" w:hAnsi="Calibri" w:cs="Calibri"/>
          <w:sz w:val="20"/>
          <w:szCs w:val="20"/>
        </w:rPr>
        <w:t>O</w:t>
      </w:r>
      <w:r w:rsidR="00C720E6" w:rsidRPr="00FA2C9A">
        <w:rPr>
          <w:rFonts w:ascii="Calibri" w:eastAsia="SimSun" w:hAnsi="Calibri" w:cs="Calibri"/>
          <w:sz w:val="20"/>
          <w:szCs w:val="20"/>
        </w:rPr>
        <w:t xml:space="preserve">utputs 2.2 of this component will focus on building the capacity of private sector actors as well as institutions such as ABER and ARSE in procurement processes. </w:t>
      </w:r>
      <w:proofErr w:type="gramStart"/>
      <w:r w:rsidR="0037085B" w:rsidRPr="00FA2C9A">
        <w:rPr>
          <w:rFonts w:ascii="Calibri" w:eastAsia="SimSun" w:hAnsi="Calibri" w:cs="Calibri"/>
          <w:sz w:val="20"/>
          <w:szCs w:val="20"/>
        </w:rPr>
        <w:t xml:space="preserve">In particular, </w:t>
      </w:r>
      <w:r w:rsidR="00CC4EE1" w:rsidRPr="00FA2C9A">
        <w:rPr>
          <w:rFonts w:ascii="Calibri" w:eastAsia="SimSun" w:hAnsi="Calibri" w:cs="Calibri"/>
          <w:sz w:val="20"/>
          <w:szCs w:val="20"/>
        </w:rPr>
        <w:t>ABER</w:t>
      </w:r>
      <w:proofErr w:type="gramEnd"/>
      <w:r w:rsidR="00CC4EE1" w:rsidRPr="00FA2C9A">
        <w:rPr>
          <w:rFonts w:ascii="Calibri" w:eastAsia="SimSun" w:hAnsi="Calibri" w:cs="Calibri"/>
          <w:sz w:val="20"/>
          <w:szCs w:val="20"/>
        </w:rPr>
        <w:t xml:space="preserve"> and private sector companies </w:t>
      </w:r>
      <w:r w:rsidR="001D6668" w:rsidRPr="00FA2C9A">
        <w:rPr>
          <w:rFonts w:ascii="Calibri" w:eastAsia="SimSun" w:hAnsi="Calibri" w:cs="Calibri"/>
          <w:sz w:val="20"/>
          <w:szCs w:val="20"/>
        </w:rPr>
        <w:t xml:space="preserve">respectively </w:t>
      </w:r>
      <w:r w:rsidR="00CC4EE1" w:rsidRPr="00FA2C9A">
        <w:rPr>
          <w:rFonts w:ascii="Calibri" w:eastAsia="SimSun" w:hAnsi="Calibri" w:cs="Calibri"/>
          <w:sz w:val="20"/>
          <w:szCs w:val="20"/>
        </w:rPr>
        <w:t xml:space="preserve">will be trained in the use of </w:t>
      </w:r>
      <w:r w:rsidR="0037085B" w:rsidRPr="00FA2C9A">
        <w:rPr>
          <w:rFonts w:ascii="Calibri" w:eastAsia="SimSun" w:hAnsi="Calibri" w:cs="Calibri"/>
          <w:sz w:val="20"/>
          <w:szCs w:val="20"/>
        </w:rPr>
        <w:t>a</w:t>
      </w:r>
      <w:r w:rsidR="00CC4EE1" w:rsidRPr="00FA2C9A">
        <w:rPr>
          <w:rFonts w:ascii="Calibri" w:eastAsia="SimSun" w:hAnsi="Calibri" w:cs="Calibri"/>
          <w:sz w:val="20"/>
          <w:szCs w:val="20"/>
        </w:rPr>
        <w:t xml:space="preserve"> digital platform (</w:t>
      </w:r>
      <w:r w:rsidR="0037085B" w:rsidRPr="00FA2C9A">
        <w:rPr>
          <w:rFonts w:ascii="Calibri" w:eastAsia="SimSun" w:hAnsi="Calibri" w:cs="Calibri"/>
          <w:sz w:val="20"/>
          <w:szCs w:val="20"/>
        </w:rPr>
        <w:t>Output</w:t>
      </w:r>
      <w:r w:rsidR="00CC4EE1" w:rsidRPr="00FA2C9A">
        <w:rPr>
          <w:rFonts w:ascii="Calibri" w:eastAsia="SimSun" w:hAnsi="Calibri" w:cs="Calibri"/>
          <w:sz w:val="20"/>
          <w:szCs w:val="20"/>
        </w:rPr>
        <w:t xml:space="preserve"> 4.</w:t>
      </w:r>
      <w:r w:rsidR="00CA38A2" w:rsidRPr="00FA2C9A">
        <w:rPr>
          <w:rFonts w:ascii="Calibri" w:eastAsia="SimSun" w:hAnsi="Calibri" w:cs="Calibri"/>
          <w:sz w:val="20"/>
          <w:szCs w:val="20"/>
        </w:rPr>
        <w:t>2</w:t>
      </w:r>
      <w:r w:rsidR="00CC4EE1" w:rsidRPr="00FA2C9A">
        <w:rPr>
          <w:rFonts w:ascii="Calibri" w:eastAsia="SimSun" w:hAnsi="Calibri" w:cs="Calibri"/>
          <w:sz w:val="20"/>
          <w:szCs w:val="20"/>
        </w:rPr>
        <w:t xml:space="preserve">) to </w:t>
      </w:r>
      <w:r w:rsidR="0037085B" w:rsidRPr="00FA2C9A">
        <w:rPr>
          <w:rFonts w:ascii="Calibri" w:eastAsia="SimSun" w:hAnsi="Calibri" w:cs="Calibri"/>
          <w:sz w:val="20"/>
          <w:szCs w:val="20"/>
        </w:rPr>
        <w:t>launch</w:t>
      </w:r>
      <w:r w:rsidR="00CC4EE1" w:rsidRPr="00FA2C9A">
        <w:rPr>
          <w:rFonts w:ascii="Calibri" w:eastAsia="SimSun" w:hAnsi="Calibri" w:cs="Calibri"/>
          <w:sz w:val="20"/>
          <w:szCs w:val="20"/>
        </w:rPr>
        <w:t xml:space="preserve"> </w:t>
      </w:r>
      <w:r w:rsidR="0037085B" w:rsidRPr="00FA2C9A">
        <w:rPr>
          <w:rFonts w:ascii="Calibri" w:eastAsia="SimSun" w:hAnsi="Calibri" w:cs="Calibri"/>
          <w:sz w:val="20"/>
          <w:szCs w:val="20"/>
        </w:rPr>
        <w:t xml:space="preserve">a </w:t>
      </w:r>
      <w:r w:rsidR="00CC4EE1" w:rsidRPr="00FA2C9A">
        <w:rPr>
          <w:rFonts w:ascii="Calibri" w:eastAsia="SimSun" w:hAnsi="Calibri" w:cs="Calibri"/>
          <w:sz w:val="20"/>
          <w:szCs w:val="20"/>
        </w:rPr>
        <w:t>tender process</w:t>
      </w:r>
      <w:r w:rsidR="0037085B" w:rsidRPr="00FA2C9A">
        <w:rPr>
          <w:rFonts w:ascii="Calibri" w:eastAsia="SimSun" w:hAnsi="Calibri" w:cs="Calibri"/>
          <w:sz w:val="20"/>
          <w:szCs w:val="20"/>
        </w:rPr>
        <w:t xml:space="preserve"> and apply to it. </w:t>
      </w:r>
    </w:p>
    <w:p w14:paraId="3531A6F3" w14:textId="77777777" w:rsidR="009B2E6C" w:rsidRPr="00FA2C9A" w:rsidRDefault="009B2E6C" w:rsidP="00332BD2">
      <w:pPr>
        <w:ind w:left="360"/>
        <w:jc w:val="both"/>
        <w:rPr>
          <w:rFonts w:ascii="Calibri" w:hAnsi="Calibri" w:cs="Calibri"/>
          <w:color w:val="000000" w:themeColor="text1"/>
          <w:sz w:val="20"/>
          <w:szCs w:val="20"/>
        </w:rPr>
      </w:pPr>
    </w:p>
    <w:p w14:paraId="291044CA" w14:textId="54FD9918" w:rsidR="00CA5EE9" w:rsidRDefault="00CA5EE9" w:rsidP="00017278">
      <w:pPr>
        <w:rPr>
          <w:rFonts w:ascii="Calibri" w:hAnsi="Calibri" w:cs="Calibri"/>
          <w:sz w:val="20"/>
          <w:szCs w:val="20"/>
        </w:rPr>
      </w:pPr>
      <w:bookmarkStart w:id="33" w:name="_7emsst3kb9ly"/>
      <w:bookmarkEnd w:id="33"/>
    </w:p>
    <w:p w14:paraId="3245333B" w14:textId="3663692E" w:rsidR="00873166" w:rsidRPr="00B03E03" w:rsidRDefault="00873166" w:rsidP="005913BC">
      <w:pPr>
        <w:numPr>
          <w:ilvl w:val="0"/>
          <w:numId w:val="36"/>
        </w:numPr>
        <w:rPr>
          <w:rFonts w:ascii="Calibri" w:hAnsi="Calibri" w:cs="Calibri"/>
          <w:sz w:val="20"/>
          <w:szCs w:val="20"/>
          <w:u w:val="single"/>
        </w:rPr>
      </w:pPr>
      <w:r w:rsidRPr="00B03E03">
        <w:rPr>
          <w:rFonts w:ascii="Calibri" w:hAnsi="Calibri" w:cs="Calibri"/>
          <w:i/>
          <w:iCs/>
          <w:sz w:val="20"/>
          <w:szCs w:val="20"/>
          <w:u w:val="single"/>
        </w:rPr>
        <w:t xml:space="preserve">Output </w:t>
      </w:r>
      <w:r>
        <w:rPr>
          <w:rFonts w:ascii="Calibri" w:hAnsi="Calibri" w:cs="Calibri"/>
          <w:i/>
          <w:iCs/>
          <w:sz w:val="20"/>
          <w:szCs w:val="20"/>
          <w:u w:val="single"/>
        </w:rPr>
        <w:t>2</w:t>
      </w:r>
      <w:r w:rsidRPr="00B03E03">
        <w:rPr>
          <w:rFonts w:ascii="Calibri" w:hAnsi="Calibri" w:cs="Calibri"/>
          <w:i/>
          <w:iCs/>
          <w:sz w:val="20"/>
          <w:szCs w:val="20"/>
          <w:u w:val="single"/>
        </w:rPr>
        <w:t>.</w:t>
      </w:r>
      <w:r>
        <w:rPr>
          <w:rFonts w:ascii="Calibri" w:hAnsi="Calibri" w:cs="Calibri"/>
          <w:i/>
          <w:iCs/>
          <w:sz w:val="20"/>
          <w:szCs w:val="20"/>
          <w:u w:val="single"/>
        </w:rPr>
        <w:t>1</w:t>
      </w:r>
      <w:r w:rsidRPr="00B03E03">
        <w:rPr>
          <w:rFonts w:ascii="Calibri" w:hAnsi="Calibri" w:cs="Calibri"/>
          <w:i/>
          <w:iCs/>
          <w:sz w:val="20"/>
          <w:szCs w:val="20"/>
          <w:u w:val="single"/>
        </w:rPr>
        <w:t xml:space="preserve">: </w:t>
      </w:r>
      <w:r w:rsidRPr="00873166">
        <w:rPr>
          <w:rFonts w:ascii="Calibri" w:hAnsi="Calibri" w:cs="Calibri"/>
          <w:i/>
          <w:iCs/>
          <w:sz w:val="20"/>
          <w:szCs w:val="20"/>
          <w:u w:val="single"/>
        </w:rPr>
        <w:t>Pilots developed, including on productive use/innovative appliances and modular hardware/system design, leading to cost-reduction in mini-grids</w:t>
      </w:r>
    </w:p>
    <w:p w14:paraId="2E58F572" w14:textId="27F043AA" w:rsidR="00AA430B" w:rsidRDefault="00DF333B" w:rsidP="00B03E03">
      <w:pPr>
        <w:ind w:left="360"/>
        <w:jc w:val="both"/>
        <w:rPr>
          <w:rFonts w:ascii="Calibri" w:hAnsi="Calibri" w:cs="Calibri"/>
          <w:sz w:val="20"/>
          <w:szCs w:val="20"/>
        </w:rPr>
      </w:pPr>
      <w:r w:rsidRPr="001C0C59">
        <w:rPr>
          <w:rFonts w:ascii="Calibri" w:hAnsi="Calibri" w:cs="Calibri"/>
          <w:sz w:val="20"/>
          <w:szCs w:val="20"/>
        </w:rPr>
        <w:t>Through</w:t>
      </w:r>
      <w:r w:rsidR="001426DA" w:rsidRPr="001C0C59">
        <w:rPr>
          <w:rFonts w:ascii="Calibri" w:hAnsi="Calibri" w:cs="Calibri"/>
          <w:sz w:val="20"/>
          <w:szCs w:val="20"/>
        </w:rPr>
        <w:t xml:space="preserve">out </w:t>
      </w:r>
      <w:r w:rsidRPr="001C0C59">
        <w:rPr>
          <w:rFonts w:ascii="Calibri" w:hAnsi="Calibri" w:cs="Calibri"/>
          <w:sz w:val="20"/>
          <w:szCs w:val="20"/>
        </w:rPr>
        <w:t>the PPG phase</w:t>
      </w:r>
      <w:r w:rsidR="001426DA" w:rsidRPr="001C0C59">
        <w:rPr>
          <w:rFonts w:ascii="Calibri" w:hAnsi="Calibri" w:cs="Calibri"/>
          <w:sz w:val="20"/>
          <w:szCs w:val="20"/>
        </w:rPr>
        <w:t xml:space="preserve">, </w:t>
      </w:r>
      <w:r w:rsidR="00B042B1" w:rsidRPr="001C0C59">
        <w:rPr>
          <w:rFonts w:ascii="Calibri" w:hAnsi="Calibri" w:cs="Calibri"/>
          <w:sz w:val="20"/>
          <w:szCs w:val="20"/>
        </w:rPr>
        <w:t>stakeholders clearly indicated th</w:t>
      </w:r>
      <w:r w:rsidR="00E33758" w:rsidRPr="001C0C59">
        <w:rPr>
          <w:rFonts w:ascii="Calibri" w:hAnsi="Calibri" w:cs="Calibri"/>
          <w:sz w:val="20"/>
          <w:szCs w:val="20"/>
        </w:rPr>
        <w:t xml:space="preserve">at </w:t>
      </w:r>
      <w:r w:rsidR="00873166">
        <w:rPr>
          <w:rFonts w:ascii="Calibri" w:hAnsi="Calibri" w:cs="Calibri"/>
          <w:sz w:val="20"/>
          <w:szCs w:val="20"/>
        </w:rPr>
        <w:t>this project</w:t>
      </w:r>
      <w:r w:rsidR="00E33758" w:rsidRPr="001C0C59">
        <w:rPr>
          <w:rFonts w:ascii="Calibri" w:hAnsi="Calibri" w:cs="Calibri"/>
          <w:sz w:val="20"/>
          <w:szCs w:val="20"/>
        </w:rPr>
        <w:t xml:space="preserve"> should focus on productive uses</w:t>
      </w:r>
      <w:r w:rsidR="006501C0" w:rsidRPr="001C0C59">
        <w:rPr>
          <w:rFonts w:ascii="Calibri" w:hAnsi="Calibri" w:cs="Calibri"/>
          <w:sz w:val="20"/>
          <w:szCs w:val="20"/>
        </w:rPr>
        <w:t xml:space="preserve"> of energy</w:t>
      </w:r>
      <w:r w:rsidR="00E33758" w:rsidRPr="001C0C59">
        <w:rPr>
          <w:rFonts w:ascii="Calibri" w:hAnsi="Calibri" w:cs="Calibri"/>
          <w:sz w:val="20"/>
          <w:szCs w:val="20"/>
        </w:rPr>
        <w:t xml:space="preserve"> instead of</w:t>
      </w:r>
      <w:r w:rsidR="00B042B1" w:rsidRPr="001C0C59">
        <w:rPr>
          <w:rFonts w:ascii="Calibri" w:hAnsi="Calibri" w:cs="Calibri"/>
          <w:sz w:val="20"/>
          <w:szCs w:val="20"/>
        </w:rPr>
        <w:t xml:space="preserve"> </w:t>
      </w:r>
      <w:r w:rsidR="008B3813" w:rsidRPr="001C0C59">
        <w:rPr>
          <w:rFonts w:ascii="Calibri" w:hAnsi="Calibri" w:cs="Calibri"/>
          <w:sz w:val="20"/>
          <w:szCs w:val="20"/>
        </w:rPr>
        <w:t xml:space="preserve">electricity for </w:t>
      </w:r>
      <w:r w:rsidR="00B042B1" w:rsidRPr="001C0C59">
        <w:rPr>
          <w:rFonts w:ascii="Calibri" w:hAnsi="Calibri" w:cs="Calibri"/>
          <w:sz w:val="20"/>
          <w:szCs w:val="20"/>
        </w:rPr>
        <w:t>household demand, which is already a tangible market and is being addressed by many existing and upcoming projects and programs</w:t>
      </w:r>
      <w:r w:rsidR="00894C0B" w:rsidRPr="001C0C59">
        <w:rPr>
          <w:rFonts w:ascii="Calibri" w:hAnsi="Calibri" w:cs="Calibri"/>
          <w:sz w:val="20"/>
          <w:szCs w:val="20"/>
        </w:rPr>
        <w:t xml:space="preserve"> with mitigated results.</w:t>
      </w:r>
      <w:r w:rsidR="00B042B1" w:rsidRPr="001C0C59">
        <w:rPr>
          <w:rFonts w:ascii="Calibri" w:hAnsi="Calibri" w:cs="Calibri"/>
          <w:sz w:val="20"/>
          <w:szCs w:val="20"/>
        </w:rPr>
        <w:t xml:space="preserve"> This is in direct line with the baseline scenario, which shows that the increasing demand for electricity in Burkina Faso is driven in part by the need for off-grid electricity in the mining and agriculture sectors</w:t>
      </w:r>
      <w:r w:rsidR="00894C0B" w:rsidRPr="001C0C59">
        <w:rPr>
          <w:rFonts w:ascii="Calibri" w:hAnsi="Calibri" w:cs="Calibri"/>
          <w:sz w:val="20"/>
          <w:szCs w:val="20"/>
        </w:rPr>
        <w:t>, two of the country’s main</w:t>
      </w:r>
      <w:r w:rsidR="00FB3C2B" w:rsidRPr="001C0C59">
        <w:rPr>
          <w:rFonts w:ascii="Calibri" w:hAnsi="Calibri" w:cs="Calibri"/>
          <w:sz w:val="20"/>
          <w:szCs w:val="20"/>
        </w:rPr>
        <w:t xml:space="preserve"> economic sectors</w:t>
      </w:r>
      <w:r w:rsidR="00B042B1" w:rsidRPr="001C0C59">
        <w:rPr>
          <w:rFonts w:ascii="Calibri" w:hAnsi="Calibri" w:cs="Calibri"/>
          <w:sz w:val="20"/>
          <w:szCs w:val="20"/>
        </w:rPr>
        <w:t xml:space="preserve">. While the mining sector is one of the largest consumers of electricity in the country, demand for large irrigation systems is also significant, with more than 100 locations identified </w:t>
      </w:r>
      <w:r w:rsidR="009D7528" w:rsidRPr="001C0C59">
        <w:rPr>
          <w:rFonts w:ascii="Calibri" w:hAnsi="Calibri" w:cs="Calibri"/>
          <w:sz w:val="20"/>
          <w:szCs w:val="20"/>
        </w:rPr>
        <w:t xml:space="preserve">through </w:t>
      </w:r>
      <w:r w:rsidR="003340D9" w:rsidRPr="001C0C59">
        <w:rPr>
          <w:rFonts w:ascii="Calibri" w:hAnsi="Calibri" w:cs="Calibri"/>
          <w:sz w:val="20"/>
          <w:szCs w:val="20"/>
        </w:rPr>
        <w:t xml:space="preserve">an </w:t>
      </w:r>
      <w:r w:rsidR="009D7528" w:rsidRPr="001C0C59">
        <w:rPr>
          <w:rFonts w:ascii="Calibri" w:hAnsi="Calibri" w:cs="Calibri"/>
          <w:sz w:val="20"/>
          <w:szCs w:val="20"/>
        </w:rPr>
        <w:t xml:space="preserve">assessment exercise </w:t>
      </w:r>
      <w:r w:rsidR="003340D9" w:rsidRPr="001C0C59">
        <w:rPr>
          <w:rFonts w:ascii="Calibri" w:hAnsi="Calibri" w:cs="Calibri"/>
          <w:sz w:val="20"/>
          <w:szCs w:val="20"/>
        </w:rPr>
        <w:t xml:space="preserve">conducted </w:t>
      </w:r>
      <w:r w:rsidR="009D7528" w:rsidRPr="001C0C59">
        <w:rPr>
          <w:rFonts w:ascii="Calibri" w:hAnsi="Calibri" w:cs="Calibri"/>
          <w:sz w:val="20"/>
          <w:szCs w:val="20"/>
        </w:rPr>
        <w:t xml:space="preserve">by </w:t>
      </w:r>
      <w:r w:rsidR="003340D9" w:rsidRPr="001C0C59">
        <w:rPr>
          <w:rFonts w:ascii="Calibri" w:hAnsi="Calibri" w:cs="Calibri"/>
          <w:sz w:val="20"/>
          <w:szCs w:val="20"/>
        </w:rPr>
        <w:t xml:space="preserve">the </w:t>
      </w:r>
      <w:r w:rsidR="009D7528" w:rsidRPr="001C0C59">
        <w:rPr>
          <w:rFonts w:ascii="Calibri" w:hAnsi="Calibri" w:cs="Calibri"/>
          <w:sz w:val="20"/>
          <w:szCs w:val="20"/>
        </w:rPr>
        <w:t>EU</w:t>
      </w:r>
      <w:r w:rsidR="00B042B1" w:rsidRPr="001C0C59">
        <w:rPr>
          <w:rFonts w:ascii="Calibri" w:hAnsi="Calibri" w:cs="Calibri"/>
          <w:sz w:val="20"/>
          <w:szCs w:val="20"/>
        </w:rPr>
        <w:t xml:space="preserve">. </w:t>
      </w:r>
      <w:r w:rsidR="004642CD" w:rsidRPr="001C0C59">
        <w:rPr>
          <w:rFonts w:ascii="Calibri" w:hAnsi="Calibri" w:cs="Calibri"/>
          <w:sz w:val="20"/>
          <w:szCs w:val="20"/>
        </w:rPr>
        <w:t>The consistent demand for irrigation pumps makes these locations highly suitable for off-grid solar installations</w:t>
      </w:r>
      <w:r w:rsidR="00742159" w:rsidRPr="001C0C59">
        <w:rPr>
          <w:rFonts w:ascii="Calibri" w:hAnsi="Calibri" w:cs="Calibri"/>
          <w:sz w:val="20"/>
          <w:szCs w:val="20"/>
        </w:rPr>
        <w:t xml:space="preserve"> using innovative technologies</w:t>
      </w:r>
      <w:r w:rsidR="000A2196" w:rsidRPr="001C0C59">
        <w:rPr>
          <w:rFonts w:ascii="Calibri" w:hAnsi="Calibri" w:cs="Calibri"/>
          <w:sz w:val="20"/>
          <w:szCs w:val="20"/>
        </w:rPr>
        <w:t xml:space="preserve"> (</w:t>
      </w:r>
      <w:proofErr w:type="spellStart"/>
      <w:r w:rsidR="000A2196" w:rsidRPr="001C0C59">
        <w:rPr>
          <w:rFonts w:ascii="Calibri" w:hAnsi="Calibri" w:cs="Calibri"/>
          <w:sz w:val="20"/>
          <w:szCs w:val="20"/>
        </w:rPr>
        <w:t>SustainSolar</w:t>
      </w:r>
      <w:proofErr w:type="spellEnd"/>
      <w:r w:rsidR="000A2196" w:rsidRPr="001C0C59">
        <w:rPr>
          <w:rFonts w:ascii="Calibri" w:hAnsi="Calibri" w:cs="Calibri"/>
          <w:sz w:val="20"/>
          <w:szCs w:val="20"/>
        </w:rPr>
        <w:t xml:space="preserve">, </w:t>
      </w:r>
      <w:proofErr w:type="spellStart"/>
      <w:r w:rsidR="000A2196" w:rsidRPr="001C0C59">
        <w:rPr>
          <w:rFonts w:ascii="Calibri" w:hAnsi="Calibri" w:cs="Calibri"/>
          <w:sz w:val="20"/>
          <w:szCs w:val="20"/>
        </w:rPr>
        <w:t>OffgridBox</w:t>
      </w:r>
      <w:proofErr w:type="spellEnd"/>
      <w:r w:rsidR="00332BD2" w:rsidRPr="00332BD2">
        <w:rPr>
          <w:rFonts w:ascii="Calibri" w:hAnsi="Calibri" w:cs="Calibri"/>
          <w:sz w:val="20"/>
          <w:szCs w:val="20"/>
        </w:rPr>
        <w:t xml:space="preserve">, </w:t>
      </w:r>
      <w:r w:rsidR="00697A87">
        <w:rPr>
          <w:rFonts w:ascii="Calibri" w:hAnsi="Calibri" w:cs="Calibri"/>
          <w:sz w:val="20"/>
          <w:szCs w:val="20"/>
        </w:rPr>
        <w:t xml:space="preserve">Differ Community Power, </w:t>
      </w:r>
      <w:r w:rsidR="00332BD2" w:rsidRPr="00332BD2">
        <w:rPr>
          <w:rFonts w:ascii="Calibri" w:hAnsi="Calibri" w:cs="Calibri"/>
          <w:sz w:val="20"/>
          <w:szCs w:val="20"/>
        </w:rPr>
        <w:t>etc.)</w:t>
      </w:r>
      <w:r w:rsidR="00742159" w:rsidRPr="001C0C59">
        <w:rPr>
          <w:rFonts w:ascii="Calibri" w:hAnsi="Calibri" w:cs="Calibri"/>
          <w:sz w:val="20"/>
          <w:szCs w:val="20"/>
        </w:rPr>
        <w:t xml:space="preserve"> and business models (</w:t>
      </w:r>
      <w:proofErr w:type="spellStart"/>
      <w:r w:rsidR="00742159" w:rsidRPr="001C0C59">
        <w:rPr>
          <w:rFonts w:ascii="Calibri" w:hAnsi="Calibri" w:cs="Calibri"/>
          <w:sz w:val="20"/>
          <w:szCs w:val="20"/>
        </w:rPr>
        <w:t>Inspira</w:t>
      </w:r>
      <w:r w:rsidR="005D0F39" w:rsidRPr="001C0C59">
        <w:rPr>
          <w:rFonts w:ascii="Calibri" w:hAnsi="Calibri" w:cs="Calibri"/>
          <w:sz w:val="20"/>
          <w:szCs w:val="20"/>
        </w:rPr>
        <w:t>F</w:t>
      </w:r>
      <w:r w:rsidR="00742159" w:rsidRPr="001C0C59">
        <w:rPr>
          <w:rFonts w:ascii="Calibri" w:hAnsi="Calibri" w:cs="Calibri"/>
          <w:sz w:val="20"/>
          <w:szCs w:val="20"/>
        </w:rPr>
        <w:t>arms</w:t>
      </w:r>
      <w:proofErr w:type="spellEnd"/>
      <w:r w:rsidR="00742159" w:rsidRPr="001C0C59">
        <w:rPr>
          <w:rFonts w:ascii="Calibri" w:hAnsi="Calibri" w:cs="Calibri"/>
          <w:sz w:val="20"/>
          <w:szCs w:val="20"/>
        </w:rPr>
        <w:t xml:space="preserve">, </w:t>
      </w:r>
      <w:proofErr w:type="spellStart"/>
      <w:r w:rsidR="00742159" w:rsidRPr="001C0C59">
        <w:rPr>
          <w:rFonts w:ascii="Calibri" w:hAnsi="Calibri" w:cs="Calibri"/>
          <w:sz w:val="20"/>
          <w:szCs w:val="20"/>
        </w:rPr>
        <w:t>Cold</w:t>
      </w:r>
      <w:r w:rsidR="005D0F39" w:rsidRPr="001C0C59">
        <w:rPr>
          <w:rFonts w:ascii="Calibri" w:hAnsi="Calibri" w:cs="Calibri"/>
          <w:sz w:val="20"/>
          <w:szCs w:val="20"/>
        </w:rPr>
        <w:t>H</w:t>
      </w:r>
      <w:r w:rsidR="00742159" w:rsidRPr="001C0C59">
        <w:rPr>
          <w:rFonts w:ascii="Calibri" w:hAnsi="Calibri" w:cs="Calibri"/>
          <w:sz w:val="20"/>
          <w:szCs w:val="20"/>
        </w:rPr>
        <w:t>ubs</w:t>
      </w:r>
      <w:proofErr w:type="spellEnd"/>
      <w:r w:rsidR="00742159" w:rsidRPr="001C0C59">
        <w:rPr>
          <w:rFonts w:ascii="Calibri" w:hAnsi="Calibri" w:cs="Calibri"/>
          <w:sz w:val="20"/>
          <w:szCs w:val="20"/>
        </w:rPr>
        <w:t xml:space="preserve">, </w:t>
      </w:r>
      <w:r w:rsidR="000B601A">
        <w:rPr>
          <w:rFonts w:ascii="Calibri" w:hAnsi="Calibri" w:cs="Calibri"/>
          <w:sz w:val="20"/>
          <w:szCs w:val="20"/>
        </w:rPr>
        <w:t xml:space="preserve">JUMEME’s </w:t>
      </w:r>
      <w:proofErr w:type="spellStart"/>
      <w:r w:rsidR="00742159" w:rsidRPr="001C0C59">
        <w:rPr>
          <w:rFonts w:ascii="Calibri" w:hAnsi="Calibri" w:cs="Calibri"/>
          <w:sz w:val="20"/>
          <w:szCs w:val="20"/>
        </w:rPr>
        <w:t>KeyMaker</w:t>
      </w:r>
      <w:proofErr w:type="spellEnd"/>
      <w:r w:rsidR="00873166">
        <w:rPr>
          <w:rFonts w:ascii="Calibri" w:hAnsi="Calibri" w:cs="Calibri"/>
          <w:sz w:val="20"/>
          <w:szCs w:val="20"/>
        </w:rPr>
        <w:t xml:space="preserve"> Model</w:t>
      </w:r>
      <w:r w:rsidR="000B601A">
        <w:rPr>
          <w:rFonts w:ascii="Calibri" w:hAnsi="Calibri" w:cs="Calibri"/>
          <w:sz w:val="20"/>
          <w:szCs w:val="20"/>
        </w:rPr>
        <w:t>,</w:t>
      </w:r>
      <w:r w:rsidR="00332BD2" w:rsidRPr="00332BD2">
        <w:rPr>
          <w:rFonts w:ascii="Calibri" w:hAnsi="Calibri" w:cs="Calibri"/>
          <w:sz w:val="20"/>
          <w:szCs w:val="20"/>
        </w:rPr>
        <w:t xml:space="preserve"> </w:t>
      </w:r>
      <w:r w:rsidR="000A2196" w:rsidRPr="001C0C59">
        <w:rPr>
          <w:rFonts w:ascii="Calibri" w:hAnsi="Calibri" w:cs="Calibri"/>
          <w:sz w:val="20"/>
          <w:szCs w:val="20"/>
        </w:rPr>
        <w:t>etc.)</w:t>
      </w:r>
      <w:r w:rsidR="004642CD" w:rsidRPr="001C0C59">
        <w:rPr>
          <w:rFonts w:ascii="Calibri" w:hAnsi="Calibri" w:cs="Calibri"/>
          <w:sz w:val="20"/>
          <w:szCs w:val="20"/>
        </w:rPr>
        <w:t xml:space="preserve">. To date, the </w:t>
      </w:r>
      <w:r w:rsidR="00AA430B">
        <w:rPr>
          <w:rFonts w:ascii="Calibri" w:hAnsi="Calibri" w:cs="Calibri"/>
          <w:sz w:val="20"/>
          <w:szCs w:val="20"/>
        </w:rPr>
        <w:t xml:space="preserve">social </w:t>
      </w:r>
      <w:r w:rsidR="00B35961">
        <w:rPr>
          <w:rFonts w:ascii="Calibri" w:hAnsi="Calibri" w:cs="Calibri"/>
          <w:sz w:val="20"/>
          <w:szCs w:val="20"/>
        </w:rPr>
        <w:t>(health, education, community infrastructure, etc.)</w:t>
      </w:r>
      <w:r w:rsidR="004642CD" w:rsidRPr="001C0C59">
        <w:rPr>
          <w:rFonts w:ascii="Calibri" w:hAnsi="Calibri" w:cs="Calibri"/>
          <w:sz w:val="20"/>
          <w:szCs w:val="20"/>
        </w:rPr>
        <w:t xml:space="preserve"> and productive use market seems to not have been concretely addressed by past programs, which have mostly focused on connecting households. It appears, that</w:t>
      </w:r>
      <w:r w:rsidR="000B601A">
        <w:rPr>
          <w:rFonts w:ascii="Calibri" w:hAnsi="Calibri" w:cs="Calibri"/>
          <w:sz w:val="20"/>
          <w:szCs w:val="20"/>
        </w:rPr>
        <w:t xml:space="preserve"> the</w:t>
      </w:r>
      <w:r w:rsidR="004642CD" w:rsidRPr="001C0C59">
        <w:rPr>
          <w:rFonts w:ascii="Calibri" w:hAnsi="Calibri" w:cs="Calibri"/>
          <w:sz w:val="20"/>
          <w:szCs w:val="20"/>
        </w:rPr>
        <w:t xml:space="preserve"> productive use of energy (PUE) market has been </w:t>
      </w:r>
      <w:r w:rsidR="003340D9" w:rsidRPr="001C0C59">
        <w:rPr>
          <w:rFonts w:ascii="Calibri" w:hAnsi="Calibri" w:cs="Calibri"/>
          <w:sz w:val="20"/>
          <w:szCs w:val="20"/>
        </w:rPr>
        <w:t xml:space="preserve">given </w:t>
      </w:r>
      <w:r w:rsidR="004B2EDE" w:rsidRPr="001C0C59">
        <w:rPr>
          <w:rFonts w:ascii="Calibri" w:hAnsi="Calibri" w:cs="Calibri"/>
          <w:sz w:val="20"/>
          <w:szCs w:val="20"/>
        </w:rPr>
        <w:t xml:space="preserve">the </w:t>
      </w:r>
      <w:r w:rsidR="004642CD" w:rsidRPr="001C0C59">
        <w:rPr>
          <w:rFonts w:ascii="Calibri" w:hAnsi="Calibri" w:cs="Calibri"/>
          <w:sz w:val="20"/>
          <w:szCs w:val="20"/>
        </w:rPr>
        <w:t xml:space="preserve">least </w:t>
      </w:r>
      <w:r w:rsidR="003340D9" w:rsidRPr="001C0C59">
        <w:rPr>
          <w:rFonts w:ascii="Calibri" w:hAnsi="Calibri" w:cs="Calibri"/>
          <w:sz w:val="20"/>
          <w:szCs w:val="20"/>
        </w:rPr>
        <w:t xml:space="preserve">attention </w:t>
      </w:r>
      <w:r w:rsidR="004642CD" w:rsidRPr="001C0C59">
        <w:rPr>
          <w:rFonts w:ascii="Calibri" w:hAnsi="Calibri" w:cs="Calibri"/>
          <w:sz w:val="20"/>
          <w:szCs w:val="20"/>
        </w:rPr>
        <w:t>with very little baseline data</w:t>
      </w:r>
      <w:r w:rsidR="003340D9" w:rsidRPr="001C0C59">
        <w:rPr>
          <w:rFonts w:ascii="Calibri" w:hAnsi="Calibri" w:cs="Calibri"/>
          <w:sz w:val="20"/>
          <w:szCs w:val="20"/>
        </w:rPr>
        <w:t xml:space="preserve"> available</w:t>
      </w:r>
      <w:r w:rsidR="004642CD" w:rsidRPr="001C0C59">
        <w:rPr>
          <w:rFonts w:ascii="Calibri" w:hAnsi="Calibri" w:cs="Calibri"/>
          <w:sz w:val="20"/>
          <w:szCs w:val="20"/>
        </w:rPr>
        <w:t xml:space="preserve">. Considered a relatively new market segment, productive use market dynamics are not yet well understood or investigated. </w:t>
      </w:r>
      <w:r w:rsidR="00744A70" w:rsidRPr="001C0C59">
        <w:rPr>
          <w:rFonts w:ascii="Calibri" w:hAnsi="Calibri" w:cs="Calibri"/>
          <w:sz w:val="20"/>
          <w:szCs w:val="20"/>
        </w:rPr>
        <w:t>The</w:t>
      </w:r>
      <w:r w:rsidR="008B3813" w:rsidRPr="001C0C59">
        <w:rPr>
          <w:rFonts w:ascii="Calibri" w:hAnsi="Calibri" w:cs="Calibri"/>
          <w:sz w:val="20"/>
          <w:szCs w:val="20"/>
        </w:rPr>
        <w:t>refore, the</w:t>
      </w:r>
      <w:r w:rsidR="00744A70" w:rsidRPr="001C0C59">
        <w:rPr>
          <w:rFonts w:ascii="Calibri" w:hAnsi="Calibri" w:cs="Calibri"/>
          <w:sz w:val="20"/>
          <w:szCs w:val="20"/>
        </w:rPr>
        <w:t xml:space="preserve"> pilot projects will target first and foremost the productive uses as anchor load</w:t>
      </w:r>
      <w:r w:rsidR="000B601A">
        <w:rPr>
          <w:rFonts w:ascii="Calibri" w:hAnsi="Calibri" w:cs="Calibri"/>
          <w:sz w:val="20"/>
          <w:szCs w:val="20"/>
        </w:rPr>
        <w:t>s</w:t>
      </w:r>
      <w:r w:rsidR="00744A70" w:rsidRPr="001C0C59">
        <w:rPr>
          <w:rFonts w:ascii="Calibri" w:hAnsi="Calibri" w:cs="Calibri"/>
          <w:sz w:val="20"/>
          <w:szCs w:val="20"/>
        </w:rPr>
        <w:t xml:space="preserve"> to ensure commercial viability and to lower cost and risk through demand aggregation. Hence </w:t>
      </w:r>
      <w:r w:rsidR="00332BD2" w:rsidRPr="00332BD2">
        <w:rPr>
          <w:rFonts w:ascii="Calibri" w:hAnsi="Calibri" w:cs="Calibri"/>
          <w:sz w:val="20"/>
          <w:szCs w:val="20"/>
        </w:rPr>
        <w:t xml:space="preserve">demonstrating ways to </w:t>
      </w:r>
      <w:r w:rsidR="00332BD2">
        <w:rPr>
          <w:rFonts w:ascii="Calibri" w:hAnsi="Calibri" w:cs="Calibri"/>
          <w:sz w:val="20"/>
          <w:szCs w:val="20"/>
        </w:rPr>
        <w:t xml:space="preserve">address </w:t>
      </w:r>
      <w:r w:rsidR="00744A70" w:rsidRPr="001C0C59">
        <w:rPr>
          <w:rFonts w:ascii="Calibri" w:hAnsi="Calibri" w:cs="Calibri"/>
          <w:sz w:val="20"/>
          <w:szCs w:val="20"/>
        </w:rPr>
        <w:t xml:space="preserve">the demand and ability to pay </w:t>
      </w:r>
      <w:r w:rsidR="00AD1A52" w:rsidRPr="001C0C59">
        <w:rPr>
          <w:rFonts w:ascii="Calibri" w:hAnsi="Calibri" w:cs="Calibri"/>
          <w:sz w:val="20"/>
          <w:szCs w:val="20"/>
        </w:rPr>
        <w:t>issues</w:t>
      </w:r>
      <w:r w:rsidR="00744A70" w:rsidRPr="001C0C59">
        <w:rPr>
          <w:rFonts w:ascii="Calibri" w:hAnsi="Calibri" w:cs="Calibri"/>
          <w:sz w:val="20"/>
          <w:szCs w:val="20"/>
        </w:rPr>
        <w:t xml:space="preserve">. </w:t>
      </w:r>
    </w:p>
    <w:p w14:paraId="3DBB0E34" w14:textId="67D0D92D" w:rsidR="00AA430B" w:rsidRDefault="00AA430B" w:rsidP="00B03E03">
      <w:pPr>
        <w:ind w:left="360"/>
        <w:jc w:val="both"/>
        <w:rPr>
          <w:rFonts w:ascii="Calibri" w:hAnsi="Calibri" w:cs="Calibri"/>
          <w:sz w:val="20"/>
          <w:szCs w:val="20"/>
        </w:rPr>
      </w:pPr>
    </w:p>
    <w:p w14:paraId="52288A7C" w14:textId="1E249087" w:rsidR="00BC2580" w:rsidRPr="00E86DFA" w:rsidRDefault="00BC2580" w:rsidP="00B03E03">
      <w:pPr>
        <w:ind w:left="360"/>
        <w:jc w:val="both"/>
        <w:rPr>
          <w:rFonts w:ascii="Calibri" w:hAnsi="Calibri" w:cs="Calibri"/>
          <w:sz w:val="20"/>
          <w:szCs w:val="20"/>
          <w:u w:val="single"/>
        </w:rPr>
      </w:pPr>
      <w:r w:rsidRPr="00E86DFA">
        <w:rPr>
          <w:rFonts w:ascii="Calibri" w:hAnsi="Calibri" w:cs="Calibri"/>
          <w:sz w:val="20"/>
          <w:szCs w:val="20"/>
          <w:u w:val="single"/>
        </w:rPr>
        <w:lastRenderedPageBreak/>
        <w:t xml:space="preserve">Objectives of the pilots: </w:t>
      </w:r>
    </w:p>
    <w:p w14:paraId="048A72D1" w14:textId="77777777" w:rsidR="00BC2580" w:rsidRDefault="00BC2580" w:rsidP="00B03E03">
      <w:pPr>
        <w:ind w:left="360"/>
        <w:jc w:val="both"/>
        <w:rPr>
          <w:rFonts w:ascii="Calibri" w:hAnsi="Calibri" w:cs="Calibri"/>
          <w:sz w:val="20"/>
          <w:szCs w:val="20"/>
        </w:rPr>
      </w:pPr>
    </w:p>
    <w:p w14:paraId="513CBB3E" w14:textId="158133C4" w:rsidR="00AA430B" w:rsidRDefault="00AA430B" w:rsidP="00B03E03">
      <w:pPr>
        <w:ind w:left="360"/>
        <w:jc w:val="both"/>
        <w:rPr>
          <w:rFonts w:ascii="Calibri" w:hAnsi="Calibri" w:cs="Calibri"/>
          <w:sz w:val="20"/>
          <w:szCs w:val="20"/>
        </w:rPr>
      </w:pPr>
      <w:r>
        <w:rPr>
          <w:rFonts w:ascii="Calibri" w:hAnsi="Calibri" w:cs="Calibri"/>
          <w:sz w:val="20"/>
          <w:szCs w:val="20"/>
        </w:rPr>
        <w:t xml:space="preserve">The pilot projects in Burkina Faso will have </w:t>
      </w:r>
      <w:r w:rsidRPr="00E86DFA">
        <w:rPr>
          <w:rFonts w:ascii="Calibri" w:hAnsi="Calibri" w:cs="Calibri"/>
          <w:b/>
          <w:bCs/>
          <w:sz w:val="20"/>
          <w:szCs w:val="20"/>
        </w:rPr>
        <w:t>three main objectives</w:t>
      </w:r>
      <w:r>
        <w:rPr>
          <w:rFonts w:ascii="Calibri" w:hAnsi="Calibri" w:cs="Calibri"/>
          <w:sz w:val="20"/>
          <w:szCs w:val="20"/>
        </w:rPr>
        <w:t xml:space="preserve">, aligned with AMP’s guiding principles and objectives for the </w:t>
      </w:r>
      <w:r w:rsidRPr="0024022B">
        <w:rPr>
          <w:rFonts w:ascii="Calibri" w:hAnsi="Calibri" w:cs="Calibri"/>
          <w:sz w:val="20"/>
          <w:szCs w:val="20"/>
        </w:rPr>
        <w:t>pilots</w:t>
      </w:r>
      <w:r w:rsidR="0024022B" w:rsidRPr="0024022B">
        <w:rPr>
          <w:rFonts w:ascii="Calibri" w:hAnsi="Calibri" w:cs="Calibri"/>
          <w:sz w:val="20"/>
          <w:szCs w:val="20"/>
        </w:rPr>
        <w:t xml:space="preserve"> (</w:t>
      </w:r>
      <w:r w:rsidR="0024022B" w:rsidRPr="0024022B">
        <w:rPr>
          <w:rFonts w:ascii="Calibri" w:hAnsi="Calibri" w:cs="Calibri"/>
          <w:sz w:val="20"/>
          <w:szCs w:val="20"/>
        </w:rPr>
        <w:fldChar w:fldCharType="begin"/>
      </w:r>
      <w:r w:rsidR="0024022B" w:rsidRPr="0024022B">
        <w:rPr>
          <w:rFonts w:ascii="Calibri" w:hAnsi="Calibri" w:cs="Calibri"/>
          <w:sz w:val="20"/>
          <w:szCs w:val="20"/>
        </w:rPr>
        <w:instrText xml:space="preserve"> REF _Ref73918524 \h  \* MERGEFORMAT </w:instrText>
      </w:r>
      <w:r w:rsidR="0024022B" w:rsidRPr="0024022B">
        <w:rPr>
          <w:rFonts w:ascii="Calibri" w:hAnsi="Calibri" w:cs="Calibri"/>
          <w:sz w:val="20"/>
          <w:szCs w:val="20"/>
        </w:rPr>
      </w:r>
      <w:r w:rsidR="0024022B" w:rsidRPr="0024022B">
        <w:rPr>
          <w:rFonts w:ascii="Calibri" w:hAnsi="Calibri" w:cs="Calibri"/>
          <w:sz w:val="20"/>
          <w:szCs w:val="20"/>
        </w:rPr>
        <w:fldChar w:fldCharType="separate"/>
      </w:r>
      <w:r w:rsidR="0024022B" w:rsidRPr="0024022B">
        <w:rPr>
          <w:rFonts w:ascii="Calibri" w:hAnsi="Calibri" w:cs="Calibri"/>
          <w:sz w:val="20"/>
          <w:szCs w:val="20"/>
        </w:rPr>
        <w:t xml:space="preserve">Figure </w:t>
      </w:r>
      <w:r w:rsidR="0024022B" w:rsidRPr="0024022B">
        <w:rPr>
          <w:rFonts w:ascii="Calibri" w:hAnsi="Calibri" w:cs="Calibri"/>
          <w:noProof/>
          <w:sz w:val="20"/>
          <w:szCs w:val="20"/>
        </w:rPr>
        <w:t>6</w:t>
      </w:r>
      <w:r w:rsidR="0024022B" w:rsidRPr="0024022B">
        <w:rPr>
          <w:rFonts w:ascii="Calibri" w:hAnsi="Calibri" w:cs="Calibri"/>
          <w:sz w:val="20"/>
          <w:szCs w:val="20"/>
        </w:rPr>
        <w:fldChar w:fldCharType="end"/>
      </w:r>
      <w:r w:rsidRPr="0024022B">
        <w:rPr>
          <w:rFonts w:ascii="Calibri" w:hAnsi="Calibri" w:cs="Calibri"/>
          <w:sz w:val="20"/>
          <w:szCs w:val="20"/>
        </w:rPr>
        <w:t>):</w:t>
      </w:r>
      <w:r>
        <w:rPr>
          <w:rFonts w:ascii="Calibri" w:hAnsi="Calibri" w:cs="Calibri"/>
          <w:sz w:val="20"/>
          <w:szCs w:val="20"/>
        </w:rPr>
        <w:t xml:space="preserve"> </w:t>
      </w:r>
    </w:p>
    <w:p w14:paraId="1B92B2BB" w14:textId="36D13ACB" w:rsidR="0018131E" w:rsidRDefault="0018131E" w:rsidP="00B03E03">
      <w:pPr>
        <w:ind w:left="360"/>
        <w:jc w:val="both"/>
        <w:rPr>
          <w:rFonts w:ascii="Calibri" w:hAnsi="Calibri" w:cs="Calibri"/>
          <w:sz w:val="20"/>
          <w:szCs w:val="20"/>
        </w:rPr>
      </w:pPr>
    </w:p>
    <w:p w14:paraId="39E836FE" w14:textId="77777777" w:rsidR="00F55D36" w:rsidRDefault="004B784B" w:rsidP="00F55D36">
      <w:pPr>
        <w:keepNext/>
        <w:spacing w:line="247" w:lineRule="auto"/>
        <w:jc w:val="center"/>
      </w:pPr>
      <w:r>
        <w:rPr>
          <w:noProof/>
        </w:rPr>
        <w:drawing>
          <wp:inline distT="0" distB="0" distL="0" distR="0" wp14:anchorId="1C0D62B1" wp14:editId="488FDE0B">
            <wp:extent cx="5393267" cy="2533546"/>
            <wp:effectExtent l="0" t="0" r="0" b="635"/>
            <wp:docPr id="35" name="Picture 3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chart&#10;&#10;Description automatically generated"/>
                    <pic:cNvPicPr>
                      <a:picLocks noChangeAspect="1" noChangeArrowheads="1"/>
                    </pic:cNvPicPr>
                  </pic:nvPicPr>
                  <pic:blipFill rotWithShape="1">
                    <a:blip r:embed="rId20">
                      <a:extLst>
                        <a:ext uri="{28A0092B-C50C-407E-A947-70E740481C1C}">
                          <a14:useLocalDpi xmlns:a14="http://schemas.microsoft.com/office/drawing/2010/main" val="0"/>
                        </a:ext>
                      </a:extLst>
                    </a:blip>
                    <a:srcRect t="17531" r="1250"/>
                    <a:stretch/>
                  </pic:blipFill>
                  <pic:spPr bwMode="auto">
                    <a:xfrm>
                      <a:off x="0" y="0"/>
                      <a:ext cx="5397215" cy="2535400"/>
                    </a:xfrm>
                    <a:prstGeom prst="rect">
                      <a:avLst/>
                    </a:prstGeom>
                    <a:noFill/>
                    <a:ln>
                      <a:noFill/>
                    </a:ln>
                    <a:extLst>
                      <a:ext uri="{53640926-AAD7-44D8-BBD7-CCE9431645EC}">
                        <a14:shadowObscured xmlns:a14="http://schemas.microsoft.com/office/drawing/2010/main"/>
                      </a:ext>
                    </a:extLst>
                  </pic:spPr>
                </pic:pic>
              </a:graphicData>
            </a:graphic>
          </wp:inline>
        </w:drawing>
      </w:r>
    </w:p>
    <w:p w14:paraId="4EA62A2D" w14:textId="59ABB36E" w:rsidR="004B784B" w:rsidRPr="00F55D36" w:rsidRDefault="00F55D36" w:rsidP="00F55D36">
      <w:pPr>
        <w:pStyle w:val="Caption"/>
        <w:jc w:val="center"/>
        <w:rPr>
          <w:b w:val="0"/>
          <w:bCs/>
          <w:u w:val="none"/>
        </w:rPr>
      </w:pPr>
      <w:bookmarkStart w:id="34" w:name="_Ref73918524"/>
      <w:bookmarkStart w:id="35" w:name="_Ref73918518"/>
      <w:bookmarkStart w:id="36" w:name="_Toc84428456"/>
      <w:r w:rsidRPr="00F55D36">
        <w:rPr>
          <w:u w:val="none"/>
        </w:rPr>
        <w:t xml:space="preserve">Figure </w:t>
      </w:r>
      <w:r w:rsidRPr="00F55D36">
        <w:rPr>
          <w:u w:val="none"/>
        </w:rPr>
        <w:fldChar w:fldCharType="begin"/>
      </w:r>
      <w:r w:rsidRPr="00F55D36">
        <w:rPr>
          <w:u w:val="none"/>
        </w:rPr>
        <w:instrText xml:space="preserve"> SEQ Figure \* ARABIC </w:instrText>
      </w:r>
      <w:r w:rsidRPr="00F55D36">
        <w:rPr>
          <w:u w:val="none"/>
        </w:rPr>
        <w:fldChar w:fldCharType="separate"/>
      </w:r>
      <w:r w:rsidR="00E17644">
        <w:rPr>
          <w:noProof/>
          <w:u w:val="none"/>
        </w:rPr>
        <w:t>6</w:t>
      </w:r>
      <w:r w:rsidRPr="00F55D36">
        <w:rPr>
          <w:u w:val="none"/>
        </w:rPr>
        <w:fldChar w:fldCharType="end"/>
      </w:r>
      <w:bookmarkEnd w:id="34"/>
      <w:r w:rsidRPr="00F55D36">
        <w:rPr>
          <w:u w:val="none"/>
        </w:rPr>
        <w:t xml:space="preserve">: </w:t>
      </w:r>
      <w:r w:rsidRPr="00F55D36">
        <w:rPr>
          <w:b w:val="0"/>
          <w:bCs/>
          <w:noProof/>
          <w:u w:val="none"/>
        </w:rPr>
        <w:t>Objectives of Pilots in AMP National Projects</w:t>
      </w:r>
      <w:bookmarkEnd w:id="35"/>
      <w:bookmarkEnd w:id="36"/>
    </w:p>
    <w:p w14:paraId="3910B0F1" w14:textId="77777777" w:rsidR="004B784B" w:rsidRDefault="004B784B" w:rsidP="00E86DFA">
      <w:pPr>
        <w:jc w:val="both"/>
        <w:rPr>
          <w:rFonts w:ascii="Calibri" w:hAnsi="Calibri" w:cs="Calibri"/>
          <w:sz w:val="20"/>
          <w:szCs w:val="20"/>
        </w:rPr>
      </w:pPr>
    </w:p>
    <w:p w14:paraId="5ECFEB5D" w14:textId="347B97C7" w:rsidR="00AA430B" w:rsidRDefault="00AA430B" w:rsidP="00AA430B">
      <w:pPr>
        <w:numPr>
          <w:ilvl w:val="0"/>
          <w:numId w:val="111"/>
        </w:numPr>
        <w:jc w:val="both"/>
        <w:rPr>
          <w:rFonts w:ascii="Calibri" w:hAnsi="Calibri" w:cs="Calibri"/>
          <w:sz w:val="20"/>
          <w:szCs w:val="20"/>
        </w:rPr>
      </w:pPr>
      <w:r>
        <w:rPr>
          <w:rFonts w:ascii="Calibri" w:hAnsi="Calibri" w:cs="Calibri"/>
          <w:sz w:val="20"/>
          <w:szCs w:val="20"/>
        </w:rPr>
        <w:t xml:space="preserve">Demonstrate a </w:t>
      </w:r>
      <w:r w:rsidRPr="00E86DFA">
        <w:rPr>
          <w:rFonts w:ascii="Calibri" w:hAnsi="Calibri" w:cs="Calibri"/>
          <w:b/>
          <w:bCs/>
          <w:sz w:val="20"/>
          <w:szCs w:val="20"/>
        </w:rPr>
        <w:t>new delivery model</w:t>
      </w:r>
      <w:r>
        <w:rPr>
          <w:rFonts w:ascii="Calibri" w:hAnsi="Calibri" w:cs="Calibri"/>
          <w:sz w:val="20"/>
          <w:szCs w:val="20"/>
        </w:rPr>
        <w:t xml:space="preserve"> aside from the electricity cooperative (COOPEL) model where </w:t>
      </w:r>
      <w:proofErr w:type="spellStart"/>
      <w:r>
        <w:rPr>
          <w:rFonts w:ascii="Calibri" w:hAnsi="Calibri" w:cs="Calibri"/>
          <w:sz w:val="20"/>
          <w:szCs w:val="20"/>
        </w:rPr>
        <w:t>minigrids</w:t>
      </w:r>
      <w:proofErr w:type="spellEnd"/>
      <w:r>
        <w:rPr>
          <w:rFonts w:ascii="Calibri" w:hAnsi="Calibri" w:cs="Calibri"/>
          <w:sz w:val="20"/>
          <w:szCs w:val="20"/>
        </w:rPr>
        <w:t xml:space="preserve"> are operated by private sector companies. </w:t>
      </w:r>
      <w:r w:rsidR="0018131E" w:rsidRPr="001C0C59">
        <w:rPr>
          <w:rFonts w:asciiTheme="minorHAnsi" w:hAnsiTheme="minorHAnsi" w:cs="Calibri"/>
          <w:sz w:val="20"/>
          <w:szCs w:val="20"/>
        </w:rPr>
        <w:t>The pilot</w:t>
      </w:r>
      <w:r w:rsidR="0018131E">
        <w:rPr>
          <w:rFonts w:asciiTheme="minorHAnsi" w:hAnsiTheme="minorHAnsi" w:cs="Calibri"/>
          <w:sz w:val="20"/>
          <w:szCs w:val="20"/>
        </w:rPr>
        <w:t>s</w:t>
      </w:r>
      <w:r w:rsidR="0018131E" w:rsidRPr="001C0C59">
        <w:rPr>
          <w:rFonts w:asciiTheme="minorHAnsi" w:hAnsiTheme="minorHAnsi" w:cs="Calibri"/>
          <w:sz w:val="20"/>
          <w:szCs w:val="20"/>
        </w:rPr>
        <w:t xml:space="preserve"> will serve to select a new delivery model for </w:t>
      </w:r>
      <w:proofErr w:type="spellStart"/>
      <w:r w:rsidR="0018131E" w:rsidRPr="001C0C59">
        <w:rPr>
          <w:rFonts w:asciiTheme="minorHAnsi" w:hAnsiTheme="minorHAnsi" w:cs="Calibri"/>
          <w:sz w:val="20"/>
          <w:szCs w:val="20"/>
        </w:rPr>
        <w:t>minigrid</w:t>
      </w:r>
      <w:r w:rsidR="0018131E">
        <w:rPr>
          <w:rFonts w:asciiTheme="minorHAnsi" w:hAnsiTheme="minorHAnsi" w:cs="Calibri"/>
          <w:sz w:val="20"/>
          <w:szCs w:val="20"/>
        </w:rPr>
        <w:t>s</w:t>
      </w:r>
      <w:proofErr w:type="spellEnd"/>
      <w:r w:rsidR="0018131E" w:rsidRPr="001C0C59">
        <w:rPr>
          <w:rFonts w:asciiTheme="minorHAnsi" w:hAnsiTheme="minorHAnsi" w:cs="Calibri"/>
          <w:sz w:val="20"/>
          <w:szCs w:val="20"/>
        </w:rPr>
        <w:t xml:space="preserve"> as the current cooperative model through COOPELs has shown major limitations towards upscaling solar PV </w:t>
      </w:r>
      <w:proofErr w:type="spellStart"/>
      <w:r w:rsidR="0018131E" w:rsidRPr="001C0C59">
        <w:rPr>
          <w:rFonts w:asciiTheme="minorHAnsi" w:hAnsiTheme="minorHAnsi" w:cs="Calibri"/>
          <w:sz w:val="20"/>
          <w:szCs w:val="20"/>
        </w:rPr>
        <w:t>minigrids</w:t>
      </w:r>
      <w:proofErr w:type="spellEnd"/>
      <w:r w:rsidR="0018131E" w:rsidRPr="001C0C59">
        <w:rPr>
          <w:rFonts w:asciiTheme="minorHAnsi" w:hAnsiTheme="minorHAnsi" w:cs="Calibri"/>
          <w:sz w:val="20"/>
          <w:szCs w:val="20"/>
        </w:rPr>
        <w:t xml:space="preserve">. ABER intends to </w:t>
      </w:r>
      <w:r w:rsidR="0018131E" w:rsidRPr="001C0C59">
        <w:rPr>
          <w:rFonts w:asciiTheme="minorHAnsi" w:hAnsiTheme="minorHAnsi"/>
          <w:sz w:val="20"/>
          <w:szCs w:val="20"/>
        </w:rPr>
        <w:t>use th</w:t>
      </w:r>
      <w:r w:rsidR="0018131E">
        <w:rPr>
          <w:rFonts w:asciiTheme="minorHAnsi" w:hAnsiTheme="minorHAnsi"/>
          <w:sz w:val="20"/>
          <w:szCs w:val="20"/>
        </w:rPr>
        <w:t>is</w:t>
      </w:r>
      <w:r w:rsidR="0018131E" w:rsidRPr="001C0C59">
        <w:rPr>
          <w:rFonts w:asciiTheme="minorHAnsi" w:hAnsiTheme="minorHAnsi"/>
          <w:sz w:val="20"/>
          <w:szCs w:val="20"/>
        </w:rPr>
        <w:t xml:space="preserve"> pilot to address the challenges related to the unsustainability of the current approach to develop </w:t>
      </w:r>
      <w:proofErr w:type="spellStart"/>
      <w:r w:rsidR="0018131E" w:rsidRPr="001C0C59">
        <w:rPr>
          <w:rFonts w:asciiTheme="minorHAnsi" w:hAnsiTheme="minorHAnsi"/>
          <w:sz w:val="20"/>
          <w:szCs w:val="20"/>
        </w:rPr>
        <w:t>minigrids</w:t>
      </w:r>
      <w:proofErr w:type="spellEnd"/>
      <w:r w:rsidR="0018131E" w:rsidRPr="001C0C59">
        <w:rPr>
          <w:rFonts w:asciiTheme="minorHAnsi" w:hAnsiTheme="minorHAnsi"/>
          <w:sz w:val="20"/>
          <w:szCs w:val="20"/>
        </w:rPr>
        <w:t xml:space="preserve"> in B</w:t>
      </w:r>
      <w:r w:rsidR="007C50E3">
        <w:rPr>
          <w:rFonts w:asciiTheme="minorHAnsi" w:hAnsiTheme="minorHAnsi"/>
          <w:sz w:val="20"/>
          <w:szCs w:val="20"/>
        </w:rPr>
        <w:t>urkina Faso</w:t>
      </w:r>
      <w:r w:rsidR="0018131E" w:rsidRPr="001C0C59">
        <w:rPr>
          <w:rFonts w:asciiTheme="minorHAnsi" w:hAnsiTheme="minorHAnsi"/>
          <w:sz w:val="20"/>
          <w:szCs w:val="20"/>
        </w:rPr>
        <w:t>.</w:t>
      </w:r>
      <w:r w:rsidR="0018131E" w:rsidRPr="001C0C59">
        <w:t xml:space="preserve"> </w:t>
      </w:r>
      <w:r w:rsidR="0018131E" w:rsidRPr="001C0C59">
        <w:rPr>
          <w:rFonts w:asciiTheme="minorHAnsi" w:hAnsiTheme="minorHAnsi" w:cs="Calibri"/>
          <w:sz w:val="20"/>
          <w:szCs w:val="20"/>
        </w:rPr>
        <w:t xml:space="preserve">Therefore, </w:t>
      </w:r>
      <w:r w:rsidR="0018131E">
        <w:rPr>
          <w:rFonts w:asciiTheme="minorHAnsi" w:hAnsiTheme="minorHAnsi" w:cs="Calibri"/>
          <w:sz w:val="20"/>
          <w:szCs w:val="20"/>
        </w:rPr>
        <w:t>this</w:t>
      </w:r>
      <w:r w:rsidR="0018131E" w:rsidRPr="001C0C59">
        <w:rPr>
          <w:rFonts w:asciiTheme="minorHAnsi" w:hAnsiTheme="minorHAnsi" w:cs="Calibri"/>
          <w:sz w:val="20"/>
          <w:szCs w:val="20"/>
        </w:rPr>
        <w:t xml:space="preserve"> project will serve as the catalyst by gearing interventions toward this market segment.</w:t>
      </w:r>
    </w:p>
    <w:p w14:paraId="5BD007F8" w14:textId="77777777" w:rsidR="0018131E" w:rsidRDefault="0018131E" w:rsidP="00E86DFA">
      <w:pPr>
        <w:jc w:val="both"/>
        <w:rPr>
          <w:rFonts w:ascii="Calibri" w:hAnsi="Calibri" w:cs="Calibri"/>
          <w:sz w:val="20"/>
          <w:szCs w:val="20"/>
        </w:rPr>
      </w:pPr>
    </w:p>
    <w:p w14:paraId="78170599" w14:textId="160E9C7C" w:rsidR="00AA430B" w:rsidRDefault="00AA430B" w:rsidP="00AA430B">
      <w:pPr>
        <w:numPr>
          <w:ilvl w:val="0"/>
          <w:numId w:val="111"/>
        </w:numPr>
        <w:jc w:val="both"/>
        <w:rPr>
          <w:rFonts w:ascii="Calibri" w:hAnsi="Calibri" w:cs="Calibri"/>
          <w:sz w:val="20"/>
          <w:szCs w:val="20"/>
        </w:rPr>
      </w:pPr>
      <w:r>
        <w:rPr>
          <w:rFonts w:ascii="Calibri" w:hAnsi="Calibri" w:cs="Calibri"/>
          <w:sz w:val="20"/>
          <w:szCs w:val="20"/>
        </w:rPr>
        <w:t xml:space="preserve">Demonstrate </w:t>
      </w:r>
      <w:r w:rsidRPr="00E86DFA">
        <w:rPr>
          <w:rFonts w:ascii="Calibri" w:hAnsi="Calibri" w:cs="Calibri"/>
          <w:b/>
          <w:bCs/>
          <w:sz w:val="20"/>
          <w:szCs w:val="20"/>
        </w:rPr>
        <w:t>productive uses of electricity</w:t>
      </w:r>
      <w:r>
        <w:rPr>
          <w:rFonts w:ascii="Calibri" w:hAnsi="Calibri" w:cs="Calibri"/>
          <w:sz w:val="20"/>
          <w:szCs w:val="20"/>
        </w:rPr>
        <w:t xml:space="preserve"> to reduce costs, increase viability and enable </w:t>
      </w:r>
      <w:proofErr w:type="spellStart"/>
      <w:r>
        <w:rPr>
          <w:rFonts w:ascii="Calibri" w:hAnsi="Calibri" w:cs="Calibri"/>
          <w:sz w:val="20"/>
          <w:szCs w:val="20"/>
        </w:rPr>
        <w:t>minigrid</w:t>
      </w:r>
      <w:proofErr w:type="spellEnd"/>
      <w:r>
        <w:rPr>
          <w:rFonts w:ascii="Calibri" w:hAnsi="Calibri" w:cs="Calibri"/>
          <w:sz w:val="20"/>
          <w:szCs w:val="20"/>
        </w:rPr>
        <w:t xml:space="preserve"> development at scale.</w:t>
      </w:r>
      <w:r w:rsidR="007C50E3">
        <w:rPr>
          <w:rFonts w:ascii="Calibri" w:hAnsi="Calibri" w:cs="Calibri"/>
          <w:sz w:val="20"/>
          <w:szCs w:val="20"/>
        </w:rPr>
        <w:t xml:space="preserve"> </w:t>
      </w:r>
      <w:r w:rsidR="007C50E3" w:rsidRPr="001C0C59">
        <w:rPr>
          <w:rFonts w:ascii="Calibri" w:hAnsi="Calibri" w:cs="Calibri"/>
          <w:sz w:val="20"/>
          <w:szCs w:val="20"/>
        </w:rPr>
        <w:t xml:space="preserve">The primary targets and actors of the pilot projects will be small scale farmers (women and youth, mostly) who will benefit directly from the electricity supplied by the solar </w:t>
      </w:r>
      <w:proofErr w:type="spellStart"/>
      <w:r w:rsidR="007C50E3" w:rsidRPr="001C0C59">
        <w:rPr>
          <w:rFonts w:ascii="Calibri" w:hAnsi="Calibri" w:cs="Calibri"/>
          <w:sz w:val="20"/>
          <w:szCs w:val="20"/>
        </w:rPr>
        <w:t>minigrids</w:t>
      </w:r>
      <w:proofErr w:type="spellEnd"/>
      <w:r w:rsidR="007C50E3" w:rsidRPr="001C0C59">
        <w:rPr>
          <w:rFonts w:ascii="Calibri" w:hAnsi="Calibri" w:cs="Calibri"/>
          <w:sz w:val="20"/>
          <w:szCs w:val="20"/>
        </w:rPr>
        <w:t xml:space="preserve">. As explained in the development challenge section, poor rural populations, of which over 80% are active in the agricultural sector, are faced with problems of accessibility, cost, sustainability and quality of power supply as well as difficulties in accessing financing for the acquisition of efficient productive equipment. </w:t>
      </w:r>
      <w:r w:rsidR="007C50E3">
        <w:rPr>
          <w:rFonts w:ascii="Calibri" w:hAnsi="Calibri" w:cs="Calibri"/>
          <w:sz w:val="20"/>
          <w:szCs w:val="20"/>
        </w:rPr>
        <w:t xml:space="preserve">This results in </w:t>
      </w:r>
      <w:r w:rsidR="007C50E3" w:rsidRPr="001C0C59">
        <w:rPr>
          <w:rFonts w:ascii="Calibri" w:hAnsi="Calibri" w:cs="Calibri"/>
          <w:sz w:val="20"/>
          <w:szCs w:val="20"/>
        </w:rPr>
        <w:t xml:space="preserve">high-post harvest losses </w:t>
      </w:r>
      <w:r w:rsidR="007C50E3">
        <w:rPr>
          <w:rFonts w:ascii="Calibri" w:hAnsi="Calibri" w:cs="Calibri"/>
          <w:sz w:val="20"/>
          <w:szCs w:val="20"/>
        </w:rPr>
        <w:t xml:space="preserve">in </w:t>
      </w:r>
      <w:r w:rsidR="007C50E3" w:rsidRPr="001C0C59">
        <w:rPr>
          <w:rFonts w:ascii="Calibri" w:hAnsi="Calibri" w:cs="Calibri"/>
          <w:sz w:val="20"/>
          <w:szCs w:val="20"/>
        </w:rPr>
        <w:t xml:space="preserve">value-chains such as mango, horticulture, milk, rice, sorghum, fish, meat, etc. due to lack of electricity. By focusing on the productive uses segment, it is more likely that the full generation capacity of the </w:t>
      </w:r>
      <w:proofErr w:type="spellStart"/>
      <w:r w:rsidR="007C50E3" w:rsidRPr="001C0C59">
        <w:rPr>
          <w:rFonts w:ascii="Calibri" w:hAnsi="Calibri" w:cs="Calibri"/>
          <w:sz w:val="20"/>
          <w:szCs w:val="20"/>
        </w:rPr>
        <w:t>minigrids</w:t>
      </w:r>
      <w:proofErr w:type="spellEnd"/>
      <w:r w:rsidR="007C50E3" w:rsidRPr="001C0C59">
        <w:rPr>
          <w:rFonts w:ascii="Calibri" w:hAnsi="Calibri" w:cs="Calibri"/>
          <w:sz w:val="20"/>
          <w:szCs w:val="20"/>
        </w:rPr>
        <w:t xml:space="preserve"> will be used from the first day of operation, which goes to prove a new business model for the local private sector. Therefore, the pilot will support productive uses stimulation such as direct value chain support (capitalization of important local value-chains such as maize, rice, mango, and vegetables, </w:t>
      </w:r>
      <w:proofErr w:type="gramStart"/>
      <w:r w:rsidR="007C50E3" w:rsidRPr="6A841FCE">
        <w:rPr>
          <w:rFonts w:ascii="Calibri" w:hAnsi="Calibri" w:cs="Calibri"/>
          <w:i/>
          <w:iCs/>
          <w:sz w:val="20"/>
          <w:szCs w:val="20"/>
        </w:rPr>
        <w:t>e.g.</w:t>
      </w:r>
      <w:proofErr w:type="gramEnd"/>
      <w:r w:rsidR="007C50E3" w:rsidRPr="6A841FCE">
        <w:rPr>
          <w:rFonts w:ascii="Calibri" w:hAnsi="Calibri" w:cs="Calibri"/>
          <w:i/>
          <w:iCs/>
          <w:sz w:val="20"/>
          <w:szCs w:val="20"/>
        </w:rPr>
        <w:t xml:space="preserve"> JUMEME</w:t>
      </w:r>
      <w:r w:rsidR="007C50E3">
        <w:rPr>
          <w:rFonts w:ascii="Calibri" w:hAnsi="Calibri" w:cs="Calibri"/>
          <w:i/>
          <w:iCs/>
          <w:sz w:val="20"/>
          <w:szCs w:val="20"/>
        </w:rPr>
        <w:t>’s</w:t>
      </w:r>
      <w:r w:rsidR="007C50E3" w:rsidRPr="6A841FCE">
        <w:rPr>
          <w:rFonts w:ascii="Calibri" w:hAnsi="Calibri" w:cs="Calibri"/>
          <w:i/>
          <w:iCs/>
          <w:sz w:val="20"/>
          <w:szCs w:val="20"/>
        </w:rPr>
        <w:t xml:space="preserve"> Key Maker model</w:t>
      </w:r>
      <w:r w:rsidR="007C50E3" w:rsidRPr="6A841FCE">
        <w:rPr>
          <w:rStyle w:val="FootnoteReference"/>
        </w:rPr>
        <w:footnoteReference w:id="21"/>
      </w:r>
      <w:r w:rsidR="007C50E3" w:rsidRPr="005270AC">
        <w:rPr>
          <w:rFonts w:ascii="Calibri" w:hAnsi="Calibri" w:cs="Calibri"/>
          <w:sz w:val="20"/>
          <w:szCs w:val="20"/>
        </w:rPr>
        <w:t xml:space="preserve"> and business-in-a-box converting/installing multi-functional platform </w:t>
      </w:r>
      <w:r w:rsidR="007C50E3" w:rsidRPr="002B08DF">
        <w:rPr>
          <w:rFonts w:ascii="Calibri" w:hAnsi="Calibri" w:cs="Calibri"/>
          <w:sz w:val="20"/>
          <w:szCs w:val="20"/>
        </w:rPr>
        <w:t xml:space="preserve">e.g. </w:t>
      </w:r>
      <w:r w:rsidR="007C50E3">
        <w:rPr>
          <w:rFonts w:ascii="Calibri" w:hAnsi="Calibri" w:cs="Calibri"/>
          <w:sz w:val="20"/>
          <w:szCs w:val="20"/>
        </w:rPr>
        <w:t xml:space="preserve">the </w:t>
      </w:r>
      <w:proofErr w:type="spellStart"/>
      <w:r w:rsidR="007C50E3">
        <w:rPr>
          <w:rFonts w:ascii="Calibri" w:hAnsi="Calibri" w:cs="Calibri"/>
          <w:sz w:val="20"/>
          <w:szCs w:val="20"/>
        </w:rPr>
        <w:t>minigrid</w:t>
      </w:r>
      <w:proofErr w:type="spellEnd"/>
      <w:r w:rsidR="007C50E3">
        <w:rPr>
          <w:rFonts w:ascii="Calibri" w:hAnsi="Calibri" w:cs="Calibri"/>
          <w:sz w:val="20"/>
          <w:szCs w:val="20"/>
        </w:rPr>
        <w:t xml:space="preserve"> innovation lab</w:t>
      </w:r>
      <w:r w:rsidR="007C50E3" w:rsidRPr="6A841FCE">
        <w:rPr>
          <w:rStyle w:val="FootnoteReference"/>
        </w:rPr>
        <w:footnoteReference w:id="22"/>
      </w:r>
      <w:r w:rsidR="007C50E3">
        <w:rPr>
          <w:rFonts w:ascii="Calibri" w:hAnsi="Calibri" w:cs="Calibri"/>
          <w:sz w:val="20"/>
          <w:szCs w:val="20"/>
        </w:rPr>
        <w:t xml:space="preserve">. </w:t>
      </w:r>
      <w:r w:rsidR="007C50E3" w:rsidRPr="001C0C59">
        <w:rPr>
          <w:rFonts w:ascii="Calibri" w:hAnsi="Calibri" w:cs="Calibri"/>
          <w:sz w:val="20"/>
          <w:szCs w:val="20"/>
        </w:rPr>
        <w:t xml:space="preserve">The technology of choice for the pilot project will be solar PV with storage demonstrating innovative turnkey systems such as containerized systems along with various business models, which have been employed with success in other </w:t>
      </w:r>
      <w:r w:rsidR="007C50E3">
        <w:rPr>
          <w:rFonts w:ascii="Calibri" w:hAnsi="Calibri" w:cs="Calibri"/>
          <w:sz w:val="20"/>
          <w:szCs w:val="20"/>
        </w:rPr>
        <w:t>countries.</w:t>
      </w:r>
      <w:r w:rsidR="007C50E3" w:rsidRPr="001C0C59">
        <w:rPr>
          <w:rFonts w:ascii="Calibri" w:hAnsi="Calibri" w:cs="Calibri"/>
          <w:sz w:val="20"/>
          <w:szCs w:val="20"/>
        </w:rPr>
        <w:t xml:space="preserve"> Discussions with stakeholders stressed the need that this activity promotes</w:t>
      </w:r>
      <w:r w:rsidR="007C50E3">
        <w:rPr>
          <w:rFonts w:ascii="Calibri" w:hAnsi="Calibri" w:cs="Calibri"/>
          <w:sz w:val="20"/>
          <w:szCs w:val="20"/>
        </w:rPr>
        <w:t xml:space="preserve"> such</w:t>
      </w:r>
      <w:r w:rsidR="007C50E3" w:rsidRPr="001C0C59">
        <w:rPr>
          <w:rFonts w:ascii="Calibri" w:hAnsi="Calibri" w:cs="Calibri"/>
          <w:sz w:val="20"/>
          <w:szCs w:val="20"/>
        </w:rPr>
        <w:t xml:space="preserve"> innovative technologies </w:t>
      </w:r>
      <w:r w:rsidR="007C50E3">
        <w:rPr>
          <w:rFonts w:ascii="Calibri" w:hAnsi="Calibri" w:cs="Calibri"/>
          <w:sz w:val="20"/>
          <w:szCs w:val="20"/>
        </w:rPr>
        <w:t xml:space="preserve">for power production coupled with </w:t>
      </w:r>
      <w:r w:rsidR="007C50E3" w:rsidRPr="001C0C59">
        <w:rPr>
          <w:rFonts w:ascii="Calibri" w:hAnsi="Calibri" w:cs="Calibri"/>
          <w:sz w:val="20"/>
          <w:szCs w:val="20"/>
        </w:rPr>
        <w:t>productive equipment such as grinders, mills, oil press</w:t>
      </w:r>
      <w:r w:rsidR="007C50E3">
        <w:rPr>
          <w:rFonts w:ascii="Calibri" w:hAnsi="Calibri" w:cs="Calibri"/>
          <w:sz w:val="20"/>
          <w:szCs w:val="20"/>
        </w:rPr>
        <w:t>es</w:t>
      </w:r>
      <w:r w:rsidR="007C50E3" w:rsidRPr="001C0C59">
        <w:rPr>
          <w:rFonts w:ascii="Calibri" w:hAnsi="Calibri" w:cs="Calibri"/>
          <w:sz w:val="20"/>
          <w:szCs w:val="20"/>
        </w:rPr>
        <w:t xml:space="preserve">, dryers, water pumps, cold chain to households, micro-businesses, rural cooperatives </w:t>
      </w:r>
      <w:r w:rsidR="007C50E3" w:rsidRPr="001C0C59">
        <w:rPr>
          <w:rFonts w:ascii="Calibri" w:hAnsi="Calibri" w:cs="Calibri"/>
          <w:sz w:val="20"/>
          <w:szCs w:val="20"/>
        </w:rPr>
        <w:lastRenderedPageBreak/>
        <w:t>(agriculture and water), rural health facilities</w:t>
      </w:r>
      <w:r w:rsidR="007C50E3">
        <w:rPr>
          <w:rFonts w:ascii="Calibri" w:hAnsi="Calibri" w:cs="Calibri"/>
          <w:sz w:val="20"/>
          <w:szCs w:val="20"/>
        </w:rPr>
        <w:t>. This will, therefore</w:t>
      </w:r>
      <w:r w:rsidR="007C50E3" w:rsidRPr="001C0C59">
        <w:rPr>
          <w:rFonts w:ascii="Calibri" w:hAnsi="Calibri" w:cs="Calibri"/>
          <w:sz w:val="20"/>
          <w:szCs w:val="20"/>
        </w:rPr>
        <w:t>, enabl</w:t>
      </w:r>
      <w:r w:rsidR="007C50E3">
        <w:rPr>
          <w:rFonts w:ascii="Calibri" w:hAnsi="Calibri" w:cs="Calibri"/>
          <w:sz w:val="20"/>
          <w:szCs w:val="20"/>
        </w:rPr>
        <w:t>e</w:t>
      </w:r>
      <w:r w:rsidR="007C50E3" w:rsidRPr="001C0C59">
        <w:rPr>
          <w:rFonts w:ascii="Calibri" w:hAnsi="Calibri" w:cs="Calibri"/>
          <w:sz w:val="20"/>
          <w:szCs w:val="20"/>
        </w:rPr>
        <w:t xml:space="preserve"> the development of productive activities, increasing the economic competitiveness of rural populations, enhancing efficiency of agri-food processing, and reducing greenhouse gas emissions while promoting gender equity and improving livelihoods.</w:t>
      </w:r>
    </w:p>
    <w:p w14:paraId="1B32D853" w14:textId="77777777" w:rsidR="007C50E3" w:rsidRDefault="007C50E3" w:rsidP="00E86DFA">
      <w:pPr>
        <w:jc w:val="both"/>
        <w:rPr>
          <w:rFonts w:ascii="Calibri" w:hAnsi="Calibri" w:cs="Calibri"/>
          <w:sz w:val="20"/>
          <w:szCs w:val="20"/>
        </w:rPr>
      </w:pPr>
    </w:p>
    <w:p w14:paraId="1CFAA321" w14:textId="62AF87F6" w:rsidR="00AA430B" w:rsidRPr="00E86DFA" w:rsidRDefault="00AA430B" w:rsidP="00E86DFA">
      <w:pPr>
        <w:numPr>
          <w:ilvl w:val="0"/>
          <w:numId w:val="111"/>
        </w:numPr>
        <w:jc w:val="both"/>
        <w:rPr>
          <w:rFonts w:ascii="Calibri" w:hAnsi="Calibri" w:cs="Calibri"/>
          <w:sz w:val="20"/>
          <w:szCs w:val="20"/>
        </w:rPr>
      </w:pPr>
      <w:r>
        <w:rPr>
          <w:rFonts w:ascii="Calibri" w:hAnsi="Calibri" w:cs="Calibri"/>
          <w:sz w:val="20"/>
          <w:szCs w:val="20"/>
        </w:rPr>
        <w:t xml:space="preserve">Demonstrate </w:t>
      </w:r>
      <w:r w:rsidRPr="00E86DFA">
        <w:rPr>
          <w:rFonts w:ascii="Calibri" w:hAnsi="Calibri" w:cs="Calibri"/>
          <w:b/>
          <w:bCs/>
          <w:sz w:val="20"/>
          <w:szCs w:val="20"/>
        </w:rPr>
        <w:t xml:space="preserve">opportunities around </w:t>
      </w:r>
      <w:r w:rsidRPr="00AA430B">
        <w:rPr>
          <w:rFonts w:ascii="Calibri" w:hAnsi="Calibri" w:cs="Calibri"/>
          <w:b/>
          <w:bCs/>
          <w:sz w:val="20"/>
          <w:szCs w:val="20"/>
        </w:rPr>
        <w:t>digitalization</w:t>
      </w:r>
      <w:r>
        <w:rPr>
          <w:rFonts w:ascii="Calibri" w:hAnsi="Calibri" w:cs="Calibri"/>
          <w:sz w:val="20"/>
          <w:szCs w:val="20"/>
        </w:rPr>
        <w:t xml:space="preserve"> and leverage digital tools and solutions to run </w:t>
      </w:r>
      <w:proofErr w:type="spellStart"/>
      <w:r>
        <w:rPr>
          <w:rFonts w:ascii="Calibri" w:hAnsi="Calibri" w:cs="Calibri"/>
          <w:sz w:val="20"/>
          <w:szCs w:val="20"/>
        </w:rPr>
        <w:t>minigrid</w:t>
      </w:r>
      <w:proofErr w:type="spellEnd"/>
      <w:r>
        <w:rPr>
          <w:rFonts w:ascii="Calibri" w:hAnsi="Calibri" w:cs="Calibri"/>
          <w:sz w:val="20"/>
          <w:szCs w:val="20"/>
        </w:rPr>
        <w:t xml:space="preserve"> tenders and monitor </w:t>
      </w:r>
      <w:proofErr w:type="spellStart"/>
      <w:r>
        <w:rPr>
          <w:rFonts w:ascii="Calibri" w:hAnsi="Calibri" w:cs="Calibri"/>
          <w:sz w:val="20"/>
          <w:szCs w:val="20"/>
        </w:rPr>
        <w:t>minigrid</w:t>
      </w:r>
      <w:proofErr w:type="spellEnd"/>
      <w:r>
        <w:rPr>
          <w:rFonts w:ascii="Calibri" w:hAnsi="Calibri" w:cs="Calibri"/>
          <w:sz w:val="20"/>
          <w:szCs w:val="20"/>
        </w:rPr>
        <w:t xml:space="preserve"> pilot performance. </w:t>
      </w:r>
      <w:r w:rsidR="007C50E3">
        <w:rPr>
          <w:rFonts w:ascii="Calibri" w:hAnsi="Calibri" w:cs="Calibri"/>
          <w:sz w:val="20"/>
          <w:szCs w:val="20"/>
        </w:rPr>
        <w:t xml:space="preserve">The new delivery model and opportunities around productive use of electricity will be supported by digital innovations to ensure data sharing and increase </w:t>
      </w:r>
      <w:proofErr w:type="spellStart"/>
      <w:r w:rsidR="007C50E3">
        <w:rPr>
          <w:rFonts w:ascii="Calibri" w:hAnsi="Calibri" w:cs="Calibri"/>
          <w:sz w:val="20"/>
          <w:szCs w:val="20"/>
        </w:rPr>
        <w:t>minigrids</w:t>
      </w:r>
      <w:proofErr w:type="spellEnd"/>
      <w:r w:rsidR="007C50E3">
        <w:rPr>
          <w:rFonts w:ascii="Calibri" w:hAnsi="Calibri" w:cs="Calibri"/>
          <w:sz w:val="20"/>
          <w:szCs w:val="20"/>
        </w:rPr>
        <w:t xml:space="preserve"> viability. </w:t>
      </w:r>
    </w:p>
    <w:p w14:paraId="27E1E967" w14:textId="210E2F3A" w:rsidR="00AA430B" w:rsidRDefault="00AA430B" w:rsidP="00AA430B">
      <w:pPr>
        <w:jc w:val="both"/>
        <w:rPr>
          <w:rFonts w:ascii="Calibri" w:hAnsi="Calibri" w:cs="Calibri"/>
          <w:sz w:val="20"/>
          <w:szCs w:val="20"/>
        </w:rPr>
      </w:pPr>
    </w:p>
    <w:p w14:paraId="2E45D0D3" w14:textId="6078E4AE" w:rsidR="000C5908" w:rsidRDefault="002E741A" w:rsidP="00B03E03">
      <w:pPr>
        <w:ind w:left="360"/>
        <w:jc w:val="both"/>
        <w:rPr>
          <w:rFonts w:ascii="Calibri" w:hAnsi="Calibri" w:cs="Calibri"/>
          <w:sz w:val="20"/>
          <w:szCs w:val="20"/>
        </w:rPr>
      </w:pPr>
      <w:r>
        <w:rPr>
          <w:rFonts w:ascii="Calibri" w:hAnsi="Calibri" w:cs="Calibri"/>
          <w:sz w:val="20"/>
          <w:szCs w:val="20"/>
        </w:rPr>
        <w:t xml:space="preserve">As the PPG phase took place </w:t>
      </w:r>
      <w:proofErr w:type="gramStart"/>
      <w:r>
        <w:rPr>
          <w:rFonts w:ascii="Calibri" w:hAnsi="Calibri" w:cs="Calibri"/>
          <w:sz w:val="20"/>
          <w:szCs w:val="20"/>
        </w:rPr>
        <w:t>in the midst of</w:t>
      </w:r>
      <w:proofErr w:type="gramEnd"/>
      <w:r>
        <w:rPr>
          <w:rFonts w:ascii="Calibri" w:hAnsi="Calibri" w:cs="Calibri"/>
          <w:sz w:val="20"/>
          <w:szCs w:val="20"/>
        </w:rPr>
        <w:t xml:space="preserve"> the COVID-19 pandemic, it became also apparent that a key </w:t>
      </w:r>
      <w:r w:rsidR="0007559C">
        <w:rPr>
          <w:rFonts w:ascii="Calibri" w:hAnsi="Calibri" w:cs="Calibri"/>
          <w:sz w:val="20"/>
          <w:szCs w:val="20"/>
        </w:rPr>
        <w:t xml:space="preserve">additional </w:t>
      </w:r>
      <w:r>
        <w:rPr>
          <w:rFonts w:ascii="Calibri" w:hAnsi="Calibri" w:cs="Calibri"/>
          <w:sz w:val="20"/>
          <w:szCs w:val="20"/>
        </w:rPr>
        <w:t xml:space="preserve">objective of the pilot projects would be to contribute to the </w:t>
      </w:r>
      <w:proofErr w:type="spellStart"/>
      <w:r>
        <w:rPr>
          <w:rFonts w:ascii="Calibri" w:hAnsi="Calibri" w:cs="Calibri"/>
          <w:sz w:val="20"/>
          <w:szCs w:val="20"/>
        </w:rPr>
        <w:t>GoBF’s</w:t>
      </w:r>
      <w:proofErr w:type="spellEnd"/>
      <w:r>
        <w:rPr>
          <w:rFonts w:ascii="Calibri" w:hAnsi="Calibri" w:cs="Calibri"/>
          <w:sz w:val="20"/>
          <w:szCs w:val="20"/>
        </w:rPr>
        <w:t xml:space="preserve"> COVID-19 response and recovery, and to increase the resilience of vulnerable populations. </w:t>
      </w:r>
      <w:r w:rsidR="007C50E3" w:rsidRPr="001C0C59">
        <w:rPr>
          <w:rFonts w:asciiTheme="minorHAnsi" w:hAnsiTheme="minorHAnsi" w:cs="Calibri"/>
          <w:sz w:val="20"/>
          <w:szCs w:val="20"/>
        </w:rPr>
        <w:t xml:space="preserve">During consultations, stakeholders proposed the energy-water-food nexus as a high-impact opportunity for </w:t>
      </w:r>
      <w:r w:rsidR="007C50E3">
        <w:rPr>
          <w:rFonts w:asciiTheme="minorHAnsi" w:hAnsiTheme="minorHAnsi" w:cs="Calibri"/>
          <w:sz w:val="20"/>
          <w:szCs w:val="20"/>
        </w:rPr>
        <w:t>this</w:t>
      </w:r>
      <w:r w:rsidR="007C50E3" w:rsidRPr="001C0C59">
        <w:rPr>
          <w:rFonts w:asciiTheme="minorHAnsi" w:hAnsiTheme="minorHAnsi" w:cs="Calibri"/>
          <w:sz w:val="20"/>
          <w:szCs w:val="20"/>
        </w:rPr>
        <w:t xml:space="preserve"> project</w:t>
      </w:r>
      <w:r w:rsidR="007C50E3">
        <w:rPr>
          <w:rFonts w:asciiTheme="minorHAnsi" w:hAnsiTheme="minorHAnsi" w:cs="Calibri"/>
          <w:sz w:val="20"/>
          <w:szCs w:val="20"/>
        </w:rPr>
        <w:t>, in addition to the health sector</w:t>
      </w:r>
      <w:r w:rsidR="007C50E3" w:rsidRPr="001C0C59">
        <w:rPr>
          <w:rFonts w:asciiTheme="minorHAnsi" w:hAnsiTheme="minorHAnsi" w:cs="Calibri"/>
          <w:sz w:val="20"/>
          <w:szCs w:val="20"/>
        </w:rPr>
        <w:t>. The pilot project, by focusing on productive use of renewable energy for agriculture, SMEs and health facilities, will support Burkina Faso’s COVID-19 response and recovery efforts</w:t>
      </w:r>
      <w:r w:rsidR="007C50E3">
        <w:rPr>
          <w:rFonts w:asciiTheme="minorHAnsi" w:hAnsiTheme="minorHAnsi" w:cs="Calibri"/>
          <w:sz w:val="20"/>
          <w:szCs w:val="20"/>
        </w:rPr>
        <w:t xml:space="preserve">. In particular, </w:t>
      </w:r>
      <w:r w:rsidR="007C50E3" w:rsidRPr="001C0C59">
        <w:rPr>
          <w:rFonts w:asciiTheme="minorHAnsi" w:hAnsiTheme="minorHAnsi" w:cs="Calibri"/>
          <w:sz w:val="20"/>
          <w:szCs w:val="20"/>
        </w:rPr>
        <w:t xml:space="preserve">the most vulnerable populations (women, youth, smallholder farmers, etc.) </w:t>
      </w:r>
      <w:r w:rsidR="007C50E3">
        <w:rPr>
          <w:rFonts w:asciiTheme="minorHAnsi" w:hAnsiTheme="minorHAnsi" w:cs="Calibri"/>
          <w:sz w:val="20"/>
          <w:szCs w:val="20"/>
        </w:rPr>
        <w:t xml:space="preserve">will be supported to </w:t>
      </w:r>
      <w:r w:rsidR="007C50E3" w:rsidRPr="001C0C59">
        <w:rPr>
          <w:rFonts w:asciiTheme="minorHAnsi" w:hAnsiTheme="minorHAnsi" w:cs="Calibri"/>
          <w:sz w:val="20"/>
          <w:szCs w:val="20"/>
        </w:rPr>
        <w:t xml:space="preserve">recover from the dire socio-economic </w:t>
      </w:r>
      <w:r w:rsidR="007C50E3">
        <w:rPr>
          <w:rFonts w:asciiTheme="minorHAnsi" w:hAnsiTheme="minorHAnsi" w:cs="Calibri"/>
          <w:sz w:val="20"/>
          <w:szCs w:val="20"/>
        </w:rPr>
        <w:t xml:space="preserve">impacts </w:t>
      </w:r>
      <w:r w:rsidR="007C50E3" w:rsidRPr="001C0C59">
        <w:rPr>
          <w:rFonts w:asciiTheme="minorHAnsi" w:hAnsiTheme="minorHAnsi" w:cs="Calibri"/>
          <w:sz w:val="20"/>
          <w:szCs w:val="20"/>
        </w:rPr>
        <w:t xml:space="preserve">of the pandemic </w:t>
      </w:r>
      <w:r w:rsidR="007C50E3">
        <w:rPr>
          <w:rFonts w:asciiTheme="minorHAnsi" w:hAnsiTheme="minorHAnsi" w:cs="Calibri"/>
          <w:sz w:val="20"/>
          <w:szCs w:val="20"/>
        </w:rPr>
        <w:t>and to</w:t>
      </w:r>
      <w:r w:rsidR="007C50E3" w:rsidRPr="001C0C59">
        <w:rPr>
          <w:rFonts w:asciiTheme="minorHAnsi" w:hAnsiTheme="minorHAnsi" w:cs="Calibri"/>
          <w:sz w:val="20"/>
          <w:szCs w:val="20"/>
        </w:rPr>
        <w:t xml:space="preserve"> build their resi</w:t>
      </w:r>
      <w:r w:rsidR="007C50E3">
        <w:rPr>
          <w:rFonts w:asciiTheme="minorHAnsi" w:hAnsiTheme="minorHAnsi" w:cs="Calibri"/>
          <w:sz w:val="20"/>
          <w:szCs w:val="20"/>
        </w:rPr>
        <w:t>lience</w:t>
      </w:r>
      <w:r w:rsidR="007C50E3" w:rsidRPr="001C0C59">
        <w:rPr>
          <w:rFonts w:asciiTheme="minorHAnsi" w:hAnsiTheme="minorHAnsi" w:cs="Calibri"/>
          <w:sz w:val="20"/>
          <w:szCs w:val="20"/>
        </w:rPr>
        <w:t xml:space="preserve"> to futures shocks (climate, sanitary, etc.).</w:t>
      </w:r>
      <w:r w:rsidR="007C50E3">
        <w:rPr>
          <w:rFonts w:asciiTheme="minorHAnsi" w:hAnsiTheme="minorHAnsi" w:cs="Calibri"/>
          <w:sz w:val="20"/>
          <w:szCs w:val="20"/>
        </w:rPr>
        <w:t xml:space="preserve"> </w:t>
      </w:r>
      <w:r w:rsidR="0018131E">
        <w:rPr>
          <w:rFonts w:ascii="Calibri" w:hAnsi="Calibri" w:cs="Calibri"/>
          <w:sz w:val="20"/>
          <w:szCs w:val="20"/>
        </w:rPr>
        <w:t>As such, the pilots have been designed in such a way that they will present the following characteristics</w:t>
      </w:r>
      <w:r w:rsidR="007A64D9">
        <w:rPr>
          <w:rFonts w:ascii="Calibri" w:hAnsi="Calibri" w:cs="Calibri"/>
          <w:sz w:val="20"/>
          <w:szCs w:val="20"/>
        </w:rPr>
        <w:t>:</w:t>
      </w:r>
    </w:p>
    <w:p w14:paraId="19F930FB" w14:textId="77777777" w:rsidR="00B737FA" w:rsidRDefault="00B737FA" w:rsidP="005913BC">
      <w:pPr>
        <w:numPr>
          <w:ilvl w:val="1"/>
          <w:numId w:val="37"/>
        </w:numPr>
        <w:jc w:val="both"/>
        <w:rPr>
          <w:rFonts w:ascii="Calibri" w:hAnsi="Calibri" w:cs="Calibri"/>
          <w:color w:val="000000"/>
          <w:sz w:val="20"/>
          <w:szCs w:val="20"/>
        </w:rPr>
      </w:pPr>
      <w:r w:rsidRPr="007D75DC">
        <w:rPr>
          <w:rFonts w:ascii="Calibri" w:hAnsi="Calibri" w:cs="Calibri"/>
          <w:color w:val="000000"/>
          <w:sz w:val="20"/>
          <w:szCs w:val="20"/>
        </w:rPr>
        <w:t xml:space="preserve">Support green recovery including investments in sustainable, inclusive, resilient, low-carbon, low-polluting, nature positive and circular economy-based pathways for poor communities to withstand future shocks coming from climate change, natural and manmade disasters, and other global challenges. </w:t>
      </w:r>
    </w:p>
    <w:p w14:paraId="07D8D39F" w14:textId="32B08F52" w:rsidR="00B737FA" w:rsidRDefault="00B737FA" w:rsidP="005913BC">
      <w:pPr>
        <w:numPr>
          <w:ilvl w:val="1"/>
          <w:numId w:val="37"/>
        </w:numPr>
        <w:jc w:val="both"/>
        <w:rPr>
          <w:rFonts w:ascii="Calibri" w:hAnsi="Calibri" w:cs="Calibri"/>
          <w:color w:val="000000"/>
          <w:sz w:val="20"/>
          <w:szCs w:val="20"/>
        </w:rPr>
      </w:pPr>
      <w:r w:rsidRPr="00B03E03">
        <w:rPr>
          <w:rFonts w:ascii="Calibri" w:hAnsi="Calibri" w:cs="Calibri"/>
          <w:color w:val="000000"/>
          <w:sz w:val="20"/>
          <w:szCs w:val="20"/>
        </w:rPr>
        <w:t>Support climate change adaptation</w:t>
      </w:r>
      <w:r w:rsidR="00CC4EE1">
        <w:rPr>
          <w:rFonts w:ascii="Calibri" w:hAnsi="Calibri" w:cs="Calibri"/>
          <w:color w:val="000000"/>
          <w:sz w:val="20"/>
          <w:szCs w:val="20"/>
        </w:rPr>
        <w:t xml:space="preserve"> and resilience</w:t>
      </w:r>
      <w:r w:rsidRPr="00B03E03">
        <w:rPr>
          <w:rFonts w:ascii="Calibri" w:hAnsi="Calibri" w:cs="Calibri"/>
          <w:color w:val="000000"/>
          <w:sz w:val="20"/>
          <w:szCs w:val="20"/>
        </w:rPr>
        <w:t xml:space="preserve"> projects through resilient livelihoods and infrastructure to support green recovery and future resilience. </w:t>
      </w:r>
    </w:p>
    <w:p w14:paraId="243B2459" w14:textId="7E65987F" w:rsidR="00B737FA" w:rsidRDefault="00B737FA" w:rsidP="005913BC">
      <w:pPr>
        <w:numPr>
          <w:ilvl w:val="1"/>
          <w:numId w:val="37"/>
        </w:numPr>
        <w:jc w:val="both"/>
        <w:rPr>
          <w:rFonts w:ascii="Calibri" w:hAnsi="Calibri" w:cs="Calibri"/>
          <w:color w:val="000000"/>
          <w:sz w:val="20"/>
          <w:szCs w:val="20"/>
        </w:rPr>
      </w:pPr>
      <w:r w:rsidRPr="00B03E03">
        <w:rPr>
          <w:rFonts w:ascii="Calibri" w:hAnsi="Calibri" w:cs="Calibri"/>
          <w:color w:val="000000"/>
          <w:sz w:val="20"/>
          <w:szCs w:val="20"/>
        </w:rPr>
        <w:t xml:space="preserve">Enhance engagement of the private sector as well as opportunities for accelerating businesses </w:t>
      </w:r>
      <w:r w:rsidR="00A627DA">
        <w:rPr>
          <w:rFonts w:ascii="Calibri" w:hAnsi="Calibri" w:cs="Calibri"/>
          <w:color w:val="000000"/>
          <w:sz w:val="20"/>
          <w:szCs w:val="20"/>
        </w:rPr>
        <w:t xml:space="preserve">involved in the </w:t>
      </w:r>
      <w:r w:rsidR="00A627DA" w:rsidRPr="00463F8A">
        <w:rPr>
          <w:rFonts w:ascii="Calibri" w:hAnsi="Calibri"/>
          <w:color w:val="000000"/>
          <w:sz w:val="20"/>
        </w:rPr>
        <w:t>renewable energy</w:t>
      </w:r>
      <w:r w:rsidR="00A627DA">
        <w:rPr>
          <w:rFonts w:ascii="Calibri" w:hAnsi="Calibri" w:cs="Calibri"/>
          <w:color w:val="000000"/>
          <w:sz w:val="20"/>
          <w:szCs w:val="20"/>
        </w:rPr>
        <w:t xml:space="preserve"> sector, </w:t>
      </w:r>
      <w:r w:rsidRPr="00B03E03">
        <w:rPr>
          <w:rFonts w:ascii="Calibri" w:hAnsi="Calibri" w:cs="Calibri"/>
          <w:color w:val="000000"/>
          <w:sz w:val="20"/>
          <w:szCs w:val="20"/>
        </w:rPr>
        <w:t>thereby offering a pathway toward green recovery efforts.</w:t>
      </w:r>
    </w:p>
    <w:p w14:paraId="0BEE3CE8" w14:textId="77777777" w:rsidR="00B737FA" w:rsidRDefault="00B737FA" w:rsidP="005913BC">
      <w:pPr>
        <w:numPr>
          <w:ilvl w:val="1"/>
          <w:numId w:val="37"/>
        </w:numPr>
        <w:jc w:val="both"/>
        <w:rPr>
          <w:rFonts w:ascii="Calibri" w:hAnsi="Calibri" w:cs="Calibri"/>
          <w:color w:val="000000"/>
          <w:sz w:val="20"/>
          <w:szCs w:val="20"/>
        </w:rPr>
      </w:pPr>
      <w:r w:rsidRPr="00B03E03">
        <w:rPr>
          <w:rFonts w:ascii="Calibri" w:hAnsi="Calibri" w:cs="Calibri"/>
          <w:color w:val="000000"/>
          <w:sz w:val="20"/>
          <w:szCs w:val="20"/>
        </w:rPr>
        <w:t xml:space="preserve">Build the resilience of small vulnerable rural communities through solar PV </w:t>
      </w:r>
      <w:proofErr w:type="spellStart"/>
      <w:r w:rsidRPr="00B03E03">
        <w:rPr>
          <w:rFonts w:ascii="Calibri" w:hAnsi="Calibri" w:cs="Calibri"/>
          <w:color w:val="000000"/>
          <w:sz w:val="20"/>
          <w:szCs w:val="20"/>
        </w:rPr>
        <w:t>minigrids</w:t>
      </w:r>
      <w:proofErr w:type="spellEnd"/>
      <w:r w:rsidRPr="00B03E03">
        <w:rPr>
          <w:rFonts w:ascii="Calibri" w:hAnsi="Calibri" w:cs="Calibri"/>
          <w:color w:val="000000"/>
          <w:sz w:val="20"/>
          <w:szCs w:val="20"/>
        </w:rPr>
        <w:t xml:space="preserve"> in a market-based approach.</w:t>
      </w:r>
    </w:p>
    <w:p w14:paraId="4F68A0E8" w14:textId="2871DD2D" w:rsidR="007A64D9" w:rsidRPr="00F12575" w:rsidRDefault="00B737FA" w:rsidP="005913BC">
      <w:pPr>
        <w:numPr>
          <w:ilvl w:val="1"/>
          <w:numId w:val="37"/>
        </w:numPr>
        <w:jc w:val="both"/>
        <w:rPr>
          <w:rFonts w:ascii="Calibri" w:hAnsi="Calibri" w:cs="Calibri"/>
          <w:color w:val="000000"/>
          <w:sz w:val="20"/>
          <w:szCs w:val="20"/>
        </w:rPr>
      </w:pPr>
      <w:r w:rsidRPr="00B03E03">
        <w:rPr>
          <w:rFonts w:ascii="Calibri" w:hAnsi="Calibri" w:cs="Calibri"/>
          <w:color w:val="000000"/>
          <w:sz w:val="20"/>
          <w:szCs w:val="20"/>
        </w:rPr>
        <w:t>Support gender mainstreaming where women’s specific needs are taken into consideration. More importantly, women and other vulnerable groups will be involved /trained.</w:t>
      </w:r>
    </w:p>
    <w:p w14:paraId="0EC42417" w14:textId="7E874F73" w:rsidR="000C5908" w:rsidRDefault="000C5908" w:rsidP="00B03E03">
      <w:pPr>
        <w:ind w:left="360"/>
        <w:jc w:val="both"/>
        <w:rPr>
          <w:rFonts w:ascii="Calibri" w:hAnsi="Calibri" w:cs="Calibri"/>
          <w:sz w:val="20"/>
          <w:szCs w:val="20"/>
        </w:rPr>
      </w:pPr>
    </w:p>
    <w:p w14:paraId="4B2DBD20" w14:textId="27FFE491" w:rsidR="00BC2580" w:rsidRPr="00E86DFA" w:rsidRDefault="00BC2580" w:rsidP="00B03E03">
      <w:pPr>
        <w:ind w:left="360"/>
        <w:jc w:val="both"/>
        <w:rPr>
          <w:rFonts w:ascii="Calibri" w:hAnsi="Calibri" w:cs="Calibri"/>
          <w:sz w:val="20"/>
          <w:szCs w:val="20"/>
          <w:u w:val="single"/>
        </w:rPr>
      </w:pPr>
      <w:r w:rsidRPr="00E86DFA">
        <w:rPr>
          <w:rFonts w:ascii="Calibri" w:hAnsi="Calibri" w:cs="Calibri"/>
          <w:sz w:val="20"/>
          <w:szCs w:val="20"/>
          <w:u w:val="single"/>
        </w:rPr>
        <w:t xml:space="preserve">Description of the pilots: </w:t>
      </w:r>
    </w:p>
    <w:p w14:paraId="10E7FBFC" w14:textId="1A5FB05E" w:rsidR="00BC2580" w:rsidRDefault="00BC2580" w:rsidP="00B03E03">
      <w:pPr>
        <w:ind w:left="360"/>
        <w:jc w:val="both"/>
        <w:rPr>
          <w:rFonts w:ascii="Calibri" w:hAnsi="Calibri" w:cs="Calibri"/>
          <w:sz w:val="20"/>
          <w:szCs w:val="20"/>
        </w:rPr>
      </w:pPr>
    </w:p>
    <w:p w14:paraId="6B5D0695" w14:textId="4ED508D5" w:rsidR="00CA5BE2" w:rsidRDefault="00CA5BE2" w:rsidP="00CA5BE2">
      <w:pPr>
        <w:ind w:left="360"/>
        <w:jc w:val="both"/>
        <w:rPr>
          <w:rFonts w:ascii="Calibri" w:hAnsi="Calibri" w:cs="Calibri"/>
          <w:sz w:val="20"/>
          <w:szCs w:val="20"/>
        </w:rPr>
      </w:pPr>
      <w:r w:rsidRPr="00CC1F5D">
        <w:rPr>
          <w:rFonts w:ascii="Calibri" w:hAnsi="Calibri" w:cs="Calibri"/>
          <w:sz w:val="20"/>
          <w:szCs w:val="20"/>
        </w:rPr>
        <w:t xml:space="preserve">The pilots will be a combination of </w:t>
      </w:r>
      <w:r w:rsidRPr="00CC1F5D">
        <w:rPr>
          <w:rFonts w:ascii="Calibri" w:hAnsi="Calibri" w:cs="Calibri"/>
          <w:b/>
          <w:bCs/>
          <w:sz w:val="20"/>
          <w:szCs w:val="20"/>
        </w:rPr>
        <w:t xml:space="preserve">greenfield </w:t>
      </w:r>
      <w:proofErr w:type="spellStart"/>
      <w:r w:rsidR="00DC6305" w:rsidRPr="00CC1F5D">
        <w:rPr>
          <w:rFonts w:ascii="Calibri" w:hAnsi="Calibri" w:cs="Calibri"/>
          <w:b/>
          <w:bCs/>
          <w:sz w:val="20"/>
          <w:szCs w:val="20"/>
        </w:rPr>
        <w:t>minigrids</w:t>
      </w:r>
      <w:proofErr w:type="spellEnd"/>
      <w:r w:rsidR="00DC6305" w:rsidRPr="00CC1F5D">
        <w:rPr>
          <w:rFonts w:ascii="Calibri" w:hAnsi="Calibri" w:cs="Calibri"/>
          <w:sz w:val="20"/>
          <w:szCs w:val="20"/>
        </w:rPr>
        <w:t xml:space="preserve"> </w:t>
      </w:r>
      <w:r w:rsidR="005F4B80" w:rsidRPr="00CC1F5D">
        <w:rPr>
          <w:rFonts w:ascii="Calibri" w:hAnsi="Calibri" w:cs="Calibri"/>
          <w:sz w:val="20"/>
          <w:szCs w:val="20"/>
        </w:rPr>
        <w:t xml:space="preserve">(pilot </w:t>
      </w:r>
      <w:r w:rsidR="008619CA" w:rsidRPr="00CC1F5D">
        <w:rPr>
          <w:rFonts w:ascii="Calibri" w:hAnsi="Calibri" w:cs="Calibri"/>
          <w:sz w:val="20"/>
          <w:szCs w:val="20"/>
        </w:rPr>
        <w:t>type #</w:t>
      </w:r>
      <w:r w:rsidR="005F4B80" w:rsidRPr="00CC1F5D">
        <w:rPr>
          <w:rFonts w:ascii="Calibri" w:hAnsi="Calibri" w:cs="Calibri"/>
          <w:sz w:val="20"/>
          <w:szCs w:val="20"/>
        </w:rPr>
        <w:t xml:space="preserve">1) </w:t>
      </w:r>
      <w:r w:rsidRPr="00CC1F5D">
        <w:rPr>
          <w:rFonts w:ascii="Calibri" w:hAnsi="Calibri" w:cs="Calibri"/>
          <w:sz w:val="20"/>
          <w:szCs w:val="20"/>
        </w:rPr>
        <w:t xml:space="preserve">and </w:t>
      </w:r>
      <w:r w:rsidRPr="00CC1F5D">
        <w:rPr>
          <w:rFonts w:ascii="Calibri" w:hAnsi="Calibri" w:cs="Calibri"/>
          <w:b/>
          <w:bCs/>
          <w:sz w:val="20"/>
          <w:szCs w:val="20"/>
        </w:rPr>
        <w:t>productive use overlay</w:t>
      </w:r>
      <w:r w:rsidR="00D21B38" w:rsidRPr="00CC1F5D">
        <w:rPr>
          <w:rFonts w:ascii="Calibri" w:hAnsi="Calibri" w:cs="Calibri"/>
          <w:b/>
          <w:bCs/>
          <w:sz w:val="20"/>
          <w:szCs w:val="20"/>
        </w:rPr>
        <w:t>s</w:t>
      </w:r>
      <w:r w:rsidRPr="00CC1F5D">
        <w:rPr>
          <w:rFonts w:ascii="Calibri" w:hAnsi="Calibri" w:cs="Calibri"/>
          <w:sz w:val="20"/>
          <w:szCs w:val="20"/>
        </w:rPr>
        <w:t xml:space="preserve"> </w:t>
      </w:r>
      <w:r w:rsidR="00AC42BA" w:rsidRPr="00CC1F5D">
        <w:rPr>
          <w:rFonts w:ascii="Calibri" w:hAnsi="Calibri" w:cs="Calibri"/>
          <w:sz w:val="20"/>
          <w:szCs w:val="20"/>
        </w:rPr>
        <w:t xml:space="preserve">on existing </w:t>
      </w:r>
      <w:proofErr w:type="spellStart"/>
      <w:r w:rsidR="00AC42BA" w:rsidRPr="00CC1F5D">
        <w:rPr>
          <w:rFonts w:ascii="Calibri" w:hAnsi="Calibri" w:cs="Calibri"/>
          <w:sz w:val="20"/>
          <w:szCs w:val="20"/>
        </w:rPr>
        <w:t>minigrid</w:t>
      </w:r>
      <w:r w:rsidR="00D21B38" w:rsidRPr="00CC1F5D">
        <w:rPr>
          <w:rFonts w:ascii="Calibri" w:hAnsi="Calibri" w:cs="Calibri"/>
          <w:sz w:val="20"/>
          <w:szCs w:val="20"/>
        </w:rPr>
        <w:t>s</w:t>
      </w:r>
      <w:proofErr w:type="spellEnd"/>
      <w:r w:rsidR="00AC42BA" w:rsidRPr="00CC1F5D">
        <w:rPr>
          <w:rFonts w:ascii="Calibri" w:hAnsi="Calibri" w:cs="Calibri"/>
          <w:sz w:val="20"/>
          <w:szCs w:val="20"/>
        </w:rPr>
        <w:t xml:space="preserve"> </w:t>
      </w:r>
      <w:r w:rsidR="005F4B80" w:rsidRPr="00CC1F5D">
        <w:rPr>
          <w:rFonts w:ascii="Calibri" w:hAnsi="Calibri" w:cs="Calibri"/>
          <w:sz w:val="20"/>
          <w:szCs w:val="20"/>
        </w:rPr>
        <w:t xml:space="preserve">(pilot </w:t>
      </w:r>
      <w:r w:rsidR="008619CA" w:rsidRPr="00CC1F5D">
        <w:rPr>
          <w:rFonts w:ascii="Calibri" w:hAnsi="Calibri" w:cs="Calibri"/>
          <w:sz w:val="20"/>
          <w:szCs w:val="20"/>
        </w:rPr>
        <w:t>type #</w:t>
      </w:r>
      <w:r w:rsidR="005F4B80" w:rsidRPr="00CC1F5D">
        <w:rPr>
          <w:rFonts w:ascii="Calibri" w:hAnsi="Calibri" w:cs="Calibri"/>
          <w:sz w:val="20"/>
          <w:szCs w:val="20"/>
        </w:rPr>
        <w:t>2)</w:t>
      </w:r>
      <w:r w:rsidRPr="00CC1F5D">
        <w:rPr>
          <w:rFonts w:ascii="Calibri" w:hAnsi="Calibri" w:cs="Calibri"/>
          <w:sz w:val="20"/>
          <w:szCs w:val="20"/>
        </w:rPr>
        <w:t>, using for instance multi-functional platforms as an anchor load.</w:t>
      </w:r>
      <w:r w:rsidR="005F4B80" w:rsidRPr="00CC1F5D">
        <w:rPr>
          <w:rFonts w:ascii="Calibri" w:hAnsi="Calibri" w:cs="Calibri"/>
          <w:sz w:val="20"/>
          <w:szCs w:val="20"/>
        </w:rPr>
        <w:t xml:space="preserve"> </w:t>
      </w:r>
      <w:r w:rsidR="00A94B61" w:rsidRPr="00CC1F5D">
        <w:rPr>
          <w:rFonts w:ascii="Calibri" w:hAnsi="Calibri" w:cs="Calibri"/>
          <w:sz w:val="20"/>
          <w:szCs w:val="20"/>
        </w:rPr>
        <w:t xml:space="preserve">All </w:t>
      </w:r>
      <w:proofErr w:type="gramStart"/>
      <w:r w:rsidR="00A94B61" w:rsidRPr="00CC1F5D">
        <w:rPr>
          <w:rFonts w:ascii="Calibri" w:hAnsi="Calibri" w:cs="Calibri"/>
          <w:sz w:val="20"/>
          <w:szCs w:val="20"/>
        </w:rPr>
        <w:t>mini-grids</w:t>
      </w:r>
      <w:proofErr w:type="gramEnd"/>
      <w:r w:rsidR="00A94B61" w:rsidRPr="00CC1F5D">
        <w:rPr>
          <w:rFonts w:ascii="Calibri" w:hAnsi="Calibri" w:cs="Calibri"/>
          <w:sz w:val="20"/>
          <w:szCs w:val="20"/>
        </w:rPr>
        <w:t xml:space="preserve"> supported by the project will be 100% solar PV </w:t>
      </w:r>
      <w:proofErr w:type="spellStart"/>
      <w:r w:rsidR="00A94B61" w:rsidRPr="00CC1F5D">
        <w:rPr>
          <w:rFonts w:ascii="Calibri" w:hAnsi="Calibri" w:cs="Calibri"/>
          <w:sz w:val="20"/>
          <w:szCs w:val="20"/>
        </w:rPr>
        <w:t>minigrids</w:t>
      </w:r>
      <w:proofErr w:type="spellEnd"/>
      <w:r w:rsidR="00A94B61" w:rsidRPr="00CC1F5D">
        <w:rPr>
          <w:rFonts w:ascii="Calibri" w:hAnsi="Calibri" w:cs="Calibri"/>
          <w:sz w:val="20"/>
          <w:szCs w:val="20"/>
        </w:rPr>
        <w:t xml:space="preserve"> with batteries.</w:t>
      </w:r>
      <w:r w:rsidR="00A94B61">
        <w:rPr>
          <w:rFonts w:ascii="Calibri" w:hAnsi="Calibri" w:cs="Calibri"/>
          <w:sz w:val="20"/>
          <w:szCs w:val="20"/>
        </w:rPr>
        <w:t xml:space="preserve"> </w:t>
      </w:r>
    </w:p>
    <w:p w14:paraId="6AD272BE" w14:textId="77777777" w:rsidR="00CA5BE2" w:rsidRPr="00891B35" w:rsidRDefault="00CA5BE2" w:rsidP="00CA5BE2">
      <w:pPr>
        <w:ind w:left="360"/>
        <w:jc w:val="both"/>
        <w:rPr>
          <w:rFonts w:ascii="Calibri" w:hAnsi="Calibri" w:cs="Calibri"/>
          <w:sz w:val="20"/>
          <w:szCs w:val="20"/>
        </w:rPr>
      </w:pPr>
    </w:p>
    <w:p w14:paraId="2688E387" w14:textId="77777777" w:rsidR="00CA5BE2" w:rsidRDefault="00CA5BE2" w:rsidP="00CA5BE2">
      <w:pPr>
        <w:ind w:left="360"/>
        <w:jc w:val="both"/>
        <w:rPr>
          <w:rFonts w:ascii="Calibri" w:hAnsi="Calibri" w:cs="Calibri"/>
          <w:sz w:val="20"/>
          <w:szCs w:val="20"/>
        </w:rPr>
      </w:pPr>
      <w:r w:rsidRPr="00891B35">
        <w:rPr>
          <w:rFonts w:ascii="Calibri" w:hAnsi="Calibri" w:cs="Calibri"/>
          <w:sz w:val="20"/>
          <w:szCs w:val="20"/>
        </w:rPr>
        <w:t xml:space="preserve">As the </w:t>
      </w:r>
      <w:proofErr w:type="spellStart"/>
      <w:r w:rsidRPr="00891B35">
        <w:rPr>
          <w:rFonts w:ascii="Calibri" w:hAnsi="Calibri" w:cs="Calibri"/>
          <w:sz w:val="20"/>
          <w:szCs w:val="20"/>
        </w:rPr>
        <w:t>KeyMaker</w:t>
      </w:r>
      <w:proofErr w:type="spellEnd"/>
      <w:r w:rsidRPr="00891B35">
        <w:rPr>
          <w:rFonts w:ascii="Calibri" w:hAnsi="Calibri" w:cs="Calibri"/>
          <w:sz w:val="20"/>
          <w:szCs w:val="20"/>
        </w:rPr>
        <w:t xml:space="preserve"> </w:t>
      </w:r>
      <w:r>
        <w:rPr>
          <w:rFonts w:ascii="Calibri" w:hAnsi="Calibri" w:cs="Calibri"/>
          <w:sz w:val="20"/>
          <w:szCs w:val="20"/>
        </w:rPr>
        <w:t xml:space="preserve">Model </w:t>
      </w:r>
      <w:r w:rsidRPr="00891B35">
        <w:rPr>
          <w:rFonts w:ascii="Calibri" w:hAnsi="Calibri" w:cs="Calibri"/>
          <w:sz w:val="20"/>
          <w:szCs w:val="20"/>
        </w:rPr>
        <w:t xml:space="preserve">and numerous other initiatives have shown, capturing the most value from productive use stimulation is best achieved via strategic location of the intervention. For example, a </w:t>
      </w:r>
      <w:proofErr w:type="spellStart"/>
      <w:r w:rsidRPr="00891B35">
        <w:rPr>
          <w:rFonts w:ascii="Calibri" w:hAnsi="Calibri" w:cs="Calibri"/>
          <w:sz w:val="20"/>
          <w:szCs w:val="20"/>
        </w:rPr>
        <w:t>minigrid</w:t>
      </w:r>
      <w:proofErr w:type="spellEnd"/>
      <w:r w:rsidRPr="00891B35">
        <w:rPr>
          <w:rFonts w:ascii="Calibri" w:hAnsi="Calibri" w:cs="Calibri"/>
          <w:sz w:val="20"/>
          <w:szCs w:val="20"/>
        </w:rPr>
        <w:t xml:space="preserve"> powered agricultural processing facility (for example oil pressing or maize grinding) will be most effectively used and create the most significant energy demand stimulation if the community is located closer to areas of high agricultural productivity or conveniently clustered around other villages. This way the output from numerous villages can be aggregated and higher volumes of throughput of the productive use machinery can be maintained</w:t>
      </w:r>
      <w:r w:rsidRPr="6A841FCE">
        <w:rPr>
          <w:rFonts w:ascii="Calibri" w:hAnsi="Calibri" w:cs="Calibri"/>
          <w:sz w:val="20"/>
          <w:szCs w:val="20"/>
        </w:rPr>
        <w:t>.</w:t>
      </w:r>
    </w:p>
    <w:p w14:paraId="6C8D794C" w14:textId="77777777" w:rsidR="00CA5BE2" w:rsidRDefault="00CA5BE2" w:rsidP="00CA5BE2">
      <w:pPr>
        <w:ind w:left="360"/>
        <w:jc w:val="both"/>
      </w:pPr>
    </w:p>
    <w:p w14:paraId="4007785C" w14:textId="724EB343" w:rsidR="00A94B61" w:rsidRDefault="00CA5BE2">
      <w:pPr>
        <w:ind w:left="360"/>
        <w:jc w:val="both"/>
        <w:rPr>
          <w:rFonts w:ascii="Calibri" w:hAnsi="Calibri" w:cs="Calibri"/>
          <w:sz w:val="20"/>
          <w:szCs w:val="20"/>
        </w:rPr>
      </w:pPr>
      <w:r w:rsidRPr="6A841FCE">
        <w:rPr>
          <w:rFonts w:ascii="Calibri" w:hAnsi="Calibri" w:cs="Calibri"/>
          <w:sz w:val="20"/>
          <w:szCs w:val="20"/>
        </w:rPr>
        <w:t>ABER recognize</w:t>
      </w:r>
      <w:r>
        <w:rPr>
          <w:rFonts w:ascii="Calibri" w:hAnsi="Calibri" w:cs="Calibri"/>
          <w:sz w:val="20"/>
          <w:szCs w:val="20"/>
        </w:rPr>
        <w:t>s</w:t>
      </w:r>
      <w:r w:rsidRPr="6A841FCE">
        <w:rPr>
          <w:rFonts w:ascii="Calibri" w:hAnsi="Calibri" w:cs="Calibri"/>
          <w:sz w:val="20"/>
          <w:szCs w:val="20"/>
        </w:rPr>
        <w:t xml:space="preserve"> that the productive use of energy (PUE) market in B</w:t>
      </w:r>
      <w:r>
        <w:rPr>
          <w:rFonts w:ascii="Calibri" w:hAnsi="Calibri" w:cs="Calibri"/>
          <w:sz w:val="20"/>
          <w:szCs w:val="20"/>
        </w:rPr>
        <w:t xml:space="preserve">urkina </w:t>
      </w:r>
      <w:r w:rsidRPr="6A841FCE">
        <w:rPr>
          <w:rFonts w:ascii="Calibri" w:hAnsi="Calibri" w:cs="Calibri"/>
          <w:sz w:val="20"/>
          <w:szCs w:val="20"/>
        </w:rPr>
        <w:t>F</w:t>
      </w:r>
      <w:r>
        <w:rPr>
          <w:rFonts w:ascii="Calibri" w:hAnsi="Calibri" w:cs="Calibri"/>
          <w:sz w:val="20"/>
          <w:szCs w:val="20"/>
        </w:rPr>
        <w:t>aso</w:t>
      </w:r>
      <w:r w:rsidRPr="6A841FCE">
        <w:rPr>
          <w:rFonts w:ascii="Calibri" w:hAnsi="Calibri" w:cs="Calibri"/>
          <w:sz w:val="20"/>
          <w:szCs w:val="20"/>
        </w:rPr>
        <w:t xml:space="preserve"> is underdeveloped and yet holds significant potential as a rural economic development mechanism. As such, a</w:t>
      </w:r>
      <w:r w:rsidRPr="00891B35">
        <w:rPr>
          <w:rFonts w:ascii="Calibri" w:hAnsi="Calibri" w:cs="Calibri"/>
          <w:sz w:val="20"/>
          <w:szCs w:val="20"/>
        </w:rPr>
        <w:t>lthough the pilots for the first phase of this project have already been selected</w:t>
      </w:r>
      <w:r w:rsidRPr="6A841FCE">
        <w:rPr>
          <w:rFonts w:ascii="Calibri" w:hAnsi="Calibri" w:cs="Calibri"/>
          <w:sz w:val="20"/>
          <w:szCs w:val="20"/>
        </w:rPr>
        <w:t xml:space="preserve">, focused capacity building and knowledge transfer </w:t>
      </w:r>
      <w:r w:rsidRPr="6A841FCE">
        <w:rPr>
          <w:rFonts w:ascii="Calibri" w:hAnsi="Calibri" w:cs="Calibri"/>
          <w:sz w:val="20"/>
          <w:szCs w:val="20"/>
        </w:rPr>
        <w:lastRenderedPageBreak/>
        <w:t>activities will take place</w:t>
      </w:r>
      <w:r>
        <w:rPr>
          <w:rFonts w:ascii="Calibri" w:hAnsi="Calibri" w:cs="Calibri"/>
          <w:sz w:val="20"/>
          <w:szCs w:val="20"/>
        </w:rPr>
        <w:t xml:space="preserve"> </w:t>
      </w:r>
      <w:r w:rsidRPr="6A841FCE">
        <w:rPr>
          <w:rFonts w:ascii="Calibri" w:hAnsi="Calibri" w:cs="Calibri"/>
          <w:sz w:val="20"/>
          <w:szCs w:val="20"/>
        </w:rPr>
        <w:t>to ensure that relevant stakeholders are aware of the tools</w:t>
      </w:r>
      <w:r>
        <w:rPr>
          <w:rStyle w:val="FootnoteReference"/>
          <w:szCs w:val="20"/>
        </w:rPr>
        <w:footnoteReference w:id="23"/>
      </w:r>
      <w:r w:rsidRPr="6A841FCE">
        <w:rPr>
          <w:rFonts w:ascii="Calibri" w:hAnsi="Calibri" w:cs="Calibri"/>
          <w:sz w:val="20"/>
          <w:szCs w:val="20"/>
        </w:rPr>
        <w:t>and technique</w:t>
      </w:r>
      <w:r>
        <w:rPr>
          <w:rFonts w:ascii="Calibri" w:hAnsi="Calibri" w:cs="Calibri"/>
          <w:sz w:val="20"/>
          <w:szCs w:val="20"/>
        </w:rPr>
        <w:t>s</w:t>
      </w:r>
      <w:r>
        <w:rPr>
          <w:rStyle w:val="FootnoteReference"/>
          <w:szCs w:val="20"/>
        </w:rPr>
        <w:footnoteReference w:id="24"/>
      </w:r>
      <w:r w:rsidRPr="6A841FCE">
        <w:rPr>
          <w:rFonts w:ascii="Calibri" w:hAnsi="Calibri" w:cs="Calibri"/>
          <w:sz w:val="20"/>
          <w:szCs w:val="20"/>
        </w:rPr>
        <w:t xml:space="preserve"> available to analyze value chains and prioritize the location of interventions and the selection of future PUE focused mini-grid sites.</w:t>
      </w:r>
      <w:r>
        <w:rPr>
          <w:rFonts w:ascii="Calibri" w:hAnsi="Calibri" w:cs="Calibri"/>
          <w:sz w:val="20"/>
          <w:szCs w:val="20"/>
        </w:rPr>
        <w:t xml:space="preserve"> </w:t>
      </w:r>
      <w:r w:rsidR="00DC6305">
        <w:rPr>
          <w:rFonts w:ascii="Calibri" w:hAnsi="Calibri" w:cs="Calibri"/>
          <w:sz w:val="20"/>
          <w:szCs w:val="20"/>
        </w:rPr>
        <w:t>A</w:t>
      </w:r>
      <w:r w:rsidR="00DC6305" w:rsidRPr="004D6B42">
        <w:rPr>
          <w:rFonts w:ascii="Calibri" w:hAnsi="Calibri" w:cs="Calibri"/>
          <w:sz w:val="20"/>
          <w:szCs w:val="20"/>
        </w:rPr>
        <w:t xml:space="preserve">s part of </w:t>
      </w:r>
      <w:r w:rsidR="00DC6305">
        <w:rPr>
          <w:rFonts w:ascii="Calibri" w:hAnsi="Calibri" w:cs="Calibri"/>
          <w:sz w:val="20"/>
          <w:szCs w:val="20"/>
        </w:rPr>
        <w:t>Project C</w:t>
      </w:r>
      <w:r w:rsidR="00DC6305" w:rsidRPr="004D6B42">
        <w:rPr>
          <w:rFonts w:ascii="Calibri" w:hAnsi="Calibri" w:cs="Calibri"/>
          <w:sz w:val="20"/>
          <w:szCs w:val="20"/>
        </w:rPr>
        <w:t xml:space="preserve">omponent 3, UNCDF will </w:t>
      </w:r>
      <w:r w:rsidR="00DC6305">
        <w:rPr>
          <w:rFonts w:ascii="Calibri" w:hAnsi="Calibri" w:cs="Calibri"/>
          <w:sz w:val="20"/>
          <w:szCs w:val="20"/>
        </w:rPr>
        <w:t xml:space="preserve">also </w:t>
      </w:r>
      <w:r w:rsidR="00DC6305" w:rsidRPr="004D6B42">
        <w:rPr>
          <w:rFonts w:ascii="Calibri" w:hAnsi="Calibri" w:cs="Calibri"/>
          <w:sz w:val="20"/>
          <w:szCs w:val="20"/>
        </w:rPr>
        <w:t>be expected to provide entrepreneurship training support to the small business</w:t>
      </w:r>
      <w:r w:rsidR="00DC6305">
        <w:rPr>
          <w:rFonts w:ascii="Calibri" w:hAnsi="Calibri" w:cs="Calibri"/>
          <w:sz w:val="20"/>
          <w:szCs w:val="20"/>
        </w:rPr>
        <w:t>es</w:t>
      </w:r>
      <w:r w:rsidR="00DC6305" w:rsidRPr="004D6B42">
        <w:rPr>
          <w:rFonts w:ascii="Calibri" w:hAnsi="Calibri" w:cs="Calibri"/>
          <w:sz w:val="20"/>
          <w:szCs w:val="20"/>
        </w:rPr>
        <w:t xml:space="preserve"> involved in the pilot</w:t>
      </w:r>
      <w:r w:rsidR="00DC6305">
        <w:rPr>
          <w:rFonts w:ascii="Calibri" w:hAnsi="Calibri" w:cs="Calibri"/>
          <w:sz w:val="20"/>
          <w:szCs w:val="20"/>
        </w:rPr>
        <w:t xml:space="preserve"> in the form of technical assistance</w:t>
      </w:r>
      <w:r w:rsidR="00DC6305" w:rsidRPr="004D6B42">
        <w:rPr>
          <w:rFonts w:ascii="Calibri" w:hAnsi="Calibri" w:cs="Calibri"/>
          <w:sz w:val="20"/>
          <w:szCs w:val="20"/>
        </w:rPr>
        <w:t>.</w:t>
      </w:r>
      <w:r w:rsidR="00DC6305">
        <w:rPr>
          <w:rFonts w:ascii="Calibri" w:hAnsi="Calibri" w:cs="Calibri"/>
          <w:sz w:val="20"/>
          <w:szCs w:val="20"/>
        </w:rPr>
        <w:t xml:space="preserve"> </w:t>
      </w:r>
      <w:r w:rsidRPr="007D75DC">
        <w:rPr>
          <w:rFonts w:ascii="Calibri" w:hAnsi="Calibri" w:cs="Calibri"/>
          <w:color w:val="000000"/>
          <w:sz w:val="20"/>
          <w:szCs w:val="20"/>
        </w:rPr>
        <w:t>ABER will coordinate calls for the procurement of equipment to be installed in both pilot projects. The pilots support decarbonizing the agricultural value-chain</w:t>
      </w:r>
      <w:r w:rsidR="003A2C7D">
        <w:rPr>
          <w:rFonts w:ascii="Calibri" w:hAnsi="Calibri" w:cs="Calibri"/>
          <w:color w:val="000000"/>
          <w:sz w:val="20"/>
          <w:szCs w:val="20"/>
        </w:rPr>
        <w:t xml:space="preserve"> (a major driver for climate change)</w:t>
      </w:r>
      <w:r w:rsidRPr="007D75DC">
        <w:rPr>
          <w:rFonts w:ascii="Calibri" w:hAnsi="Calibri" w:cs="Calibri"/>
          <w:color w:val="000000"/>
          <w:sz w:val="20"/>
          <w:szCs w:val="20"/>
        </w:rPr>
        <w:t xml:space="preserve"> and increasing the revenues of small-scale farmers by preventing or removing less desirable diesel-run generators at both the production and post-harvest level, which is consistent with </w:t>
      </w:r>
      <w:proofErr w:type="spellStart"/>
      <w:r w:rsidRPr="007D75DC">
        <w:rPr>
          <w:rFonts w:ascii="Calibri" w:hAnsi="Calibri" w:cs="Calibri"/>
          <w:color w:val="000000"/>
          <w:sz w:val="20"/>
          <w:szCs w:val="20"/>
        </w:rPr>
        <w:t>GoBF’s</w:t>
      </w:r>
      <w:proofErr w:type="spellEnd"/>
      <w:r w:rsidRPr="007D75DC">
        <w:rPr>
          <w:rFonts w:ascii="Calibri" w:hAnsi="Calibri" w:cs="Calibri"/>
          <w:color w:val="000000"/>
          <w:sz w:val="20"/>
          <w:szCs w:val="20"/>
        </w:rPr>
        <w:t xml:space="preserve"> poverty reduction strategy and </w:t>
      </w:r>
      <w:r>
        <w:rPr>
          <w:rFonts w:ascii="Calibri" w:hAnsi="Calibri" w:cs="Calibri"/>
          <w:color w:val="000000"/>
          <w:sz w:val="20"/>
          <w:szCs w:val="20"/>
        </w:rPr>
        <w:t xml:space="preserve">the </w:t>
      </w:r>
      <w:r w:rsidRPr="007D75DC">
        <w:rPr>
          <w:rFonts w:ascii="Calibri" w:hAnsi="Calibri" w:cs="Calibri"/>
          <w:color w:val="000000"/>
          <w:sz w:val="20"/>
          <w:szCs w:val="20"/>
        </w:rPr>
        <w:t>NDC</w:t>
      </w:r>
      <w:r>
        <w:rPr>
          <w:rFonts w:ascii="Calibri" w:hAnsi="Calibri" w:cs="Calibri"/>
          <w:color w:val="000000"/>
          <w:sz w:val="20"/>
          <w:szCs w:val="20"/>
        </w:rPr>
        <w:t xml:space="preserve">. </w:t>
      </w:r>
      <w:r w:rsidR="00D2733B">
        <w:rPr>
          <w:rFonts w:ascii="Calibri" w:hAnsi="Calibri" w:cs="Calibri"/>
          <w:color w:val="000000"/>
          <w:sz w:val="20"/>
          <w:szCs w:val="20"/>
        </w:rPr>
        <w:t xml:space="preserve">It is to note that </w:t>
      </w:r>
      <w:r w:rsidR="00B41383">
        <w:rPr>
          <w:rFonts w:ascii="Calibri" w:hAnsi="Calibri" w:cs="Calibri"/>
          <w:color w:val="000000"/>
          <w:sz w:val="20"/>
          <w:szCs w:val="20"/>
        </w:rPr>
        <w:t xml:space="preserve">climate change (characterized </w:t>
      </w:r>
      <w:proofErr w:type="gramStart"/>
      <w:r w:rsidR="00B41383">
        <w:rPr>
          <w:rFonts w:ascii="Calibri" w:hAnsi="Calibri" w:cs="Calibri"/>
          <w:color w:val="000000"/>
          <w:sz w:val="20"/>
          <w:szCs w:val="20"/>
        </w:rPr>
        <w:t>in particular by</w:t>
      </w:r>
      <w:proofErr w:type="gramEnd"/>
      <w:r w:rsidR="00B41383">
        <w:rPr>
          <w:rFonts w:ascii="Calibri" w:hAnsi="Calibri" w:cs="Calibri"/>
          <w:color w:val="000000"/>
          <w:sz w:val="20"/>
          <w:szCs w:val="20"/>
        </w:rPr>
        <w:t xml:space="preserve"> extreme weather events or </w:t>
      </w:r>
      <w:r w:rsidR="00874363">
        <w:rPr>
          <w:rFonts w:ascii="Calibri" w:hAnsi="Calibri" w:cs="Calibri"/>
          <w:color w:val="000000"/>
          <w:sz w:val="20"/>
          <w:szCs w:val="20"/>
        </w:rPr>
        <w:t>variations</w:t>
      </w:r>
      <w:r w:rsidR="00B41383">
        <w:rPr>
          <w:rFonts w:ascii="Calibri" w:hAnsi="Calibri" w:cs="Calibri"/>
          <w:color w:val="000000"/>
          <w:sz w:val="20"/>
          <w:szCs w:val="20"/>
        </w:rPr>
        <w:t xml:space="preserve"> in water availability), </w:t>
      </w:r>
      <w:r w:rsidR="00874363">
        <w:rPr>
          <w:rFonts w:ascii="Calibri" w:hAnsi="Calibri" w:cs="Calibri"/>
          <w:color w:val="000000"/>
          <w:sz w:val="20"/>
          <w:szCs w:val="20"/>
        </w:rPr>
        <w:t>which affects</w:t>
      </w:r>
      <w:r w:rsidR="00B41383">
        <w:rPr>
          <w:rFonts w:ascii="Calibri" w:hAnsi="Calibri" w:cs="Calibri"/>
          <w:color w:val="000000"/>
          <w:sz w:val="20"/>
          <w:szCs w:val="20"/>
        </w:rPr>
        <w:t xml:space="preserve"> Burkina Faso</w:t>
      </w:r>
      <w:r w:rsidR="00874363">
        <w:rPr>
          <w:rFonts w:ascii="Calibri" w:hAnsi="Calibri" w:cs="Calibri"/>
          <w:color w:val="000000"/>
          <w:sz w:val="20"/>
          <w:szCs w:val="20"/>
        </w:rPr>
        <w:t>,</w:t>
      </w:r>
      <w:r w:rsidR="00B41383">
        <w:rPr>
          <w:rFonts w:ascii="Calibri" w:hAnsi="Calibri" w:cs="Calibri"/>
          <w:color w:val="000000"/>
          <w:sz w:val="20"/>
          <w:szCs w:val="20"/>
        </w:rPr>
        <w:t xml:space="preserve"> represents </w:t>
      </w:r>
      <w:r w:rsidR="00874363">
        <w:rPr>
          <w:rFonts w:ascii="Calibri" w:hAnsi="Calibri" w:cs="Calibri"/>
          <w:color w:val="000000"/>
          <w:sz w:val="20"/>
          <w:szCs w:val="20"/>
        </w:rPr>
        <w:t xml:space="preserve">a risk to the pilot projects, as smallholder farmers may not be able to pay consistently for electricity bills from the </w:t>
      </w:r>
      <w:proofErr w:type="spellStart"/>
      <w:r w:rsidR="00874363">
        <w:rPr>
          <w:rFonts w:ascii="Calibri" w:hAnsi="Calibri" w:cs="Calibri"/>
          <w:color w:val="000000"/>
          <w:sz w:val="20"/>
          <w:szCs w:val="20"/>
        </w:rPr>
        <w:t>minigrids</w:t>
      </w:r>
      <w:proofErr w:type="spellEnd"/>
      <w:r w:rsidR="00874363">
        <w:rPr>
          <w:rFonts w:ascii="Calibri" w:hAnsi="Calibri" w:cs="Calibri"/>
          <w:color w:val="000000"/>
          <w:sz w:val="20"/>
          <w:szCs w:val="20"/>
        </w:rPr>
        <w:t xml:space="preserve">, leading to customer credit risk to the </w:t>
      </w:r>
      <w:proofErr w:type="spellStart"/>
      <w:r w:rsidR="00874363">
        <w:rPr>
          <w:rFonts w:ascii="Calibri" w:hAnsi="Calibri" w:cs="Calibri"/>
          <w:color w:val="000000"/>
          <w:sz w:val="20"/>
          <w:szCs w:val="20"/>
        </w:rPr>
        <w:t>minigrid</w:t>
      </w:r>
      <w:proofErr w:type="spellEnd"/>
      <w:r w:rsidR="00874363">
        <w:rPr>
          <w:rFonts w:ascii="Calibri" w:hAnsi="Calibri" w:cs="Calibri"/>
          <w:color w:val="000000"/>
          <w:sz w:val="20"/>
          <w:szCs w:val="20"/>
        </w:rPr>
        <w:t xml:space="preserve"> developer. Component 3 will aim to mitigate this risk, through several interventions including the identification and development of a </w:t>
      </w:r>
      <w:proofErr w:type="spellStart"/>
      <w:r w:rsidR="00874363">
        <w:rPr>
          <w:rFonts w:ascii="Calibri" w:hAnsi="Calibri" w:cs="Calibri"/>
          <w:color w:val="000000"/>
          <w:sz w:val="20"/>
          <w:szCs w:val="20"/>
        </w:rPr>
        <w:t>Minigrid</w:t>
      </w:r>
      <w:proofErr w:type="spellEnd"/>
      <w:r w:rsidR="00874363">
        <w:rPr>
          <w:rFonts w:ascii="Calibri" w:hAnsi="Calibri" w:cs="Calibri"/>
          <w:color w:val="000000"/>
          <w:sz w:val="20"/>
          <w:szCs w:val="20"/>
        </w:rPr>
        <w:t xml:space="preserve"> Funding Facility (MFF). </w:t>
      </w:r>
    </w:p>
    <w:p w14:paraId="16B35852" w14:textId="77777777" w:rsidR="00A94B61" w:rsidRDefault="00A94B61">
      <w:pPr>
        <w:ind w:left="360"/>
        <w:jc w:val="both"/>
        <w:rPr>
          <w:rFonts w:ascii="Calibri" w:hAnsi="Calibri" w:cs="Calibri"/>
          <w:sz w:val="20"/>
          <w:szCs w:val="20"/>
        </w:rPr>
      </w:pPr>
    </w:p>
    <w:p w14:paraId="57DA3954" w14:textId="122783F4" w:rsidR="00A94B61" w:rsidRPr="00CC1F5D" w:rsidRDefault="00A94B61" w:rsidP="00A94B61">
      <w:pPr>
        <w:ind w:left="360"/>
        <w:jc w:val="both"/>
        <w:rPr>
          <w:rFonts w:ascii="Calibri" w:hAnsi="Calibri" w:cs="Calibri"/>
          <w:sz w:val="20"/>
          <w:szCs w:val="20"/>
        </w:rPr>
      </w:pPr>
      <w:r w:rsidRPr="00CC1F5D">
        <w:rPr>
          <w:rFonts w:ascii="Calibri" w:hAnsi="Calibri" w:cs="Calibri"/>
          <w:sz w:val="20"/>
          <w:szCs w:val="20"/>
        </w:rPr>
        <w:t xml:space="preserve">For both pilot projects described below, the mechanism used to ensure that the deployed mini-grids will be used for lifetime (20 years) is to introduce a private sector-led delivery model in collaboration with ABER, and to support productive uses as anchor loads to strengthen the viability and sustainability of the systems. As described further below (see </w:t>
      </w:r>
      <w:proofErr w:type="gramStart"/>
      <w:r w:rsidRPr="00CC1F5D">
        <w:rPr>
          <w:rFonts w:ascii="Calibri" w:hAnsi="Calibri" w:cs="Calibri"/>
          <w:sz w:val="20"/>
          <w:szCs w:val="20"/>
        </w:rPr>
        <w:t>in particular Table</w:t>
      </w:r>
      <w:proofErr w:type="gramEnd"/>
      <w:r w:rsidRPr="00CC1F5D">
        <w:rPr>
          <w:rFonts w:ascii="Calibri" w:hAnsi="Calibri" w:cs="Calibri"/>
          <w:sz w:val="20"/>
          <w:szCs w:val="20"/>
        </w:rPr>
        <w:t xml:space="preserve"> 4), the </w:t>
      </w:r>
      <w:proofErr w:type="spellStart"/>
      <w:r w:rsidRPr="00CC1F5D">
        <w:rPr>
          <w:rFonts w:ascii="Calibri" w:hAnsi="Calibri" w:cs="Calibri"/>
          <w:sz w:val="20"/>
          <w:szCs w:val="20"/>
        </w:rPr>
        <w:t>minigrids</w:t>
      </w:r>
      <w:proofErr w:type="spellEnd"/>
      <w:r w:rsidRPr="00CC1F5D">
        <w:rPr>
          <w:rFonts w:ascii="Calibri" w:hAnsi="Calibri" w:cs="Calibri"/>
          <w:sz w:val="20"/>
          <w:szCs w:val="20"/>
        </w:rPr>
        <w:t xml:space="preserve"> will be fully owned and operated by a private sector company. In addition, the selected sites were screened to make sure they are not included in existing plans for grid extension </w:t>
      </w:r>
      <w:proofErr w:type="gramStart"/>
      <w:r w:rsidRPr="00CC1F5D">
        <w:rPr>
          <w:rFonts w:ascii="Calibri" w:hAnsi="Calibri" w:cs="Calibri"/>
          <w:sz w:val="20"/>
          <w:szCs w:val="20"/>
        </w:rPr>
        <w:t>in the near future</w:t>
      </w:r>
      <w:proofErr w:type="gramEnd"/>
      <w:r w:rsidRPr="00CC1F5D">
        <w:rPr>
          <w:rFonts w:ascii="Calibri" w:hAnsi="Calibri" w:cs="Calibri"/>
          <w:sz w:val="20"/>
          <w:szCs w:val="20"/>
        </w:rPr>
        <w:t xml:space="preserve">. Also, the project is introducing containerized </w:t>
      </w:r>
      <w:proofErr w:type="spellStart"/>
      <w:r w:rsidRPr="00CC1F5D">
        <w:rPr>
          <w:rFonts w:ascii="Calibri" w:hAnsi="Calibri" w:cs="Calibri"/>
          <w:sz w:val="20"/>
          <w:szCs w:val="20"/>
        </w:rPr>
        <w:t>minigrid</w:t>
      </w:r>
      <w:proofErr w:type="spellEnd"/>
      <w:r w:rsidRPr="00CC1F5D">
        <w:rPr>
          <w:rFonts w:ascii="Calibri" w:hAnsi="Calibri" w:cs="Calibri"/>
          <w:sz w:val="20"/>
          <w:szCs w:val="20"/>
        </w:rPr>
        <w:t xml:space="preserve"> solutions, which can be easily redeployed to other locations if need be. This is important considering the fragile and evolving security situation in Burkina Faso, even though the selected sites are currently not located in instable areas.</w:t>
      </w:r>
    </w:p>
    <w:p w14:paraId="10FDE77C" w14:textId="77A62A3A" w:rsidR="00A94B61" w:rsidRPr="00CC1F5D" w:rsidRDefault="00A94B61" w:rsidP="00A94B61">
      <w:pPr>
        <w:ind w:left="360"/>
        <w:jc w:val="both"/>
        <w:rPr>
          <w:rFonts w:ascii="Calibri" w:hAnsi="Calibri" w:cs="Calibri"/>
          <w:sz w:val="20"/>
          <w:szCs w:val="20"/>
        </w:rPr>
      </w:pPr>
    </w:p>
    <w:p w14:paraId="3CAEFD63" w14:textId="1BD6A2C5" w:rsidR="00A94B61" w:rsidRDefault="00A94B61" w:rsidP="00A94B61">
      <w:pPr>
        <w:ind w:left="360"/>
        <w:jc w:val="both"/>
        <w:rPr>
          <w:rFonts w:ascii="Calibri" w:hAnsi="Calibri" w:cs="Calibri"/>
          <w:sz w:val="20"/>
          <w:szCs w:val="20"/>
        </w:rPr>
      </w:pPr>
      <w:r w:rsidRPr="00CC1F5D">
        <w:rPr>
          <w:rFonts w:ascii="Calibri" w:hAnsi="Calibri" w:cs="Calibri"/>
          <w:sz w:val="20"/>
          <w:szCs w:val="20"/>
        </w:rPr>
        <w:t xml:space="preserve">Further to the sustainability of the </w:t>
      </w:r>
      <w:proofErr w:type="gramStart"/>
      <w:r w:rsidRPr="00CC1F5D">
        <w:rPr>
          <w:rFonts w:ascii="Calibri" w:hAnsi="Calibri" w:cs="Calibri"/>
          <w:sz w:val="20"/>
          <w:szCs w:val="20"/>
        </w:rPr>
        <w:t>mini-grids</w:t>
      </w:r>
      <w:proofErr w:type="gramEnd"/>
      <w:r w:rsidRPr="00CC1F5D">
        <w:rPr>
          <w:rFonts w:ascii="Calibri" w:hAnsi="Calibri" w:cs="Calibri"/>
          <w:sz w:val="20"/>
          <w:szCs w:val="20"/>
        </w:rPr>
        <w:t xml:space="preserve">, the tendering process that will be conducted by ABER to select private sector developers/operators for the </w:t>
      </w:r>
      <w:proofErr w:type="spellStart"/>
      <w:r w:rsidRPr="00CC1F5D">
        <w:rPr>
          <w:rFonts w:ascii="Calibri" w:hAnsi="Calibri" w:cs="Calibri"/>
          <w:sz w:val="20"/>
          <w:szCs w:val="20"/>
        </w:rPr>
        <w:t>minigrid</w:t>
      </w:r>
      <w:proofErr w:type="spellEnd"/>
      <w:r w:rsidRPr="00CC1F5D">
        <w:rPr>
          <w:rFonts w:ascii="Calibri" w:hAnsi="Calibri" w:cs="Calibri"/>
          <w:sz w:val="20"/>
          <w:szCs w:val="20"/>
        </w:rPr>
        <w:t xml:space="preserve"> pilots will include requirements and criteria related to the replacement of batteries and converters, which will be placed under the responsibility of the companies. These replacements will play a key role in ensuring that the </w:t>
      </w:r>
      <w:proofErr w:type="spellStart"/>
      <w:r w:rsidRPr="00CC1F5D">
        <w:rPr>
          <w:rFonts w:ascii="Calibri" w:hAnsi="Calibri" w:cs="Calibri"/>
          <w:sz w:val="20"/>
          <w:szCs w:val="20"/>
        </w:rPr>
        <w:t>minigrids</w:t>
      </w:r>
      <w:proofErr w:type="spellEnd"/>
      <w:r w:rsidRPr="00CC1F5D">
        <w:rPr>
          <w:rFonts w:ascii="Calibri" w:hAnsi="Calibri" w:cs="Calibri"/>
          <w:sz w:val="20"/>
          <w:szCs w:val="20"/>
        </w:rPr>
        <w:t xml:space="preserve"> remain viable and deliver a satisfactory service in the long run, therefore will need to be included in the financial modelling prepared by the companies. The project will seek to support the companies in this planning exercise, for instance by specifying in the contract with the operators/owners of the </w:t>
      </w:r>
      <w:proofErr w:type="spellStart"/>
      <w:r w:rsidRPr="00CC1F5D">
        <w:rPr>
          <w:rFonts w:ascii="Calibri" w:hAnsi="Calibri" w:cs="Calibri"/>
          <w:sz w:val="20"/>
          <w:szCs w:val="20"/>
        </w:rPr>
        <w:t>minigrids</w:t>
      </w:r>
      <w:proofErr w:type="spellEnd"/>
      <w:r w:rsidRPr="00CC1F5D">
        <w:rPr>
          <w:rFonts w:ascii="Calibri" w:hAnsi="Calibri" w:cs="Calibri"/>
          <w:sz w:val="20"/>
          <w:szCs w:val="20"/>
        </w:rPr>
        <w:t xml:space="preserve"> an amount to be put aside by the companies in escrow account specifically for replacing components such as batteries and converters. Similarly, companies will be asked to include a product take-back clause in their proposal to support waste management throughout the lifetime of the </w:t>
      </w:r>
      <w:proofErr w:type="spellStart"/>
      <w:r w:rsidRPr="00CC1F5D">
        <w:rPr>
          <w:rFonts w:ascii="Calibri" w:hAnsi="Calibri" w:cs="Calibri"/>
          <w:sz w:val="20"/>
          <w:szCs w:val="20"/>
        </w:rPr>
        <w:t>minigrids</w:t>
      </w:r>
      <w:proofErr w:type="spellEnd"/>
      <w:r w:rsidRPr="00CC1F5D">
        <w:rPr>
          <w:rFonts w:ascii="Calibri" w:hAnsi="Calibri" w:cs="Calibri"/>
          <w:sz w:val="20"/>
          <w:szCs w:val="20"/>
        </w:rPr>
        <w:t xml:space="preserve">. </w:t>
      </w:r>
      <w:r w:rsidR="00FD1533" w:rsidRPr="00CC1F5D">
        <w:rPr>
          <w:rFonts w:ascii="Calibri" w:hAnsi="Calibri" w:cs="Calibri"/>
          <w:sz w:val="20"/>
          <w:szCs w:val="20"/>
        </w:rPr>
        <w:t xml:space="preserve">The management of this waste will be done in accordance with the regulations in force and in compliance with the UNDP environmental and social standards to which the project is bound. </w:t>
      </w:r>
      <w:r w:rsidR="00271ED9" w:rsidRPr="00463F8A">
        <w:rPr>
          <w:rFonts w:ascii="Calibri" w:hAnsi="Calibri"/>
          <w:sz w:val="20"/>
        </w:rPr>
        <w:t>The National Renewable Energy Agency (ANEREEE</w:t>
      </w:r>
      <w:r w:rsidR="00271ED9" w:rsidRPr="00CC1F5D">
        <w:rPr>
          <w:rFonts w:ascii="Calibri" w:hAnsi="Calibri" w:cs="Calibri"/>
          <w:sz w:val="20"/>
          <w:szCs w:val="20"/>
        </w:rPr>
        <w:t xml:space="preserve">) has initiated an </w:t>
      </w:r>
      <w:r w:rsidR="00271ED9" w:rsidRPr="00463F8A">
        <w:rPr>
          <w:rFonts w:ascii="Calibri" w:hAnsi="Calibri"/>
          <w:sz w:val="20"/>
        </w:rPr>
        <w:t>e-waste</w:t>
      </w:r>
      <w:r w:rsidR="00271ED9" w:rsidRPr="00CC1F5D">
        <w:rPr>
          <w:rFonts w:ascii="Calibri" w:hAnsi="Calibri" w:cs="Calibri"/>
          <w:sz w:val="20"/>
          <w:szCs w:val="20"/>
        </w:rPr>
        <w:t xml:space="preserve"> management plan which the</w:t>
      </w:r>
      <w:r w:rsidR="00271ED9" w:rsidRPr="00463F8A">
        <w:rPr>
          <w:rFonts w:ascii="Calibri" w:hAnsi="Calibri"/>
          <w:sz w:val="20"/>
        </w:rPr>
        <w:t xml:space="preserve"> AMP</w:t>
      </w:r>
      <w:r w:rsidR="00271ED9" w:rsidRPr="00CC1F5D">
        <w:rPr>
          <w:rFonts w:ascii="Calibri" w:hAnsi="Calibri" w:cs="Calibri"/>
          <w:sz w:val="20"/>
          <w:szCs w:val="20"/>
        </w:rPr>
        <w:t xml:space="preserve"> project could build on</w:t>
      </w:r>
      <w:r w:rsidRPr="00CC1F5D">
        <w:rPr>
          <w:rFonts w:ascii="Calibri" w:hAnsi="Calibri" w:cs="Calibri"/>
          <w:sz w:val="20"/>
          <w:szCs w:val="20"/>
        </w:rPr>
        <w:t xml:space="preserve">. Also, as part of the support from Tony Blair Institute and AfDB’s </w:t>
      </w:r>
      <w:proofErr w:type="spellStart"/>
      <w:r w:rsidRPr="00CC1F5D">
        <w:rPr>
          <w:rFonts w:ascii="Calibri" w:hAnsi="Calibri" w:cs="Calibri"/>
          <w:sz w:val="20"/>
          <w:szCs w:val="20"/>
        </w:rPr>
        <w:t>Yeleen</w:t>
      </w:r>
      <w:proofErr w:type="spellEnd"/>
      <w:r w:rsidRPr="00CC1F5D">
        <w:rPr>
          <w:rFonts w:ascii="Calibri" w:hAnsi="Calibri" w:cs="Calibri"/>
          <w:sz w:val="20"/>
          <w:szCs w:val="20"/>
        </w:rPr>
        <w:t xml:space="preserve"> Rural Electrification project to the mini-grid sector in Burkina Faso, a mechanism for the management of equipment at the end of their usage is being developed. The AMP project will collaborate with these stakeholders in addition to ABER </w:t>
      </w:r>
      <w:r w:rsidR="003E2844" w:rsidRPr="00CC1F5D">
        <w:rPr>
          <w:rFonts w:ascii="Calibri" w:hAnsi="Calibri" w:cs="Calibri"/>
          <w:sz w:val="20"/>
          <w:szCs w:val="20"/>
        </w:rPr>
        <w:t>and the National Agency for Environmental Assessments (ANEVE)</w:t>
      </w:r>
      <w:r w:rsidR="00F61099" w:rsidRPr="00CC1F5D">
        <w:rPr>
          <w:rFonts w:ascii="Calibri" w:hAnsi="Calibri" w:cs="Calibri"/>
          <w:sz w:val="20"/>
          <w:szCs w:val="20"/>
        </w:rPr>
        <w:t xml:space="preserve"> </w:t>
      </w:r>
      <w:r w:rsidRPr="00CC1F5D">
        <w:rPr>
          <w:rFonts w:ascii="Calibri" w:hAnsi="Calibri" w:cs="Calibri"/>
          <w:sz w:val="20"/>
          <w:szCs w:val="20"/>
        </w:rPr>
        <w:t xml:space="preserve">in the scope of Output 1.1 to develop a guide on e-waste for the </w:t>
      </w:r>
      <w:proofErr w:type="spellStart"/>
      <w:r w:rsidRPr="00CC1F5D">
        <w:rPr>
          <w:rFonts w:ascii="Calibri" w:hAnsi="Calibri" w:cs="Calibri"/>
          <w:sz w:val="20"/>
          <w:szCs w:val="20"/>
        </w:rPr>
        <w:t>minigrid</w:t>
      </w:r>
      <w:proofErr w:type="spellEnd"/>
      <w:r w:rsidRPr="00CC1F5D">
        <w:rPr>
          <w:rFonts w:ascii="Calibri" w:hAnsi="Calibri" w:cs="Calibri"/>
          <w:sz w:val="20"/>
          <w:szCs w:val="20"/>
        </w:rPr>
        <w:t xml:space="preserve"> sector. Further details on the assessment and management of environmental risks, including waste, are included in the SESP (Annex 6 to the project document) and ESMF (Annex 10 to the project document).</w:t>
      </w:r>
    </w:p>
    <w:p w14:paraId="5BCAB309" w14:textId="77777777" w:rsidR="00A94B61" w:rsidRDefault="00A94B61" w:rsidP="00B03E03">
      <w:pPr>
        <w:ind w:left="360"/>
        <w:jc w:val="both"/>
        <w:rPr>
          <w:rFonts w:ascii="Calibri" w:hAnsi="Calibri" w:cs="Calibri"/>
          <w:sz w:val="20"/>
          <w:szCs w:val="20"/>
        </w:rPr>
      </w:pPr>
    </w:p>
    <w:p w14:paraId="322F9E63" w14:textId="0E14EEC1" w:rsidR="00CA5BE2" w:rsidRPr="00332BD2" w:rsidRDefault="00CA5BE2" w:rsidP="00CA5BE2">
      <w:pPr>
        <w:ind w:left="360"/>
        <w:jc w:val="both"/>
        <w:rPr>
          <w:rFonts w:ascii="Calibri" w:hAnsi="Calibri" w:cs="Calibri"/>
          <w:b/>
          <w:bCs/>
          <w:i/>
          <w:sz w:val="20"/>
          <w:szCs w:val="20"/>
        </w:rPr>
      </w:pPr>
      <w:r w:rsidRPr="00332BD2">
        <w:rPr>
          <w:rFonts w:ascii="Calibri" w:hAnsi="Calibri" w:cs="Calibri"/>
          <w:b/>
          <w:bCs/>
          <w:i/>
          <w:sz w:val="20"/>
          <w:szCs w:val="20"/>
        </w:rPr>
        <w:t xml:space="preserve">Pilot </w:t>
      </w:r>
      <w:r w:rsidR="008619CA">
        <w:rPr>
          <w:rFonts w:ascii="Calibri" w:hAnsi="Calibri" w:cs="Calibri"/>
          <w:b/>
          <w:bCs/>
          <w:i/>
          <w:sz w:val="20"/>
          <w:szCs w:val="20"/>
        </w:rPr>
        <w:t>type #</w:t>
      </w:r>
      <w:r w:rsidRPr="00332BD2">
        <w:rPr>
          <w:rFonts w:ascii="Calibri" w:hAnsi="Calibri" w:cs="Calibri"/>
          <w:b/>
          <w:bCs/>
          <w:i/>
          <w:sz w:val="20"/>
          <w:szCs w:val="20"/>
        </w:rPr>
        <w:t>1</w:t>
      </w:r>
      <w:r>
        <w:rPr>
          <w:rFonts w:ascii="Calibri" w:hAnsi="Calibri" w:cs="Calibri"/>
          <w:b/>
          <w:bCs/>
          <w:i/>
          <w:sz w:val="20"/>
          <w:szCs w:val="20"/>
        </w:rPr>
        <w:t xml:space="preserve"> [Greenfield </w:t>
      </w:r>
      <w:proofErr w:type="spellStart"/>
      <w:r>
        <w:rPr>
          <w:rFonts w:ascii="Calibri" w:hAnsi="Calibri" w:cs="Calibri"/>
          <w:b/>
          <w:bCs/>
          <w:i/>
          <w:sz w:val="20"/>
          <w:szCs w:val="20"/>
        </w:rPr>
        <w:t>minigrids</w:t>
      </w:r>
      <w:proofErr w:type="spellEnd"/>
      <w:r>
        <w:rPr>
          <w:rFonts w:ascii="Calibri" w:hAnsi="Calibri" w:cs="Calibri"/>
          <w:b/>
          <w:bCs/>
          <w:i/>
          <w:sz w:val="20"/>
          <w:szCs w:val="20"/>
        </w:rPr>
        <w:t>]</w:t>
      </w:r>
      <w:r w:rsidRPr="00332BD2">
        <w:rPr>
          <w:rFonts w:ascii="Calibri" w:hAnsi="Calibri" w:cs="Calibri"/>
          <w:b/>
          <w:bCs/>
          <w:i/>
          <w:sz w:val="20"/>
          <w:szCs w:val="20"/>
        </w:rPr>
        <w:t>: Community Solar Energy Platforms (CSEP)</w:t>
      </w:r>
    </w:p>
    <w:p w14:paraId="00DB8430" w14:textId="709DB4C4" w:rsidR="00DC6305" w:rsidRPr="00CC1F5D" w:rsidRDefault="00CA5BE2" w:rsidP="00CA5BE2">
      <w:pPr>
        <w:ind w:left="360"/>
        <w:jc w:val="both"/>
        <w:rPr>
          <w:rFonts w:ascii="Calibri" w:hAnsi="Calibri" w:cs="Calibri"/>
          <w:iCs/>
          <w:sz w:val="20"/>
          <w:szCs w:val="20"/>
        </w:rPr>
      </w:pPr>
      <w:r w:rsidRPr="005270AC">
        <w:rPr>
          <w:rFonts w:ascii="Calibri" w:hAnsi="Calibri" w:cs="Calibri"/>
          <w:iCs/>
          <w:sz w:val="20"/>
          <w:szCs w:val="20"/>
        </w:rPr>
        <w:t>Th</w:t>
      </w:r>
      <w:r>
        <w:rPr>
          <w:rFonts w:ascii="Calibri" w:hAnsi="Calibri" w:cs="Calibri"/>
          <w:iCs/>
          <w:sz w:val="20"/>
          <w:szCs w:val="20"/>
        </w:rPr>
        <w:t xml:space="preserve">is </w:t>
      </w:r>
      <w:r w:rsidR="00AE3FBF">
        <w:rPr>
          <w:rFonts w:ascii="Calibri" w:hAnsi="Calibri" w:cs="Calibri"/>
          <w:iCs/>
          <w:sz w:val="20"/>
          <w:szCs w:val="20"/>
        </w:rPr>
        <w:t xml:space="preserve">pilot </w:t>
      </w:r>
      <w:r>
        <w:rPr>
          <w:rFonts w:ascii="Calibri" w:hAnsi="Calibri" w:cs="Calibri"/>
          <w:iCs/>
          <w:sz w:val="20"/>
          <w:szCs w:val="20"/>
        </w:rPr>
        <w:t>project</w:t>
      </w:r>
      <w:r w:rsidR="00F523F3">
        <w:rPr>
          <w:rFonts w:ascii="Calibri" w:hAnsi="Calibri" w:cs="Calibri"/>
          <w:iCs/>
          <w:sz w:val="20"/>
          <w:szCs w:val="20"/>
        </w:rPr>
        <w:t xml:space="preserve"> </w:t>
      </w:r>
      <w:r>
        <w:rPr>
          <w:rFonts w:ascii="Calibri" w:hAnsi="Calibri" w:cs="Calibri"/>
          <w:iCs/>
          <w:sz w:val="20"/>
          <w:szCs w:val="20"/>
        </w:rPr>
        <w:t>will</w:t>
      </w:r>
      <w:r w:rsidRPr="001C0C59">
        <w:rPr>
          <w:rFonts w:ascii="Calibri" w:hAnsi="Calibri" w:cs="Calibri"/>
          <w:iCs/>
          <w:sz w:val="20"/>
          <w:szCs w:val="20"/>
        </w:rPr>
        <w:t xml:space="preserve"> provid</w:t>
      </w:r>
      <w:r>
        <w:rPr>
          <w:rFonts w:ascii="Calibri" w:hAnsi="Calibri" w:cs="Calibri"/>
          <w:iCs/>
          <w:sz w:val="20"/>
          <w:szCs w:val="20"/>
        </w:rPr>
        <w:t>e</w:t>
      </w:r>
      <w:r w:rsidRPr="001C0C59">
        <w:rPr>
          <w:rFonts w:ascii="Calibri" w:hAnsi="Calibri" w:cs="Calibri"/>
          <w:iCs/>
          <w:sz w:val="20"/>
          <w:szCs w:val="20"/>
        </w:rPr>
        <w:t xml:space="preserve"> access to modern electricity and </w:t>
      </w:r>
      <w:r>
        <w:rPr>
          <w:rFonts w:ascii="Calibri" w:hAnsi="Calibri" w:cs="Calibri"/>
          <w:iCs/>
          <w:sz w:val="20"/>
          <w:szCs w:val="20"/>
        </w:rPr>
        <w:t xml:space="preserve">energy efficient </w:t>
      </w:r>
      <w:r w:rsidRPr="001C0C59">
        <w:rPr>
          <w:rFonts w:ascii="Calibri" w:hAnsi="Calibri" w:cs="Calibri"/>
          <w:iCs/>
          <w:sz w:val="20"/>
          <w:szCs w:val="20"/>
        </w:rPr>
        <w:t>productive equipment to households, micro-businesses and rural cooperatives</w:t>
      </w:r>
      <w:r>
        <w:rPr>
          <w:rFonts w:ascii="Calibri" w:hAnsi="Calibri" w:cs="Calibri"/>
          <w:iCs/>
          <w:sz w:val="20"/>
          <w:szCs w:val="20"/>
        </w:rPr>
        <w:t xml:space="preserve"> through the deployment of containerized </w:t>
      </w:r>
      <w:r w:rsidRPr="00CA5BE2">
        <w:rPr>
          <w:rFonts w:ascii="Calibri" w:hAnsi="Calibri" w:cs="Calibri"/>
          <w:iCs/>
          <w:sz w:val="20"/>
          <w:szCs w:val="20"/>
        </w:rPr>
        <w:t>Community Solar Energy Platforms (CSEP)</w:t>
      </w:r>
      <w:r>
        <w:rPr>
          <w:rFonts w:ascii="Calibri" w:hAnsi="Calibri" w:cs="Calibri"/>
          <w:iCs/>
          <w:sz w:val="20"/>
          <w:szCs w:val="20"/>
        </w:rPr>
        <w:t xml:space="preserve"> composed of a 20kWp PV power plant, battery storage and a </w:t>
      </w:r>
      <w:proofErr w:type="spellStart"/>
      <w:r>
        <w:rPr>
          <w:rFonts w:ascii="Calibri" w:hAnsi="Calibri" w:cs="Calibri"/>
          <w:iCs/>
          <w:sz w:val="20"/>
          <w:szCs w:val="20"/>
        </w:rPr>
        <w:t>minigrid</w:t>
      </w:r>
      <w:proofErr w:type="spellEnd"/>
      <w:r>
        <w:rPr>
          <w:rFonts w:ascii="Calibri" w:hAnsi="Calibri" w:cs="Calibri"/>
          <w:iCs/>
          <w:sz w:val="20"/>
          <w:szCs w:val="20"/>
        </w:rPr>
        <w:t xml:space="preserve">, as well as </w:t>
      </w:r>
      <w:r>
        <w:rPr>
          <w:rFonts w:ascii="Calibri" w:hAnsi="Calibri" w:cs="Calibri"/>
          <w:iCs/>
          <w:sz w:val="20"/>
          <w:szCs w:val="20"/>
        </w:rPr>
        <w:lastRenderedPageBreak/>
        <w:t xml:space="preserve">agricultural processing and storage equipment customized to the community and made available </w:t>
      </w:r>
      <w:r w:rsidRPr="00B03E03">
        <w:rPr>
          <w:rFonts w:ascii="Calibri" w:hAnsi="Calibri" w:cs="Calibri"/>
          <w:iCs/>
          <w:sz w:val="20"/>
          <w:szCs w:val="20"/>
        </w:rPr>
        <w:t>using digital payment</w:t>
      </w:r>
      <w:r>
        <w:rPr>
          <w:rFonts w:ascii="Calibri" w:hAnsi="Calibri" w:cs="Calibri"/>
          <w:iCs/>
          <w:sz w:val="20"/>
          <w:szCs w:val="20"/>
        </w:rPr>
        <w:t xml:space="preserve">, with </w:t>
      </w:r>
      <w:r w:rsidRPr="00CC1F5D">
        <w:rPr>
          <w:rFonts w:ascii="Calibri" w:hAnsi="Calibri" w:cs="Calibri"/>
          <w:iCs/>
          <w:sz w:val="20"/>
          <w:szCs w:val="20"/>
        </w:rPr>
        <w:t xml:space="preserve">remote monitoring technology. Though this type of technological solution has not yet been deployed in Burkina Faso, there are several manufacturers / developers internationally by the likes of Off-Grid Box, </w:t>
      </w:r>
      <w:proofErr w:type="spellStart"/>
      <w:r w:rsidRPr="00CC1F5D">
        <w:rPr>
          <w:rFonts w:ascii="Calibri" w:hAnsi="Calibri" w:cs="Calibri"/>
          <w:iCs/>
          <w:sz w:val="20"/>
          <w:szCs w:val="20"/>
        </w:rPr>
        <w:t>SustainSolar</w:t>
      </w:r>
      <w:proofErr w:type="spellEnd"/>
      <w:r w:rsidRPr="00CC1F5D">
        <w:rPr>
          <w:rFonts w:ascii="Calibri" w:hAnsi="Calibri" w:cs="Calibri"/>
          <w:iCs/>
          <w:sz w:val="20"/>
          <w:szCs w:val="20"/>
        </w:rPr>
        <w:t xml:space="preserve">, </w:t>
      </w:r>
      <w:proofErr w:type="spellStart"/>
      <w:r w:rsidRPr="00CC1F5D">
        <w:rPr>
          <w:rFonts w:ascii="Calibri" w:hAnsi="Calibri" w:cs="Calibri"/>
          <w:iCs/>
          <w:sz w:val="20"/>
          <w:szCs w:val="20"/>
        </w:rPr>
        <w:t>Akuo</w:t>
      </w:r>
      <w:proofErr w:type="spellEnd"/>
      <w:r w:rsidRPr="00CC1F5D">
        <w:rPr>
          <w:rFonts w:ascii="Calibri" w:hAnsi="Calibri" w:cs="Calibri"/>
          <w:iCs/>
          <w:sz w:val="20"/>
          <w:szCs w:val="20"/>
        </w:rPr>
        <w:t xml:space="preserve"> Energy, Winch, SolarEdge/</w:t>
      </w:r>
      <w:proofErr w:type="spellStart"/>
      <w:r w:rsidRPr="00CC1F5D">
        <w:rPr>
          <w:rFonts w:ascii="Calibri" w:hAnsi="Calibri" w:cs="Calibri"/>
          <w:iCs/>
          <w:sz w:val="20"/>
          <w:szCs w:val="20"/>
        </w:rPr>
        <w:t>Kokam</w:t>
      </w:r>
      <w:proofErr w:type="spellEnd"/>
      <w:r w:rsidRPr="00CC1F5D">
        <w:rPr>
          <w:rFonts w:ascii="Calibri" w:hAnsi="Calibri" w:cs="Calibri"/>
          <w:iCs/>
          <w:sz w:val="20"/>
          <w:szCs w:val="20"/>
        </w:rPr>
        <w:t xml:space="preserve">, </w:t>
      </w:r>
      <w:proofErr w:type="spellStart"/>
      <w:r w:rsidRPr="00CC1F5D">
        <w:rPr>
          <w:rFonts w:ascii="Calibri" w:hAnsi="Calibri" w:cs="Calibri"/>
          <w:iCs/>
          <w:sz w:val="20"/>
          <w:szCs w:val="20"/>
        </w:rPr>
        <w:t>Metka</w:t>
      </w:r>
      <w:proofErr w:type="spellEnd"/>
      <w:r w:rsidRPr="00CC1F5D">
        <w:rPr>
          <w:rFonts w:ascii="Calibri" w:hAnsi="Calibri" w:cs="Calibri"/>
          <w:iCs/>
          <w:sz w:val="20"/>
          <w:szCs w:val="20"/>
        </w:rPr>
        <w:t xml:space="preserve">, just to name a few. </w:t>
      </w:r>
      <w:r w:rsidR="00F523F3" w:rsidRPr="00CC1F5D">
        <w:rPr>
          <w:rFonts w:ascii="Calibri" w:hAnsi="Calibri" w:cs="Calibri"/>
          <w:iCs/>
          <w:sz w:val="20"/>
          <w:szCs w:val="20"/>
        </w:rPr>
        <w:t>In addition, a first project of this type was co-financed in Burkina Faso by the Swedish Cooperation (</w:t>
      </w:r>
      <w:proofErr w:type="spellStart"/>
      <w:r w:rsidR="00F523F3" w:rsidRPr="00CC1F5D">
        <w:rPr>
          <w:rFonts w:ascii="Calibri" w:hAnsi="Calibri" w:cs="Calibri"/>
          <w:iCs/>
          <w:sz w:val="20"/>
          <w:szCs w:val="20"/>
        </w:rPr>
        <w:t>Sida</w:t>
      </w:r>
      <w:proofErr w:type="spellEnd"/>
      <w:r w:rsidR="00F523F3" w:rsidRPr="00CC1F5D">
        <w:rPr>
          <w:rFonts w:ascii="Calibri" w:hAnsi="Calibri" w:cs="Calibri"/>
          <w:iCs/>
          <w:sz w:val="20"/>
          <w:szCs w:val="20"/>
        </w:rPr>
        <w:t>) under the Africa Enterprise Challenge Fund (AECF), which selected a private company after a tender procedure.</w:t>
      </w:r>
    </w:p>
    <w:p w14:paraId="00ABC80A" w14:textId="4471C075" w:rsidR="00CA5BE2" w:rsidRPr="00CC1F5D" w:rsidRDefault="00934E74" w:rsidP="00CA5BE2">
      <w:pPr>
        <w:ind w:left="360"/>
        <w:jc w:val="both"/>
        <w:rPr>
          <w:rFonts w:ascii="Calibri" w:hAnsi="Calibri" w:cs="Calibri"/>
          <w:iCs/>
          <w:sz w:val="20"/>
          <w:szCs w:val="20"/>
        </w:rPr>
      </w:pPr>
      <w:r w:rsidRPr="00CC1F5D">
        <w:rPr>
          <w:rFonts w:ascii="Calibri" w:hAnsi="Calibri" w:cs="Calibri"/>
          <w:sz w:val="20"/>
          <w:szCs w:val="20"/>
        </w:rPr>
        <w:t xml:space="preserve">Based on initial data, to be finalized during project implementation, it is anticipated </w:t>
      </w:r>
      <w:r w:rsidRPr="00CC1F5D">
        <w:rPr>
          <w:rFonts w:ascii="Calibri" w:hAnsi="Calibri" w:cs="Calibri"/>
          <w:iCs/>
          <w:sz w:val="20"/>
          <w:szCs w:val="20"/>
        </w:rPr>
        <w:t xml:space="preserve">that GEF support </w:t>
      </w:r>
      <w:r w:rsidR="00DC6305" w:rsidRPr="00CC1F5D">
        <w:rPr>
          <w:rFonts w:ascii="Calibri" w:hAnsi="Calibri" w:cs="Calibri"/>
          <w:iCs/>
          <w:sz w:val="20"/>
          <w:szCs w:val="20"/>
        </w:rPr>
        <w:t>is expected to co-finance the deployment of 3 CSEPs (60kWp)</w:t>
      </w:r>
      <w:r w:rsidR="00F523F3" w:rsidRPr="00CC1F5D">
        <w:rPr>
          <w:rFonts w:ascii="Calibri" w:hAnsi="Calibri" w:cs="Calibri"/>
          <w:iCs/>
          <w:sz w:val="20"/>
          <w:szCs w:val="20"/>
        </w:rPr>
        <w:t>, in support of the private sector following a competitive selection process</w:t>
      </w:r>
      <w:proofErr w:type="gramStart"/>
      <w:r w:rsidR="00F523F3" w:rsidRPr="00CC1F5D">
        <w:rPr>
          <w:rFonts w:ascii="Calibri" w:hAnsi="Calibri" w:cs="Calibri"/>
          <w:iCs/>
          <w:sz w:val="20"/>
          <w:szCs w:val="20"/>
        </w:rPr>
        <w:t xml:space="preserve">. </w:t>
      </w:r>
      <w:r w:rsidR="00CA5BE2" w:rsidRPr="00CC1F5D">
        <w:rPr>
          <w:rFonts w:ascii="Calibri" w:hAnsi="Calibri" w:cs="Calibri"/>
          <w:iCs/>
          <w:sz w:val="20"/>
          <w:szCs w:val="20"/>
        </w:rPr>
        <w:t>.</w:t>
      </w:r>
      <w:proofErr w:type="gramEnd"/>
    </w:p>
    <w:p w14:paraId="7B0B045B" w14:textId="415362C6" w:rsidR="00CA5BE2" w:rsidRDefault="00CA5BE2" w:rsidP="00CA5BE2">
      <w:pPr>
        <w:ind w:left="360"/>
        <w:jc w:val="both"/>
        <w:rPr>
          <w:rFonts w:ascii="Calibri" w:hAnsi="Calibri" w:cs="Calibri"/>
          <w:iCs/>
          <w:sz w:val="20"/>
          <w:szCs w:val="20"/>
        </w:rPr>
      </w:pPr>
      <w:r w:rsidRPr="00CC1F5D">
        <w:rPr>
          <w:rFonts w:ascii="Calibri" w:hAnsi="Calibri" w:cs="Calibri"/>
          <w:iCs/>
          <w:sz w:val="20"/>
          <w:szCs w:val="20"/>
        </w:rPr>
        <w:t xml:space="preserve">This pilot </w:t>
      </w:r>
      <w:r w:rsidR="00BC4452" w:rsidRPr="00CC1F5D">
        <w:rPr>
          <w:rFonts w:ascii="Calibri" w:hAnsi="Calibri" w:cs="Calibri"/>
          <w:iCs/>
          <w:sz w:val="20"/>
          <w:szCs w:val="20"/>
        </w:rPr>
        <w:t xml:space="preserve">activity </w:t>
      </w:r>
      <w:r w:rsidRPr="00CC1F5D">
        <w:rPr>
          <w:rFonts w:ascii="Calibri" w:hAnsi="Calibri" w:cs="Calibri"/>
          <w:iCs/>
          <w:sz w:val="20"/>
          <w:szCs w:val="20"/>
        </w:rPr>
        <w:t>will demonstrate</w:t>
      </w:r>
      <w:r w:rsidRPr="001C0C59">
        <w:rPr>
          <w:rFonts w:ascii="Calibri" w:hAnsi="Calibri" w:cs="Calibri"/>
          <w:iCs/>
          <w:sz w:val="20"/>
          <w:szCs w:val="20"/>
        </w:rPr>
        <w:t xml:space="preserve"> (</w:t>
      </w:r>
      <w:proofErr w:type="spellStart"/>
      <w:r w:rsidRPr="001C0C59">
        <w:rPr>
          <w:rFonts w:ascii="Calibri" w:hAnsi="Calibri" w:cs="Calibri"/>
          <w:iCs/>
          <w:sz w:val="20"/>
          <w:szCs w:val="20"/>
        </w:rPr>
        <w:t>i</w:t>
      </w:r>
      <w:proofErr w:type="spellEnd"/>
      <w:r w:rsidRPr="001C0C59">
        <w:rPr>
          <w:rFonts w:ascii="Calibri" w:hAnsi="Calibri" w:cs="Calibri"/>
          <w:iCs/>
          <w:sz w:val="20"/>
          <w:szCs w:val="20"/>
        </w:rPr>
        <w:t>) demand aggregation as</w:t>
      </w:r>
      <w:r>
        <w:rPr>
          <w:rFonts w:ascii="Calibri" w:hAnsi="Calibri" w:cs="Calibri"/>
          <w:iCs/>
          <w:sz w:val="20"/>
          <w:szCs w:val="20"/>
        </w:rPr>
        <w:t xml:space="preserve"> a</w:t>
      </w:r>
      <w:r w:rsidRPr="001C0C59">
        <w:rPr>
          <w:rFonts w:ascii="Calibri" w:hAnsi="Calibri" w:cs="Calibri"/>
          <w:iCs/>
          <w:sz w:val="20"/>
          <w:szCs w:val="20"/>
        </w:rPr>
        <w:t xml:space="preserve"> cost-reduction lever; (ii) productive </w:t>
      </w:r>
      <w:r>
        <w:rPr>
          <w:rFonts w:ascii="Calibri" w:hAnsi="Calibri" w:cs="Calibri"/>
          <w:iCs/>
          <w:sz w:val="20"/>
          <w:szCs w:val="20"/>
        </w:rPr>
        <w:t xml:space="preserve">use </w:t>
      </w:r>
      <w:r w:rsidRPr="001C0C59">
        <w:rPr>
          <w:rFonts w:ascii="Calibri" w:hAnsi="Calibri" w:cs="Calibri"/>
          <w:iCs/>
          <w:sz w:val="20"/>
          <w:szCs w:val="20"/>
        </w:rPr>
        <w:t>of energy and efficient appliances; (iii) private sector-led delivery model</w:t>
      </w:r>
      <w:r>
        <w:rPr>
          <w:rFonts w:ascii="Calibri" w:hAnsi="Calibri" w:cs="Calibri"/>
          <w:iCs/>
          <w:sz w:val="20"/>
          <w:szCs w:val="20"/>
        </w:rPr>
        <w:t>s</w:t>
      </w:r>
      <w:r w:rsidRPr="001C0C59">
        <w:rPr>
          <w:rFonts w:ascii="Calibri" w:hAnsi="Calibri" w:cs="Calibri"/>
          <w:iCs/>
          <w:sz w:val="20"/>
          <w:szCs w:val="20"/>
        </w:rPr>
        <w:t xml:space="preserve">; (iv) flexible tariff regime for increased viability of </w:t>
      </w:r>
      <w:proofErr w:type="spellStart"/>
      <w:r w:rsidRPr="001C0C59">
        <w:rPr>
          <w:rFonts w:ascii="Calibri" w:hAnsi="Calibri" w:cs="Calibri"/>
          <w:iCs/>
          <w:sz w:val="20"/>
          <w:szCs w:val="20"/>
        </w:rPr>
        <w:t>minigrid</w:t>
      </w:r>
      <w:r>
        <w:rPr>
          <w:rFonts w:ascii="Calibri" w:hAnsi="Calibri" w:cs="Calibri"/>
          <w:iCs/>
          <w:sz w:val="20"/>
          <w:szCs w:val="20"/>
        </w:rPr>
        <w:t>s</w:t>
      </w:r>
      <w:proofErr w:type="spellEnd"/>
      <w:r w:rsidRPr="001C0C59">
        <w:rPr>
          <w:rFonts w:ascii="Calibri" w:hAnsi="Calibri" w:cs="Calibri"/>
          <w:iCs/>
          <w:sz w:val="20"/>
          <w:szCs w:val="20"/>
        </w:rPr>
        <w:t xml:space="preserve">; (v) innovative financing; (vi) socio-economic development through </w:t>
      </w:r>
      <w:r>
        <w:rPr>
          <w:rFonts w:ascii="Calibri" w:hAnsi="Calibri" w:cs="Calibri"/>
          <w:iCs/>
          <w:sz w:val="20"/>
          <w:szCs w:val="20"/>
        </w:rPr>
        <w:t>renewable energy</w:t>
      </w:r>
      <w:r w:rsidRPr="001C0C59">
        <w:rPr>
          <w:rFonts w:ascii="Calibri" w:hAnsi="Calibri" w:cs="Calibri"/>
          <w:iCs/>
          <w:sz w:val="20"/>
          <w:szCs w:val="20"/>
        </w:rPr>
        <w:t xml:space="preserve"> </w:t>
      </w:r>
      <w:proofErr w:type="spellStart"/>
      <w:r w:rsidRPr="001C0C59">
        <w:rPr>
          <w:rFonts w:ascii="Calibri" w:hAnsi="Calibri" w:cs="Calibri"/>
          <w:iCs/>
          <w:sz w:val="20"/>
          <w:szCs w:val="20"/>
        </w:rPr>
        <w:t>minigrids</w:t>
      </w:r>
      <w:proofErr w:type="spellEnd"/>
      <w:r w:rsidRPr="001C0C59">
        <w:rPr>
          <w:rFonts w:ascii="Calibri" w:hAnsi="Calibri" w:cs="Calibri"/>
          <w:iCs/>
          <w:sz w:val="20"/>
          <w:szCs w:val="20"/>
        </w:rPr>
        <w:t>.</w:t>
      </w:r>
    </w:p>
    <w:p w14:paraId="70B300A1" w14:textId="58663A52" w:rsidR="00CA5BE2" w:rsidRPr="001C0C59" w:rsidRDefault="00DC6305" w:rsidP="00CA5BE2">
      <w:pPr>
        <w:ind w:left="360"/>
        <w:jc w:val="both"/>
        <w:rPr>
          <w:rFonts w:ascii="Calibri" w:hAnsi="Calibri" w:cs="Calibri"/>
          <w:iCs/>
          <w:sz w:val="20"/>
          <w:szCs w:val="20"/>
        </w:rPr>
      </w:pPr>
      <w:r>
        <w:rPr>
          <w:rFonts w:ascii="Calibri" w:hAnsi="Calibri" w:cs="Calibri"/>
          <w:iCs/>
          <w:sz w:val="20"/>
          <w:szCs w:val="20"/>
        </w:rPr>
        <w:t xml:space="preserve">More details on this pilot are provided in </w:t>
      </w:r>
      <w:r w:rsidRPr="00FC2BF3">
        <w:rPr>
          <w:rFonts w:ascii="Calibri" w:hAnsi="Calibri" w:cs="Calibri"/>
          <w:iCs/>
          <w:sz w:val="20"/>
          <w:szCs w:val="20"/>
        </w:rPr>
        <w:t xml:space="preserve">Annex </w:t>
      </w:r>
      <w:r w:rsidR="002C646C" w:rsidRPr="00FC2BF3">
        <w:rPr>
          <w:rFonts w:ascii="Calibri" w:hAnsi="Calibri" w:cs="Calibri"/>
          <w:iCs/>
          <w:sz w:val="20"/>
          <w:szCs w:val="20"/>
        </w:rPr>
        <w:t>17</w:t>
      </w:r>
      <w:r w:rsidRPr="00FC2BF3">
        <w:rPr>
          <w:rFonts w:ascii="Calibri" w:hAnsi="Calibri" w:cs="Calibri"/>
          <w:iCs/>
          <w:sz w:val="20"/>
          <w:szCs w:val="20"/>
        </w:rPr>
        <w:t>.</w:t>
      </w:r>
      <w:r>
        <w:rPr>
          <w:rFonts w:ascii="Calibri" w:hAnsi="Calibri" w:cs="Calibri"/>
          <w:iCs/>
          <w:sz w:val="20"/>
          <w:szCs w:val="20"/>
        </w:rPr>
        <w:t xml:space="preserve"> </w:t>
      </w:r>
    </w:p>
    <w:p w14:paraId="13AFC4AB" w14:textId="615CFA9F" w:rsidR="00BC2580" w:rsidRDefault="00BC2580" w:rsidP="00CA5BE2">
      <w:pPr>
        <w:ind w:left="360"/>
        <w:jc w:val="both"/>
        <w:rPr>
          <w:rFonts w:ascii="Calibri" w:hAnsi="Calibri" w:cs="Calibri"/>
          <w:sz w:val="20"/>
          <w:szCs w:val="20"/>
        </w:rPr>
      </w:pPr>
    </w:p>
    <w:p w14:paraId="05EFD340" w14:textId="3B03F366" w:rsidR="00DC6305" w:rsidRPr="00332BD2" w:rsidRDefault="00DC6305" w:rsidP="00DC6305">
      <w:pPr>
        <w:ind w:left="360"/>
        <w:jc w:val="both"/>
        <w:rPr>
          <w:rFonts w:ascii="Calibri" w:hAnsi="Calibri" w:cs="Calibri"/>
          <w:b/>
          <w:bCs/>
          <w:i/>
          <w:sz w:val="20"/>
          <w:szCs w:val="20"/>
        </w:rPr>
      </w:pPr>
      <w:r w:rsidRPr="00332BD2">
        <w:rPr>
          <w:rFonts w:ascii="Calibri" w:hAnsi="Calibri" w:cs="Calibri"/>
          <w:b/>
          <w:bCs/>
          <w:i/>
          <w:sz w:val="20"/>
          <w:szCs w:val="20"/>
        </w:rPr>
        <w:t xml:space="preserve">Pilot </w:t>
      </w:r>
      <w:r w:rsidR="008619CA">
        <w:rPr>
          <w:rFonts w:ascii="Calibri" w:hAnsi="Calibri" w:cs="Calibri"/>
          <w:b/>
          <w:bCs/>
          <w:i/>
          <w:sz w:val="20"/>
          <w:szCs w:val="20"/>
        </w:rPr>
        <w:t>type #</w:t>
      </w:r>
      <w:r w:rsidRPr="00332BD2">
        <w:rPr>
          <w:rFonts w:ascii="Calibri" w:hAnsi="Calibri" w:cs="Calibri"/>
          <w:b/>
          <w:bCs/>
          <w:i/>
          <w:sz w:val="20"/>
          <w:szCs w:val="20"/>
        </w:rPr>
        <w:t>2</w:t>
      </w:r>
      <w:r>
        <w:rPr>
          <w:rFonts w:ascii="Calibri" w:hAnsi="Calibri" w:cs="Calibri"/>
          <w:b/>
          <w:bCs/>
          <w:i/>
          <w:sz w:val="20"/>
          <w:szCs w:val="20"/>
        </w:rPr>
        <w:t xml:space="preserve"> [Productive use overlays</w:t>
      </w:r>
      <w:r w:rsidR="008619CA">
        <w:rPr>
          <w:rFonts w:ascii="Calibri" w:hAnsi="Calibri" w:cs="Calibri"/>
          <w:b/>
          <w:bCs/>
          <w:i/>
          <w:sz w:val="20"/>
          <w:szCs w:val="20"/>
        </w:rPr>
        <w:t xml:space="preserve"> of existing </w:t>
      </w:r>
      <w:proofErr w:type="spellStart"/>
      <w:r w:rsidR="008619CA">
        <w:rPr>
          <w:rFonts w:ascii="Calibri" w:hAnsi="Calibri" w:cs="Calibri"/>
          <w:b/>
          <w:bCs/>
          <w:i/>
          <w:sz w:val="20"/>
          <w:szCs w:val="20"/>
        </w:rPr>
        <w:t>minigrids</w:t>
      </w:r>
      <w:proofErr w:type="spellEnd"/>
      <w:r>
        <w:rPr>
          <w:rFonts w:ascii="Calibri" w:hAnsi="Calibri" w:cs="Calibri"/>
          <w:b/>
          <w:bCs/>
          <w:i/>
          <w:sz w:val="20"/>
          <w:szCs w:val="20"/>
        </w:rPr>
        <w:t>]</w:t>
      </w:r>
      <w:r w:rsidRPr="00332BD2">
        <w:rPr>
          <w:rFonts w:ascii="Calibri" w:hAnsi="Calibri" w:cs="Calibri"/>
          <w:b/>
          <w:bCs/>
          <w:i/>
          <w:sz w:val="20"/>
          <w:szCs w:val="20"/>
        </w:rPr>
        <w:t>: Increasing Energy Access through Productive Uses in the Ecovillages of Burkina Faso</w:t>
      </w:r>
    </w:p>
    <w:p w14:paraId="4BB1CC9A" w14:textId="5AF1250A" w:rsidR="00DC6305" w:rsidRDefault="0042636E" w:rsidP="00DC6305">
      <w:pPr>
        <w:ind w:left="360"/>
        <w:jc w:val="both"/>
        <w:rPr>
          <w:rFonts w:ascii="Calibri" w:hAnsi="Calibri" w:cs="Calibri"/>
          <w:sz w:val="20"/>
          <w:szCs w:val="20"/>
        </w:rPr>
      </w:pPr>
      <w:r>
        <w:rPr>
          <w:rFonts w:ascii="Calibri" w:hAnsi="Calibri" w:cs="Calibri"/>
          <w:sz w:val="20"/>
          <w:szCs w:val="20"/>
        </w:rPr>
        <w:t xml:space="preserve">Under this </w:t>
      </w:r>
      <w:r w:rsidR="00653A72">
        <w:rPr>
          <w:rFonts w:ascii="Calibri" w:hAnsi="Calibri" w:cs="Calibri"/>
          <w:sz w:val="20"/>
          <w:szCs w:val="20"/>
        </w:rPr>
        <w:t xml:space="preserve">pilot </w:t>
      </w:r>
      <w:r w:rsidR="00BC4452">
        <w:rPr>
          <w:rFonts w:ascii="Calibri" w:hAnsi="Calibri" w:cs="Calibri"/>
          <w:sz w:val="20"/>
          <w:szCs w:val="20"/>
        </w:rPr>
        <w:t>activity</w:t>
      </w:r>
      <w:r>
        <w:rPr>
          <w:rFonts w:ascii="Calibri" w:hAnsi="Calibri" w:cs="Calibri"/>
          <w:sz w:val="20"/>
          <w:szCs w:val="20"/>
        </w:rPr>
        <w:t xml:space="preserve">, the project will support </w:t>
      </w:r>
      <w:r w:rsidR="00DC6305" w:rsidRPr="00332BD2">
        <w:rPr>
          <w:rFonts w:ascii="Calibri" w:hAnsi="Calibri" w:cs="Calibri"/>
          <w:sz w:val="20"/>
          <w:szCs w:val="20"/>
        </w:rPr>
        <w:t>productive use overlay</w:t>
      </w:r>
      <w:r>
        <w:rPr>
          <w:rFonts w:ascii="Calibri" w:hAnsi="Calibri" w:cs="Calibri"/>
          <w:sz w:val="20"/>
          <w:szCs w:val="20"/>
        </w:rPr>
        <w:t>s</w:t>
      </w:r>
      <w:r w:rsidR="00DC6305" w:rsidRPr="00332BD2">
        <w:rPr>
          <w:rFonts w:ascii="Calibri" w:hAnsi="Calibri" w:cs="Calibri"/>
          <w:sz w:val="20"/>
          <w:szCs w:val="20"/>
        </w:rPr>
        <w:t xml:space="preserve"> to existing </w:t>
      </w:r>
      <w:proofErr w:type="spellStart"/>
      <w:r w:rsidR="00DC6305">
        <w:rPr>
          <w:rFonts w:ascii="Calibri" w:hAnsi="Calibri" w:cs="Calibri"/>
          <w:sz w:val="20"/>
          <w:szCs w:val="20"/>
        </w:rPr>
        <w:t>minigrid</w:t>
      </w:r>
      <w:r w:rsidR="00653A72">
        <w:rPr>
          <w:rFonts w:ascii="Calibri" w:hAnsi="Calibri" w:cs="Calibri"/>
          <w:sz w:val="20"/>
          <w:szCs w:val="20"/>
        </w:rPr>
        <w:t>s</w:t>
      </w:r>
      <w:proofErr w:type="spellEnd"/>
      <w:r w:rsidR="00DC6305" w:rsidRPr="00332BD2">
        <w:rPr>
          <w:rFonts w:ascii="Calibri" w:hAnsi="Calibri" w:cs="Calibri"/>
          <w:sz w:val="20"/>
          <w:szCs w:val="20"/>
        </w:rPr>
        <w:t xml:space="preserve"> </w:t>
      </w:r>
      <w:r w:rsidR="006A2FA6">
        <w:rPr>
          <w:rFonts w:ascii="Calibri" w:hAnsi="Calibri" w:cs="Calibri"/>
          <w:sz w:val="20"/>
          <w:szCs w:val="20"/>
        </w:rPr>
        <w:t xml:space="preserve">advanced </w:t>
      </w:r>
      <w:r w:rsidR="00DC6305" w:rsidRPr="00332BD2">
        <w:rPr>
          <w:rFonts w:ascii="Calibri" w:hAnsi="Calibri" w:cs="Calibri"/>
          <w:sz w:val="20"/>
          <w:szCs w:val="20"/>
        </w:rPr>
        <w:t xml:space="preserve">by ABER in collaboration with the </w:t>
      </w:r>
      <w:r w:rsidR="00DC6305">
        <w:rPr>
          <w:rFonts w:ascii="Calibri" w:hAnsi="Calibri" w:cs="Calibri"/>
          <w:sz w:val="20"/>
          <w:szCs w:val="20"/>
        </w:rPr>
        <w:t>M</w:t>
      </w:r>
      <w:r w:rsidR="00DC6305" w:rsidRPr="00332BD2">
        <w:rPr>
          <w:rFonts w:ascii="Calibri" w:hAnsi="Calibri" w:cs="Calibri"/>
          <w:sz w:val="20"/>
          <w:szCs w:val="20"/>
        </w:rPr>
        <w:t xml:space="preserve">inistry </w:t>
      </w:r>
      <w:r w:rsidR="00B479A6">
        <w:rPr>
          <w:rFonts w:ascii="Calibri" w:hAnsi="Calibri" w:cs="Calibri"/>
          <w:sz w:val="20"/>
          <w:szCs w:val="20"/>
        </w:rPr>
        <w:t xml:space="preserve">in charge </w:t>
      </w:r>
      <w:r w:rsidR="00DC6305" w:rsidRPr="004D6B42">
        <w:rPr>
          <w:rFonts w:ascii="Calibri" w:hAnsi="Calibri" w:cs="Calibri"/>
          <w:sz w:val="20"/>
          <w:szCs w:val="20"/>
        </w:rPr>
        <w:t xml:space="preserve">of </w:t>
      </w:r>
      <w:r w:rsidR="00DC6305">
        <w:rPr>
          <w:rFonts w:ascii="Calibri" w:hAnsi="Calibri" w:cs="Calibri"/>
          <w:sz w:val="20"/>
          <w:szCs w:val="20"/>
        </w:rPr>
        <w:t>E</w:t>
      </w:r>
      <w:r w:rsidR="00DC6305" w:rsidRPr="004D6B42">
        <w:rPr>
          <w:rFonts w:ascii="Calibri" w:hAnsi="Calibri" w:cs="Calibri"/>
          <w:sz w:val="20"/>
          <w:szCs w:val="20"/>
        </w:rPr>
        <w:t xml:space="preserve">nvironment through </w:t>
      </w:r>
      <w:r w:rsidR="00177EFD" w:rsidRPr="00177EFD">
        <w:rPr>
          <w:rFonts w:ascii="Calibri" w:hAnsi="Calibri" w:cs="Calibri"/>
          <w:sz w:val="20"/>
          <w:szCs w:val="20"/>
        </w:rPr>
        <w:t>Green Economy and Climate Change Directorate General</w:t>
      </w:r>
      <w:r w:rsidR="00177EFD">
        <w:rPr>
          <w:rFonts w:ascii="Calibri" w:hAnsi="Calibri" w:cs="Calibri"/>
          <w:sz w:val="20"/>
          <w:szCs w:val="20"/>
        </w:rPr>
        <w:t xml:space="preserve"> (DGEVCC)</w:t>
      </w:r>
      <w:r w:rsidR="00DC6305" w:rsidRPr="004D6B42">
        <w:rPr>
          <w:rFonts w:ascii="Calibri" w:hAnsi="Calibri" w:cs="Calibri"/>
          <w:sz w:val="20"/>
          <w:szCs w:val="20"/>
        </w:rPr>
        <w:t xml:space="preserve"> and SP/CNDD, the organization in charge of the Ecovillage Initiative</w:t>
      </w:r>
      <w:r w:rsidR="00DC6305">
        <w:rPr>
          <w:rFonts w:ascii="Calibri" w:hAnsi="Calibri" w:cs="Calibri"/>
          <w:sz w:val="20"/>
          <w:szCs w:val="20"/>
        </w:rPr>
        <w:t xml:space="preserve">. This pilot </w:t>
      </w:r>
      <w:r w:rsidR="006A2FA6">
        <w:rPr>
          <w:rFonts w:ascii="Calibri" w:hAnsi="Calibri" w:cs="Calibri"/>
          <w:sz w:val="20"/>
          <w:szCs w:val="20"/>
        </w:rPr>
        <w:t xml:space="preserve">type </w:t>
      </w:r>
      <w:r w:rsidR="00DC6305" w:rsidRPr="004D6B42">
        <w:rPr>
          <w:rFonts w:ascii="Calibri" w:hAnsi="Calibri" w:cs="Calibri"/>
          <w:sz w:val="20"/>
          <w:szCs w:val="20"/>
        </w:rPr>
        <w:t xml:space="preserve">will </w:t>
      </w:r>
      <w:proofErr w:type="spellStart"/>
      <w:r w:rsidR="00DC6305" w:rsidRPr="004D6B42">
        <w:rPr>
          <w:rFonts w:ascii="Calibri" w:hAnsi="Calibri" w:cs="Calibri"/>
          <w:sz w:val="20"/>
          <w:szCs w:val="20"/>
        </w:rPr>
        <w:t>i</w:t>
      </w:r>
      <w:proofErr w:type="spellEnd"/>
      <w:r w:rsidR="00DC6305" w:rsidRPr="004D6B42">
        <w:rPr>
          <w:rFonts w:ascii="Calibri" w:hAnsi="Calibri" w:cs="Calibri"/>
          <w:sz w:val="20"/>
          <w:szCs w:val="20"/>
        </w:rPr>
        <w:t>) mainstream productive use of energy through innovative containerized solutions and efficient appliances for milling, grinding, presses and refrigerators, (ii) support financial and social inclusion through the innovative financing for acquisition of energy efficient appliances and use of PAYG technology, (iii) showcase hybrid private sector and cooperative delivery model</w:t>
      </w:r>
      <w:r w:rsidR="00DC6305">
        <w:rPr>
          <w:rFonts w:ascii="Calibri" w:hAnsi="Calibri" w:cs="Calibri"/>
          <w:sz w:val="20"/>
          <w:szCs w:val="20"/>
        </w:rPr>
        <w:t>s</w:t>
      </w:r>
      <w:r w:rsidR="00DC6305" w:rsidRPr="004D6B42">
        <w:rPr>
          <w:rFonts w:ascii="Calibri" w:hAnsi="Calibri" w:cs="Calibri"/>
          <w:sz w:val="20"/>
          <w:szCs w:val="20"/>
        </w:rPr>
        <w:t>, (iv) support socio-economic development and (v) capacity-building of business/farming cooperatives.</w:t>
      </w:r>
    </w:p>
    <w:p w14:paraId="20FE3EE8" w14:textId="10A7F189" w:rsidR="00DC6305" w:rsidRDefault="00DC6879" w:rsidP="00DC6305">
      <w:pPr>
        <w:ind w:left="360"/>
        <w:jc w:val="both"/>
        <w:rPr>
          <w:rFonts w:ascii="Calibri" w:hAnsi="Calibri" w:cs="Calibri"/>
          <w:sz w:val="20"/>
          <w:szCs w:val="20"/>
        </w:rPr>
      </w:pPr>
      <w:r>
        <w:rPr>
          <w:rFonts w:ascii="Calibri" w:hAnsi="Calibri" w:cs="Calibri"/>
          <w:sz w:val="20"/>
          <w:szCs w:val="20"/>
        </w:rPr>
        <w:t xml:space="preserve">Based on initial data, to be finalized during </w:t>
      </w:r>
      <w:r w:rsidR="00CE13B8">
        <w:rPr>
          <w:rFonts w:ascii="Calibri" w:hAnsi="Calibri" w:cs="Calibri"/>
          <w:sz w:val="20"/>
          <w:szCs w:val="20"/>
        </w:rPr>
        <w:t xml:space="preserve">project implementation, </w:t>
      </w:r>
      <w:r>
        <w:rPr>
          <w:rFonts w:ascii="Calibri" w:hAnsi="Calibri" w:cs="Calibri"/>
          <w:sz w:val="20"/>
          <w:szCs w:val="20"/>
        </w:rPr>
        <w:t xml:space="preserve">it is anticipated </w:t>
      </w:r>
      <w:r w:rsidR="00CE13B8">
        <w:rPr>
          <w:rFonts w:ascii="Calibri" w:hAnsi="Calibri" w:cs="Calibri"/>
          <w:sz w:val="20"/>
          <w:szCs w:val="20"/>
        </w:rPr>
        <w:t xml:space="preserve">the project will support productive-use overlays on </w:t>
      </w:r>
      <w:r w:rsidR="00E04D71">
        <w:rPr>
          <w:rFonts w:ascii="Calibri" w:hAnsi="Calibri" w:cs="Calibri"/>
          <w:sz w:val="20"/>
          <w:szCs w:val="20"/>
        </w:rPr>
        <w:t>48</w:t>
      </w:r>
      <w:r w:rsidR="00DC6305" w:rsidRPr="004D6B42">
        <w:rPr>
          <w:rFonts w:ascii="Calibri" w:hAnsi="Calibri" w:cs="Calibri"/>
          <w:sz w:val="20"/>
          <w:szCs w:val="20"/>
        </w:rPr>
        <w:t xml:space="preserve">5 </w:t>
      </w:r>
      <w:proofErr w:type="spellStart"/>
      <w:r w:rsidR="00DC6305">
        <w:rPr>
          <w:rFonts w:ascii="Calibri" w:hAnsi="Calibri" w:cs="Calibri"/>
          <w:sz w:val="20"/>
          <w:szCs w:val="20"/>
        </w:rPr>
        <w:t>kW</w:t>
      </w:r>
      <w:r w:rsidR="00DC6305" w:rsidRPr="004D6B42">
        <w:rPr>
          <w:rFonts w:ascii="Calibri" w:hAnsi="Calibri" w:cs="Calibri"/>
          <w:sz w:val="20"/>
          <w:szCs w:val="20"/>
        </w:rPr>
        <w:t>p</w:t>
      </w:r>
      <w:proofErr w:type="spellEnd"/>
      <w:r w:rsidR="00DC6305" w:rsidRPr="004D6B42">
        <w:rPr>
          <w:rFonts w:ascii="Calibri" w:hAnsi="Calibri" w:cs="Calibri"/>
          <w:sz w:val="20"/>
          <w:szCs w:val="20"/>
        </w:rPr>
        <w:t xml:space="preserve"> </w:t>
      </w:r>
      <w:r w:rsidR="005D284D">
        <w:rPr>
          <w:rFonts w:ascii="Calibri" w:hAnsi="Calibri" w:cs="Calibri"/>
          <w:sz w:val="20"/>
          <w:szCs w:val="20"/>
        </w:rPr>
        <w:t xml:space="preserve">of </w:t>
      </w:r>
      <w:r w:rsidR="00DC6305" w:rsidRPr="004D6B42">
        <w:rPr>
          <w:rFonts w:ascii="Calibri" w:hAnsi="Calibri" w:cs="Calibri"/>
          <w:sz w:val="20"/>
          <w:szCs w:val="20"/>
        </w:rPr>
        <w:t xml:space="preserve">containerized energy solutions (such </w:t>
      </w:r>
      <w:r w:rsidR="00DC6305">
        <w:rPr>
          <w:rFonts w:ascii="Calibri" w:hAnsi="Calibri" w:cs="Calibri"/>
          <w:sz w:val="20"/>
          <w:szCs w:val="20"/>
        </w:rPr>
        <w:t xml:space="preserve">as </w:t>
      </w:r>
      <w:r w:rsidR="00DC6305" w:rsidRPr="004D6B42">
        <w:rPr>
          <w:rFonts w:ascii="Calibri" w:hAnsi="Calibri" w:cs="Calibri"/>
          <w:sz w:val="20"/>
          <w:szCs w:val="20"/>
        </w:rPr>
        <w:t xml:space="preserve">Off-Grid Box, </w:t>
      </w:r>
      <w:proofErr w:type="spellStart"/>
      <w:r w:rsidR="00DC6305" w:rsidRPr="004D6B42">
        <w:rPr>
          <w:rFonts w:ascii="Calibri" w:hAnsi="Calibri" w:cs="Calibri"/>
          <w:sz w:val="20"/>
          <w:szCs w:val="20"/>
        </w:rPr>
        <w:t>SustainSolar</w:t>
      </w:r>
      <w:proofErr w:type="spellEnd"/>
      <w:r w:rsidR="00DC6305" w:rsidRPr="004D6B42">
        <w:rPr>
          <w:rFonts w:ascii="Calibri" w:hAnsi="Calibri" w:cs="Calibri"/>
          <w:sz w:val="20"/>
          <w:szCs w:val="20"/>
        </w:rPr>
        <w:t xml:space="preserve">, Differ Community Power, etc.) equipped with all the hardware and software needed to produce electricity and clean water </w:t>
      </w:r>
      <w:r w:rsidR="00DC6305">
        <w:rPr>
          <w:rFonts w:ascii="Calibri" w:hAnsi="Calibri" w:cs="Calibri"/>
          <w:sz w:val="20"/>
          <w:szCs w:val="20"/>
        </w:rPr>
        <w:t>in six villages</w:t>
      </w:r>
      <w:r w:rsidR="00817167">
        <w:rPr>
          <w:rFonts w:ascii="Calibri" w:hAnsi="Calibri" w:cs="Calibri"/>
          <w:sz w:val="20"/>
          <w:szCs w:val="20"/>
        </w:rPr>
        <w:t>/sites</w:t>
      </w:r>
      <w:r w:rsidR="00DC6305" w:rsidRPr="004D6B42">
        <w:rPr>
          <w:rFonts w:ascii="Calibri" w:hAnsi="Calibri" w:cs="Calibri"/>
          <w:sz w:val="20"/>
          <w:szCs w:val="20"/>
        </w:rPr>
        <w:t>. Customized submersible solar water pump</w:t>
      </w:r>
      <w:r w:rsidR="00DC6305">
        <w:rPr>
          <w:rFonts w:ascii="Calibri" w:hAnsi="Calibri" w:cs="Calibri"/>
          <w:sz w:val="20"/>
          <w:szCs w:val="20"/>
        </w:rPr>
        <w:t>s</w:t>
      </w:r>
      <w:r w:rsidR="00DC6305" w:rsidRPr="004D6B42">
        <w:rPr>
          <w:rFonts w:ascii="Calibri" w:hAnsi="Calibri" w:cs="Calibri"/>
          <w:sz w:val="20"/>
          <w:szCs w:val="20"/>
        </w:rPr>
        <w:t>, irrigation and cold storage, sewing machines, grinders, milling machines, presses, welding and carpentry equipment will also be delivered using an innovative financing scheme</w:t>
      </w:r>
      <w:r w:rsidR="00DC6305">
        <w:rPr>
          <w:rFonts w:ascii="Calibri" w:hAnsi="Calibri" w:cs="Calibri"/>
          <w:sz w:val="20"/>
          <w:szCs w:val="20"/>
        </w:rPr>
        <w:t xml:space="preserve"> (</w:t>
      </w:r>
      <w:r w:rsidR="005D284D">
        <w:rPr>
          <w:rFonts w:ascii="Calibri" w:hAnsi="Calibri" w:cs="Calibri"/>
          <w:sz w:val="20"/>
          <w:szCs w:val="20"/>
        </w:rPr>
        <w:t xml:space="preserve">third-party ownership </w:t>
      </w:r>
      <w:r w:rsidR="00DC6305">
        <w:rPr>
          <w:rFonts w:ascii="Calibri" w:hAnsi="Calibri" w:cs="Calibri"/>
          <w:sz w:val="20"/>
          <w:szCs w:val="20"/>
        </w:rPr>
        <w:t xml:space="preserve">leasing model). </w:t>
      </w:r>
    </w:p>
    <w:p w14:paraId="57849D67" w14:textId="553AED6B" w:rsidR="00DC6305" w:rsidRPr="001C0C59" w:rsidRDefault="00DC6305" w:rsidP="00DC6305">
      <w:pPr>
        <w:ind w:left="360"/>
        <w:jc w:val="both"/>
        <w:rPr>
          <w:rFonts w:ascii="Calibri" w:hAnsi="Calibri" w:cs="Calibri"/>
          <w:iCs/>
          <w:sz w:val="20"/>
          <w:szCs w:val="20"/>
        </w:rPr>
      </w:pPr>
      <w:r>
        <w:rPr>
          <w:rFonts w:ascii="Calibri" w:hAnsi="Calibri" w:cs="Calibri"/>
          <w:iCs/>
          <w:sz w:val="20"/>
          <w:szCs w:val="20"/>
        </w:rPr>
        <w:t xml:space="preserve">More details on this pilot </w:t>
      </w:r>
      <w:r w:rsidR="005D284D">
        <w:rPr>
          <w:rFonts w:ascii="Calibri" w:hAnsi="Calibri" w:cs="Calibri"/>
          <w:iCs/>
          <w:sz w:val="20"/>
          <w:szCs w:val="20"/>
        </w:rPr>
        <w:t xml:space="preserve">activity </w:t>
      </w:r>
      <w:r>
        <w:rPr>
          <w:rFonts w:ascii="Calibri" w:hAnsi="Calibri" w:cs="Calibri"/>
          <w:iCs/>
          <w:sz w:val="20"/>
          <w:szCs w:val="20"/>
        </w:rPr>
        <w:t xml:space="preserve">are provided </w:t>
      </w:r>
      <w:r w:rsidRPr="00EC4A19">
        <w:rPr>
          <w:rFonts w:ascii="Calibri" w:hAnsi="Calibri" w:cs="Calibri"/>
          <w:iCs/>
          <w:sz w:val="20"/>
          <w:szCs w:val="20"/>
        </w:rPr>
        <w:t xml:space="preserve">in Annex </w:t>
      </w:r>
      <w:r w:rsidR="002C646C" w:rsidRPr="00EC4A19">
        <w:rPr>
          <w:rFonts w:ascii="Calibri" w:hAnsi="Calibri" w:cs="Calibri"/>
          <w:iCs/>
          <w:sz w:val="20"/>
          <w:szCs w:val="20"/>
        </w:rPr>
        <w:t>17</w:t>
      </w:r>
      <w:r w:rsidRPr="00EC4A19">
        <w:rPr>
          <w:rFonts w:ascii="Calibri" w:hAnsi="Calibri" w:cs="Calibri"/>
          <w:iCs/>
          <w:sz w:val="20"/>
          <w:szCs w:val="20"/>
        </w:rPr>
        <w:t>.</w:t>
      </w:r>
      <w:r>
        <w:rPr>
          <w:rFonts w:ascii="Calibri" w:hAnsi="Calibri" w:cs="Calibri"/>
          <w:iCs/>
          <w:sz w:val="20"/>
          <w:szCs w:val="20"/>
        </w:rPr>
        <w:t xml:space="preserve"> </w:t>
      </w:r>
    </w:p>
    <w:p w14:paraId="1F92A304" w14:textId="77777777" w:rsidR="00DC6305" w:rsidRPr="004D6B42" w:rsidRDefault="00DC6305" w:rsidP="00DC6305">
      <w:pPr>
        <w:ind w:left="360"/>
        <w:jc w:val="both"/>
        <w:rPr>
          <w:rFonts w:ascii="Calibri" w:hAnsi="Calibri" w:cs="Calibri"/>
          <w:sz w:val="20"/>
          <w:szCs w:val="20"/>
        </w:rPr>
      </w:pPr>
    </w:p>
    <w:p w14:paraId="22FC49A4" w14:textId="77777777" w:rsidR="00DF165B" w:rsidRDefault="00DF165B" w:rsidP="00485121">
      <w:pPr>
        <w:jc w:val="both"/>
        <w:rPr>
          <w:rFonts w:ascii="Calibri" w:hAnsi="Calibri" w:cs="Calibri"/>
          <w:sz w:val="20"/>
          <w:szCs w:val="20"/>
          <w:u w:val="single"/>
        </w:rPr>
      </w:pPr>
    </w:p>
    <w:p w14:paraId="6739ED74" w14:textId="7DB4FA89" w:rsidR="005F4B80" w:rsidRDefault="005F4B80" w:rsidP="00B03E03">
      <w:pPr>
        <w:ind w:left="360"/>
        <w:jc w:val="both"/>
        <w:rPr>
          <w:rFonts w:ascii="Calibri" w:hAnsi="Calibri" w:cs="Calibri"/>
          <w:sz w:val="20"/>
          <w:szCs w:val="20"/>
          <w:u w:val="single"/>
        </w:rPr>
      </w:pPr>
      <w:r>
        <w:rPr>
          <w:rFonts w:ascii="Calibri" w:hAnsi="Calibri" w:cs="Calibri"/>
          <w:sz w:val="20"/>
          <w:szCs w:val="20"/>
          <w:u w:val="single"/>
        </w:rPr>
        <w:t xml:space="preserve">Principles to follow during implementation: </w:t>
      </w:r>
    </w:p>
    <w:p w14:paraId="63CF40B2" w14:textId="20F1C66E" w:rsidR="005F4B80" w:rsidRDefault="005F4B80" w:rsidP="00B03E03">
      <w:pPr>
        <w:ind w:left="360"/>
        <w:jc w:val="both"/>
        <w:rPr>
          <w:rFonts w:ascii="Calibri" w:hAnsi="Calibri" w:cs="Calibri"/>
          <w:sz w:val="20"/>
          <w:szCs w:val="20"/>
          <w:u w:val="single"/>
        </w:rPr>
      </w:pPr>
    </w:p>
    <w:p w14:paraId="4F3F3387" w14:textId="1852E74E" w:rsidR="005F4B80" w:rsidRPr="00CC1F5D" w:rsidRDefault="005F4B80" w:rsidP="005F4B80">
      <w:pPr>
        <w:ind w:left="360"/>
        <w:jc w:val="both"/>
        <w:rPr>
          <w:rFonts w:ascii="Calibri" w:hAnsi="Calibri" w:cs="Calibri"/>
          <w:sz w:val="20"/>
          <w:szCs w:val="20"/>
          <w:u w:val="single"/>
        </w:rPr>
      </w:pPr>
      <w:r w:rsidRPr="0054265E">
        <w:rPr>
          <w:rFonts w:ascii="Calibri" w:hAnsi="Calibri" w:cs="Calibri"/>
          <w:sz w:val="20"/>
          <w:szCs w:val="20"/>
        </w:rPr>
        <w:t xml:space="preserve">While the </w:t>
      </w:r>
      <w:r w:rsidRPr="0054265E">
        <w:rPr>
          <w:rFonts w:ascii="Calibri" w:hAnsi="Calibri" w:cs="Calibri"/>
          <w:b/>
          <w:bCs/>
          <w:sz w:val="20"/>
          <w:szCs w:val="20"/>
        </w:rPr>
        <w:t>delivery model</w:t>
      </w:r>
      <w:r w:rsidRPr="0054265E">
        <w:rPr>
          <w:rFonts w:ascii="Calibri" w:hAnsi="Calibri" w:cs="Calibri"/>
          <w:sz w:val="20"/>
          <w:szCs w:val="20"/>
        </w:rPr>
        <w:t xml:space="preserve"> that will be used has not been fully identified at this stage, it is expected that both pilots will demonstrate a </w:t>
      </w:r>
      <w:r w:rsidRPr="00CC1F5D">
        <w:rPr>
          <w:rFonts w:ascii="Calibri" w:hAnsi="Calibri" w:cs="Calibri"/>
          <w:sz w:val="20"/>
          <w:szCs w:val="20"/>
        </w:rPr>
        <w:t xml:space="preserve">new delivery model involving </w:t>
      </w:r>
      <w:r w:rsidRPr="00CC1F5D">
        <w:rPr>
          <w:rFonts w:ascii="Calibri" w:hAnsi="Calibri" w:cs="Calibri"/>
          <w:b/>
          <w:bCs/>
          <w:sz w:val="20"/>
          <w:szCs w:val="20"/>
        </w:rPr>
        <w:t>the private sector</w:t>
      </w:r>
      <w:r w:rsidRPr="00CC1F5D">
        <w:rPr>
          <w:rFonts w:ascii="Calibri" w:hAnsi="Calibri" w:cs="Calibri"/>
          <w:sz w:val="20"/>
          <w:szCs w:val="20"/>
        </w:rPr>
        <w:t xml:space="preserve">, different from the COOPEL model traditionally used for </w:t>
      </w:r>
      <w:proofErr w:type="spellStart"/>
      <w:r w:rsidRPr="00CC1F5D">
        <w:rPr>
          <w:rFonts w:ascii="Calibri" w:hAnsi="Calibri" w:cs="Calibri"/>
          <w:sz w:val="20"/>
          <w:szCs w:val="20"/>
        </w:rPr>
        <w:t>minigrids</w:t>
      </w:r>
      <w:proofErr w:type="spellEnd"/>
      <w:r w:rsidRPr="00CC1F5D">
        <w:rPr>
          <w:rFonts w:ascii="Calibri" w:hAnsi="Calibri" w:cs="Calibri"/>
          <w:sz w:val="20"/>
          <w:szCs w:val="20"/>
        </w:rPr>
        <w:t xml:space="preserve"> in Burkina Faso.</w:t>
      </w:r>
      <w:r w:rsidR="00676705" w:rsidRPr="00CC1F5D">
        <w:rPr>
          <w:rFonts w:ascii="Calibri" w:hAnsi="Calibri" w:cs="Calibri"/>
          <w:sz w:val="20"/>
          <w:szCs w:val="20"/>
        </w:rPr>
        <w:t xml:space="preserve"> The </w:t>
      </w:r>
      <w:proofErr w:type="gramStart"/>
      <w:r w:rsidR="00676705" w:rsidRPr="00CC1F5D">
        <w:rPr>
          <w:rFonts w:ascii="Calibri" w:hAnsi="Calibri" w:cs="Calibri"/>
          <w:sz w:val="20"/>
          <w:szCs w:val="20"/>
          <w:u w:val="single"/>
        </w:rPr>
        <w:t>private-sector</w:t>
      </w:r>
      <w:proofErr w:type="gramEnd"/>
      <w:r w:rsidR="00676705" w:rsidRPr="00CC1F5D">
        <w:rPr>
          <w:rFonts w:ascii="Calibri" w:hAnsi="Calibri" w:cs="Calibri"/>
          <w:sz w:val="20"/>
          <w:szCs w:val="20"/>
          <w:u w:val="single"/>
        </w:rPr>
        <w:t xml:space="preserve"> led delivery model is further described in </w:t>
      </w:r>
      <w:r w:rsidR="00676705" w:rsidRPr="00CC1F5D">
        <w:rPr>
          <w:rFonts w:ascii="Calibri" w:hAnsi="Calibri" w:cs="Calibri"/>
          <w:sz w:val="20"/>
          <w:szCs w:val="20"/>
          <w:u w:val="single"/>
        </w:rPr>
        <w:fldChar w:fldCharType="begin"/>
      </w:r>
      <w:r w:rsidR="00676705" w:rsidRPr="00CC1F5D">
        <w:rPr>
          <w:rFonts w:ascii="Calibri" w:hAnsi="Calibri" w:cs="Calibri"/>
          <w:sz w:val="20"/>
          <w:szCs w:val="20"/>
          <w:u w:val="single"/>
        </w:rPr>
        <w:instrText xml:space="preserve"> REF _Ref83383032 \h  \* MERGEFORMAT </w:instrText>
      </w:r>
      <w:r w:rsidR="00676705" w:rsidRPr="00CC1F5D">
        <w:rPr>
          <w:rFonts w:ascii="Calibri" w:hAnsi="Calibri" w:cs="Calibri"/>
          <w:sz w:val="20"/>
          <w:szCs w:val="20"/>
          <w:u w:val="single"/>
        </w:rPr>
      </w:r>
      <w:r w:rsidR="00676705" w:rsidRPr="00CC1F5D">
        <w:rPr>
          <w:rFonts w:ascii="Calibri" w:hAnsi="Calibri" w:cs="Calibri"/>
          <w:sz w:val="20"/>
          <w:szCs w:val="20"/>
          <w:u w:val="single"/>
        </w:rPr>
        <w:fldChar w:fldCharType="separate"/>
      </w:r>
      <w:r w:rsidR="00676705" w:rsidRPr="00CC1F5D">
        <w:rPr>
          <w:rFonts w:ascii="Calibri" w:hAnsi="Calibri" w:cs="Calibri"/>
          <w:sz w:val="20"/>
          <w:szCs w:val="20"/>
        </w:rPr>
        <w:t xml:space="preserve">Table </w:t>
      </w:r>
      <w:r w:rsidR="00676705" w:rsidRPr="00CC1F5D">
        <w:rPr>
          <w:rFonts w:ascii="Calibri" w:hAnsi="Calibri" w:cs="Calibri"/>
          <w:noProof/>
          <w:sz w:val="20"/>
          <w:szCs w:val="20"/>
        </w:rPr>
        <w:t>4</w:t>
      </w:r>
      <w:r w:rsidR="00676705" w:rsidRPr="00CC1F5D">
        <w:rPr>
          <w:rFonts w:ascii="Calibri" w:hAnsi="Calibri" w:cs="Calibri"/>
          <w:sz w:val="20"/>
          <w:szCs w:val="20"/>
          <w:u w:val="single"/>
        </w:rPr>
        <w:fldChar w:fldCharType="end"/>
      </w:r>
      <w:r w:rsidR="00676705" w:rsidRPr="00CC1F5D">
        <w:rPr>
          <w:rFonts w:ascii="Calibri" w:hAnsi="Calibri" w:cs="Calibri"/>
          <w:sz w:val="20"/>
          <w:szCs w:val="20"/>
          <w:u w:val="single"/>
        </w:rPr>
        <w:t xml:space="preserve"> below.</w:t>
      </w:r>
    </w:p>
    <w:p w14:paraId="76B62C50" w14:textId="77777777" w:rsidR="00676705" w:rsidRPr="00CC1F5D" w:rsidRDefault="00676705" w:rsidP="00485121">
      <w:pPr>
        <w:jc w:val="both"/>
        <w:rPr>
          <w:rFonts w:ascii="Calibri" w:hAnsi="Calibri" w:cs="Calibri"/>
          <w:sz w:val="20"/>
          <w:szCs w:val="20"/>
          <w:u w:val="single"/>
        </w:rPr>
      </w:pPr>
    </w:p>
    <w:p w14:paraId="45CEFD76" w14:textId="7094E661" w:rsidR="00676705" w:rsidRPr="00CC1F5D" w:rsidRDefault="00676705" w:rsidP="00676705">
      <w:pPr>
        <w:pStyle w:val="Caption"/>
        <w:keepNext/>
        <w:jc w:val="center"/>
      </w:pPr>
      <w:bookmarkStart w:id="37" w:name="_Toc84428731"/>
      <w:r w:rsidRPr="00CC1F5D">
        <w:rPr>
          <w:u w:val="none"/>
        </w:rPr>
        <w:t xml:space="preserve">Table </w:t>
      </w:r>
      <w:r w:rsidRPr="00CC1F5D">
        <w:rPr>
          <w:u w:val="none"/>
        </w:rPr>
        <w:fldChar w:fldCharType="begin"/>
      </w:r>
      <w:r w:rsidRPr="00CC1F5D">
        <w:rPr>
          <w:u w:val="none"/>
        </w:rPr>
        <w:instrText xml:space="preserve"> SEQ Table \* ARABIC </w:instrText>
      </w:r>
      <w:r w:rsidRPr="00CC1F5D">
        <w:rPr>
          <w:u w:val="none"/>
        </w:rPr>
        <w:fldChar w:fldCharType="separate"/>
      </w:r>
      <w:r w:rsidR="00F5141C" w:rsidRPr="00CC1F5D">
        <w:rPr>
          <w:noProof/>
          <w:u w:val="none"/>
        </w:rPr>
        <w:t>4</w:t>
      </w:r>
      <w:r w:rsidRPr="00CC1F5D">
        <w:rPr>
          <w:u w:val="none"/>
        </w:rPr>
        <w:fldChar w:fldCharType="end"/>
      </w:r>
      <w:r w:rsidRPr="00CC1F5D">
        <w:rPr>
          <w:b w:val="0"/>
          <w:bCs/>
          <w:u w:val="none"/>
        </w:rPr>
        <w:t xml:space="preserve">: Delivery model followed by the </w:t>
      </w:r>
      <w:proofErr w:type="spellStart"/>
      <w:r w:rsidRPr="00CC1F5D">
        <w:rPr>
          <w:b w:val="0"/>
          <w:bCs/>
          <w:u w:val="none"/>
        </w:rPr>
        <w:t>minigrid</w:t>
      </w:r>
      <w:proofErr w:type="spellEnd"/>
      <w:r w:rsidRPr="00CC1F5D">
        <w:rPr>
          <w:b w:val="0"/>
          <w:bCs/>
          <w:u w:val="none"/>
        </w:rPr>
        <w:t xml:space="preserve"> pilots implemented in the project</w:t>
      </w:r>
      <w:bookmarkEnd w:id="37"/>
    </w:p>
    <w:tbl>
      <w:tblPr>
        <w:tblStyle w:val="TableGrid"/>
        <w:tblW w:w="0" w:type="auto"/>
        <w:tblInd w:w="805" w:type="dxa"/>
        <w:tblLook w:val="04A0" w:firstRow="1" w:lastRow="0" w:firstColumn="1" w:lastColumn="0" w:noHBand="0" w:noVBand="1"/>
      </w:tblPr>
      <w:tblGrid>
        <w:gridCol w:w="1440"/>
        <w:gridCol w:w="5940"/>
      </w:tblGrid>
      <w:tr w:rsidR="00676705" w:rsidRPr="00CC1F5D" w14:paraId="2FF92F2D" w14:textId="77777777" w:rsidTr="00976B58">
        <w:tc>
          <w:tcPr>
            <w:tcW w:w="1440" w:type="dxa"/>
          </w:tcPr>
          <w:p w14:paraId="30DE7035" w14:textId="77777777" w:rsidR="00676705" w:rsidRPr="00CC1F5D" w:rsidRDefault="00676705" w:rsidP="00976B58">
            <w:pPr>
              <w:spacing w:line="247" w:lineRule="auto"/>
              <w:jc w:val="center"/>
              <w:rPr>
                <w:rFonts w:ascii="Calibri" w:hAnsi="Calibri" w:cs="Calibri"/>
                <w:b/>
                <w:bCs/>
                <w:color w:val="000000" w:themeColor="text1"/>
                <w:sz w:val="18"/>
                <w:szCs w:val="18"/>
              </w:rPr>
            </w:pPr>
            <w:r w:rsidRPr="00CC1F5D">
              <w:rPr>
                <w:rFonts w:ascii="Calibri" w:hAnsi="Calibri" w:cs="Calibri"/>
                <w:b/>
                <w:bCs/>
                <w:color w:val="000000" w:themeColor="text1"/>
                <w:sz w:val="18"/>
                <w:szCs w:val="18"/>
              </w:rPr>
              <w:t>Aspect</w:t>
            </w:r>
          </w:p>
        </w:tc>
        <w:tc>
          <w:tcPr>
            <w:tcW w:w="5940" w:type="dxa"/>
          </w:tcPr>
          <w:p w14:paraId="60838103" w14:textId="77777777" w:rsidR="00676705" w:rsidRPr="00CC1F5D" w:rsidRDefault="00676705" w:rsidP="00976B58">
            <w:pPr>
              <w:spacing w:line="247" w:lineRule="auto"/>
              <w:jc w:val="center"/>
              <w:rPr>
                <w:rFonts w:ascii="Calibri" w:hAnsi="Calibri" w:cs="Calibri"/>
                <w:b/>
                <w:bCs/>
                <w:color w:val="000000" w:themeColor="text1"/>
                <w:sz w:val="18"/>
                <w:szCs w:val="18"/>
              </w:rPr>
            </w:pPr>
            <w:r w:rsidRPr="00CC1F5D">
              <w:rPr>
                <w:rFonts w:ascii="Calibri" w:hAnsi="Calibri" w:cs="Calibri"/>
                <w:b/>
                <w:bCs/>
                <w:color w:val="000000" w:themeColor="text1"/>
                <w:sz w:val="18"/>
                <w:szCs w:val="18"/>
              </w:rPr>
              <w:t>Expected status to be implemented by the project</w:t>
            </w:r>
          </w:p>
        </w:tc>
      </w:tr>
      <w:tr w:rsidR="00676705" w:rsidRPr="00CC1F5D" w14:paraId="0CD4EB72" w14:textId="77777777" w:rsidTr="00976B58">
        <w:tc>
          <w:tcPr>
            <w:tcW w:w="1440" w:type="dxa"/>
          </w:tcPr>
          <w:p w14:paraId="05939815" w14:textId="77777777" w:rsidR="00676705" w:rsidRPr="00CC1F5D" w:rsidRDefault="00676705" w:rsidP="00976B58">
            <w:pPr>
              <w:spacing w:line="247" w:lineRule="auto"/>
              <w:rPr>
                <w:rFonts w:ascii="Calibri" w:hAnsi="Calibri" w:cs="Calibri"/>
                <w:b/>
                <w:bCs/>
                <w:color w:val="000000" w:themeColor="text1"/>
                <w:sz w:val="18"/>
                <w:szCs w:val="18"/>
              </w:rPr>
            </w:pPr>
            <w:r w:rsidRPr="00CC1F5D">
              <w:rPr>
                <w:rFonts w:ascii="Calibri" w:hAnsi="Calibri" w:cs="Calibri"/>
                <w:b/>
                <w:bCs/>
                <w:color w:val="000000" w:themeColor="text1"/>
                <w:sz w:val="18"/>
                <w:szCs w:val="18"/>
              </w:rPr>
              <w:t xml:space="preserve">Ownership and Operation </w:t>
            </w:r>
          </w:p>
        </w:tc>
        <w:tc>
          <w:tcPr>
            <w:tcW w:w="5940" w:type="dxa"/>
            <w:tcBorders>
              <w:top w:val="nil"/>
              <w:left w:val="nil"/>
              <w:bottom w:val="single" w:sz="8" w:space="0" w:color="auto"/>
              <w:right w:val="single" w:sz="8" w:space="0" w:color="auto"/>
            </w:tcBorders>
          </w:tcPr>
          <w:p w14:paraId="0A3E2317" w14:textId="1D126009" w:rsidR="00676705" w:rsidRPr="00CC1F5D" w:rsidRDefault="00676705" w:rsidP="00976B58">
            <w:pPr>
              <w:spacing w:line="247" w:lineRule="auto"/>
              <w:jc w:val="both"/>
              <w:rPr>
                <w:rFonts w:ascii="Calibri" w:hAnsi="Calibri" w:cs="Calibri"/>
                <w:color w:val="000000" w:themeColor="text1"/>
                <w:sz w:val="18"/>
                <w:szCs w:val="18"/>
              </w:rPr>
            </w:pPr>
            <w:r w:rsidRPr="00CC1F5D">
              <w:rPr>
                <w:rFonts w:ascii="Calibri" w:hAnsi="Calibri" w:cs="Calibri"/>
                <w:sz w:val="18"/>
                <w:szCs w:val="18"/>
              </w:rPr>
              <w:t xml:space="preserve">Under the pilot project, the Government of Burkina Faso, through ABER, intends to </w:t>
            </w:r>
            <w:r w:rsidR="00B479A6" w:rsidRPr="00CC1F5D">
              <w:rPr>
                <w:rFonts w:ascii="Calibri" w:hAnsi="Calibri" w:cs="Calibri"/>
                <w:sz w:val="18"/>
                <w:szCs w:val="18"/>
              </w:rPr>
              <w:t xml:space="preserve">promote further </w:t>
            </w:r>
            <w:r w:rsidRPr="00CC1F5D">
              <w:rPr>
                <w:rFonts w:ascii="Calibri" w:hAnsi="Calibri" w:cs="Calibri"/>
                <w:sz w:val="18"/>
                <w:szCs w:val="18"/>
              </w:rPr>
              <w:t xml:space="preserve">private ownership and operation, in order to overcome the limitations of the </w:t>
            </w:r>
            <w:r w:rsidR="00B479A6" w:rsidRPr="00CC1F5D">
              <w:rPr>
                <w:rFonts w:ascii="Calibri" w:hAnsi="Calibri" w:cs="Calibri"/>
                <w:sz w:val="18"/>
                <w:szCs w:val="18"/>
              </w:rPr>
              <w:t xml:space="preserve">community </w:t>
            </w:r>
            <w:r w:rsidRPr="00CC1F5D">
              <w:rPr>
                <w:rFonts w:ascii="Calibri" w:hAnsi="Calibri" w:cs="Calibri"/>
                <w:sz w:val="18"/>
                <w:szCs w:val="18"/>
              </w:rPr>
              <w:t>model relying on ownership and operation by electricity cooperatives (COOPELs). </w:t>
            </w:r>
          </w:p>
        </w:tc>
      </w:tr>
      <w:tr w:rsidR="00676705" w:rsidRPr="00CC1F5D" w14:paraId="658C0B4C" w14:textId="77777777" w:rsidTr="00976B58">
        <w:tc>
          <w:tcPr>
            <w:tcW w:w="1440" w:type="dxa"/>
          </w:tcPr>
          <w:p w14:paraId="5F592FD5" w14:textId="77777777" w:rsidR="00676705" w:rsidRPr="00CC1F5D" w:rsidRDefault="00676705" w:rsidP="00976B58">
            <w:pPr>
              <w:spacing w:line="247" w:lineRule="auto"/>
              <w:rPr>
                <w:rFonts w:ascii="Calibri" w:hAnsi="Calibri" w:cs="Calibri"/>
                <w:b/>
                <w:bCs/>
                <w:color w:val="000000" w:themeColor="text1"/>
                <w:sz w:val="18"/>
                <w:szCs w:val="18"/>
              </w:rPr>
            </w:pPr>
            <w:r w:rsidRPr="00CC1F5D">
              <w:rPr>
                <w:rFonts w:ascii="Calibri" w:hAnsi="Calibri" w:cs="Calibri"/>
                <w:b/>
                <w:bCs/>
                <w:color w:val="000000" w:themeColor="text1"/>
                <w:sz w:val="18"/>
                <w:szCs w:val="18"/>
              </w:rPr>
              <w:t>Tariff mechanisms</w:t>
            </w:r>
          </w:p>
        </w:tc>
        <w:tc>
          <w:tcPr>
            <w:tcW w:w="5940" w:type="dxa"/>
            <w:tcBorders>
              <w:top w:val="nil"/>
              <w:left w:val="nil"/>
              <w:bottom w:val="single" w:sz="8" w:space="0" w:color="auto"/>
              <w:right w:val="single" w:sz="8" w:space="0" w:color="auto"/>
            </w:tcBorders>
          </w:tcPr>
          <w:p w14:paraId="7B8CD9CA" w14:textId="64FAEEB1" w:rsidR="00676705" w:rsidRPr="00CC1F5D" w:rsidRDefault="00676705" w:rsidP="00976B58">
            <w:pPr>
              <w:spacing w:line="247" w:lineRule="auto"/>
              <w:jc w:val="both"/>
              <w:rPr>
                <w:rFonts w:ascii="Calibri" w:hAnsi="Calibri" w:cs="Calibri"/>
                <w:color w:val="000000" w:themeColor="text1"/>
                <w:sz w:val="18"/>
                <w:szCs w:val="18"/>
              </w:rPr>
            </w:pPr>
            <w:r w:rsidRPr="00CC1F5D">
              <w:rPr>
                <w:rFonts w:ascii="Calibri" w:hAnsi="Calibri" w:cs="Calibri"/>
                <w:sz w:val="18"/>
                <w:szCs w:val="18"/>
              </w:rPr>
              <w:t xml:space="preserve">For the first time, the Government of Burkina Faso will test the possibility of charging different tariffs for </w:t>
            </w:r>
            <w:r w:rsidR="00B479A6" w:rsidRPr="00CC1F5D">
              <w:rPr>
                <w:rFonts w:ascii="Calibri" w:hAnsi="Calibri" w:cs="Calibri"/>
                <w:sz w:val="18"/>
                <w:szCs w:val="18"/>
              </w:rPr>
              <w:t>energy services</w:t>
            </w:r>
            <w:r w:rsidRPr="00CC1F5D">
              <w:rPr>
                <w:rFonts w:ascii="Calibri" w:hAnsi="Calibri" w:cs="Calibri"/>
                <w:sz w:val="18"/>
                <w:szCs w:val="18"/>
              </w:rPr>
              <w:t xml:space="preserve">. This mechanism, to be tested during the pilot project, will increase the viability of the </w:t>
            </w:r>
            <w:proofErr w:type="spellStart"/>
            <w:r w:rsidRPr="00CC1F5D">
              <w:rPr>
                <w:rFonts w:ascii="Calibri" w:hAnsi="Calibri" w:cs="Calibri"/>
                <w:sz w:val="18"/>
                <w:szCs w:val="18"/>
              </w:rPr>
              <w:t>minigrids</w:t>
            </w:r>
            <w:proofErr w:type="spellEnd"/>
            <w:r w:rsidRPr="00CC1F5D">
              <w:rPr>
                <w:rFonts w:ascii="Calibri" w:hAnsi="Calibri" w:cs="Calibri"/>
                <w:sz w:val="18"/>
                <w:szCs w:val="18"/>
              </w:rPr>
              <w:t xml:space="preserve">, as it allows the operator to favor anchor loads and larger consumers connected to the </w:t>
            </w:r>
            <w:proofErr w:type="gramStart"/>
            <w:r w:rsidRPr="00CC1F5D">
              <w:rPr>
                <w:rFonts w:ascii="Calibri" w:hAnsi="Calibri" w:cs="Calibri"/>
                <w:sz w:val="18"/>
                <w:szCs w:val="18"/>
              </w:rPr>
              <w:t>mini-grid</w:t>
            </w:r>
            <w:proofErr w:type="gramEnd"/>
            <w:r w:rsidRPr="00CC1F5D">
              <w:rPr>
                <w:rFonts w:ascii="Calibri" w:hAnsi="Calibri" w:cs="Calibri"/>
                <w:sz w:val="18"/>
                <w:szCs w:val="18"/>
              </w:rPr>
              <w:t>. </w:t>
            </w:r>
          </w:p>
        </w:tc>
      </w:tr>
      <w:tr w:rsidR="00676705" w:rsidRPr="00CC1F5D" w14:paraId="05C7710F" w14:textId="77777777" w:rsidTr="00976B58">
        <w:tc>
          <w:tcPr>
            <w:tcW w:w="1440" w:type="dxa"/>
          </w:tcPr>
          <w:p w14:paraId="489A589F" w14:textId="77777777" w:rsidR="00676705" w:rsidRPr="00CC1F5D" w:rsidRDefault="00676705" w:rsidP="00976B58">
            <w:pPr>
              <w:spacing w:line="247" w:lineRule="auto"/>
              <w:rPr>
                <w:rFonts w:ascii="Calibri" w:hAnsi="Calibri" w:cs="Calibri"/>
                <w:b/>
                <w:bCs/>
                <w:color w:val="000000" w:themeColor="text1"/>
                <w:sz w:val="18"/>
                <w:szCs w:val="18"/>
              </w:rPr>
            </w:pPr>
            <w:r w:rsidRPr="00CC1F5D">
              <w:rPr>
                <w:rFonts w:ascii="Calibri" w:hAnsi="Calibri" w:cs="Calibri"/>
                <w:b/>
                <w:bCs/>
                <w:color w:val="000000" w:themeColor="text1"/>
                <w:sz w:val="18"/>
                <w:szCs w:val="18"/>
              </w:rPr>
              <w:t>Subsidy mechanisms</w:t>
            </w:r>
          </w:p>
        </w:tc>
        <w:tc>
          <w:tcPr>
            <w:tcW w:w="5940" w:type="dxa"/>
            <w:tcBorders>
              <w:top w:val="nil"/>
              <w:left w:val="nil"/>
              <w:bottom w:val="single" w:sz="8" w:space="0" w:color="auto"/>
              <w:right w:val="single" w:sz="8" w:space="0" w:color="auto"/>
            </w:tcBorders>
          </w:tcPr>
          <w:p w14:paraId="6446A8D2" w14:textId="77777777" w:rsidR="00676705" w:rsidRPr="00CC1F5D" w:rsidRDefault="00676705" w:rsidP="00976B58">
            <w:pPr>
              <w:spacing w:line="247" w:lineRule="auto"/>
              <w:jc w:val="both"/>
              <w:rPr>
                <w:rFonts w:ascii="Calibri" w:hAnsi="Calibri" w:cs="Calibri"/>
                <w:color w:val="000000" w:themeColor="text1"/>
                <w:sz w:val="18"/>
                <w:szCs w:val="18"/>
              </w:rPr>
            </w:pPr>
            <w:r w:rsidRPr="00CC1F5D">
              <w:rPr>
                <w:rFonts w:ascii="Calibri" w:hAnsi="Calibri" w:cs="Calibri"/>
                <w:sz w:val="18"/>
                <w:szCs w:val="18"/>
              </w:rPr>
              <w:t xml:space="preserve">The only subsidies planned under the pilot project are the funding contributions towards the equipment (CAPEX subsidy). GEF funding will </w:t>
            </w:r>
            <w:r w:rsidRPr="00CC1F5D">
              <w:rPr>
                <w:rFonts w:ascii="Calibri" w:hAnsi="Calibri" w:cs="Calibri"/>
                <w:sz w:val="18"/>
                <w:szCs w:val="18"/>
              </w:rPr>
              <w:lastRenderedPageBreak/>
              <w:t xml:space="preserve">supplement private sector investment in order to showcase technical and technological innovations in the </w:t>
            </w:r>
            <w:proofErr w:type="spellStart"/>
            <w:r w:rsidRPr="00CC1F5D">
              <w:rPr>
                <w:rFonts w:ascii="Calibri" w:hAnsi="Calibri" w:cs="Calibri"/>
                <w:sz w:val="18"/>
                <w:szCs w:val="18"/>
              </w:rPr>
              <w:t>minigrid</w:t>
            </w:r>
            <w:proofErr w:type="spellEnd"/>
            <w:r w:rsidRPr="00CC1F5D">
              <w:rPr>
                <w:rFonts w:ascii="Calibri" w:hAnsi="Calibri" w:cs="Calibri"/>
                <w:sz w:val="18"/>
                <w:szCs w:val="18"/>
              </w:rPr>
              <w:t xml:space="preserve"> sector.</w:t>
            </w:r>
          </w:p>
        </w:tc>
      </w:tr>
      <w:tr w:rsidR="00676705" w:rsidRPr="00826DE6" w14:paraId="77E6A44A" w14:textId="77777777" w:rsidTr="00976B58">
        <w:tc>
          <w:tcPr>
            <w:tcW w:w="1440" w:type="dxa"/>
          </w:tcPr>
          <w:p w14:paraId="4F490E16" w14:textId="77777777" w:rsidR="00676705" w:rsidRPr="00CC1F5D" w:rsidRDefault="00676705" w:rsidP="00976B58">
            <w:pPr>
              <w:spacing w:line="247" w:lineRule="auto"/>
              <w:rPr>
                <w:rFonts w:ascii="Calibri" w:hAnsi="Calibri" w:cs="Calibri"/>
                <w:b/>
                <w:bCs/>
                <w:color w:val="000000" w:themeColor="text1"/>
                <w:sz w:val="18"/>
                <w:szCs w:val="18"/>
              </w:rPr>
            </w:pPr>
            <w:r w:rsidRPr="00CC1F5D">
              <w:rPr>
                <w:rFonts w:ascii="Calibri" w:hAnsi="Calibri" w:cs="Calibri"/>
                <w:b/>
                <w:bCs/>
                <w:color w:val="000000" w:themeColor="text1"/>
                <w:sz w:val="18"/>
                <w:szCs w:val="18"/>
              </w:rPr>
              <w:lastRenderedPageBreak/>
              <w:t>Regulations</w:t>
            </w:r>
          </w:p>
        </w:tc>
        <w:tc>
          <w:tcPr>
            <w:tcW w:w="5940" w:type="dxa"/>
            <w:tcBorders>
              <w:top w:val="nil"/>
              <w:left w:val="nil"/>
              <w:bottom w:val="single" w:sz="8" w:space="0" w:color="auto"/>
              <w:right w:val="single" w:sz="8" w:space="0" w:color="auto"/>
            </w:tcBorders>
          </w:tcPr>
          <w:p w14:paraId="40AE4054" w14:textId="77777777" w:rsidR="00676705" w:rsidRPr="00FA2C9A" w:rsidRDefault="00676705" w:rsidP="00976B58">
            <w:pPr>
              <w:spacing w:line="247" w:lineRule="auto"/>
              <w:jc w:val="both"/>
              <w:rPr>
                <w:rFonts w:ascii="Calibri" w:hAnsi="Calibri" w:cs="Calibri"/>
                <w:color w:val="000000" w:themeColor="text1"/>
                <w:sz w:val="18"/>
                <w:szCs w:val="18"/>
              </w:rPr>
            </w:pPr>
            <w:r w:rsidRPr="00CC1F5D">
              <w:rPr>
                <w:rFonts w:ascii="Calibri" w:hAnsi="Calibri" w:cs="Calibri"/>
                <w:sz w:val="18"/>
                <w:szCs w:val="18"/>
              </w:rPr>
              <w:t xml:space="preserve">The regulatory framework will evolve as part of the AMP project. The current delivery model has been decried as a bottleneck by both public and private investors. The AMP project will provide the evidence-base for changing regulations to support more private investments in the </w:t>
            </w:r>
            <w:proofErr w:type="spellStart"/>
            <w:r w:rsidRPr="00CC1F5D">
              <w:rPr>
                <w:rFonts w:ascii="Calibri" w:hAnsi="Calibri" w:cs="Calibri"/>
                <w:sz w:val="18"/>
                <w:szCs w:val="18"/>
              </w:rPr>
              <w:t>minigrid</w:t>
            </w:r>
            <w:proofErr w:type="spellEnd"/>
            <w:r w:rsidRPr="00CC1F5D">
              <w:rPr>
                <w:rFonts w:ascii="Calibri" w:hAnsi="Calibri" w:cs="Calibri"/>
                <w:sz w:val="18"/>
                <w:szCs w:val="18"/>
              </w:rPr>
              <w:t xml:space="preserve"> sector. A list of possible regulations </w:t>
            </w:r>
            <w:proofErr w:type="gramStart"/>
            <w:r w:rsidRPr="00CC1F5D">
              <w:rPr>
                <w:rFonts w:ascii="Calibri" w:hAnsi="Calibri" w:cs="Calibri"/>
                <w:sz w:val="18"/>
                <w:szCs w:val="18"/>
              </w:rPr>
              <w:t>have</w:t>
            </w:r>
            <w:proofErr w:type="gramEnd"/>
            <w:r w:rsidRPr="00CC1F5D">
              <w:rPr>
                <w:rFonts w:ascii="Calibri" w:hAnsi="Calibri" w:cs="Calibri"/>
                <w:sz w:val="18"/>
                <w:szCs w:val="18"/>
              </w:rPr>
              <w:t xml:space="preserve"> been proposed during PPG phase and will be further elaborated as a result of the DREI study conducted in 2021 (see Output 1.6). Furthermore, the national multi-stakeholder platform which will be put in place under Output 1.1, will work towards the implementation of the policy and regulatory amendments.</w:t>
            </w:r>
          </w:p>
        </w:tc>
      </w:tr>
    </w:tbl>
    <w:p w14:paraId="4BEA105C" w14:textId="77777777" w:rsidR="005F4B80" w:rsidRDefault="005F4B80" w:rsidP="00485121">
      <w:pPr>
        <w:jc w:val="both"/>
        <w:rPr>
          <w:rFonts w:ascii="Calibri" w:hAnsi="Calibri" w:cs="Calibri"/>
          <w:sz w:val="20"/>
          <w:szCs w:val="20"/>
          <w:u w:val="single"/>
        </w:rPr>
      </w:pPr>
    </w:p>
    <w:p w14:paraId="2D1676CD" w14:textId="2188E2E9" w:rsidR="0042636E" w:rsidRDefault="005F4B80" w:rsidP="007079DD">
      <w:pPr>
        <w:ind w:left="360"/>
        <w:jc w:val="both"/>
        <w:rPr>
          <w:rFonts w:ascii="Calibri" w:hAnsi="Calibri" w:cs="Calibri"/>
          <w:sz w:val="20"/>
          <w:szCs w:val="20"/>
        </w:rPr>
      </w:pPr>
      <w:r>
        <w:rPr>
          <w:rFonts w:ascii="Calibri" w:hAnsi="Calibri" w:cs="Calibri"/>
          <w:sz w:val="20"/>
          <w:szCs w:val="20"/>
          <w:u w:val="single"/>
        </w:rPr>
        <w:t>For both pilots, the</w:t>
      </w:r>
      <w:r>
        <w:rPr>
          <w:rFonts w:ascii="Calibri" w:hAnsi="Calibri" w:cs="Calibri"/>
          <w:sz w:val="20"/>
          <w:szCs w:val="20"/>
        </w:rPr>
        <w:t xml:space="preserve"> use of a </w:t>
      </w:r>
      <w:r w:rsidR="00953E1C">
        <w:rPr>
          <w:rFonts w:ascii="Calibri" w:hAnsi="Calibri" w:cs="Calibri"/>
          <w:b/>
          <w:bCs/>
          <w:sz w:val="20"/>
          <w:szCs w:val="20"/>
        </w:rPr>
        <w:t xml:space="preserve">digital </w:t>
      </w:r>
      <w:r w:rsidR="007079DD">
        <w:rPr>
          <w:rFonts w:ascii="Calibri" w:hAnsi="Calibri" w:cs="Calibri"/>
          <w:b/>
          <w:bCs/>
          <w:sz w:val="20"/>
          <w:szCs w:val="20"/>
        </w:rPr>
        <w:t xml:space="preserve">management </w:t>
      </w:r>
      <w:r w:rsidRPr="00E86DFA">
        <w:rPr>
          <w:rFonts w:ascii="Calibri" w:hAnsi="Calibri" w:cs="Calibri"/>
          <w:b/>
          <w:bCs/>
          <w:sz w:val="20"/>
          <w:szCs w:val="20"/>
        </w:rPr>
        <w:t>platform</w:t>
      </w:r>
      <w:r>
        <w:rPr>
          <w:rFonts w:ascii="Calibri" w:hAnsi="Calibri" w:cs="Calibri"/>
          <w:sz w:val="20"/>
          <w:szCs w:val="20"/>
        </w:rPr>
        <w:t xml:space="preserve"> for tendering the pilots will be central in this project, like in other AMP child projects. </w:t>
      </w:r>
      <w:r w:rsidR="007079DD">
        <w:rPr>
          <w:rFonts w:ascii="Calibri" w:hAnsi="Calibri" w:cs="Calibri"/>
          <w:sz w:val="20"/>
          <w:szCs w:val="20"/>
        </w:rPr>
        <w:t xml:space="preserve">More precisely, the </w:t>
      </w:r>
      <w:r w:rsidR="005D284D">
        <w:rPr>
          <w:rFonts w:ascii="Calibri" w:hAnsi="Calibri" w:cs="Calibri"/>
          <w:sz w:val="20"/>
          <w:szCs w:val="20"/>
        </w:rPr>
        <w:t xml:space="preserve">digital </w:t>
      </w:r>
      <w:r w:rsidR="007079DD">
        <w:rPr>
          <w:rFonts w:ascii="Calibri" w:hAnsi="Calibri" w:cs="Calibri"/>
          <w:sz w:val="20"/>
          <w:szCs w:val="20"/>
        </w:rPr>
        <w:t xml:space="preserve">management platform </w:t>
      </w:r>
      <w:r w:rsidR="00C51B9A">
        <w:rPr>
          <w:rFonts w:ascii="Calibri" w:hAnsi="Calibri" w:cs="Calibri"/>
          <w:sz w:val="20"/>
          <w:szCs w:val="20"/>
        </w:rPr>
        <w:t>(see Output 4</w:t>
      </w:r>
      <w:r w:rsidR="00D96E3D">
        <w:rPr>
          <w:rFonts w:ascii="Calibri" w:hAnsi="Calibri" w:cs="Calibri"/>
          <w:sz w:val="20"/>
          <w:szCs w:val="20"/>
        </w:rPr>
        <w:t>.</w:t>
      </w:r>
      <w:r w:rsidR="00C51B9A">
        <w:rPr>
          <w:rFonts w:ascii="Calibri" w:hAnsi="Calibri" w:cs="Calibri"/>
          <w:sz w:val="20"/>
          <w:szCs w:val="20"/>
        </w:rPr>
        <w:t xml:space="preserve">2) </w:t>
      </w:r>
      <w:r w:rsidR="007079DD">
        <w:rPr>
          <w:rFonts w:ascii="Calibri" w:hAnsi="Calibri" w:cs="Calibri"/>
          <w:sz w:val="20"/>
          <w:szCs w:val="20"/>
        </w:rPr>
        <w:t xml:space="preserve">will be used </w:t>
      </w:r>
      <w:r w:rsidR="007079DD" w:rsidRPr="007079DD">
        <w:rPr>
          <w:rFonts w:ascii="Calibri" w:hAnsi="Calibri" w:cs="Calibri"/>
          <w:sz w:val="20"/>
          <w:szCs w:val="20"/>
        </w:rPr>
        <w:t>to select</w:t>
      </w:r>
      <w:r w:rsidR="007079DD">
        <w:rPr>
          <w:rFonts w:ascii="Calibri" w:hAnsi="Calibri" w:cs="Calibri"/>
          <w:sz w:val="20"/>
          <w:szCs w:val="20"/>
        </w:rPr>
        <w:t>/confirm</w:t>
      </w:r>
      <w:r w:rsidR="007079DD" w:rsidRPr="007079DD">
        <w:rPr>
          <w:rFonts w:ascii="Calibri" w:hAnsi="Calibri" w:cs="Calibri"/>
          <w:sz w:val="20"/>
          <w:szCs w:val="20"/>
        </w:rPr>
        <w:t xml:space="preserve"> pilot sites and/or </w:t>
      </w:r>
      <w:proofErr w:type="spellStart"/>
      <w:r w:rsidR="007079DD" w:rsidRPr="007079DD">
        <w:rPr>
          <w:rFonts w:ascii="Calibri" w:hAnsi="Calibri" w:cs="Calibri"/>
          <w:sz w:val="20"/>
          <w:szCs w:val="20"/>
        </w:rPr>
        <w:t>minigrid</w:t>
      </w:r>
      <w:proofErr w:type="spellEnd"/>
      <w:r w:rsidR="007079DD" w:rsidRPr="007079DD">
        <w:rPr>
          <w:rFonts w:ascii="Calibri" w:hAnsi="Calibri" w:cs="Calibri"/>
          <w:sz w:val="20"/>
          <w:szCs w:val="20"/>
        </w:rPr>
        <w:t xml:space="preserve"> partners, and then to gather and analyze data once the pilots </w:t>
      </w:r>
      <w:r w:rsidR="007079DD">
        <w:rPr>
          <w:rFonts w:ascii="Calibri" w:hAnsi="Calibri" w:cs="Calibri"/>
          <w:sz w:val="20"/>
          <w:szCs w:val="20"/>
        </w:rPr>
        <w:t>will be</w:t>
      </w:r>
      <w:r w:rsidR="007079DD" w:rsidRPr="007079DD">
        <w:rPr>
          <w:rFonts w:ascii="Calibri" w:hAnsi="Calibri" w:cs="Calibri"/>
          <w:sz w:val="20"/>
          <w:szCs w:val="20"/>
        </w:rPr>
        <w:t xml:space="preserve"> commissioned</w:t>
      </w:r>
      <w:r w:rsidR="007079DD" w:rsidRPr="0054265E">
        <w:rPr>
          <w:rFonts w:ascii="Calibri" w:hAnsi="Calibri" w:cs="Calibri"/>
          <w:sz w:val="20"/>
          <w:szCs w:val="20"/>
        </w:rPr>
        <w:t xml:space="preserve">. </w:t>
      </w:r>
    </w:p>
    <w:p w14:paraId="75A77DC3" w14:textId="77777777" w:rsidR="0042636E" w:rsidRDefault="0042636E" w:rsidP="007079DD">
      <w:pPr>
        <w:ind w:left="360"/>
        <w:jc w:val="both"/>
        <w:rPr>
          <w:rFonts w:ascii="Calibri" w:hAnsi="Calibri" w:cs="Calibri"/>
          <w:sz w:val="20"/>
          <w:szCs w:val="20"/>
        </w:rPr>
      </w:pPr>
    </w:p>
    <w:p w14:paraId="4001E789" w14:textId="37155242" w:rsidR="005F4B80" w:rsidRPr="007079DD" w:rsidRDefault="00B52FF0" w:rsidP="007079DD">
      <w:pPr>
        <w:ind w:left="360"/>
        <w:jc w:val="both"/>
        <w:rPr>
          <w:rFonts w:ascii="Calibri" w:hAnsi="Calibri" w:cs="Calibri"/>
          <w:sz w:val="20"/>
          <w:szCs w:val="20"/>
        </w:rPr>
      </w:pPr>
      <w:r w:rsidRPr="00CE42B7">
        <w:rPr>
          <w:rFonts w:ascii="Calibri" w:hAnsi="Calibri" w:cs="Calibri"/>
          <w:sz w:val="20"/>
          <w:szCs w:val="20"/>
          <w:u w:val="single"/>
        </w:rPr>
        <w:t>Project’s activities related to pilots.</w:t>
      </w:r>
      <w:r>
        <w:rPr>
          <w:rFonts w:ascii="Calibri" w:hAnsi="Calibri" w:cs="Calibri"/>
          <w:sz w:val="20"/>
          <w:szCs w:val="20"/>
        </w:rPr>
        <w:t xml:space="preserve"> </w:t>
      </w:r>
      <w:r w:rsidR="0054265E" w:rsidRPr="00223AFD">
        <w:rPr>
          <w:rFonts w:ascii="Calibri" w:hAnsi="Calibri" w:cs="Calibri"/>
          <w:sz w:val="20"/>
          <w:szCs w:val="20"/>
          <w:highlight w:val="green"/>
        </w:rPr>
        <w:fldChar w:fldCharType="begin"/>
      </w:r>
      <w:r w:rsidR="0054265E" w:rsidRPr="00DF165B">
        <w:rPr>
          <w:rFonts w:ascii="Calibri" w:hAnsi="Calibri" w:cs="Calibri"/>
          <w:sz w:val="20"/>
          <w:szCs w:val="20"/>
        </w:rPr>
        <w:instrText xml:space="preserve"> REF _Ref72747877 \h </w:instrText>
      </w:r>
      <w:r w:rsidR="0054265E" w:rsidRPr="00DF165B">
        <w:rPr>
          <w:rFonts w:ascii="Calibri" w:hAnsi="Calibri" w:cs="Calibri"/>
          <w:sz w:val="20"/>
          <w:szCs w:val="20"/>
          <w:highlight w:val="green"/>
        </w:rPr>
        <w:instrText xml:space="preserve"> \* MERGEFORMAT </w:instrText>
      </w:r>
      <w:r w:rsidR="0054265E" w:rsidRPr="00223AFD">
        <w:rPr>
          <w:rFonts w:ascii="Calibri" w:hAnsi="Calibri" w:cs="Calibri"/>
          <w:sz w:val="20"/>
          <w:szCs w:val="20"/>
          <w:highlight w:val="green"/>
        </w:rPr>
      </w:r>
      <w:r w:rsidR="0054265E" w:rsidRPr="00223AFD">
        <w:rPr>
          <w:rFonts w:ascii="Calibri" w:hAnsi="Calibri" w:cs="Calibri"/>
          <w:sz w:val="20"/>
          <w:szCs w:val="20"/>
          <w:highlight w:val="green"/>
        </w:rPr>
        <w:fldChar w:fldCharType="separate"/>
      </w:r>
      <w:r w:rsidR="00F5141C" w:rsidRPr="00F5141C">
        <w:rPr>
          <w:rFonts w:ascii="Calibri" w:hAnsi="Calibri" w:cs="Calibri"/>
          <w:sz w:val="20"/>
          <w:szCs w:val="20"/>
        </w:rPr>
        <w:t xml:space="preserve">Table </w:t>
      </w:r>
      <w:r w:rsidR="00F5141C" w:rsidRPr="00F5141C">
        <w:rPr>
          <w:rFonts w:ascii="Calibri" w:hAnsi="Calibri" w:cs="Calibri"/>
          <w:noProof/>
          <w:sz w:val="20"/>
          <w:szCs w:val="20"/>
        </w:rPr>
        <w:t>5</w:t>
      </w:r>
      <w:r w:rsidR="0054265E" w:rsidRPr="00223AFD">
        <w:rPr>
          <w:rFonts w:ascii="Calibri" w:hAnsi="Calibri" w:cs="Calibri"/>
          <w:sz w:val="20"/>
          <w:szCs w:val="20"/>
          <w:highlight w:val="green"/>
        </w:rPr>
        <w:fldChar w:fldCharType="end"/>
      </w:r>
      <w:r w:rsidR="00DF165B" w:rsidRPr="00DF165B">
        <w:rPr>
          <w:rFonts w:ascii="Calibri" w:hAnsi="Calibri" w:cs="Calibri"/>
          <w:sz w:val="20"/>
          <w:szCs w:val="20"/>
        </w:rPr>
        <w:t xml:space="preserve"> </w:t>
      </w:r>
      <w:r w:rsidRPr="00485121">
        <w:rPr>
          <w:rFonts w:ascii="Calibri" w:hAnsi="Calibri" w:cs="Calibri"/>
          <w:sz w:val="20"/>
          <w:szCs w:val="20"/>
        </w:rPr>
        <w:t xml:space="preserve">below </w:t>
      </w:r>
      <w:r w:rsidR="007079DD" w:rsidRPr="00DF165B">
        <w:rPr>
          <w:rFonts w:ascii="Calibri" w:hAnsi="Calibri" w:cs="Calibri"/>
          <w:sz w:val="20"/>
          <w:szCs w:val="20"/>
        </w:rPr>
        <w:t>sets</w:t>
      </w:r>
      <w:r w:rsidR="007079DD" w:rsidRPr="007079DD">
        <w:rPr>
          <w:rFonts w:ascii="Calibri" w:hAnsi="Calibri" w:cs="Calibri"/>
          <w:sz w:val="20"/>
          <w:szCs w:val="20"/>
        </w:rPr>
        <w:t xml:space="preserve"> out </w:t>
      </w:r>
      <w:r w:rsidR="00C6409A">
        <w:rPr>
          <w:rFonts w:ascii="Calibri" w:hAnsi="Calibri" w:cs="Calibri"/>
          <w:sz w:val="20"/>
          <w:szCs w:val="20"/>
        </w:rPr>
        <w:t xml:space="preserve">the activities the project will execute on related to both pilot </w:t>
      </w:r>
      <w:proofErr w:type="gramStart"/>
      <w:r w:rsidR="00C6409A">
        <w:rPr>
          <w:rFonts w:ascii="Calibri" w:hAnsi="Calibri" w:cs="Calibri"/>
          <w:sz w:val="20"/>
          <w:szCs w:val="20"/>
        </w:rPr>
        <w:t>types.</w:t>
      </w:r>
      <w:r w:rsidR="007079DD" w:rsidRPr="007079DD">
        <w:rPr>
          <w:rFonts w:ascii="Calibri" w:hAnsi="Calibri" w:cs="Calibri"/>
          <w:sz w:val="20"/>
          <w:szCs w:val="20"/>
        </w:rPr>
        <w:t>.</w:t>
      </w:r>
      <w:proofErr w:type="gramEnd"/>
      <w:r w:rsidR="007079DD">
        <w:rPr>
          <w:rFonts w:ascii="Calibri" w:hAnsi="Calibri" w:cs="Calibri"/>
          <w:sz w:val="20"/>
          <w:szCs w:val="20"/>
        </w:rPr>
        <w:t xml:space="preserve"> </w:t>
      </w:r>
      <w:r w:rsidR="007079DD" w:rsidRPr="007079DD">
        <w:rPr>
          <w:rFonts w:ascii="Calibri" w:hAnsi="Calibri" w:cs="Calibri"/>
          <w:sz w:val="20"/>
          <w:szCs w:val="20"/>
        </w:rPr>
        <w:t xml:space="preserve">By using digital platforms for pilots, capacity of key stakeholders will be developed, which </w:t>
      </w:r>
      <w:r w:rsidR="007079DD">
        <w:rPr>
          <w:rFonts w:ascii="Calibri" w:hAnsi="Calibri" w:cs="Calibri"/>
          <w:sz w:val="20"/>
          <w:szCs w:val="20"/>
        </w:rPr>
        <w:t>will</w:t>
      </w:r>
      <w:r w:rsidR="007079DD" w:rsidRPr="007079DD">
        <w:rPr>
          <w:rFonts w:ascii="Calibri" w:hAnsi="Calibri" w:cs="Calibri"/>
          <w:sz w:val="20"/>
          <w:szCs w:val="20"/>
        </w:rPr>
        <w:t xml:space="preserve"> then set the foundation for later using digital platforms for sector-wide </w:t>
      </w:r>
      <w:r w:rsidR="00C51B9A" w:rsidRPr="007079DD">
        <w:rPr>
          <w:rFonts w:ascii="Calibri" w:hAnsi="Calibri" w:cs="Calibri"/>
          <w:sz w:val="20"/>
          <w:szCs w:val="20"/>
        </w:rPr>
        <w:t>large-scale</w:t>
      </w:r>
      <w:r w:rsidR="007079DD" w:rsidRPr="007079DD">
        <w:rPr>
          <w:rFonts w:ascii="Calibri" w:hAnsi="Calibri" w:cs="Calibri"/>
          <w:sz w:val="20"/>
          <w:szCs w:val="20"/>
        </w:rPr>
        <w:t xml:space="preserve"> tenders.</w:t>
      </w:r>
      <w:r w:rsidR="007079DD">
        <w:rPr>
          <w:rFonts w:ascii="Calibri" w:hAnsi="Calibri" w:cs="Calibri"/>
          <w:sz w:val="20"/>
          <w:szCs w:val="20"/>
        </w:rPr>
        <w:t xml:space="preserve"> </w:t>
      </w:r>
    </w:p>
    <w:p w14:paraId="2019673A" w14:textId="0999E0C9" w:rsidR="007079DD" w:rsidRDefault="007079DD" w:rsidP="00B03E03">
      <w:pPr>
        <w:ind w:left="360"/>
        <w:jc w:val="both"/>
        <w:rPr>
          <w:rFonts w:ascii="Calibri" w:hAnsi="Calibri" w:cs="Calibri"/>
          <w:sz w:val="20"/>
          <w:szCs w:val="20"/>
        </w:rPr>
      </w:pPr>
    </w:p>
    <w:p w14:paraId="667999D0" w14:textId="328EE7A4" w:rsidR="0054265E" w:rsidRDefault="0054265E" w:rsidP="0054265E">
      <w:pPr>
        <w:pStyle w:val="Caption"/>
        <w:keepNext/>
        <w:ind w:left="360"/>
      </w:pPr>
      <w:bookmarkStart w:id="38" w:name="_Ref72747877"/>
      <w:bookmarkStart w:id="39" w:name="_Toc84428732"/>
      <w:r w:rsidRPr="0054265E">
        <w:rPr>
          <w:u w:val="none"/>
        </w:rPr>
        <w:t xml:space="preserve">Table </w:t>
      </w:r>
      <w:r w:rsidRPr="0054265E">
        <w:rPr>
          <w:u w:val="none"/>
        </w:rPr>
        <w:fldChar w:fldCharType="begin"/>
      </w:r>
      <w:r w:rsidRPr="0054265E">
        <w:rPr>
          <w:u w:val="none"/>
        </w:rPr>
        <w:instrText xml:space="preserve"> SEQ Table \* ARABIC </w:instrText>
      </w:r>
      <w:r w:rsidRPr="0054265E">
        <w:rPr>
          <w:u w:val="none"/>
        </w:rPr>
        <w:fldChar w:fldCharType="separate"/>
      </w:r>
      <w:r w:rsidR="00F5141C">
        <w:rPr>
          <w:noProof/>
          <w:u w:val="none"/>
        </w:rPr>
        <w:t>5</w:t>
      </w:r>
      <w:r w:rsidRPr="0054265E">
        <w:rPr>
          <w:u w:val="none"/>
        </w:rPr>
        <w:fldChar w:fldCharType="end"/>
      </w:r>
      <w:bookmarkEnd w:id="38"/>
      <w:r w:rsidRPr="0054265E">
        <w:rPr>
          <w:b w:val="0"/>
          <w:bCs/>
          <w:u w:val="none"/>
        </w:rPr>
        <w:t xml:space="preserve">: Summary activities related to </w:t>
      </w:r>
      <w:r w:rsidR="007C49CF">
        <w:rPr>
          <w:b w:val="0"/>
          <w:bCs/>
          <w:u w:val="none"/>
        </w:rPr>
        <w:t xml:space="preserve">advancing the project’s </w:t>
      </w:r>
      <w:proofErr w:type="spellStart"/>
      <w:r w:rsidR="005B59C5">
        <w:rPr>
          <w:b w:val="0"/>
          <w:bCs/>
          <w:u w:val="none"/>
        </w:rPr>
        <w:t>minigrid</w:t>
      </w:r>
      <w:proofErr w:type="spellEnd"/>
      <w:r w:rsidR="005B59C5">
        <w:rPr>
          <w:b w:val="0"/>
          <w:bCs/>
          <w:u w:val="none"/>
        </w:rPr>
        <w:t xml:space="preserve"> </w:t>
      </w:r>
      <w:r w:rsidRPr="0054265E">
        <w:rPr>
          <w:b w:val="0"/>
          <w:bCs/>
          <w:u w:val="none"/>
        </w:rPr>
        <w:t>pilots</w:t>
      </w:r>
      <w:bookmarkEnd w:id="39"/>
    </w:p>
    <w:tbl>
      <w:tblPr>
        <w:tblW w:w="9625" w:type="dxa"/>
        <w:tblInd w:w="36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75"/>
        <w:gridCol w:w="7650"/>
      </w:tblGrid>
      <w:tr w:rsidR="007079DD" w:rsidRPr="008F1B52" w14:paraId="72581651" w14:textId="77777777" w:rsidTr="00E86DFA">
        <w:tc>
          <w:tcPr>
            <w:tcW w:w="1975" w:type="dxa"/>
          </w:tcPr>
          <w:p w14:paraId="3C4B186C" w14:textId="77777777" w:rsidR="007079DD" w:rsidRPr="007C49CF" w:rsidRDefault="007079DD" w:rsidP="00DA5C17">
            <w:pPr>
              <w:rPr>
                <w:rFonts w:asciiTheme="minorHAnsi" w:hAnsiTheme="minorHAnsi" w:cstheme="minorHAnsi"/>
                <w:b/>
                <w:sz w:val="18"/>
                <w:szCs w:val="18"/>
              </w:rPr>
            </w:pPr>
            <w:r w:rsidRPr="007C49CF">
              <w:rPr>
                <w:rFonts w:asciiTheme="minorHAnsi" w:hAnsiTheme="minorHAnsi" w:cstheme="minorHAnsi"/>
                <w:b/>
                <w:sz w:val="18"/>
                <w:szCs w:val="18"/>
              </w:rPr>
              <w:t>Activity</w:t>
            </w:r>
          </w:p>
        </w:tc>
        <w:tc>
          <w:tcPr>
            <w:tcW w:w="7650" w:type="dxa"/>
          </w:tcPr>
          <w:p w14:paraId="27F4B889" w14:textId="77777777" w:rsidR="007079DD" w:rsidRPr="007C49CF" w:rsidRDefault="007079DD" w:rsidP="00DA5C17">
            <w:pPr>
              <w:rPr>
                <w:rFonts w:asciiTheme="minorHAnsi" w:hAnsiTheme="minorHAnsi" w:cstheme="minorHAnsi"/>
                <w:b/>
                <w:sz w:val="18"/>
                <w:szCs w:val="18"/>
              </w:rPr>
            </w:pPr>
            <w:r w:rsidRPr="007C49CF">
              <w:rPr>
                <w:rFonts w:asciiTheme="minorHAnsi" w:hAnsiTheme="minorHAnsi" w:cstheme="minorHAnsi"/>
                <w:b/>
                <w:sz w:val="18"/>
                <w:szCs w:val="18"/>
              </w:rPr>
              <w:t>Description/Comments</w:t>
            </w:r>
          </w:p>
        </w:tc>
      </w:tr>
      <w:tr w:rsidR="007079DD" w:rsidRPr="008F1B52" w14:paraId="168711B3" w14:textId="77777777" w:rsidTr="00E86DFA">
        <w:tc>
          <w:tcPr>
            <w:tcW w:w="1975" w:type="dxa"/>
          </w:tcPr>
          <w:p w14:paraId="385D0442" w14:textId="7C6DCDD0" w:rsidR="007079DD" w:rsidRPr="00FA2C9A" w:rsidRDefault="007079DD" w:rsidP="00DA5C17">
            <w:pPr>
              <w:rPr>
                <w:rFonts w:asciiTheme="minorHAnsi" w:hAnsiTheme="minorHAnsi" w:cstheme="minorHAnsi"/>
                <w:sz w:val="18"/>
                <w:szCs w:val="18"/>
              </w:rPr>
            </w:pPr>
            <w:r w:rsidRPr="005C5890">
              <w:rPr>
                <w:rFonts w:asciiTheme="minorHAnsi" w:hAnsiTheme="minorHAnsi" w:cstheme="minorHAnsi"/>
                <w:sz w:val="18"/>
                <w:szCs w:val="18"/>
              </w:rPr>
              <w:t xml:space="preserve">Activity </w:t>
            </w:r>
            <w:proofErr w:type="gramStart"/>
            <w:r w:rsidRPr="005C5890">
              <w:rPr>
                <w:rFonts w:asciiTheme="minorHAnsi" w:hAnsiTheme="minorHAnsi" w:cstheme="minorHAnsi"/>
                <w:sz w:val="18"/>
                <w:szCs w:val="18"/>
              </w:rPr>
              <w:t xml:space="preserve">2.1.1 </w:t>
            </w:r>
            <w:r w:rsidR="001A6AD0" w:rsidRPr="001A6AD0">
              <w:rPr>
                <w:rFonts w:asciiTheme="minorHAnsi" w:hAnsiTheme="minorHAnsi" w:cstheme="minorHAnsi"/>
                <w:sz w:val="18"/>
                <w:szCs w:val="18"/>
              </w:rPr>
              <w:t>.</w:t>
            </w:r>
            <w:proofErr w:type="gramEnd"/>
            <w:r w:rsidR="001A6AD0" w:rsidRPr="001A6AD0">
              <w:rPr>
                <w:rFonts w:asciiTheme="minorHAnsi" w:hAnsiTheme="minorHAnsi" w:cstheme="minorHAnsi"/>
                <w:sz w:val="18"/>
                <w:szCs w:val="18"/>
              </w:rPr>
              <w:t xml:space="preserve"> Develop a detailed project plan (the project’s ‘</w:t>
            </w:r>
            <w:proofErr w:type="spellStart"/>
            <w:r w:rsidR="001A6AD0" w:rsidRPr="001A6AD0">
              <w:rPr>
                <w:rFonts w:asciiTheme="minorHAnsi" w:hAnsiTheme="minorHAnsi" w:cstheme="minorHAnsi"/>
                <w:sz w:val="18"/>
                <w:szCs w:val="18"/>
              </w:rPr>
              <w:t>Minigrid</w:t>
            </w:r>
            <w:proofErr w:type="spellEnd"/>
            <w:r w:rsidR="001A6AD0" w:rsidRPr="001A6AD0">
              <w:rPr>
                <w:rFonts w:asciiTheme="minorHAnsi" w:hAnsiTheme="minorHAnsi" w:cstheme="minorHAnsi"/>
                <w:sz w:val="18"/>
                <w:szCs w:val="18"/>
              </w:rPr>
              <w:t xml:space="preserve"> Pilot Plan’) for advancing the project’s </w:t>
            </w:r>
            <w:proofErr w:type="spellStart"/>
            <w:r w:rsidR="001A6AD0" w:rsidRPr="001A6AD0">
              <w:rPr>
                <w:rFonts w:asciiTheme="minorHAnsi" w:hAnsiTheme="minorHAnsi" w:cstheme="minorHAnsi"/>
                <w:sz w:val="18"/>
                <w:szCs w:val="18"/>
              </w:rPr>
              <w:t>minigrid</w:t>
            </w:r>
            <w:proofErr w:type="spellEnd"/>
            <w:r w:rsidR="001A6AD0" w:rsidRPr="001A6AD0">
              <w:rPr>
                <w:rFonts w:asciiTheme="minorHAnsi" w:hAnsiTheme="minorHAnsi" w:cstheme="minorHAnsi"/>
                <w:sz w:val="18"/>
                <w:szCs w:val="18"/>
              </w:rPr>
              <w:t xml:space="preserve"> pilot(s). </w:t>
            </w:r>
          </w:p>
        </w:tc>
        <w:tc>
          <w:tcPr>
            <w:tcW w:w="7650" w:type="dxa"/>
          </w:tcPr>
          <w:p w14:paraId="10BD8B15" w14:textId="3E43EE55" w:rsidR="00263361" w:rsidRPr="00CC1F5D" w:rsidRDefault="00263361" w:rsidP="00263361">
            <w:pPr>
              <w:rPr>
                <w:rFonts w:asciiTheme="minorHAnsi" w:hAnsiTheme="minorHAnsi"/>
                <w:sz w:val="18"/>
                <w:szCs w:val="18"/>
              </w:rPr>
            </w:pPr>
            <w:r w:rsidRPr="00CC1F5D">
              <w:rPr>
                <w:rFonts w:asciiTheme="minorHAnsi" w:hAnsiTheme="minorHAnsi"/>
                <w:sz w:val="18"/>
                <w:szCs w:val="18"/>
              </w:rPr>
              <w:t>The PMU will lead and develop, in close collaboration with other stakeholders and support from the AMP Regional Project, a detailed project plan (the project’s ‘</w:t>
            </w:r>
            <w:proofErr w:type="spellStart"/>
            <w:r w:rsidRPr="00CC1F5D">
              <w:rPr>
                <w:rFonts w:asciiTheme="minorHAnsi" w:hAnsiTheme="minorHAnsi"/>
                <w:sz w:val="18"/>
                <w:szCs w:val="18"/>
              </w:rPr>
              <w:t>Minigrid</w:t>
            </w:r>
            <w:proofErr w:type="spellEnd"/>
            <w:r w:rsidRPr="00CC1F5D">
              <w:rPr>
                <w:rFonts w:asciiTheme="minorHAnsi" w:hAnsiTheme="minorHAnsi"/>
                <w:sz w:val="18"/>
                <w:szCs w:val="18"/>
              </w:rPr>
              <w:t xml:space="preserve"> Pilot Plan’) for advancing the pilot(s). </w:t>
            </w:r>
            <w:r w:rsidR="008C53CE" w:rsidRPr="00CC1F5D">
              <w:rPr>
                <w:rFonts w:asciiTheme="minorHAnsi" w:hAnsiTheme="minorHAnsi"/>
                <w:sz w:val="18"/>
                <w:szCs w:val="18"/>
              </w:rPr>
              <w:t xml:space="preserve">Once prepared, the </w:t>
            </w:r>
            <w:r w:rsidRPr="00CC1F5D">
              <w:rPr>
                <w:rFonts w:asciiTheme="minorHAnsi" w:hAnsiTheme="minorHAnsi"/>
                <w:sz w:val="18"/>
                <w:szCs w:val="18"/>
              </w:rPr>
              <w:t xml:space="preserve">project’s </w:t>
            </w:r>
            <w:proofErr w:type="spellStart"/>
            <w:r w:rsidRPr="00CC1F5D">
              <w:rPr>
                <w:rFonts w:asciiTheme="minorHAnsi" w:hAnsiTheme="minorHAnsi"/>
                <w:sz w:val="18"/>
                <w:szCs w:val="18"/>
              </w:rPr>
              <w:t>Minigrid</w:t>
            </w:r>
            <w:proofErr w:type="spellEnd"/>
            <w:r w:rsidRPr="00CC1F5D">
              <w:rPr>
                <w:rFonts w:asciiTheme="minorHAnsi" w:hAnsiTheme="minorHAnsi"/>
                <w:sz w:val="18"/>
                <w:szCs w:val="18"/>
              </w:rPr>
              <w:t xml:space="preserve"> Pilot Plan will first be </w:t>
            </w:r>
            <w:r w:rsidR="008C53CE" w:rsidRPr="00CC1F5D">
              <w:rPr>
                <w:rFonts w:asciiTheme="minorHAnsi" w:hAnsiTheme="minorHAnsi"/>
                <w:sz w:val="18"/>
                <w:szCs w:val="18"/>
              </w:rPr>
              <w:t xml:space="preserve">reviewed for </w:t>
            </w:r>
            <w:r w:rsidRPr="00CC1F5D">
              <w:rPr>
                <w:rFonts w:asciiTheme="minorHAnsi" w:hAnsiTheme="minorHAnsi"/>
                <w:sz w:val="18"/>
                <w:szCs w:val="18"/>
              </w:rPr>
              <w:t>clear</w:t>
            </w:r>
            <w:r w:rsidR="008C53CE" w:rsidRPr="00CC1F5D">
              <w:rPr>
                <w:rFonts w:asciiTheme="minorHAnsi" w:hAnsiTheme="minorHAnsi"/>
                <w:sz w:val="18"/>
                <w:szCs w:val="18"/>
              </w:rPr>
              <w:t>ance</w:t>
            </w:r>
            <w:r w:rsidRPr="00CC1F5D">
              <w:rPr>
                <w:rFonts w:asciiTheme="minorHAnsi" w:hAnsiTheme="minorHAnsi"/>
                <w:sz w:val="18"/>
                <w:szCs w:val="18"/>
              </w:rPr>
              <w:t xml:space="preserve"> by UNDP (CO and BPPS NCE), and then shared with the Board</w:t>
            </w:r>
            <w:r w:rsidR="00FA5ED6" w:rsidRPr="00CC1F5D">
              <w:rPr>
                <w:rFonts w:asciiTheme="minorHAnsi" w:hAnsiTheme="minorHAnsi"/>
                <w:sz w:val="18"/>
                <w:szCs w:val="18"/>
              </w:rPr>
              <w:t xml:space="preserve">. This activity should be completed </w:t>
            </w:r>
            <w:r w:rsidR="008C53CE" w:rsidRPr="00CC1F5D">
              <w:rPr>
                <w:rFonts w:asciiTheme="minorHAnsi" w:hAnsiTheme="minorHAnsi"/>
                <w:sz w:val="18"/>
                <w:szCs w:val="18"/>
              </w:rPr>
              <w:t xml:space="preserve">by the </w:t>
            </w:r>
            <w:r w:rsidR="00FA5ED6" w:rsidRPr="00CC1F5D">
              <w:rPr>
                <w:rFonts w:asciiTheme="minorHAnsi" w:hAnsiTheme="minorHAnsi"/>
                <w:sz w:val="18"/>
                <w:szCs w:val="18"/>
              </w:rPr>
              <w:t xml:space="preserve">end </w:t>
            </w:r>
            <w:r w:rsidR="008C53CE" w:rsidRPr="00CC1F5D">
              <w:rPr>
                <w:rFonts w:asciiTheme="minorHAnsi" w:hAnsiTheme="minorHAnsi"/>
                <w:sz w:val="18"/>
                <w:szCs w:val="18"/>
              </w:rPr>
              <w:t>of year 1</w:t>
            </w:r>
            <w:r w:rsidRPr="00CC1F5D">
              <w:rPr>
                <w:rFonts w:asciiTheme="minorHAnsi" w:hAnsiTheme="minorHAnsi"/>
                <w:sz w:val="18"/>
                <w:szCs w:val="18"/>
              </w:rPr>
              <w:t>.</w:t>
            </w:r>
            <w:r w:rsidR="000F5E02" w:rsidRPr="00CC1F5D">
              <w:rPr>
                <w:rFonts w:asciiTheme="minorHAnsi" w:hAnsiTheme="minorHAnsi"/>
                <w:sz w:val="18"/>
                <w:szCs w:val="18"/>
              </w:rPr>
              <w:t xml:space="preserve"> </w:t>
            </w:r>
          </w:p>
          <w:p w14:paraId="528D5362" w14:textId="77777777" w:rsidR="00263361" w:rsidRPr="00CC1F5D" w:rsidRDefault="00263361" w:rsidP="00263361">
            <w:pPr>
              <w:rPr>
                <w:rFonts w:asciiTheme="minorHAnsi" w:hAnsiTheme="minorHAnsi"/>
                <w:sz w:val="18"/>
                <w:szCs w:val="18"/>
              </w:rPr>
            </w:pPr>
          </w:p>
          <w:p w14:paraId="12C4BDA2" w14:textId="0AE62844" w:rsidR="00263361" w:rsidRPr="00CC1F5D" w:rsidRDefault="008855C1" w:rsidP="00263361">
            <w:pPr>
              <w:rPr>
                <w:rFonts w:asciiTheme="minorHAnsi" w:hAnsiTheme="minorHAnsi"/>
                <w:sz w:val="18"/>
                <w:szCs w:val="18"/>
              </w:rPr>
            </w:pPr>
            <w:r w:rsidRPr="00CC1F5D">
              <w:rPr>
                <w:rFonts w:asciiTheme="minorHAnsi" w:hAnsiTheme="minorHAnsi"/>
                <w:sz w:val="18"/>
                <w:szCs w:val="18"/>
              </w:rPr>
              <w:t>Building on the information already in this project document, t</w:t>
            </w:r>
            <w:r w:rsidR="00263361" w:rsidRPr="00CC1F5D">
              <w:rPr>
                <w:rFonts w:asciiTheme="minorHAnsi" w:hAnsiTheme="minorHAnsi"/>
                <w:sz w:val="18"/>
                <w:szCs w:val="18"/>
              </w:rPr>
              <w:t xml:space="preserve">he project’s </w:t>
            </w:r>
            <w:proofErr w:type="spellStart"/>
            <w:r w:rsidR="00263361" w:rsidRPr="00CC1F5D">
              <w:rPr>
                <w:rFonts w:asciiTheme="minorHAnsi" w:hAnsiTheme="minorHAnsi"/>
                <w:sz w:val="18"/>
                <w:szCs w:val="18"/>
              </w:rPr>
              <w:t>Minigrid</w:t>
            </w:r>
            <w:proofErr w:type="spellEnd"/>
            <w:r w:rsidR="00263361" w:rsidRPr="00CC1F5D">
              <w:rPr>
                <w:rFonts w:asciiTheme="minorHAnsi" w:hAnsiTheme="minorHAnsi"/>
                <w:sz w:val="18"/>
                <w:szCs w:val="18"/>
              </w:rPr>
              <w:t xml:space="preserve"> Plan Pilot Plan will determine, among other aspects, the following:</w:t>
            </w:r>
          </w:p>
          <w:p w14:paraId="20AB99F7" w14:textId="77777777" w:rsidR="00263361" w:rsidRPr="00CC1F5D" w:rsidRDefault="00263361" w:rsidP="00263361">
            <w:pPr>
              <w:pStyle w:val="ListParagraph"/>
              <w:numPr>
                <w:ilvl w:val="0"/>
                <w:numId w:val="102"/>
              </w:numPr>
              <w:contextualSpacing/>
              <w:rPr>
                <w:rFonts w:asciiTheme="minorHAnsi" w:hAnsiTheme="minorHAnsi"/>
                <w:sz w:val="18"/>
                <w:szCs w:val="18"/>
              </w:rPr>
            </w:pPr>
            <w:r w:rsidRPr="00CC1F5D">
              <w:rPr>
                <w:rFonts w:asciiTheme="minorHAnsi" w:hAnsiTheme="minorHAnsi"/>
                <w:sz w:val="18"/>
                <w:szCs w:val="18"/>
              </w:rPr>
              <w:t>Clear objective for the pilot(s)</w:t>
            </w:r>
          </w:p>
          <w:p w14:paraId="723E4F5A" w14:textId="3AFAE3BF" w:rsidR="00263361" w:rsidRPr="00CC1F5D" w:rsidRDefault="00263361" w:rsidP="00263361">
            <w:pPr>
              <w:pStyle w:val="ListParagraph"/>
              <w:numPr>
                <w:ilvl w:val="0"/>
                <w:numId w:val="102"/>
              </w:numPr>
              <w:contextualSpacing/>
              <w:rPr>
                <w:rFonts w:asciiTheme="minorHAnsi" w:hAnsiTheme="minorHAnsi"/>
                <w:sz w:val="18"/>
                <w:szCs w:val="18"/>
              </w:rPr>
            </w:pPr>
            <w:r w:rsidRPr="00CC1F5D">
              <w:rPr>
                <w:rFonts w:asciiTheme="minorHAnsi" w:hAnsiTheme="minorHAnsi"/>
                <w:sz w:val="18"/>
                <w:szCs w:val="18"/>
              </w:rPr>
              <w:t xml:space="preserve">The </w:t>
            </w:r>
            <w:proofErr w:type="spellStart"/>
            <w:r w:rsidRPr="00CC1F5D">
              <w:rPr>
                <w:rFonts w:asciiTheme="minorHAnsi" w:hAnsiTheme="minorHAnsi"/>
                <w:sz w:val="18"/>
                <w:szCs w:val="18"/>
              </w:rPr>
              <w:t>minigrid</w:t>
            </w:r>
            <w:proofErr w:type="spellEnd"/>
            <w:r w:rsidRPr="00CC1F5D">
              <w:rPr>
                <w:rFonts w:asciiTheme="minorHAnsi" w:hAnsiTheme="minorHAnsi"/>
                <w:sz w:val="18"/>
                <w:szCs w:val="18"/>
              </w:rPr>
              <w:t xml:space="preserve"> delivery model(s) which will be demonstrated in the pilot(s)</w:t>
            </w:r>
            <w:r w:rsidR="0058750C" w:rsidRPr="00CC1F5D">
              <w:rPr>
                <w:rFonts w:asciiTheme="minorHAnsi" w:hAnsiTheme="minorHAnsi"/>
                <w:sz w:val="18"/>
                <w:szCs w:val="18"/>
              </w:rPr>
              <w:t>.</w:t>
            </w:r>
            <w:r w:rsidR="0058750C" w:rsidRPr="00CC1F5D">
              <w:t xml:space="preserve"> </w:t>
            </w:r>
            <w:r w:rsidR="0058750C" w:rsidRPr="00CC1F5D">
              <w:rPr>
                <w:rFonts w:asciiTheme="minorHAnsi" w:hAnsiTheme="minorHAnsi"/>
                <w:sz w:val="18"/>
                <w:szCs w:val="18"/>
              </w:rPr>
              <w:t xml:space="preserve">The delivery model will ensure full financial sustainability, including O&amp;M, of the </w:t>
            </w:r>
            <w:proofErr w:type="spellStart"/>
            <w:r w:rsidR="0058750C" w:rsidRPr="00CC1F5D">
              <w:rPr>
                <w:rFonts w:asciiTheme="minorHAnsi" w:hAnsiTheme="minorHAnsi"/>
                <w:sz w:val="18"/>
                <w:szCs w:val="18"/>
              </w:rPr>
              <w:t>minigrid</w:t>
            </w:r>
            <w:proofErr w:type="spellEnd"/>
            <w:r w:rsidR="0058750C" w:rsidRPr="00CC1F5D">
              <w:rPr>
                <w:rFonts w:asciiTheme="minorHAnsi" w:hAnsiTheme="minorHAnsi"/>
                <w:sz w:val="18"/>
                <w:szCs w:val="18"/>
              </w:rPr>
              <w:t xml:space="preserve"> over its asset lifetime.</w:t>
            </w:r>
          </w:p>
          <w:p w14:paraId="5B77197E" w14:textId="77777777" w:rsidR="00263361" w:rsidRPr="00CC1F5D" w:rsidRDefault="00263361" w:rsidP="00263361">
            <w:pPr>
              <w:pStyle w:val="ListParagraph"/>
              <w:numPr>
                <w:ilvl w:val="0"/>
                <w:numId w:val="102"/>
              </w:numPr>
              <w:contextualSpacing/>
              <w:rPr>
                <w:rFonts w:asciiTheme="minorHAnsi" w:hAnsiTheme="minorHAnsi"/>
                <w:sz w:val="18"/>
                <w:szCs w:val="18"/>
              </w:rPr>
            </w:pPr>
            <w:r w:rsidRPr="00CC1F5D">
              <w:rPr>
                <w:rFonts w:asciiTheme="minorHAnsi" w:hAnsiTheme="minorHAnsi"/>
                <w:sz w:val="18"/>
                <w:szCs w:val="18"/>
              </w:rPr>
              <w:t>The proposed type of pilot(s), which can include: (</w:t>
            </w:r>
            <w:proofErr w:type="spellStart"/>
            <w:r w:rsidRPr="00CC1F5D">
              <w:rPr>
                <w:rFonts w:asciiTheme="minorHAnsi" w:hAnsiTheme="minorHAnsi"/>
                <w:sz w:val="18"/>
                <w:szCs w:val="18"/>
              </w:rPr>
              <w:t>i</w:t>
            </w:r>
            <w:proofErr w:type="spellEnd"/>
            <w:r w:rsidRPr="00CC1F5D">
              <w:rPr>
                <w:rFonts w:asciiTheme="minorHAnsi" w:hAnsiTheme="minorHAnsi"/>
                <w:sz w:val="18"/>
                <w:szCs w:val="18"/>
              </w:rPr>
              <w:t xml:space="preserve">) greenfield pilots, including productive use and (ii) productive use overlays, on existing pilots. </w:t>
            </w:r>
          </w:p>
          <w:p w14:paraId="0319E2E6" w14:textId="77777777" w:rsidR="00263361" w:rsidRPr="00CC1F5D" w:rsidRDefault="00263361" w:rsidP="00263361">
            <w:pPr>
              <w:pStyle w:val="ListParagraph"/>
              <w:numPr>
                <w:ilvl w:val="0"/>
                <w:numId w:val="102"/>
              </w:numPr>
              <w:contextualSpacing/>
              <w:rPr>
                <w:rFonts w:asciiTheme="minorHAnsi" w:hAnsiTheme="minorHAnsi"/>
                <w:sz w:val="18"/>
                <w:szCs w:val="18"/>
              </w:rPr>
            </w:pPr>
            <w:r w:rsidRPr="00CC1F5D">
              <w:rPr>
                <w:rFonts w:asciiTheme="minorHAnsi" w:hAnsiTheme="minorHAnsi"/>
                <w:sz w:val="18"/>
                <w:szCs w:val="18"/>
              </w:rPr>
              <w:t xml:space="preserve">The estimated target number of pilot(s), based on ex-ante estimates of available GEF INV </w:t>
            </w:r>
          </w:p>
          <w:p w14:paraId="13224928" w14:textId="77777777" w:rsidR="00263361" w:rsidRPr="00CC1F5D" w:rsidRDefault="00263361" w:rsidP="00263361">
            <w:pPr>
              <w:pStyle w:val="ListParagraph"/>
              <w:numPr>
                <w:ilvl w:val="0"/>
                <w:numId w:val="102"/>
              </w:numPr>
              <w:contextualSpacing/>
              <w:rPr>
                <w:rFonts w:asciiTheme="minorHAnsi" w:hAnsiTheme="minorHAnsi"/>
                <w:sz w:val="18"/>
                <w:szCs w:val="18"/>
              </w:rPr>
            </w:pPr>
            <w:r w:rsidRPr="00CC1F5D">
              <w:rPr>
                <w:rFonts w:asciiTheme="minorHAnsi" w:hAnsiTheme="minorHAnsi"/>
                <w:sz w:val="18"/>
                <w:szCs w:val="18"/>
              </w:rPr>
              <w:t xml:space="preserve">Inputs, as necessary, </w:t>
            </w:r>
            <w:proofErr w:type="gramStart"/>
            <w:r w:rsidRPr="00CC1F5D">
              <w:rPr>
                <w:rFonts w:asciiTheme="minorHAnsi" w:hAnsiTheme="minorHAnsi"/>
                <w:sz w:val="18"/>
                <w:szCs w:val="18"/>
              </w:rPr>
              <w:t>on site</w:t>
            </w:r>
            <w:proofErr w:type="gramEnd"/>
            <w:r w:rsidRPr="00CC1F5D">
              <w:rPr>
                <w:rFonts w:asciiTheme="minorHAnsi" w:hAnsiTheme="minorHAnsi"/>
                <w:sz w:val="18"/>
                <w:szCs w:val="18"/>
              </w:rPr>
              <w:t xml:space="preserve"> selection, including based on geo-spatial mapping, for the pilot(s)</w:t>
            </w:r>
          </w:p>
          <w:p w14:paraId="255D2E78" w14:textId="77777777" w:rsidR="00263361" w:rsidRPr="00CC1F5D" w:rsidRDefault="00263361" w:rsidP="00263361">
            <w:pPr>
              <w:pStyle w:val="ListParagraph"/>
              <w:numPr>
                <w:ilvl w:val="0"/>
                <w:numId w:val="102"/>
              </w:numPr>
              <w:spacing w:after="160" w:line="259" w:lineRule="auto"/>
              <w:contextualSpacing/>
              <w:rPr>
                <w:rFonts w:asciiTheme="minorHAnsi" w:hAnsiTheme="minorHAnsi"/>
                <w:sz w:val="18"/>
                <w:szCs w:val="18"/>
              </w:rPr>
            </w:pPr>
            <w:r w:rsidRPr="00CC1F5D">
              <w:rPr>
                <w:rFonts w:asciiTheme="minorHAnsi" w:hAnsiTheme="minorHAnsi"/>
                <w:sz w:val="18"/>
                <w:szCs w:val="18"/>
              </w:rPr>
              <w:t xml:space="preserve">Site-specific assessments and other requirements (e.g., demand sizing, social and environmental safeguards (SES) assessments, gender assessments, e-waste disposal). Some assessments may be needed to be performed by the project ex-ante, to inform follow-up competitive tenders </w:t>
            </w:r>
          </w:p>
          <w:p w14:paraId="02CC7F26" w14:textId="77777777" w:rsidR="00263361" w:rsidRPr="00CC1F5D" w:rsidRDefault="00263361" w:rsidP="00263361">
            <w:pPr>
              <w:pStyle w:val="ListParagraph"/>
              <w:numPr>
                <w:ilvl w:val="0"/>
                <w:numId w:val="102"/>
              </w:numPr>
              <w:contextualSpacing/>
              <w:rPr>
                <w:rFonts w:asciiTheme="minorHAnsi" w:hAnsiTheme="minorHAnsi"/>
                <w:sz w:val="18"/>
                <w:szCs w:val="18"/>
              </w:rPr>
            </w:pPr>
            <w:r w:rsidRPr="00CC1F5D">
              <w:rPr>
                <w:rFonts w:asciiTheme="minorHAnsi" w:hAnsiTheme="minorHAnsi"/>
                <w:sz w:val="18"/>
                <w:szCs w:val="18"/>
              </w:rPr>
              <w:t xml:space="preserve">The use of the digital platform for </w:t>
            </w:r>
          </w:p>
          <w:p w14:paraId="7A368834" w14:textId="77777777" w:rsidR="00263361" w:rsidRPr="00CC1F5D" w:rsidRDefault="00263361" w:rsidP="00263361">
            <w:pPr>
              <w:pStyle w:val="ListParagraph"/>
              <w:numPr>
                <w:ilvl w:val="1"/>
                <w:numId w:val="102"/>
              </w:numPr>
              <w:contextualSpacing/>
              <w:rPr>
                <w:rFonts w:asciiTheme="minorHAnsi" w:hAnsiTheme="minorHAnsi"/>
                <w:sz w:val="18"/>
                <w:szCs w:val="18"/>
              </w:rPr>
            </w:pPr>
            <w:r w:rsidRPr="00CC1F5D">
              <w:rPr>
                <w:rFonts w:asciiTheme="minorHAnsi" w:hAnsiTheme="minorHAnsi"/>
                <w:sz w:val="18"/>
                <w:szCs w:val="18"/>
              </w:rPr>
              <w:t xml:space="preserve">Competitive tendering, as necessary. </w:t>
            </w:r>
          </w:p>
          <w:p w14:paraId="191423F6" w14:textId="77777777" w:rsidR="00263361" w:rsidRPr="00CC1F5D" w:rsidRDefault="00263361" w:rsidP="00263361">
            <w:pPr>
              <w:pStyle w:val="ListParagraph"/>
              <w:numPr>
                <w:ilvl w:val="1"/>
                <w:numId w:val="102"/>
              </w:numPr>
              <w:contextualSpacing/>
              <w:rPr>
                <w:rFonts w:asciiTheme="minorHAnsi" w:hAnsiTheme="minorHAnsi"/>
                <w:sz w:val="18"/>
                <w:szCs w:val="18"/>
              </w:rPr>
            </w:pPr>
            <w:r w:rsidRPr="00CC1F5D">
              <w:rPr>
                <w:rFonts w:asciiTheme="minorHAnsi" w:hAnsiTheme="minorHAnsi"/>
                <w:sz w:val="18"/>
                <w:szCs w:val="18"/>
              </w:rPr>
              <w:t xml:space="preserve">Ongoing data collection from mini-grid pilot(s), including data-sharing requirements from mini-grid pilot(s), as well as digital hardware requirements </w:t>
            </w:r>
          </w:p>
          <w:p w14:paraId="34B46285" w14:textId="77777777" w:rsidR="00263361" w:rsidRPr="00CC1F5D" w:rsidRDefault="00263361" w:rsidP="00263361">
            <w:pPr>
              <w:pStyle w:val="ListParagraph"/>
              <w:numPr>
                <w:ilvl w:val="0"/>
                <w:numId w:val="102"/>
              </w:numPr>
              <w:contextualSpacing/>
              <w:rPr>
                <w:rFonts w:asciiTheme="minorHAnsi" w:hAnsiTheme="minorHAnsi"/>
                <w:sz w:val="18"/>
                <w:szCs w:val="18"/>
              </w:rPr>
            </w:pPr>
            <w:r w:rsidRPr="00CC1F5D">
              <w:rPr>
                <w:rFonts w:asciiTheme="minorHAnsi" w:hAnsiTheme="minorHAnsi"/>
                <w:sz w:val="18"/>
                <w:szCs w:val="18"/>
              </w:rPr>
              <w:t xml:space="preserve">The project’s approach to ensure minimal </w:t>
            </w:r>
            <w:proofErr w:type="spellStart"/>
            <w:r w:rsidRPr="00CC1F5D">
              <w:rPr>
                <w:rFonts w:asciiTheme="minorHAnsi" w:hAnsiTheme="minorHAnsi"/>
                <w:sz w:val="18"/>
                <w:szCs w:val="18"/>
              </w:rPr>
              <w:t>concessionality</w:t>
            </w:r>
            <w:proofErr w:type="spellEnd"/>
            <w:r w:rsidRPr="00CC1F5D">
              <w:rPr>
                <w:rFonts w:asciiTheme="minorHAnsi" w:hAnsiTheme="minorHAnsi"/>
                <w:sz w:val="18"/>
                <w:szCs w:val="18"/>
              </w:rPr>
              <w:t xml:space="preserve"> for the level of GEF INV support to the pilot(s) (when there are private sector beneficiaries)</w:t>
            </w:r>
          </w:p>
          <w:p w14:paraId="07344D1B" w14:textId="77777777" w:rsidR="00263361" w:rsidRPr="00CC1F5D" w:rsidRDefault="00263361" w:rsidP="00263361">
            <w:pPr>
              <w:pStyle w:val="ListParagraph"/>
              <w:numPr>
                <w:ilvl w:val="0"/>
                <w:numId w:val="102"/>
              </w:numPr>
              <w:contextualSpacing/>
              <w:rPr>
                <w:rFonts w:asciiTheme="minorHAnsi" w:hAnsiTheme="minorHAnsi"/>
                <w:sz w:val="18"/>
                <w:szCs w:val="18"/>
              </w:rPr>
            </w:pPr>
            <w:r w:rsidRPr="00CC1F5D">
              <w:rPr>
                <w:rFonts w:asciiTheme="minorHAnsi" w:hAnsiTheme="minorHAnsi"/>
                <w:sz w:val="18"/>
                <w:szCs w:val="18"/>
              </w:rPr>
              <w:t xml:space="preserve">Review of the IP’s modalities for transfer of GEF INV support to the pilot(s), ensuring they are aligned with UNDP’s policies and financial rules. </w:t>
            </w:r>
          </w:p>
          <w:p w14:paraId="7C7EAE8A" w14:textId="751B69EA" w:rsidR="00263361" w:rsidRPr="00CC1F5D" w:rsidRDefault="00263361" w:rsidP="00263361">
            <w:pPr>
              <w:pStyle w:val="ListParagraph"/>
              <w:numPr>
                <w:ilvl w:val="0"/>
                <w:numId w:val="102"/>
              </w:numPr>
              <w:contextualSpacing/>
              <w:rPr>
                <w:rFonts w:asciiTheme="minorHAnsi" w:hAnsiTheme="minorHAnsi"/>
                <w:sz w:val="18"/>
                <w:szCs w:val="18"/>
              </w:rPr>
            </w:pPr>
            <w:r w:rsidRPr="00CC1F5D">
              <w:rPr>
                <w:rFonts w:asciiTheme="minorHAnsi" w:hAnsiTheme="minorHAnsi"/>
                <w:sz w:val="18"/>
                <w:szCs w:val="18"/>
              </w:rPr>
              <w:t>If a pilot includes GEF INV support for productive use, ensuring the pilot takes a third</w:t>
            </w:r>
            <w:r w:rsidR="00F856A0" w:rsidRPr="00CC1F5D">
              <w:rPr>
                <w:rFonts w:asciiTheme="minorHAnsi" w:hAnsiTheme="minorHAnsi"/>
                <w:sz w:val="18"/>
                <w:szCs w:val="18"/>
              </w:rPr>
              <w:t>-</w:t>
            </w:r>
            <w:r w:rsidRPr="00CC1F5D">
              <w:rPr>
                <w:rFonts w:asciiTheme="minorHAnsi" w:hAnsiTheme="minorHAnsi"/>
                <w:sz w:val="18"/>
                <w:szCs w:val="18"/>
              </w:rPr>
              <w:t>party ownership model to productive use equipment</w:t>
            </w:r>
          </w:p>
          <w:p w14:paraId="22FAEB01" w14:textId="77777777" w:rsidR="00263361" w:rsidRPr="00CC1F5D" w:rsidRDefault="00263361" w:rsidP="0058750C">
            <w:pPr>
              <w:pStyle w:val="ListParagraph"/>
              <w:numPr>
                <w:ilvl w:val="0"/>
                <w:numId w:val="102"/>
              </w:numPr>
              <w:contextualSpacing/>
              <w:rPr>
                <w:rFonts w:asciiTheme="minorHAnsi" w:hAnsiTheme="minorHAnsi"/>
                <w:sz w:val="18"/>
                <w:szCs w:val="18"/>
              </w:rPr>
            </w:pPr>
            <w:r w:rsidRPr="00CC1F5D">
              <w:rPr>
                <w:rFonts w:asciiTheme="minorHAnsi" w:hAnsiTheme="minorHAnsi"/>
                <w:sz w:val="18"/>
                <w:szCs w:val="18"/>
              </w:rPr>
              <w:t xml:space="preserve">Coordination and rationale on any associated project technical assistance activities which may benefit the </w:t>
            </w:r>
            <w:proofErr w:type="spellStart"/>
            <w:r w:rsidRPr="00CC1F5D">
              <w:rPr>
                <w:rFonts w:asciiTheme="minorHAnsi" w:hAnsiTheme="minorHAnsi"/>
                <w:sz w:val="18"/>
                <w:szCs w:val="18"/>
              </w:rPr>
              <w:t>minigrid</w:t>
            </w:r>
            <w:proofErr w:type="spellEnd"/>
            <w:r w:rsidRPr="00CC1F5D">
              <w:rPr>
                <w:rFonts w:asciiTheme="minorHAnsi" w:hAnsiTheme="minorHAnsi"/>
                <w:sz w:val="18"/>
                <w:szCs w:val="18"/>
              </w:rPr>
              <w:t xml:space="preserve"> pilot(s)</w:t>
            </w:r>
          </w:p>
          <w:p w14:paraId="3891751A" w14:textId="294D8F60" w:rsidR="0058750C" w:rsidRPr="00CC1F5D" w:rsidRDefault="0058750C" w:rsidP="0058750C">
            <w:pPr>
              <w:numPr>
                <w:ilvl w:val="0"/>
                <w:numId w:val="102"/>
              </w:numPr>
              <w:contextualSpacing/>
              <w:rPr>
                <w:rFonts w:asciiTheme="minorHAnsi" w:hAnsiTheme="minorHAnsi" w:cstheme="minorHAnsi"/>
                <w:sz w:val="18"/>
                <w:szCs w:val="18"/>
              </w:rPr>
            </w:pPr>
            <w:r w:rsidRPr="00CC1F5D">
              <w:rPr>
                <w:rFonts w:asciiTheme="minorHAnsi" w:hAnsiTheme="minorHAnsi" w:cstheme="minorHAnsi"/>
                <w:sz w:val="18"/>
                <w:szCs w:val="18"/>
              </w:rPr>
              <w:t xml:space="preserve">Brief summary updates, at the time of drafting the plan, on the status in Burkina Faso of </w:t>
            </w:r>
          </w:p>
          <w:p w14:paraId="3F464980" w14:textId="77777777" w:rsidR="0058750C" w:rsidRPr="00CC1F5D" w:rsidRDefault="0058750C" w:rsidP="0058750C">
            <w:pPr>
              <w:numPr>
                <w:ilvl w:val="1"/>
                <w:numId w:val="102"/>
              </w:numPr>
              <w:spacing w:after="14" w:line="248" w:lineRule="auto"/>
              <w:contextualSpacing/>
              <w:rPr>
                <w:rFonts w:asciiTheme="minorHAnsi" w:hAnsiTheme="minorHAnsi" w:cstheme="minorHAnsi"/>
                <w:sz w:val="18"/>
                <w:szCs w:val="18"/>
              </w:rPr>
            </w:pPr>
            <w:r w:rsidRPr="00CC1F5D">
              <w:rPr>
                <w:rFonts w:asciiTheme="minorHAnsi" w:hAnsiTheme="minorHAnsi" w:cstheme="minorHAnsi"/>
                <w:sz w:val="18"/>
                <w:szCs w:val="18"/>
              </w:rPr>
              <w:t xml:space="preserve">Any other </w:t>
            </w:r>
            <w:proofErr w:type="gramStart"/>
            <w:r w:rsidRPr="00CC1F5D">
              <w:rPr>
                <w:rFonts w:asciiTheme="minorHAnsi" w:hAnsiTheme="minorHAnsi" w:cstheme="minorHAnsi"/>
                <w:sz w:val="18"/>
                <w:szCs w:val="18"/>
              </w:rPr>
              <w:t>solar-battery</w:t>
            </w:r>
            <w:proofErr w:type="gramEnd"/>
            <w:r w:rsidRPr="00CC1F5D">
              <w:rPr>
                <w:rFonts w:asciiTheme="minorHAnsi" w:hAnsiTheme="minorHAnsi" w:cstheme="minorHAnsi"/>
                <w:sz w:val="18"/>
                <w:szCs w:val="18"/>
              </w:rPr>
              <w:t xml:space="preserve"> </w:t>
            </w:r>
            <w:proofErr w:type="spellStart"/>
            <w:r w:rsidRPr="00CC1F5D">
              <w:rPr>
                <w:rFonts w:asciiTheme="minorHAnsi" w:hAnsiTheme="minorHAnsi" w:cstheme="minorHAnsi"/>
                <w:sz w:val="18"/>
                <w:szCs w:val="18"/>
              </w:rPr>
              <w:t>minigrid</w:t>
            </w:r>
            <w:proofErr w:type="spellEnd"/>
            <w:r w:rsidRPr="00CC1F5D">
              <w:rPr>
                <w:rFonts w:asciiTheme="minorHAnsi" w:hAnsiTheme="minorHAnsi" w:cstheme="minorHAnsi"/>
                <w:sz w:val="18"/>
                <w:szCs w:val="18"/>
              </w:rPr>
              <w:t xml:space="preserve"> pilots (specifications, any results/findings to date), and </w:t>
            </w:r>
          </w:p>
          <w:p w14:paraId="57634626" w14:textId="37BB1E89" w:rsidR="007079DD" w:rsidRPr="00CC1F5D" w:rsidRDefault="0058750C" w:rsidP="0058750C">
            <w:pPr>
              <w:numPr>
                <w:ilvl w:val="1"/>
                <w:numId w:val="102"/>
              </w:numPr>
              <w:spacing w:after="14" w:line="248" w:lineRule="auto"/>
              <w:contextualSpacing/>
              <w:rPr>
                <w:rFonts w:asciiTheme="minorHAnsi" w:hAnsiTheme="minorHAnsi" w:cstheme="minorHAnsi"/>
                <w:sz w:val="18"/>
                <w:szCs w:val="18"/>
              </w:rPr>
            </w:pPr>
            <w:r w:rsidRPr="00CC1F5D">
              <w:rPr>
                <w:rFonts w:asciiTheme="minorHAnsi" w:hAnsiTheme="minorHAnsi" w:cstheme="minorHAnsi"/>
                <w:sz w:val="18"/>
                <w:szCs w:val="18"/>
              </w:rPr>
              <w:lastRenderedPageBreak/>
              <w:t xml:space="preserve">Examples of </w:t>
            </w:r>
            <w:proofErr w:type="spellStart"/>
            <w:r w:rsidRPr="00CC1F5D">
              <w:rPr>
                <w:rFonts w:asciiTheme="minorHAnsi" w:hAnsiTheme="minorHAnsi" w:cstheme="minorHAnsi"/>
                <w:sz w:val="18"/>
                <w:szCs w:val="18"/>
              </w:rPr>
              <w:t>minigrid</w:t>
            </w:r>
            <w:proofErr w:type="spellEnd"/>
            <w:r w:rsidRPr="00CC1F5D">
              <w:rPr>
                <w:rFonts w:asciiTheme="minorHAnsi" w:hAnsiTheme="minorHAnsi" w:cstheme="minorHAnsi"/>
                <w:sz w:val="18"/>
                <w:szCs w:val="18"/>
              </w:rPr>
              <w:t xml:space="preserve"> productive use applications (specifications, any results/findings to date)</w:t>
            </w:r>
          </w:p>
        </w:tc>
      </w:tr>
      <w:tr w:rsidR="007079DD" w:rsidRPr="008F1B52" w14:paraId="7BDBD4D4" w14:textId="77777777" w:rsidTr="00E86DFA">
        <w:tc>
          <w:tcPr>
            <w:tcW w:w="1975" w:type="dxa"/>
          </w:tcPr>
          <w:p w14:paraId="56BEB719" w14:textId="6E8FE348" w:rsidR="007079DD" w:rsidRPr="00444A7F" w:rsidRDefault="007079DD" w:rsidP="00DA5C17">
            <w:pPr>
              <w:rPr>
                <w:rFonts w:asciiTheme="minorHAnsi" w:hAnsiTheme="minorHAnsi" w:cstheme="minorHAnsi"/>
                <w:sz w:val="18"/>
                <w:szCs w:val="18"/>
              </w:rPr>
            </w:pPr>
            <w:r w:rsidRPr="00444A7F">
              <w:rPr>
                <w:rFonts w:asciiTheme="minorHAnsi" w:hAnsiTheme="minorHAnsi" w:cstheme="minorHAnsi"/>
                <w:sz w:val="18"/>
                <w:szCs w:val="18"/>
              </w:rPr>
              <w:lastRenderedPageBreak/>
              <w:t>Activity 2.1.2 Design of tender process for pilot</w:t>
            </w:r>
            <w:r w:rsidR="00444A7F">
              <w:rPr>
                <w:rFonts w:asciiTheme="minorHAnsi" w:hAnsiTheme="minorHAnsi" w:cstheme="minorHAnsi"/>
                <w:sz w:val="18"/>
                <w:szCs w:val="18"/>
              </w:rPr>
              <w:t>(</w:t>
            </w:r>
            <w:r w:rsidRPr="00444A7F">
              <w:rPr>
                <w:rFonts w:asciiTheme="minorHAnsi" w:hAnsiTheme="minorHAnsi" w:cstheme="minorHAnsi"/>
                <w:sz w:val="18"/>
                <w:szCs w:val="18"/>
              </w:rPr>
              <w:t>s</w:t>
            </w:r>
            <w:r w:rsidR="00444A7F">
              <w:rPr>
                <w:rFonts w:asciiTheme="minorHAnsi" w:hAnsiTheme="minorHAnsi" w:cstheme="minorHAnsi"/>
                <w:sz w:val="18"/>
                <w:szCs w:val="18"/>
              </w:rPr>
              <w:t>)</w:t>
            </w:r>
            <w:r w:rsidRPr="00444A7F">
              <w:rPr>
                <w:rFonts w:asciiTheme="minorHAnsi" w:hAnsiTheme="minorHAnsi" w:cstheme="minorHAnsi"/>
                <w:sz w:val="18"/>
                <w:szCs w:val="18"/>
              </w:rPr>
              <w:t xml:space="preserve"> using a digital platform. </w:t>
            </w:r>
          </w:p>
        </w:tc>
        <w:tc>
          <w:tcPr>
            <w:tcW w:w="7650" w:type="dxa"/>
          </w:tcPr>
          <w:p w14:paraId="0520142A" w14:textId="77777777" w:rsidR="00584587" w:rsidRPr="00CC1F5D" w:rsidRDefault="00584587" w:rsidP="00584587">
            <w:pPr>
              <w:spacing w:after="14" w:line="248" w:lineRule="auto"/>
              <w:contextualSpacing/>
              <w:rPr>
                <w:rFonts w:asciiTheme="minorHAnsi" w:hAnsiTheme="minorHAnsi" w:cstheme="minorHAnsi"/>
                <w:sz w:val="18"/>
                <w:szCs w:val="18"/>
              </w:rPr>
            </w:pPr>
            <w:r w:rsidRPr="00CC1F5D">
              <w:rPr>
                <w:rFonts w:asciiTheme="minorHAnsi" w:hAnsiTheme="minorHAnsi" w:cstheme="minorHAnsi"/>
                <w:sz w:val="18"/>
                <w:szCs w:val="18"/>
              </w:rPr>
              <w:t xml:space="preserve">The project’s pilot(s) may involve private sector engagement in various forms, including models involving private sector </w:t>
            </w:r>
            <w:proofErr w:type="spellStart"/>
            <w:r w:rsidRPr="00CC1F5D">
              <w:rPr>
                <w:rFonts w:asciiTheme="minorHAnsi" w:hAnsiTheme="minorHAnsi" w:cstheme="minorHAnsi"/>
                <w:sz w:val="18"/>
                <w:szCs w:val="18"/>
              </w:rPr>
              <w:t>minigrid</w:t>
            </w:r>
            <w:proofErr w:type="spellEnd"/>
            <w:r w:rsidRPr="00CC1F5D">
              <w:rPr>
                <w:rFonts w:asciiTheme="minorHAnsi" w:hAnsiTheme="minorHAnsi" w:cstheme="minorHAnsi"/>
                <w:sz w:val="18"/>
                <w:szCs w:val="18"/>
              </w:rPr>
              <w:t xml:space="preserve"> ownership, private sector EPC, and private sector O&amp;M services. Where there is private sector engagement in the pilot(s), a competitive tender process will be executed using the digital tendering feature of the digital platform procured under Component 4. </w:t>
            </w:r>
          </w:p>
          <w:p w14:paraId="3AB23612" w14:textId="77777777" w:rsidR="00584587" w:rsidRPr="00CC1F5D" w:rsidRDefault="00584587" w:rsidP="00584587">
            <w:pPr>
              <w:spacing w:after="14" w:line="248" w:lineRule="auto"/>
              <w:contextualSpacing/>
              <w:rPr>
                <w:rFonts w:asciiTheme="minorHAnsi" w:hAnsiTheme="minorHAnsi" w:cstheme="minorHAnsi"/>
                <w:sz w:val="18"/>
                <w:szCs w:val="18"/>
              </w:rPr>
            </w:pPr>
          </w:p>
          <w:p w14:paraId="61D12DD3" w14:textId="77777777" w:rsidR="00584587" w:rsidRPr="00CC1F5D" w:rsidRDefault="00584587" w:rsidP="00584587">
            <w:pPr>
              <w:spacing w:after="14" w:line="248" w:lineRule="auto"/>
              <w:contextualSpacing/>
              <w:rPr>
                <w:rFonts w:asciiTheme="minorHAnsi" w:hAnsiTheme="minorHAnsi" w:cstheme="minorHAnsi"/>
                <w:sz w:val="18"/>
                <w:szCs w:val="18"/>
              </w:rPr>
            </w:pPr>
            <w:r w:rsidRPr="00CC1F5D">
              <w:rPr>
                <w:rFonts w:asciiTheme="minorHAnsi" w:hAnsiTheme="minorHAnsi" w:cstheme="minorHAnsi"/>
                <w:sz w:val="18"/>
                <w:szCs w:val="18"/>
              </w:rPr>
              <w:t xml:space="preserve">Under this activity, the PMU, working with the digital platform vendor, specialist engineering, financial, procurement, and legal expertise, and the AMP regional project, will translate the approach set out in the project’s </w:t>
            </w:r>
            <w:proofErr w:type="spellStart"/>
            <w:r w:rsidRPr="00CC1F5D">
              <w:rPr>
                <w:rFonts w:asciiTheme="minorHAnsi" w:hAnsiTheme="minorHAnsi" w:cstheme="minorHAnsi"/>
                <w:sz w:val="18"/>
                <w:szCs w:val="18"/>
              </w:rPr>
              <w:t>Minigrid</w:t>
            </w:r>
            <w:proofErr w:type="spellEnd"/>
            <w:r w:rsidRPr="00CC1F5D">
              <w:rPr>
                <w:rFonts w:asciiTheme="minorHAnsi" w:hAnsiTheme="minorHAnsi" w:cstheme="minorHAnsi"/>
                <w:sz w:val="18"/>
                <w:szCs w:val="18"/>
              </w:rPr>
              <w:t xml:space="preserve"> Pilot Plan into the design of a customized tendering process on the digital platform, including requirements, specifications and evaluation criteria. At the end of this activity, the tendering process on the digital platform will be ready to launch. The tender process itself should be launched before the end of Year 2. </w:t>
            </w:r>
          </w:p>
          <w:p w14:paraId="30D7D6F6" w14:textId="77777777" w:rsidR="00584587" w:rsidRPr="00CC1F5D" w:rsidRDefault="00584587" w:rsidP="00584587">
            <w:pPr>
              <w:spacing w:after="14" w:line="248" w:lineRule="auto"/>
              <w:contextualSpacing/>
              <w:rPr>
                <w:rFonts w:asciiTheme="minorHAnsi" w:hAnsiTheme="minorHAnsi" w:cstheme="minorHAnsi"/>
                <w:sz w:val="18"/>
                <w:szCs w:val="18"/>
              </w:rPr>
            </w:pPr>
          </w:p>
          <w:p w14:paraId="635E7701" w14:textId="77777777" w:rsidR="00584587" w:rsidRPr="00CC1F5D" w:rsidRDefault="00584587" w:rsidP="00584587">
            <w:pPr>
              <w:spacing w:after="14" w:line="248" w:lineRule="auto"/>
              <w:contextualSpacing/>
              <w:rPr>
                <w:rFonts w:asciiTheme="minorHAnsi" w:hAnsiTheme="minorHAnsi" w:cstheme="minorHAnsi"/>
                <w:sz w:val="18"/>
                <w:szCs w:val="18"/>
              </w:rPr>
            </w:pPr>
            <w:r w:rsidRPr="00CC1F5D">
              <w:rPr>
                <w:rFonts w:asciiTheme="minorHAnsi" w:hAnsiTheme="minorHAnsi" w:cstheme="minorHAnsi"/>
                <w:sz w:val="18"/>
                <w:szCs w:val="18"/>
              </w:rPr>
              <w:t>This activity may also include capacity building for government personnel with the digital platform, as well as planning for capacity building to be available to private sector developers who will participate in the tender.</w:t>
            </w:r>
          </w:p>
          <w:p w14:paraId="33090399" w14:textId="4613867A" w:rsidR="007079DD" w:rsidRPr="00CC1F5D" w:rsidRDefault="007079DD" w:rsidP="007079DD">
            <w:pPr>
              <w:numPr>
                <w:ilvl w:val="0"/>
                <w:numId w:val="102"/>
              </w:numPr>
              <w:spacing w:after="14" w:line="248" w:lineRule="auto"/>
              <w:contextualSpacing/>
              <w:rPr>
                <w:rFonts w:asciiTheme="minorHAnsi" w:hAnsiTheme="minorHAnsi" w:cstheme="minorHAnsi"/>
                <w:sz w:val="18"/>
                <w:szCs w:val="18"/>
              </w:rPr>
            </w:pPr>
          </w:p>
        </w:tc>
      </w:tr>
      <w:tr w:rsidR="007079DD" w:rsidRPr="008F1B52" w14:paraId="7210FD2B" w14:textId="77777777" w:rsidTr="00E86DFA">
        <w:tc>
          <w:tcPr>
            <w:tcW w:w="1975" w:type="dxa"/>
          </w:tcPr>
          <w:p w14:paraId="3B80B776" w14:textId="5AA6FC67" w:rsidR="007079DD" w:rsidRPr="007C49CF" w:rsidRDefault="007079DD" w:rsidP="00DA5C17">
            <w:pPr>
              <w:rPr>
                <w:rFonts w:asciiTheme="minorHAnsi" w:hAnsiTheme="minorHAnsi" w:cstheme="minorHAnsi"/>
                <w:sz w:val="18"/>
                <w:szCs w:val="18"/>
              </w:rPr>
            </w:pPr>
            <w:r w:rsidRPr="007C49CF">
              <w:rPr>
                <w:rFonts w:asciiTheme="minorHAnsi" w:hAnsiTheme="minorHAnsi" w:cstheme="minorHAnsi"/>
                <w:sz w:val="18"/>
                <w:szCs w:val="18"/>
              </w:rPr>
              <w:t>Activity 2.1.3</w:t>
            </w:r>
            <w:r w:rsidR="00883A3A">
              <w:rPr>
                <w:rFonts w:asciiTheme="minorHAnsi" w:hAnsiTheme="minorHAnsi" w:cstheme="minorHAnsi"/>
                <w:sz w:val="18"/>
                <w:szCs w:val="18"/>
              </w:rPr>
              <w:t xml:space="preserve"> </w:t>
            </w:r>
            <w:r w:rsidR="00AD090B" w:rsidRPr="00AD090B">
              <w:rPr>
                <w:rFonts w:asciiTheme="minorHAnsi" w:hAnsiTheme="minorHAnsi" w:cstheme="minorHAnsi"/>
                <w:sz w:val="18"/>
                <w:szCs w:val="18"/>
              </w:rPr>
              <w:t>Execution of tender, contracting and payments to the selected pilot beneficiaries</w:t>
            </w:r>
            <w:r w:rsidRPr="007C49CF">
              <w:rPr>
                <w:rFonts w:asciiTheme="minorHAnsi" w:hAnsiTheme="minorHAnsi" w:cstheme="minorHAnsi"/>
                <w:sz w:val="18"/>
                <w:szCs w:val="18"/>
              </w:rPr>
              <w:t xml:space="preserve"> </w:t>
            </w:r>
          </w:p>
        </w:tc>
        <w:tc>
          <w:tcPr>
            <w:tcW w:w="7650" w:type="dxa"/>
          </w:tcPr>
          <w:p w14:paraId="2A4AF7A7" w14:textId="77777777" w:rsidR="00503EEE" w:rsidRPr="00503EEE" w:rsidRDefault="00503EEE" w:rsidP="00503EEE">
            <w:pPr>
              <w:spacing w:after="14" w:line="248" w:lineRule="auto"/>
              <w:contextualSpacing/>
              <w:rPr>
                <w:rFonts w:asciiTheme="minorHAnsi" w:hAnsiTheme="minorHAnsi" w:cstheme="minorHAnsi"/>
                <w:sz w:val="18"/>
                <w:szCs w:val="18"/>
              </w:rPr>
            </w:pPr>
            <w:r w:rsidRPr="00503EEE">
              <w:rPr>
                <w:rFonts w:asciiTheme="minorHAnsi" w:hAnsiTheme="minorHAnsi" w:cstheme="minorHAnsi"/>
                <w:sz w:val="18"/>
                <w:szCs w:val="18"/>
              </w:rPr>
              <w:t xml:space="preserve">In year 2, the tender will be launched and executed according to the design finalized in activity 2.1.2, resulting in pilot beneficiaries being selected. Submissions to the tender will be competitively assessed against evaluation criteria (engineering, financial), with the PMU supported by appropriate expertise. </w:t>
            </w:r>
          </w:p>
          <w:p w14:paraId="190B9058" w14:textId="77777777" w:rsidR="00503EEE" w:rsidRPr="00503EEE" w:rsidRDefault="00503EEE" w:rsidP="00503EEE">
            <w:pPr>
              <w:spacing w:after="14" w:line="248" w:lineRule="auto"/>
              <w:contextualSpacing/>
              <w:rPr>
                <w:rFonts w:asciiTheme="minorHAnsi" w:hAnsiTheme="minorHAnsi" w:cstheme="minorHAnsi"/>
                <w:sz w:val="18"/>
                <w:szCs w:val="18"/>
              </w:rPr>
            </w:pPr>
          </w:p>
          <w:p w14:paraId="6BAD4F2A" w14:textId="77777777" w:rsidR="00503EEE" w:rsidRPr="00503EEE" w:rsidRDefault="00503EEE" w:rsidP="00503EEE">
            <w:pPr>
              <w:spacing w:after="14" w:line="248" w:lineRule="auto"/>
              <w:contextualSpacing/>
              <w:rPr>
                <w:rFonts w:asciiTheme="minorHAnsi" w:hAnsiTheme="minorHAnsi" w:cstheme="minorHAnsi"/>
                <w:sz w:val="18"/>
                <w:szCs w:val="18"/>
              </w:rPr>
            </w:pPr>
            <w:r w:rsidRPr="00503EEE">
              <w:rPr>
                <w:rFonts w:asciiTheme="minorHAnsi" w:hAnsiTheme="minorHAnsi" w:cstheme="minorHAnsi"/>
                <w:sz w:val="18"/>
                <w:szCs w:val="18"/>
              </w:rPr>
              <w:t xml:space="preserve">Following selection of beneficiaries, the PMU/IP will </w:t>
            </w:r>
            <w:proofErr w:type="gramStart"/>
            <w:r w:rsidRPr="00503EEE">
              <w:rPr>
                <w:rFonts w:asciiTheme="minorHAnsi" w:hAnsiTheme="minorHAnsi" w:cstheme="minorHAnsi"/>
                <w:sz w:val="18"/>
                <w:szCs w:val="18"/>
              </w:rPr>
              <w:t>enter into</w:t>
            </w:r>
            <w:proofErr w:type="gramEnd"/>
            <w:r w:rsidRPr="00503EEE">
              <w:rPr>
                <w:rFonts w:asciiTheme="minorHAnsi" w:hAnsiTheme="minorHAnsi" w:cstheme="minorHAnsi"/>
                <w:sz w:val="18"/>
                <w:szCs w:val="18"/>
              </w:rPr>
              <w:t xml:space="preserve"> legal contracts with the selected </w:t>
            </w:r>
            <w:proofErr w:type="spellStart"/>
            <w:r w:rsidRPr="00503EEE">
              <w:rPr>
                <w:rFonts w:asciiTheme="minorHAnsi" w:hAnsiTheme="minorHAnsi" w:cstheme="minorHAnsi"/>
                <w:sz w:val="18"/>
                <w:szCs w:val="18"/>
              </w:rPr>
              <w:t>minigrids</w:t>
            </w:r>
            <w:proofErr w:type="spellEnd"/>
            <w:r w:rsidRPr="00503EEE">
              <w:rPr>
                <w:rFonts w:asciiTheme="minorHAnsi" w:hAnsiTheme="minorHAnsi" w:cstheme="minorHAnsi"/>
                <w:sz w:val="18"/>
                <w:szCs w:val="18"/>
              </w:rPr>
              <w:t xml:space="preserve">, again supported by appropriate expertise, and make payments on pre-defined milestones, including on commissioning of </w:t>
            </w:r>
            <w:proofErr w:type="spellStart"/>
            <w:r w:rsidRPr="00503EEE">
              <w:rPr>
                <w:rFonts w:asciiTheme="minorHAnsi" w:hAnsiTheme="minorHAnsi" w:cstheme="minorHAnsi"/>
                <w:sz w:val="18"/>
                <w:szCs w:val="18"/>
              </w:rPr>
              <w:t>minigrid</w:t>
            </w:r>
            <w:proofErr w:type="spellEnd"/>
            <w:r w:rsidRPr="00503EEE">
              <w:rPr>
                <w:rFonts w:asciiTheme="minorHAnsi" w:hAnsiTheme="minorHAnsi" w:cstheme="minorHAnsi"/>
                <w:sz w:val="18"/>
                <w:szCs w:val="18"/>
              </w:rPr>
              <w:t xml:space="preserve"> plants. The digital platform will validate payment milestones. </w:t>
            </w:r>
          </w:p>
          <w:p w14:paraId="72C2FE3C" w14:textId="77777777" w:rsidR="00503EEE" w:rsidRPr="00503EEE" w:rsidRDefault="00503EEE" w:rsidP="00503EEE">
            <w:pPr>
              <w:spacing w:after="14" w:line="248" w:lineRule="auto"/>
              <w:contextualSpacing/>
              <w:rPr>
                <w:rFonts w:asciiTheme="minorHAnsi" w:hAnsiTheme="minorHAnsi" w:cstheme="minorHAnsi"/>
                <w:sz w:val="18"/>
                <w:szCs w:val="18"/>
              </w:rPr>
            </w:pPr>
          </w:p>
          <w:p w14:paraId="3DA026ED" w14:textId="77777777" w:rsidR="00503EEE" w:rsidRDefault="00503EEE" w:rsidP="00503EEE">
            <w:pPr>
              <w:spacing w:after="14" w:line="248" w:lineRule="auto"/>
              <w:contextualSpacing/>
              <w:rPr>
                <w:rFonts w:asciiTheme="minorHAnsi" w:hAnsiTheme="minorHAnsi" w:cstheme="minorHAnsi"/>
                <w:sz w:val="18"/>
                <w:szCs w:val="18"/>
              </w:rPr>
            </w:pPr>
            <w:r w:rsidRPr="00503EEE">
              <w:rPr>
                <w:rFonts w:asciiTheme="minorHAnsi" w:hAnsiTheme="minorHAnsi" w:cstheme="minorHAnsi"/>
                <w:sz w:val="18"/>
                <w:szCs w:val="18"/>
              </w:rPr>
              <w:t>This activity may also include capacity building for government personnel with the digital platform, as well as capacity building to private sector actors to engage with the competitive tender.</w:t>
            </w:r>
          </w:p>
          <w:p w14:paraId="088504AC" w14:textId="58E8F5BB" w:rsidR="007079DD" w:rsidRPr="007C49CF" w:rsidRDefault="007079DD" w:rsidP="007079DD">
            <w:pPr>
              <w:numPr>
                <w:ilvl w:val="0"/>
                <w:numId w:val="102"/>
              </w:numPr>
              <w:spacing w:after="14" w:line="248" w:lineRule="auto"/>
              <w:contextualSpacing/>
              <w:rPr>
                <w:rFonts w:asciiTheme="minorHAnsi" w:hAnsiTheme="minorHAnsi" w:cstheme="minorHAnsi"/>
                <w:sz w:val="18"/>
                <w:szCs w:val="18"/>
              </w:rPr>
            </w:pPr>
            <w:r w:rsidRPr="007C49CF">
              <w:rPr>
                <w:rFonts w:asciiTheme="minorHAnsi" w:hAnsiTheme="minorHAnsi" w:cstheme="minorHAnsi"/>
                <w:sz w:val="18"/>
                <w:szCs w:val="18"/>
              </w:rPr>
              <w:t xml:space="preserve"> </w:t>
            </w:r>
          </w:p>
        </w:tc>
      </w:tr>
      <w:tr w:rsidR="007079DD" w:rsidRPr="008F1B52" w14:paraId="056047F6" w14:textId="77777777" w:rsidTr="00E86DFA">
        <w:tc>
          <w:tcPr>
            <w:tcW w:w="1975" w:type="dxa"/>
          </w:tcPr>
          <w:p w14:paraId="10CD4DCA" w14:textId="77777777" w:rsidR="007079DD" w:rsidRPr="007C49CF" w:rsidRDefault="007079DD" w:rsidP="00DA5C17">
            <w:pPr>
              <w:rPr>
                <w:rFonts w:asciiTheme="minorHAnsi" w:hAnsiTheme="minorHAnsi" w:cstheme="minorHAnsi"/>
                <w:sz w:val="18"/>
                <w:szCs w:val="18"/>
              </w:rPr>
            </w:pPr>
            <w:r w:rsidRPr="007C49CF">
              <w:rPr>
                <w:rFonts w:asciiTheme="minorHAnsi" w:hAnsiTheme="minorHAnsi" w:cstheme="minorHAnsi"/>
                <w:sz w:val="18"/>
                <w:szCs w:val="18"/>
              </w:rPr>
              <w:t>Activity 2.1.4 Monitor pilots, collect and aggregate data shared by pilots</w:t>
            </w:r>
          </w:p>
        </w:tc>
        <w:tc>
          <w:tcPr>
            <w:tcW w:w="7650" w:type="dxa"/>
          </w:tcPr>
          <w:p w14:paraId="1781E2D0" w14:textId="77777777" w:rsidR="004E0FCD" w:rsidRPr="004E0FCD" w:rsidRDefault="004E0FCD" w:rsidP="004E0FCD">
            <w:pPr>
              <w:spacing w:after="14" w:line="248" w:lineRule="auto"/>
              <w:contextualSpacing/>
              <w:rPr>
                <w:rFonts w:asciiTheme="minorHAnsi" w:hAnsiTheme="minorHAnsi" w:cstheme="minorHAnsi"/>
                <w:sz w:val="18"/>
                <w:szCs w:val="18"/>
              </w:rPr>
            </w:pPr>
            <w:r w:rsidRPr="004E0FCD">
              <w:rPr>
                <w:rFonts w:asciiTheme="minorHAnsi" w:hAnsiTheme="minorHAnsi" w:cstheme="minorHAnsi"/>
                <w:sz w:val="18"/>
                <w:szCs w:val="18"/>
              </w:rPr>
              <w:t>Data generated by the pilot(s) will be collected using the digital platform, connecting directly to remote monitoring and smart metering equipment. Data that are not amenable to be collected by remote sensing will be collected either by the mini-grid operator or some alternative way to be defined by the PMU.</w:t>
            </w:r>
          </w:p>
          <w:p w14:paraId="6CE6F7E9" w14:textId="77777777" w:rsidR="004E0FCD" w:rsidRPr="004E0FCD" w:rsidRDefault="004E0FCD" w:rsidP="004E0FCD">
            <w:pPr>
              <w:spacing w:after="14" w:line="248" w:lineRule="auto"/>
              <w:contextualSpacing/>
              <w:rPr>
                <w:rFonts w:asciiTheme="minorHAnsi" w:hAnsiTheme="minorHAnsi" w:cstheme="minorHAnsi"/>
                <w:sz w:val="18"/>
                <w:szCs w:val="18"/>
              </w:rPr>
            </w:pPr>
          </w:p>
          <w:p w14:paraId="0E2E4EDB" w14:textId="67604370" w:rsidR="004E0FCD" w:rsidRDefault="004E0FCD" w:rsidP="004E0FCD">
            <w:pPr>
              <w:spacing w:after="14" w:line="248" w:lineRule="auto"/>
              <w:contextualSpacing/>
              <w:rPr>
                <w:rFonts w:asciiTheme="minorHAnsi" w:hAnsiTheme="minorHAnsi" w:cstheme="minorHAnsi"/>
                <w:sz w:val="18"/>
                <w:szCs w:val="18"/>
              </w:rPr>
            </w:pPr>
            <w:r w:rsidRPr="004E0FCD">
              <w:rPr>
                <w:rFonts w:asciiTheme="minorHAnsi" w:hAnsiTheme="minorHAnsi" w:cstheme="minorHAnsi"/>
                <w:sz w:val="18"/>
                <w:szCs w:val="18"/>
              </w:rPr>
              <w:t>Data collected from the pilot(s) will be used at the project level to, among other purposes: (</w:t>
            </w:r>
            <w:proofErr w:type="spellStart"/>
            <w:r w:rsidRPr="004E0FCD">
              <w:rPr>
                <w:rFonts w:asciiTheme="minorHAnsi" w:hAnsiTheme="minorHAnsi" w:cstheme="minorHAnsi"/>
                <w:sz w:val="18"/>
                <w:szCs w:val="18"/>
              </w:rPr>
              <w:t>i</w:t>
            </w:r>
            <w:proofErr w:type="spellEnd"/>
            <w:r w:rsidRPr="004E0FCD">
              <w:rPr>
                <w:rFonts w:asciiTheme="minorHAnsi" w:hAnsiTheme="minorHAnsi" w:cstheme="minorHAnsi"/>
                <w:sz w:val="18"/>
                <w:szCs w:val="18"/>
              </w:rPr>
              <w:t>) track the performance of the mini-grid systems in real-time; (ii) validate the underlying pilot(s) assumptions and business case; (iii) track performance enhancement in mini-grid capacity utilization; and (iv) generate insights and lessons learned to share with the AMP Regional Project. Also, data collected from pilot(s) will be shared with the AMP Regional Project for aggregating and analyzing data across all AMP national child projects. The regional project will use these data to: (</w:t>
            </w:r>
            <w:proofErr w:type="spellStart"/>
            <w:r w:rsidRPr="004E0FCD">
              <w:rPr>
                <w:rFonts w:asciiTheme="minorHAnsi" w:hAnsiTheme="minorHAnsi" w:cstheme="minorHAnsi"/>
                <w:sz w:val="18"/>
                <w:szCs w:val="18"/>
              </w:rPr>
              <w:t>i</w:t>
            </w:r>
            <w:proofErr w:type="spellEnd"/>
            <w:r w:rsidRPr="004E0FCD">
              <w:rPr>
                <w:rFonts w:asciiTheme="minorHAnsi" w:hAnsiTheme="minorHAnsi" w:cstheme="minorHAnsi"/>
                <w:sz w:val="18"/>
                <w:szCs w:val="18"/>
              </w:rPr>
              <w:t>) generate insights and lessons learned; and (ii) inform the development of knowledge products, both to be disseminated across AMP participating countries and the broad mini-grid sector.</w:t>
            </w:r>
          </w:p>
          <w:p w14:paraId="730815B2" w14:textId="77777777" w:rsidR="004E0FCD" w:rsidRDefault="004E0FCD" w:rsidP="007C49CF">
            <w:pPr>
              <w:spacing w:after="14" w:line="248" w:lineRule="auto"/>
              <w:contextualSpacing/>
              <w:rPr>
                <w:rFonts w:asciiTheme="minorHAnsi" w:hAnsiTheme="minorHAnsi" w:cstheme="minorHAnsi"/>
                <w:sz w:val="18"/>
                <w:szCs w:val="18"/>
              </w:rPr>
            </w:pPr>
          </w:p>
          <w:p w14:paraId="0975C056" w14:textId="744E8ADA" w:rsidR="007079DD" w:rsidRPr="007C49CF" w:rsidRDefault="007079DD" w:rsidP="007079DD">
            <w:pPr>
              <w:numPr>
                <w:ilvl w:val="0"/>
                <w:numId w:val="102"/>
              </w:numPr>
              <w:spacing w:after="14" w:line="248" w:lineRule="auto"/>
              <w:contextualSpacing/>
              <w:rPr>
                <w:rFonts w:asciiTheme="minorHAnsi" w:hAnsiTheme="minorHAnsi" w:cstheme="minorHAnsi"/>
                <w:sz w:val="18"/>
                <w:szCs w:val="18"/>
              </w:rPr>
            </w:pPr>
            <w:r w:rsidRPr="007C49CF">
              <w:rPr>
                <w:rFonts w:asciiTheme="minorHAnsi" w:hAnsiTheme="minorHAnsi" w:cstheme="minorHAnsi"/>
                <w:sz w:val="18"/>
                <w:szCs w:val="18"/>
              </w:rPr>
              <w:t xml:space="preserve"> </w:t>
            </w:r>
          </w:p>
        </w:tc>
      </w:tr>
    </w:tbl>
    <w:p w14:paraId="72B85732" w14:textId="77777777" w:rsidR="007079DD" w:rsidRDefault="007079DD" w:rsidP="00B03E03">
      <w:pPr>
        <w:ind w:left="360"/>
        <w:jc w:val="both"/>
        <w:rPr>
          <w:rFonts w:ascii="Calibri" w:hAnsi="Calibri" w:cs="Calibri"/>
          <w:sz w:val="20"/>
          <w:szCs w:val="20"/>
        </w:rPr>
      </w:pPr>
    </w:p>
    <w:p w14:paraId="0E779113" w14:textId="0431BD71" w:rsidR="007079DD" w:rsidRPr="0054265E" w:rsidRDefault="007C49CF" w:rsidP="00B03E03">
      <w:pPr>
        <w:ind w:left="360"/>
        <w:jc w:val="both"/>
        <w:rPr>
          <w:rFonts w:ascii="Calibri" w:hAnsi="Calibri" w:cs="Calibri"/>
          <w:sz w:val="20"/>
          <w:szCs w:val="20"/>
        </w:rPr>
      </w:pPr>
      <w:r>
        <w:rPr>
          <w:rFonts w:ascii="Calibri" w:hAnsi="Calibri" w:cs="Calibri"/>
          <w:sz w:val="20"/>
          <w:szCs w:val="20"/>
        </w:rPr>
        <w:t>As set out in the activities above, i</w:t>
      </w:r>
      <w:r w:rsidR="00C51B9A">
        <w:rPr>
          <w:rFonts w:ascii="Calibri" w:hAnsi="Calibri" w:cs="Calibri"/>
          <w:sz w:val="20"/>
          <w:szCs w:val="20"/>
        </w:rPr>
        <w:t>n return</w:t>
      </w:r>
      <w:r w:rsidR="00C51B9A" w:rsidRPr="00C51B9A">
        <w:t xml:space="preserve"> </w:t>
      </w:r>
      <w:r w:rsidR="00C51B9A" w:rsidRPr="00C51B9A">
        <w:rPr>
          <w:rFonts w:ascii="Calibri" w:hAnsi="Calibri" w:cs="Calibri"/>
          <w:sz w:val="20"/>
          <w:szCs w:val="20"/>
        </w:rPr>
        <w:t xml:space="preserve">for benefiting from GEF INV support as a pilot, the asset owner of the </w:t>
      </w:r>
      <w:proofErr w:type="spellStart"/>
      <w:r w:rsidR="00C51B9A" w:rsidRPr="00C51B9A">
        <w:rPr>
          <w:rFonts w:ascii="Calibri" w:hAnsi="Calibri" w:cs="Calibri"/>
          <w:sz w:val="20"/>
          <w:szCs w:val="20"/>
        </w:rPr>
        <w:t>minigrid</w:t>
      </w:r>
      <w:proofErr w:type="spellEnd"/>
      <w:r w:rsidR="00C51B9A" w:rsidRPr="00C51B9A">
        <w:rPr>
          <w:rFonts w:ascii="Calibri" w:hAnsi="Calibri" w:cs="Calibri"/>
          <w:sz w:val="20"/>
          <w:szCs w:val="20"/>
        </w:rPr>
        <w:t xml:space="preserve"> pilot will be obliged to </w:t>
      </w:r>
      <w:r w:rsidR="00C51B9A" w:rsidRPr="00E86DFA">
        <w:rPr>
          <w:rFonts w:ascii="Calibri" w:hAnsi="Calibri" w:cs="Calibri"/>
          <w:b/>
          <w:bCs/>
          <w:sz w:val="20"/>
          <w:szCs w:val="20"/>
        </w:rPr>
        <w:t xml:space="preserve">share digital data from the </w:t>
      </w:r>
      <w:proofErr w:type="spellStart"/>
      <w:r w:rsidR="00C51B9A" w:rsidRPr="00E86DFA">
        <w:rPr>
          <w:rFonts w:ascii="Calibri" w:hAnsi="Calibri" w:cs="Calibri"/>
          <w:b/>
          <w:bCs/>
          <w:sz w:val="20"/>
          <w:szCs w:val="20"/>
        </w:rPr>
        <w:t>minigrid’s</w:t>
      </w:r>
      <w:proofErr w:type="spellEnd"/>
      <w:r w:rsidR="00C51B9A" w:rsidRPr="00E86DFA">
        <w:rPr>
          <w:rFonts w:ascii="Calibri" w:hAnsi="Calibri" w:cs="Calibri"/>
          <w:b/>
          <w:bCs/>
          <w:sz w:val="20"/>
          <w:szCs w:val="20"/>
        </w:rPr>
        <w:t xml:space="preserve"> performance with the AMP national project</w:t>
      </w:r>
      <w:r w:rsidR="00C51B9A" w:rsidRPr="00C51B9A">
        <w:rPr>
          <w:rFonts w:ascii="Calibri" w:hAnsi="Calibri" w:cs="Calibri"/>
          <w:sz w:val="20"/>
          <w:szCs w:val="20"/>
        </w:rPr>
        <w:t>.</w:t>
      </w:r>
      <w:r w:rsidR="00C51B9A">
        <w:rPr>
          <w:rFonts w:ascii="Calibri" w:hAnsi="Calibri" w:cs="Calibri"/>
          <w:sz w:val="20"/>
          <w:szCs w:val="20"/>
        </w:rPr>
        <w:t xml:space="preserve"> Details on digital data sharing for </w:t>
      </w:r>
      <w:proofErr w:type="spellStart"/>
      <w:r w:rsidR="00C51B9A">
        <w:rPr>
          <w:rFonts w:ascii="Calibri" w:hAnsi="Calibri" w:cs="Calibri"/>
          <w:sz w:val="20"/>
          <w:szCs w:val="20"/>
        </w:rPr>
        <w:t>minigrids</w:t>
      </w:r>
      <w:proofErr w:type="spellEnd"/>
      <w:r w:rsidR="00C51B9A">
        <w:rPr>
          <w:rFonts w:ascii="Calibri" w:hAnsi="Calibri" w:cs="Calibri"/>
          <w:sz w:val="20"/>
          <w:szCs w:val="20"/>
        </w:rPr>
        <w:t xml:space="preserve"> are provided </w:t>
      </w:r>
      <w:r w:rsidR="00C51B9A" w:rsidRPr="0054265E">
        <w:rPr>
          <w:rFonts w:ascii="Calibri" w:hAnsi="Calibri" w:cs="Calibri"/>
          <w:sz w:val="20"/>
          <w:szCs w:val="20"/>
        </w:rPr>
        <w:t xml:space="preserve">in </w:t>
      </w:r>
      <w:r w:rsidR="0054265E" w:rsidRPr="0054265E">
        <w:rPr>
          <w:rFonts w:ascii="Calibri" w:hAnsi="Calibri" w:cs="Calibri"/>
          <w:sz w:val="20"/>
          <w:szCs w:val="20"/>
          <w:highlight w:val="green"/>
        </w:rPr>
        <w:fldChar w:fldCharType="begin"/>
      </w:r>
      <w:r w:rsidR="0054265E" w:rsidRPr="0054265E">
        <w:rPr>
          <w:rFonts w:ascii="Calibri" w:hAnsi="Calibri" w:cs="Calibri"/>
          <w:sz w:val="20"/>
          <w:szCs w:val="20"/>
        </w:rPr>
        <w:instrText xml:space="preserve"> REF _Ref72747975 \h </w:instrText>
      </w:r>
      <w:r w:rsidR="0054265E" w:rsidRPr="0054265E">
        <w:rPr>
          <w:rFonts w:ascii="Calibri" w:hAnsi="Calibri" w:cs="Calibri"/>
          <w:sz w:val="20"/>
          <w:szCs w:val="20"/>
          <w:highlight w:val="green"/>
        </w:rPr>
        <w:instrText xml:space="preserve"> \* MERGEFORMAT </w:instrText>
      </w:r>
      <w:r w:rsidR="0054265E" w:rsidRPr="0054265E">
        <w:rPr>
          <w:rFonts w:ascii="Calibri" w:hAnsi="Calibri" w:cs="Calibri"/>
          <w:sz w:val="20"/>
          <w:szCs w:val="20"/>
          <w:highlight w:val="green"/>
        </w:rPr>
      </w:r>
      <w:r w:rsidR="0054265E" w:rsidRPr="0054265E">
        <w:rPr>
          <w:rFonts w:ascii="Calibri" w:hAnsi="Calibri" w:cs="Calibri"/>
          <w:sz w:val="20"/>
          <w:szCs w:val="20"/>
          <w:highlight w:val="green"/>
        </w:rPr>
        <w:fldChar w:fldCharType="separate"/>
      </w:r>
      <w:r w:rsidR="0054265E" w:rsidRPr="0054265E">
        <w:rPr>
          <w:rFonts w:ascii="Calibri" w:hAnsi="Calibri" w:cs="Calibri"/>
          <w:sz w:val="20"/>
          <w:szCs w:val="20"/>
        </w:rPr>
        <w:t xml:space="preserve">Box </w:t>
      </w:r>
      <w:r w:rsidR="0054265E" w:rsidRPr="0054265E">
        <w:rPr>
          <w:rFonts w:ascii="Calibri" w:hAnsi="Calibri" w:cs="Calibri"/>
          <w:noProof/>
          <w:sz w:val="20"/>
          <w:szCs w:val="20"/>
        </w:rPr>
        <w:t>3</w:t>
      </w:r>
      <w:r w:rsidR="0054265E" w:rsidRPr="0054265E">
        <w:rPr>
          <w:rFonts w:ascii="Calibri" w:hAnsi="Calibri" w:cs="Calibri"/>
          <w:sz w:val="20"/>
          <w:szCs w:val="20"/>
          <w:highlight w:val="green"/>
        </w:rPr>
        <w:fldChar w:fldCharType="end"/>
      </w:r>
      <w:r w:rsidR="00C51B9A" w:rsidRPr="0054265E">
        <w:rPr>
          <w:rFonts w:ascii="Calibri" w:hAnsi="Calibri" w:cs="Calibri"/>
          <w:sz w:val="20"/>
          <w:szCs w:val="20"/>
        </w:rPr>
        <w:t xml:space="preserve">. </w:t>
      </w:r>
    </w:p>
    <w:p w14:paraId="3B6412F9" w14:textId="114C1813" w:rsidR="00C51B9A" w:rsidRDefault="00C51B9A" w:rsidP="00B03E03">
      <w:pPr>
        <w:ind w:left="360"/>
        <w:jc w:val="both"/>
        <w:rPr>
          <w:rFonts w:ascii="Calibri" w:hAnsi="Calibri" w:cs="Calibri"/>
          <w:sz w:val="20"/>
          <w:szCs w:val="20"/>
        </w:rPr>
      </w:pPr>
    </w:p>
    <w:p w14:paraId="143EE513" w14:textId="5EF6BC98" w:rsidR="0054265E" w:rsidRDefault="0054265E" w:rsidP="0054265E">
      <w:pPr>
        <w:pStyle w:val="Caption"/>
        <w:keepNext/>
        <w:ind w:left="360"/>
      </w:pPr>
      <w:bookmarkStart w:id="40" w:name="_Ref72747975"/>
      <w:bookmarkStart w:id="41" w:name="_Toc84428462"/>
      <w:r w:rsidRPr="0054265E">
        <w:rPr>
          <w:u w:val="none"/>
        </w:rPr>
        <w:t xml:space="preserve">Box </w:t>
      </w:r>
      <w:r w:rsidRPr="0054265E">
        <w:rPr>
          <w:u w:val="none"/>
        </w:rPr>
        <w:fldChar w:fldCharType="begin"/>
      </w:r>
      <w:r w:rsidRPr="0054265E">
        <w:rPr>
          <w:u w:val="none"/>
        </w:rPr>
        <w:instrText xml:space="preserve"> SEQ Box \* ARABIC </w:instrText>
      </w:r>
      <w:r w:rsidRPr="0054265E">
        <w:rPr>
          <w:u w:val="none"/>
        </w:rPr>
        <w:fldChar w:fldCharType="separate"/>
      </w:r>
      <w:r w:rsidR="007E721C">
        <w:rPr>
          <w:noProof/>
          <w:u w:val="none"/>
        </w:rPr>
        <w:t>3</w:t>
      </w:r>
      <w:r w:rsidRPr="0054265E">
        <w:rPr>
          <w:u w:val="none"/>
        </w:rPr>
        <w:fldChar w:fldCharType="end"/>
      </w:r>
      <w:bookmarkEnd w:id="40"/>
      <w:r w:rsidRPr="0054265E">
        <w:rPr>
          <w:b w:val="0"/>
          <w:bCs/>
          <w:u w:val="none"/>
        </w:rPr>
        <w:t xml:space="preserve">: Digital data sharing for </w:t>
      </w:r>
      <w:proofErr w:type="spellStart"/>
      <w:r w:rsidRPr="0054265E">
        <w:rPr>
          <w:b w:val="0"/>
          <w:bCs/>
          <w:u w:val="none"/>
        </w:rPr>
        <w:t>minigrids</w:t>
      </w:r>
      <w:bookmarkEnd w:id="41"/>
      <w:proofErr w:type="spellEnd"/>
    </w:p>
    <w:tbl>
      <w:tblPr>
        <w:tblStyle w:val="TableGrid"/>
        <w:tblW w:w="0" w:type="auto"/>
        <w:tblInd w:w="360" w:type="dxa"/>
        <w:tblLook w:val="04A0" w:firstRow="1" w:lastRow="0" w:firstColumn="1" w:lastColumn="0" w:noHBand="0" w:noVBand="1"/>
      </w:tblPr>
      <w:tblGrid>
        <w:gridCol w:w="8990"/>
      </w:tblGrid>
      <w:tr w:rsidR="00C51B9A" w:rsidRPr="008F1B52" w14:paraId="36485E08" w14:textId="77777777" w:rsidTr="0054265E">
        <w:tc>
          <w:tcPr>
            <w:tcW w:w="8990" w:type="dxa"/>
          </w:tcPr>
          <w:p w14:paraId="54DE5D85" w14:textId="77777777" w:rsidR="00C51B9A" w:rsidRPr="00FA2C9A" w:rsidRDefault="00C51B9A" w:rsidP="00B03E03">
            <w:pPr>
              <w:jc w:val="both"/>
              <w:rPr>
                <w:rFonts w:ascii="Calibri" w:hAnsi="Calibri" w:cs="Calibri"/>
                <w:color w:val="000000" w:themeColor="text1"/>
                <w:sz w:val="18"/>
                <w:szCs w:val="18"/>
              </w:rPr>
            </w:pPr>
          </w:p>
          <w:p w14:paraId="3DA6593F" w14:textId="77777777" w:rsidR="002C44E3" w:rsidRPr="00FA2C9A" w:rsidRDefault="002C44E3" w:rsidP="002C44E3">
            <w:pPr>
              <w:spacing w:line="247" w:lineRule="auto"/>
              <w:jc w:val="both"/>
              <w:rPr>
                <w:rFonts w:ascii="Calibri" w:hAnsi="Calibri" w:cs="Calibri"/>
                <w:color w:val="000000" w:themeColor="text1"/>
                <w:sz w:val="18"/>
                <w:szCs w:val="18"/>
              </w:rPr>
            </w:pPr>
            <w:r w:rsidRPr="00FA2C9A">
              <w:rPr>
                <w:rFonts w:ascii="Calibri" w:hAnsi="Calibri" w:cs="Calibri"/>
                <w:color w:val="000000" w:themeColor="text1"/>
                <w:sz w:val="18"/>
                <w:szCs w:val="18"/>
              </w:rPr>
              <w:t>Pilot beneficiaries (</w:t>
            </w:r>
            <w:proofErr w:type="gramStart"/>
            <w:r w:rsidRPr="00FA2C9A">
              <w:rPr>
                <w:rFonts w:ascii="Calibri" w:hAnsi="Calibri" w:cs="Calibri"/>
                <w:color w:val="000000" w:themeColor="text1"/>
                <w:sz w:val="18"/>
                <w:szCs w:val="18"/>
              </w:rPr>
              <w:t>e.g.</w:t>
            </w:r>
            <w:proofErr w:type="gramEnd"/>
            <w:r w:rsidRPr="00FA2C9A">
              <w:rPr>
                <w:rFonts w:ascii="Calibri" w:hAnsi="Calibri" w:cs="Calibri"/>
                <w:color w:val="000000" w:themeColor="text1"/>
                <w:sz w:val="18"/>
                <w:szCs w:val="18"/>
              </w:rPr>
              <w:t xml:space="preserve"> </w:t>
            </w:r>
            <w:proofErr w:type="spellStart"/>
            <w:r w:rsidRPr="00FA2C9A">
              <w:rPr>
                <w:rFonts w:ascii="Calibri" w:hAnsi="Calibri" w:cs="Calibri"/>
                <w:color w:val="000000" w:themeColor="text1"/>
                <w:sz w:val="18"/>
                <w:szCs w:val="18"/>
              </w:rPr>
              <w:t>minigrid</w:t>
            </w:r>
            <w:proofErr w:type="spellEnd"/>
            <w:r w:rsidRPr="00FA2C9A">
              <w:rPr>
                <w:rFonts w:ascii="Calibri" w:hAnsi="Calibri" w:cs="Calibri"/>
                <w:color w:val="000000" w:themeColor="text1"/>
                <w:sz w:val="18"/>
                <w:szCs w:val="18"/>
              </w:rPr>
              <w:t xml:space="preserve"> operators) receiving support from the project will be required to share </w:t>
            </w:r>
            <w:proofErr w:type="spellStart"/>
            <w:r w:rsidRPr="00FA2C9A">
              <w:rPr>
                <w:rFonts w:ascii="Calibri" w:hAnsi="Calibri" w:cs="Calibri"/>
                <w:color w:val="000000" w:themeColor="text1"/>
                <w:sz w:val="18"/>
                <w:szCs w:val="18"/>
              </w:rPr>
              <w:t>minigrid</w:t>
            </w:r>
            <w:proofErr w:type="spellEnd"/>
            <w:r w:rsidRPr="00FA2C9A">
              <w:rPr>
                <w:rFonts w:ascii="Calibri" w:hAnsi="Calibri" w:cs="Calibri"/>
                <w:color w:val="000000" w:themeColor="text1"/>
                <w:sz w:val="18"/>
                <w:szCs w:val="18"/>
              </w:rPr>
              <w:t xml:space="preserve"> performance data with the national project </w:t>
            </w:r>
          </w:p>
          <w:p w14:paraId="31BA9C94" w14:textId="77777777" w:rsidR="002C44E3" w:rsidRPr="00FA2C9A" w:rsidRDefault="002C44E3" w:rsidP="002C44E3">
            <w:pPr>
              <w:spacing w:line="247" w:lineRule="auto"/>
              <w:jc w:val="both"/>
              <w:rPr>
                <w:rFonts w:ascii="Calibri" w:hAnsi="Calibri" w:cs="Calibri"/>
                <w:color w:val="000000" w:themeColor="text1"/>
                <w:sz w:val="18"/>
                <w:szCs w:val="18"/>
              </w:rPr>
            </w:pPr>
          </w:p>
          <w:p w14:paraId="5F15B9AC" w14:textId="77777777" w:rsidR="002C44E3" w:rsidRPr="00FA2C9A" w:rsidRDefault="002C44E3" w:rsidP="002C44E3">
            <w:pPr>
              <w:spacing w:line="247" w:lineRule="auto"/>
              <w:jc w:val="both"/>
              <w:rPr>
                <w:rFonts w:ascii="Calibri" w:hAnsi="Calibri" w:cs="Calibri"/>
                <w:color w:val="000000" w:themeColor="text1"/>
                <w:sz w:val="18"/>
                <w:szCs w:val="18"/>
              </w:rPr>
            </w:pPr>
            <w:r w:rsidRPr="00FA2C9A">
              <w:rPr>
                <w:rFonts w:ascii="Calibri" w:hAnsi="Calibri" w:cs="Calibri"/>
                <w:color w:val="000000" w:themeColor="text1"/>
                <w:sz w:val="18"/>
                <w:szCs w:val="18"/>
              </w:rPr>
              <w:lastRenderedPageBreak/>
              <w:t xml:space="preserve">Specific terms and conditions for data-sharing and how best to operationalize the commitment and its adoption by the beneficiaries will be defined and agreed upon with </w:t>
            </w:r>
            <w:proofErr w:type="spellStart"/>
            <w:r w:rsidRPr="00FA2C9A">
              <w:rPr>
                <w:rFonts w:ascii="Calibri" w:hAnsi="Calibri" w:cs="Calibri"/>
                <w:color w:val="000000" w:themeColor="text1"/>
                <w:sz w:val="18"/>
                <w:szCs w:val="18"/>
              </w:rPr>
              <w:t>minigrid</w:t>
            </w:r>
            <w:proofErr w:type="spellEnd"/>
            <w:r w:rsidRPr="00FA2C9A">
              <w:rPr>
                <w:rFonts w:ascii="Calibri" w:hAnsi="Calibri" w:cs="Calibri"/>
                <w:color w:val="000000" w:themeColor="text1"/>
                <w:sz w:val="18"/>
                <w:szCs w:val="18"/>
              </w:rPr>
              <w:t xml:space="preserve"> operators during project implementation, including details of what data can and cannot be used, based on consultations with industry stakeholders and with support from the AMP Regional Project.</w:t>
            </w:r>
          </w:p>
          <w:p w14:paraId="5F80E881" w14:textId="77777777" w:rsidR="002C44E3" w:rsidRPr="00FA2C9A" w:rsidRDefault="002C44E3" w:rsidP="002C44E3">
            <w:pPr>
              <w:spacing w:line="247" w:lineRule="auto"/>
              <w:jc w:val="both"/>
              <w:rPr>
                <w:rFonts w:ascii="Calibri" w:hAnsi="Calibri" w:cs="Calibri"/>
                <w:color w:val="000000" w:themeColor="text1"/>
                <w:sz w:val="18"/>
                <w:szCs w:val="18"/>
              </w:rPr>
            </w:pPr>
          </w:p>
          <w:p w14:paraId="6F6481B7" w14:textId="3B3CBC14" w:rsidR="002C44E3" w:rsidRPr="00FA2C9A" w:rsidRDefault="002C44E3" w:rsidP="002C44E3">
            <w:pPr>
              <w:spacing w:line="247" w:lineRule="auto"/>
              <w:jc w:val="both"/>
              <w:rPr>
                <w:rFonts w:ascii="Calibri" w:hAnsi="Calibri" w:cs="Calibri"/>
                <w:color w:val="000000" w:themeColor="text1"/>
                <w:sz w:val="18"/>
                <w:szCs w:val="18"/>
              </w:rPr>
            </w:pPr>
            <w:r w:rsidRPr="00FA2C9A">
              <w:rPr>
                <w:rFonts w:ascii="Calibri" w:hAnsi="Calibri" w:cs="Calibri"/>
                <w:color w:val="000000" w:themeColor="text1"/>
                <w:sz w:val="18"/>
                <w:szCs w:val="18"/>
              </w:rPr>
              <w:t xml:space="preserve">The specifications around the data generation by the demonstration pilots supported by the project will consult and follow guidance/standards provided by the AMP Regional Project. A standardized Quality Assurance and Monitoring Framework (QAMF) for application in all </w:t>
            </w:r>
            <w:proofErr w:type="spellStart"/>
            <w:r w:rsidRPr="00FA2C9A">
              <w:rPr>
                <w:rFonts w:ascii="Calibri" w:hAnsi="Calibri" w:cs="Calibri"/>
                <w:color w:val="000000" w:themeColor="text1"/>
                <w:sz w:val="18"/>
                <w:szCs w:val="18"/>
              </w:rPr>
              <w:t>minigrid</w:t>
            </w:r>
            <w:proofErr w:type="spellEnd"/>
            <w:r w:rsidRPr="00FA2C9A">
              <w:rPr>
                <w:rFonts w:ascii="Calibri" w:hAnsi="Calibri" w:cs="Calibri"/>
                <w:color w:val="000000" w:themeColor="text1"/>
                <w:sz w:val="18"/>
                <w:szCs w:val="18"/>
              </w:rPr>
              <w:t xml:space="preserve"> pilots supported under the project will be developed in year 1 of the regional project and disseminated to all national projects</w:t>
            </w:r>
            <w:r w:rsidR="00263128" w:rsidRPr="00FA2C9A">
              <w:rPr>
                <w:rFonts w:ascii="Calibri" w:hAnsi="Calibri" w:cs="Calibri"/>
                <w:color w:val="000000" w:themeColor="text1"/>
                <w:sz w:val="18"/>
                <w:szCs w:val="18"/>
              </w:rPr>
              <w:t xml:space="preserve"> (see Output 4.3)</w:t>
            </w:r>
            <w:r w:rsidRPr="00FA2C9A">
              <w:rPr>
                <w:rFonts w:ascii="Calibri" w:hAnsi="Calibri" w:cs="Calibri"/>
                <w:color w:val="000000" w:themeColor="text1"/>
                <w:sz w:val="18"/>
                <w:szCs w:val="18"/>
              </w:rPr>
              <w:t xml:space="preserve">. </w:t>
            </w:r>
          </w:p>
          <w:p w14:paraId="7DD1360C" w14:textId="77777777" w:rsidR="002C44E3" w:rsidRPr="00FA2C9A" w:rsidRDefault="002C44E3" w:rsidP="002C44E3">
            <w:pPr>
              <w:spacing w:line="247" w:lineRule="auto"/>
              <w:jc w:val="both"/>
              <w:rPr>
                <w:rFonts w:ascii="Calibri" w:hAnsi="Calibri" w:cs="Calibri"/>
                <w:color w:val="000000" w:themeColor="text1"/>
                <w:sz w:val="18"/>
                <w:szCs w:val="18"/>
              </w:rPr>
            </w:pPr>
          </w:p>
          <w:p w14:paraId="5E137234" w14:textId="033D4F6D" w:rsidR="002C44E3" w:rsidRPr="00FA2C9A" w:rsidRDefault="002C44E3" w:rsidP="002C44E3">
            <w:pPr>
              <w:spacing w:line="247" w:lineRule="auto"/>
              <w:jc w:val="both"/>
              <w:rPr>
                <w:rFonts w:ascii="Calibri" w:hAnsi="Calibri" w:cs="Calibri"/>
                <w:color w:val="000000" w:themeColor="text1"/>
                <w:sz w:val="18"/>
                <w:szCs w:val="18"/>
              </w:rPr>
            </w:pPr>
            <w:r w:rsidRPr="00FA2C9A">
              <w:rPr>
                <w:rFonts w:ascii="Calibri" w:hAnsi="Calibri" w:cs="Calibri"/>
                <w:color w:val="000000" w:themeColor="text1"/>
                <w:sz w:val="18"/>
                <w:szCs w:val="18"/>
              </w:rPr>
              <w:t xml:space="preserve">A </w:t>
            </w:r>
            <w:r w:rsidR="00562B69">
              <w:rPr>
                <w:rFonts w:ascii="Calibri" w:hAnsi="Calibri" w:cs="Calibri"/>
                <w:color w:val="000000" w:themeColor="text1"/>
                <w:sz w:val="18"/>
                <w:szCs w:val="18"/>
              </w:rPr>
              <w:t>digital platform</w:t>
            </w:r>
            <w:r w:rsidRPr="00FA2C9A">
              <w:rPr>
                <w:rFonts w:ascii="Calibri" w:hAnsi="Calibri" w:cs="Calibri"/>
                <w:color w:val="000000" w:themeColor="text1"/>
                <w:sz w:val="18"/>
                <w:szCs w:val="18"/>
              </w:rPr>
              <w:t xml:space="preserve"> will be procured by the project (</w:t>
            </w:r>
            <w:r w:rsidR="00263128" w:rsidRPr="00FA2C9A">
              <w:rPr>
                <w:rFonts w:ascii="Calibri" w:hAnsi="Calibri" w:cs="Calibri"/>
                <w:color w:val="000000" w:themeColor="text1"/>
                <w:sz w:val="18"/>
                <w:szCs w:val="18"/>
              </w:rPr>
              <w:t>see</w:t>
            </w:r>
            <w:r w:rsidRPr="00FA2C9A">
              <w:rPr>
                <w:rFonts w:ascii="Calibri" w:hAnsi="Calibri" w:cs="Calibri"/>
                <w:color w:val="000000" w:themeColor="text1"/>
                <w:sz w:val="18"/>
                <w:szCs w:val="18"/>
              </w:rPr>
              <w:t xml:space="preserve"> Output 4.2) to serve different purposes including: (1) running digital tenders by which </w:t>
            </w:r>
            <w:proofErr w:type="spellStart"/>
            <w:r w:rsidRPr="00FA2C9A">
              <w:rPr>
                <w:rFonts w:ascii="Calibri" w:hAnsi="Calibri" w:cs="Calibri"/>
                <w:color w:val="000000" w:themeColor="text1"/>
                <w:sz w:val="18"/>
                <w:szCs w:val="18"/>
              </w:rPr>
              <w:t>minigrid</w:t>
            </w:r>
            <w:proofErr w:type="spellEnd"/>
            <w:r w:rsidRPr="00FA2C9A">
              <w:rPr>
                <w:rFonts w:ascii="Calibri" w:hAnsi="Calibri" w:cs="Calibri"/>
                <w:color w:val="000000" w:themeColor="text1"/>
                <w:sz w:val="18"/>
                <w:szCs w:val="18"/>
              </w:rPr>
              <w:t xml:space="preserve"> developers will be selected as beneficiaries to receive support under the project and (2) managing all technical and financial data related to </w:t>
            </w:r>
            <w:proofErr w:type="spellStart"/>
            <w:r w:rsidRPr="00FA2C9A">
              <w:rPr>
                <w:rFonts w:ascii="Calibri" w:hAnsi="Calibri" w:cs="Calibri"/>
                <w:color w:val="000000" w:themeColor="text1"/>
                <w:sz w:val="18"/>
                <w:szCs w:val="18"/>
              </w:rPr>
              <w:t>minigrid</w:t>
            </w:r>
            <w:proofErr w:type="spellEnd"/>
            <w:r w:rsidRPr="00FA2C9A">
              <w:rPr>
                <w:rFonts w:ascii="Calibri" w:hAnsi="Calibri" w:cs="Calibri"/>
                <w:color w:val="000000" w:themeColor="text1"/>
                <w:sz w:val="18"/>
                <w:szCs w:val="18"/>
              </w:rPr>
              <w:t xml:space="preserve"> sites. </w:t>
            </w:r>
          </w:p>
          <w:p w14:paraId="2B111ADF" w14:textId="77777777" w:rsidR="002C44E3" w:rsidRPr="00FA2C9A" w:rsidRDefault="002C44E3" w:rsidP="002C44E3">
            <w:pPr>
              <w:spacing w:line="247" w:lineRule="auto"/>
              <w:jc w:val="both"/>
              <w:rPr>
                <w:rFonts w:ascii="Calibri" w:hAnsi="Calibri" w:cs="Calibri"/>
                <w:color w:val="000000" w:themeColor="text1"/>
                <w:sz w:val="18"/>
                <w:szCs w:val="18"/>
              </w:rPr>
            </w:pPr>
          </w:p>
          <w:p w14:paraId="04854611" w14:textId="621CC4FD" w:rsidR="002C44E3" w:rsidRPr="00FA2C9A" w:rsidRDefault="002C44E3" w:rsidP="00E86DFA">
            <w:pPr>
              <w:spacing w:line="247" w:lineRule="auto"/>
              <w:jc w:val="both"/>
              <w:rPr>
                <w:rFonts w:ascii="Calibri" w:hAnsi="Calibri" w:cs="Calibri"/>
                <w:color w:val="000000" w:themeColor="text1"/>
                <w:sz w:val="18"/>
                <w:szCs w:val="18"/>
              </w:rPr>
            </w:pPr>
            <w:r w:rsidRPr="00FA2C9A">
              <w:rPr>
                <w:rFonts w:ascii="Calibri" w:hAnsi="Calibri" w:cs="Calibri"/>
                <w:color w:val="000000" w:themeColor="text1"/>
                <w:sz w:val="18"/>
                <w:szCs w:val="18"/>
              </w:rPr>
              <w:t xml:space="preserve">Through the implementation of this data management platform, </w:t>
            </w:r>
            <w:proofErr w:type="spellStart"/>
            <w:r w:rsidRPr="00FA2C9A">
              <w:rPr>
                <w:rFonts w:ascii="Calibri" w:hAnsi="Calibri" w:cs="Calibri"/>
                <w:color w:val="000000" w:themeColor="text1"/>
                <w:sz w:val="18"/>
                <w:szCs w:val="18"/>
              </w:rPr>
              <w:t>minigrid</w:t>
            </w:r>
            <w:proofErr w:type="spellEnd"/>
            <w:r w:rsidRPr="00FA2C9A">
              <w:rPr>
                <w:rFonts w:ascii="Calibri" w:hAnsi="Calibri" w:cs="Calibri"/>
                <w:color w:val="000000" w:themeColor="text1"/>
                <w:sz w:val="18"/>
                <w:szCs w:val="18"/>
              </w:rPr>
              <w:t xml:space="preserve"> developers selected to implement </w:t>
            </w:r>
            <w:proofErr w:type="spellStart"/>
            <w:r w:rsidRPr="00FA2C9A">
              <w:rPr>
                <w:rFonts w:ascii="Calibri" w:hAnsi="Calibri" w:cs="Calibri"/>
                <w:color w:val="000000" w:themeColor="text1"/>
                <w:sz w:val="18"/>
                <w:szCs w:val="18"/>
              </w:rPr>
              <w:t>minigrid</w:t>
            </w:r>
            <w:proofErr w:type="spellEnd"/>
            <w:r w:rsidRPr="00FA2C9A">
              <w:rPr>
                <w:rFonts w:ascii="Calibri" w:hAnsi="Calibri" w:cs="Calibri"/>
                <w:color w:val="000000" w:themeColor="text1"/>
                <w:sz w:val="18"/>
                <w:szCs w:val="18"/>
              </w:rPr>
              <w:t xml:space="preserve"> pilots with support from the project will have access to a set of best-in-industry tools for analyzing </w:t>
            </w:r>
            <w:proofErr w:type="spellStart"/>
            <w:r w:rsidRPr="00FA2C9A">
              <w:rPr>
                <w:rFonts w:ascii="Calibri" w:hAnsi="Calibri" w:cs="Calibri"/>
                <w:color w:val="000000" w:themeColor="text1"/>
                <w:sz w:val="18"/>
                <w:szCs w:val="18"/>
              </w:rPr>
              <w:t>minigrids</w:t>
            </w:r>
            <w:proofErr w:type="spellEnd"/>
            <w:r w:rsidRPr="00FA2C9A">
              <w:rPr>
                <w:rFonts w:ascii="Calibri" w:hAnsi="Calibri" w:cs="Calibri"/>
                <w:color w:val="000000" w:themeColor="text1"/>
                <w:sz w:val="18"/>
                <w:szCs w:val="18"/>
              </w:rPr>
              <w:t xml:space="preserve"> (</w:t>
            </w:r>
            <w:proofErr w:type="gramStart"/>
            <w:r w:rsidRPr="00FA2C9A">
              <w:rPr>
                <w:rFonts w:ascii="Calibri" w:hAnsi="Calibri" w:cs="Calibri"/>
                <w:color w:val="000000" w:themeColor="text1"/>
                <w:sz w:val="18"/>
                <w:szCs w:val="18"/>
              </w:rPr>
              <w:t>e.g.</w:t>
            </w:r>
            <w:proofErr w:type="gramEnd"/>
            <w:r w:rsidRPr="00FA2C9A">
              <w:rPr>
                <w:rFonts w:ascii="Calibri" w:hAnsi="Calibri" w:cs="Calibri"/>
                <w:color w:val="000000" w:themeColor="text1"/>
                <w:sz w:val="18"/>
                <w:szCs w:val="18"/>
              </w:rPr>
              <w:t xml:space="preserve"> demand forecasting, system optimization, distribution network design, detailed financial modeling at the site and portfolio level). Similarly, as part of the roll-out of the </w:t>
            </w:r>
            <w:r w:rsidR="00562B69">
              <w:rPr>
                <w:rFonts w:ascii="Calibri" w:hAnsi="Calibri" w:cs="Calibri"/>
                <w:color w:val="000000" w:themeColor="text1"/>
                <w:sz w:val="18"/>
                <w:szCs w:val="18"/>
              </w:rPr>
              <w:t>digital platform</w:t>
            </w:r>
            <w:r w:rsidRPr="00FA2C9A">
              <w:rPr>
                <w:rFonts w:ascii="Calibri" w:hAnsi="Calibri" w:cs="Calibri"/>
                <w:color w:val="000000" w:themeColor="text1"/>
                <w:sz w:val="18"/>
                <w:szCs w:val="18"/>
              </w:rPr>
              <w:t xml:space="preserve">, </w:t>
            </w:r>
            <w:proofErr w:type="spellStart"/>
            <w:r w:rsidRPr="00FA2C9A">
              <w:rPr>
                <w:rFonts w:ascii="Calibri" w:hAnsi="Calibri" w:cs="Calibri"/>
                <w:color w:val="000000" w:themeColor="text1"/>
                <w:sz w:val="18"/>
                <w:szCs w:val="18"/>
              </w:rPr>
              <w:t>minigrid</w:t>
            </w:r>
            <w:proofErr w:type="spellEnd"/>
            <w:r w:rsidRPr="00FA2C9A">
              <w:rPr>
                <w:rFonts w:ascii="Calibri" w:hAnsi="Calibri" w:cs="Calibri"/>
                <w:color w:val="000000" w:themeColor="text1"/>
                <w:sz w:val="18"/>
                <w:szCs w:val="18"/>
              </w:rPr>
              <w:t xml:space="preserve"> developers (as well as key government and other stakeholders) will receive capacity-building and in-depth training to use analytical tools and data management technologies.</w:t>
            </w:r>
          </w:p>
          <w:p w14:paraId="72836862" w14:textId="6C3D3E20" w:rsidR="002C44E3" w:rsidRPr="00FA2C9A" w:rsidRDefault="002C44E3" w:rsidP="00B03E03">
            <w:pPr>
              <w:jc w:val="both"/>
              <w:rPr>
                <w:rFonts w:ascii="Calibri" w:hAnsi="Calibri" w:cs="Calibri"/>
                <w:sz w:val="18"/>
                <w:szCs w:val="18"/>
              </w:rPr>
            </w:pPr>
          </w:p>
        </w:tc>
      </w:tr>
    </w:tbl>
    <w:p w14:paraId="5FD114A0" w14:textId="6BA59242" w:rsidR="00C51B9A" w:rsidRDefault="00C51B9A" w:rsidP="00B03E03">
      <w:pPr>
        <w:ind w:left="360"/>
        <w:jc w:val="both"/>
        <w:rPr>
          <w:rFonts w:ascii="Calibri" w:hAnsi="Calibri" w:cs="Calibri"/>
          <w:sz w:val="20"/>
          <w:szCs w:val="20"/>
        </w:rPr>
      </w:pPr>
    </w:p>
    <w:p w14:paraId="49E8EE2E" w14:textId="60C4F636" w:rsidR="00263128" w:rsidRDefault="00A805EC" w:rsidP="00B03E03">
      <w:pPr>
        <w:ind w:left="360"/>
        <w:jc w:val="both"/>
        <w:rPr>
          <w:rFonts w:ascii="Calibri" w:hAnsi="Calibri" w:cs="Calibri"/>
          <w:sz w:val="20"/>
          <w:szCs w:val="20"/>
        </w:rPr>
      </w:pPr>
      <w:r>
        <w:rPr>
          <w:rFonts w:ascii="Calibri" w:hAnsi="Calibri" w:cs="Calibri"/>
          <w:sz w:val="20"/>
          <w:szCs w:val="20"/>
        </w:rPr>
        <w:t xml:space="preserve">In order to fulfill this requirement, </w:t>
      </w:r>
      <w:proofErr w:type="spellStart"/>
      <w:r>
        <w:rPr>
          <w:rFonts w:ascii="Calibri" w:hAnsi="Calibri" w:cs="Calibri"/>
          <w:sz w:val="20"/>
          <w:szCs w:val="20"/>
        </w:rPr>
        <w:t>minigrid</w:t>
      </w:r>
      <w:proofErr w:type="spellEnd"/>
      <w:r>
        <w:rPr>
          <w:rFonts w:ascii="Calibri" w:hAnsi="Calibri" w:cs="Calibri"/>
          <w:sz w:val="20"/>
          <w:szCs w:val="20"/>
        </w:rPr>
        <w:t xml:space="preserve"> pilots included in this project will have to </w:t>
      </w:r>
      <w:r w:rsidRPr="00E86DFA">
        <w:rPr>
          <w:rFonts w:ascii="Calibri" w:hAnsi="Calibri" w:cs="Calibri"/>
          <w:b/>
          <w:bCs/>
          <w:sz w:val="20"/>
          <w:szCs w:val="20"/>
        </w:rPr>
        <w:t>use specific digital hardware and software</w:t>
      </w:r>
      <w:r>
        <w:rPr>
          <w:rFonts w:ascii="Calibri" w:hAnsi="Calibri" w:cs="Calibri"/>
          <w:sz w:val="20"/>
          <w:szCs w:val="20"/>
        </w:rPr>
        <w:t xml:space="preserve">, that will need to </w:t>
      </w:r>
      <w:r w:rsidRPr="00A805EC">
        <w:rPr>
          <w:rFonts w:ascii="Calibri" w:hAnsi="Calibri" w:cs="Calibri"/>
          <w:sz w:val="20"/>
          <w:szCs w:val="20"/>
        </w:rPr>
        <w:t xml:space="preserve">be included as part the evaluation criteria and/or required specifications in the digital platform tender for the </w:t>
      </w:r>
      <w:r w:rsidRPr="00477011">
        <w:rPr>
          <w:rFonts w:ascii="Calibri" w:hAnsi="Calibri" w:cs="Calibri"/>
          <w:sz w:val="20"/>
          <w:szCs w:val="20"/>
        </w:rPr>
        <w:t xml:space="preserve">pilots. </w:t>
      </w:r>
      <w:r w:rsidR="00477011" w:rsidRPr="00477011">
        <w:rPr>
          <w:rFonts w:ascii="Calibri" w:hAnsi="Calibri" w:cs="Calibri"/>
          <w:sz w:val="20"/>
          <w:szCs w:val="20"/>
          <w:highlight w:val="green"/>
        </w:rPr>
        <w:fldChar w:fldCharType="begin"/>
      </w:r>
      <w:r w:rsidR="00477011" w:rsidRPr="00477011">
        <w:rPr>
          <w:rFonts w:ascii="Calibri" w:hAnsi="Calibri" w:cs="Calibri"/>
          <w:sz w:val="20"/>
          <w:szCs w:val="20"/>
        </w:rPr>
        <w:instrText xml:space="preserve"> REF _Ref72748036 \h </w:instrText>
      </w:r>
      <w:r w:rsidR="00477011" w:rsidRPr="00477011">
        <w:rPr>
          <w:rFonts w:ascii="Calibri" w:hAnsi="Calibri" w:cs="Calibri"/>
          <w:sz w:val="20"/>
          <w:szCs w:val="20"/>
          <w:highlight w:val="green"/>
        </w:rPr>
        <w:instrText xml:space="preserve"> \* MERGEFORMAT </w:instrText>
      </w:r>
      <w:r w:rsidR="00477011" w:rsidRPr="00477011">
        <w:rPr>
          <w:rFonts w:ascii="Calibri" w:hAnsi="Calibri" w:cs="Calibri"/>
          <w:sz w:val="20"/>
          <w:szCs w:val="20"/>
          <w:highlight w:val="green"/>
        </w:rPr>
      </w:r>
      <w:r w:rsidR="00477011" w:rsidRPr="00477011">
        <w:rPr>
          <w:rFonts w:ascii="Calibri" w:hAnsi="Calibri" w:cs="Calibri"/>
          <w:sz w:val="20"/>
          <w:szCs w:val="20"/>
          <w:highlight w:val="green"/>
        </w:rPr>
        <w:fldChar w:fldCharType="separate"/>
      </w:r>
      <w:r w:rsidR="00F5141C" w:rsidRPr="00F5141C">
        <w:rPr>
          <w:rFonts w:ascii="Calibri" w:hAnsi="Calibri" w:cs="Calibri"/>
          <w:sz w:val="20"/>
          <w:szCs w:val="20"/>
        </w:rPr>
        <w:t xml:space="preserve">Table </w:t>
      </w:r>
      <w:r w:rsidR="00F5141C" w:rsidRPr="00F5141C">
        <w:rPr>
          <w:rFonts w:ascii="Calibri" w:hAnsi="Calibri" w:cs="Calibri"/>
          <w:noProof/>
          <w:sz w:val="20"/>
          <w:szCs w:val="20"/>
        </w:rPr>
        <w:t>6</w:t>
      </w:r>
      <w:r w:rsidR="00477011" w:rsidRPr="00477011">
        <w:rPr>
          <w:rFonts w:ascii="Calibri" w:hAnsi="Calibri" w:cs="Calibri"/>
          <w:sz w:val="20"/>
          <w:szCs w:val="20"/>
          <w:highlight w:val="green"/>
        </w:rPr>
        <w:fldChar w:fldCharType="end"/>
      </w:r>
      <w:r w:rsidR="00477011" w:rsidRPr="00477011">
        <w:rPr>
          <w:rFonts w:ascii="Calibri" w:hAnsi="Calibri" w:cs="Calibri"/>
          <w:sz w:val="20"/>
          <w:szCs w:val="20"/>
        </w:rPr>
        <w:t xml:space="preserve"> </w:t>
      </w:r>
      <w:r w:rsidRPr="00477011">
        <w:rPr>
          <w:rFonts w:ascii="Calibri" w:hAnsi="Calibri" w:cs="Calibri"/>
          <w:sz w:val="20"/>
          <w:szCs w:val="20"/>
        </w:rPr>
        <w:t>prov</w:t>
      </w:r>
      <w:r w:rsidRPr="00A805EC">
        <w:rPr>
          <w:rFonts w:ascii="Calibri" w:hAnsi="Calibri" w:cs="Calibri"/>
          <w:sz w:val="20"/>
          <w:szCs w:val="20"/>
        </w:rPr>
        <w:t xml:space="preserve">ides a generic set of specifications for a </w:t>
      </w:r>
      <w:proofErr w:type="spellStart"/>
      <w:r w:rsidRPr="00A805EC">
        <w:rPr>
          <w:rFonts w:ascii="Calibri" w:hAnsi="Calibri" w:cs="Calibri"/>
          <w:sz w:val="20"/>
          <w:szCs w:val="20"/>
        </w:rPr>
        <w:t>minigrid</w:t>
      </w:r>
      <w:proofErr w:type="spellEnd"/>
      <w:r w:rsidRPr="00A805EC">
        <w:rPr>
          <w:rFonts w:ascii="Calibri" w:hAnsi="Calibri" w:cs="Calibri"/>
          <w:sz w:val="20"/>
          <w:szCs w:val="20"/>
        </w:rPr>
        <w:t xml:space="preserve"> digital hardware and software, with indicative pricing</w:t>
      </w:r>
      <w:r>
        <w:rPr>
          <w:rFonts w:ascii="Calibri" w:hAnsi="Calibri" w:cs="Calibri"/>
          <w:sz w:val="20"/>
          <w:szCs w:val="20"/>
        </w:rPr>
        <w:t xml:space="preserve">, that should be used as reference during implementation. </w:t>
      </w:r>
    </w:p>
    <w:p w14:paraId="0F0CB4B3" w14:textId="77777777" w:rsidR="007079DD" w:rsidRDefault="007079DD" w:rsidP="00B03E03">
      <w:pPr>
        <w:ind w:left="360"/>
        <w:jc w:val="both"/>
        <w:rPr>
          <w:rFonts w:ascii="Calibri" w:hAnsi="Calibri" w:cs="Calibri"/>
          <w:sz w:val="20"/>
          <w:szCs w:val="20"/>
        </w:rPr>
      </w:pPr>
    </w:p>
    <w:p w14:paraId="42F8786D" w14:textId="34462A06" w:rsidR="00477011" w:rsidRDefault="00477011" w:rsidP="00477011">
      <w:pPr>
        <w:pStyle w:val="Caption"/>
        <w:keepNext/>
        <w:ind w:left="360"/>
      </w:pPr>
      <w:bookmarkStart w:id="42" w:name="_Ref72748036"/>
      <w:bookmarkStart w:id="43" w:name="_Toc84428733"/>
      <w:r w:rsidRPr="00477011">
        <w:rPr>
          <w:u w:val="none"/>
        </w:rPr>
        <w:t xml:space="preserve">Table </w:t>
      </w:r>
      <w:r w:rsidRPr="00477011">
        <w:rPr>
          <w:u w:val="none"/>
        </w:rPr>
        <w:fldChar w:fldCharType="begin"/>
      </w:r>
      <w:r w:rsidRPr="00477011">
        <w:rPr>
          <w:u w:val="none"/>
        </w:rPr>
        <w:instrText xml:space="preserve"> SEQ Table \* ARABIC </w:instrText>
      </w:r>
      <w:r w:rsidRPr="00477011">
        <w:rPr>
          <w:u w:val="none"/>
        </w:rPr>
        <w:fldChar w:fldCharType="separate"/>
      </w:r>
      <w:r w:rsidR="00F5141C">
        <w:rPr>
          <w:noProof/>
          <w:u w:val="none"/>
        </w:rPr>
        <w:t>6</w:t>
      </w:r>
      <w:r w:rsidRPr="00477011">
        <w:rPr>
          <w:u w:val="none"/>
        </w:rPr>
        <w:fldChar w:fldCharType="end"/>
      </w:r>
      <w:bookmarkEnd w:id="42"/>
      <w:r w:rsidRPr="00477011">
        <w:rPr>
          <w:b w:val="0"/>
          <w:bCs/>
          <w:u w:val="none"/>
        </w:rPr>
        <w:t xml:space="preserve">: Initial Specifications for </w:t>
      </w:r>
      <w:proofErr w:type="spellStart"/>
      <w:r w:rsidRPr="00477011">
        <w:rPr>
          <w:b w:val="0"/>
          <w:bCs/>
          <w:u w:val="none"/>
        </w:rPr>
        <w:t>Minigrid</w:t>
      </w:r>
      <w:proofErr w:type="spellEnd"/>
      <w:r w:rsidRPr="00477011">
        <w:rPr>
          <w:b w:val="0"/>
          <w:bCs/>
          <w:u w:val="none"/>
        </w:rPr>
        <w:t xml:space="preserve"> Digital Hardware and Software</w:t>
      </w:r>
      <w:bookmarkEnd w:id="43"/>
    </w:p>
    <w:tbl>
      <w:tblPr>
        <w:tblW w:w="8388" w:type="dxa"/>
        <w:tblInd w:w="6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50"/>
        <w:gridCol w:w="7038"/>
      </w:tblGrid>
      <w:tr w:rsidR="006166B6" w:rsidRPr="00584494" w14:paraId="073FC3A7" w14:textId="77777777" w:rsidTr="00FA2C9A">
        <w:trPr>
          <w:trHeight w:val="300"/>
          <w:tblHeader/>
        </w:trPr>
        <w:tc>
          <w:tcPr>
            <w:tcW w:w="1350" w:type="dxa"/>
            <w:shd w:val="clear" w:color="000000" w:fill="D9D9D9"/>
            <w:noWrap/>
            <w:vAlign w:val="bottom"/>
            <w:hideMark/>
          </w:tcPr>
          <w:p w14:paraId="52945A35" w14:textId="77777777" w:rsidR="006166B6" w:rsidRPr="00FA2C9A" w:rsidRDefault="006166B6" w:rsidP="00DA5C17">
            <w:pPr>
              <w:rPr>
                <w:rFonts w:ascii="Calibri" w:hAnsi="Calibri" w:cs="Calibri"/>
                <w:b/>
                <w:bCs/>
                <w:color w:val="000000" w:themeColor="text1"/>
                <w:sz w:val="18"/>
                <w:szCs w:val="18"/>
              </w:rPr>
            </w:pPr>
            <w:r w:rsidRPr="00FA2C9A">
              <w:rPr>
                <w:rFonts w:ascii="Calibri" w:hAnsi="Calibri" w:cs="Calibri"/>
                <w:b/>
                <w:bCs/>
                <w:color w:val="000000" w:themeColor="text1"/>
                <w:sz w:val="18"/>
                <w:szCs w:val="18"/>
              </w:rPr>
              <w:t>Offering</w:t>
            </w:r>
          </w:p>
        </w:tc>
        <w:tc>
          <w:tcPr>
            <w:tcW w:w="7038" w:type="dxa"/>
            <w:shd w:val="clear" w:color="000000" w:fill="D9D9D9"/>
            <w:noWrap/>
            <w:vAlign w:val="bottom"/>
            <w:hideMark/>
          </w:tcPr>
          <w:p w14:paraId="20558CE8" w14:textId="77777777" w:rsidR="006166B6" w:rsidRPr="00FA2C9A" w:rsidRDefault="006166B6" w:rsidP="00DA5C17">
            <w:pPr>
              <w:rPr>
                <w:rFonts w:ascii="Calibri" w:hAnsi="Calibri" w:cs="Calibri"/>
                <w:b/>
                <w:bCs/>
                <w:color w:val="000000" w:themeColor="text1"/>
                <w:sz w:val="18"/>
                <w:szCs w:val="18"/>
              </w:rPr>
            </w:pPr>
            <w:r w:rsidRPr="00FA2C9A">
              <w:rPr>
                <w:rFonts w:ascii="Calibri" w:hAnsi="Calibri" w:cs="Calibri"/>
                <w:b/>
                <w:bCs/>
                <w:color w:val="000000" w:themeColor="text1"/>
                <w:sz w:val="18"/>
                <w:szCs w:val="18"/>
              </w:rPr>
              <w:t>Details</w:t>
            </w:r>
          </w:p>
        </w:tc>
      </w:tr>
      <w:tr w:rsidR="006166B6" w:rsidRPr="00584494" w14:paraId="39835DEB" w14:textId="77777777" w:rsidTr="00FA2C9A">
        <w:trPr>
          <w:trHeight w:val="2490"/>
        </w:trPr>
        <w:tc>
          <w:tcPr>
            <w:tcW w:w="1350" w:type="dxa"/>
            <w:shd w:val="clear" w:color="000000" w:fill="FFFFFF"/>
            <w:vAlign w:val="center"/>
            <w:hideMark/>
          </w:tcPr>
          <w:p w14:paraId="344187DB" w14:textId="77777777" w:rsidR="006166B6" w:rsidRPr="00FA2C9A" w:rsidRDefault="006166B6" w:rsidP="00DA5C17">
            <w:pPr>
              <w:rPr>
                <w:rFonts w:ascii="Calibri" w:hAnsi="Calibri" w:cs="Calibri"/>
                <w:color w:val="000000" w:themeColor="text1"/>
                <w:sz w:val="18"/>
                <w:szCs w:val="18"/>
              </w:rPr>
            </w:pPr>
            <w:r w:rsidRPr="00FA2C9A">
              <w:rPr>
                <w:rFonts w:ascii="Calibri" w:hAnsi="Calibri" w:cs="Calibri"/>
                <w:color w:val="000000" w:themeColor="text1"/>
                <w:sz w:val="18"/>
                <w:szCs w:val="18"/>
              </w:rPr>
              <w:t>1.1 Hardware requirements per site</w:t>
            </w:r>
          </w:p>
        </w:tc>
        <w:tc>
          <w:tcPr>
            <w:tcW w:w="7038" w:type="dxa"/>
            <w:shd w:val="clear" w:color="000000" w:fill="FFFFFF"/>
            <w:hideMark/>
          </w:tcPr>
          <w:p w14:paraId="51059A26" w14:textId="77777777" w:rsidR="006166B6" w:rsidRPr="00FA2C9A" w:rsidRDefault="006166B6" w:rsidP="00E85F89">
            <w:pPr>
              <w:numPr>
                <w:ilvl w:val="0"/>
                <w:numId w:val="101"/>
              </w:numPr>
              <w:contextualSpacing/>
              <w:rPr>
                <w:rFonts w:ascii="Calibri" w:hAnsi="Calibri" w:cs="Calibri"/>
                <w:color w:val="000000" w:themeColor="text1"/>
                <w:sz w:val="18"/>
                <w:szCs w:val="18"/>
              </w:rPr>
            </w:pPr>
            <w:r w:rsidRPr="00FA2C9A">
              <w:rPr>
                <w:rFonts w:ascii="Calibri" w:hAnsi="Calibri" w:cs="Calibri"/>
                <w:color w:val="000000" w:themeColor="text1"/>
                <w:sz w:val="18"/>
                <w:szCs w:val="18"/>
              </w:rPr>
              <w:t>Inverter monitoring (monitoring &amp; control)</w:t>
            </w:r>
          </w:p>
          <w:p w14:paraId="5EF7897B" w14:textId="77777777" w:rsidR="006166B6" w:rsidRPr="00FA2C9A" w:rsidRDefault="006166B6" w:rsidP="00E85F89">
            <w:pPr>
              <w:numPr>
                <w:ilvl w:val="0"/>
                <w:numId w:val="101"/>
              </w:numPr>
              <w:contextualSpacing/>
              <w:rPr>
                <w:rFonts w:ascii="Calibri" w:hAnsi="Calibri" w:cs="Calibri"/>
                <w:color w:val="000000" w:themeColor="text1"/>
                <w:sz w:val="18"/>
                <w:szCs w:val="18"/>
              </w:rPr>
            </w:pPr>
            <w:r w:rsidRPr="00FA2C9A">
              <w:rPr>
                <w:rFonts w:ascii="Calibri" w:hAnsi="Calibri" w:cs="Calibri"/>
                <w:color w:val="000000" w:themeColor="text1"/>
                <w:sz w:val="18"/>
                <w:szCs w:val="18"/>
              </w:rPr>
              <w:t>Distribution monitoring</w:t>
            </w:r>
          </w:p>
          <w:p w14:paraId="5962202E" w14:textId="77777777" w:rsidR="006166B6" w:rsidRPr="00FA2C9A" w:rsidRDefault="006166B6" w:rsidP="00E85F89">
            <w:pPr>
              <w:numPr>
                <w:ilvl w:val="0"/>
                <w:numId w:val="101"/>
              </w:numPr>
              <w:contextualSpacing/>
              <w:rPr>
                <w:rFonts w:ascii="Calibri" w:hAnsi="Calibri" w:cs="Calibri"/>
                <w:color w:val="000000" w:themeColor="text1"/>
                <w:sz w:val="18"/>
                <w:szCs w:val="18"/>
              </w:rPr>
            </w:pPr>
            <w:r w:rsidRPr="00FA2C9A">
              <w:rPr>
                <w:rFonts w:ascii="Calibri" w:hAnsi="Calibri" w:cs="Calibri"/>
                <w:color w:val="000000" w:themeColor="text1"/>
                <w:sz w:val="18"/>
                <w:szCs w:val="18"/>
              </w:rPr>
              <w:t xml:space="preserve">Optional current transformers for energy meter if more than 10 kW (single phase) or 30 kW (three-phase) </w:t>
            </w:r>
          </w:p>
          <w:p w14:paraId="24795F27" w14:textId="77777777" w:rsidR="006166B6" w:rsidRPr="00FA2C9A" w:rsidRDefault="006166B6" w:rsidP="00E85F89">
            <w:pPr>
              <w:numPr>
                <w:ilvl w:val="0"/>
                <w:numId w:val="101"/>
              </w:numPr>
              <w:contextualSpacing/>
              <w:rPr>
                <w:rFonts w:ascii="Calibri" w:hAnsi="Calibri" w:cs="Calibri"/>
                <w:color w:val="000000" w:themeColor="text1"/>
                <w:sz w:val="18"/>
                <w:szCs w:val="18"/>
              </w:rPr>
            </w:pPr>
            <w:r w:rsidRPr="00FA2C9A">
              <w:rPr>
                <w:rFonts w:ascii="Calibri" w:hAnsi="Calibri" w:cs="Calibri"/>
                <w:color w:val="000000" w:themeColor="text1"/>
                <w:sz w:val="18"/>
                <w:szCs w:val="18"/>
              </w:rPr>
              <w:t>24V power supply (50€)</w:t>
            </w:r>
          </w:p>
          <w:p w14:paraId="5F4417DC" w14:textId="77777777" w:rsidR="006166B6" w:rsidRPr="00FA2C9A" w:rsidRDefault="006166B6" w:rsidP="00E85F89">
            <w:pPr>
              <w:numPr>
                <w:ilvl w:val="0"/>
                <w:numId w:val="101"/>
              </w:numPr>
              <w:contextualSpacing/>
              <w:rPr>
                <w:rFonts w:ascii="Calibri" w:hAnsi="Calibri" w:cs="Calibri"/>
                <w:color w:val="000000" w:themeColor="text1"/>
                <w:sz w:val="18"/>
                <w:szCs w:val="18"/>
              </w:rPr>
            </w:pPr>
            <w:r w:rsidRPr="00FA2C9A">
              <w:rPr>
                <w:rFonts w:ascii="Calibri" w:hAnsi="Calibri" w:cs="Calibri"/>
                <w:color w:val="000000" w:themeColor="text1"/>
                <w:sz w:val="18"/>
                <w:szCs w:val="18"/>
              </w:rPr>
              <w:t>Various data cables and installation material</w:t>
            </w:r>
          </w:p>
          <w:p w14:paraId="525431B5" w14:textId="77777777" w:rsidR="006166B6" w:rsidRPr="00FA2C9A" w:rsidRDefault="006166B6" w:rsidP="00E85F89">
            <w:pPr>
              <w:numPr>
                <w:ilvl w:val="0"/>
                <w:numId w:val="101"/>
              </w:numPr>
              <w:contextualSpacing/>
              <w:rPr>
                <w:rFonts w:ascii="Calibri" w:hAnsi="Calibri" w:cs="Calibri"/>
                <w:color w:val="000000" w:themeColor="text1"/>
                <w:sz w:val="18"/>
                <w:szCs w:val="18"/>
              </w:rPr>
            </w:pPr>
            <w:r w:rsidRPr="00FA2C9A">
              <w:rPr>
                <w:rFonts w:ascii="Calibri" w:hAnsi="Calibri" w:cs="Calibri"/>
                <w:color w:val="000000" w:themeColor="text1"/>
                <w:sz w:val="18"/>
                <w:szCs w:val="18"/>
              </w:rPr>
              <w:t>Optional: 24V backup battery (50€)</w:t>
            </w:r>
          </w:p>
          <w:p w14:paraId="0303BDFB" w14:textId="77777777" w:rsidR="006166B6" w:rsidRPr="00FA2C9A" w:rsidRDefault="006166B6" w:rsidP="00E85F89">
            <w:pPr>
              <w:numPr>
                <w:ilvl w:val="0"/>
                <w:numId w:val="101"/>
              </w:numPr>
              <w:contextualSpacing/>
              <w:rPr>
                <w:rFonts w:ascii="Calibri" w:hAnsi="Calibri" w:cs="Calibri"/>
                <w:color w:val="000000" w:themeColor="text1"/>
                <w:sz w:val="18"/>
                <w:szCs w:val="18"/>
              </w:rPr>
            </w:pPr>
            <w:r w:rsidRPr="00FA2C9A">
              <w:rPr>
                <w:rFonts w:ascii="Calibri" w:hAnsi="Calibri" w:cs="Calibri"/>
                <w:color w:val="000000" w:themeColor="text1"/>
                <w:sz w:val="18"/>
                <w:szCs w:val="18"/>
              </w:rPr>
              <w:t>Optional: Cabinet for the complete monitoring system</w:t>
            </w:r>
          </w:p>
          <w:p w14:paraId="419BF5C3" w14:textId="77777777" w:rsidR="006166B6" w:rsidRPr="00FA2C9A" w:rsidRDefault="006166B6" w:rsidP="00E85F89">
            <w:pPr>
              <w:numPr>
                <w:ilvl w:val="0"/>
                <w:numId w:val="101"/>
              </w:numPr>
              <w:contextualSpacing/>
              <w:rPr>
                <w:rFonts w:ascii="Calibri" w:hAnsi="Calibri" w:cs="Calibri"/>
                <w:color w:val="000000" w:themeColor="text1"/>
                <w:sz w:val="18"/>
                <w:szCs w:val="18"/>
              </w:rPr>
            </w:pPr>
            <w:r w:rsidRPr="00FA2C9A">
              <w:rPr>
                <w:rFonts w:ascii="Calibri" w:hAnsi="Calibri" w:cs="Calibri"/>
                <w:color w:val="000000" w:themeColor="text1"/>
                <w:sz w:val="18"/>
                <w:szCs w:val="18"/>
              </w:rPr>
              <w:t>Industrial internet router</w:t>
            </w:r>
          </w:p>
          <w:p w14:paraId="173020CC" w14:textId="77777777" w:rsidR="006166B6" w:rsidRPr="00FA2C9A" w:rsidRDefault="006166B6" w:rsidP="00E85F89">
            <w:pPr>
              <w:numPr>
                <w:ilvl w:val="0"/>
                <w:numId w:val="101"/>
              </w:numPr>
              <w:contextualSpacing/>
              <w:rPr>
                <w:rFonts w:ascii="Calibri" w:hAnsi="Calibri" w:cs="Calibri"/>
                <w:color w:val="000000" w:themeColor="text1"/>
                <w:sz w:val="18"/>
                <w:szCs w:val="18"/>
              </w:rPr>
            </w:pPr>
            <w:r w:rsidRPr="00FA2C9A">
              <w:rPr>
                <w:rFonts w:ascii="Calibri" w:hAnsi="Calibri" w:cs="Calibri"/>
                <w:color w:val="000000" w:themeColor="text1"/>
                <w:sz w:val="18"/>
                <w:szCs w:val="18"/>
              </w:rPr>
              <w:t xml:space="preserve">Industrial or </w:t>
            </w:r>
            <w:proofErr w:type="gramStart"/>
            <w:r w:rsidRPr="00FA2C9A">
              <w:rPr>
                <w:rFonts w:ascii="Calibri" w:hAnsi="Calibri" w:cs="Calibri"/>
                <w:color w:val="000000" w:themeColor="text1"/>
                <w:sz w:val="18"/>
                <w:szCs w:val="18"/>
              </w:rPr>
              <w:t>high quality</w:t>
            </w:r>
            <w:proofErr w:type="gramEnd"/>
            <w:r w:rsidRPr="00FA2C9A">
              <w:rPr>
                <w:rFonts w:ascii="Calibri" w:hAnsi="Calibri" w:cs="Calibri"/>
                <w:color w:val="000000" w:themeColor="text1"/>
                <w:sz w:val="18"/>
                <w:szCs w:val="18"/>
              </w:rPr>
              <w:t xml:space="preserve"> Ethernet Switches</w:t>
            </w:r>
          </w:p>
          <w:p w14:paraId="2C66EC41" w14:textId="77777777" w:rsidR="006166B6" w:rsidRPr="00FA2C9A" w:rsidRDefault="006166B6" w:rsidP="00DA5C17">
            <w:pPr>
              <w:rPr>
                <w:rFonts w:ascii="Calibri" w:hAnsi="Calibri" w:cs="Calibri"/>
                <w:color w:val="000000" w:themeColor="text1"/>
                <w:sz w:val="18"/>
                <w:szCs w:val="18"/>
              </w:rPr>
            </w:pPr>
          </w:p>
        </w:tc>
      </w:tr>
      <w:tr w:rsidR="006166B6" w:rsidRPr="00584494" w14:paraId="358E21A4" w14:textId="77777777" w:rsidTr="00FA2C9A">
        <w:trPr>
          <w:trHeight w:val="1124"/>
        </w:trPr>
        <w:tc>
          <w:tcPr>
            <w:tcW w:w="1350" w:type="dxa"/>
            <w:shd w:val="clear" w:color="000000" w:fill="FFFFFF"/>
            <w:vAlign w:val="center"/>
          </w:tcPr>
          <w:p w14:paraId="7FB6C993" w14:textId="77777777" w:rsidR="006166B6" w:rsidRPr="00FA2C9A" w:rsidRDefault="006166B6" w:rsidP="00DA5C17">
            <w:pPr>
              <w:rPr>
                <w:rFonts w:ascii="Calibri" w:hAnsi="Calibri" w:cs="Calibri"/>
                <w:color w:val="000000" w:themeColor="text1"/>
                <w:sz w:val="18"/>
                <w:szCs w:val="18"/>
              </w:rPr>
            </w:pPr>
            <w:r w:rsidRPr="00FA2C9A">
              <w:rPr>
                <w:rFonts w:ascii="Calibri" w:hAnsi="Calibri" w:cs="Calibri"/>
                <w:color w:val="000000" w:themeColor="text1"/>
                <w:sz w:val="18"/>
                <w:szCs w:val="18"/>
              </w:rPr>
              <w:t>1.2 Hardware requirements per connection</w:t>
            </w:r>
          </w:p>
        </w:tc>
        <w:tc>
          <w:tcPr>
            <w:tcW w:w="7038" w:type="dxa"/>
            <w:shd w:val="clear" w:color="000000" w:fill="FFFFFF"/>
          </w:tcPr>
          <w:p w14:paraId="225FF800" w14:textId="77777777" w:rsidR="006166B6" w:rsidRPr="00FA2C9A" w:rsidRDefault="006166B6" w:rsidP="00E85F89">
            <w:pPr>
              <w:numPr>
                <w:ilvl w:val="0"/>
                <w:numId w:val="101"/>
              </w:numPr>
              <w:contextualSpacing/>
              <w:rPr>
                <w:rFonts w:ascii="Calibri" w:hAnsi="Calibri" w:cs="Calibri"/>
                <w:color w:val="000000" w:themeColor="text1"/>
                <w:sz w:val="18"/>
                <w:szCs w:val="18"/>
              </w:rPr>
            </w:pPr>
            <w:r w:rsidRPr="00FA2C9A">
              <w:rPr>
                <w:rFonts w:ascii="Calibri" w:hAnsi="Calibri" w:cs="Calibri"/>
                <w:color w:val="000000" w:themeColor="text1"/>
                <w:sz w:val="18"/>
                <w:szCs w:val="18"/>
              </w:rPr>
              <w:t>Smart meter</w:t>
            </w:r>
          </w:p>
        </w:tc>
      </w:tr>
    </w:tbl>
    <w:p w14:paraId="7FED9F0E" w14:textId="77777777" w:rsidR="000C5908" w:rsidRPr="00E86DFA" w:rsidRDefault="000C5908" w:rsidP="000C5908">
      <w:pPr>
        <w:ind w:left="360"/>
        <w:jc w:val="both"/>
        <w:rPr>
          <w:rFonts w:ascii="Calibri" w:hAnsi="Calibri" w:cs="Calibri"/>
          <w:sz w:val="20"/>
          <w:szCs w:val="20"/>
        </w:rPr>
      </w:pPr>
    </w:p>
    <w:p w14:paraId="16747F5C" w14:textId="5AC20E7D" w:rsidR="000C5908" w:rsidRPr="00306290" w:rsidRDefault="00306290" w:rsidP="000C5908">
      <w:pPr>
        <w:ind w:left="360"/>
        <w:jc w:val="both"/>
        <w:rPr>
          <w:rFonts w:ascii="Calibri" w:hAnsi="Calibri" w:cs="Calibri"/>
          <w:sz w:val="20"/>
          <w:szCs w:val="20"/>
        </w:rPr>
      </w:pPr>
      <w:r>
        <w:rPr>
          <w:rFonts w:ascii="Calibri" w:hAnsi="Calibri" w:cs="Calibri"/>
          <w:sz w:val="20"/>
          <w:szCs w:val="20"/>
        </w:rPr>
        <w:t xml:space="preserve">While the pilots will aim to demonstrate innovative approaches around </w:t>
      </w:r>
      <w:r w:rsidRPr="00E86DFA">
        <w:rPr>
          <w:rFonts w:ascii="Calibri" w:hAnsi="Calibri" w:cs="Calibri"/>
          <w:b/>
          <w:bCs/>
          <w:sz w:val="20"/>
          <w:szCs w:val="20"/>
        </w:rPr>
        <w:t>productive use of energy</w:t>
      </w:r>
      <w:r>
        <w:rPr>
          <w:rFonts w:ascii="Calibri" w:hAnsi="Calibri" w:cs="Calibri"/>
          <w:sz w:val="20"/>
          <w:szCs w:val="20"/>
        </w:rPr>
        <w:t xml:space="preserve">, it will be important to ensure that the GEF INV financial support will be provided </w:t>
      </w:r>
      <w:r w:rsidRPr="00306290">
        <w:rPr>
          <w:rFonts w:ascii="Calibri" w:hAnsi="Calibri" w:cs="Calibri"/>
          <w:sz w:val="20"/>
          <w:szCs w:val="20"/>
        </w:rPr>
        <w:t xml:space="preserve">via a </w:t>
      </w:r>
      <w:r w:rsidRPr="00E86DFA">
        <w:rPr>
          <w:rFonts w:ascii="Calibri" w:hAnsi="Calibri" w:cs="Calibri"/>
          <w:b/>
          <w:bCs/>
          <w:sz w:val="20"/>
          <w:szCs w:val="20"/>
        </w:rPr>
        <w:t>third-party ownership model</w:t>
      </w:r>
      <w:r w:rsidRPr="00306290">
        <w:rPr>
          <w:rFonts w:ascii="Calibri" w:hAnsi="Calibri" w:cs="Calibri"/>
          <w:sz w:val="20"/>
          <w:szCs w:val="20"/>
        </w:rPr>
        <w:t xml:space="preserve">, as opposed to a self-ownership model. Third party ownership models involve the </w:t>
      </w:r>
      <w:proofErr w:type="spellStart"/>
      <w:r w:rsidRPr="00306290">
        <w:rPr>
          <w:rFonts w:ascii="Calibri" w:hAnsi="Calibri" w:cs="Calibri"/>
          <w:sz w:val="20"/>
          <w:szCs w:val="20"/>
        </w:rPr>
        <w:t>minigrid</w:t>
      </w:r>
      <w:proofErr w:type="spellEnd"/>
      <w:r w:rsidRPr="00306290">
        <w:rPr>
          <w:rFonts w:ascii="Calibri" w:hAnsi="Calibri" w:cs="Calibri"/>
          <w:sz w:val="20"/>
          <w:szCs w:val="20"/>
        </w:rPr>
        <w:t xml:space="preserve"> asset owner purchasing the productive use equipment, and then effectively leasing it back to the end-user, as part of an energy as a service offer. This third-party ownership model is necessary to justify the use of climate finance, as the funding can be presented holistically as part of the overall system design required for an economic </w:t>
      </w:r>
      <w:proofErr w:type="spellStart"/>
      <w:r w:rsidRPr="00306290">
        <w:rPr>
          <w:rFonts w:ascii="Calibri" w:hAnsi="Calibri" w:cs="Calibri"/>
          <w:sz w:val="20"/>
          <w:szCs w:val="20"/>
        </w:rPr>
        <w:t>minigrid</w:t>
      </w:r>
      <w:proofErr w:type="spellEnd"/>
      <w:r w:rsidRPr="00306290">
        <w:rPr>
          <w:rFonts w:ascii="Calibri" w:hAnsi="Calibri" w:cs="Calibri"/>
          <w:sz w:val="20"/>
          <w:szCs w:val="20"/>
        </w:rPr>
        <w:t xml:space="preserve">. </w:t>
      </w:r>
      <w:r>
        <w:rPr>
          <w:rFonts w:ascii="Calibri" w:hAnsi="Calibri" w:cs="Calibri"/>
          <w:sz w:val="20"/>
          <w:szCs w:val="20"/>
        </w:rPr>
        <w:t xml:space="preserve">Similarly, while technical assistance to build capacity for productive uses associated with the pilot investment can be included, </w:t>
      </w:r>
      <w:r w:rsidRPr="00E86DFA">
        <w:rPr>
          <w:rFonts w:ascii="Calibri" w:hAnsi="Calibri" w:cs="Calibri"/>
          <w:b/>
          <w:bCs/>
          <w:sz w:val="20"/>
          <w:szCs w:val="20"/>
        </w:rPr>
        <w:t xml:space="preserve">the amount of GEF budget to technical assistance programs for general productive use should be </w:t>
      </w:r>
      <w:r w:rsidRPr="00E86DFA">
        <w:rPr>
          <w:rFonts w:ascii="Calibri" w:hAnsi="Calibri" w:cs="Calibri"/>
          <w:b/>
          <w:bCs/>
          <w:sz w:val="20"/>
          <w:szCs w:val="20"/>
        </w:rPr>
        <w:lastRenderedPageBreak/>
        <w:t>limited</w:t>
      </w:r>
      <w:r w:rsidRPr="00306290">
        <w:rPr>
          <w:rFonts w:ascii="Calibri" w:hAnsi="Calibri" w:cs="Calibri"/>
          <w:sz w:val="20"/>
          <w:szCs w:val="20"/>
        </w:rPr>
        <w:t xml:space="preserve"> and moderated. This is due to the related issue that climate finance should be directed to activities that specifically reduce emission reductions. </w:t>
      </w:r>
    </w:p>
    <w:p w14:paraId="3B407460" w14:textId="04972CB3" w:rsidR="004A618F" w:rsidRDefault="004A618F" w:rsidP="00B03E03">
      <w:pPr>
        <w:ind w:left="360"/>
        <w:jc w:val="both"/>
        <w:rPr>
          <w:rFonts w:ascii="Calibri" w:hAnsi="Calibri" w:cs="Calibri"/>
          <w:sz w:val="20"/>
          <w:szCs w:val="20"/>
        </w:rPr>
      </w:pPr>
    </w:p>
    <w:p w14:paraId="20422FE3" w14:textId="54DEB3E3" w:rsidR="00831628" w:rsidRDefault="00796953" w:rsidP="00B03E03">
      <w:pPr>
        <w:ind w:left="360"/>
        <w:jc w:val="both"/>
        <w:rPr>
          <w:rFonts w:ascii="Calibri" w:hAnsi="Calibri" w:cs="Calibri"/>
          <w:sz w:val="20"/>
          <w:szCs w:val="20"/>
        </w:rPr>
      </w:pPr>
      <w:r w:rsidRPr="00A65F7D">
        <w:rPr>
          <w:rFonts w:ascii="Calibri" w:hAnsi="Calibri" w:cs="Calibri"/>
          <w:sz w:val="20"/>
          <w:szCs w:val="20"/>
        </w:rPr>
        <w:t xml:space="preserve">Overall, the level of GEF INV financial support provided to each pilot project should follow </w:t>
      </w:r>
      <w:r w:rsidRPr="00A65F7D">
        <w:rPr>
          <w:rFonts w:ascii="Calibri" w:hAnsi="Calibri" w:cs="Calibri"/>
          <w:b/>
          <w:bCs/>
          <w:sz w:val="20"/>
          <w:szCs w:val="20"/>
        </w:rPr>
        <w:t>a clear methodology on additionality</w:t>
      </w:r>
      <w:r w:rsidRPr="00A65F7D">
        <w:rPr>
          <w:rFonts w:ascii="Calibri" w:hAnsi="Calibri" w:cs="Calibri"/>
          <w:sz w:val="20"/>
          <w:szCs w:val="20"/>
        </w:rPr>
        <w:t xml:space="preserve">, based on willingness/ability to pay, which will be determined by a study at the beginning of implementation. </w:t>
      </w:r>
      <w:r w:rsidR="001F412A" w:rsidRPr="00A65F7D">
        <w:rPr>
          <w:rFonts w:ascii="Calibri" w:hAnsi="Calibri" w:cs="Calibri"/>
          <w:sz w:val="20"/>
          <w:szCs w:val="20"/>
        </w:rPr>
        <w:t>Such methodological assessments will be part of an overall package of financial due diligence/assessments that will be performed during the tender process to select pilot sites/developers.</w:t>
      </w:r>
    </w:p>
    <w:p w14:paraId="10FA94ED" w14:textId="77777777" w:rsidR="007D75DC" w:rsidRPr="00B03E03" w:rsidRDefault="007D75DC" w:rsidP="00B03E03">
      <w:pPr>
        <w:ind w:left="360"/>
        <w:rPr>
          <w:rFonts w:ascii="Calibri" w:hAnsi="Calibri" w:cs="Calibri"/>
          <w:color w:val="000000"/>
          <w:sz w:val="20"/>
          <w:szCs w:val="20"/>
        </w:rPr>
      </w:pPr>
    </w:p>
    <w:p w14:paraId="7B51A4DC" w14:textId="538E8D63" w:rsidR="008300AC" w:rsidRPr="00B03E03" w:rsidRDefault="4B2CC3E5" w:rsidP="005913BC">
      <w:pPr>
        <w:numPr>
          <w:ilvl w:val="0"/>
          <w:numId w:val="36"/>
        </w:numPr>
        <w:jc w:val="both"/>
        <w:rPr>
          <w:rFonts w:ascii="Calibri" w:hAnsi="Calibri" w:cs="Calibri"/>
          <w:color w:val="000000"/>
          <w:sz w:val="20"/>
          <w:szCs w:val="20"/>
        </w:rPr>
      </w:pPr>
      <w:r w:rsidRPr="1DCCC5EA">
        <w:rPr>
          <w:rFonts w:ascii="Calibri" w:hAnsi="Calibri" w:cs="Calibri"/>
          <w:i/>
          <w:iCs/>
          <w:color w:val="000000" w:themeColor="text1"/>
          <w:sz w:val="20"/>
          <w:szCs w:val="20"/>
          <w:u w:val="single"/>
        </w:rPr>
        <w:t xml:space="preserve">Output </w:t>
      </w:r>
      <w:r w:rsidR="65163E24" w:rsidRPr="1DCCC5EA">
        <w:rPr>
          <w:rFonts w:ascii="Calibri" w:hAnsi="Calibri" w:cs="Calibri"/>
          <w:i/>
          <w:iCs/>
          <w:color w:val="000000" w:themeColor="text1"/>
          <w:sz w:val="20"/>
          <w:szCs w:val="20"/>
          <w:u w:val="single"/>
        </w:rPr>
        <w:t>2.</w:t>
      </w:r>
      <w:r w:rsidR="65163E24" w:rsidRPr="1DCCC5EA">
        <w:rPr>
          <w:rFonts w:ascii="Calibri" w:hAnsi="Calibri" w:cs="Calibri"/>
          <w:i/>
          <w:iCs/>
          <w:sz w:val="20"/>
          <w:szCs w:val="20"/>
          <w:u w:val="single"/>
        </w:rPr>
        <w:t xml:space="preserve">2 Capacity of winning tender bidders </w:t>
      </w:r>
      <w:r w:rsidR="03E0D8EC" w:rsidRPr="1DCCC5EA">
        <w:rPr>
          <w:rFonts w:ascii="Calibri" w:hAnsi="Calibri" w:cs="Calibri"/>
          <w:i/>
          <w:iCs/>
          <w:sz w:val="20"/>
          <w:szCs w:val="20"/>
          <w:u w:val="single"/>
        </w:rPr>
        <w:t xml:space="preserve">such as </w:t>
      </w:r>
      <w:r w:rsidR="65163E24" w:rsidRPr="1DCCC5EA">
        <w:rPr>
          <w:rFonts w:ascii="Calibri" w:hAnsi="Calibri" w:cs="Calibri"/>
          <w:i/>
          <w:iCs/>
          <w:sz w:val="20"/>
          <w:szCs w:val="20"/>
          <w:u w:val="single"/>
        </w:rPr>
        <w:t xml:space="preserve">new COOPELs and private </w:t>
      </w:r>
      <w:r w:rsidR="03E0D8EC" w:rsidRPr="1DCCC5EA">
        <w:rPr>
          <w:rFonts w:ascii="Calibri" w:hAnsi="Calibri" w:cs="Calibri"/>
          <w:i/>
          <w:iCs/>
          <w:sz w:val="20"/>
          <w:szCs w:val="20"/>
          <w:u w:val="single"/>
        </w:rPr>
        <w:t xml:space="preserve">sector </w:t>
      </w:r>
      <w:r w:rsidR="0506D4BC" w:rsidRPr="1DCCC5EA">
        <w:rPr>
          <w:rFonts w:ascii="Calibri" w:hAnsi="Calibri" w:cs="Calibri"/>
          <w:i/>
          <w:iCs/>
          <w:sz w:val="20"/>
          <w:szCs w:val="20"/>
          <w:u w:val="single"/>
        </w:rPr>
        <w:t xml:space="preserve">developers </w:t>
      </w:r>
      <w:r w:rsidR="6DEE4F76" w:rsidRPr="1DCCC5EA">
        <w:rPr>
          <w:rFonts w:ascii="Calibri" w:hAnsi="Calibri" w:cs="Calibri"/>
          <w:i/>
          <w:iCs/>
          <w:sz w:val="20"/>
          <w:szCs w:val="20"/>
          <w:u w:val="single"/>
        </w:rPr>
        <w:t xml:space="preserve">from industry </w:t>
      </w:r>
      <w:r w:rsidR="5C38CDA1" w:rsidRPr="1DCCC5EA">
        <w:rPr>
          <w:rFonts w:ascii="Calibri" w:hAnsi="Calibri" w:cs="Calibri"/>
          <w:i/>
          <w:iCs/>
          <w:sz w:val="20"/>
          <w:szCs w:val="20"/>
          <w:u w:val="single"/>
        </w:rPr>
        <w:t>associations strengthened</w:t>
      </w:r>
      <w:r w:rsidR="65163E24" w:rsidRPr="1DCCC5EA">
        <w:rPr>
          <w:rFonts w:ascii="Calibri" w:hAnsi="Calibri" w:cs="Calibri"/>
          <w:i/>
          <w:iCs/>
          <w:sz w:val="20"/>
          <w:szCs w:val="20"/>
          <w:u w:val="single"/>
        </w:rPr>
        <w:t xml:space="preserve"> to develop and implement innovative business models and cost-reduction levers</w:t>
      </w:r>
      <w:r w:rsidR="7BD96288" w:rsidRPr="1DCCC5EA">
        <w:rPr>
          <w:rFonts w:ascii="Calibri" w:hAnsi="Calibri" w:cs="Calibri"/>
          <w:i/>
          <w:iCs/>
          <w:sz w:val="20"/>
          <w:szCs w:val="20"/>
          <w:u w:val="single"/>
        </w:rPr>
        <w:t xml:space="preserve"> </w:t>
      </w:r>
    </w:p>
    <w:p w14:paraId="1B32AC4D" w14:textId="61DD2141" w:rsidR="00E354B1" w:rsidRPr="00FD5120" w:rsidRDefault="1A7F0481" w:rsidP="00B03E03">
      <w:pPr>
        <w:ind w:left="360"/>
        <w:jc w:val="both"/>
        <w:rPr>
          <w:rFonts w:ascii="Calibri" w:hAnsi="Calibri" w:cs="Calibri"/>
          <w:color w:val="000000"/>
          <w:sz w:val="20"/>
          <w:szCs w:val="20"/>
        </w:rPr>
      </w:pPr>
      <w:r w:rsidRPr="1DCCC5EA">
        <w:rPr>
          <w:rFonts w:ascii="Calibri" w:eastAsia="Arial" w:hAnsi="Calibri" w:cs="Calibri"/>
          <w:color w:val="000000" w:themeColor="text1"/>
          <w:sz w:val="20"/>
          <w:szCs w:val="20"/>
        </w:rPr>
        <w:t>This activity will</w:t>
      </w:r>
      <w:r w:rsidR="42ADCEA6" w:rsidRPr="1DCCC5EA">
        <w:rPr>
          <w:rFonts w:ascii="Calibri" w:eastAsia="Arial" w:hAnsi="Calibri" w:cs="Calibri"/>
          <w:color w:val="000000" w:themeColor="text1"/>
          <w:sz w:val="20"/>
          <w:szCs w:val="20"/>
        </w:rPr>
        <w:t xml:space="preserve"> be implemented in the form of technical assistance</w:t>
      </w:r>
      <w:r w:rsidR="5F0FC89F" w:rsidRPr="1DCCC5EA">
        <w:rPr>
          <w:rFonts w:ascii="Calibri" w:eastAsia="Arial" w:hAnsi="Calibri" w:cs="Calibri"/>
          <w:color w:val="000000" w:themeColor="text1"/>
          <w:sz w:val="20"/>
          <w:szCs w:val="20"/>
        </w:rPr>
        <w:t xml:space="preserve"> and training</w:t>
      </w:r>
      <w:r w:rsidR="42ADCEA6" w:rsidRPr="1DCCC5EA">
        <w:rPr>
          <w:rFonts w:ascii="Calibri" w:eastAsia="Arial" w:hAnsi="Calibri" w:cs="Calibri"/>
          <w:color w:val="000000" w:themeColor="text1"/>
          <w:sz w:val="20"/>
          <w:szCs w:val="20"/>
        </w:rPr>
        <w:t xml:space="preserve"> </w:t>
      </w:r>
      <w:r w:rsidR="5F0FC89F" w:rsidRPr="1DCCC5EA">
        <w:rPr>
          <w:rFonts w:ascii="Calibri" w:eastAsia="Arial" w:hAnsi="Calibri" w:cs="Calibri"/>
          <w:color w:val="000000" w:themeColor="text1"/>
          <w:sz w:val="20"/>
          <w:szCs w:val="20"/>
        </w:rPr>
        <w:t>for</w:t>
      </w:r>
      <w:r w:rsidR="42ADCEA6" w:rsidRPr="1DCCC5EA">
        <w:rPr>
          <w:rFonts w:ascii="Calibri" w:eastAsia="Arial" w:hAnsi="Calibri" w:cs="Calibri"/>
          <w:color w:val="000000" w:themeColor="text1"/>
          <w:sz w:val="20"/>
          <w:szCs w:val="20"/>
        </w:rPr>
        <w:t xml:space="preserve"> </w:t>
      </w:r>
      <w:r w:rsidR="1E278300" w:rsidRPr="1DCCC5EA">
        <w:rPr>
          <w:rFonts w:ascii="Calibri" w:eastAsia="Arial" w:hAnsi="Calibri" w:cs="Calibri"/>
          <w:color w:val="000000" w:themeColor="text1"/>
          <w:sz w:val="20"/>
          <w:szCs w:val="20"/>
        </w:rPr>
        <w:t xml:space="preserve">private sector companies </w:t>
      </w:r>
      <w:r w:rsidR="66D159E6" w:rsidRPr="1DCCC5EA">
        <w:rPr>
          <w:rFonts w:ascii="Calibri" w:eastAsia="Arial" w:hAnsi="Calibri" w:cs="Calibri"/>
          <w:color w:val="000000" w:themeColor="text1"/>
          <w:sz w:val="20"/>
          <w:szCs w:val="20"/>
        </w:rPr>
        <w:t xml:space="preserve">and COOPELs </w:t>
      </w:r>
      <w:r w:rsidR="1E278300" w:rsidRPr="1DCCC5EA">
        <w:rPr>
          <w:rFonts w:ascii="Calibri" w:eastAsia="Arial" w:hAnsi="Calibri" w:cs="Calibri"/>
          <w:color w:val="000000" w:themeColor="text1"/>
          <w:sz w:val="20"/>
          <w:szCs w:val="20"/>
        </w:rPr>
        <w:t xml:space="preserve">so they can fully take advantage of existing innovative business models and </w:t>
      </w:r>
      <w:r w:rsidR="531CA4BF" w:rsidRPr="1DCCC5EA">
        <w:rPr>
          <w:rFonts w:ascii="Calibri" w:eastAsia="Arial" w:hAnsi="Calibri" w:cs="Calibri"/>
          <w:color w:val="000000" w:themeColor="text1"/>
          <w:sz w:val="20"/>
          <w:szCs w:val="20"/>
        </w:rPr>
        <w:t xml:space="preserve">drivers for </w:t>
      </w:r>
      <w:r w:rsidR="1E278300" w:rsidRPr="1DCCC5EA">
        <w:rPr>
          <w:rFonts w:ascii="Calibri" w:eastAsia="Arial" w:hAnsi="Calibri" w:cs="Calibri"/>
          <w:color w:val="000000" w:themeColor="text1"/>
          <w:sz w:val="20"/>
          <w:szCs w:val="20"/>
        </w:rPr>
        <w:t>cost-reduction</w:t>
      </w:r>
      <w:r w:rsidR="531CA4BF" w:rsidRPr="1DCCC5EA">
        <w:rPr>
          <w:rFonts w:ascii="Calibri" w:eastAsia="Arial" w:hAnsi="Calibri" w:cs="Calibri"/>
          <w:color w:val="000000" w:themeColor="text1"/>
          <w:sz w:val="20"/>
          <w:szCs w:val="20"/>
        </w:rPr>
        <w:t xml:space="preserve">. </w:t>
      </w:r>
    </w:p>
    <w:p w14:paraId="10F8FB73" w14:textId="771CF1DA" w:rsidR="00D658A3" w:rsidRPr="00D91DF6" w:rsidRDefault="00916A08" w:rsidP="00FD5120">
      <w:pPr>
        <w:ind w:left="360"/>
        <w:jc w:val="both"/>
        <w:rPr>
          <w:rFonts w:ascii="Calibri" w:hAnsi="Calibri" w:cs="Calibri"/>
          <w:color w:val="000000"/>
          <w:sz w:val="20"/>
          <w:szCs w:val="20"/>
        </w:rPr>
      </w:pPr>
      <w:r w:rsidRPr="00FD5120">
        <w:rPr>
          <w:rFonts w:ascii="Calibri" w:hAnsi="Calibri" w:cs="Calibri"/>
          <w:color w:val="000000" w:themeColor="text1"/>
          <w:sz w:val="20"/>
          <w:szCs w:val="20"/>
        </w:rPr>
        <w:t>Several tenders are expected to</w:t>
      </w:r>
      <w:r w:rsidR="00C15934">
        <w:rPr>
          <w:rFonts w:ascii="Calibri" w:hAnsi="Calibri" w:cs="Calibri"/>
          <w:color w:val="000000" w:themeColor="text1"/>
          <w:sz w:val="20"/>
          <w:szCs w:val="20"/>
        </w:rPr>
        <w:t xml:space="preserve"> b</w:t>
      </w:r>
      <w:r w:rsidRPr="00FD5120">
        <w:rPr>
          <w:rFonts w:ascii="Calibri" w:hAnsi="Calibri" w:cs="Calibri"/>
          <w:color w:val="000000" w:themeColor="text1"/>
          <w:sz w:val="20"/>
          <w:szCs w:val="20"/>
        </w:rPr>
        <w:t>e launched in Burkina Faso over the ne</w:t>
      </w:r>
      <w:r w:rsidR="00514B43" w:rsidRPr="00FD5120">
        <w:rPr>
          <w:rFonts w:ascii="Calibri" w:hAnsi="Calibri" w:cs="Calibri"/>
          <w:color w:val="000000" w:themeColor="text1"/>
          <w:sz w:val="20"/>
          <w:szCs w:val="20"/>
        </w:rPr>
        <w:t xml:space="preserve">xt three years. Also, recently </w:t>
      </w:r>
      <w:r w:rsidR="0051301A" w:rsidRPr="00FD5120">
        <w:rPr>
          <w:rFonts w:ascii="Calibri" w:hAnsi="Calibri" w:cs="Calibri"/>
          <w:color w:val="000000" w:themeColor="text1"/>
          <w:sz w:val="20"/>
          <w:szCs w:val="20"/>
        </w:rPr>
        <w:t xml:space="preserve">tenders have been won by project developers. However, </w:t>
      </w:r>
      <w:r w:rsidR="00514B43" w:rsidRPr="00FD5120">
        <w:rPr>
          <w:rFonts w:ascii="Calibri" w:hAnsi="Calibri" w:cs="Calibri"/>
          <w:color w:val="000000" w:themeColor="text1"/>
          <w:sz w:val="20"/>
          <w:szCs w:val="20"/>
        </w:rPr>
        <w:t xml:space="preserve">some </w:t>
      </w:r>
      <w:r w:rsidR="0051301A" w:rsidRPr="00FD5120">
        <w:rPr>
          <w:rFonts w:ascii="Calibri" w:hAnsi="Calibri" w:cs="Calibri"/>
          <w:color w:val="000000" w:themeColor="text1"/>
          <w:sz w:val="20"/>
          <w:szCs w:val="20"/>
        </w:rPr>
        <w:t xml:space="preserve">of these </w:t>
      </w:r>
      <w:r w:rsidR="00514B43" w:rsidRPr="00FD5120">
        <w:rPr>
          <w:rFonts w:ascii="Calibri" w:hAnsi="Calibri" w:cs="Calibri"/>
          <w:color w:val="000000" w:themeColor="text1"/>
          <w:sz w:val="20"/>
          <w:szCs w:val="20"/>
        </w:rPr>
        <w:t>tender</w:t>
      </w:r>
      <w:r w:rsidR="0051301A" w:rsidRPr="00FD5120">
        <w:rPr>
          <w:rFonts w:ascii="Calibri" w:hAnsi="Calibri" w:cs="Calibri"/>
          <w:color w:val="000000" w:themeColor="text1"/>
          <w:sz w:val="20"/>
          <w:szCs w:val="20"/>
        </w:rPr>
        <w:t xml:space="preserve"> </w:t>
      </w:r>
      <w:r w:rsidR="00514B43" w:rsidRPr="00FD5120">
        <w:rPr>
          <w:rFonts w:ascii="Calibri" w:hAnsi="Calibri" w:cs="Calibri"/>
          <w:color w:val="000000" w:themeColor="text1"/>
          <w:sz w:val="20"/>
          <w:szCs w:val="20"/>
        </w:rPr>
        <w:t xml:space="preserve">winners from AECF, funded by </w:t>
      </w:r>
      <w:proofErr w:type="spellStart"/>
      <w:r w:rsidR="00514B43" w:rsidRPr="00FD5120">
        <w:rPr>
          <w:rFonts w:ascii="Calibri" w:hAnsi="Calibri" w:cs="Calibri"/>
          <w:color w:val="000000" w:themeColor="text1"/>
          <w:sz w:val="20"/>
          <w:szCs w:val="20"/>
        </w:rPr>
        <w:t>Sida</w:t>
      </w:r>
      <w:proofErr w:type="spellEnd"/>
      <w:r w:rsidR="008300AC">
        <w:rPr>
          <w:rFonts w:ascii="Calibri" w:hAnsi="Calibri" w:cs="Calibri"/>
          <w:color w:val="000000" w:themeColor="text1"/>
          <w:sz w:val="20"/>
          <w:szCs w:val="20"/>
        </w:rPr>
        <w:t>,</w:t>
      </w:r>
      <w:r w:rsidR="0051301A" w:rsidRPr="00FD5120">
        <w:rPr>
          <w:rFonts w:ascii="Calibri" w:hAnsi="Calibri" w:cs="Calibri"/>
          <w:color w:val="000000" w:themeColor="text1"/>
          <w:sz w:val="20"/>
          <w:szCs w:val="20"/>
        </w:rPr>
        <w:t xml:space="preserve"> and others have yet to start implementation due to lack of capaci</w:t>
      </w:r>
      <w:r w:rsidR="009C1C56" w:rsidRPr="00FD5120">
        <w:rPr>
          <w:rFonts w:ascii="Calibri" w:hAnsi="Calibri" w:cs="Calibri"/>
          <w:color w:val="000000" w:themeColor="text1"/>
          <w:sz w:val="20"/>
          <w:szCs w:val="20"/>
        </w:rPr>
        <w:t xml:space="preserve">ty. Through this output the AMP project will </w:t>
      </w:r>
      <w:r w:rsidR="00A1256F" w:rsidRPr="00FD5120">
        <w:rPr>
          <w:rFonts w:ascii="Calibri" w:hAnsi="Calibri" w:cs="Calibri"/>
          <w:color w:val="000000" w:themeColor="text1"/>
          <w:sz w:val="20"/>
          <w:szCs w:val="20"/>
        </w:rPr>
        <w:t xml:space="preserve">support tender winners </w:t>
      </w:r>
      <w:r w:rsidR="008300AC">
        <w:rPr>
          <w:rFonts w:ascii="Calibri" w:hAnsi="Calibri" w:cs="Calibri"/>
          <w:color w:val="000000" w:themeColor="text1"/>
          <w:sz w:val="20"/>
          <w:szCs w:val="20"/>
        </w:rPr>
        <w:t xml:space="preserve">(including the ones implementing the pilot projects described in Output 2.1) </w:t>
      </w:r>
      <w:r w:rsidR="00A1256F" w:rsidRPr="00FD5120">
        <w:rPr>
          <w:rFonts w:ascii="Calibri" w:hAnsi="Calibri" w:cs="Calibri"/>
          <w:color w:val="000000" w:themeColor="text1"/>
          <w:sz w:val="20"/>
          <w:szCs w:val="20"/>
        </w:rPr>
        <w:t xml:space="preserve">to develop and implement </w:t>
      </w:r>
      <w:r w:rsidR="006F6356" w:rsidRPr="00FD5120">
        <w:rPr>
          <w:rFonts w:ascii="Calibri" w:hAnsi="Calibri" w:cs="Calibri"/>
          <w:color w:val="000000" w:themeColor="text1"/>
          <w:sz w:val="20"/>
          <w:szCs w:val="20"/>
        </w:rPr>
        <w:t>innovative business models and cost-reduction levers.</w:t>
      </w:r>
    </w:p>
    <w:p w14:paraId="1F93F19A" w14:textId="1B03867A" w:rsidR="00C155D3" w:rsidRPr="00B03E03" w:rsidRDefault="00C155D3" w:rsidP="005913BC">
      <w:pPr>
        <w:numPr>
          <w:ilvl w:val="0"/>
          <w:numId w:val="51"/>
        </w:numPr>
        <w:jc w:val="both"/>
        <w:rPr>
          <w:rFonts w:asciiTheme="minorHAnsi" w:hAnsiTheme="minorHAnsi"/>
          <w:bCs/>
          <w:sz w:val="20"/>
          <w:szCs w:val="20"/>
        </w:rPr>
      </w:pPr>
      <w:r w:rsidRPr="00B03E03">
        <w:rPr>
          <w:rFonts w:asciiTheme="minorHAnsi" w:hAnsiTheme="minorHAnsi"/>
          <w:sz w:val="20"/>
          <w:szCs w:val="20"/>
          <w:u w:val="single"/>
        </w:rPr>
        <w:t>Activity 2.</w:t>
      </w:r>
      <w:r w:rsidR="0064288A" w:rsidRPr="00B03E03">
        <w:rPr>
          <w:rFonts w:asciiTheme="minorHAnsi" w:hAnsiTheme="minorHAnsi"/>
          <w:sz w:val="20"/>
          <w:szCs w:val="20"/>
          <w:u w:val="single"/>
        </w:rPr>
        <w:t>2</w:t>
      </w:r>
      <w:r w:rsidRPr="00B03E03">
        <w:rPr>
          <w:rFonts w:asciiTheme="minorHAnsi" w:hAnsiTheme="minorHAnsi"/>
          <w:sz w:val="20"/>
          <w:szCs w:val="20"/>
          <w:u w:val="single"/>
        </w:rPr>
        <w:t>.1</w:t>
      </w:r>
      <w:r w:rsidR="008300AC">
        <w:rPr>
          <w:rFonts w:asciiTheme="minorHAnsi" w:hAnsiTheme="minorHAnsi"/>
          <w:sz w:val="20"/>
          <w:szCs w:val="20"/>
        </w:rPr>
        <w:t xml:space="preserve">: </w:t>
      </w:r>
      <w:r w:rsidRPr="008300AC">
        <w:rPr>
          <w:rFonts w:asciiTheme="minorHAnsi" w:hAnsiTheme="minorHAnsi"/>
          <w:sz w:val="20"/>
          <w:szCs w:val="20"/>
        </w:rPr>
        <w:t xml:space="preserve"> </w:t>
      </w:r>
      <w:r w:rsidR="00C15934" w:rsidRPr="00B03E03">
        <w:rPr>
          <w:rFonts w:asciiTheme="minorHAnsi" w:hAnsiTheme="minorHAnsi"/>
          <w:sz w:val="20"/>
          <w:szCs w:val="20"/>
        </w:rPr>
        <w:t>The commercial capacity of m</w:t>
      </w:r>
      <w:r w:rsidRPr="00B03E03">
        <w:rPr>
          <w:rFonts w:asciiTheme="minorHAnsi" w:hAnsiTheme="minorHAnsi"/>
          <w:sz w:val="20"/>
          <w:szCs w:val="20"/>
        </w:rPr>
        <w:t>ini-grid operator</w:t>
      </w:r>
      <w:r w:rsidR="00C15934" w:rsidRPr="00B03E03">
        <w:rPr>
          <w:rFonts w:asciiTheme="minorHAnsi" w:hAnsiTheme="minorHAnsi"/>
          <w:sz w:val="20"/>
          <w:szCs w:val="20"/>
        </w:rPr>
        <w:t>s</w:t>
      </w:r>
      <w:r w:rsidRPr="00B03E03">
        <w:rPr>
          <w:rFonts w:asciiTheme="minorHAnsi" w:hAnsiTheme="minorHAnsi"/>
          <w:sz w:val="20"/>
          <w:szCs w:val="20"/>
        </w:rPr>
        <w:t xml:space="preserve"> will be developed. </w:t>
      </w:r>
      <w:r w:rsidRPr="00B03E03">
        <w:rPr>
          <w:rFonts w:asciiTheme="minorHAnsi" w:hAnsiTheme="minorHAnsi"/>
          <w:bCs/>
          <w:sz w:val="20"/>
          <w:szCs w:val="20"/>
        </w:rPr>
        <w:t>Activities will include direct commercial support such as business training, revenue diversification and tariff design. Indirect commercial support activities will include operational capacity building (such as technical staff trainings) and building internal M&amp;E capabilities with remote monitoring and data systems to track important business metrics such as site ARPU (average revenue per user).</w:t>
      </w:r>
    </w:p>
    <w:p w14:paraId="09A85F11" w14:textId="77777777" w:rsidR="00C155D3" w:rsidRPr="0044466B" w:rsidRDefault="00C155D3" w:rsidP="0044466B">
      <w:pPr>
        <w:ind w:left="360"/>
        <w:jc w:val="both"/>
        <w:rPr>
          <w:rFonts w:asciiTheme="minorHAnsi" w:hAnsiTheme="minorHAnsi" w:cstheme="minorHAnsi"/>
          <w:sz w:val="20"/>
          <w:szCs w:val="20"/>
        </w:rPr>
      </w:pPr>
    </w:p>
    <w:p w14:paraId="74F54E24" w14:textId="487489D2" w:rsidR="00C155D3" w:rsidRPr="00B03E03" w:rsidRDefault="00C155D3" w:rsidP="005913BC">
      <w:pPr>
        <w:numPr>
          <w:ilvl w:val="0"/>
          <w:numId w:val="51"/>
        </w:numPr>
        <w:jc w:val="both"/>
        <w:rPr>
          <w:rFonts w:asciiTheme="minorHAnsi" w:hAnsiTheme="minorHAnsi" w:cstheme="minorBidi"/>
          <w:sz w:val="20"/>
          <w:szCs w:val="20"/>
        </w:rPr>
      </w:pPr>
      <w:r w:rsidRPr="00B03E03">
        <w:rPr>
          <w:rFonts w:asciiTheme="minorHAnsi" w:hAnsiTheme="minorHAnsi"/>
          <w:sz w:val="20"/>
          <w:szCs w:val="20"/>
          <w:u w:val="single"/>
        </w:rPr>
        <w:t>Activity 2.</w:t>
      </w:r>
      <w:r w:rsidR="0064288A" w:rsidRPr="00B03E03">
        <w:rPr>
          <w:rFonts w:asciiTheme="minorHAnsi" w:hAnsiTheme="minorHAnsi"/>
          <w:sz w:val="20"/>
          <w:szCs w:val="20"/>
          <w:u w:val="single"/>
        </w:rPr>
        <w:t>2</w:t>
      </w:r>
      <w:r w:rsidRPr="00B03E03">
        <w:rPr>
          <w:rFonts w:asciiTheme="minorHAnsi" w:hAnsiTheme="minorHAnsi"/>
          <w:sz w:val="20"/>
          <w:szCs w:val="20"/>
          <w:u w:val="single"/>
        </w:rPr>
        <w:t>.2</w:t>
      </w:r>
      <w:r w:rsidR="008300AC">
        <w:rPr>
          <w:rFonts w:asciiTheme="minorHAnsi" w:hAnsiTheme="minorHAnsi"/>
          <w:sz w:val="20"/>
          <w:szCs w:val="20"/>
        </w:rPr>
        <w:t>:</w:t>
      </w:r>
      <w:r w:rsidRPr="0044466B">
        <w:rPr>
          <w:rFonts w:asciiTheme="minorHAnsi" w:hAnsiTheme="minorHAnsi"/>
          <w:sz w:val="20"/>
          <w:szCs w:val="20"/>
        </w:rPr>
        <w:t xml:space="preserve"> </w:t>
      </w:r>
      <w:r w:rsidR="58B6E25B" w:rsidRPr="00B03E03">
        <w:rPr>
          <w:rFonts w:asciiTheme="minorHAnsi" w:hAnsiTheme="minorHAnsi" w:cstheme="minorBidi"/>
          <w:sz w:val="20"/>
          <w:szCs w:val="20"/>
        </w:rPr>
        <w:t xml:space="preserve">The landscape of complementary rural service providers will be mapped. These include providers of education, health, agricultural and other rural development services as well as commercial providers of services such as telecoms companies, health service extension organizations, rural development agencies, micro-finance providers, private education providers and internet service providers. Links will be forged between </w:t>
      </w:r>
      <w:proofErr w:type="spellStart"/>
      <w:r w:rsidR="58B6E25B" w:rsidRPr="00B03E03">
        <w:rPr>
          <w:rFonts w:asciiTheme="minorHAnsi" w:hAnsiTheme="minorHAnsi" w:cstheme="minorBidi"/>
          <w:sz w:val="20"/>
          <w:szCs w:val="20"/>
        </w:rPr>
        <w:t>minigrid</w:t>
      </w:r>
      <w:proofErr w:type="spellEnd"/>
      <w:r w:rsidR="58B6E25B" w:rsidRPr="00B03E03">
        <w:rPr>
          <w:rFonts w:asciiTheme="minorHAnsi" w:hAnsiTheme="minorHAnsi" w:cstheme="minorBidi"/>
          <w:sz w:val="20"/>
          <w:szCs w:val="20"/>
        </w:rPr>
        <w:t xml:space="preserve"> operators and third</w:t>
      </w:r>
      <w:r w:rsidR="72F871D2" w:rsidRPr="00B03E03">
        <w:rPr>
          <w:rFonts w:asciiTheme="minorHAnsi" w:hAnsiTheme="minorHAnsi" w:cstheme="minorBidi"/>
          <w:sz w:val="20"/>
          <w:szCs w:val="20"/>
        </w:rPr>
        <w:t>-</w:t>
      </w:r>
      <w:r w:rsidR="58B6E25B" w:rsidRPr="00B03E03">
        <w:rPr>
          <w:rFonts w:asciiTheme="minorHAnsi" w:hAnsiTheme="minorHAnsi" w:cstheme="minorBidi"/>
          <w:sz w:val="20"/>
          <w:szCs w:val="20"/>
        </w:rPr>
        <w:t>party service providers that could extend their services into newly electrified communities and integrative business models developed.</w:t>
      </w:r>
    </w:p>
    <w:p w14:paraId="01C3BE82" w14:textId="77777777" w:rsidR="00C155D3" w:rsidRPr="0094376A" w:rsidRDefault="00C155D3" w:rsidP="0044466B">
      <w:pPr>
        <w:ind w:left="360"/>
        <w:jc w:val="both"/>
        <w:rPr>
          <w:rFonts w:asciiTheme="minorHAnsi" w:hAnsiTheme="minorHAnsi"/>
          <w:bCs/>
          <w:sz w:val="20"/>
          <w:szCs w:val="20"/>
        </w:rPr>
      </w:pPr>
    </w:p>
    <w:p w14:paraId="62584972" w14:textId="5F8A0BD0" w:rsidR="00C155D3" w:rsidRPr="00B03E03" w:rsidRDefault="00C155D3" w:rsidP="005913BC">
      <w:pPr>
        <w:numPr>
          <w:ilvl w:val="0"/>
          <w:numId w:val="51"/>
        </w:numPr>
        <w:jc w:val="both"/>
        <w:rPr>
          <w:rFonts w:asciiTheme="minorHAnsi" w:hAnsiTheme="minorHAnsi" w:cstheme="minorHAnsi"/>
          <w:sz w:val="20"/>
          <w:szCs w:val="20"/>
        </w:rPr>
      </w:pPr>
      <w:r w:rsidRPr="00B03E03">
        <w:rPr>
          <w:rFonts w:asciiTheme="minorHAnsi" w:hAnsiTheme="minorHAnsi"/>
          <w:sz w:val="20"/>
          <w:szCs w:val="20"/>
          <w:u w:val="single"/>
        </w:rPr>
        <w:t>Activity 2.</w:t>
      </w:r>
      <w:r w:rsidR="0064288A" w:rsidRPr="00B03E03">
        <w:rPr>
          <w:rFonts w:asciiTheme="minorHAnsi" w:hAnsiTheme="minorHAnsi"/>
          <w:sz w:val="20"/>
          <w:szCs w:val="20"/>
          <w:u w:val="single"/>
        </w:rPr>
        <w:t>2</w:t>
      </w:r>
      <w:r w:rsidRPr="00B03E03">
        <w:rPr>
          <w:rFonts w:asciiTheme="minorHAnsi" w:hAnsiTheme="minorHAnsi"/>
          <w:sz w:val="20"/>
          <w:szCs w:val="20"/>
          <w:u w:val="single"/>
        </w:rPr>
        <w:t>.3</w:t>
      </w:r>
      <w:r w:rsidR="008300AC">
        <w:rPr>
          <w:rFonts w:asciiTheme="minorHAnsi" w:hAnsiTheme="minorHAnsi"/>
          <w:sz w:val="20"/>
          <w:szCs w:val="20"/>
          <w:u w:val="single"/>
        </w:rPr>
        <w:t xml:space="preserve">: </w:t>
      </w:r>
      <w:r w:rsidRPr="00B03E03">
        <w:rPr>
          <w:rFonts w:asciiTheme="minorHAnsi" w:hAnsiTheme="minorHAnsi" w:cstheme="minorHAnsi"/>
          <w:sz w:val="20"/>
          <w:szCs w:val="20"/>
        </w:rPr>
        <w:t xml:space="preserve">Business models that incorporate potential partnerships with complementary </w:t>
      </w:r>
      <w:r w:rsidRPr="00B03E03">
        <w:rPr>
          <w:rFonts w:asciiTheme="minorHAnsi" w:hAnsiTheme="minorHAnsi" w:cstheme="minorHAnsi"/>
          <w:bCs/>
          <w:sz w:val="20"/>
          <w:szCs w:val="20"/>
        </w:rPr>
        <w:t xml:space="preserve">anchor loads </w:t>
      </w:r>
      <w:r w:rsidRPr="00B03E03">
        <w:rPr>
          <w:rFonts w:asciiTheme="minorHAnsi" w:hAnsiTheme="minorHAnsi" w:cstheme="minorHAnsi"/>
          <w:sz w:val="20"/>
          <w:szCs w:val="20"/>
        </w:rPr>
        <w:t>such as telecom towers</w:t>
      </w:r>
      <w:r w:rsidR="00AE1BF9" w:rsidRPr="00B03E03">
        <w:rPr>
          <w:rFonts w:asciiTheme="minorHAnsi" w:hAnsiTheme="minorHAnsi" w:cstheme="minorHAnsi"/>
          <w:sz w:val="20"/>
          <w:szCs w:val="20"/>
        </w:rPr>
        <w:t>, multi-functional platforms, etc. will be assessed and developed.</w:t>
      </w:r>
    </w:p>
    <w:p w14:paraId="4DD8D2AD" w14:textId="77777777" w:rsidR="0090037E" w:rsidRPr="0094376A" w:rsidRDefault="0090037E" w:rsidP="0094376A">
      <w:pPr>
        <w:ind w:left="360"/>
        <w:rPr>
          <w:rFonts w:ascii="Calibri" w:hAnsi="Calibri" w:cs="Calibri"/>
          <w:color w:val="000000"/>
          <w:sz w:val="20"/>
          <w:szCs w:val="20"/>
        </w:rPr>
      </w:pPr>
    </w:p>
    <w:p w14:paraId="2592FFAF" w14:textId="7A1023F1" w:rsidR="0090037E" w:rsidRPr="00823806" w:rsidRDefault="0090037E" w:rsidP="005913BC">
      <w:pPr>
        <w:numPr>
          <w:ilvl w:val="0"/>
          <w:numId w:val="36"/>
        </w:numPr>
        <w:jc w:val="both"/>
        <w:rPr>
          <w:rFonts w:asciiTheme="minorHAnsi" w:hAnsiTheme="minorHAnsi" w:cs="Calibri"/>
          <w:i/>
          <w:iCs/>
          <w:color w:val="000000"/>
          <w:sz w:val="20"/>
          <w:szCs w:val="20"/>
          <w:u w:val="single"/>
        </w:rPr>
      </w:pPr>
      <w:r w:rsidRPr="00823806">
        <w:rPr>
          <w:rFonts w:asciiTheme="minorHAnsi" w:hAnsiTheme="minorHAnsi" w:cstheme="majorBidi"/>
          <w:i/>
          <w:iCs/>
          <w:sz w:val="20"/>
          <w:szCs w:val="20"/>
          <w:u w:val="single"/>
        </w:rPr>
        <w:t>Output 2.3 Support provided to establish and grow a national industry association for private sector developers</w:t>
      </w:r>
      <w:r w:rsidR="00C15934" w:rsidRPr="00823806">
        <w:rPr>
          <w:rFonts w:asciiTheme="minorHAnsi" w:hAnsiTheme="minorHAnsi" w:cstheme="majorBidi"/>
          <w:i/>
          <w:iCs/>
          <w:sz w:val="20"/>
          <w:szCs w:val="20"/>
          <w:u w:val="single"/>
        </w:rPr>
        <w:t xml:space="preserve"> </w:t>
      </w:r>
    </w:p>
    <w:p w14:paraId="2D700744" w14:textId="687304D6" w:rsidR="00494717" w:rsidRPr="00494717" w:rsidRDefault="4E7265A9" w:rsidP="00823806">
      <w:pPr>
        <w:ind w:left="360"/>
        <w:jc w:val="both"/>
      </w:pPr>
      <w:r w:rsidRPr="1DCCC5EA">
        <w:rPr>
          <w:rFonts w:asciiTheme="minorHAnsi" w:hAnsiTheme="minorHAnsi" w:cstheme="minorBidi"/>
          <w:sz w:val="20"/>
          <w:szCs w:val="20"/>
        </w:rPr>
        <w:t>The current association</w:t>
      </w:r>
      <w:r w:rsidR="5EC5CDB7" w:rsidRPr="1DCCC5EA">
        <w:rPr>
          <w:rFonts w:asciiTheme="minorHAnsi" w:hAnsiTheme="minorHAnsi" w:cstheme="minorBidi"/>
          <w:sz w:val="20"/>
          <w:szCs w:val="20"/>
        </w:rPr>
        <w:t>, Renewable Energ</w:t>
      </w:r>
      <w:r w:rsidR="10AEE9E5" w:rsidRPr="1DCCC5EA">
        <w:rPr>
          <w:rFonts w:asciiTheme="minorHAnsi" w:hAnsiTheme="minorHAnsi" w:cstheme="minorBidi"/>
          <w:sz w:val="20"/>
          <w:szCs w:val="20"/>
        </w:rPr>
        <w:t>y Professionals Association (</w:t>
      </w:r>
      <w:r w:rsidR="5EC5CDB7" w:rsidRPr="1DCCC5EA">
        <w:rPr>
          <w:rFonts w:asciiTheme="minorHAnsi" w:hAnsiTheme="minorHAnsi" w:cstheme="minorBidi"/>
          <w:sz w:val="20"/>
          <w:szCs w:val="20"/>
        </w:rPr>
        <w:t>APER)</w:t>
      </w:r>
      <w:r w:rsidR="10AEE9E5" w:rsidRPr="1DCCC5EA">
        <w:rPr>
          <w:rFonts w:asciiTheme="minorHAnsi" w:hAnsiTheme="minorHAnsi" w:cstheme="minorBidi"/>
          <w:sz w:val="20"/>
          <w:szCs w:val="20"/>
        </w:rPr>
        <w:t>,</w:t>
      </w:r>
      <w:r w:rsidRPr="1DCCC5EA">
        <w:rPr>
          <w:rFonts w:asciiTheme="minorHAnsi" w:hAnsiTheme="minorHAnsi" w:cstheme="minorBidi"/>
          <w:sz w:val="20"/>
          <w:szCs w:val="20"/>
        </w:rPr>
        <w:t xml:space="preserve"> established in the framework of the ECOWAS Entrepreneurship Support Facility </w:t>
      </w:r>
      <w:r w:rsidR="5EC5CDB7" w:rsidRPr="1DCCC5EA">
        <w:rPr>
          <w:rFonts w:asciiTheme="minorHAnsi" w:hAnsiTheme="minorHAnsi" w:cstheme="minorBidi"/>
          <w:sz w:val="20"/>
          <w:szCs w:val="20"/>
        </w:rPr>
        <w:t xml:space="preserve">will be strengthened to play a more robust role for the industry. </w:t>
      </w:r>
      <w:r w:rsidR="72F4620B" w:rsidRPr="1DCCC5EA">
        <w:rPr>
          <w:rFonts w:asciiTheme="minorHAnsi" w:hAnsiTheme="minorHAnsi" w:cstheme="minorBidi"/>
          <w:sz w:val="20"/>
          <w:szCs w:val="20"/>
        </w:rPr>
        <w:t xml:space="preserve">To this end, it is important </w:t>
      </w:r>
      <w:r w:rsidR="08034265" w:rsidRPr="1DCCC5EA">
        <w:rPr>
          <w:rFonts w:asciiTheme="minorHAnsi" w:hAnsiTheme="minorHAnsi" w:cstheme="minorBidi"/>
          <w:sz w:val="20"/>
          <w:szCs w:val="20"/>
        </w:rPr>
        <w:t xml:space="preserve">to </w:t>
      </w:r>
      <w:r w:rsidR="72F4620B" w:rsidRPr="1DCCC5EA">
        <w:rPr>
          <w:rFonts w:asciiTheme="minorHAnsi" w:hAnsiTheme="minorHAnsi" w:cstheme="minorBidi"/>
          <w:sz w:val="20"/>
          <w:szCs w:val="20"/>
        </w:rPr>
        <w:t>leverage</w:t>
      </w:r>
      <w:r w:rsidR="20AD3C74" w:rsidRPr="1DCCC5EA">
        <w:rPr>
          <w:rFonts w:asciiTheme="minorHAnsi" w:hAnsiTheme="minorHAnsi" w:cstheme="minorBidi"/>
          <w:sz w:val="20"/>
          <w:szCs w:val="20"/>
        </w:rPr>
        <w:t xml:space="preserve"> and build</w:t>
      </w:r>
      <w:r w:rsidR="72F4620B" w:rsidRPr="1DCCC5EA">
        <w:rPr>
          <w:rFonts w:asciiTheme="minorHAnsi" w:hAnsiTheme="minorHAnsi" w:cstheme="minorBidi"/>
          <w:sz w:val="20"/>
          <w:szCs w:val="20"/>
        </w:rPr>
        <w:t xml:space="preserve"> l</w:t>
      </w:r>
      <w:r w:rsidR="1078F9F7" w:rsidRPr="1DCCC5EA">
        <w:rPr>
          <w:rFonts w:asciiTheme="minorHAnsi" w:hAnsiTheme="minorHAnsi" w:cstheme="minorBidi"/>
          <w:sz w:val="20"/>
          <w:szCs w:val="20"/>
        </w:rPr>
        <w:t xml:space="preserve">inks </w:t>
      </w:r>
      <w:r w:rsidR="20AD3C74" w:rsidRPr="1DCCC5EA">
        <w:rPr>
          <w:rFonts w:asciiTheme="minorHAnsi" w:hAnsiTheme="minorHAnsi" w:cstheme="minorBidi"/>
          <w:sz w:val="20"/>
          <w:szCs w:val="20"/>
        </w:rPr>
        <w:t>with existing industry associations such as Alliance for Rural Electrification (ARE) and</w:t>
      </w:r>
      <w:r w:rsidR="1078F9F7" w:rsidRPr="1DCCC5EA">
        <w:rPr>
          <w:rFonts w:asciiTheme="minorHAnsi" w:hAnsiTheme="minorHAnsi" w:cstheme="minorBidi"/>
          <w:sz w:val="20"/>
          <w:szCs w:val="20"/>
        </w:rPr>
        <w:t xml:space="preserve"> African </w:t>
      </w:r>
      <w:proofErr w:type="spellStart"/>
      <w:r w:rsidR="1078F9F7" w:rsidRPr="1DCCC5EA">
        <w:rPr>
          <w:rFonts w:asciiTheme="minorHAnsi" w:hAnsiTheme="minorHAnsi" w:cstheme="minorBidi"/>
          <w:sz w:val="20"/>
          <w:szCs w:val="20"/>
        </w:rPr>
        <w:t>Minigrid</w:t>
      </w:r>
      <w:proofErr w:type="spellEnd"/>
      <w:r w:rsidR="1078F9F7" w:rsidRPr="1DCCC5EA">
        <w:rPr>
          <w:rFonts w:asciiTheme="minorHAnsi" w:hAnsiTheme="minorHAnsi" w:cstheme="minorBidi"/>
          <w:sz w:val="20"/>
          <w:szCs w:val="20"/>
        </w:rPr>
        <w:t xml:space="preserve"> Association </w:t>
      </w:r>
      <w:r w:rsidR="20AD3C74" w:rsidRPr="1DCCC5EA">
        <w:rPr>
          <w:rFonts w:asciiTheme="minorHAnsi" w:hAnsiTheme="minorHAnsi" w:cstheme="minorBidi"/>
          <w:sz w:val="20"/>
          <w:szCs w:val="20"/>
        </w:rPr>
        <w:t>(AMDA)</w:t>
      </w:r>
      <w:r w:rsidR="1078F9F7" w:rsidRPr="1DCCC5EA">
        <w:rPr>
          <w:rFonts w:asciiTheme="minorHAnsi" w:hAnsiTheme="minorHAnsi" w:cstheme="minorBidi"/>
          <w:sz w:val="20"/>
          <w:szCs w:val="20"/>
        </w:rPr>
        <w:t xml:space="preserve"> </w:t>
      </w:r>
      <w:r w:rsidR="00494717">
        <w:rPr>
          <w:rFonts w:asciiTheme="minorHAnsi" w:hAnsiTheme="minorHAnsi" w:cstheme="minorBidi"/>
          <w:sz w:val="20"/>
          <w:szCs w:val="20"/>
        </w:rPr>
        <w:t>that can both</w:t>
      </w:r>
      <w:r w:rsidR="1078F9F7" w:rsidRPr="1DCCC5EA">
        <w:rPr>
          <w:rFonts w:asciiTheme="minorHAnsi" w:hAnsiTheme="minorHAnsi" w:cstheme="minorBidi"/>
          <w:sz w:val="20"/>
          <w:szCs w:val="20"/>
        </w:rPr>
        <w:t xml:space="preserve"> offer assistance and guidance </w:t>
      </w:r>
      <w:r w:rsidR="20AD3C74" w:rsidRPr="1DCCC5EA">
        <w:rPr>
          <w:rFonts w:asciiTheme="minorHAnsi" w:hAnsiTheme="minorHAnsi" w:cstheme="minorBidi"/>
          <w:sz w:val="20"/>
          <w:szCs w:val="20"/>
        </w:rPr>
        <w:t xml:space="preserve">about </w:t>
      </w:r>
      <w:r w:rsidR="74A98FCA" w:rsidRPr="1DCCC5EA">
        <w:rPr>
          <w:rFonts w:asciiTheme="minorHAnsi" w:hAnsiTheme="minorHAnsi" w:cstheme="minorBidi"/>
          <w:sz w:val="20"/>
          <w:szCs w:val="20"/>
        </w:rPr>
        <w:t>establishing and growing successful associations</w:t>
      </w:r>
      <w:r w:rsidR="1078F9F7" w:rsidRPr="1DCCC5EA">
        <w:rPr>
          <w:rFonts w:asciiTheme="minorHAnsi" w:hAnsiTheme="minorHAnsi" w:cstheme="minorBidi"/>
          <w:sz w:val="20"/>
          <w:szCs w:val="20"/>
        </w:rPr>
        <w:t xml:space="preserve">. </w:t>
      </w:r>
      <w:r w:rsidR="00494717" w:rsidRPr="00494717">
        <w:rPr>
          <w:rFonts w:ascii="Calibri" w:hAnsi="Calibri"/>
          <w:sz w:val="20"/>
          <w:szCs w:val="20"/>
        </w:rPr>
        <w:t>ARE, which</w:t>
      </w:r>
      <w:r w:rsidR="00C74305">
        <w:rPr>
          <w:rFonts w:ascii="Calibri" w:hAnsi="Calibri"/>
          <w:sz w:val="20"/>
          <w:szCs w:val="20"/>
        </w:rPr>
        <w:t>,</w:t>
      </w:r>
      <w:r w:rsidR="00494717" w:rsidRPr="00494717">
        <w:rPr>
          <w:rFonts w:ascii="Calibri" w:hAnsi="Calibri"/>
          <w:sz w:val="20"/>
          <w:szCs w:val="20"/>
        </w:rPr>
        <w:t xml:space="preserve"> as recently established a West African office hosted by the AfDB</w:t>
      </w:r>
      <w:r w:rsidR="008300AC">
        <w:rPr>
          <w:rFonts w:ascii="Calibri" w:hAnsi="Calibri"/>
          <w:sz w:val="20"/>
          <w:szCs w:val="20"/>
        </w:rPr>
        <w:t>,</w:t>
      </w:r>
      <w:r w:rsidR="00494717" w:rsidRPr="00494717">
        <w:rPr>
          <w:rFonts w:ascii="Calibri" w:hAnsi="Calibri"/>
          <w:sz w:val="20"/>
          <w:szCs w:val="20"/>
        </w:rPr>
        <w:t xml:space="preserve"> will be key partner for supporting the </w:t>
      </w:r>
      <w:proofErr w:type="spellStart"/>
      <w:r w:rsidR="00494717" w:rsidRPr="00494717">
        <w:rPr>
          <w:rFonts w:ascii="Calibri" w:hAnsi="Calibri"/>
          <w:sz w:val="20"/>
          <w:szCs w:val="20"/>
        </w:rPr>
        <w:t>minigrid</w:t>
      </w:r>
      <w:proofErr w:type="spellEnd"/>
      <w:r w:rsidR="00494717" w:rsidRPr="00494717">
        <w:rPr>
          <w:rFonts w:ascii="Calibri" w:hAnsi="Calibri"/>
          <w:sz w:val="20"/>
          <w:szCs w:val="20"/>
        </w:rPr>
        <w:t xml:space="preserve"> association due to proximity and shared language (French). </w:t>
      </w:r>
      <w:r w:rsidR="008300AC">
        <w:rPr>
          <w:rFonts w:ascii="Calibri" w:hAnsi="Calibri"/>
          <w:sz w:val="20"/>
          <w:szCs w:val="20"/>
        </w:rPr>
        <w:t>Additionally</w:t>
      </w:r>
      <w:r w:rsidR="00494717" w:rsidRPr="00494717">
        <w:rPr>
          <w:rFonts w:ascii="Calibri" w:hAnsi="Calibri"/>
          <w:sz w:val="20"/>
          <w:szCs w:val="20"/>
        </w:rPr>
        <w:t xml:space="preserve">, AMDA will be consulted for its specific focus on </w:t>
      </w:r>
      <w:proofErr w:type="spellStart"/>
      <w:r w:rsidR="00494717" w:rsidRPr="00494717">
        <w:rPr>
          <w:rFonts w:ascii="Calibri" w:hAnsi="Calibri"/>
          <w:sz w:val="20"/>
          <w:szCs w:val="20"/>
        </w:rPr>
        <w:t>minigrids</w:t>
      </w:r>
      <w:proofErr w:type="spellEnd"/>
      <w:r w:rsidR="00494717" w:rsidRPr="00494717">
        <w:rPr>
          <w:rFonts w:ascii="Calibri" w:hAnsi="Calibri"/>
          <w:sz w:val="20"/>
          <w:szCs w:val="20"/>
        </w:rPr>
        <w:t xml:space="preserve"> and its experience on setting-up and growing a </w:t>
      </w:r>
      <w:proofErr w:type="spellStart"/>
      <w:r w:rsidR="00494717" w:rsidRPr="00494717">
        <w:rPr>
          <w:rFonts w:ascii="Calibri" w:hAnsi="Calibri"/>
          <w:sz w:val="20"/>
          <w:szCs w:val="20"/>
        </w:rPr>
        <w:t>minigrid</w:t>
      </w:r>
      <w:proofErr w:type="spellEnd"/>
      <w:r w:rsidR="00494717" w:rsidRPr="00494717">
        <w:rPr>
          <w:rFonts w:ascii="Calibri" w:hAnsi="Calibri"/>
          <w:sz w:val="20"/>
          <w:szCs w:val="20"/>
        </w:rPr>
        <w:t xml:space="preserve"> association.</w:t>
      </w:r>
      <w:r w:rsidR="00494717">
        <w:rPr>
          <w:rFonts w:ascii="Calibri" w:hAnsi="Calibri"/>
          <w:sz w:val="20"/>
          <w:szCs w:val="20"/>
        </w:rPr>
        <w:t xml:space="preserve"> </w:t>
      </w:r>
      <w:r w:rsidR="00494717" w:rsidRPr="00494717">
        <w:rPr>
          <w:rFonts w:ascii="Calibri" w:hAnsi="Calibri" w:cstheme="minorBidi"/>
          <w:sz w:val="20"/>
          <w:szCs w:val="20"/>
        </w:rPr>
        <w:t>The following activities will take place:</w:t>
      </w:r>
    </w:p>
    <w:p w14:paraId="3DD3795F" w14:textId="78B49AD9" w:rsidR="00494717" w:rsidRPr="00494717" w:rsidRDefault="00FA6CC7" w:rsidP="005913BC">
      <w:pPr>
        <w:numPr>
          <w:ilvl w:val="0"/>
          <w:numId w:val="51"/>
        </w:numPr>
        <w:jc w:val="both"/>
        <w:rPr>
          <w:rFonts w:ascii="Calibri" w:hAnsi="Calibri" w:cstheme="minorHAnsi"/>
          <w:sz w:val="20"/>
          <w:szCs w:val="20"/>
        </w:rPr>
      </w:pPr>
      <w:r w:rsidRPr="005650BA">
        <w:rPr>
          <w:rFonts w:ascii="Calibri" w:hAnsi="Calibri" w:cstheme="minorHAnsi"/>
          <w:sz w:val="20"/>
          <w:szCs w:val="20"/>
          <w:u w:val="single"/>
        </w:rPr>
        <w:t>Activity 2.3.1:</w:t>
      </w:r>
      <w:r>
        <w:rPr>
          <w:rFonts w:ascii="Calibri" w:hAnsi="Calibri" w:cstheme="minorHAnsi"/>
          <w:sz w:val="20"/>
          <w:szCs w:val="20"/>
        </w:rPr>
        <w:t xml:space="preserve"> </w:t>
      </w:r>
      <w:r w:rsidR="00494717" w:rsidRPr="00494717">
        <w:rPr>
          <w:rFonts w:ascii="Calibri" w:hAnsi="Calibri" w:cstheme="minorHAnsi"/>
          <w:sz w:val="20"/>
          <w:szCs w:val="20"/>
        </w:rPr>
        <w:t xml:space="preserve">Research will be done to collate </w:t>
      </w:r>
      <w:proofErr w:type="gramStart"/>
      <w:r w:rsidR="00494717" w:rsidRPr="00494717">
        <w:rPr>
          <w:rFonts w:ascii="Calibri" w:hAnsi="Calibri" w:cstheme="minorHAnsi"/>
          <w:sz w:val="20"/>
          <w:szCs w:val="20"/>
        </w:rPr>
        <w:t>all of</w:t>
      </w:r>
      <w:proofErr w:type="gramEnd"/>
      <w:r w:rsidR="00494717" w:rsidRPr="00494717">
        <w:rPr>
          <w:rFonts w:ascii="Calibri" w:hAnsi="Calibri" w:cstheme="minorHAnsi"/>
          <w:sz w:val="20"/>
          <w:szCs w:val="20"/>
        </w:rPr>
        <w:t xml:space="preserve"> the relevant private sector players in-country that might be possible association members. </w:t>
      </w:r>
    </w:p>
    <w:p w14:paraId="74E3F7CB" w14:textId="29130C02" w:rsidR="00494717" w:rsidRPr="00494717" w:rsidRDefault="00FA6CC7" w:rsidP="005913BC">
      <w:pPr>
        <w:numPr>
          <w:ilvl w:val="0"/>
          <w:numId w:val="51"/>
        </w:numPr>
        <w:jc w:val="both"/>
        <w:rPr>
          <w:rFonts w:ascii="Calibri" w:hAnsi="Calibri" w:cstheme="minorHAnsi"/>
          <w:sz w:val="20"/>
          <w:szCs w:val="20"/>
        </w:rPr>
      </w:pPr>
      <w:r w:rsidRPr="005650BA">
        <w:rPr>
          <w:rFonts w:ascii="Calibri" w:hAnsi="Calibri" w:cstheme="minorHAnsi"/>
          <w:sz w:val="20"/>
          <w:szCs w:val="20"/>
          <w:u w:val="single"/>
        </w:rPr>
        <w:t>Activity. 2.3.2:</w:t>
      </w:r>
      <w:r>
        <w:rPr>
          <w:rFonts w:ascii="Calibri" w:hAnsi="Calibri" w:cstheme="minorHAnsi"/>
          <w:sz w:val="20"/>
          <w:szCs w:val="20"/>
        </w:rPr>
        <w:t xml:space="preserve"> </w:t>
      </w:r>
      <w:r w:rsidR="00494717" w:rsidRPr="00494717">
        <w:rPr>
          <w:rFonts w:ascii="Calibri" w:hAnsi="Calibri" w:cstheme="minorHAnsi"/>
          <w:sz w:val="20"/>
          <w:szCs w:val="20"/>
        </w:rPr>
        <w:t>Champions will be identified in government to support the chapter and provide a direct liaison to the government.</w:t>
      </w:r>
    </w:p>
    <w:p w14:paraId="68A60F1E" w14:textId="3A0DDF46" w:rsidR="00494717" w:rsidRPr="00F12575" w:rsidRDefault="00FA6CC7" w:rsidP="005913BC">
      <w:pPr>
        <w:numPr>
          <w:ilvl w:val="0"/>
          <w:numId w:val="51"/>
        </w:numPr>
        <w:jc w:val="both"/>
        <w:rPr>
          <w:rFonts w:ascii="Calibri" w:hAnsi="Calibri" w:cstheme="minorHAnsi"/>
          <w:sz w:val="20"/>
          <w:szCs w:val="20"/>
        </w:rPr>
      </w:pPr>
      <w:r w:rsidRPr="005650BA">
        <w:rPr>
          <w:rFonts w:ascii="Calibri" w:hAnsi="Calibri" w:cstheme="minorHAnsi"/>
          <w:sz w:val="20"/>
          <w:szCs w:val="20"/>
          <w:u w:val="single"/>
        </w:rPr>
        <w:t>Activity 2.3.3:</w:t>
      </w:r>
      <w:r>
        <w:rPr>
          <w:rFonts w:ascii="Calibri" w:hAnsi="Calibri" w:cstheme="minorHAnsi"/>
          <w:sz w:val="20"/>
          <w:szCs w:val="20"/>
        </w:rPr>
        <w:t xml:space="preserve"> </w:t>
      </w:r>
      <w:r w:rsidR="00494717" w:rsidRPr="00F12575">
        <w:rPr>
          <w:rFonts w:ascii="Calibri" w:hAnsi="Calibri" w:cstheme="minorHAnsi"/>
          <w:sz w:val="20"/>
          <w:szCs w:val="20"/>
        </w:rPr>
        <w:t>Key Ministries will be contacted to ensure any support is forthcoming and the necessary parties are made aware of any plans.</w:t>
      </w:r>
    </w:p>
    <w:p w14:paraId="459EF326" w14:textId="391E9390" w:rsidR="00494717" w:rsidRPr="00494717" w:rsidRDefault="00FA6CC7" w:rsidP="005913BC">
      <w:pPr>
        <w:numPr>
          <w:ilvl w:val="0"/>
          <w:numId w:val="51"/>
        </w:numPr>
        <w:jc w:val="both"/>
        <w:rPr>
          <w:rFonts w:ascii="Calibri" w:hAnsi="Calibri" w:cstheme="minorHAnsi"/>
          <w:sz w:val="20"/>
          <w:szCs w:val="20"/>
        </w:rPr>
      </w:pPr>
      <w:r w:rsidRPr="005650BA">
        <w:rPr>
          <w:rFonts w:ascii="Calibri" w:hAnsi="Calibri" w:cstheme="minorHAnsi"/>
          <w:sz w:val="20"/>
          <w:szCs w:val="20"/>
          <w:u w:val="single"/>
        </w:rPr>
        <w:t>Activity 2.3.4:</w:t>
      </w:r>
      <w:r>
        <w:rPr>
          <w:rFonts w:ascii="Calibri" w:hAnsi="Calibri" w:cstheme="minorHAnsi"/>
          <w:sz w:val="20"/>
          <w:szCs w:val="20"/>
        </w:rPr>
        <w:t xml:space="preserve"> </w:t>
      </w:r>
      <w:r w:rsidR="00494717" w:rsidRPr="00494717">
        <w:rPr>
          <w:rFonts w:ascii="Calibri" w:hAnsi="Calibri" w:cstheme="minorHAnsi"/>
          <w:sz w:val="20"/>
          <w:szCs w:val="20"/>
        </w:rPr>
        <w:t xml:space="preserve">Notices will be placed in national media to ensure wide coverage of information pertaining to the opportunities for the private sector and the establishment of an industry association. </w:t>
      </w:r>
    </w:p>
    <w:p w14:paraId="7DE2DF4E" w14:textId="4E27B0E1" w:rsidR="00494717" w:rsidRPr="0044466B" w:rsidRDefault="00FA6CC7" w:rsidP="005913BC">
      <w:pPr>
        <w:widowControl w:val="0"/>
        <w:numPr>
          <w:ilvl w:val="0"/>
          <w:numId w:val="51"/>
        </w:numPr>
        <w:autoSpaceDE w:val="0"/>
        <w:autoSpaceDN w:val="0"/>
        <w:adjustRightInd w:val="0"/>
        <w:jc w:val="both"/>
        <w:rPr>
          <w:rFonts w:cs="Calibri"/>
          <w:szCs w:val="20"/>
        </w:rPr>
      </w:pPr>
      <w:r w:rsidRPr="005650BA">
        <w:rPr>
          <w:rFonts w:ascii="Calibri" w:hAnsi="Calibri" w:cstheme="minorHAnsi"/>
          <w:sz w:val="20"/>
          <w:szCs w:val="20"/>
          <w:u w:val="single"/>
        </w:rPr>
        <w:t>Activity 2.3.5:</w:t>
      </w:r>
      <w:r>
        <w:rPr>
          <w:rFonts w:ascii="Calibri" w:hAnsi="Calibri" w:cstheme="minorHAnsi"/>
          <w:sz w:val="20"/>
          <w:szCs w:val="20"/>
        </w:rPr>
        <w:t xml:space="preserve"> </w:t>
      </w:r>
      <w:r w:rsidR="00494717" w:rsidRPr="00494717">
        <w:rPr>
          <w:rFonts w:ascii="Calibri" w:hAnsi="Calibri" w:cstheme="minorHAnsi"/>
          <w:sz w:val="20"/>
          <w:szCs w:val="20"/>
        </w:rPr>
        <w:t xml:space="preserve">Meetings will be convened with interested parties and a draft association governance </w:t>
      </w:r>
      <w:r w:rsidR="00494717" w:rsidRPr="00494717">
        <w:rPr>
          <w:rFonts w:ascii="Calibri" w:hAnsi="Calibri" w:cstheme="minorHAnsi"/>
          <w:sz w:val="20"/>
          <w:szCs w:val="20"/>
        </w:rPr>
        <w:lastRenderedPageBreak/>
        <w:t>structure will be put into place. This work can be supported by AMDA and collaboration with ECREEE</w:t>
      </w:r>
      <w:r w:rsidR="00494717" w:rsidRPr="0044466B">
        <w:rPr>
          <w:rFonts w:asciiTheme="minorHAnsi" w:hAnsiTheme="minorHAnsi" w:cstheme="minorHAnsi"/>
          <w:sz w:val="20"/>
          <w:szCs w:val="20"/>
        </w:rPr>
        <w:t xml:space="preserve">. </w:t>
      </w:r>
    </w:p>
    <w:p w14:paraId="7029657D" w14:textId="77777777" w:rsidR="005B49CA" w:rsidRPr="00EF5F9B" w:rsidRDefault="005B49CA" w:rsidP="00EF5F9B">
      <w:pPr>
        <w:jc w:val="both"/>
        <w:rPr>
          <w:rFonts w:ascii="Calibri" w:hAnsi="Calibri"/>
          <w:sz w:val="20"/>
          <w:szCs w:val="20"/>
        </w:rPr>
      </w:pPr>
    </w:p>
    <w:p w14:paraId="0890B3B1" w14:textId="04BE0731" w:rsidR="00E9379A" w:rsidRPr="00FA2C9A" w:rsidRDefault="5D584726" w:rsidP="00FA2C9A">
      <w:pPr>
        <w:numPr>
          <w:ilvl w:val="0"/>
          <w:numId w:val="36"/>
        </w:numPr>
        <w:pBdr>
          <w:top w:val="single" w:sz="4" w:space="1" w:color="auto"/>
          <w:bottom w:val="single" w:sz="4" w:space="1" w:color="auto"/>
        </w:pBdr>
        <w:spacing w:before="240" w:after="60"/>
        <w:ind w:left="0" w:firstLine="0"/>
        <w:jc w:val="both"/>
        <w:rPr>
          <w:rFonts w:ascii="Calibri" w:hAnsi="Calibri"/>
          <w:b/>
          <w:bCs/>
          <w:sz w:val="20"/>
        </w:rPr>
      </w:pPr>
      <w:r w:rsidRPr="00FA2C9A">
        <w:rPr>
          <w:rFonts w:ascii="Calibri" w:eastAsia="SimSun" w:hAnsi="Calibri"/>
          <w:b/>
          <w:bCs/>
          <w:sz w:val="20"/>
        </w:rPr>
        <w:t xml:space="preserve">Project Component 3 (PC3): </w:t>
      </w:r>
      <w:r w:rsidR="00A17785" w:rsidRPr="00FA2C9A">
        <w:rPr>
          <w:rFonts w:ascii="Calibri" w:eastAsia="SimSun" w:hAnsi="Calibri"/>
          <w:b/>
          <w:bCs/>
          <w:sz w:val="20"/>
        </w:rPr>
        <w:t>Scaled-up</w:t>
      </w:r>
      <w:r w:rsidRPr="00FA2C9A">
        <w:rPr>
          <w:rFonts w:ascii="Calibri" w:eastAsia="SimSun" w:hAnsi="Calibri"/>
          <w:b/>
          <w:bCs/>
          <w:sz w:val="20"/>
        </w:rPr>
        <w:t xml:space="preserve"> financing</w:t>
      </w:r>
      <w:r w:rsidR="7BD96288" w:rsidRPr="00FA2C9A">
        <w:rPr>
          <w:rFonts w:ascii="Calibri" w:eastAsia="SimSun" w:hAnsi="Calibri"/>
          <w:b/>
          <w:bCs/>
          <w:sz w:val="20"/>
        </w:rPr>
        <w:t xml:space="preserve">. </w:t>
      </w:r>
    </w:p>
    <w:p w14:paraId="545D6853" w14:textId="1722935E" w:rsidR="00E9379A" w:rsidRPr="003762C1" w:rsidRDefault="00E9379A" w:rsidP="003762C1">
      <w:pPr>
        <w:jc w:val="both"/>
        <w:rPr>
          <w:rFonts w:ascii="Calibri" w:hAnsi="Calibri" w:cs="Calibri"/>
          <w:sz w:val="20"/>
          <w:szCs w:val="20"/>
        </w:rPr>
      </w:pPr>
    </w:p>
    <w:p w14:paraId="6BA8ACBB" w14:textId="7B971C16" w:rsidR="00161BAD" w:rsidRDefault="403FFF2B" w:rsidP="005913BC">
      <w:pPr>
        <w:numPr>
          <w:ilvl w:val="0"/>
          <w:numId w:val="36"/>
        </w:numPr>
        <w:jc w:val="both"/>
        <w:rPr>
          <w:rFonts w:ascii="Calibri" w:hAnsi="Calibri" w:cs="Calibri"/>
          <w:sz w:val="20"/>
          <w:szCs w:val="20"/>
        </w:rPr>
      </w:pPr>
      <w:r w:rsidRPr="003762C1">
        <w:rPr>
          <w:rFonts w:ascii="Calibri" w:hAnsi="Calibri" w:cs="Calibri"/>
          <w:sz w:val="20"/>
          <w:szCs w:val="20"/>
        </w:rPr>
        <w:t>Access to low-cost, commercial capital (equity and debt), ideally in local</w:t>
      </w:r>
      <w:r w:rsidR="12FE472E" w:rsidRPr="003762C1">
        <w:rPr>
          <w:rFonts w:ascii="Calibri" w:hAnsi="Calibri" w:cs="Calibri"/>
          <w:sz w:val="20"/>
          <w:szCs w:val="20"/>
        </w:rPr>
        <w:t xml:space="preserve"> </w:t>
      </w:r>
      <w:r w:rsidRPr="003762C1">
        <w:rPr>
          <w:rFonts w:ascii="Calibri" w:hAnsi="Calibri" w:cs="Calibri"/>
          <w:sz w:val="20"/>
          <w:szCs w:val="20"/>
        </w:rPr>
        <w:t xml:space="preserve">currency, is key to reducing the cost of </w:t>
      </w:r>
      <w:proofErr w:type="spellStart"/>
      <w:r w:rsidRPr="003762C1">
        <w:rPr>
          <w:rFonts w:ascii="Calibri" w:hAnsi="Calibri" w:cs="Calibri"/>
          <w:sz w:val="20"/>
          <w:szCs w:val="20"/>
        </w:rPr>
        <w:t>minigrids</w:t>
      </w:r>
      <w:proofErr w:type="spellEnd"/>
      <w:r w:rsidRPr="003762C1">
        <w:rPr>
          <w:rFonts w:ascii="Calibri" w:hAnsi="Calibri" w:cs="Calibri"/>
          <w:sz w:val="20"/>
          <w:szCs w:val="20"/>
        </w:rPr>
        <w:t xml:space="preserve">, and </w:t>
      </w:r>
      <w:r w:rsidR="12FE472E" w:rsidRPr="003762C1">
        <w:rPr>
          <w:rFonts w:ascii="Calibri" w:hAnsi="Calibri" w:cs="Calibri"/>
          <w:sz w:val="20"/>
          <w:szCs w:val="20"/>
        </w:rPr>
        <w:t xml:space="preserve">ensuring </w:t>
      </w:r>
      <w:r w:rsidRPr="003762C1">
        <w:rPr>
          <w:rFonts w:ascii="Calibri" w:hAnsi="Calibri" w:cs="Calibri"/>
          <w:sz w:val="20"/>
          <w:szCs w:val="20"/>
        </w:rPr>
        <w:t xml:space="preserve">the long-term commercial sustainability of </w:t>
      </w:r>
      <w:proofErr w:type="spellStart"/>
      <w:r w:rsidRPr="003762C1">
        <w:rPr>
          <w:rFonts w:ascii="Calibri" w:hAnsi="Calibri" w:cs="Calibri"/>
          <w:sz w:val="20"/>
          <w:szCs w:val="20"/>
        </w:rPr>
        <w:t>minigrid</w:t>
      </w:r>
      <w:proofErr w:type="spellEnd"/>
      <w:r w:rsidRPr="003762C1">
        <w:rPr>
          <w:rFonts w:ascii="Calibri" w:hAnsi="Calibri" w:cs="Calibri"/>
          <w:sz w:val="20"/>
          <w:szCs w:val="20"/>
        </w:rPr>
        <w:t xml:space="preserve"> markets. In markets which are being supported by donor partners, concessional finance and/or capital subsidies and results-based financing can provide additional cost-reduction. </w:t>
      </w:r>
      <w:r w:rsidR="12FE472E" w:rsidRPr="003762C1">
        <w:rPr>
          <w:rFonts w:ascii="Calibri" w:hAnsi="Calibri" w:cs="Calibri"/>
          <w:sz w:val="20"/>
          <w:szCs w:val="20"/>
        </w:rPr>
        <w:t>The project</w:t>
      </w:r>
      <w:r w:rsidRPr="003762C1">
        <w:rPr>
          <w:rFonts w:ascii="Calibri" w:hAnsi="Calibri" w:cs="Calibri"/>
          <w:sz w:val="20"/>
          <w:szCs w:val="20"/>
        </w:rPr>
        <w:t xml:space="preserve"> will establish partnerships with development banks and </w:t>
      </w:r>
      <w:r w:rsidR="0B96F075" w:rsidRPr="003762C1">
        <w:rPr>
          <w:rFonts w:ascii="Calibri" w:hAnsi="Calibri" w:cs="Calibri"/>
          <w:sz w:val="20"/>
          <w:szCs w:val="20"/>
        </w:rPr>
        <w:t>commercial financial institutions (</w:t>
      </w:r>
      <w:r w:rsidR="12FE472E" w:rsidRPr="003762C1">
        <w:rPr>
          <w:rFonts w:ascii="Calibri" w:hAnsi="Calibri" w:cs="Calibri"/>
          <w:sz w:val="20"/>
          <w:szCs w:val="20"/>
        </w:rPr>
        <w:t xml:space="preserve">local </w:t>
      </w:r>
      <w:r w:rsidR="0B96F075" w:rsidRPr="003762C1">
        <w:rPr>
          <w:rFonts w:ascii="Calibri" w:hAnsi="Calibri" w:cs="Calibri"/>
          <w:sz w:val="20"/>
          <w:szCs w:val="20"/>
        </w:rPr>
        <w:t>banks, microfinance institutions, etc.)</w:t>
      </w:r>
      <w:r w:rsidRPr="003762C1">
        <w:rPr>
          <w:rFonts w:ascii="Calibri" w:hAnsi="Calibri" w:cs="Calibri"/>
          <w:sz w:val="20"/>
          <w:szCs w:val="20"/>
        </w:rPr>
        <w:t xml:space="preserve">, and will support </w:t>
      </w:r>
      <w:r w:rsidR="00161BAD">
        <w:rPr>
          <w:rFonts w:ascii="Calibri" w:hAnsi="Calibri" w:cs="Calibri"/>
          <w:sz w:val="20"/>
          <w:szCs w:val="20"/>
        </w:rPr>
        <w:t xml:space="preserve">the </w:t>
      </w:r>
      <w:r w:rsidR="64273434" w:rsidRPr="003762C1">
        <w:rPr>
          <w:rFonts w:ascii="Calibri" w:hAnsi="Calibri" w:cs="Calibri"/>
          <w:sz w:val="20"/>
          <w:szCs w:val="20"/>
        </w:rPr>
        <w:t xml:space="preserve">development </w:t>
      </w:r>
      <w:r w:rsidR="00161BAD">
        <w:rPr>
          <w:rFonts w:ascii="Calibri" w:hAnsi="Calibri" w:cs="Calibri"/>
          <w:sz w:val="20"/>
          <w:szCs w:val="20"/>
        </w:rPr>
        <w:t>of innovative</w:t>
      </w:r>
      <w:r w:rsidRPr="003762C1">
        <w:rPr>
          <w:rFonts w:ascii="Calibri" w:hAnsi="Calibri" w:cs="Calibri"/>
          <w:sz w:val="20"/>
          <w:szCs w:val="20"/>
        </w:rPr>
        <w:t xml:space="preserve"> cost-efficient financial mechanisms that lead to </w:t>
      </w:r>
      <w:proofErr w:type="spellStart"/>
      <w:r w:rsidRPr="003762C1">
        <w:rPr>
          <w:rFonts w:ascii="Calibri" w:hAnsi="Calibri" w:cs="Calibri"/>
          <w:sz w:val="20"/>
          <w:szCs w:val="20"/>
        </w:rPr>
        <w:t>minigrid</w:t>
      </w:r>
      <w:proofErr w:type="spellEnd"/>
      <w:r w:rsidRPr="003762C1">
        <w:rPr>
          <w:rFonts w:ascii="Calibri" w:hAnsi="Calibri" w:cs="Calibri"/>
          <w:sz w:val="20"/>
          <w:szCs w:val="20"/>
        </w:rPr>
        <w:t xml:space="preserve"> cost-reduction </w:t>
      </w:r>
      <w:r w:rsidR="7BF3990B" w:rsidRPr="003762C1">
        <w:rPr>
          <w:rFonts w:ascii="Calibri" w:hAnsi="Calibri" w:cs="Calibri"/>
          <w:sz w:val="20"/>
          <w:szCs w:val="20"/>
        </w:rPr>
        <w:t xml:space="preserve">thus </w:t>
      </w:r>
      <w:r w:rsidRPr="003762C1">
        <w:rPr>
          <w:rFonts w:ascii="Calibri" w:hAnsi="Calibri" w:cs="Calibri"/>
          <w:sz w:val="20"/>
          <w:szCs w:val="20"/>
        </w:rPr>
        <w:t>bring</w:t>
      </w:r>
      <w:r w:rsidR="7BF3990B" w:rsidRPr="003762C1">
        <w:rPr>
          <w:rFonts w:ascii="Calibri" w:hAnsi="Calibri" w:cs="Calibri"/>
          <w:sz w:val="20"/>
          <w:szCs w:val="20"/>
        </w:rPr>
        <w:t>ing</w:t>
      </w:r>
      <w:r w:rsidRPr="003762C1">
        <w:rPr>
          <w:rFonts w:ascii="Calibri" w:hAnsi="Calibri" w:cs="Calibri"/>
          <w:sz w:val="20"/>
          <w:szCs w:val="20"/>
        </w:rPr>
        <w:t xml:space="preserve"> </w:t>
      </w:r>
      <w:proofErr w:type="spellStart"/>
      <w:r w:rsidRPr="003762C1">
        <w:rPr>
          <w:rFonts w:ascii="Calibri" w:hAnsi="Calibri" w:cs="Calibri"/>
          <w:sz w:val="20"/>
          <w:szCs w:val="20"/>
        </w:rPr>
        <w:t>minigrid</w:t>
      </w:r>
      <w:proofErr w:type="spellEnd"/>
      <w:r w:rsidRPr="003762C1">
        <w:rPr>
          <w:rFonts w:ascii="Calibri" w:hAnsi="Calibri" w:cs="Calibri"/>
          <w:sz w:val="20"/>
          <w:szCs w:val="20"/>
        </w:rPr>
        <w:t xml:space="preserve"> markets to maturity. </w:t>
      </w:r>
      <w:r w:rsidR="3EF9DF09" w:rsidRPr="003762C1">
        <w:rPr>
          <w:rFonts w:ascii="Calibri" w:hAnsi="Calibri" w:cs="Calibri"/>
          <w:sz w:val="20"/>
          <w:szCs w:val="20"/>
        </w:rPr>
        <w:t xml:space="preserve">Access to finance for both the supply and demand segment is </w:t>
      </w:r>
      <w:r w:rsidR="00161BAD">
        <w:rPr>
          <w:rFonts w:ascii="Calibri" w:hAnsi="Calibri" w:cs="Calibri"/>
          <w:sz w:val="20"/>
          <w:szCs w:val="20"/>
        </w:rPr>
        <w:t>important</w:t>
      </w:r>
      <w:r w:rsidR="00161BAD" w:rsidRPr="003762C1">
        <w:rPr>
          <w:rFonts w:ascii="Calibri" w:hAnsi="Calibri" w:cs="Calibri"/>
          <w:sz w:val="20"/>
          <w:szCs w:val="20"/>
        </w:rPr>
        <w:t xml:space="preserve"> </w:t>
      </w:r>
      <w:r w:rsidR="3EF9DF09" w:rsidRPr="003762C1">
        <w:rPr>
          <w:rFonts w:ascii="Calibri" w:hAnsi="Calibri" w:cs="Calibri"/>
          <w:sz w:val="20"/>
          <w:szCs w:val="20"/>
        </w:rPr>
        <w:t xml:space="preserve">to promoting the uptake of renewable energy </w:t>
      </w:r>
      <w:proofErr w:type="spellStart"/>
      <w:r w:rsidR="3EF9DF09" w:rsidRPr="003762C1">
        <w:rPr>
          <w:rFonts w:ascii="Calibri" w:hAnsi="Calibri" w:cs="Calibri"/>
          <w:sz w:val="20"/>
          <w:szCs w:val="20"/>
        </w:rPr>
        <w:t>minigrids</w:t>
      </w:r>
      <w:proofErr w:type="spellEnd"/>
      <w:r w:rsidR="3EF9DF09" w:rsidRPr="003762C1">
        <w:rPr>
          <w:rFonts w:ascii="Calibri" w:hAnsi="Calibri" w:cs="Calibri"/>
          <w:sz w:val="20"/>
          <w:szCs w:val="20"/>
        </w:rPr>
        <w:t>. Several initiatives aiming to support access to finance for energy service companies have been implemented in Burkina Faso. Learnings from these</w:t>
      </w:r>
      <w:r w:rsidR="7BF3990B" w:rsidRPr="003762C1">
        <w:rPr>
          <w:rFonts w:ascii="Calibri" w:hAnsi="Calibri" w:cs="Calibri"/>
          <w:sz w:val="20"/>
          <w:szCs w:val="20"/>
        </w:rPr>
        <w:t xml:space="preserve"> p</w:t>
      </w:r>
      <w:r w:rsidR="3EF9DF09" w:rsidRPr="003762C1">
        <w:rPr>
          <w:rFonts w:ascii="Calibri" w:hAnsi="Calibri" w:cs="Calibri"/>
          <w:sz w:val="20"/>
          <w:szCs w:val="20"/>
        </w:rPr>
        <w:t>rojects indicated that banks are looking to share the investment risks and that consumer finance is a key market driver</w:t>
      </w:r>
      <w:r w:rsidR="7BF3990B" w:rsidRPr="003762C1">
        <w:rPr>
          <w:rFonts w:ascii="Calibri" w:hAnsi="Calibri" w:cs="Calibri"/>
          <w:sz w:val="20"/>
          <w:szCs w:val="20"/>
        </w:rPr>
        <w:t xml:space="preserve"> that n</w:t>
      </w:r>
      <w:r w:rsidR="6C9C468F" w:rsidRPr="003762C1">
        <w:rPr>
          <w:rFonts w:ascii="Calibri" w:hAnsi="Calibri" w:cs="Calibri"/>
          <w:sz w:val="20"/>
          <w:szCs w:val="20"/>
        </w:rPr>
        <w:t>eeds further innovation</w:t>
      </w:r>
      <w:r w:rsidR="3EF9DF09" w:rsidRPr="003762C1">
        <w:rPr>
          <w:rFonts w:ascii="Calibri" w:hAnsi="Calibri" w:cs="Calibri"/>
          <w:sz w:val="20"/>
          <w:szCs w:val="20"/>
        </w:rPr>
        <w:t xml:space="preserve">. </w:t>
      </w:r>
      <w:r w:rsidR="03C1EF16" w:rsidRPr="003762C1">
        <w:rPr>
          <w:rFonts w:ascii="Calibri" w:hAnsi="Calibri" w:cs="Calibri"/>
          <w:sz w:val="20"/>
          <w:szCs w:val="20"/>
        </w:rPr>
        <w:t>The full spectrum of t</w:t>
      </w:r>
      <w:r w:rsidR="3EF9DF09" w:rsidRPr="003762C1">
        <w:rPr>
          <w:rFonts w:ascii="Calibri" w:hAnsi="Calibri" w:cs="Calibri"/>
          <w:sz w:val="20"/>
          <w:szCs w:val="20"/>
        </w:rPr>
        <w:t>h</w:t>
      </w:r>
      <w:r w:rsidR="03C1EF16" w:rsidRPr="003762C1">
        <w:rPr>
          <w:rFonts w:ascii="Calibri" w:hAnsi="Calibri" w:cs="Calibri"/>
          <w:sz w:val="20"/>
          <w:szCs w:val="20"/>
        </w:rPr>
        <w:t>is</w:t>
      </w:r>
      <w:r w:rsidR="3EF9DF09" w:rsidRPr="003762C1">
        <w:rPr>
          <w:rFonts w:ascii="Calibri" w:hAnsi="Calibri" w:cs="Calibri"/>
          <w:sz w:val="20"/>
          <w:szCs w:val="20"/>
        </w:rPr>
        <w:t xml:space="preserve"> barrier </w:t>
      </w:r>
      <w:r w:rsidR="6C9C468F" w:rsidRPr="003762C1">
        <w:rPr>
          <w:rFonts w:ascii="Calibri" w:hAnsi="Calibri" w:cs="Calibri"/>
          <w:sz w:val="20"/>
          <w:szCs w:val="20"/>
        </w:rPr>
        <w:t>is</w:t>
      </w:r>
      <w:r w:rsidR="3EF9DF09" w:rsidRPr="003762C1">
        <w:rPr>
          <w:rFonts w:ascii="Calibri" w:hAnsi="Calibri" w:cs="Calibri"/>
          <w:sz w:val="20"/>
          <w:szCs w:val="20"/>
        </w:rPr>
        <w:t xml:space="preserve"> not addressed in the existing or upcoming projects in the mini-grid sector. </w:t>
      </w:r>
    </w:p>
    <w:p w14:paraId="6EA7D428" w14:textId="77777777" w:rsidR="00161BAD" w:rsidRDefault="00161BAD" w:rsidP="00B03E03">
      <w:pPr>
        <w:ind w:left="360"/>
        <w:jc w:val="both"/>
        <w:rPr>
          <w:rFonts w:ascii="Calibri" w:hAnsi="Calibri" w:cs="Calibri"/>
          <w:sz w:val="20"/>
          <w:szCs w:val="20"/>
        </w:rPr>
      </w:pPr>
    </w:p>
    <w:p w14:paraId="511A24C6" w14:textId="010E9663" w:rsidR="00F26CFB" w:rsidRPr="003762C1" w:rsidRDefault="00161BAD" w:rsidP="005913BC">
      <w:pPr>
        <w:numPr>
          <w:ilvl w:val="0"/>
          <w:numId w:val="36"/>
        </w:numPr>
        <w:jc w:val="both"/>
        <w:rPr>
          <w:rFonts w:ascii="Calibri" w:hAnsi="Calibri" w:cs="Calibri"/>
          <w:sz w:val="20"/>
          <w:szCs w:val="20"/>
        </w:rPr>
      </w:pPr>
      <w:r w:rsidRPr="00B03E03">
        <w:rPr>
          <w:rFonts w:ascii="Calibri" w:hAnsi="Calibri" w:cs="Calibri"/>
          <w:sz w:val="20"/>
          <w:szCs w:val="20"/>
          <w:u w:val="single"/>
        </w:rPr>
        <w:t>Implementation arrangement</w:t>
      </w:r>
      <w:r>
        <w:rPr>
          <w:rFonts w:ascii="Calibri" w:hAnsi="Calibri" w:cs="Calibri"/>
          <w:sz w:val="20"/>
          <w:szCs w:val="20"/>
        </w:rPr>
        <w:t xml:space="preserve">. </w:t>
      </w:r>
      <w:r w:rsidR="3EF9DF09" w:rsidRPr="003762C1">
        <w:rPr>
          <w:rFonts w:ascii="Calibri" w:hAnsi="Calibri" w:cs="Calibri"/>
          <w:sz w:val="20"/>
          <w:szCs w:val="20"/>
        </w:rPr>
        <w:t xml:space="preserve">This activity </w:t>
      </w:r>
      <w:r w:rsidR="03C1EF16" w:rsidRPr="003762C1">
        <w:rPr>
          <w:rFonts w:ascii="Calibri" w:hAnsi="Calibri" w:cs="Calibri"/>
          <w:sz w:val="20"/>
          <w:szCs w:val="20"/>
        </w:rPr>
        <w:t>will be</w:t>
      </w:r>
      <w:r w:rsidR="3EF9DF09" w:rsidRPr="003762C1">
        <w:rPr>
          <w:rFonts w:ascii="Calibri" w:hAnsi="Calibri" w:cs="Calibri"/>
          <w:sz w:val="20"/>
          <w:szCs w:val="20"/>
        </w:rPr>
        <w:t xml:space="preserve"> </w:t>
      </w:r>
      <w:r w:rsidR="0EC84B75" w:rsidRPr="003762C1">
        <w:rPr>
          <w:rFonts w:ascii="Calibri" w:hAnsi="Calibri" w:cs="Calibri"/>
          <w:sz w:val="20"/>
          <w:szCs w:val="20"/>
        </w:rPr>
        <w:t>imp</w:t>
      </w:r>
      <w:r w:rsidR="3EF9DF09" w:rsidRPr="003762C1">
        <w:rPr>
          <w:rFonts w:ascii="Calibri" w:hAnsi="Calibri" w:cs="Calibri"/>
          <w:sz w:val="20"/>
          <w:szCs w:val="20"/>
        </w:rPr>
        <w:t>le</w:t>
      </w:r>
      <w:r w:rsidR="0EC84B75" w:rsidRPr="003762C1">
        <w:rPr>
          <w:rFonts w:ascii="Calibri" w:hAnsi="Calibri" w:cs="Calibri"/>
          <w:sz w:val="20"/>
          <w:szCs w:val="20"/>
        </w:rPr>
        <w:t>mente</w:t>
      </w:r>
      <w:r w:rsidR="3EF9DF09" w:rsidRPr="003762C1">
        <w:rPr>
          <w:rFonts w:ascii="Calibri" w:hAnsi="Calibri" w:cs="Calibri"/>
          <w:sz w:val="20"/>
          <w:szCs w:val="20"/>
        </w:rPr>
        <w:t>d by UNCDF</w:t>
      </w:r>
      <w:r w:rsidR="0EC84B75" w:rsidRPr="003762C1">
        <w:rPr>
          <w:rFonts w:ascii="Calibri" w:hAnsi="Calibri" w:cs="Calibri"/>
          <w:sz w:val="20"/>
          <w:szCs w:val="20"/>
        </w:rPr>
        <w:t xml:space="preserve"> as responsible party</w:t>
      </w:r>
      <w:r>
        <w:rPr>
          <w:rFonts w:ascii="Calibri" w:hAnsi="Calibri" w:cs="Calibri"/>
          <w:sz w:val="20"/>
          <w:szCs w:val="20"/>
        </w:rPr>
        <w:t>,</w:t>
      </w:r>
      <w:r w:rsidR="3EF9DF09" w:rsidRPr="003762C1">
        <w:rPr>
          <w:rFonts w:ascii="Calibri" w:hAnsi="Calibri" w:cs="Calibri"/>
          <w:sz w:val="20"/>
          <w:szCs w:val="20"/>
        </w:rPr>
        <w:t xml:space="preserve"> in </w:t>
      </w:r>
      <w:r w:rsidR="5D32A07B" w:rsidRPr="003762C1">
        <w:rPr>
          <w:rFonts w:ascii="Calibri" w:hAnsi="Calibri" w:cs="Calibri"/>
          <w:sz w:val="20"/>
          <w:szCs w:val="20"/>
        </w:rPr>
        <w:t xml:space="preserve">close </w:t>
      </w:r>
      <w:r w:rsidR="3EF9DF09" w:rsidRPr="003762C1">
        <w:rPr>
          <w:rFonts w:ascii="Calibri" w:hAnsi="Calibri" w:cs="Calibri"/>
          <w:sz w:val="20"/>
          <w:szCs w:val="20"/>
        </w:rPr>
        <w:t>collaboration with</w:t>
      </w:r>
      <w:r w:rsidR="5D32A07B" w:rsidRPr="003762C1">
        <w:rPr>
          <w:rFonts w:ascii="Calibri" w:hAnsi="Calibri" w:cs="Calibri"/>
          <w:sz w:val="20"/>
          <w:szCs w:val="20"/>
        </w:rPr>
        <w:t xml:space="preserve"> the Swedish Cooperation</w:t>
      </w:r>
      <w:r w:rsidR="3EF9DF09" w:rsidRPr="003762C1">
        <w:rPr>
          <w:rFonts w:ascii="Calibri" w:hAnsi="Calibri" w:cs="Calibri"/>
          <w:sz w:val="20"/>
          <w:szCs w:val="20"/>
        </w:rPr>
        <w:t xml:space="preserve"> </w:t>
      </w:r>
      <w:r w:rsidR="5D32A07B" w:rsidRPr="003762C1">
        <w:rPr>
          <w:rFonts w:ascii="Calibri" w:hAnsi="Calibri" w:cs="Calibri"/>
          <w:sz w:val="20"/>
          <w:szCs w:val="20"/>
        </w:rPr>
        <w:t>(</w:t>
      </w:r>
      <w:proofErr w:type="spellStart"/>
      <w:r w:rsidR="3EF9DF09" w:rsidRPr="003762C1">
        <w:rPr>
          <w:rFonts w:ascii="Calibri" w:hAnsi="Calibri" w:cs="Calibri"/>
          <w:sz w:val="20"/>
          <w:szCs w:val="20"/>
        </w:rPr>
        <w:t>S</w:t>
      </w:r>
      <w:r>
        <w:rPr>
          <w:rFonts w:ascii="Calibri" w:hAnsi="Calibri" w:cs="Calibri"/>
          <w:sz w:val="20"/>
          <w:szCs w:val="20"/>
        </w:rPr>
        <w:t>ida</w:t>
      </w:r>
      <w:proofErr w:type="spellEnd"/>
      <w:r w:rsidR="5D32A07B" w:rsidRPr="003762C1">
        <w:rPr>
          <w:rFonts w:ascii="Calibri" w:hAnsi="Calibri" w:cs="Calibri"/>
          <w:sz w:val="20"/>
          <w:szCs w:val="20"/>
        </w:rPr>
        <w:t>)</w:t>
      </w:r>
      <w:r w:rsidR="3EF9DF09" w:rsidRPr="003762C1">
        <w:rPr>
          <w:rFonts w:ascii="Calibri" w:hAnsi="Calibri" w:cs="Calibri"/>
          <w:sz w:val="20"/>
          <w:szCs w:val="20"/>
        </w:rPr>
        <w:t xml:space="preserve">, which has confirmed during the PPG phase its intention </w:t>
      </w:r>
      <w:r w:rsidR="7E49D7CE" w:rsidRPr="003762C1">
        <w:rPr>
          <w:rFonts w:ascii="Calibri" w:hAnsi="Calibri" w:cs="Calibri"/>
          <w:sz w:val="20"/>
          <w:szCs w:val="20"/>
        </w:rPr>
        <w:t xml:space="preserve">to </w:t>
      </w:r>
      <w:r w:rsidR="3EF9DF09" w:rsidRPr="003762C1">
        <w:rPr>
          <w:rFonts w:ascii="Calibri" w:hAnsi="Calibri" w:cs="Calibri"/>
          <w:sz w:val="20"/>
          <w:szCs w:val="20"/>
        </w:rPr>
        <w:t>set-up a first loss guarantee scheme to</w:t>
      </w:r>
      <w:r w:rsidR="7E49D7CE" w:rsidRPr="003762C1">
        <w:rPr>
          <w:rFonts w:ascii="Calibri" w:hAnsi="Calibri" w:cs="Calibri"/>
          <w:sz w:val="20"/>
          <w:szCs w:val="20"/>
        </w:rPr>
        <w:t xml:space="preserve"> incentivize</w:t>
      </w:r>
      <w:r w:rsidR="3EF9DF09" w:rsidRPr="003762C1">
        <w:rPr>
          <w:rFonts w:ascii="Calibri" w:hAnsi="Calibri" w:cs="Calibri"/>
          <w:sz w:val="20"/>
          <w:szCs w:val="20"/>
        </w:rPr>
        <w:t xml:space="preserve"> banks to lend to off-grid companies. </w:t>
      </w:r>
      <w:r w:rsidR="4193158A" w:rsidRPr="003762C1">
        <w:rPr>
          <w:rFonts w:ascii="Calibri" w:hAnsi="Calibri" w:cs="Calibri"/>
          <w:sz w:val="20"/>
          <w:szCs w:val="20"/>
        </w:rPr>
        <w:t>Lesson</w:t>
      </w:r>
      <w:r w:rsidR="4A6F9217" w:rsidRPr="003762C1">
        <w:rPr>
          <w:rFonts w:ascii="Calibri" w:hAnsi="Calibri" w:cs="Calibri"/>
          <w:sz w:val="20"/>
          <w:szCs w:val="20"/>
        </w:rPr>
        <w:t>s</w:t>
      </w:r>
      <w:r w:rsidR="12FE472E" w:rsidRPr="003762C1">
        <w:rPr>
          <w:rFonts w:ascii="Calibri" w:hAnsi="Calibri" w:cs="Calibri"/>
          <w:sz w:val="20"/>
          <w:szCs w:val="20"/>
        </w:rPr>
        <w:t xml:space="preserve"> </w:t>
      </w:r>
      <w:r w:rsidR="4193158A" w:rsidRPr="003762C1">
        <w:rPr>
          <w:rFonts w:ascii="Calibri" w:hAnsi="Calibri" w:cs="Calibri"/>
          <w:sz w:val="20"/>
          <w:szCs w:val="20"/>
        </w:rPr>
        <w:t xml:space="preserve">learned from </w:t>
      </w:r>
      <w:proofErr w:type="spellStart"/>
      <w:r w:rsidR="4193158A" w:rsidRPr="003762C1">
        <w:rPr>
          <w:rFonts w:ascii="Calibri" w:hAnsi="Calibri" w:cs="Calibri"/>
          <w:sz w:val="20"/>
          <w:szCs w:val="20"/>
        </w:rPr>
        <w:t>Sunref</w:t>
      </w:r>
      <w:proofErr w:type="spellEnd"/>
      <w:r w:rsidR="4193158A" w:rsidRPr="003762C1">
        <w:rPr>
          <w:rFonts w:ascii="Calibri" w:hAnsi="Calibri" w:cs="Calibri"/>
          <w:sz w:val="20"/>
          <w:szCs w:val="20"/>
        </w:rPr>
        <w:t xml:space="preserve">, REACT and CEADIR will inform training modules and </w:t>
      </w:r>
      <w:r>
        <w:rPr>
          <w:rFonts w:ascii="Calibri" w:hAnsi="Calibri" w:cs="Calibri"/>
          <w:sz w:val="20"/>
          <w:szCs w:val="20"/>
        </w:rPr>
        <w:t>technical assistance</w:t>
      </w:r>
      <w:r w:rsidR="4193158A" w:rsidRPr="003762C1">
        <w:rPr>
          <w:rFonts w:ascii="Calibri" w:hAnsi="Calibri" w:cs="Calibri"/>
          <w:sz w:val="20"/>
          <w:szCs w:val="20"/>
        </w:rPr>
        <w:t xml:space="preserve">. </w:t>
      </w:r>
      <w:r w:rsidR="00EC6BA4">
        <w:rPr>
          <w:rFonts w:ascii="Calibri" w:hAnsi="Calibri" w:cs="Calibri"/>
          <w:sz w:val="20"/>
          <w:szCs w:val="20"/>
        </w:rPr>
        <w:t>C</w:t>
      </w:r>
      <w:r w:rsidR="00EC6BA4" w:rsidRPr="003762C1">
        <w:rPr>
          <w:rFonts w:ascii="Calibri" w:hAnsi="Calibri" w:cs="Calibri"/>
          <w:sz w:val="20"/>
          <w:szCs w:val="20"/>
        </w:rPr>
        <w:t xml:space="preserve">ommercial financial institutions (CFI) </w:t>
      </w:r>
      <w:r w:rsidR="00EC6BA4">
        <w:rPr>
          <w:rFonts w:ascii="Calibri" w:hAnsi="Calibri" w:cs="Calibri"/>
          <w:sz w:val="20"/>
          <w:szCs w:val="20"/>
        </w:rPr>
        <w:t xml:space="preserve">will be trained to </w:t>
      </w:r>
      <w:r w:rsidR="4193158A" w:rsidRPr="003762C1">
        <w:rPr>
          <w:rFonts w:ascii="Calibri" w:hAnsi="Calibri" w:cs="Calibri"/>
          <w:sz w:val="20"/>
          <w:szCs w:val="20"/>
        </w:rPr>
        <w:t xml:space="preserve">understand </w:t>
      </w:r>
      <w:proofErr w:type="spellStart"/>
      <w:r w:rsidR="4193158A" w:rsidRPr="003762C1">
        <w:rPr>
          <w:rFonts w:ascii="Calibri" w:hAnsi="Calibri" w:cs="Calibri"/>
          <w:sz w:val="20"/>
          <w:szCs w:val="20"/>
        </w:rPr>
        <w:t>minigrid</w:t>
      </w:r>
      <w:proofErr w:type="spellEnd"/>
      <w:r w:rsidR="4193158A" w:rsidRPr="003762C1">
        <w:rPr>
          <w:rFonts w:ascii="Calibri" w:hAnsi="Calibri" w:cs="Calibri"/>
          <w:sz w:val="20"/>
          <w:szCs w:val="20"/>
        </w:rPr>
        <w:t xml:space="preserve"> business and financial models, </w:t>
      </w:r>
      <w:r w:rsidR="00EC6BA4">
        <w:rPr>
          <w:rFonts w:ascii="Calibri" w:hAnsi="Calibri" w:cs="Calibri"/>
          <w:sz w:val="20"/>
          <w:szCs w:val="20"/>
        </w:rPr>
        <w:t>and</w:t>
      </w:r>
      <w:r w:rsidR="4193158A" w:rsidRPr="003762C1">
        <w:rPr>
          <w:rFonts w:ascii="Calibri" w:hAnsi="Calibri" w:cs="Calibri"/>
          <w:sz w:val="20"/>
          <w:szCs w:val="20"/>
        </w:rPr>
        <w:t xml:space="preserve"> to set-up appropriate financial products for the mini-grid markets. </w:t>
      </w:r>
    </w:p>
    <w:p w14:paraId="710A7CA0" w14:textId="77777777" w:rsidR="00F26CFB" w:rsidRPr="00FD7C66" w:rsidRDefault="00F26CFB" w:rsidP="00836866">
      <w:pPr>
        <w:ind w:left="360"/>
        <w:jc w:val="both"/>
        <w:rPr>
          <w:rFonts w:cs="Calibri"/>
          <w:szCs w:val="20"/>
        </w:rPr>
      </w:pPr>
    </w:p>
    <w:p w14:paraId="1584DAF0" w14:textId="68A61659" w:rsidR="00530E38" w:rsidRPr="00836866" w:rsidRDefault="00CF68C4" w:rsidP="005913BC">
      <w:pPr>
        <w:numPr>
          <w:ilvl w:val="0"/>
          <w:numId w:val="36"/>
        </w:numPr>
        <w:jc w:val="both"/>
        <w:rPr>
          <w:rFonts w:ascii="Calibri" w:hAnsi="Calibri" w:cs="Calibri"/>
          <w:i/>
          <w:iCs/>
          <w:color w:val="000000"/>
          <w:sz w:val="20"/>
          <w:szCs w:val="20"/>
          <w:u w:val="single"/>
        </w:rPr>
      </w:pPr>
      <w:r w:rsidRPr="254B32BA">
        <w:rPr>
          <w:rFonts w:ascii="Calibri" w:hAnsi="Calibri" w:cs="Calibri"/>
          <w:i/>
          <w:iCs/>
          <w:color w:val="000000" w:themeColor="text1"/>
          <w:sz w:val="20"/>
          <w:szCs w:val="20"/>
          <w:u w:val="single"/>
        </w:rPr>
        <w:t xml:space="preserve">Output </w:t>
      </w:r>
      <w:r w:rsidR="00886795" w:rsidRPr="254B32BA">
        <w:rPr>
          <w:rFonts w:ascii="Calibri" w:hAnsi="Calibri" w:cs="Calibri"/>
          <w:i/>
          <w:iCs/>
          <w:color w:val="000000" w:themeColor="text1"/>
          <w:sz w:val="20"/>
          <w:szCs w:val="20"/>
          <w:u w:val="single"/>
        </w:rPr>
        <w:t>3.</w:t>
      </w:r>
      <w:r w:rsidR="003E7315" w:rsidRPr="254B32BA">
        <w:rPr>
          <w:rFonts w:ascii="Calibri" w:hAnsi="Calibri" w:cs="Calibri"/>
          <w:i/>
          <w:iCs/>
          <w:color w:val="000000" w:themeColor="text1"/>
          <w:sz w:val="20"/>
          <w:szCs w:val="20"/>
          <w:u w:val="single"/>
        </w:rPr>
        <w:t>1:</w:t>
      </w:r>
      <w:r w:rsidR="00886795" w:rsidRPr="254B32BA">
        <w:rPr>
          <w:rFonts w:ascii="Calibri" w:hAnsi="Calibri" w:cs="Calibri"/>
          <w:i/>
          <w:iCs/>
          <w:color w:val="000000" w:themeColor="text1"/>
          <w:sz w:val="20"/>
          <w:szCs w:val="20"/>
          <w:u w:val="single"/>
        </w:rPr>
        <w:t xml:space="preserve"> Domestic financial sector capacity-building on business and financing models for </w:t>
      </w:r>
      <w:proofErr w:type="spellStart"/>
      <w:r w:rsidR="00886795" w:rsidRPr="254B32BA">
        <w:rPr>
          <w:rFonts w:ascii="Calibri" w:hAnsi="Calibri" w:cs="Calibri"/>
          <w:i/>
          <w:iCs/>
          <w:color w:val="000000" w:themeColor="text1"/>
          <w:sz w:val="20"/>
          <w:szCs w:val="20"/>
          <w:u w:val="single"/>
        </w:rPr>
        <w:t>minigrids</w:t>
      </w:r>
      <w:proofErr w:type="spellEnd"/>
    </w:p>
    <w:p w14:paraId="07AE33AB" w14:textId="332B34CC" w:rsidR="005B16F7" w:rsidRDefault="4E9E6649" w:rsidP="00530E38">
      <w:pPr>
        <w:ind w:left="360"/>
        <w:jc w:val="both"/>
        <w:rPr>
          <w:rFonts w:asciiTheme="minorHAnsi" w:hAnsiTheme="minorHAnsi"/>
          <w:sz w:val="20"/>
          <w:szCs w:val="20"/>
        </w:rPr>
      </w:pPr>
      <w:r w:rsidRPr="00B03E03">
        <w:rPr>
          <w:rFonts w:ascii="Calibri" w:hAnsi="Calibri" w:cs="Calibri"/>
          <w:color w:val="000000" w:themeColor="text1"/>
          <w:sz w:val="20"/>
          <w:szCs w:val="20"/>
        </w:rPr>
        <w:t xml:space="preserve">Much like other nascent markets, local financial institutions in Burkina Faso are unfamiliar with </w:t>
      </w:r>
      <w:r w:rsidR="5421E757" w:rsidRPr="00B03E03">
        <w:rPr>
          <w:rFonts w:ascii="Calibri" w:hAnsi="Calibri" w:cs="Calibri"/>
          <w:color w:val="000000" w:themeColor="text1"/>
          <w:sz w:val="20"/>
          <w:szCs w:val="20"/>
        </w:rPr>
        <w:t xml:space="preserve">the </w:t>
      </w:r>
      <w:r w:rsidRPr="00B03E03">
        <w:rPr>
          <w:rFonts w:ascii="Calibri" w:hAnsi="Calibri" w:cs="Calibri"/>
          <w:color w:val="000000" w:themeColor="text1"/>
          <w:sz w:val="20"/>
          <w:szCs w:val="20"/>
        </w:rPr>
        <w:t xml:space="preserve">off-grid solar </w:t>
      </w:r>
      <w:r w:rsidR="6F10BAA7" w:rsidRPr="00B03E03">
        <w:rPr>
          <w:rFonts w:ascii="Calibri" w:hAnsi="Calibri" w:cs="Calibri"/>
          <w:color w:val="000000" w:themeColor="text1"/>
          <w:sz w:val="20"/>
          <w:szCs w:val="20"/>
        </w:rPr>
        <w:t>sector</w:t>
      </w:r>
      <w:r w:rsidRPr="00B03E03">
        <w:rPr>
          <w:rFonts w:ascii="Calibri" w:hAnsi="Calibri" w:cs="Calibri"/>
          <w:color w:val="000000" w:themeColor="text1"/>
          <w:sz w:val="20"/>
          <w:szCs w:val="20"/>
        </w:rPr>
        <w:t xml:space="preserve"> and therefore, </w:t>
      </w:r>
      <w:r w:rsidRPr="00B03E03">
        <w:rPr>
          <w:rFonts w:ascii="Calibri" w:hAnsi="Calibri" w:cs="Calibri"/>
          <w:sz w:val="20"/>
          <w:szCs w:val="20"/>
        </w:rPr>
        <w:t>have a limited understanding / experience with lending to</w:t>
      </w:r>
      <w:r w:rsidR="6F10BAA7" w:rsidRPr="00B03E03">
        <w:rPr>
          <w:rFonts w:ascii="Calibri" w:hAnsi="Calibri" w:cs="Calibri"/>
          <w:sz w:val="20"/>
          <w:szCs w:val="20"/>
        </w:rPr>
        <w:t xml:space="preserve"> off-grid solar companies due to real or perceived risks</w:t>
      </w:r>
      <w:r w:rsidRPr="00B03E03">
        <w:rPr>
          <w:rFonts w:ascii="Calibri" w:hAnsi="Calibri" w:cs="Calibri"/>
          <w:color w:val="000000" w:themeColor="text1"/>
          <w:sz w:val="20"/>
          <w:szCs w:val="20"/>
        </w:rPr>
        <w:t xml:space="preserve">. </w:t>
      </w:r>
      <w:r w:rsidR="00764757">
        <w:rPr>
          <w:rFonts w:ascii="Calibri" w:hAnsi="Calibri" w:cs="Calibri"/>
          <w:color w:val="000000" w:themeColor="text1"/>
          <w:sz w:val="20"/>
          <w:szCs w:val="20"/>
        </w:rPr>
        <w:t>During the</w:t>
      </w:r>
      <w:r w:rsidR="49388F46" w:rsidRPr="00B03E03">
        <w:rPr>
          <w:rFonts w:ascii="Calibri" w:hAnsi="Calibri" w:cs="Calibri"/>
          <w:color w:val="000000" w:themeColor="text1"/>
          <w:sz w:val="20"/>
          <w:szCs w:val="20"/>
        </w:rPr>
        <w:t xml:space="preserve"> off-grid market assessment</w:t>
      </w:r>
      <w:r w:rsidR="00764757">
        <w:rPr>
          <w:rFonts w:ascii="Calibri" w:hAnsi="Calibri" w:cs="Calibri"/>
          <w:color w:val="000000" w:themeColor="text1"/>
          <w:sz w:val="20"/>
          <w:szCs w:val="20"/>
        </w:rPr>
        <w:t xml:space="preserve"> conducted in the scope of the PPG stage</w:t>
      </w:r>
      <w:r w:rsidRPr="00B03E03">
        <w:rPr>
          <w:rFonts w:ascii="Calibri" w:hAnsi="Calibri" w:cs="Calibri"/>
          <w:color w:val="000000" w:themeColor="text1"/>
          <w:sz w:val="20"/>
          <w:szCs w:val="20"/>
        </w:rPr>
        <w:t xml:space="preserve">, many of the FIs </w:t>
      </w:r>
      <w:r w:rsidR="7F64B955" w:rsidRPr="00B03E03">
        <w:rPr>
          <w:rFonts w:ascii="Calibri" w:hAnsi="Calibri" w:cs="Calibri"/>
          <w:color w:val="000000" w:themeColor="text1"/>
          <w:sz w:val="20"/>
          <w:szCs w:val="20"/>
        </w:rPr>
        <w:t>pointed to</w:t>
      </w:r>
      <w:r w:rsidRPr="00B03E03">
        <w:rPr>
          <w:rFonts w:ascii="Calibri" w:hAnsi="Calibri" w:cs="Calibri"/>
          <w:color w:val="000000" w:themeColor="text1"/>
          <w:sz w:val="20"/>
          <w:szCs w:val="20"/>
        </w:rPr>
        <w:t xml:space="preserve"> a lack of expertise in assessing risks and in structuring/developing customized products for the </w:t>
      </w:r>
      <w:r w:rsidR="7F64B955" w:rsidRPr="00B03E03">
        <w:rPr>
          <w:rFonts w:ascii="Calibri" w:hAnsi="Calibri" w:cs="Calibri"/>
          <w:color w:val="000000" w:themeColor="text1"/>
          <w:sz w:val="20"/>
          <w:szCs w:val="20"/>
        </w:rPr>
        <w:t xml:space="preserve">off-grid solar </w:t>
      </w:r>
      <w:r w:rsidRPr="00B03E03">
        <w:rPr>
          <w:rFonts w:ascii="Calibri" w:hAnsi="Calibri" w:cs="Calibri"/>
          <w:color w:val="000000" w:themeColor="text1"/>
          <w:sz w:val="20"/>
          <w:szCs w:val="20"/>
        </w:rPr>
        <w:t xml:space="preserve">sector. </w:t>
      </w:r>
      <w:r w:rsidRPr="00B03E03">
        <w:rPr>
          <w:rFonts w:ascii="Calibri" w:hAnsi="Calibri" w:cs="Calibri"/>
          <w:sz w:val="20"/>
          <w:szCs w:val="20"/>
        </w:rPr>
        <w:t xml:space="preserve">While programs such as SUNREF have </w:t>
      </w:r>
      <w:r w:rsidRPr="00B03E03">
        <w:rPr>
          <w:rFonts w:ascii="Calibri" w:hAnsi="Calibri" w:cs="Calibri"/>
          <w:color w:val="000000" w:themeColor="text1"/>
          <w:sz w:val="20"/>
          <w:szCs w:val="20"/>
        </w:rPr>
        <w:t xml:space="preserve">supported </w:t>
      </w:r>
      <w:r w:rsidRPr="00B03E03">
        <w:rPr>
          <w:rFonts w:ascii="Calibri" w:hAnsi="Calibri" w:cs="Calibri"/>
          <w:sz w:val="20"/>
          <w:szCs w:val="20"/>
        </w:rPr>
        <w:t xml:space="preserve">participating FIs, there remains a significant gap in overall local capacity. </w:t>
      </w:r>
      <w:r w:rsidR="63728786" w:rsidRPr="00B03E03">
        <w:rPr>
          <w:rFonts w:ascii="Calibri" w:hAnsi="Calibri" w:cs="Calibri"/>
          <w:color w:val="000000" w:themeColor="text1"/>
          <w:sz w:val="20"/>
          <w:szCs w:val="20"/>
        </w:rPr>
        <w:t xml:space="preserve">Therefore, FIs would benefit greatly from </w:t>
      </w:r>
      <w:r w:rsidRPr="00B03E03">
        <w:rPr>
          <w:rFonts w:ascii="Calibri" w:hAnsi="Calibri" w:cs="Calibri"/>
          <w:color w:val="000000" w:themeColor="text1"/>
          <w:sz w:val="20"/>
          <w:szCs w:val="20"/>
        </w:rPr>
        <w:t>technical assistance</w:t>
      </w:r>
      <w:r w:rsidR="004C8820" w:rsidRPr="00B03E03">
        <w:rPr>
          <w:rFonts w:ascii="Calibri" w:hAnsi="Calibri" w:cs="Calibri"/>
          <w:color w:val="000000" w:themeColor="text1"/>
          <w:sz w:val="20"/>
          <w:szCs w:val="20"/>
        </w:rPr>
        <w:t xml:space="preserve"> and capacity-building trainings</w:t>
      </w:r>
      <w:r w:rsidR="63728786" w:rsidRPr="00B03E03">
        <w:rPr>
          <w:rFonts w:ascii="Calibri" w:hAnsi="Calibri" w:cs="Calibri"/>
          <w:color w:val="000000" w:themeColor="text1"/>
          <w:sz w:val="20"/>
          <w:szCs w:val="20"/>
        </w:rPr>
        <w:t xml:space="preserve"> through this output</w:t>
      </w:r>
      <w:r w:rsidRPr="00B03E03">
        <w:rPr>
          <w:rFonts w:ascii="Calibri" w:hAnsi="Calibri" w:cs="Calibri"/>
          <w:color w:val="000000" w:themeColor="text1"/>
          <w:sz w:val="20"/>
          <w:szCs w:val="20"/>
        </w:rPr>
        <w:t xml:space="preserve"> to facilitate lending</w:t>
      </w:r>
      <w:r w:rsidR="672FA62D" w:rsidRPr="00B03E03">
        <w:rPr>
          <w:rFonts w:ascii="Calibri" w:hAnsi="Calibri" w:cs="Calibri"/>
          <w:color w:val="000000" w:themeColor="text1"/>
          <w:sz w:val="20"/>
          <w:szCs w:val="20"/>
        </w:rPr>
        <w:t xml:space="preserve"> to off-grid solar companies.</w:t>
      </w:r>
      <w:r w:rsidR="1571BE06" w:rsidRPr="00B03E03">
        <w:rPr>
          <w:rFonts w:ascii="Calibri" w:hAnsi="Calibri" w:cs="Calibri"/>
          <w:color w:val="000000" w:themeColor="text1"/>
          <w:sz w:val="20"/>
          <w:szCs w:val="20"/>
        </w:rPr>
        <w:t xml:space="preserve"> This </w:t>
      </w:r>
      <w:r w:rsidR="1571BE06" w:rsidRPr="00B03E03">
        <w:rPr>
          <w:rFonts w:asciiTheme="minorHAnsi" w:hAnsiTheme="minorHAnsi" w:cs="Calibri"/>
          <w:color w:val="000000" w:themeColor="text1"/>
          <w:sz w:val="20"/>
          <w:szCs w:val="20"/>
        </w:rPr>
        <w:t xml:space="preserve">output will build on the results of the workshop on Innovative Financing, </w:t>
      </w:r>
      <w:r w:rsidR="00764757">
        <w:rPr>
          <w:rFonts w:asciiTheme="minorHAnsi" w:hAnsiTheme="minorHAnsi" w:cs="Calibri"/>
          <w:color w:val="000000" w:themeColor="text1"/>
          <w:sz w:val="20"/>
          <w:szCs w:val="20"/>
        </w:rPr>
        <w:t>that UNDP Country Office in Burkina Faso plans to organize in 2021 (self-funded)</w:t>
      </w:r>
      <w:r w:rsidR="5ABB9857" w:rsidRPr="00B03E03">
        <w:rPr>
          <w:rFonts w:asciiTheme="minorHAnsi" w:hAnsiTheme="minorHAnsi"/>
          <w:sz w:val="20"/>
          <w:szCs w:val="20"/>
        </w:rPr>
        <w:t xml:space="preserve">. The </w:t>
      </w:r>
      <w:r w:rsidR="0C21E3C6" w:rsidRPr="00B03E03">
        <w:rPr>
          <w:rFonts w:asciiTheme="minorHAnsi" w:hAnsiTheme="minorHAnsi"/>
          <w:sz w:val="20"/>
          <w:szCs w:val="20"/>
        </w:rPr>
        <w:t xml:space="preserve">ensuing activities will be informed by the outcomes of this workshop. </w:t>
      </w:r>
    </w:p>
    <w:p w14:paraId="4D7FD65D" w14:textId="77777777" w:rsidR="00764757" w:rsidRPr="00C74305" w:rsidRDefault="00764757" w:rsidP="00B03E03">
      <w:pPr>
        <w:ind w:left="360"/>
        <w:jc w:val="both"/>
        <w:rPr>
          <w:rFonts w:ascii="Calibri" w:hAnsi="Calibri" w:cs="Calibri"/>
          <w:color w:val="000000"/>
          <w:sz w:val="20"/>
          <w:szCs w:val="20"/>
          <w:u w:val="single"/>
        </w:rPr>
      </w:pPr>
    </w:p>
    <w:p w14:paraId="7B6582F1" w14:textId="231DDCCC" w:rsidR="00B47E57" w:rsidRPr="00C74305" w:rsidRDefault="00B47E57" w:rsidP="005913BC">
      <w:pPr>
        <w:numPr>
          <w:ilvl w:val="0"/>
          <w:numId w:val="44"/>
        </w:numPr>
        <w:jc w:val="both"/>
        <w:rPr>
          <w:rFonts w:asciiTheme="minorHAnsi" w:hAnsiTheme="minorHAnsi" w:cstheme="minorHAnsi"/>
          <w:sz w:val="20"/>
          <w:szCs w:val="20"/>
        </w:rPr>
      </w:pPr>
      <w:r w:rsidRPr="00B03E03">
        <w:rPr>
          <w:rFonts w:asciiTheme="minorHAnsi" w:hAnsiTheme="minorHAnsi" w:cstheme="minorHAnsi"/>
          <w:bCs/>
          <w:sz w:val="20"/>
          <w:szCs w:val="20"/>
          <w:u w:val="single"/>
        </w:rPr>
        <w:t>Activity 3.1.1</w:t>
      </w:r>
      <w:r w:rsidR="00764757">
        <w:rPr>
          <w:rFonts w:asciiTheme="minorHAnsi" w:hAnsiTheme="minorHAnsi" w:cstheme="minorHAnsi"/>
          <w:bCs/>
          <w:sz w:val="20"/>
          <w:szCs w:val="20"/>
        </w:rPr>
        <w:t xml:space="preserve">: </w:t>
      </w:r>
      <w:r w:rsidR="001A61E9" w:rsidRPr="00B03E03">
        <w:rPr>
          <w:rFonts w:asciiTheme="minorHAnsi" w:hAnsiTheme="minorHAnsi" w:cstheme="minorHAnsi"/>
          <w:sz w:val="20"/>
          <w:szCs w:val="20"/>
        </w:rPr>
        <w:t xml:space="preserve">Local </w:t>
      </w:r>
      <w:r w:rsidRPr="00B03E03">
        <w:rPr>
          <w:rFonts w:asciiTheme="minorHAnsi" w:hAnsiTheme="minorHAnsi" w:cstheme="minorHAnsi"/>
          <w:sz w:val="20"/>
          <w:szCs w:val="20"/>
        </w:rPr>
        <w:t xml:space="preserve">financial institutions will be </w:t>
      </w:r>
      <w:r w:rsidR="0095140A" w:rsidRPr="00B03E03">
        <w:rPr>
          <w:rFonts w:asciiTheme="minorHAnsi" w:hAnsiTheme="minorHAnsi" w:cstheme="minorHAnsi"/>
          <w:sz w:val="20"/>
          <w:szCs w:val="20"/>
        </w:rPr>
        <w:t>identifi</w:t>
      </w:r>
      <w:r w:rsidR="00171D38" w:rsidRPr="00B03E03">
        <w:rPr>
          <w:rFonts w:asciiTheme="minorHAnsi" w:hAnsiTheme="minorHAnsi" w:cstheme="minorHAnsi"/>
          <w:sz w:val="20"/>
          <w:szCs w:val="20"/>
        </w:rPr>
        <w:t>ed and assess</w:t>
      </w:r>
      <w:r w:rsidR="0095140A" w:rsidRPr="00B03E03">
        <w:rPr>
          <w:rFonts w:asciiTheme="minorHAnsi" w:hAnsiTheme="minorHAnsi" w:cstheme="minorHAnsi"/>
          <w:sz w:val="20"/>
          <w:szCs w:val="20"/>
        </w:rPr>
        <w:t>ed</w:t>
      </w:r>
      <w:r w:rsidR="00171D38" w:rsidRPr="00B03E03">
        <w:rPr>
          <w:rFonts w:asciiTheme="minorHAnsi" w:hAnsiTheme="minorHAnsi" w:cstheme="minorHAnsi"/>
          <w:sz w:val="20"/>
          <w:szCs w:val="20"/>
        </w:rPr>
        <w:t xml:space="preserve"> to determine</w:t>
      </w:r>
      <w:r w:rsidRPr="00B03E03">
        <w:rPr>
          <w:rFonts w:asciiTheme="minorHAnsi" w:hAnsiTheme="minorHAnsi" w:cstheme="minorHAnsi"/>
          <w:sz w:val="20"/>
          <w:szCs w:val="20"/>
        </w:rPr>
        <w:t xml:space="preserve"> their capacity and appetite for lending </w:t>
      </w:r>
      <w:r w:rsidR="005B16F7" w:rsidRPr="00B03E03">
        <w:rPr>
          <w:rFonts w:asciiTheme="minorHAnsi" w:hAnsiTheme="minorHAnsi" w:cstheme="minorHAnsi"/>
          <w:sz w:val="20"/>
          <w:szCs w:val="20"/>
        </w:rPr>
        <w:t>to off-grid solar companies.</w:t>
      </w:r>
    </w:p>
    <w:p w14:paraId="340D8BA1" w14:textId="4BAC4FA2" w:rsidR="00B47E57" w:rsidRPr="00C74305" w:rsidRDefault="00B47E57" w:rsidP="005913BC">
      <w:pPr>
        <w:numPr>
          <w:ilvl w:val="0"/>
          <w:numId w:val="44"/>
        </w:numPr>
        <w:jc w:val="both"/>
        <w:rPr>
          <w:rFonts w:asciiTheme="minorHAnsi" w:hAnsiTheme="minorHAnsi" w:cstheme="minorBidi"/>
          <w:sz w:val="20"/>
          <w:szCs w:val="20"/>
        </w:rPr>
      </w:pPr>
      <w:r w:rsidRPr="6A841FCE">
        <w:rPr>
          <w:rFonts w:asciiTheme="minorHAnsi" w:hAnsiTheme="minorHAnsi" w:cstheme="minorBidi"/>
          <w:sz w:val="20"/>
          <w:szCs w:val="20"/>
          <w:u w:val="single"/>
        </w:rPr>
        <w:t>Activity 3.1.2</w:t>
      </w:r>
      <w:r w:rsidR="00764757" w:rsidRPr="6A841FCE">
        <w:rPr>
          <w:rFonts w:asciiTheme="minorHAnsi" w:hAnsiTheme="minorHAnsi" w:cstheme="minorBidi"/>
          <w:sz w:val="20"/>
          <w:szCs w:val="20"/>
        </w:rPr>
        <w:t xml:space="preserve">: </w:t>
      </w:r>
      <w:r w:rsidRPr="6A841FCE">
        <w:rPr>
          <w:rFonts w:asciiTheme="minorHAnsi" w:hAnsiTheme="minorHAnsi" w:cstheme="minorBidi"/>
          <w:sz w:val="20"/>
          <w:szCs w:val="20"/>
        </w:rPr>
        <w:t xml:space="preserve">Workshops, dialogues and conferences will be conducted with representatives from the leading financial institutions to </w:t>
      </w:r>
      <w:r w:rsidRPr="6A841FCE">
        <w:rPr>
          <w:rFonts w:asciiTheme="minorHAnsi" w:hAnsiTheme="minorHAnsi" w:cstheme="minorBidi"/>
          <w:b/>
          <w:bCs/>
          <w:sz w:val="20"/>
          <w:szCs w:val="20"/>
        </w:rPr>
        <w:t>create awareness of the opportunities that exist with lending to the mini-grid industry.</w:t>
      </w:r>
      <w:r w:rsidRPr="6A841FCE">
        <w:rPr>
          <w:rFonts w:asciiTheme="minorHAnsi" w:hAnsiTheme="minorHAnsi" w:cstheme="minorBidi"/>
          <w:sz w:val="20"/>
          <w:szCs w:val="20"/>
        </w:rPr>
        <w:t xml:space="preserve"> The same will be organized for investors on project assessment and financial structuring. In both cases various examples of business model and financing mechanism best practices will be presented. </w:t>
      </w:r>
      <w:r w:rsidR="00A00FAC" w:rsidRPr="6A841FCE">
        <w:rPr>
          <w:rFonts w:asciiTheme="minorHAnsi" w:hAnsiTheme="minorHAnsi" w:cstheme="minorBidi"/>
          <w:sz w:val="20"/>
          <w:szCs w:val="20"/>
        </w:rPr>
        <w:t xml:space="preserve">Innovative decision-making tools such </w:t>
      </w:r>
      <w:proofErr w:type="spellStart"/>
      <w:r w:rsidR="00A97D72" w:rsidRPr="6A841FCE">
        <w:rPr>
          <w:rFonts w:asciiTheme="minorHAnsi" w:hAnsiTheme="minorHAnsi" w:cstheme="minorBidi"/>
          <w:sz w:val="20"/>
          <w:szCs w:val="20"/>
        </w:rPr>
        <w:t>Nithio</w:t>
      </w:r>
      <w:r w:rsidR="00C74305" w:rsidRPr="6A841FCE">
        <w:rPr>
          <w:rFonts w:asciiTheme="minorHAnsi" w:hAnsiTheme="minorHAnsi" w:cstheme="minorBidi"/>
          <w:sz w:val="20"/>
          <w:szCs w:val="20"/>
        </w:rPr>
        <w:t>’</w:t>
      </w:r>
      <w:r w:rsidR="00A97D72" w:rsidRPr="6A841FCE">
        <w:rPr>
          <w:rFonts w:asciiTheme="minorHAnsi" w:hAnsiTheme="minorHAnsi" w:cstheme="minorBidi"/>
          <w:sz w:val="20"/>
          <w:szCs w:val="20"/>
        </w:rPr>
        <w:t>s</w:t>
      </w:r>
      <w:proofErr w:type="spellEnd"/>
      <w:r w:rsidR="00A97D72" w:rsidRPr="6A841FCE">
        <w:rPr>
          <w:rStyle w:val="FootnoteReference"/>
        </w:rPr>
        <w:footnoteReference w:id="25"/>
      </w:r>
      <w:r w:rsidR="000C306A" w:rsidRPr="6A841FCE">
        <w:rPr>
          <w:rFonts w:asciiTheme="minorHAnsi" w:hAnsiTheme="minorHAnsi" w:cstheme="minorBidi"/>
          <w:sz w:val="20"/>
          <w:szCs w:val="20"/>
        </w:rPr>
        <w:t xml:space="preserve"> artificial intelligence-driven lending platform </w:t>
      </w:r>
      <w:r w:rsidR="00A00FAC" w:rsidRPr="6A841FCE">
        <w:rPr>
          <w:rFonts w:asciiTheme="minorHAnsi" w:hAnsiTheme="minorHAnsi" w:cstheme="minorBidi"/>
          <w:sz w:val="20"/>
          <w:szCs w:val="20"/>
        </w:rPr>
        <w:t xml:space="preserve">will be showcased to the market ecosystem to support capital flow into the </w:t>
      </w:r>
      <w:proofErr w:type="spellStart"/>
      <w:r w:rsidR="00A00FAC" w:rsidRPr="6A841FCE">
        <w:rPr>
          <w:rFonts w:asciiTheme="minorHAnsi" w:hAnsiTheme="minorHAnsi" w:cstheme="minorBidi"/>
          <w:sz w:val="20"/>
          <w:szCs w:val="20"/>
        </w:rPr>
        <w:t>minigrid</w:t>
      </w:r>
      <w:proofErr w:type="spellEnd"/>
      <w:r w:rsidR="00A00FAC" w:rsidRPr="6A841FCE">
        <w:rPr>
          <w:rFonts w:asciiTheme="minorHAnsi" w:hAnsiTheme="minorHAnsi" w:cstheme="minorBidi"/>
          <w:sz w:val="20"/>
          <w:szCs w:val="20"/>
        </w:rPr>
        <w:t xml:space="preserve"> market.</w:t>
      </w:r>
    </w:p>
    <w:p w14:paraId="33DD5CAB" w14:textId="6AFC5959" w:rsidR="00B47E57" w:rsidRPr="00B03E03" w:rsidRDefault="00B47E57" w:rsidP="005913BC">
      <w:pPr>
        <w:numPr>
          <w:ilvl w:val="0"/>
          <w:numId w:val="44"/>
        </w:numPr>
        <w:jc w:val="both"/>
        <w:rPr>
          <w:rFonts w:asciiTheme="minorHAnsi" w:hAnsiTheme="minorHAnsi" w:cstheme="minorHAnsi"/>
          <w:sz w:val="20"/>
          <w:szCs w:val="20"/>
        </w:rPr>
      </w:pPr>
      <w:r w:rsidRPr="00B03E03">
        <w:rPr>
          <w:rFonts w:asciiTheme="minorHAnsi" w:hAnsiTheme="minorHAnsi" w:cstheme="minorHAnsi"/>
          <w:bCs/>
          <w:sz w:val="20"/>
          <w:szCs w:val="20"/>
          <w:u w:val="single"/>
        </w:rPr>
        <w:t>Activity 3.1.3</w:t>
      </w:r>
      <w:r w:rsidR="00CE19AB">
        <w:rPr>
          <w:rFonts w:asciiTheme="minorHAnsi" w:hAnsiTheme="minorHAnsi" w:cstheme="minorHAnsi"/>
          <w:b/>
          <w:sz w:val="20"/>
          <w:szCs w:val="20"/>
        </w:rPr>
        <w:t xml:space="preserve">: </w:t>
      </w:r>
      <w:r w:rsidR="00947DE6" w:rsidRPr="00B03E03">
        <w:rPr>
          <w:rFonts w:asciiTheme="minorHAnsi" w:hAnsiTheme="minorHAnsi" w:cstheme="minorHAnsi"/>
          <w:sz w:val="20"/>
          <w:szCs w:val="20"/>
        </w:rPr>
        <w:t>This activity will build on the workshops</w:t>
      </w:r>
      <w:r w:rsidR="00FA6CC7">
        <w:rPr>
          <w:rFonts w:asciiTheme="minorHAnsi" w:hAnsiTheme="minorHAnsi" w:cstheme="minorHAnsi"/>
          <w:sz w:val="20"/>
          <w:szCs w:val="20"/>
        </w:rPr>
        <w:t xml:space="preserve"> under Activity 3.1.2</w:t>
      </w:r>
      <w:r w:rsidR="00947DE6" w:rsidRPr="00B03E03">
        <w:rPr>
          <w:rFonts w:asciiTheme="minorHAnsi" w:hAnsiTheme="minorHAnsi" w:cstheme="minorHAnsi"/>
          <w:sz w:val="20"/>
          <w:szCs w:val="20"/>
        </w:rPr>
        <w:t xml:space="preserve"> organized for </w:t>
      </w:r>
      <w:proofErr w:type="spellStart"/>
      <w:r w:rsidR="00947DE6" w:rsidRPr="00B03E03">
        <w:rPr>
          <w:rFonts w:asciiTheme="minorHAnsi" w:hAnsiTheme="minorHAnsi" w:cstheme="minorHAnsi"/>
          <w:sz w:val="20"/>
          <w:szCs w:val="20"/>
        </w:rPr>
        <w:t>minigrid</w:t>
      </w:r>
      <w:proofErr w:type="spellEnd"/>
      <w:r w:rsidR="00947DE6" w:rsidRPr="00B03E03">
        <w:rPr>
          <w:rFonts w:asciiTheme="minorHAnsi" w:hAnsiTheme="minorHAnsi" w:cstheme="minorHAnsi"/>
          <w:sz w:val="20"/>
          <w:szCs w:val="20"/>
        </w:rPr>
        <w:t xml:space="preserve"> actors and will develop a framework for better collaboration between </w:t>
      </w:r>
      <w:r w:rsidRPr="00B03E03">
        <w:rPr>
          <w:rFonts w:asciiTheme="minorHAnsi" w:hAnsiTheme="minorHAnsi" w:cstheme="minorHAnsi"/>
          <w:sz w:val="20"/>
          <w:szCs w:val="20"/>
        </w:rPr>
        <w:t>financial institutions, national government agencies and international donors</w:t>
      </w:r>
      <w:r w:rsidR="00947DE6" w:rsidRPr="00B03E03">
        <w:rPr>
          <w:rFonts w:asciiTheme="minorHAnsi" w:hAnsiTheme="minorHAnsi" w:cstheme="minorHAnsi"/>
          <w:sz w:val="20"/>
          <w:szCs w:val="20"/>
        </w:rPr>
        <w:t xml:space="preserve"> towards developing and scaling up </w:t>
      </w:r>
      <w:r w:rsidRPr="00B03E03">
        <w:rPr>
          <w:rFonts w:asciiTheme="minorHAnsi" w:hAnsiTheme="minorHAnsi" w:cstheme="minorHAnsi"/>
          <w:sz w:val="20"/>
          <w:szCs w:val="20"/>
        </w:rPr>
        <w:t xml:space="preserve">hybrid and innovative schemes focused on </w:t>
      </w:r>
      <w:r w:rsidRPr="00B03E03">
        <w:rPr>
          <w:rFonts w:asciiTheme="minorHAnsi" w:hAnsiTheme="minorHAnsi" w:cstheme="minorHAnsi"/>
          <w:b/>
          <w:sz w:val="20"/>
          <w:szCs w:val="20"/>
        </w:rPr>
        <w:t xml:space="preserve">unlocking finance and reducing the costs of capital and risks. </w:t>
      </w:r>
      <w:r w:rsidRPr="00B03E03">
        <w:rPr>
          <w:rFonts w:asciiTheme="minorHAnsi" w:hAnsiTheme="minorHAnsi" w:cstheme="minorHAnsi"/>
          <w:sz w:val="20"/>
          <w:szCs w:val="20"/>
        </w:rPr>
        <w:t xml:space="preserve">Examples might include donor programs creating first loss pools or currency hedging facilities. </w:t>
      </w:r>
    </w:p>
    <w:p w14:paraId="45CCEDD6" w14:textId="77777777" w:rsidR="00BC5D01" w:rsidRPr="00C74305" w:rsidRDefault="00BC5D01" w:rsidP="001C1A01">
      <w:pPr>
        <w:ind w:left="1080"/>
        <w:jc w:val="both"/>
        <w:rPr>
          <w:rFonts w:ascii="Calibri" w:hAnsi="Calibri" w:cs="Calibri"/>
          <w:color w:val="000000"/>
          <w:sz w:val="20"/>
          <w:szCs w:val="20"/>
          <w:u w:val="single"/>
        </w:rPr>
      </w:pPr>
    </w:p>
    <w:p w14:paraId="618228A7" w14:textId="768DDC61" w:rsidR="00EB5113" w:rsidRPr="00836866" w:rsidRDefault="00CF68C4" w:rsidP="005913BC">
      <w:pPr>
        <w:numPr>
          <w:ilvl w:val="0"/>
          <w:numId w:val="36"/>
        </w:numPr>
        <w:jc w:val="both"/>
        <w:rPr>
          <w:rFonts w:ascii="Calibri" w:hAnsi="Calibri" w:cs="Calibri"/>
          <w:i/>
          <w:iCs/>
          <w:color w:val="000000"/>
          <w:sz w:val="20"/>
          <w:szCs w:val="20"/>
          <w:u w:val="single"/>
        </w:rPr>
      </w:pPr>
      <w:r w:rsidRPr="119C832E">
        <w:rPr>
          <w:rFonts w:ascii="Calibri" w:hAnsi="Calibri" w:cs="Calibri"/>
          <w:i/>
          <w:iCs/>
          <w:color w:val="000000" w:themeColor="text1"/>
          <w:sz w:val="20"/>
          <w:szCs w:val="20"/>
          <w:u w:val="single"/>
        </w:rPr>
        <w:lastRenderedPageBreak/>
        <w:t xml:space="preserve">Output </w:t>
      </w:r>
      <w:r w:rsidR="00886795" w:rsidRPr="119C832E">
        <w:rPr>
          <w:rFonts w:ascii="Calibri" w:hAnsi="Calibri" w:cs="Calibri"/>
          <w:i/>
          <w:iCs/>
          <w:color w:val="000000" w:themeColor="text1"/>
          <w:sz w:val="20"/>
          <w:szCs w:val="20"/>
          <w:u w:val="single"/>
        </w:rPr>
        <w:t>3.2</w:t>
      </w:r>
      <w:r w:rsidR="003E7315" w:rsidRPr="119C832E">
        <w:rPr>
          <w:rFonts w:ascii="Calibri" w:hAnsi="Calibri" w:cs="Calibri"/>
          <w:i/>
          <w:iCs/>
          <w:color w:val="000000" w:themeColor="text1"/>
          <w:sz w:val="20"/>
          <w:szCs w:val="20"/>
          <w:u w:val="single"/>
        </w:rPr>
        <w:t>:</w:t>
      </w:r>
      <w:r w:rsidR="00886795" w:rsidRPr="119C832E">
        <w:rPr>
          <w:rFonts w:ascii="Calibri" w:hAnsi="Calibri" w:cs="Calibri"/>
          <w:i/>
          <w:iCs/>
          <w:color w:val="000000" w:themeColor="text1"/>
          <w:sz w:val="20"/>
          <w:szCs w:val="20"/>
          <w:u w:val="single"/>
        </w:rPr>
        <w:t xml:space="preserve"> General market intelligence study on </w:t>
      </w:r>
      <w:proofErr w:type="spellStart"/>
      <w:r w:rsidR="00886795" w:rsidRPr="119C832E">
        <w:rPr>
          <w:rFonts w:ascii="Calibri" w:hAnsi="Calibri" w:cs="Calibri"/>
          <w:i/>
          <w:iCs/>
          <w:color w:val="000000" w:themeColor="text1"/>
          <w:sz w:val="20"/>
          <w:szCs w:val="20"/>
          <w:u w:val="single"/>
        </w:rPr>
        <w:t>minigrids</w:t>
      </w:r>
      <w:proofErr w:type="spellEnd"/>
      <w:r w:rsidR="00886795" w:rsidRPr="119C832E">
        <w:rPr>
          <w:rFonts w:ascii="Calibri" w:hAnsi="Calibri" w:cs="Calibri"/>
          <w:i/>
          <w:iCs/>
          <w:color w:val="000000" w:themeColor="text1"/>
          <w:sz w:val="20"/>
          <w:szCs w:val="20"/>
          <w:u w:val="single"/>
        </w:rPr>
        <w:t xml:space="preserve"> in regions complementary to WB and AfDB investments</w:t>
      </w:r>
    </w:p>
    <w:p w14:paraId="484ACA02" w14:textId="25BEB0C5" w:rsidR="00052D94" w:rsidRPr="00B03E03" w:rsidRDefault="33046266" w:rsidP="00B03E03">
      <w:pPr>
        <w:ind w:left="360"/>
        <w:jc w:val="both"/>
        <w:rPr>
          <w:rFonts w:ascii="Calibri" w:hAnsi="Calibri" w:cs="Calibri"/>
          <w:sz w:val="20"/>
          <w:szCs w:val="20"/>
        </w:rPr>
      </w:pPr>
      <w:r w:rsidRPr="00B03E03">
        <w:rPr>
          <w:rFonts w:ascii="Calibri" w:hAnsi="Calibri" w:cs="Calibri"/>
          <w:sz w:val="20"/>
          <w:szCs w:val="20"/>
        </w:rPr>
        <w:t xml:space="preserve">This </w:t>
      </w:r>
      <w:r w:rsidR="29F2E7BC" w:rsidRPr="00B03E03">
        <w:rPr>
          <w:rFonts w:ascii="Calibri" w:hAnsi="Calibri" w:cs="Calibri"/>
          <w:sz w:val="20"/>
          <w:szCs w:val="20"/>
        </w:rPr>
        <w:t xml:space="preserve">output will provide key information to </w:t>
      </w:r>
      <w:r w:rsidR="1E2A59CC" w:rsidRPr="00B03E03">
        <w:rPr>
          <w:rFonts w:ascii="Calibri" w:hAnsi="Calibri" w:cs="Calibri"/>
          <w:sz w:val="20"/>
          <w:szCs w:val="20"/>
        </w:rPr>
        <w:t xml:space="preserve">market actors in order to support an increased engagement of </w:t>
      </w:r>
      <w:r w:rsidR="5B0A430E" w:rsidRPr="00B03E03">
        <w:rPr>
          <w:rFonts w:ascii="Calibri" w:hAnsi="Calibri" w:cs="Calibri"/>
          <w:sz w:val="20"/>
          <w:szCs w:val="20"/>
        </w:rPr>
        <w:t xml:space="preserve">the </w:t>
      </w:r>
      <w:r w:rsidR="1E2A59CC" w:rsidRPr="00B03E03">
        <w:rPr>
          <w:rFonts w:ascii="Calibri" w:hAnsi="Calibri" w:cs="Calibri"/>
          <w:sz w:val="20"/>
          <w:szCs w:val="20"/>
        </w:rPr>
        <w:t>private sector</w:t>
      </w:r>
      <w:r w:rsidR="03B8148A" w:rsidRPr="00B03E03">
        <w:rPr>
          <w:rFonts w:ascii="Calibri" w:hAnsi="Calibri" w:cs="Calibri"/>
          <w:sz w:val="20"/>
          <w:szCs w:val="20"/>
        </w:rPr>
        <w:t>,</w:t>
      </w:r>
      <w:r w:rsidR="1E2A59CC" w:rsidRPr="00B03E03">
        <w:rPr>
          <w:rFonts w:ascii="Calibri" w:hAnsi="Calibri" w:cs="Calibri"/>
          <w:sz w:val="20"/>
          <w:szCs w:val="20"/>
        </w:rPr>
        <w:t xml:space="preserve"> foster innovation in</w:t>
      </w:r>
      <w:r w:rsidR="4373A870" w:rsidRPr="00B03E03">
        <w:rPr>
          <w:rFonts w:ascii="Calibri" w:hAnsi="Calibri" w:cs="Calibri"/>
          <w:sz w:val="20"/>
          <w:szCs w:val="20"/>
        </w:rPr>
        <w:t xml:space="preserve"> technology and business model</w:t>
      </w:r>
      <w:r w:rsidR="5683341A" w:rsidRPr="00B03E03">
        <w:rPr>
          <w:rFonts w:ascii="Calibri" w:hAnsi="Calibri" w:cs="Calibri"/>
          <w:sz w:val="20"/>
          <w:szCs w:val="20"/>
        </w:rPr>
        <w:t xml:space="preserve"> by reducing perceived financial / investment risks, which results from lack of market information</w:t>
      </w:r>
      <w:r w:rsidR="4373A870" w:rsidRPr="00B03E03">
        <w:rPr>
          <w:rFonts w:ascii="Calibri" w:hAnsi="Calibri" w:cs="Calibri"/>
          <w:sz w:val="20"/>
          <w:szCs w:val="20"/>
        </w:rPr>
        <w:t>. Terms of references will be developed at the</w:t>
      </w:r>
      <w:r w:rsidR="07BDF6FE" w:rsidRPr="00B03E03">
        <w:rPr>
          <w:rFonts w:ascii="Calibri" w:hAnsi="Calibri" w:cs="Calibri"/>
          <w:sz w:val="20"/>
          <w:szCs w:val="20"/>
        </w:rPr>
        <w:t xml:space="preserve"> onset of the project to define the scope</w:t>
      </w:r>
      <w:r w:rsidR="00EB5113">
        <w:rPr>
          <w:rFonts w:ascii="Calibri" w:hAnsi="Calibri" w:cs="Calibri"/>
          <w:sz w:val="20"/>
          <w:szCs w:val="20"/>
        </w:rPr>
        <w:t xml:space="preserve"> of this study</w:t>
      </w:r>
      <w:r w:rsidR="07BDF6FE" w:rsidRPr="00B03E03">
        <w:rPr>
          <w:rFonts w:ascii="Calibri" w:hAnsi="Calibri" w:cs="Calibri"/>
          <w:sz w:val="20"/>
          <w:szCs w:val="20"/>
        </w:rPr>
        <w:t>, which will include among other things</w:t>
      </w:r>
      <w:r w:rsidR="43A0D9C0" w:rsidRPr="00B03E03">
        <w:rPr>
          <w:rFonts w:ascii="Calibri" w:hAnsi="Calibri" w:cs="Calibri"/>
          <w:sz w:val="20"/>
          <w:szCs w:val="20"/>
        </w:rPr>
        <w:t xml:space="preserve">: </w:t>
      </w:r>
    </w:p>
    <w:p w14:paraId="735C7EC7" w14:textId="77BE5B17" w:rsidR="00052D94" w:rsidRPr="00C614EF" w:rsidRDefault="00052D94" w:rsidP="005913BC">
      <w:pPr>
        <w:pStyle w:val="Default"/>
        <w:numPr>
          <w:ilvl w:val="0"/>
          <w:numId w:val="94"/>
        </w:numPr>
        <w:jc w:val="both"/>
        <w:rPr>
          <w:rFonts w:ascii="Calibri" w:eastAsia="SimSun" w:hAnsi="Calibri" w:cs="Calibri"/>
          <w:sz w:val="20"/>
          <w:szCs w:val="20"/>
          <w:lang w:eastAsia="en-US"/>
        </w:rPr>
      </w:pPr>
      <w:r w:rsidRPr="00C614EF">
        <w:rPr>
          <w:rFonts w:ascii="Calibri" w:hAnsi="Calibri" w:cs="Calibri"/>
          <w:sz w:val="20"/>
          <w:szCs w:val="20"/>
        </w:rPr>
        <w:t xml:space="preserve">Conduct assessments of the current state of electricity access and the enabling market environment, including the review of trade conditions for renewable energy </w:t>
      </w:r>
      <w:proofErr w:type="gramStart"/>
      <w:r w:rsidRPr="00C614EF">
        <w:rPr>
          <w:rFonts w:ascii="Calibri" w:hAnsi="Calibri" w:cs="Calibri"/>
          <w:sz w:val="20"/>
          <w:szCs w:val="20"/>
        </w:rPr>
        <w:t>equipment;</w:t>
      </w:r>
      <w:proofErr w:type="gramEnd"/>
      <w:r w:rsidRPr="00C614EF">
        <w:rPr>
          <w:rFonts w:ascii="Calibri" w:hAnsi="Calibri" w:cs="Calibri"/>
          <w:sz w:val="20"/>
          <w:szCs w:val="20"/>
        </w:rPr>
        <w:t xml:space="preserve"> </w:t>
      </w:r>
    </w:p>
    <w:p w14:paraId="28EC09AA" w14:textId="109B15CF" w:rsidR="00052D94" w:rsidRPr="00C614EF" w:rsidRDefault="00052D94" w:rsidP="005913BC">
      <w:pPr>
        <w:pStyle w:val="Default"/>
        <w:numPr>
          <w:ilvl w:val="0"/>
          <w:numId w:val="94"/>
        </w:numPr>
        <w:jc w:val="both"/>
        <w:rPr>
          <w:rFonts w:ascii="Calibri" w:eastAsia="SimSun" w:hAnsi="Calibri" w:cs="Calibri"/>
          <w:sz w:val="20"/>
          <w:szCs w:val="20"/>
          <w:lang w:eastAsia="en-US"/>
        </w:rPr>
      </w:pPr>
      <w:r w:rsidRPr="00C614EF">
        <w:rPr>
          <w:rFonts w:ascii="Calibri" w:hAnsi="Calibri" w:cs="Calibri"/>
          <w:sz w:val="20"/>
          <w:szCs w:val="20"/>
        </w:rPr>
        <w:t xml:space="preserve">Describe and quantify demand and supply for </w:t>
      </w:r>
      <w:proofErr w:type="spellStart"/>
      <w:r w:rsidR="000B4350">
        <w:rPr>
          <w:rFonts w:ascii="Calibri" w:hAnsi="Calibri" w:cs="Calibri"/>
          <w:sz w:val="20"/>
          <w:szCs w:val="20"/>
        </w:rPr>
        <w:t>minigrids</w:t>
      </w:r>
      <w:proofErr w:type="spellEnd"/>
      <w:r w:rsidR="000B4350">
        <w:rPr>
          <w:rFonts w:ascii="Calibri" w:hAnsi="Calibri" w:cs="Calibri"/>
          <w:sz w:val="20"/>
          <w:szCs w:val="20"/>
        </w:rPr>
        <w:t xml:space="preserve"> and standalone</w:t>
      </w:r>
      <w:r w:rsidRPr="00C614EF">
        <w:rPr>
          <w:rFonts w:ascii="Calibri" w:hAnsi="Calibri" w:cs="Calibri"/>
          <w:sz w:val="20"/>
          <w:szCs w:val="20"/>
        </w:rPr>
        <w:t xml:space="preserve"> off-grid solar systems for households, private enterprises</w:t>
      </w:r>
      <w:r w:rsidR="00FC73B7">
        <w:rPr>
          <w:rFonts w:ascii="Calibri" w:hAnsi="Calibri" w:cs="Calibri"/>
          <w:sz w:val="20"/>
          <w:szCs w:val="20"/>
        </w:rPr>
        <w:t xml:space="preserve">, </w:t>
      </w:r>
      <w:r w:rsidR="006970B1">
        <w:rPr>
          <w:rFonts w:ascii="Calibri" w:hAnsi="Calibri" w:cs="Calibri"/>
          <w:sz w:val="20"/>
          <w:szCs w:val="20"/>
        </w:rPr>
        <w:t xml:space="preserve">productive </w:t>
      </w:r>
      <w:r w:rsidR="00FC73B7">
        <w:rPr>
          <w:rFonts w:ascii="Calibri" w:hAnsi="Calibri" w:cs="Calibri"/>
          <w:sz w:val="20"/>
          <w:szCs w:val="20"/>
        </w:rPr>
        <w:t>value-chains</w:t>
      </w:r>
      <w:r w:rsidR="006970B1">
        <w:rPr>
          <w:rFonts w:ascii="Calibri" w:hAnsi="Calibri" w:cs="Calibri"/>
          <w:sz w:val="20"/>
          <w:szCs w:val="20"/>
        </w:rPr>
        <w:t xml:space="preserve"> (agriculture and water)</w:t>
      </w:r>
      <w:r w:rsidRPr="00C614EF">
        <w:rPr>
          <w:rFonts w:ascii="Calibri" w:hAnsi="Calibri" w:cs="Calibri"/>
          <w:sz w:val="20"/>
          <w:szCs w:val="20"/>
        </w:rPr>
        <w:t xml:space="preserve"> and public </w:t>
      </w:r>
      <w:r w:rsidR="000B4350">
        <w:rPr>
          <w:rFonts w:ascii="Calibri" w:hAnsi="Calibri" w:cs="Calibri"/>
          <w:sz w:val="20"/>
          <w:szCs w:val="20"/>
        </w:rPr>
        <w:t>facilities</w:t>
      </w:r>
      <w:r w:rsidR="00EB5113">
        <w:rPr>
          <w:rFonts w:ascii="Calibri" w:hAnsi="Calibri" w:cs="Calibri"/>
          <w:sz w:val="20"/>
          <w:szCs w:val="20"/>
        </w:rPr>
        <w:t xml:space="preserve"> such as health centers and </w:t>
      </w:r>
      <w:proofErr w:type="gramStart"/>
      <w:r w:rsidR="00EB5113">
        <w:rPr>
          <w:rFonts w:ascii="Calibri" w:hAnsi="Calibri" w:cs="Calibri"/>
          <w:sz w:val="20"/>
          <w:szCs w:val="20"/>
        </w:rPr>
        <w:t>schools</w:t>
      </w:r>
      <w:r w:rsidRPr="00C614EF">
        <w:rPr>
          <w:rFonts w:ascii="Calibri" w:hAnsi="Calibri" w:cs="Calibri"/>
          <w:sz w:val="20"/>
          <w:szCs w:val="20"/>
        </w:rPr>
        <w:t>;</w:t>
      </w:r>
      <w:proofErr w:type="gramEnd"/>
      <w:r w:rsidRPr="00C614EF">
        <w:rPr>
          <w:rFonts w:ascii="Calibri" w:hAnsi="Calibri" w:cs="Calibri"/>
          <w:sz w:val="20"/>
          <w:szCs w:val="20"/>
        </w:rPr>
        <w:t xml:space="preserve"> </w:t>
      </w:r>
    </w:p>
    <w:p w14:paraId="6CA5E807" w14:textId="3B4C6BED" w:rsidR="00A00FAC" w:rsidRPr="00A00FAC" w:rsidRDefault="00052D94" w:rsidP="005913BC">
      <w:pPr>
        <w:pStyle w:val="Default"/>
        <w:numPr>
          <w:ilvl w:val="0"/>
          <w:numId w:val="94"/>
        </w:numPr>
        <w:jc w:val="both"/>
        <w:rPr>
          <w:rFonts w:ascii="Calibri" w:eastAsia="SimSun" w:hAnsi="Calibri" w:cs="Calibri"/>
          <w:sz w:val="20"/>
          <w:szCs w:val="20"/>
          <w:lang w:eastAsia="en-US"/>
        </w:rPr>
      </w:pPr>
      <w:r w:rsidRPr="00C614EF">
        <w:rPr>
          <w:rFonts w:ascii="Calibri" w:hAnsi="Calibri" w:cs="Calibri"/>
          <w:sz w:val="20"/>
          <w:szCs w:val="20"/>
        </w:rPr>
        <w:t>Assess the level, capability and willingness of existing financial institutions to provide financing to private off-grid solar companie</w:t>
      </w:r>
      <w:r w:rsidR="006970B1">
        <w:rPr>
          <w:rFonts w:ascii="Calibri" w:hAnsi="Calibri" w:cs="Calibri"/>
          <w:sz w:val="20"/>
          <w:szCs w:val="20"/>
        </w:rPr>
        <w:t>s</w:t>
      </w:r>
      <w:r w:rsidR="00947DE6">
        <w:rPr>
          <w:rFonts w:ascii="Calibri" w:hAnsi="Calibri" w:cs="Calibri"/>
          <w:sz w:val="20"/>
          <w:szCs w:val="20"/>
        </w:rPr>
        <w:t xml:space="preserve"> as per </w:t>
      </w:r>
      <w:r w:rsidR="00EB5113">
        <w:rPr>
          <w:rFonts w:ascii="Calibri" w:hAnsi="Calibri" w:cs="Calibri"/>
          <w:sz w:val="20"/>
          <w:szCs w:val="20"/>
        </w:rPr>
        <w:t>A</w:t>
      </w:r>
      <w:r w:rsidR="00947DE6">
        <w:rPr>
          <w:rFonts w:ascii="Calibri" w:hAnsi="Calibri" w:cs="Calibri"/>
          <w:sz w:val="20"/>
          <w:szCs w:val="20"/>
        </w:rPr>
        <w:t xml:space="preserve">ctivity </w:t>
      </w:r>
      <w:proofErr w:type="gramStart"/>
      <w:r w:rsidR="00947DE6">
        <w:rPr>
          <w:rFonts w:ascii="Calibri" w:hAnsi="Calibri" w:cs="Calibri"/>
          <w:sz w:val="20"/>
          <w:szCs w:val="20"/>
        </w:rPr>
        <w:t>3.1.1</w:t>
      </w:r>
      <w:r w:rsidRPr="00C614EF">
        <w:rPr>
          <w:rFonts w:ascii="Calibri" w:hAnsi="Calibri" w:cs="Calibri"/>
          <w:sz w:val="20"/>
          <w:szCs w:val="20"/>
        </w:rPr>
        <w:t>;</w:t>
      </w:r>
      <w:proofErr w:type="gramEnd"/>
    </w:p>
    <w:p w14:paraId="476314C2" w14:textId="2C77C54E" w:rsidR="00A00FAC" w:rsidRPr="00FA6CC7" w:rsidRDefault="00A00FAC" w:rsidP="005913BC">
      <w:pPr>
        <w:pStyle w:val="Default"/>
        <w:numPr>
          <w:ilvl w:val="0"/>
          <w:numId w:val="94"/>
        </w:numPr>
        <w:jc w:val="both"/>
        <w:rPr>
          <w:rFonts w:ascii="Calibri" w:eastAsia="SimSun" w:hAnsi="Calibri" w:cs="Calibri"/>
          <w:sz w:val="20"/>
          <w:szCs w:val="20"/>
          <w:lang w:eastAsia="en-US"/>
        </w:rPr>
      </w:pPr>
      <w:r w:rsidRPr="00A00FAC">
        <w:rPr>
          <w:rFonts w:ascii="Calibri" w:hAnsi="Calibri" w:cs="Calibri"/>
          <w:sz w:val="20"/>
          <w:szCs w:val="20"/>
        </w:rPr>
        <w:t xml:space="preserve">Using </w:t>
      </w:r>
      <w:r w:rsidRPr="00FA6CC7">
        <w:rPr>
          <w:rFonts w:ascii="Calibri" w:hAnsi="Calibri" w:cs="Calibri"/>
          <w:sz w:val="20"/>
          <w:szCs w:val="20"/>
        </w:rPr>
        <w:t xml:space="preserve">tools such as </w:t>
      </w:r>
      <w:proofErr w:type="spellStart"/>
      <w:r w:rsidR="00A97D72">
        <w:rPr>
          <w:rFonts w:ascii="Calibri" w:hAnsi="Calibri" w:cs="Calibri"/>
          <w:sz w:val="20"/>
          <w:szCs w:val="20"/>
        </w:rPr>
        <w:t>Nithio</w:t>
      </w:r>
      <w:r w:rsidR="00C74305">
        <w:rPr>
          <w:rFonts w:ascii="Calibri" w:hAnsi="Calibri" w:cs="Calibri"/>
          <w:sz w:val="20"/>
          <w:szCs w:val="20"/>
        </w:rPr>
        <w:t>’</w:t>
      </w:r>
      <w:r w:rsidR="00A97D72">
        <w:rPr>
          <w:rFonts w:ascii="Calibri" w:hAnsi="Calibri" w:cs="Calibri"/>
          <w:sz w:val="20"/>
          <w:szCs w:val="20"/>
        </w:rPr>
        <w:t>s</w:t>
      </w:r>
      <w:proofErr w:type="spellEnd"/>
      <w:r w:rsidR="00A97D72">
        <w:rPr>
          <w:rFonts w:ascii="Calibri" w:hAnsi="Calibri" w:cs="Calibri"/>
          <w:sz w:val="20"/>
          <w:szCs w:val="20"/>
        </w:rPr>
        <w:t xml:space="preserve"> </w:t>
      </w:r>
      <w:r w:rsidRPr="00FA6CC7">
        <w:rPr>
          <w:rFonts w:ascii="Calibri" w:hAnsi="Calibri" w:cs="Calibri"/>
          <w:sz w:val="20"/>
          <w:szCs w:val="20"/>
        </w:rPr>
        <w:t xml:space="preserve">Consumer </w:t>
      </w:r>
      <w:r w:rsidRPr="00FA6CC7">
        <w:rPr>
          <w:rFonts w:ascii="Calibri" w:hAnsi="Calibri" w:cs="Calibri"/>
          <w:color w:val="auto"/>
          <w:sz w:val="20"/>
          <w:szCs w:val="20"/>
        </w:rPr>
        <w:t>Credit Intelligence</w:t>
      </w:r>
      <w:r w:rsidR="00FA6CC7">
        <w:rPr>
          <w:rFonts w:ascii="Calibri" w:hAnsi="Calibri" w:cs="Calibri"/>
          <w:color w:val="auto"/>
          <w:sz w:val="20"/>
          <w:szCs w:val="20"/>
        </w:rPr>
        <w:t xml:space="preserve"> combining rich customer insights with scalable, structured institutional debt financing.</w:t>
      </w:r>
      <w:r w:rsidRPr="00FA6CC7">
        <w:rPr>
          <w:rStyle w:val="apple-converted-space"/>
          <w:rFonts w:ascii="Calibri" w:hAnsi="Calibri" w:cs="Calibri"/>
          <w:color w:val="auto"/>
          <w:spacing w:val="18"/>
          <w:sz w:val="20"/>
          <w:szCs w:val="20"/>
        </w:rPr>
        <w:t> </w:t>
      </w:r>
      <w:r w:rsidRPr="006E43D6">
        <w:rPr>
          <w:rFonts w:ascii="Calibri" w:hAnsi="Calibri" w:cs="Calibri"/>
          <w:color w:val="auto"/>
          <w:spacing w:val="18"/>
          <w:sz w:val="20"/>
          <w:szCs w:val="20"/>
        </w:rPr>
        <w:t xml:space="preserve"> </w:t>
      </w:r>
    </w:p>
    <w:p w14:paraId="36D478B7" w14:textId="3166411D" w:rsidR="00365683" w:rsidRPr="00624B5D" w:rsidRDefault="43A0D9C0" w:rsidP="005913BC">
      <w:pPr>
        <w:pStyle w:val="Default"/>
        <w:numPr>
          <w:ilvl w:val="0"/>
          <w:numId w:val="94"/>
        </w:numPr>
        <w:jc w:val="both"/>
        <w:rPr>
          <w:rFonts w:ascii="Calibri" w:eastAsia="SimSun" w:hAnsi="Calibri" w:cs="Calibri"/>
          <w:sz w:val="20"/>
          <w:szCs w:val="20"/>
          <w:lang w:eastAsia="en-US"/>
        </w:rPr>
      </w:pPr>
      <w:r w:rsidRPr="1DCCC5EA">
        <w:rPr>
          <w:rFonts w:ascii="Calibri" w:hAnsi="Calibri" w:cs="Calibri"/>
          <w:sz w:val="20"/>
          <w:szCs w:val="20"/>
        </w:rPr>
        <w:t xml:space="preserve">Based on </w:t>
      </w:r>
      <w:r w:rsidR="72088D8D" w:rsidRPr="1DCCC5EA">
        <w:rPr>
          <w:rFonts w:ascii="Calibri" w:hAnsi="Calibri" w:cs="Calibri"/>
          <w:sz w:val="20"/>
          <w:szCs w:val="20"/>
        </w:rPr>
        <w:t xml:space="preserve">the </w:t>
      </w:r>
      <w:r w:rsidR="62575F01" w:rsidRPr="1DCCC5EA">
        <w:rPr>
          <w:rFonts w:ascii="Calibri" w:hAnsi="Calibri" w:cs="Calibri"/>
          <w:sz w:val="20"/>
          <w:szCs w:val="20"/>
        </w:rPr>
        <w:t>above three</w:t>
      </w:r>
      <w:r w:rsidR="7811996C" w:rsidRPr="1DCCC5EA">
        <w:rPr>
          <w:rFonts w:ascii="Calibri" w:hAnsi="Calibri" w:cs="Calibri"/>
          <w:sz w:val="20"/>
          <w:szCs w:val="20"/>
        </w:rPr>
        <w:t xml:space="preserve"> tasks</w:t>
      </w:r>
      <w:r w:rsidR="1E8B6B75" w:rsidRPr="1DCCC5EA">
        <w:rPr>
          <w:rFonts w:ascii="Calibri" w:hAnsi="Calibri" w:cs="Calibri"/>
          <w:sz w:val="20"/>
          <w:szCs w:val="20"/>
        </w:rPr>
        <w:t xml:space="preserve">, </w:t>
      </w:r>
      <w:r w:rsidRPr="1DCCC5EA">
        <w:rPr>
          <w:rFonts w:ascii="Calibri" w:hAnsi="Calibri" w:cs="Calibri"/>
          <w:sz w:val="20"/>
          <w:szCs w:val="20"/>
        </w:rPr>
        <w:t>mechanisms on how to incentivize the private sector and financial institutions to enter or expand off-grid solar</w:t>
      </w:r>
      <w:r w:rsidR="7811996C" w:rsidRPr="1DCCC5EA">
        <w:rPr>
          <w:rFonts w:ascii="Calibri" w:hAnsi="Calibri" w:cs="Calibri"/>
          <w:sz w:val="20"/>
          <w:szCs w:val="20"/>
        </w:rPr>
        <w:t xml:space="preserve"> will be recommended</w:t>
      </w:r>
      <w:r w:rsidRPr="1DCCC5EA">
        <w:rPr>
          <w:rFonts w:ascii="Calibri" w:hAnsi="Calibri" w:cs="Calibri"/>
          <w:sz w:val="20"/>
          <w:szCs w:val="20"/>
        </w:rPr>
        <w:t>. Suggestions on how to strengthen the enabling market environment towards a</w:t>
      </w:r>
      <w:r w:rsidR="7811996C" w:rsidRPr="1DCCC5EA">
        <w:rPr>
          <w:rFonts w:ascii="Calibri" w:hAnsi="Calibri" w:cs="Calibri"/>
          <w:sz w:val="20"/>
          <w:szCs w:val="20"/>
        </w:rPr>
        <w:t xml:space="preserve">n </w:t>
      </w:r>
      <w:r w:rsidR="03B3EF9D" w:rsidRPr="1DCCC5EA">
        <w:rPr>
          <w:rFonts w:ascii="Calibri" w:hAnsi="Calibri" w:cs="Calibri"/>
          <w:sz w:val="20"/>
          <w:szCs w:val="20"/>
        </w:rPr>
        <w:t>efficient</w:t>
      </w:r>
      <w:r w:rsidRPr="1DCCC5EA">
        <w:rPr>
          <w:rFonts w:ascii="Calibri" w:hAnsi="Calibri" w:cs="Calibri"/>
          <w:sz w:val="20"/>
          <w:szCs w:val="20"/>
        </w:rPr>
        <w:t xml:space="preserve"> </w:t>
      </w:r>
      <w:r w:rsidR="03B3EF9D" w:rsidRPr="1DCCC5EA">
        <w:rPr>
          <w:rFonts w:ascii="Calibri" w:hAnsi="Calibri" w:cs="Calibri"/>
          <w:sz w:val="20"/>
          <w:szCs w:val="20"/>
        </w:rPr>
        <w:t xml:space="preserve">and mature </w:t>
      </w:r>
      <w:r w:rsidRPr="1DCCC5EA">
        <w:rPr>
          <w:rFonts w:ascii="Calibri" w:hAnsi="Calibri" w:cs="Calibri"/>
          <w:sz w:val="20"/>
          <w:szCs w:val="20"/>
        </w:rPr>
        <w:t xml:space="preserve">solar </w:t>
      </w:r>
      <w:proofErr w:type="spellStart"/>
      <w:r w:rsidR="03B3EF9D" w:rsidRPr="1DCCC5EA">
        <w:rPr>
          <w:rFonts w:ascii="Calibri" w:hAnsi="Calibri" w:cs="Calibri"/>
          <w:sz w:val="20"/>
          <w:szCs w:val="20"/>
        </w:rPr>
        <w:t>minigrid</w:t>
      </w:r>
      <w:proofErr w:type="spellEnd"/>
      <w:r w:rsidR="03B3EF9D" w:rsidRPr="1DCCC5EA">
        <w:rPr>
          <w:rFonts w:ascii="Calibri" w:hAnsi="Calibri" w:cs="Calibri"/>
          <w:sz w:val="20"/>
          <w:szCs w:val="20"/>
        </w:rPr>
        <w:t xml:space="preserve"> </w:t>
      </w:r>
      <w:r w:rsidRPr="1DCCC5EA">
        <w:rPr>
          <w:rFonts w:ascii="Calibri" w:hAnsi="Calibri" w:cs="Calibri"/>
          <w:sz w:val="20"/>
          <w:szCs w:val="20"/>
        </w:rPr>
        <w:t>market</w:t>
      </w:r>
      <w:r w:rsidR="03B3EF9D" w:rsidRPr="1DCCC5EA">
        <w:rPr>
          <w:rFonts w:ascii="Calibri" w:hAnsi="Calibri" w:cs="Calibri"/>
          <w:sz w:val="20"/>
          <w:szCs w:val="20"/>
        </w:rPr>
        <w:t xml:space="preserve"> will be expected</w:t>
      </w:r>
      <w:r w:rsidRPr="1DCCC5EA">
        <w:rPr>
          <w:rFonts w:ascii="Calibri" w:hAnsi="Calibri" w:cs="Calibri"/>
          <w:sz w:val="20"/>
          <w:szCs w:val="20"/>
        </w:rPr>
        <w:t xml:space="preserve">. </w:t>
      </w:r>
    </w:p>
    <w:p w14:paraId="11D8A659" w14:textId="77777777" w:rsidR="00B4128B" w:rsidRDefault="00B4128B" w:rsidP="00B4128B">
      <w:pPr>
        <w:rPr>
          <w:rFonts w:ascii="Calibri" w:hAnsi="Calibri" w:cs="Calibri"/>
          <w:bCs/>
          <w:sz w:val="20"/>
          <w:szCs w:val="20"/>
        </w:rPr>
      </w:pPr>
    </w:p>
    <w:p w14:paraId="22096652" w14:textId="6F3D474C" w:rsidR="00047B03" w:rsidRPr="00D047DF" w:rsidRDefault="007473C4" w:rsidP="005913BC">
      <w:pPr>
        <w:numPr>
          <w:ilvl w:val="0"/>
          <w:numId w:val="43"/>
        </w:numPr>
        <w:ind w:left="1080"/>
        <w:jc w:val="both"/>
        <w:rPr>
          <w:rFonts w:asciiTheme="minorHAnsi" w:hAnsiTheme="minorHAnsi" w:cstheme="minorHAnsi"/>
          <w:sz w:val="20"/>
          <w:szCs w:val="20"/>
        </w:rPr>
      </w:pPr>
      <w:r w:rsidRPr="00EF5F9B">
        <w:rPr>
          <w:rFonts w:asciiTheme="minorHAnsi" w:hAnsiTheme="minorHAnsi" w:cstheme="minorHAnsi"/>
          <w:bCs/>
          <w:sz w:val="20"/>
          <w:szCs w:val="20"/>
          <w:u w:val="single"/>
        </w:rPr>
        <w:t>Act</w:t>
      </w:r>
      <w:r w:rsidR="00C74305" w:rsidRPr="00EF5F9B">
        <w:rPr>
          <w:rFonts w:asciiTheme="minorHAnsi" w:hAnsiTheme="minorHAnsi" w:cstheme="minorHAnsi"/>
          <w:bCs/>
          <w:sz w:val="20"/>
          <w:szCs w:val="20"/>
          <w:u w:val="single"/>
        </w:rPr>
        <w:t>ivity</w:t>
      </w:r>
      <w:r w:rsidRPr="00EF5F9B">
        <w:rPr>
          <w:rFonts w:asciiTheme="minorHAnsi" w:hAnsiTheme="minorHAnsi" w:cstheme="minorHAnsi"/>
          <w:bCs/>
          <w:sz w:val="20"/>
          <w:szCs w:val="20"/>
          <w:u w:val="single"/>
        </w:rPr>
        <w:t xml:space="preserve"> 3.</w:t>
      </w:r>
      <w:r w:rsidR="00ED58DB" w:rsidRPr="00EF5F9B">
        <w:rPr>
          <w:rFonts w:asciiTheme="minorHAnsi" w:hAnsiTheme="minorHAnsi" w:cstheme="minorHAnsi"/>
          <w:bCs/>
          <w:sz w:val="20"/>
          <w:szCs w:val="20"/>
          <w:u w:val="single"/>
        </w:rPr>
        <w:t>2</w:t>
      </w:r>
      <w:r w:rsidRPr="00EF5F9B">
        <w:rPr>
          <w:rFonts w:asciiTheme="minorHAnsi" w:hAnsiTheme="minorHAnsi" w:cstheme="minorHAnsi"/>
          <w:bCs/>
          <w:sz w:val="20"/>
          <w:szCs w:val="20"/>
          <w:u w:val="single"/>
        </w:rPr>
        <w:t>.1</w:t>
      </w:r>
      <w:r w:rsidR="00EB5113" w:rsidRPr="00EF5F9B">
        <w:rPr>
          <w:rFonts w:asciiTheme="minorHAnsi" w:hAnsiTheme="minorHAnsi" w:cstheme="minorHAnsi"/>
          <w:bCs/>
          <w:sz w:val="20"/>
          <w:szCs w:val="20"/>
          <w:u w:val="single"/>
        </w:rPr>
        <w:t>:</w:t>
      </w:r>
      <w:r w:rsidR="00EB5113">
        <w:rPr>
          <w:rFonts w:asciiTheme="minorHAnsi" w:hAnsiTheme="minorHAnsi" w:cstheme="minorHAnsi"/>
          <w:b/>
          <w:sz w:val="20"/>
          <w:szCs w:val="20"/>
        </w:rPr>
        <w:t xml:space="preserve"> </w:t>
      </w:r>
      <w:r w:rsidRPr="00B03E03">
        <w:rPr>
          <w:rFonts w:asciiTheme="minorHAnsi" w:hAnsiTheme="minorHAnsi" w:cstheme="minorHAnsi"/>
          <w:b/>
          <w:sz w:val="20"/>
          <w:szCs w:val="20"/>
        </w:rPr>
        <w:t>Prepare a market readiness report</w:t>
      </w:r>
      <w:r w:rsidR="00F96284" w:rsidRPr="00B03E03">
        <w:rPr>
          <w:rFonts w:asciiTheme="minorHAnsi" w:hAnsiTheme="minorHAnsi" w:cstheme="minorHAnsi"/>
          <w:sz w:val="20"/>
          <w:szCs w:val="20"/>
        </w:rPr>
        <w:t xml:space="preserve"> in an inclusive and cross-sectorial approach ensuring the involvement of </w:t>
      </w:r>
      <w:r w:rsidR="00CB3002" w:rsidRPr="00B03E03">
        <w:rPr>
          <w:rFonts w:asciiTheme="minorHAnsi" w:hAnsiTheme="minorHAnsi" w:cstheme="minorHAnsi"/>
          <w:sz w:val="20"/>
          <w:szCs w:val="20"/>
        </w:rPr>
        <w:t>agencies in charge of energy and rural electrification as well as</w:t>
      </w:r>
      <w:r w:rsidR="00097814" w:rsidRPr="00B03E03">
        <w:rPr>
          <w:rFonts w:asciiTheme="minorHAnsi" w:hAnsiTheme="minorHAnsi" w:cstheme="minorHAnsi"/>
          <w:sz w:val="20"/>
          <w:szCs w:val="20"/>
        </w:rPr>
        <w:t xml:space="preserve"> other relevant actors</w:t>
      </w:r>
      <w:r w:rsidR="00C74305">
        <w:rPr>
          <w:rFonts w:asciiTheme="minorHAnsi" w:hAnsiTheme="minorHAnsi" w:cstheme="minorHAnsi"/>
          <w:sz w:val="20"/>
          <w:szCs w:val="20"/>
        </w:rPr>
        <w:t>,</w:t>
      </w:r>
      <w:r w:rsidR="00097814" w:rsidRPr="00B03E03">
        <w:rPr>
          <w:rFonts w:asciiTheme="minorHAnsi" w:hAnsiTheme="minorHAnsi" w:cstheme="minorHAnsi"/>
          <w:sz w:val="20"/>
          <w:szCs w:val="20"/>
        </w:rPr>
        <w:t xml:space="preserve"> such as </w:t>
      </w:r>
      <w:r w:rsidRPr="00B03E03">
        <w:rPr>
          <w:rFonts w:asciiTheme="minorHAnsi" w:hAnsiTheme="minorHAnsi" w:cstheme="minorHAnsi"/>
          <w:sz w:val="20"/>
          <w:szCs w:val="20"/>
        </w:rPr>
        <w:t>rural</w:t>
      </w:r>
      <w:r w:rsidR="00097814" w:rsidRPr="00B03E03">
        <w:rPr>
          <w:rFonts w:asciiTheme="minorHAnsi" w:hAnsiTheme="minorHAnsi" w:cstheme="minorHAnsi"/>
          <w:sz w:val="20"/>
          <w:szCs w:val="20"/>
        </w:rPr>
        <w:t>/community</w:t>
      </w:r>
      <w:r w:rsidR="006E1E3D" w:rsidRPr="00B03E03">
        <w:rPr>
          <w:rFonts w:asciiTheme="minorHAnsi" w:hAnsiTheme="minorHAnsi" w:cstheme="minorHAnsi"/>
          <w:sz w:val="20"/>
          <w:szCs w:val="20"/>
        </w:rPr>
        <w:t xml:space="preserve"> </w:t>
      </w:r>
      <w:r w:rsidRPr="00B03E03">
        <w:rPr>
          <w:rFonts w:asciiTheme="minorHAnsi" w:hAnsiTheme="minorHAnsi" w:cstheme="minorHAnsi"/>
          <w:sz w:val="20"/>
          <w:szCs w:val="20"/>
        </w:rPr>
        <w:t xml:space="preserve">development. </w:t>
      </w:r>
      <w:r w:rsidR="00097814" w:rsidRPr="00B03E03">
        <w:rPr>
          <w:rFonts w:asciiTheme="minorHAnsi" w:hAnsiTheme="minorHAnsi" w:cstheme="minorHAnsi"/>
          <w:sz w:val="20"/>
          <w:szCs w:val="20"/>
        </w:rPr>
        <w:t xml:space="preserve"> </w:t>
      </w:r>
      <w:r w:rsidR="006E43D6">
        <w:rPr>
          <w:rFonts w:asciiTheme="minorHAnsi" w:hAnsiTheme="minorHAnsi" w:cstheme="minorHAnsi"/>
          <w:sz w:val="20"/>
          <w:szCs w:val="20"/>
        </w:rPr>
        <w:t>T</w:t>
      </w:r>
      <w:r w:rsidR="00295628" w:rsidRPr="00F12575">
        <w:rPr>
          <w:rFonts w:asciiTheme="minorHAnsi" w:hAnsiTheme="minorHAnsi" w:cstheme="minorHAnsi"/>
          <w:sz w:val="20"/>
          <w:szCs w:val="20"/>
        </w:rPr>
        <w:t xml:space="preserve">his </w:t>
      </w:r>
      <w:proofErr w:type="gramStart"/>
      <w:r w:rsidR="00295628" w:rsidRPr="00F12575">
        <w:rPr>
          <w:rFonts w:asciiTheme="minorHAnsi" w:hAnsiTheme="minorHAnsi" w:cstheme="minorHAnsi"/>
          <w:sz w:val="20"/>
          <w:szCs w:val="20"/>
        </w:rPr>
        <w:t>will actually, complement</w:t>
      </w:r>
      <w:proofErr w:type="gramEnd"/>
      <w:r w:rsidR="00295628" w:rsidRPr="00F12575">
        <w:rPr>
          <w:rFonts w:asciiTheme="minorHAnsi" w:hAnsiTheme="minorHAnsi" w:cstheme="minorHAnsi"/>
          <w:sz w:val="20"/>
          <w:szCs w:val="20"/>
        </w:rPr>
        <w:t xml:space="preserve"> the said market assessment done in</w:t>
      </w:r>
      <w:r w:rsidR="00E655FC" w:rsidRPr="00F12575">
        <w:rPr>
          <w:rFonts w:asciiTheme="minorHAnsi" w:hAnsiTheme="minorHAnsi" w:cstheme="minorHAnsi"/>
          <w:sz w:val="20"/>
          <w:szCs w:val="20"/>
        </w:rPr>
        <w:t xml:space="preserve"> 2019</w:t>
      </w:r>
      <w:r w:rsidR="00C74305">
        <w:rPr>
          <w:rFonts w:asciiTheme="minorHAnsi" w:hAnsiTheme="minorHAnsi" w:cstheme="minorHAnsi"/>
          <w:sz w:val="20"/>
          <w:szCs w:val="20"/>
        </w:rPr>
        <w:t xml:space="preserve"> by ECREEE in the framework of ROGEP</w:t>
      </w:r>
      <w:r w:rsidR="00E655FC" w:rsidRPr="00F12575">
        <w:rPr>
          <w:rFonts w:asciiTheme="minorHAnsi" w:hAnsiTheme="minorHAnsi" w:cstheme="minorHAnsi"/>
          <w:sz w:val="20"/>
          <w:szCs w:val="20"/>
        </w:rPr>
        <w:t>, which focused mainly on solar home systems (SHS)</w:t>
      </w:r>
      <w:r w:rsidR="008A31D7" w:rsidRPr="00F12575">
        <w:rPr>
          <w:rFonts w:asciiTheme="minorHAnsi" w:hAnsiTheme="minorHAnsi" w:cstheme="minorHAnsi"/>
          <w:sz w:val="20"/>
          <w:szCs w:val="20"/>
        </w:rPr>
        <w:t xml:space="preserve"> and standalone </w:t>
      </w:r>
      <w:r w:rsidR="00436C87" w:rsidRPr="00F12575">
        <w:rPr>
          <w:rFonts w:asciiTheme="minorHAnsi" w:hAnsiTheme="minorHAnsi" w:cstheme="minorHAnsi"/>
          <w:sz w:val="20"/>
          <w:szCs w:val="20"/>
        </w:rPr>
        <w:t>systems</w:t>
      </w:r>
      <w:r w:rsidRPr="00F12575">
        <w:rPr>
          <w:rFonts w:asciiTheme="minorHAnsi" w:hAnsiTheme="minorHAnsi" w:cstheme="minorHAnsi"/>
          <w:sz w:val="20"/>
          <w:szCs w:val="20"/>
        </w:rPr>
        <w:t>. Th</w:t>
      </w:r>
      <w:r w:rsidR="00436C87" w:rsidRPr="00F12575">
        <w:rPr>
          <w:rFonts w:asciiTheme="minorHAnsi" w:hAnsiTheme="minorHAnsi" w:cstheme="minorHAnsi"/>
          <w:sz w:val="20"/>
          <w:szCs w:val="20"/>
        </w:rPr>
        <w:t>e</w:t>
      </w:r>
      <w:r w:rsidRPr="00F12575">
        <w:rPr>
          <w:rFonts w:asciiTheme="minorHAnsi" w:hAnsiTheme="minorHAnsi" w:cstheme="minorHAnsi"/>
          <w:sz w:val="20"/>
          <w:szCs w:val="20"/>
        </w:rPr>
        <w:t xml:space="preserve"> report will</w:t>
      </w:r>
      <w:r w:rsidR="00436C87" w:rsidRPr="00F12575">
        <w:rPr>
          <w:rFonts w:asciiTheme="minorHAnsi" w:hAnsiTheme="minorHAnsi" w:cstheme="minorHAnsi"/>
          <w:sz w:val="20"/>
          <w:szCs w:val="20"/>
        </w:rPr>
        <w:t xml:space="preserve"> </w:t>
      </w:r>
      <w:r w:rsidRPr="00F12575">
        <w:rPr>
          <w:rFonts w:asciiTheme="minorHAnsi" w:hAnsiTheme="minorHAnsi" w:cstheme="minorHAnsi"/>
          <w:sz w:val="20"/>
          <w:szCs w:val="20"/>
        </w:rPr>
        <w:t xml:space="preserve">quantify the size of the market for </w:t>
      </w:r>
      <w:proofErr w:type="spellStart"/>
      <w:r w:rsidRPr="00F12575">
        <w:rPr>
          <w:rFonts w:asciiTheme="minorHAnsi" w:hAnsiTheme="minorHAnsi" w:cstheme="minorHAnsi"/>
          <w:sz w:val="20"/>
          <w:szCs w:val="20"/>
        </w:rPr>
        <w:t>minigrids</w:t>
      </w:r>
      <w:proofErr w:type="spellEnd"/>
      <w:r w:rsidRPr="00F12575">
        <w:rPr>
          <w:rFonts w:asciiTheme="minorHAnsi" w:hAnsiTheme="minorHAnsi" w:cstheme="minorHAnsi"/>
          <w:sz w:val="20"/>
          <w:szCs w:val="20"/>
        </w:rPr>
        <w:t xml:space="preserve"> as well as </w:t>
      </w:r>
      <w:r w:rsidR="00436C87" w:rsidRPr="00F12575">
        <w:rPr>
          <w:rFonts w:asciiTheme="minorHAnsi" w:hAnsiTheme="minorHAnsi" w:cstheme="minorHAnsi"/>
          <w:sz w:val="20"/>
          <w:szCs w:val="20"/>
        </w:rPr>
        <w:t xml:space="preserve">provide </w:t>
      </w:r>
      <w:r w:rsidRPr="00F12575">
        <w:rPr>
          <w:rFonts w:asciiTheme="minorHAnsi" w:hAnsiTheme="minorHAnsi" w:cstheme="minorHAnsi"/>
          <w:sz w:val="20"/>
          <w:szCs w:val="20"/>
        </w:rPr>
        <w:t>compar</w:t>
      </w:r>
      <w:r w:rsidR="00436C87" w:rsidRPr="00F12575">
        <w:rPr>
          <w:rFonts w:asciiTheme="minorHAnsi" w:hAnsiTheme="minorHAnsi" w:cstheme="minorHAnsi"/>
          <w:sz w:val="20"/>
          <w:szCs w:val="20"/>
        </w:rPr>
        <w:t>ative</w:t>
      </w:r>
      <w:r w:rsidR="002D4B27" w:rsidRPr="00F12575">
        <w:rPr>
          <w:rFonts w:asciiTheme="minorHAnsi" w:hAnsiTheme="minorHAnsi" w:cstheme="minorHAnsi"/>
          <w:sz w:val="20"/>
          <w:szCs w:val="20"/>
        </w:rPr>
        <w:t xml:space="preserve"> assessment of</w:t>
      </w:r>
      <w:r w:rsidRPr="00F12575">
        <w:rPr>
          <w:rFonts w:asciiTheme="minorHAnsi" w:hAnsiTheme="minorHAnsi" w:cstheme="minorHAnsi"/>
          <w:sz w:val="20"/>
          <w:szCs w:val="20"/>
        </w:rPr>
        <w:t xml:space="preserve"> the</w:t>
      </w:r>
      <w:r w:rsidR="002D4B27" w:rsidRPr="00F12575">
        <w:rPr>
          <w:rFonts w:asciiTheme="minorHAnsi" w:hAnsiTheme="minorHAnsi" w:cstheme="minorHAnsi"/>
          <w:sz w:val="20"/>
          <w:szCs w:val="20"/>
        </w:rPr>
        <w:t xml:space="preserve"> Burkina Faso</w:t>
      </w:r>
      <w:r w:rsidRPr="00F12575">
        <w:rPr>
          <w:rFonts w:asciiTheme="minorHAnsi" w:hAnsiTheme="minorHAnsi" w:cstheme="minorHAnsi"/>
          <w:sz w:val="20"/>
          <w:szCs w:val="20"/>
        </w:rPr>
        <w:t xml:space="preserve"> market with similar ones</w:t>
      </w:r>
      <w:r w:rsidR="002D4B27" w:rsidRPr="00F12575">
        <w:rPr>
          <w:rFonts w:asciiTheme="minorHAnsi" w:hAnsiTheme="minorHAnsi" w:cstheme="minorHAnsi"/>
          <w:sz w:val="20"/>
          <w:szCs w:val="20"/>
        </w:rPr>
        <w:t xml:space="preserve"> in terms of tools and policies for an enabling environment</w:t>
      </w:r>
      <w:r w:rsidRPr="00F12575">
        <w:rPr>
          <w:rFonts w:asciiTheme="minorHAnsi" w:hAnsiTheme="minorHAnsi" w:cstheme="minorHAnsi"/>
          <w:sz w:val="20"/>
          <w:szCs w:val="20"/>
        </w:rPr>
        <w:t xml:space="preserve">. </w:t>
      </w:r>
      <w:r w:rsidR="00132BFA" w:rsidRPr="00F12575">
        <w:rPr>
          <w:rFonts w:asciiTheme="minorHAnsi" w:hAnsiTheme="minorHAnsi" w:cstheme="minorHAnsi"/>
          <w:sz w:val="20"/>
          <w:szCs w:val="20"/>
        </w:rPr>
        <w:t>This report will</w:t>
      </w:r>
      <w:r w:rsidR="00B96509" w:rsidRPr="00F12575">
        <w:rPr>
          <w:rFonts w:asciiTheme="minorHAnsi" w:hAnsiTheme="minorHAnsi" w:cstheme="minorHAnsi"/>
          <w:sz w:val="20"/>
          <w:szCs w:val="20"/>
        </w:rPr>
        <w:t xml:space="preserve"> </w:t>
      </w:r>
      <w:r w:rsidR="00132BFA" w:rsidRPr="00F12575">
        <w:rPr>
          <w:rFonts w:asciiTheme="minorHAnsi" w:hAnsiTheme="minorHAnsi" w:cstheme="minorHAnsi"/>
          <w:sz w:val="20"/>
          <w:szCs w:val="20"/>
        </w:rPr>
        <w:t xml:space="preserve">serve to showcase the investment and business opportunity </w:t>
      </w:r>
      <w:r w:rsidR="00B96509" w:rsidRPr="00F12575">
        <w:rPr>
          <w:rFonts w:asciiTheme="minorHAnsi" w:hAnsiTheme="minorHAnsi" w:cstheme="minorHAnsi"/>
          <w:sz w:val="20"/>
          <w:szCs w:val="20"/>
        </w:rPr>
        <w:t xml:space="preserve">in the </w:t>
      </w:r>
      <w:proofErr w:type="spellStart"/>
      <w:r w:rsidR="00B96509" w:rsidRPr="00F12575">
        <w:rPr>
          <w:rFonts w:asciiTheme="minorHAnsi" w:hAnsiTheme="minorHAnsi" w:cstheme="minorHAnsi"/>
          <w:sz w:val="20"/>
          <w:szCs w:val="20"/>
        </w:rPr>
        <w:t>minigrid</w:t>
      </w:r>
      <w:proofErr w:type="spellEnd"/>
      <w:r w:rsidR="00B96509" w:rsidRPr="00F12575">
        <w:rPr>
          <w:rFonts w:asciiTheme="minorHAnsi" w:hAnsiTheme="minorHAnsi" w:cstheme="minorHAnsi"/>
          <w:sz w:val="20"/>
          <w:szCs w:val="20"/>
        </w:rPr>
        <w:t xml:space="preserve"> sector, especially for FIs, </w:t>
      </w:r>
      <w:proofErr w:type="gramStart"/>
      <w:r w:rsidR="00B96509" w:rsidRPr="00F12575">
        <w:rPr>
          <w:rFonts w:asciiTheme="minorHAnsi" w:hAnsiTheme="minorHAnsi" w:cstheme="minorHAnsi"/>
          <w:sz w:val="20"/>
          <w:szCs w:val="20"/>
        </w:rPr>
        <w:t>so as to</w:t>
      </w:r>
      <w:proofErr w:type="gramEnd"/>
      <w:r w:rsidR="00B96509" w:rsidRPr="00F12575">
        <w:rPr>
          <w:rFonts w:asciiTheme="minorHAnsi" w:hAnsiTheme="minorHAnsi" w:cstheme="minorHAnsi"/>
          <w:sz w:val="20"/>
          <w:szCs w:val="20"/>
        </w:rPr>
        <w:t xml:space="preserve"> </w:t>
      </w:r>
      <w:r w:rsidR="00365683" w:rsidRPr="00F12575">
        <w:rPr>
          <w:rFonts w:asciiTheme="minorHAnsi" w:hAnsiTheme="minorHAnsi" w:cstheme="minorHAnsi"/>
          <w:sz w:val="20"/>
          <w:szCs w:val="20"/>
        </w:rPr>
        <w:t>garner</w:t>
      </w:r>
      <w:r w:rsidR="00AB03BE" w:rsidRPr="00F12575">
        <w:rPr>
          <w:rFonts w:asciiTheme="minorHAnsi" w:hAnsiTheme="minorHAnsi" w:cstheme="minorHAnsi"/>
          <w:sz w:val="20"/>
          <w:szCs w:val="20"/>
        </w:rPr>
        <w:t xml:space="preserve"> their interest. </w:t>
      </w:r>
      <w:r w:rsidR="006E43D6" w:rsidRPr="00B03E03">
        <w:rPr>
          <w:rFonts w:asciiTheme="minorHAnsi" w:hAnsiTheme="minorHAnsi" w:cstheme="minorHAnsi"/>
          <w:sz w:val="20"/>
          <w:szCs w:val="20"/>
        </w:rPr>
        <w:t xml:space="preserve">This output will generate a comprehensive market intelligence report including key information at macro, meso </w:t>
      </w:r>
      <w:r w:rsidR="006E43D6" w:rsidRPr="00D047DF">
        <w:rPr>
          <w:rFonts w:asciiTheme="minorHAnsi" w:hAnsiTheme="minorHAnsi" w:cstheme="minorHAnsi"/>
          <w:sz w:val="20"/>
          <w:szCs w:val="20"/>
        </w:rPr>
        <w:t xml:space="preserve">and micro level with an in-depth analysis of risks and opportunities. </w:t>
      </w:r>
    </w:p>
    <w:p w14:paraId="4532AF7D" w14:textId="1CE50F1F" w:rsidR="00D65B98" w:rsidRPr="00D047DF" w:rsidRDefault="00D65B98" w:rsidP="005913BC">
      <w:pPr>
        <w:numPr>
          <w:ilvl w:val="0"/>
          <w:numId w:val="46"/>
        </w:numPr>
        <w:ind w:left="1080"/>
        <w:jc w:val="both"/>
        <w:rPr>
          <w:rFonts w:asciiTheme="minorHAnsi" w:hAnsiTheme="minorHAnsi" w:cstheme="minorHAnsi"/>
          <w:bCs/>
          <w:sz w:val="20"/>
          <w:szCs w:val="20"/>
        </w:rPr>
      </w:pPr>
      <w:r w:rsidRPr="00EF5F9B">
        <w:rPr>
          <w:rFonts w:asciiTheme="minorHAnsi" w:hAnsiTheme="minorHAnsi" w:cstheme="minorHAnsi"/>
          <w:bCs/>
          <w:sz w:val="20"/>
          <w:szCs w:val="20"/>
          <w:u w:val="single"/>
        </w:rPr>
        <w:t>Act</w:t>
      </w:r>
      <w:r w:rsidR="00C74305" w:rsidRPr="00EF5F9B">
        <w:rPr>
          <w:rFonts w:asciiTheme="minorHAnsi" w:hAnsiTheme="minorHAnsi" w:cstheme="minorHAnsi"/>
          <w:bCs/>
          <w:sz w:val="20"/>
          <w:szCs w:val="20"/>
          <w:u w:val="single"/>
        </w:rPr>
        <w:t>ivity</w:t>
      </w:r>
      <w:r w:rsidRPr="00EF5F9B">
        <w:rPr>
          <w:rFonts w:asciiTheme="minorHAnsi" w:hAnsiTheme="minorHAnsi" w:cstheme="minorHAnsi"/>
          <w:bCs/>
          <w:sz w:val="20"/>
          <w:szCs w:val="20"/>
          <w:u w:val="single"/>
        </w:rPr>
        <w:t xml:space="preserve"> 3.</w:t>
      </w:r>
      <w:r w:rsidR="00ED58DB" w:rsidRPr="00EF5F9B">
        <w:rPr>
          <w:rFonts w:asciiTheme="minorHAnsi" w:hAnsiTheme="minorHAnsi" w:cstheme="minorHAnsi"/>
          <w:bCs/>
          <w:sz w:val="20"/>
          <w:szCs w:val="20"/>
          <w:u w:val="single"/>
        </w:rPr>
        <w:t>2</w:t>
      </w:r>
      <w:r w:rsidRPr="00EF5F9B">
        <w:rPr>
          <w:rFonts w:asciiTheme="minorHAnsi" w:hAnsiTheme="minorHAnsi" w:cstheme="minorHAnsi"/>
          <w:bCs/>
          <w:sz w:val="20"/>
          <w:szCs w:val="20"/>
          <w:u w:val="single"/>
        </w:rPr>
        <w:t>.</w:t>
      </w:r>
      <w:r w:rsidR="00D047DF">
        <w:rPr>
          <w:rFonts w:asciiTheme="minorHAnsi" w:hAnsiTheme="minorHAnsi" w:cstheme="minorHAnsi"/>
          <w:bCs/>
          <w:sz w:val="20"/>
          <w:szCs w:val="20"/>
          <w:u w:val="single"/>
        </w:rPr>
        <w:t>2</w:t>
      </w:r>
      <w:r w:rsidR="006D48E4" w:rsidRPr="00EF5F9B">
        <w:rPr>
          <w:rFonts w:asciiTheme="minorHAnsi" w:hAnsiTheme="minorHAnsi" w:cstheme="minorHAnsi"/>
          <w:bCs/>
          <w:sz w:val="20"/>
          <w:szCs w:val="20"/>
          <w:u w:val="single"/>
        </w:rPr>
        <w:t>:</w:t>
      </w:r>
      <w:r w:rsidR="006D48E4" w:rsidRPr="00D047DF">
        <w:rPr>
          <w:rFonts w:asciiTheme="minorHAnsi" w:hAnsiTheme="minorHAnsi" w:cstheme="minorHAnsi"/>
          <w:b/>
          <w:sz w:val="20"/>
          <w:szCs w:val="20"/>
        </w:rPr>
        <w:t xml:space="preserve"> </w:t>
      </w:r>
      <w:r w:rsidRPr="00D047DF">
        <w:rPr>
          <w:rFonts w:asciiTheme="minorHAnsi" w:hAnsiTheme="minorHAnsi" w:cstheme="minorHAnsi"/>
          <w:sz w:val="20"/>
          <w:szCs w:val="20"/>
        </w:rPr>
        <w:t xml:space="preserve">Prepare a report summarizing all findings from </w:t>
      </w:r>
      <w:r w:rsidR="00C614EF" w:rsidRPr="00D047DF">
        <w:rPr>
          <w:rFonts w:asciiTheme="minorHAnsi" w:hAnsiTheme="minorHAnsi" w:cstheme="minorHAnsi"/>
          <w:sz w:val="20"/>
          <w:szCs w:val="20"/>
        </w:rPr>
        <w:t xml:space="preserve">the </w:t>
      </w:r>
      <w:r w:rsidRPr="00D047DF">
        <w:rPr>
          <w:rFonts w:asciiTheme="minorHAnsi" w:hAnsiTheme="minorHAnsi" w:cstheme="minorHAnsi"/>
          <w:sz w:val="20"/>
          <w:szCs w:val="20"/>
        </w:rPr>
        <w:t xml:space="preserve">GIS analysis and site identification </w:t>
      </w:r>
      <w:r w:rsidRPr="00D047DF">
        <w:rPr>
          <w:rFonts w:asciiTheme="minorHAnsi" w:hAnsiTheme="minorHAnsi" w:cstheme="minorHAnsi"/>
          <w:b/>
          <w:bCs/>
          <w:sz w:val="20"/>
          <w:szCs w:val="20"/>
        </w:rPr>
        <w:t>e</w:t>
      </w:r>
      <w:r w:rsidR="00C614EF" w:rsidRPr="00D047DF">
        <w:rPr>
          <w:rFonts w:asciiTheme="minorHAnsi" w:hAnsiTheme="minorHAnsi" w:cstheme="minorHAnsi"/>
          <w:b/>
          <w:bCs/>
          <w:sz w:val="20"/>
          <w:szCs w:val="20"/>
        </w:rPr>
        <w:t>xercise</w:t>
      </w:r>
      <w:r w:rsidRPr="00D047DF">
        <w:rPr>
          <w:rFonts w:asciiTheme="minorHAnsi" w:hAnsiTheme="minorHAnsi" w:cstheme="minorHAnsi"/>
          <w:b/>
          <w:bCs/>
          <w:sz w:val="20"/>
          <w:szCs w:val="20"/>
        </w:rPr>
        <w:t xml:space="preserve"> to quantify the size of </w:t>
      </w:r>
      <w:r w:rsidR="00C614EF" w:rsidRPr="00D047DF">
        <w:rPr>
          <w:rFonts w:asciiTheme="minorHAnsi" w:hAnsiTheme="minorHAnsi" w:cstheme="minorHAnsi"/>
          <w:b/>
          <w:bCs/>
          <w:sz w:val="20"/>
          <w:szCs w:val="20"/>
        </w:rPr>
        <w:t xml:space="preserve">the </w:t>
      </w:r>
      <w:r w:rsidRPr="00D047DF">
        <w:rPr>
          <w:rFonts w:asciiTheme="minorHAnsi" w:hAnsiTheme="minorHAnsi" w:cstheme="minorHAnsi"/>
          <w:b/>
          <w:bCs/>
          <w:sz w:val="20"/>
          <w:szCs w:val="20"/>
        </w:rPr>
        <w:t>mini-grid pipeline</w:t>
      </w:r>
      <w:r w:rsidRPr="00D047DF">
        <w:rPr>
          <w:rFonts w:asciiTheme="minorHAnsi" w:hAnsiTheme="minorHAnsi" w:cstheme="minorHAnsi"/>
          <w:bCs/>
          <w:sz w:val="20"/>
          <w:szCs w:val="20"/>
        </w:rPr>
        <w:t xml:space="preserve">. Emphasis will be placed on their suitability and risk as investible assets. </w:t>
      </w:r>
      <w:r w:rsidR="00004182" w:rsidRPr="00D047DF">
        <w:rPr>
          <w:rFonts w:asciiTheme="minorHAnsi" w:hAnsiTheme="minorHAnsi" w:cstheme="minorHAnsi"/>
          <w:bCs/>
          <w:sz w:val="20"/>
          <w:szCs w:val="20"/>
        </w:rPr>
        <w:t xml:space="preserve">This will build </w:t>
      </w:r>
      <w:r w:rsidR="005650BA" w:rsidRPr="00D047DF">
        <w:rPr>
          <w:rFonts w:asciiTheme="minorHAnsi" w:hAnsiTheme="minorHAnsi" w:cstheme="minorHAnsi"/>
          <w:bCs/>
          <w:sz w:val="20"/>
          <w:szCs w:val="20"/>
        </w:rPr>
        <w:t>on</w:t>
      </w:r>
      <w:r w:rsidR="005650BA" w:rsidRPr="00D047DF">
        <w:rPr>
          <w:rFonts w:asciiTheme="minorHAnsi" w:hAnsiTheme="minorHAnsi" w:cstheme="minorHAnsi"/>
          <w:sz w:val="20"/>
          <w:szCs w:val="20"/>
        </w:rPr>
        <w:t xml:space="preserve"> Activity</w:t>
      </w:r>
      <w:r w:rsidR="00004182" w:rsidRPr="00D047DF">
        <w:rPr>
          <w:rFonts w:asciiTheme="minorHAnsi" w:hAnsiTheme="minorHAnsi" w:cstheme="minorHAnsi"/>
          <w:sz w:val="20"/>
          <w:szCs w:val="20"/>
        </w:rPr>
        <w:t xml:space="preserve"> 3.2.1 and geo-spatial assessment to be done under the </w:t>
      </w:r>
      <w:proofErr w:type="spellStart"/>
      <w:r w:rsidR="00004182" w:rsidRPr="00D047DF">
        <w:rPr>
          <w:rFonts w:asciiTheme="minorHAnsi" w:hAnsiTheme="minorHAnsi" w:cstheme="minorHAnsi"/>
          <w:sz w:val="20"/>
          <w:szCs w:val="20"/>
        </w:rPr>
        <w:t>Liptako-Gourma</w:t>
      </w:r>
      <w:proofErr w:type="spellEnd"/>
      <w:r w:rsidR="00004182" w:rsidRPr="00D047DF">
        <w:rPr>
          <w:rFonts w:asciiTheme="minorHAnsi" w:hAnsiTheme="minorHAnsi" w:cstheme="minorHAnsi"/>
          <w:sz w:val="20"/>
          <w:szCs w:val="20"/>
        </w:rPr>
        <w:t xml:space="preserve"> </w:t>
      </w:r>
      <w:proofErr w:type="spellStart"/>
      <w:r w:rsidR="00004182" w:rsidRPr="00D047DF">
        <w:rPr>
          <w:rFonts w:asciiTheme="minorHAnsi" w:hAnsiTheme="minorHAnsi" w:cstheme="minorHAnsi"/>
          <w:sz w:val="20"/>
          <w:szCs w:val="20"/>
        </w:rPr>
        <w:t>Minigrid</w:t>
      </w:r>
      <w:proofErr w:type="spellEnd"/>
      <w:r w:rsidR="00004182" w:rsidRPr="00D047DF">
        <w:rPr>
          <w:rFonts w:asciiTheme="minorHAnsi" w:hAnsiTheme="minorHAnsi" w:cstheme="minorHAnsi"/>
          <w:sz w:val="20"/>
          <w:szCs w:val="20"/>
        </w:rPr>
        <w:t xml:space="preserve"> Project.</w:t>
      </w:r>
    </w:p>
    <w:p w14:paraId="281581A9" w14:textId="1A81C9F1" w:rsidR="007473C4" w:rsidRPr="00D047DF" w:rsidRDefault="00D65B98" w:rsidP="005913BC">
      <w:pPr>
        <w:numPr>
          <w:ilvl w:val="0"/>
          <w:numId w:val="45"/>
        </w:numPr>
        <w:ind w:left="1080"/>
        <w:jc w:val="both"/>
        <w:rPr>
          <w:rFonts w:asciiTheme="minorHAnsi" w:hAnsiTheme="minorHAnsi" w:cstheme="minorBidi"/>
          <w:sz w:val="20"/>
          <w:szCs w:val="20"/>
        </w:rPr>
      </w:pPr>
      <w:r w:rsidRPr="00EF5F9B">
        <w:rPr>
          <w:rFonts w:asciiTheme="minorHAnsi" w:hAnsiTheme="minorHAnsi" w:cstheme="minorHAnsi"/>
          <w:bCs/>
          <w:sz w:val="20"/>
          <w:szCs w:val="20"/>
          <w:u w:val="single"/>
        </w:rPr>
        <w:t>Act</w:t>
      </w:r>
      <w:r w:rsidR="00C74305" w:rsidRPr="00EF5F9B">
        <w:rPr>
          <w:rFonts w:asciiTheme="minorHAnsi" w:hAnsiTheme="minorHAnsi" w:cstheme="minorHAnsi"/>
          <w:bCs/>
          <w:sz w:val="20"/>
          <w:szCs w:val="20"/>
          <w:u w:val="single"/>
        </w:rPr>
        <w:t>ivity</w:t>
      </w:r>
      <w:r w:rsidRPr="00EF5F9B">
        <w:rPr>
          <w:rFonts w:asciiTheme="minorHAnsi" w:hAnsiTheme="minorHAnsi" w:cstheme="minorHAnsi"/>
          <w:bCs/>
          <w:sz w:val="20"/>
          <w:szCs w:val="20"/>
          <w:u w:val="single"/>
        </w:rPr>
        <w:t xml:space="preserve"> 3.</w:t>
      </w:r>
      <w:r w:rsidR="00ED58DB" w:rsidRPr="00EF5F9B">
        <w:rPr>
          <w:rFonts w:asciiTheme="minorHAnsi" w:hAnsiTheme="minorHAnsi" w:cstheme="minorHAnsi"/>
          <w:bCs/>
          <w:sz w:val="20"/>
          <w:szCs w:val="20"/>
          <w:u w:val="single"/>
        </w:rPr>
        <w:t>2</w:t>
      </w:r>
      <w:r w:rsidRPr="00EF5F9B">
        <w:rPr>
          <w:rFonts w:asciiTheme="minorHAnsi" w:hAnsiTheme="minorHAnsi" w:cstheme="minorHAnsi"/>
          <w:bCs/>
          <w:sz w:val="20"/>
          <w:szCs w:val="20"/>
          <w:u w:val="single"/>
        </w:rPr>
        <w:t>.</w:t>
      </w:r>
      <w:r w:rsidR="00D047DF">
        <w:rPr>
          <w:rFonts w:asciiTheme="minorHAnsi" w:hAnsiTheme="minorHAnsi" w:cstheme="minorHAnsi"/>
          <w:bCs/>
          <w:sz w:val="20"/>
          <w:szCs w:val="20"/>
          <w:u w:val="single"/>
        </w:rPr>
        <w:t>3</w:t>
      </w:r>
      <w:r w:rsidR="006D48E4" w:rsidRPr="00EF5F9B">
        <w:rPr>
          <w:rFonts w:asciiTheme="minorHAnsi" w:hAnsiTheme="minorHAnsi" w:cstheme="minorHAnsi"/>
          <w:bCs/>
          <w:sz w:val="20"/>
          <w:szCs w:val="20"/>
          <w:u w:val="single"/>
        </w:rPr>
        <w:t>:</w:t>
      </w:r>
      <w:r w:rsidR="006D48E4" w:rsidRPr="00EF5F9B">
        <w:rPr>
          <w:rFonts w:asciiTheme="minorHAnsi" w:hAnsiTheme="minorHAnsi" w:cstheme="minorHAnsi"/>
          <w:bCs/>
          <w:sz w:val="20"/>
          <w:szCs w:val="20"/>
        </w:rPr>
        <w:t xml:space="preserve"> </w:t>
      </w:r>
      <w:r w:rsidR="7273820F" w:rsidRPr="00D047DF">
        <w:rPr>
          <w:rFonts w:asciiTheme="minorHAnsi" w:hAnsiTheme="minorHAnsi" w:cstheme="minorBidi"/>
          <w:b/>
          <w:bCs/>
          <w:sz w:val="20"/>
          <w:szCs w:val="20"/>
        </w:rPr>
        <w:t xml:space="preserve">Findings of the general </w:t>
      </w:r>
      <w:r w:rsidR="1A6593EA" w:rsidRPr="00D047DF">
        <w:rPr>
          <w:rFonts w:asciiTheme="minorHAnsi" w:hAnsiTheme="minorHAnsi" w:cstheme="minorBidi"/>
          <w:b/>
          <w:bCs/>
          <w:sz w:val="20"/>
          <w:szCs w:val="20"/>
        </w:rPr>
        <w:t>market intelligence stud</w:t>
      </w:r>
      <w:r w:rsidR="58090E71" w:rsidRPr="00D047DF">
        <w:rPr>
          <w:rFonts w:asciiTheme="minorHAnsi" w:hAnsiTheme="minorHAnsi" w:cstheme="minorBidi"/>
          <w:b/>
          <w:bCs/>
          <w:sz w:val="20"/>
          <w:szCs w:val="20"/>
        </w:rPr>
        <w:t>y</w:t>
      </w:r>
      <w:r w:rsidR="1A6593EA" w:rsidRPr="00D047DF">
        <w:rPr>
          <w:rFonts w:asciiTheme="minorHAnsi" w:hAnsiTheme="minorHAnsi" w:cstheme="minorBidi"/>
          <w:b/>
          <w:bCs/>
          <w:sz w:val="20"/>
          <w:szCs w:val="20"/>
        </w:rPr>
        <w:t xml:space="preserve"> will be disseminated</w:t>
      </w:r>
      <w:r w:rsidR="1A6593EA" w:rsidRPr="00D047DF">
        <w:rPr>
          <w:rFonts w:asciiTheme="minorHAnsi" w:hAnsiTheme="minorHAnsi" w:cstheme="minorBidi"/>
          <w:sz w:val="20"/>
          <w:szCs w:val="20"/>
        </w:rPr>
        <w:t xml:space="preserve"> widely </w:t>
      </w:r>
      <w:r w:rsidR="75EA0443" w:rsidRPr="00D047DF">
        <w:rPr>
          <w:rFonts w:asciiTheme="minorHAnsi" w:hAnsiTheme="minorHAnsi" w:cstheme="minorBidi"/>
          <w:sz w:val="20"/>
          <w:szCs w:val="20"/>
        </w:rPr>
        <w:t xml:space="preserve">via </w:t>
      </w:r>
      <w:r w:rsidR="5A6D0A8C" w:rsidRPr="00D047DF">
        <w:rPr>
          <w:rFonts w:asciiTheme="minorHAnsi" w:hAnsiTheme="minorHAnsi" w:cstheme="minorBidi"/>
          <w:sz w:val="20"/>
          <w:szCs w:val="20"/>
        </w:rPr>
        <w:t xml:space="preserve">multi-stakeholder dialogues through </w:t>
      </w:r>
      <w:r w:rsidR="31655C48" w:rsidRPr="00D047DF">
        <w:rPr>
          <w:rFonts w:asciiTheme="minorHAnsi" w:hAnsiTheme="minorHAnsi" w:cstheme="minorBidi"/>
          <w:sz w:val="20"/>
          <w:szCs w:val="20"/>
        </w:rPr>
        <w:t xml:space="preserve">the </w:t>
      </w:r>
      <w:r w:rsidR="5A6D0A8C" w:rsidRPr="00D047DF">
        <w:rPr>
          <w:rFonts w:asciiTheme="minorHAnsi" w:hAnsiTheme="minorHAnsi" w:cstheme="minorBidi"/>
          <w:sz w:val="20"/>
          <w:szCs w:val="20"/>
        </w:rPr>
        <w:t xml:space="preserve">platform established in </w:t>
      </w:r>
      <w:r w:rsidR="006D48E4" w:rsidRPr="00D047DF">
        <w:rPr>
          <w:rFonts w:asciiTheme="minorHAnsi" w:hAnsiTheme="minorHAnsi" w:cstheme="minorBidi"/>
          <w:sz w:val="20"/>
          <w:szCs w:val="20"/>
        </w:rPr>
        <w:t>O</w:t>
      </w:r>
      <w:r w:rsidR="5A6D0A8C" w:rsidRPr="00D047DF">
        <w:rPr>
          <w:rFonts w:asciiTheme="minorHAnsi" w:hAnsiTheme="minorHAnsi" w:cstheme="minorBidi"/>
          <w:sz w:val="20"/>
          <w:szCs w:val="20"/>
        </w:rPr>
        <w:t>utput 1.1</w:t>
      </w:r>
      <w:r w:rsidR="0075139A" w:rsidRPr="00D047DF">
        <w:rPr>
          <w:rFonts w:asciiTheme="minorHAnsi" w:hAnsiTheme="minorHAnsi" w:cstheme="minorBidi"/>
          <w:sz w:val="20"/>
          <w:szCs w:val="20"/>
        </w:rPr>
        <w:t xml:space="preserve"> (one-stop website)</w:t>
      </w:r>
      <w:r w:rsidR="0402D392" w:rsidRPr="00D047DF">
        <w:rPr>
          <w:rFonts w:asciiTheme="minorHAnsi" w:hAnsiTheme="minorHAnsi" w:cstheme="minorBidi"/>
          <w:sz w:val="20"/>
          <w:szCs w:val="20"/>
        </w:rPr>
        <w:t xml:space="preserve">, workshops </w:t>
      </w:r>
      <w:r w:rsidR="5C9680B5" w:rsidRPr="00D047DF">
        <w:rPr>
          <w:rFonts w:asciiTheme="minorHAnsi" w:hAnsiTheme="minorHAnsi" w:cstheme="minorBidi"/>
          <w:sz w:val="20"/>
          <w:szCs w:val="20"/>
        </w:rPr>
        <w:t>and conference</w:t>
      </w:r>
      <w:r w:rsidR="0402D392" w:rsidRPr="00D047DF">
        <w:rPr>
          <w:rFonts w:asciiTheme="minorHAnsi" w:hAnsiTheme="minorHAnsi" w:cstheme="minorBidi"/>
          <w:sz w:val="20"/>
          <w:szCs w:val="20"/>
        </w:rPr>
        <w:t>s under Component 4</w:t>
      </w:r>
      <w:r w:rsidR="5C9680B5" w:rsidRPr="00D047DF">
        <w:rPr>
          <w:rFonts w:asciiTheme="minorHAnsi" w:hAnsiTheme="minorHAnsi" w:cstheme="minorBidi"/>
          <w:sz w:val="20"/>
          <w:szCs w:val="20"/>
        </w:rPr>
        <w:t xml:space="preserve">. These will be organized for the domestic investor community as well as for the international </w:t>
      </w:r>
      <w:r w:rsidR="58090E71" w:rsidRPr="00D047DF">
        <w:rPr>
          <w:rFonts w:asciiTheme="minorHAnsi" w:hAnsiTheme="minorHAnsi" w:cstheme="minorBidi"/>
          <w:sz w:val="20"/>
          <w:szCs w:val="20"/>
        </w:rPr>
        <w:t>ones</w:t>
      </w:r>
      <w:r w:rsidR="5C9680B5" w:rsidRPr="00D047DF">
        <w:rPr>
          <w:rFonts w:asciiTheme="minorHAnsi" w:hAnsiTheme="minorHAnsi" w:cstheme="minorBidi"/>
          <w:sz w:val="20"/>
          <w:szCs w:val="20"/>
        </w:rPr>
        <w:t xml:space="preserve"> </w:t>
      </w:r>
      <w:r w:rsidR="58090E71" w:rsidRPr="00D047DF">
        <w:rPr>
          <w:rFonts w:asciiTheme="minorHAnsi" w:hAnsiTheme="minorHAnsi" w:cstheme="minorBidi"/>
          <w:sz w:val="20"/>
          <w:szCs w:val="20"/>
        </w:rPr>
        <w:t>in relevant event</w:t>
      </w:r>
      <w:r w:rsidR="6FDB1E16" w:rsidRPr="00D047DF">
        <w:rPr>
          <w:rFonts w:asciiTheme="minorHAnsi" w:hAnsiTheme="minorHAnsi" w:cstheme="minorBidi"/>
          <w:sz w:val="20"/>
          <w:szCs w:val="20"/>
        </w:rPr>
        <w:t>s</w:t>
      </w:r>
      <w:r w:rsidR="5C9680B5" w:rsidRPr="00D047DF">
        <w:rPr>
          <w:rFonts w:asciiTheme="minorHAnsi" w:hAnsiTheme="minorHAnsi" w:cstheme="minorBidi"/>
          <w:sz w:val="20"/>
          <w:szCs w:val="20"/>
        </w:rPr>
        <w:t>.</w:t>
      </w:r>
    </w:p>
    <w:p w14:paraId="22528221" w14:textId="77777777" w:rsidR="003A55F7" w:rsidRPr="00D047DF" w:rsidRDefault="003A55F7" w:rsidP="006E58C9">
      <w:pPr>
        <w:jc w:val="both"/>
        <w:rPr>
          <w:rFonts w:asciiTheme="minorHAnsi" w:hAnsiTheme="minorHAnsi" w:cstheme="minorHAnsi"/>
          <w:i/>
          <w:iCs/>
          <w:color w:val="000000"/>
          <w:sz w:val="20"/>
          <w:szCs w:val="20"/>
          <w:u w:val="single"/>
        </w:rPr>
      </w:pPr>
    </w:p>
    <w:p w14:paraId="1F4A950E" w14:textId="0AFF06F7" w:rsidR="003A55F7" w:rsidRDefault="00F13368" w:rsidP="005913BC">
      <w:pPr>
        <w:numPr>
          <w:ilvl w:val="0"/>
          <w:numId w:val="36"/>
        </w:numPr>
        <w:jc w:val="both"/>
        <w:rPr>
          <w:rFonts w:asciiTheme="minorHAnsi" w:hAnsiTheme="minorHAnsi" w:cstheme="minorBidi"/>
          <w:i/>
          <w:iCs/>
          <w:color w:val="000000" w:themeColor="text1"/>
          <w:sz w:val="20"/>
          <w:szCs w:val="20"/>
          <w:u w:val="single"/>
        </w:rPr>
      </w:pPr>
      <w:r>
        <w:rPr>
          <w:rFonts w:asciiTheme="minorHAnsi" w:hAnsiTheme="minorHAnsi" w:cstheme="minorBidi"/>
          <w:i/>
          <w:iCs/>
          <w:color w:val="000000" w:themeColor="text1"/>
          <w:sz w:val="20"/>
          <w:szCs w:val="20"/>
          <w:u w:val="single"/>
        </w:rPr>
        <w:t xml:space="preserve">Output 3.3: Design support, including development of operational guidance, provided for </w:t>
      </w:r>
      <w:proofErr w:type="spellStart"/>
      <w:r>
        <w:rPr>
          <w:rFonts w:asciiTheme="minorHAnsi" w:hAnsiTheme="minorHAnsi" w:cstheme="minorBidi"/>
          <w:i/>
          <w:iCs/>
          <w:color w:val="000000" w:themeColor="text1"/>
          <w:sz w:val="20"/>
          <w:szCs w:val="20"/>
          <w:u w:val="single"/>
        </w:rPr>
        <w:t>Minigrid</w:t>
      </w:r>
      <w:proofErr w:type="spellEnd"/>
      <w:r>
        <w:rPr>
          <w:rFonts w:asciiTheme="minorHAnsi" w:hAnsiTheme="minorHAnsi" w:cstheme="minorBidi"/>
          <w:i/>
          <w:iCs/>
          <w:color w:val="000000" w:themeColor="text1"/>
          <w:sz w:val="20"/>
          <w:szCs w:val="20"/>
          <w:u w:val="single"/>
        </w:rPr>
        <w:t xml:space="preserve"> Funding Facility (MFF, or equivalent financial mechanism) under rural electrification agencies/funds</w:t>
      </w:r>
    </w:p>
    <w:p w14:paraId="42B2CCD4" w14:textId="444ACDA5" w:rsidR="005715C2" w:rsidRPr="00B03E03" w:rsidRDefault="00F13368" w:rsidP="00B03E03">
      <w:pPr>
        <w:ind w:left="360"/>
        <w:jc w:val="both"/>
        <w:rPr>
          <w:rFonts w:cs="Calibri"/>
          <w:b/>
          <w:bCs/>
          <w:sz w:val="20"/>
          <w:szCs w:val="20"/>
        </w:rPr>
      </w:pPr>
      <w:r w:rsidRPr="00B03E03">
        <w:rPr>
          <w:rFonts w:ascii="Calibri" w:hAnsi="Calibri" w:cs="Calibri"/>
          <w:color w:val="000000" w:themeColor="text1"/>
          <w:sz w:val="20"/>
          <w:szCs w:val="20"/>
        </w:rPr>
        <w:t>This activity will s</w:t>
      </w:r>
      <w:r w:rsidR="2455FBC2" w:rsidRPr="00B03E03">
        <w:rPr>
          <w:rFonts w:ascii="Calibri" w:hAnsi="Calibri" w:cs="Calibri"/>
          <w:color w:val="000000" w:themeColor="text1"/>
          <w:sz w:val="20"/>
          <w:szCs w:val="20"/>
        </w:rPr>
        <w:t>upport the</w:t>
      </w:r>
      <w:r w:rsidR="319C81CC" w:rsidRPr="00B03E03">
        <w:rPr>
          <w:rFonts w:ascii="Calibri" w:hAnsi="Calibri" w:cs="Calibri"/>
          <w:color w:val="000000" w:themeColor="text1"/>
          <w:sz w:val="20"/>
          <w:szCs w:val="20"/>
        </w:rPr>
        <w:t xml:space="preserve"> development and</w:t>
      </w:r>
      <w:r w:rsidR="2455FBC2" w:rsidRPr="00B03E03">
        <w:rPr>
          <w:rFonts w:ascii="Calibri" w:hAnsi="Calibri" w:cs="Calibri"/>
          <w:color w:val="000000" w:themeColor="text1"/>
          <w:sz w:val="20"/>
          <w:szCs w:val="20"/>
        </w:rPr>
        <w:t xml:space="preserve"> implementation</w:t>
      </w:r>
      <w:r w:rsidR="12FE472E" w:rsidRPr="00B03E03">
        <w:rPr>
          <w:rFonts w:ascii="Calibri" w:hAnsi="Calibri" w:cs="Calibri"/>
          <w:color w:val="000000" w:themeColor="text1"/>
          <w:sz w:val="20"/>
          <w:szCs w:val="20"/>
        </w:rPr>
        <w:t xml:space="preserve"> of</w:t>
      </w:r>
      <w:r w:rsidR="319C81CC" w:rsidRPr="00B03E03">
        <w:rPr>
          <w:rFonts w:ascii="Calibri" w:hAnsi="Calibri" w:cs="Calibri"/>
          <w:color w:val="000000" w:themeColor="text1"/>
          <w:sz w:val="20"/>
          <w:szCs w:val="20"/>
        </w:rPr>
        <w:t xml:space="preserve"> innovativ</w:t>
      </w:r>
      <w:r w:rsidR="47406AB0" w:rsidRPr="00B03E03">
        <w:rPr>
          <w:rFonts w:ascii="Calibri" w:hAnsi="Calibri" w:cs="Calibri"/>
          <w:color w:val="000000" w:themeColor="text1"/>
          <w:sz w:val="20"/>
          <w:szCs w:val="20"/>
        </w:rPr>
        <w:t>e</w:t>
      </w:r>
      <w:r w:rsidR="7544D674" w:rsidRPr="00B03E03">
        <w:rPr>
          <w:rFonts w:ascii="Calibri" w:hAnsi="Calibri" w:cs="Calibri"/>
          <w:color w:val="000000" w:themeColor="text1"/>
          <w:sz w:val="20"/>
          <w:szCs w:val="20"/>
        </w:rPr>
        <w:t xml:space="preserve"> </w:t>
      </w:r>
      <w:r w:rsidR="2455FBC2" w:rsidRPr="00B03E03">
        <w:rPr>
          <w:rFonts w:ascii="Calibri" w:hAnsi="Calibri" w:cs="Calibri"/>
          <w:color w:val="000000" w:themeColor="text1"/>
          <w:sz w:val="20"/>
          <w:szCs w:val="20"/>
        </w:rPr>
        <w:t>financial instrument</w:t>
      </w:r>
      <w:r w:rsidR="79E5BF9F" w:rsidRPr="00B03E03">
        <w:rPr>
          <w:rFonts w:ascii="Calibri" w:hAnsi="Calibri" w:cs="Calibri"/>
          <w:color w:val="000000" w:themeColor="text1"/>
          <w:sz w:val="20"/>
          <w:szCs w:val="20"/>
        </w:rPr>
        <w:t xml:space="preserve">s for </w:t>
      </w:r>
      <w:r w:rsidR="3FF3770B" w:rsidRPr="00B03E03">
        <w:rPr>
          <w:rFonts w:ascii="Calibri" w:hAnsi="Calibri" w:cs="Calibri"/>
          <w:color w:val="000000" w:themeColor="text1"/>
          <w:sz w:val="20"/>
          <w:szCs w:val="20"/>
        </w:rPr>
        <w:t xml:space="preserve">both </w:t>
      </w:r>
      <w:r w:rsidR="79E5BF9F" w:rsidRPr="00B03E03">
        <w:rPr>
          <w:rFonts w:ascii="Calibri" w:hAnsi="Calibri" w:cs="Calibri"/>
          <w:color w:val="000000" w:themeColor="text1"/>
          <w:sz w:val="20"/>
          <w:szCs w:val="20"/>
        </w:rPr>
        <w:t>the supply and demand</w:t>
      </w:r>
      <w:r w:rsidR="2455FBC2" w:rsidRPr="00B03E03">
        <w:rPr>
          <w:rFonts w:ascii="Calibri" w:hAnsi="Calibri" w:cs="Calibri"/>
          <w:color w:val="000000" w:themeColor="text1"/>
          <w:sz w:val="20"/>
          <w:szCs w:val="20"/>
        </w:rPr>
        <w:t xml:space="preserve"> </w:t>
      </w:r>
      <w:r w:rsidR="003A55F7">
        <w:rPr>
          <w:rFonts w:ascii="Calibri" w:hAnsi="Calibri" w:cs="Calibri"/>
          <w:color w:val="000000" w:themeColor="text1"/>
          <w:sz w:val="20"/>
          <w:szCs w:val="20"/>
        </w:rPr>
        <w:t xml:space="preserve">sides </w:t>
      </w:r>
      <w:r w:rsidR="2455FBC2" w:rsidRPr="00B03E03">
        <w:rPr>
          <w:rFonts w:ascii="Calibri" w:hAnsi="Calibri" w:cs="Calibri"/>
          <w:color w:val="000000" w:themeColor="text1"/>
          <w:sz w:val="20"/>
          <w:szCs w:val="20"/>
        </w:rPr>
        <w:t>to facilitat</w:t>
      </w:r>
      <w:r w:rsidR="79E5BF9F" w:rsidRPr="00B03E03">
        <w:rPr>
          <w:rFonts w:ascii="Calibri" w:hAnsi="Calibri" w:cs="Calibri"/>
          <w:color w:val="000000" w:themeColor="text1"/>
          <w:sz w:val="20"/>
          <w:szCs w:val="20"/>
        </w:rPr>
        <w:t>e</w:t>
      </w:r>
      <w:r w:rsidR="2455FBC2" w:rsidRPr="00B03E03">
        <w:rPr>
          <w:rFonts w:ascii="Calibri" w:hAnsi="Calibri" w:cs="Calibri"/>
          <w:color w:val="000000" w:themeColor="text1"/>
          <w:sz w:val="20"/>
          <w:szCs w:val="20"/>
        </w:rPr>
        <w:t xml:space="preserve"> investment</w:t>
      </w:r>
      <w:r w:rsidR="2BCEA100" w:rsidRPr="00B03E03">
        <w:rPr>
          <w:rFonts w:ascii="Calibri" w:hAnsi="Calibri" w:cs="Calibri"/>
          <w:color w:val="000000" w:themeColor="text1"/>
          <w:sz w:val="20"/>
          <w:szCs w:val="20"/>
        </w:rPr>
        <w:t xml:space="preserve"> in and viability of</w:t>
      </w:r>
      <w:r w:rsidR="2455FBC2" w:rsidRPr="00B03E03">
        <w:rPr>
          <w:rFonts w:ascii="Calibri" w:hAnsi="Calibri" w:cs="Calibri"/>
          <w:color w:val="000000" w:themeColor="text1"/>
          <w:sz w:val="20"/>
          <w:szCs w:val="20"/>
        </w:rPr>
        <w:t xml:space="preserve"> </w:t>
      </w:r>
      <w:proofErr w:type="spellStart"/>
      <w:r w:rsidR="2455FBC2" w:rsidRPr="00B03E03">
        <w:rPr>
          <w:rFonts w:ascii="Calibri" w:hAnsi="Calibri" w:cs="Calibri"/>
          <w:color w:val="000000" w:themeColor="text1"/>
          <w:sz w:val="20"/>
          <w:szCs w:val="20"/>
        </w:rPr>
        <w:t>minigrid</w:t>
      </w:r>
      <w:r w:rsidR="7625326E" w:rsidRPr="00B03E03">
        <w:rPr>
          <w:rFonts w:ascii="Calibri" w:hAnsi="Calibri" w:cs="Calibri"/>
          <w:color w:val="000000" w:themeColor="text1"/>
          <w:sz w:val="20"/>
          <w:szCs w:val="20"/>
        </w:rPr>
        <w:t>s</w:t>
      </w:r>
      <w:proofErr w:type="spellEnd"/>
      <w:r w:rsidRPr="00B03E03">
        <w:rPr>
          <w:rFonts w:ascii="Calibri" w:hAnsi="Calibri" w:cs="Calibri"/>
          <w:color w:val="000000" w:themeColor="text1"/>
          <w:sz w:val="20"/>
          <w:szCs w:val="20"/>
        </w:rPr>
        <w:t xml:space="preserve">. Also, </w:t>
      </w:r>
      <w:r w:rsidR="003A55F7">
        <w:rPr>
          <w:rFonts w:ascii="Calibri" w:hAnsi="Calibri" w:cs="Calibri"/>
          <w:sz w:val="20"/>
          <w:szCs w:val="20"/>
        </w:rPr>
        <w:t>i</w:t>
      </w:r>
      <w:r w:rsidR="003A55F7" w:rsidRPr="00B03E03">
        <w:rPr>
          <w:rFonts w:ascii="Calibri" w:hAnsi="Calibri" w:cs="Calibri"/>
          <w:sz w:val="20"/>
          <w:szCs w:val="20"/>
        </w:rPr>
        <w:t xml:space="preserve">nnovative </w:t>
      </w:r>
      <w:r w:rsidRPr="00B03E03">
        <w:rPr>
          <w:rFonts w:ascii="Calibri" w:hAnsi="Calibri" w:cs="Calibri"/>
          <w:sz w:val="20"/>
          <w:szCs w:val="20"/>
        </w:rPr>
        <w:t xml:space="preserve">financing solutions for </w:t>
      </w:r>
      <w:proofErr w:type="spellStart"/>
      <w:r w:rsidRPr="00B03E03">
        <w:rPr>
          <w:rFonts w:ascii="Calibri" w:hAnsi="Calibri" w:cs="Calibri"/>
          <w:sz w:val="20"/>
          <w:szCs w:val="20"/>
        </w:rPr>
        <w:t>minigrid</w:t>
      </w:r>
      <w:proofErr w:type="spellEnd"/>
      <w:r w:rsidRPr="00B03E03">
        <w:rPr>
          <w:rFonts w:ascii="Calibri" w:hAnsi="Calibri" w:cs="Calibri"/>
          <w:sz w:val="20"/>
          <w:szCs w:val="20"/>
        </w:rPr>
        <w:t xml:space="preserve"> development are identified and implemented through the MFF (or equivalent) with supporting human and institutional strengthening</w:t>
      </w:r>
      <w:r w:rsidR="00F543DC" w:rsidRPr="00B03E03">
        <w:rPr>
          <w:rFonts w:ascii="Calibri" w:hAnsi="Calibri" w:cs="Calibri"/>
          <w:sz w:val="20"/>
          <w:szCs w:val="20"/>
        </w:rPr>
        <w:t>.</w:t>
      </w:r>
    </w:p>
    <w:p w14:paraId="753DD95C" w14:textId="77777777" w:rsidR="007903FE" w:rsidRPr="006E58C9" w:rsidRDefault="007903FE" w:rsidP="006E58C9">
      <w:pPr>
        <w:jc w:val="both"/>
        <w:rPr>
          <w:rFonts w:asciiTheme="minorHAnsi" w:hAnsiTheme="minorHAnsi" w:cstheme="minorHAnsi"/>
          <w:b/>
          <w:sz w:val="20"/>
          <w:szCs w:val="20"/>
        </w:rPr>
      </w:pPr>
    </w:p>
    <w:p w14:paraId="5B77734F" w14:textId="42BABE64" w:rsidR="007903FE" w:rsidRPr="00B03E03" w:rsidRDefault="007903FE" w:rsidP="005913BC">
      <w:pPr>
        <w:numPr>
          <w:ilvl w:val="0"/>
          <w:numId w:val="43"/>
        </w:numPr>
        <w:ind w:left="1080"/>
        <w:jc w:val="both"/>
        <w:rPr>
          <w:rFonts w:asciiTheme="minorHAnsi" w:hAnsiTheme="minorHAnsi" w:cstheme="minorHAnsi"/>
          <w:sz w:val="20"/>
          <w:szCs w:val="20"/>
        </w:rPr>
      </w:pPr>
      <w:r w:rsidRPr="00EF5F9B">
        <w:rPr>
          <w:rFonts w:asciiTheme="minorHAnsi" w:hAnsiTheme="minorHAnsi" w:cstheme="minorHAnsi"/>
          <w:bCs/>
          <w:sz w:val="20"/>
          <w:szCs w:val="20"/>
          <w:u w:val="single"/>
        </w:rPr>
        <w:t>Activity 3.</w:t>
      </w:r>
      <w:r w:rsidR="00894F61" w:rsidRPr="00EF5F9B">
        <w:rPr>
          <w:rFonts w:asciiTheme="minorHAnsi" w:hAnsiTheme="minorHAnsi" w:cstheme="minorHAnsi"/>
          <w:bCs/>
          <w:sz w:val="20"/>
          <w:szCs w:val="20"/>
          <w:u w:val="single"/>
        </w:rPr>
        <w:t>3</w:t>
      </w:r>
      <w:r w:rsidRPr="00EF5F9B">
        <w:rPr>
          <w:rFonts w:asciiTheme="minorHAnsi" w:hAnsiTheme="minorHAnsi" w:cstheme="minorHAnsi"/>
          <w:bCs/>
          <w:sz w:val="20"/>
          <w:szCs w:val="20"/>
          <w:u w:val="single"/>
        </w:rPr>
        <w:t>.1</w:t>
      </w:r>
      <w:r w:rsidR="00866084" w:rsidRPr="00EF5F9B">
        <w:rPr>
          <w:rFonts w:asciiTheme="minorHAnsi" w:hAnsiTheme="minorHAnsi" w:cstheme="minorHAnsi"/>
          <w:bCs/>
          <w:sz w:val="20"/>
          <w:szCs w:val="20"/>
          <w:u w:val="single"/>
        </w:rPr>
        <w:t>:</w:t>
      </w:r>
      <w:r w:rsidR="00866084">
        <w:rPr>
          <w:rFonts w:asciiTheme="minorHAnsi" w:hAnsiTheme="minorHAnsi" w:cstheme="minorHAnsi"/>
          <w:b/>
          <w:sz w:val="20"/>
          <w:szCs w:val="20"/>
        </w:rPr>
        <w:t xml:space="preserve"> </w:t>
      </w:r>
      <w:r w:rsidRPr="00B03E03">
        <w:rPr>
          <w:rFonts w:asciiTheme="minorHAnsi" w:hAnsiTheme="minorHAnsi" w:cstheme="minorHAnsi"/>
          <w:sz w:val="20"/>
          <w:szCs w:val="20"/>
        </w:rPr>
        <w:t xml:space="preserve">A mapping exercise will be undertaken to identify and </w:t>
      </w:r>
      <w:r w:rsidR="00370C1D" w:rsidRPr="00B03E03">
        <w:rPr>
          <w:rFonts w:asciiTheme="minorHAnsi" w:hAnsiTheme="minorHAnsi" w:cstheme="minorHAnsi"/>
          <w:sz w:val="20"/>
          <w:szCs w:val="20"/>
        </w:rPr>
        <w:t>characterize</w:t>
      </w:r>
      <w:r w:rsidRPr="00B03E03">
        <w:rPr>
          <w:rFonts w:asciiTheme="minorHAnsi" w:hAnsiTheme="minorHAnsi" w:cstheme="minorHAnsi"/>
          <w:sz w:val="20"/>
          <w:szCs w:val="20"/>
        </w:rPr>
        <w:t xml:space="preserve"> all existing </w:t>
      </w:r>
      <w:proofErr w:type="spellStart"/>
      <w:r w:rsidRPr="00B03E03">
        <w:rPr>
          <w:rFonts w:asciiTheme="minorHAnsi" w:hAnsiTheme="minorHAnsi" w:cstheme="minorHAnsi"/>
          <w:sz w:val="20"/>
          <w:szCs w:val="20"/>
        </w:rPr>
        <w:t>minigrid</w:t>
      </w:r>
      <w:proofErr w:type="spellEnd"/>
      <w:r w:rsidRPr="00B03E03">
        <w:rPr>
          <w:rFonts w:asciiTheme="minorHAnsi" w:hAnsiTheme="minorHAnsi" w:cstheme="minorHAnsi"/>
          <w:sz w:val="20"/>
          <w:szCs w:val="20"/>
        </w:rPr>
        <w:t xml:space="preserve"> funding and support programs underway and planned nationally. </w:t>
      </w:r>
      <w:r w:rsidR="00866084">
        <w:rPr>
          <w:rFonts w:asciiTheme="minorHAnsi" w:hAnsiTheme="minorHAnsi" w:cstheme="minorHAnsi"/>
          <w:sz w:val="20"/>
          <w:szCs w:val="20"/>
        </w:rPr>
        <w:t>T</w:t>
      </w:r>
      <w:r w:rsidRPr="00B03E03">
        <w:rPr>
          <w:rFonts w:asciiTheme="minorHAnsi" w:hAnsiTheme="minorHAnsi" w:cstheme="minorHAnsi"/>
          <w:sz w:val="20"/>
          <w:szCs w:val="20"/>
        </w:rPr>
        <w:t xml:space="preserve">his gap analysis will be undertaken to identify the opportunities and challenges associated with different funding mechanisms. </w:t>
      </w:r>
    </w:p>
    <w:p w14:paraId="5C0F4325" w14:textId="5EC79AF8" w:rsidR="007903FE" w:rsidRPr="00B03E03" w:rsidRDefault="007903FE" w:rsidP="005913BC">
      <w:pPr>
        <w:numPr>
          <w:ilvl w:val="0"/>
          <w:numId w:val="43"/>
        </w:numPr>
        <w:ind w:left="1080"/>
        <w:jc w:val="both"/>
        <w:rPr>
          <w:rFonts w:asciiTheme="minorHAnsi" w:hAnsiTheme="minorHAnsi" w:cstheme="minorHAnsi"/>
          <w:sz w:val="20"/>
          <w:szCs w:val="20"/>
        </w:rPr>
      </w:pPr>
      <w:r w:rsidRPr="00EF5F9B">
        <w:rPr>
          <w:rFonts w:asciiTheme="minorHAnsi" w:hAnsiTheme="minorHAnsi" w:cstheme="minorHAnsi"/>
          <w:bCs/>
          <w:sz w:val="20"/>
          <w:szCs w:val="20"/>
          <w:u w:val="single"/>
        </w:rPr>
        <w:t>Activity 3.</w:t>
      </w:r>
      <w:r w:rsidR="00894F61" w:rsidRPr="00EF5F9B">
        <w:rPr>
          <w:rFonts w:asciiTheme="minorHAnsi" w:hAnsiTheme="minorHAnsi" w:cstheme="minorHAnsi"/>
          <w:bCs/>
          <w:sz w:val="20"/>
          <w:szCs w:val="20"/>
          <w:u w:val="single"/>
        </w:rPr>
        <w:t>3</w:t>
      </w:r>
      <w:r w:rsidRPr="00EF5F9B">
        <w:rPr>
          <w:rFonts w:asciiTheme="minorHAnsi" w:hAnsiTheme="minorHAnsi" w:cstheme="minorHAnsi"/>
          <w:bCs/>
          <w:sz w:val="20"/>
          <w:szCs w:val="20"/>
          <w:u w:val="single"/>
        </w:rPr>
        <w:t>.2</w:t>
      </w:r>
      <w:r w:rsidR="001101B5" w:rsidRPr="00EF5F9B">
        <w:rPr>
          <w:rFonts w:asciiTheme="minorHAnsi" w:hAnsiTheme="minorHAnsi" w:cstheme="minorHAnsi"/>
          <w:bCs/>
          <w:sz w:val="20"/>
          <w:szCs w:val="20"/>
          <w:u w:val="single"/>
        </w:rPr>
        <w:t>:</w:t>
      </w:r>
      <w:r w:rsidR="001101B5">
        <w:rPr>
          <w:rFonts w:asciiTheme="minorHAnsi" w:hAnsiTheme="minorHAnsi" w:cstheme="minorHAnsi"/>
          <w:b/>
          <w:sz w:val="20"/>
          <w:szCs w:val="20"/>
        </w:rPr>
        <w:t xml:space="preserve"> </w:t>
      </w:r>
      <w:r w:rsidRPr="00B03E03">
        <w:rPr>
          <w:rFonts w:asciiTheme="minorHAnsi" w:hAnsiTheme="minorHAnsi" w:cstheme="minorHAnsi"/>
          <w:sz w:val="20"/>
          <w:szCs w:val="20"/>
        </w:rPr>
        <w:t>Local and international private sector players will be engaged to determine what they see to be the key financial barriers. AMDA and any other organization with locally relevant private sector knowledge will be interviewed towards the same end.</w:t>
      </w:r>
    </w:p>
    <w:p w14:paraId="336C5ACB" w14:textId="2A910FC9" w:rsidR="007903FE" w:rsidRPr="00B03E03" w:rsidRDefault="007903FE" w:rsidP="005913BC">
      <w:pPr>
        <w:numPr>
          <w:ilvl w:val="0"/>
          <w:numId w:val="43"/>
        </w:numPr>
        <w:ind w:left="1080"/>
        <w:jc w:val="both"/>
        <w:rPr>
          <w:rFonts w:asciiTheme="minorHAnsi" w:hAnsiTheme="minorHAnsi" w:cstheme="minorHAnsi"/>
          <w:sz w:val="20"/>
          <w:szCs w:val="20"/>
        </w:rPr>
      </w:pPr>
      <w:r w:rsidRPr="00EF5F9B">
        <w:rPr>
          <w:rFonts w:asciiTheme="minorHAnsi" w:hAnsiTheme="minorHAnsi" w:cstheme="minorHAnsi"/>
          <w:bCs/>
          <w:sz w:val="20"/>
          <w:szCs w:val="20"/>
          <w:u w:val="single"/>
        </w:rPr>
        <w:lastRenderedPageBreak/>
        <w:t>Activity 3.</w:t>
      </w:r>
      <w:r w:rsidR="00894F61" w:rsidRPr="00EF5F9B">
        <w:rPr>
          <w:rFonts w:asciiTheme="minorHAnsi" w:hAnsiTheme="minorHAnsi" w:cstheme="minorHAnsi"/>
          <w:bCs/>
          <w:sz w:val="20"/>
          <w:szCs w:val="20"/>
          <w:u w:val="single"/>
        </w:rPr>
        <w:t>3</w:t>
      </w:r>
      <w:r w:rsidRPr="00EF5F9B">
        <w:rPr>
          <w:rFonts w:asciiTheme="minorHAnsi" w:hAnsiTheme="minorHAnsi" w:cstheme="minorHAnsi"/>
          <w:bCs/>
          <w:sz w:val="20"/>
          <w:szCs w:val="20"/>
          <w:u w:val="single"/>
        </w:rPr>
        <w:t>.3</w:t>
      </w:r>
      <w:r w:rsidR="001101B5" w:rsidRPr="00EF5F9B">
        <w:rPr>
          <w:rFonts w:asciiTheme="minorHAnsi" w:hAnsiTheme="minorHAnsi" w:cstheme="minorHAnsi"/>
          <w:bCs/>
          <w:sz w:val="20"/>
          <w:szCs w:val="20"/>
          <w:u w:val="single"/>
        </w:rPr>
        <w:t>:</w:t>
      </w:r>
      <w:r w:rsidR="001101B5">
        <w:rPr>
          <w:rFonts w:asciiTheme="minorHAnsi" w:hAnsiTheme="minorHAnsi" w:cstheme="minorHAnsi"/>
          <w:b/>
          <w:sz w:val="20"/>
          <w:szCs w:val="20"/>
        </w:rPr>
        <w:t xml:space="preserve"> </w:t>
      </w:r>
      <w:r w:rsidRPr="00B03E03">
        <w:rPr>
          <w:rFonts w:asciiTheme="minorHAnsi" w:hAnsiTheme="minorHAnsi" w:cstheme="minorHAnsi"/>
          <w:sz w:val="20"/>
          <w:szCs w:val="20"/>
        </w:rPr>
        <w:t xml:space="preserve">A set of possible financing mechanisms will be proposed, for example direct capital subsidies for the purchase of productive use equipment or a usage subsidy to reduce the running costs of productive users of </w:t>
      </w:r>
      <w:proofErr w:type="spellStart"/>
      <w:r w:rsidRPr="00B03E03">
        <w:rPr>
          <w:rFonts w:asciiTheme="minorHAnsi" w:hAnsiTheme="minorHAnsi" w:cstheme="minorHAnsi"/>
          <w:sz w:val="20"/>
          <w:szCs w:val="20"/>
        </w:rPr>
        <w:t>minigrid</w:t>
      </w:r>
      <w:proofErr w:type="spellEnd"/>
      <w:r w:rsidRPr="00B03E03">
        <w:rPr>
          <w:rFonts w:asciiTheme="minorHAnsi" w:hAnsiTheme="minorHAnsi" w:cstheme="minorHAnsi"/>
          <w:sz w:val="20"/>
          <w:szCs w:val="20"/>
        </w:rPr>
        <w:t xml:space="preserve"> services. These will be dependent on the delivery model operating or planned in the country in question. An analysis of any legal implications of various funding models will be undertaken.</w:t>
      </w:r>
    </w:p>
    <w:p w14:paraId="717B5176" w14:textId="1A1756E2" w:rsidR="007903FE" w:rsidRPr="00B03E03" w:rsidRDefault="007903FE" w:rsidP="005913BC">
      <w:pPr>
        <w:numPr>
          <w:ilvl w:val="0"/>
          <w:numId w:val="43"/>
        </w:numPr>
        <w:ind w:left="1080"/>
        <w:jc w:val="both"/>
        <w:rPr>
          <w:rFonts w:asciiTheme="minorHAnsi" w:hAnsiTheme="minorHAnsi" w:cstheme="minorHAnsi"/>
          <w:sz w:val="20"/>
          <w:szCs w:val="20"/>
        </w:rPr>
      </w:pPr>
      <w:r w:rsidRPr="00EF5F9B">
        <w:rPr>
          <w:rFonts w:asciiTheme="minorHAnsi" w:hAnsiTheme="minorHAnsi" w:cstheme="minorHAnsi"/>
          <w:bCs/>
          <w:sz w:val="20"/>
          <w:szCs w:val="20"/>
          <w:u w:val="single"/>
        </w:rPr>
        <w:t>Activity 3.</w:t>
      </w:r>
      <w:r w:rsidR="00894F61" w:rsidRPr="00EF5F9B">
        <w:rPr>
          <w:rFonts w:asciiTheme="minorHAnsi" w:hAnsiTheme="minorHAnsi" w:cstheme="minorHAnsi"/>
          <w:bCs/>
          <w:sz w:val="20"/>
          <w:szCs w:val="20"/>
          <w:u w:val="single"/>
        </w:rPr>
        <w:t>3</w:t>
      </w:r>
      <w:r w:rsidRPr="00EF5F9B">
        <w:rPr>
          <w:rFonts w:asciiTheme="minorHAnsi" w:hAnsiTheme="minorHAnsi" w:cstheme="minorHAnsi"/>
          <w:bCs/>
          <w:sz w:val="20"/>
          <w:szCs w:val="20"/>
          <w:u w:val="single"/>
        </w:rPr>
        <w:t>.4</w:t>
      </w:r>
      <w:r w:rsidR="001101B5" w:rsidRPr="00EF5F9B">
        <w:rPr>
          <w:rFonts w:asciiTheme="minorHAnsi" w:hAnsiTheme="minorHAnsi" w:cstheme="minorHAnsi"/>
          <w:bCs/>
          <w:sz w:val="20"/>
          <w:szCs w:val="20"/>
          <w:u w:val="single"/>
        </w:rPr>
        <w:t>:</w:t>
      </w:r>
      <w:r w:rsidR="001101B5">
        <w:rPr>
          <w:rFonts w:asciiTheme="minorHAnsi" w:hAnsiTheme="minorHAnsi" w:cstheme="minorHAnsi"/>
          <w:b/>
          <w:sz w:val="20"/>
          <w:szCs w:val="20"/>
        </w:rPr>
        <w:t xml:space="preserve"> </w:t>
      </w:r>
      <w:r w:rsidRPr="00B03E03">
        <w:rPr>
          <w:rFonts w:asciiTheme="minorHAnsi" w:hAnsiTheme="minorHAnsi" w:cstheme="minorHAnsi"/>
          <w:sz w:val="20"/>
          <w:szCs w:val="20"/>
        </w:rPr>
        <w:t xml:space="preserve">Government stakeholders including any rural electrification agencies will be engaged to ascertain the appetite for the different funding mechanisms proposed. A report summarizing this as well as the capacity of the relevant agencies to manage a finance mechanism will be prepared. Champions will be identified in relevant institutions. These will be key contacts for the development of any centrally administered funding </w:t>
      </w:r>
      <w:proofErr w:type="gramStart"/>
      <w:r w:rsidRPr="00B03E03">
        <w:rPr>
          <w:rFonts w:asciiTheme="minorHAnsi" w:hAnsiTheme="minorHAnsi" w:cstheme="minorHAnsi"/>
          <w:sz w:val="20"/>
          <w:szCs w:val="20"/>
        </w:rPr>
        <w:t>program;</w:t>
      </w:r>
      <w:proofErr w:type="gramEnd"/>
    </w:p>
    <w:p w14:paraId="31F324F8" w14:textId="09268ECA" w:rsidR="007903FE" w:rsidRPr="00B03E03" w:rsidRDefault="007903FE" w:rsidP="005913BC">
      <w:pPr>
        <w:numPr>
          <w:ilvl w:val="0"/>
          <w:numId w:val="43"/>
        </w:numPr>
        <w:ind w:left="1080"/>
        <w:jc w:val="both"/>
        <w:rPr>
          <w:rFonts w:asciiTheme="minorHAnsi" w:hAnsiTheme="minorHAnsi" w:cstheme="minorBidi"/>
          <w:sz w:val="20"/>
          <w:szCs w:val="20"/>
        </w:rPr>
      </w:pPr>
      <w:r w:rsidRPr="00EF5F9B">
        <w:rPr>
          <w:rFonts w:asciiTheme="minorHAnsi" w:hAnsiTheme="minorHAnsi" w:cstheme="minorBidi"/>
          <w:bCs/>
          <w:sz w:val="20"/>
          <w:szCs w:val="20"/>
          <w:u w:val="single"/>
        </w:rPr>
        <w:t>Activity 3.</w:t>
      </w:r>
      <w:r w:rsidR="00894F61" w:rsidRPr="00EF5F9B">
        <w:rPr>
          <w:rFonts w:asciiTheme="minorHAnsi" w:hAnsiTheme="minorHAnsi" w:cstheme="minorBidi"/>
          <w:bCs/>
          <w:sz w:val="20"/>
          <w:szCs w:val="20"/>
          <w:u w:val="single"/>
        </w:rPr>
        <w:t>3</w:t>
      </w:r>
      <w:r w:rsidRPr="00EF5F9B">
        <w:rPr>
          <w:rFonts w:asciiTheme="minorHAnsi" w:hAnsiTheme="minorHAnsi" w:cstheme="minorBidi"/>
          <w:bCs/>
          <w:sz w:val="20"/>
          <w:szCs w:val="20"/>
          <w:u w:val="single"/>
        </w:rPr>
        <w:t>.5</w:t>
      </w:r>
      <w:r w:rsidR="001101B5" w:rsidRPr="00EF5F9B">
        <w:rPr>
          <w:rFonts w:asciiTheme="minorHAnsi" w:hAnsiTheme="minorHAnsi" w:cstheme="minorBidi"/>
          <w:bCs/>
          <w:sz w:val="20"/>
          <w:szCs w:val="20"/>
          <w:u w:val="single"/>
        </w:rPr>
        <w:t>:</w:t>
      </w:r>
      <w:r w:rsidR="001101B5" w:rsidRPr="6A841FCE">
        <w:rPr>
          <w:rFonts w:asciiTheme="minorHAnsi" w:hAnsiTheme="minorHAnsi" w:cstheme="minorBidi"/>
          <w:b/>
          <w:bCs/>
          <w:sz w:val="20"/>
          <w:szCs w:val="20"/>
        </w:rPr>
        <w:t xml:space="preserve"> </w:t>
      </w:r>
      <w:r w:rsidR="096B9BDD" w:rsidRPr="6A841FCE">
        <w:rPr>
          <w:rFonts w:asciiTheme="minorHAnsi" w:hAnsiTheme="minorHAnsi" w:cstheme="minorBidi"/>
          <w:sz w:val="20"/>
          <w:szCs w:val="20"/>
        </w:rPr>
        <w:t xml:space="preserve">The national </w:t>
      </w:r>
      <w:r w:rsidR="00562B69">
        <w:rPr>
          <w:rFonts w:asciiTheme="minorHAnsi" w:hAnsiTheme="minorHAnsi" w:cstheme="minorBidi"/>
          <w:sz w:val="20"/>
          <w:szCs w:val="20"/>
        </w:rPr>
        <w:t>digital platform</w:t>
      </w:r>
      <w:r w:rsidR="096B9BDD" w:rsidRPr="6A841FCE">
        <w:rPr>
          <w:rFonts w:asciiTheme="minorHAnsi" w:hAnsiTheme="minorHAnsi" w:cstheme="minorBidi"/>
          <w:sz w:val="20"/>
          <w:szCs w:val="20"/>
        </w:rPr>
        <w:t xml:space="preserve"> for </w:t>
      </w:r>
      <w:proofErr w:type="spellStart"/>
      <w:r w:rsidR="096B9BDD" w:rsidRPr="6A841FCE">
        <w:rPr>
          <w:rFonts w:asciiTheme="minorHAnsi" w:hAnsiTheme="minorHAnsi" w:cstheme="minorBidi"/>
          <w:sz w:val="20"/>
          <w:szCs w:val="20"/>
        </w:rPr>
        <w:t>minigrids</w:t>
      </w:r>
      <w:proofErr w:type="spellEnd"/>
      <w:r w:rsidR="096B9BDD" w:rsidRPr="6A841FCE">
        <w:rPr>
          <w:rFonts w:asciiTheme="minorHAnsi" w:hAnsiTheme="minorHAnsi" w:cstheme="minorBidi"/>
          <w:sz w:val="20"/>
          <w:szCs w:val="20"/>
        </w:rPr>
        <w:t xml:space="preserve"> will be </w:t>
      </w:r>
      <w:r w:rsidR="6FD1B545" w:rsidRPr="6A841FCE">
        <w:rPr>
          <w:rFonts w:asciiTheme="minorHAnsi" w:hAnsiTheme="minorHAnsi" w:cstheme="minorBidi"/>
          <w:sz w:val="20"/>
          <w:szCs w:val="20"/>
        </w:rPr>
        <w:t xml:space="preserve">launched </w:t>
      </w:r>
      <w:r w:rsidR="096B9BDD" w:rsidRPr="6A841FCE">
        <w:rPr>
          <w:rFonts w:asciiTheme="minorHAnsi" w:hAnsiTheme="minorHAnsi" w:cstheme="minorBidi"/>
          <w:sz w:val="20"/>
          <w:szCs w:val="20"/>
        </w:rPr>
        <w:t>with the responsible agency</w:t>
      </w:r>
      <w:r w:rsidRPr="6A841FCE">
        <w:rPr>
          <w:rStyle w:val="FootnoteReference"/>
          <w:rFonts w:asciiTheme="minorHAnsi" w:hAnsiTheme="minorHAnsi" w:cstheme="minorBidi"/>
          <w:sz w:val="20"/>
          <w:szCs w:val="20"/>
        </w:rPr>
        <w:footnoteReference w:id="26"/>
      </w:r>
      <w:r w:rsidR="001101B5" w:rsidRPr="6A841FCE">
        <w:rPr>
          <w:rFonts w:asciiTheme="minorHAnsi" w:hAnsiTheme="minorHAnsi" w:cstheme="minorBidi"/>
          <w:sz w:val="20"/>
          <w:szCs w:val="20"/>
        </w:rPr>
        <w:t>.</w:t>
      </w:r>
      <w:r w:rsidR="096B9BDD" w:rsidRPr="6A841FCE">
        <w:rPr>
          <w:rFonts w:asciiTheme="minorHAnsi" w:hAnsiTheme="minorHAnsi" w:cstheme="minorBidi"/>
          <w:sz w:val="20"/>
          <w:szCs w:val="20"/>
        </w:rPr>
        <w:t xml:space="preserve"> This would provide an M&amp;E platform for general insight into the status of the sector as well as being a useful foundation for any local, government </w:t>
      </w:r>
      <w:r w:rsidR="0BF57CA3" w:rsidRPr="6A841FCE">
        <w:rPr>
          <w:rFonts w:asciiTheme="minorHAnsi" w:hAnsiTheme="minorHAnsi" w:cstheme="minorBidi"/>
          <w:sz w:val="20"/>
          <w:szCs w:val="20"/>
        </w:rPr>
        <w:t xml:space="preserve">to </w:t>
      </w:r>
      <w:r w:rsidR="096B9BDD" w:rsidRPr="6A841FCE">
        <w:rPr>
          <w:rFonts w:asciiTheme="minorHAnsi" w:hAnsiTheme="minorHAnsi" w:cstheme="minorBidi"/>
          <w:sz w:val="20"/>
          <w:szCs w:val="20"/>
        </w:rPr>
        <w:t xml:space="preserve">run </w:t>
      </w:r>
      <w:r w:rsidR="42A95ED3" w:rsidRPr="6A841FCE">
        <w:rPr>
          <w:rFonts w:asciiTheme="minorHAnsi" w:hAnsiTheme="minorHAnsi" w:cstheme="minorBidi"/>
          <w:sz w:val="20"/>
          <w:szCs w:val="20"/>
        </w:rPr>
        <w:t xml:space="preserve">a </w:t>
      </w:r>
      <w:r w:rsidR="096B9BDD" w:rsidRPr="6A841FCE">
        <w:rPr>
          <w:rFonts w:asciiTheme="minorHAnsi" w:hAnsiTheme="minorHAnsi" w:cstheme="minorBidi"/>
          <w:sz w:val="20"/>
          <w:szCs w:val="20"/>
        </w:rPr>
        <w:t xml:space="preserve">Results Based Finance scheme. </w:t>
      </w:r>
    </w:p>
    <w:p w14:paraId="7D858649" w14:textId="236D51FE" w:rsidR="007903FE" w:rsidRPr="00B03E03" w:rsidRDefault="007903FE" w:rsidP="005913BC">
      <w:pPr>
        <w:numPr>
          <w:ilvl w:val="0"/>
          <w:numId w:val="43"/>
        </w:numPr>
        <w:ind w:left="1080"/>
        <w:jc w:val="both"/>
        <w:rPr>
          <w:rFonts w:asciiTheme="minorHAnsi" w:hAnsiTheme="minorHAnsi" w:cstheme="minorBidi"/>
          <w:sz w:val="20"/>
          <w:szCs w:val="20"/>
        </w:rPr>
      </w:pPr>
      <w:r w:rsidRPr="00EF5F9B">
        <w:rPr>
          <w:rFonts w:asciiTheme="minorHAnsi" w:hAnsiTheme="minorHAnsi" w:cstheme="minorHAnsi"/>
          <w:bCs/>
          <w:sz w:val="20"/>
          <w:szCs w:val="20"/>
          <w:u w:val="single"/>
        </w:rPr>
        <w:t>Activity 3.</w:t>
      </w:r>
      <w:r w:rsidR="00894F61" w:rsidRPr="00EF5F9B">
        <w:rPr>
          <w:rFonts w:asciiTheme="minorHAnsi" w:hAnsiTheme="minorHAnsi" w:cstheme="minorHAnsi"/>
          <w:bCs/>
          <w:sz w:val="20"/>
          <w:szCs w:val="20"/>
          <w:u w:val="single"/>
        </w:rPr>
        <w:t>3</w:t>
      </w:r>
      <w:r w:rsidRPr="00EF5F9B">
        <w:rPr>
          <w:rFonts w:asciiTheme="minorHAnsi" w:hAnsiTheme="minorHAnsi" w:cstheme="minorHAnsi"/>
          <w:bCs/>
          <w:sz w:val="20"/>
          <w:szCs w:val="20"/>
          <w:u w:val="single"/>
        </w:rPr>
        <w:t>.6</w:t>
      </w:r>
      <w:r w:rsidR="001101B5" w:rsidRPr="00EF5F9B">
        <w:rPr>
          <w:rFonts w:asciiTheme="minorHAnsi" w:hAnsiTheme="minorHAnsi" w:cstheme="minorHAnsi"/>
          <w:bCs/>
          <w:sz w:val="20"/>
          <w:szCs w:val="20"/>
          <w:u w:val="single"/>
        </w:rPr>
        <w:t>:</w:t>
      </w:r>
      <w:r w:rsidR="001101B5">
        <w:rPr>
          <w:rFonts w:asciiTheme="minorHAnsi" w:hAnsiTheme="minorHAnsi" w:cstheme="minorHAnsi"/>
          <w:b/>
          <w:sz w:val="20"/>
          <w:szCs w:val="20"/>
        </w:rPr>
        <w:t xml:space="preserve"> </w:t>
      </w:r>
      <w:r w:rsidR="096B9BDD" w:rsidRPr="00B03E03">
        <w:rPr>
          <w:rFonts w:asciiTheme="minorHAnsi" w:hAnsiTheme="minorHAnsi" w:cstheme="minorBidi"/>
          <w:sz w:val="20"/>
          <w:szCs w:val="20"/>
        </w:rPr>
        <w:t xml:space="preserve">Trainings will be provided to rural electrification staff on the launch and management of a </w:t>
      </w:r>
      <w:proofErr w:type="spellStart"/>
      <w:r w:rsidR="096B9BDD" w:rsidRPr="00B03E03">
        <w:rPr>
          <w:rFonts w:asciiTheme="minorHAnsi" w:hAnsiTheme="minorHAnsi" w:cstheme="minorBidi"/>
          <w:sz w:val="20"/>
          <w:szCs w:val="20"/>
        </w:rPr>
        <w:t>M</w:t>
      </w:r>
      <w:r w:rsidR="65979549" w:rsidRPr="00B03E03">
        <w:rPr>
          <w:rFonts w:asciiTheme="minorHAnsi" w:hAnsiTheme="minorHAnsi" w:cstheme="minorBidi"/>
          <w:sz w:val="20"/>
          <w:szCs w:val="20"/>
        </w:rPr>
        <w:t>inigrid</w:t>
      </w:r>
      <w:proofErr w:type="spellEnd"/>
      <w:r w:rsidR="65979549" w:rsidRPr="00B03E03">
        <w:rPr>
          <w:rFonts w:asciiTheme="minorHAnsi" w:hAnsiTheme="minorHAnsi" w:cstheme="minorBidi"/>
          <w:sz w:val="20"/>
          <w:szCs w:val="20"/>
        </w:rPr>
        <w:t xml:space="preserve"> </w:t>
      </w:r>
      <w:r w:rsidR="00BF0B77" w:rsidRPr="00B03E03">
        <w:rPr>
          <w:rFonts w:asciiTheme="minorHAnsi" w:hAnsiTheme="minorHAnsi" w:cstheme="minorBidi"/>
          <w:sz w:val="20"/>
          <w:szCs w:val="20"/>
        </w:rPr>
        <w:t>Funding Facility</w:t>
      </w:r>
      <w:r w:rsidR="6FD1B545" w:rsidRPr="00B03E03">
        <w:rPr>
          <w:rFonts w:asciiTheme="minorHAnsi" w:hAnsiTheme="minorHAnsi" w:cstheme="minorBidi"/>
          <w:sz w:val="20"/>
          <w:szCs w:val="20"/>
        </w:rPr>
        <w:t xml:space="preserve">. </w:t>
      </w:r>
    </w:p>
    <w:p w14:paraId="0B68F2A7" w14:textId="33EF31E0" w:rsidR="007903FE" w:rsidRPr="00B03E03" w:rsidRDefault="00894F61" w:rsidP="005913BC">
      <w:pPr>
        <w:numPr>
          <w:ilvl w:val="0"/>
          <w:numId w:val="43"/>
        </w:numPr>
        <w:ind w:left="1080"/>
        <w:jc w:val="both"/>
        <w:rPr>
          <w:rFonts w:asciiTheme="minorHAnsi" w:hAnsiTheme="minorHAnsi" w:cstheme="minorHAnsi"/>
          <w:b/>
          <w:sz w:val="20"/>
          <w:szCs w:val="20"/>
        </w:rPr>
      </w:pPr>
      <w:r w:rsidRPr="00EF5F9B">
        <w:rPr>
          <w:rFonts w:asciiTheme="minorHAnsi" w:hAnsiTheme="minorHAnsi" w:cstheme="minorHAnsi"/>
          <w:bCs/>
          <w:sz w:val="20"/>
          <w:szCs w:val="20"/>
          <w:u w:val="single"/>
        </w:rPr>
        <w:t>Activity 3.3.7</w:t>
      </w:r>
      <w:r w:rsidR="001101B5" w:rsidRPr="00EF5F9B">
        <w:rPr>
          <w:rFonts w:asciiTheme="minorHAnsi" w:hAnsiTheme="minorHAnsi" w:cstheme="minorHAnsi"/>
          <w:bCs/>
          <w:sz w:val="20"/>
          <w:szCs w:val="20"/>
          <w:u w:val="single"/>
        </w:rPr>
        <w:t>:</w:t>
      </w:r>
      <w:r w:rsidR="001101B5">
        <w:rPr>
          <w:rFonts w:asciiTheme="minorHAnsi" w:hAnsiTheme="minorHAnsi" w:cstheme="minorHAnsi"/>
          <w:b/>
          <w:sz w:val="20"/>
          <w:szCs w:val="20"/>
        </w:rPr>
        <w:t xml:space="preserve"> </w:t>
      </w:r>
      <w:r w:rsidRPr="00B03E03">
        <w:rPr>
          <w:rFonts w:asciiTheme="minorHAnsi" w:hAnsiTheme="minorHAnsi" w:cstheme="minorHAnsi"/>
          <w:sz w:val="20"/>
          <w:szCs w:val="20"/>
        </w:rPr>
        <w:t>Opportunities and connections will be identified with domestic and international organi</w:t>
      </w:r>
      <w:r w:rsidR="00146E4B" w:rsidRPr="00B03E03">
        <w:rPr>
          <w:rFonts w:asciiTheme="minorHAnsi" w:hAnsiTheme="minorHAnsi" w:cstheme="minorHAnsi"/>
          <w:sz w:val="20"/>
          <w:szCs w:val="20"/>
        </w:rPr>
        <w:t>z</w:t>
      </w:r>
      <w:r w:rsidRPr="00B03E03">
        <w:rPr>
          <w:rFonts w:asciiTheme="minorHAnsi" w:hAnsiTheme="minorHAnsi" w:cstheme="minorHAnsi"/>
          <w:sz w:val="20"/>
          <w:szCs w:val="20"/>
        </w:rPr>
        <w:t xml:space="preserve">ations that might provide access to innovative, </w:t>
      </w:r>
      <w:r w:rsidRPr="00B03E03">
        <w:rPr>
          <w:rFonts w:asciiTheme="minorHAnsi" w:hAnsiTheme="minorHAnsi" w:cstheme="minorHAnsi"/>
          <w:b/>
          <w:sz w:val="20"/>
          <w:szCs w:val="20"/>
        </w:rPr>
        <w:t>non-standard finance sources</w:t>
      </w:r>
      <w:r w:rsidRPr="00B03E03">
        <w:rPr>
          <w:rFonts w:asciiTheme="minorHAnsi" w:hAnsiTheme="minorHAnsi" w:cstheme="minorHAnsi"/>
          <w:sz w:val="20"/>
          <w:szCs w:val="20"/>
        </w:rPr>
        <w:t>. Capacity building will take place to create systematic linkages with these sources of finance if appropriate.</w:t>
      </w:r>
    </w:p>
    <w:p w14:paraId="7F641E7B" w14:textId="7A59257B" w:rsidR="007A4F5F" w:rsidRPr="00B03E03" w:rsidRDefault="007A4F5F" w:rsidP="005913BC">
      <w:pPr>
        <w:numPr>
          <w:ilvl w:val="0"/>
          <w:numId w:val="43"/>
        </w:numPr>
        <w:ind w:left="1080"/>
        <w:jc w:val="both"/>
        <w:rPr>
          <w:rFonts w:asciiTheme="minorHAnsi" w:hAnsiTheme="minorHAnsi" w:cstheme="minorHAnsi"/>
          <w:sz w:val="20"/>
          <w:szCs w:val="20"/>
        </w:rPr>
      </w:pPr>
      <w:r w:rsidRPr="00EF5F9B">
        <w:rPr>
          <w:rFonts w:asciiTheme="minorHAnsi" w:hAnsiTheme="minorHAnsi" w:cstheme="minorHAnsi"/>
          <w:bCs/>
          <w:sz w:val="20"/>
          <w:szCs w:val="20"/>
          <w:u w:val="single"/>
        </w:rPr>
        <w:t>Activity 3.</w:t>
      </w:r>
      <w:r w:rsidR="00894F61" w:rsidRPr="00EF5F9B">
        <w:rPr>
          <w:rFonts w:asciiTheme="minorHAnsi" w:hAnsiTheme="minorHAnsi" w:cstheme="minorHAnsi"/>
          <w:bCs/>
          <w:sz w:val="20"/>
          <w:szCs w:val="20"/>
          <w:u w:val="single"/>
        </w:rPr>
        <w:t>3</w:t>
      </w:r>
      <w:r w:rsidRPr="00EF5F9B">
        <w:rPr>
          <w:rFonts w:asciiTheme="minorHAnsi" w:hAnsiTheme="minorHAnsi" w:cstheme="minorHAnsi"/>
          <w:bCs/>
          <w:sz w:val="20"/>
          <w:szCs w:val="20"/>
          <w:u w:val="single"/>
        </w:rPr>
        <w:t>.</w:t>
      </w:r>
      <w:r w:rsidR="00894F61" w:rsidRPr="00EF5F9B">
        <w:rPr>
          <w:rFonts w:asciiTheme="minorHAnsi" w:hAnsiTheme="minorHAnsi" w:cstheme="minorHAnsi"/>
          <w:bCs/>
          <w:sz w:val="20"/>
          <w:szCs w:val="20"/>
          <w:u w:val="single"/>
        </w:rPr>
        <w:t>8</w:t>
      </w:r>
      <w:r w:rsidR="001101B5" w:rsidRPr="00EF5F9B">
        <w:rPr>
          <w:rFonts w:asciiTheme="minorHAnsi" w:hAnsiTheme="minorHAnsi" w:cstheme="minorHAnsi"/>
          <w:bCs/>
          <w:sz w:val="20"/>
          <w:szCs w:val="20"/>
          <w:u w:val="single"/>
        </w:rPr>
        <w:t>:</w:t>
      </w:r>
      <w:r w:rsidR="001101B5">
        <w:rPr>
          <w:rFonts w:asciiTheme="minorHAnsi" w:hAnsiTheme="minorHAnsi" w:cstheme="minorHAnsi"/>
          <w:b/>
          <w:sz w:val="20"/>
          <w:szCs w:val="20"/>
        </w:rPr>
        <w:t xml:space="preserve"> </w:t>
      </w:r>
      <w:r w:rsidRPr="00B03E03">
        <w:rPr>
          <w:rFonts w:asciiTheme="minorHAnsi" w:hAnsiTheme="minorHAnsi" w:cstheme="minorHAnsi"/>
          <w:sz w:val="20"/>
          <w:szCs w:val="20"/>
        </w:rPr>
        <w:t xml:space="preserve">The potential for national and regional financial aggregation of </w:t>
      </w:r>
      <w:proofErr w:type="spellStart"/>
      <w:r w:rsidRPr="00B03E03">
        <w:rPr>
          <w:rFonts w:asciiTheme="minorHAnsi" w:hAnsiTheme="minorHAnsi" w:cstheme="minorHAnsi"/>
          <w:sz w:val="20"/>
          <w:szCs w:val="20"/>
        </w:rPr>
        <w:t>minigrid</w:t>
      </w:r>
      <w:proofErr w:type="spellEnd"/>
      <w:r w:rsidRPr="00B03E03">
        <w:rPr>
          <w:rFonts w:asciiTheme="minorHAnsi" w:hAnsiTheme="minorHAnsi" w:cstheme="minorHAnsi"/>
          <w:sz w:val="20"/>
          <w:szCs w:val="20"/>
        </w:rPr>
        <w:t xml:space="preserve"> assets will be explored. Aggregation can take the form of:</w:t>
      </w:r>
    </w:p>
    <w:p w14:paraId="4F182C22" w14:textId="77777777" w:rsidR="006B73AE" w:rsidRPr="006E58C9" w:rsidRDefault="007A4F5F" w:rsidP="005913BC">
      <w:pPr>
        <w:numPr>
          <w:ilvl w:val="0"/>
          <w:numId w:val="95"/>
        </w:numPr>
        <w:jc w:val="both"/>
        <w:rPr>
          <w:rFonts w:asciiTheme="minorHAnsi" w:hAnsiTheme="minorHAnsi" w:cstheme="minorHAnsi"/>
          <w:sz w:val="20"/>
          <w:szCs w:val="20"/>
        </w:rPr>
      </w:pPr>
      <w:r w:rsidRPr="006E58C9">
        <w:rPr>
          <w:rFonts w:asciiTheme="minorHAnsi" w:hAnsiTheme="minorHAnsi" w:cstheme="minorHAnsi"/>
          <w:b/>
          <w:sz w:val="20"/>
          <w:szCs w:val="20"/>
        </w:rPr>
        <w:t>Operational aggregation</w:t>
      </w:r>
      <w:r w:rsidRPr="006E58C9">
        <w:rPr>
          <w:rFonts w:asciiTheme="minorHAnsi" w:hAnsiTheme="minorHAnsi" w:cstheme="minorHAnsi"/>
          <w:sz w:val="20"/>
          <w:szCs w:val="20"/>
        </w:rPr>
        <w:t xml:space="preserve"> whereby operators cooperate to share access to operational or development resources. This can lead to considerable savings and cost </w:t>
      </w:r>
      <w:proofErr w:type="gramStart"/>
      <w:r w:rsidRPr="006E58C9">
        <w:rPr>
          <w:rFonts w:asciiTheme="minorHAnsi" w:hAnsiTheme="minorHAnsi" w:cstheme="minorHAnsi"/>
          <w:sz w:val="20"/>
          <w:szCs w:val="20"/>
        </w:rPr>
        <w:t>reductions;</w:t>
      </w:r>
      <w:proofErr w:type="gramEnd"/>
    </w:p>
    <w:p w14:paraId="318F3893" w14:textId="3EBB1B89" w:rsidR="000C1039" w:rsidRPr="006E58C9" w:rsidRDefault="007A4F5F" w:rsidP="005913BC">
      <w:pPr>
        <w:numPr>
          <w:ilvl w:val="0"/>
          <w:numId w:val="95"/>
        </w:numPr>
        <w:jc w:val="both"/>
        <w:rPr>
          <w:rFonts w:asciiTheme="minorHAnsi" w:hAnsiTheme="minorHAnsi" w:cstheme="minorHAnsi"/>
          <w:sz w:val="20"/>
          <w:szCs w:val="20"/>
        </w:rPr>
      </w:pPr>
      <w:r w:rsidRPr="006E58C9">
        <w:rPr>
          <w:rFonts w:asciiTheme="minorHAnsi" w:hAnsiTheme="minorHAnsi" w:cstheme="minorHAnsi"/>
          <w:b/>
          <w:sz w:val="20"/>
          <w:szCs w:val="20"/>
        </w:rPr>
        <w:t xml:space="preserve">Project aggregation </w:t>
      </w:r>
      <w:r w:rsidRPr="006E58C9">
        <w:rPr>
          <w:rFonts w:asciiTheme="minorHAnsi" w:hAnsiTheme="minorHAnsi" w:cstheme="minorHAnsi"/>
          <w:sz w:val="20"/>
          <w:szCs w:val="20"/>
        </w:rPr>
        <w:t xml:space="preserve">whereby </w:t>
      </w:r>
      <w:proofErr w:type="spellStart"/>
      <w:r w:rsidRPr="006E58C9">
        <w:rPr>
          <w:rFonts w:asciiTheme="minorHAnsi" w:hAnsiTheme="minorHAnsi" w:cstheme="minorHAnsi"/>
          <w:sz w:val="20"/>
          <w:szCs w:val="20"/>
        </w:rPr>
        <w:t>minigrids</w:t>
      </w:r>
      <w:proofErr w:type="spellEnd"/>
      <w:r w:rsidRPr="006E58C9">
        <w:rPr>
          <w:rFonts w:asciiTheme="minorHAnsi" w:hAnsiTheme="minorHAnsi" w:cstheme="minorHAnsi"/>
          <w:sz w:val="20"/>
          <w:szCs w:val="20"/>
        </w:rPr>
        <w:t xml:space="preserve"> are bundled together to form larger investable assets. This process creates larger portfolios to crowd in investors that might not consider small projects. This level of aggregation requires upfront and standardi</w:t>
      </w:r>
      <w:r w:rsidR="00146E4B" w:rsidRPr="006E58C9">
        <w:rPr>
          <w:rFonts w:asciiTheme="minorHAnsi" w:hAnsiTheme="minorHAnsi" w:cstheme="minorHAnsi"/>
          <w:sz w:val="20"/>
          <w:szCs w:val="20"/>
        </w:rPr>
        <w:t>z</w:t>
      </w:r>
      <w:r w:rsidRPr="006E58C9">
        <w:rPr>
          <w:rFonts w:asciiTheme="minorHAnsi" w:hAnsiTheme="minorHAnsi" w:cstheme="minorHAnsi"/>
          <w:sz w:val="20"/>
          <w:szCs w:val="20"/>
        </w:rPr>
        <w:t>ed due diligence to be carried out before projects can be bundled. This further reduces transaction costs for investors. Aggregating across multiple developers and markets further reduces the risk.</w:t>
      </w:r>
    </w:p>
    <w:p w14:paraId="4DA0FFB6" w14:textId="127E22C3" w:rsidR="00FC7DF7" w:rsidRPr="006E58C9" w:rsidRDefault="006B73AE" w:rsidP="005913BC">
      <w:pPr>
        <w:numPr>
          <w:ilvl w:val="0"/>
          <w:numId w:val="95"/>
        </w:numPr>
        <w:spacing w:after="200"/>
        <w:jc w:val="both"/>
        <w:rPr>
          <w:rFonts w:asciiTheme="minorHAnsi" w:hAnsiTheme="minorHAnsi" w:cstheme="minorHAnsi"/>
          <w:b/>
          <w:sz w:val="20"/>
          <w:szCs w:val="20"/>
        </w:rPr>
      </w:pPr>
      <w:r w:rsidRPr="006E58C9">
        <w:rPr>
          <w:rFonts w:asciiTheme="minorHAnsi" w:hAnsiTheme="minorHAnsi" w:cstheme="minorHAnsi"/>
          <w:b/>
          <w:sz w:val="20"/>
          <w:szCs w:val="20"/>
        </w:rPr>
        <w:t>Connection aggregation</w:t>
      </w:r>
      <w:r w:rsidRPr="006E58C9">
        <w:rPr>
          <w:rFonts w:asciiTheme="minorHAnsi" w:hAnsiTheme="minorHAnsi" w:cstheme="minorHAnsi"/>
          <w:sz w:val="20"/>
          <w:szCs w:val="20"/>
        </w:rPr>
        <w:t xml:space="preserve"> exploits the large amount of data that is constantly being generated and uploaded to the cloud in near real time from the smart meters installed on </w:t>
      </w:r>
      <w:proofErr w:type="spellStart"/>
      <w:r w:rsidRPr="006E58C9">
        <w:rPr>
          <w:rFonts w:asciiTheme="minorHAnsi" w:hAnsiTheme="minorHAnsi" w:cstheme="minorHAnsi"/>
          <w:sz w:val="20"/>
          <w:szCs w:val="20"/>
        </w:rPr>
        <w:t>minigrids</w:t>
      </w:r>
      <w:proofErr w:type="spellEnd"/>
      <w:r w:rsidRPr="006E58C9">
        <w:rPr>
          <w:rFonts w:asciiTheme="minorHAnsi" w:hAnsiTheme="minorHAnsi" w:cstheme="minorHAnsi"/>
          <w:sz w:val="20"/>
          <w:szCs w:val="20"/>
        </w:rPr>
        <w:t xml:space="preserve">. This information includes data on energy being consumed and revenue being generated from each individual </w:t>
      </w:r>
      <w:proofErr w:type="spellStart"/>
      <w:r w:rsidRPr="006E58C9">
        <w:rPr>
          <w:rFonts w:asciiTheme="minorHAnsi" w:hAnsiTheme="minorHAnsi" w:cstheme="minorHAnsi"/>
          <w:sz w:val="20"/>
          <w:szCs w:val="20"/>
        </w:rPr>
        <w:t>minigrid</w:t>
      </w:r>
      <w:proofErr w:type="spellEnd"/>
      <w:r w:rsidRPr="006E58C9">
        <w:rPr>
          <w:rFonts w:asciiTheme="minorHAnsi" w:hAnsiTheme="minorHAnsi" w:cstheme="minorHAnsi"/>
          <w:sz w:val="20"/>
          <w:szCs w:val="20"/>
        </w:rPr>
        <w:t xml:space="preserve"> connection. The granular nature of this data allows different types of </w:t>
      </w:r>
      <w:proofErr w:type="gramStart"/>
      <w:r w:rsidRPr="006E58C9">
        <w:rPr>
          <w:rFonts w:asciiTheme="minorHAnsi" w:hAnsiTheme="minorHAnsi" w:cstheme="minorHAnsi"/>
          <w:sz w:val="20"/>
          <w:szCs w:val="20"/>
        </w:rPr>
        <w:t>customer</w:t>
      </w:r>
      <w:proofErr w:type="gramEnd"/>
      <w:r w:rsidRPr="006E58C9">
        <w:rPr>
          <w:rFonts w:asciiTheme="minorHAnsi" w:hAnsiTheme="minorHAnsi" w:cstheme="minorHAnsi"/>
          <w:sz w:val="20"/>
          <w:szCs w:val="20"/>
        </w:rPr>
        <w:t xml:space="preserve"> to be aggregated into asset classes with different characteristics. For example, </w:t>
      </w:r>
      <w:proofErr w:type="gramStart"/>
      <w:r w:rsidRPr="006E58C9">
        <w:rPr>
          <w:rFonts w:asciiTheme="minorHAnsi" w:hAnsiTheme="minorHAnsi" w:cstheme="minorHAnsi"/>
          <w:sz w:val="20"/>
          <w:szCs w:val="20"/>
        </w:rPr>
        <w:t>all of</w:t>
      </w:r>
      <w:proofErr w:type="gramEnd"/>
      <w:r w:rsidRPr="006E58C9">
        <w:rPr>
          <w:rFonts w:asciiTheme="minorHAnsi" w:hAnsiTheme="minorHAnsi" w:cstheme="minorHAnsi"/>
          <w:sz w:val="20"/>
          <w:szCs w:val="20"/>
        </w:rPr>
        <w:t xml:space="preserve"> the high revenue producing, consistent connections, which will most likely be productive use of electricity</w:t>
      </w:r>
      <w:r w:rsidR="004B2EDE" w:rsidRPr="006E58C9">
        <w:rPr>
          <w:rFonts w:asciiTheme="minorHAnsi" w:hAnsiTheme="minorHAnsi" w:cstheme="minorHAnsi"/>
          <w:sz w:val="20"/>
          <w:szCs w:val="20"/>
        </w:rPr>
        <w:t xml:space="preserve"> systems, </w:t>
      </w:r>
      <w:r w:rsidRPr="006E58C9">
        <w:rPr>
          <w:rFonts w:asciiTheme="minorHAnsi" w:hAnsiTheme="minorHAnsi" w:cstheme="minorHAnsi"/>
          <w:sz w:val="20"/>
          <w:szCs w:val="20"/>
        </w:rPr>
        <w:t>across multiple sites can be aggregated into a high</w:t>
      </w:r>
      <w:r w:rsidR="004B2EDE" w:rsidRPr="006E58C9">
        <w:rPr>
          <w:rFonts w:asciiTheme="minorHAnsi" w:hAnsiTheme="minorHAnsi" w:cstheme="minorHAnsi"/>
          <w:sz w:val="20"/>
          <w:szCs w:val="20"/>
        </w:rPr>
        <w:t>-</w:t>
      </w:r>
      <w:r w:rsidRPr="006E58C9">
        <w:rPr>
          <w:rFonts w:asciiTheme="minorHAnsi" w:hAnsiTheme="minorHAnsi" w:cstheme="minorHAnsi"/>
          <w:sz w:val="20"/>
          <w:szCs w:val="20"/>
        </w:rPr>
        <w:t xml:space="preserve">performance class suitable for commercial investors willing to </w:t>
      </w:r>
      <w:r w:rsidR="004B2EDE" w:rsidRPr="006E58C9">
        <w:rPr>
          <w:rFonts w:asciiTheme="minorHAnsi" w:hAnsiTheme="minorHAnsi" w:cstheme="minorHAnsi"/>
          <w:sz w:val="20"/>
          <w:szCs w:val="20"/>
        </w:rPr>
        <w:t xml:space="preserve">appropriately </w:t>
      </w:r>
      <w:r w:rsidRPr="006E58C9">
        <w:rPr>
          <w:rFonts w:asciiTheme="minorHAnsi" w:hAnsiTheme="minorHAnsi" w:cstheme="minorHAnsi"/>
          <w:sz w:val="20"/>
          <w:szCs w:val="20"/>
        </w:rPr>
        <w:t>pay for revenue producing assets. Innovative examples of securitization in the energy access space will be investigated for their relevance and presented to developers as appropriate</w:t>
      </w:r>
      <w:r w:rsidR="00FC7DF7" w:rsidRPr="006E58C9">
        <w:rPr>
          <w:rFonts w:asciiTheme="minorHAnsi" w:hAnsiTheme="minorHAnsi" w:cstheme="minorHAnsi"/>
          <w:color w:val="FF0000"/>
          <w:sz w:val="20"/>
          <w:szCs w:val="20"/>
        </w:rPr>
        <w:t xml:space="preserve">. </w:t>
      </w:r>
    </w:p>
    <w:p w14:paraId="7570FBD2" w14:textId="7B8CB273" w:rsidR="00FC7DF7" w:rsidRPr="00AA75B5" w:rsidRDefault="00FC7DF7" w:rsidP="005913BC">
      <w:pPr>
        <w:numPr>
          <w:ilvl w:val="0"/>
          <w:numId w:val="36"/>
        </w:numPr>
        <w:jc w:val="both"/>
        <w:rPr>
          <w:rFonts w:asciiTheme="minorHAnsi" w:hAnsiTheme="minorHAnsi" w:cstheme="minorHAnsi"/>
          <w:sz w:val="20"/>
          <w:szCs w:val="20"/>
          <w:u w:val="single"/>
        </w:rPr>
      </w:pPr>
      <w:r w:rsidRPr="00AA75B5">
        <w:rPr>
          <w:rFonts w:asciiTheme="minorHAnsi" w:hAnsiTheme="minorHAnsi" w:cstheme="minorHAnsi"/>
          <w:i/>
          <w:iCs/>
          <w:sz w:val="20"/>
          <w:szCs w:val="20"/>
          <w:u w:val="single"/>
        </w:rPr>
        <w:t>Output 3.</w:t>
      </w:r>
      <w:r w:rsidR="00093CD7" w:rsidRPr="00AA75B5">
        <w:rPr>
          <w:rFonts w:asciiTheme="minorHAnsi" w:hAnsiTheme="minorHAnsi" w:cstheme="minorHAnsi"/>
          <w:i/>
          <w:iCs/>
          <w:sz w:val="20"/>
          <w:szCs w:val="20"/>
          <w:u w:val="single"/>
        </w:rPr>
        <w:t>4</w:t>
      </w:r>
      <w:r w:rsidR="00FC6B18">
        <w:rPr>
          <w:rFonts w:asciiTheme="minorHAnsi" w:hAnsiTheme="minorHAnsi" w:cstheme="minorHAnsi"/>
          <w:i/>
          <w:iCs/>
          <w:sz w:val="20"/>
          <w:szCs w:val="20"/>
          <w:u w:val="single"/>
        </w:rPr>
        <w:t>:</w:t>
      </w:r>
      <w:r w:rsidRPr="00AA75B5">
        <w:rPr>
          <w:rFonts w:asciiTheme="minorHAnsi" w:hAnsiTheme="minorHAnsi" w:cstheme="minorHAnsi"/>
          <w:i/>
          <w:iCs/>
          <w:sz w:val="20"/>
          <w:szCs w:val="20"/>
          <w:u w:val="single"/>
        </w:rPr>
        <w:t xml:space="preserve"> Feasibility study support </w:t>
      </w:r>
      <w:r w:rsidR="009D0396" w:rsidRPr="00AA75B5">
        <w:rPr>
          <w:rFonts w:asciiTheme="minorHAnsi" w:hAnsiTheme="minorHAnsi" w:cstheme="minorHAnsi"/>
          <w:i/>
          <w:iCs/>
          <w:sz w:val="20"/>
          <w:szCs w:val="20"/>
          <w:u w:val="single"/>
        </w:rPr>
        <w:t xml:space="preserve">provided to </w:t>
      </w:r>
      <w:proofErr w:type="spellStart"/>
      <w:r w:rsidR="009D0396" w:rsidRPr="00AA75B5">
        <w:rPr>
          <w:rFonts w:asciiTheme="minorHAnsi" w:hAnsiTheme="minorHAnsi" w:cstheme="minorHAnsi"/>
          <w:i/>
          <w:iCs/>
          <w:sz w:val="20"/>
          <w:szCs w:val="20"/>
          <w:u w:val="single"/>
        </w:rPr>
        <w:t>minigrid</w:t>
      </w:r>
      <w:proofErr w:type="spellEnd"/>
      <w:r w:rsidR="009D0396" w:rsidRPr="00AA75B5">
        <w:rPr>
          <w:rFonts w:asciiTheme="minorHAnsi" w:hAnsiTheme="minorHAnsi" w:cstheme="minorHAnsi"/>
          <w:i/>
          <w:iCs/>
          <w:sz w:val="20"/>
          <w:szCs w:val="20"/>
          <w:u w:val="single"/>
        </w:rPr>
        <w:t xml:space="preserve"> developers, creating a pipeline of investible assets</w:t>
      </w:r>
    </w:p>
    <w:p w14:paraId="6E83496D" w14:textId="77777777" w:rsidR="003171C8" w:rsidRPr="006E58C9" w:rsidRDefault="003171C8" w:rsidP="006E58C9">
      <w:pPr>
        <w:jc w:val="both"/>
        <w:rPr>
          <w:rFonts w:asciiTheme="minorHAnsi" w:hAnsiTheme="minorHAnsi" w:cstheme="minorHAnsi"/>
          <w:b/>
          <w:sz w:val="20"/>
          <w:szCs w:val="20"/>
        </w:rPr>
      </w:pPr>
    </w:p>
    <w:p w14:paraId="5D39F22B" w14:textId="48FFC7FC" w:rsidR="003171C8" w:rsidRPr="00B03E03" w:rsidRDefault="003171C8" w:rsidP="005913BC">
      <w:pPr>
        <w:numPr>
          <w:ilvl w:val="0"/>
          <w:numId w:val="43"/>
        </w:numPr>
        <w:ind w:left="1080"/>
        <w:jc w:val="both"/>
        <w:rPr>
          <w:rFonts w:asciiTheme="minorHAnsi" w:hAnsiTheme="minorHAnsi" w:cstheme="minorBidi"/>
          <w:sz w:val="20"/>
          <w:szCs w:val="20"/>
        </w:rPr>
      </w:pPr>
      <w:r w:rsidRPr="00EF5F9B">
        <w:rPr>
          <w:rFonts w:asciiTheme="minorHAnsi" w:hAnsiTheme="minorHAnsi" w:cstheme="minorHAnsi"/>
          <w:bCs/>
          <w:sz w:val="20"/>
          <w:szCs w:val="20"/>
          <w:u w:val="single"/>
        </w:rPr>
        <w:t>Activity 3.4.1</w:t>
      </w:r>
      <w:r w:rsidR="001101B5" w:rsidRPr="00EF5F9B">
        <w:rPr>
          <w:rFonts w:asciiTheme="minorHAnsi" w:hAnsiTheme="minorHAnsi" w:cstheme="minorHAnsi"/>
          <w:bCs/>
          <w:sz w:val="20"/>
          <w:szCs w:val="20"/>
          <w:u w:val="single"/>
        </w:rPr>
        <w:t>:</w:t>
      </w:r>
      <w:r w:rsidR="001101B5">
        <w:rPr>
          <w:rFonts w:asciiTheme="minorHAnsi" w:hAnsiTheme="minorHAnsi" w:cstheme="minorHAnsi"/>
          <w:b/>
          <w:sz w:val="20"/>
          <w:szCs w:val="20"/>
        </w:rPr>
        <w:t xml:space="preserve"> </w:t>
      </w:r>
      <w:r w:rsidR="0C23A736" w:rsidRPr="00B03E03">
        <w:rPr>
          <w:rFonts w:asciiTheme="minorHAnsi" w:hAnsiTheme="minorHAnsi" w:cstheme="minorBidi"/>
          <w:sz w:val="20"/>
          <w:szCs w:val="20"/>
        </w:rPr>
        <w:t>Depending on COVID-19 restrictions, o</w:t>
      </w:r>
      <w:r w:rsidR="1DF69290" w:rsidRPr="00B03E03">
        <w:rPr>
          <w:rFonts w:asciiTheme="minorHAnsi" w:hAnsiTheme="minorHAnsi" w:cstheme="minorBidi"/>
          <w:sz w:val="20"/>
          <w:szCs w:val="20"/>
        </w:rPr>
        <w:t>nline and in-person w</w:t>
      </w:r>
      <w:r w:rsidR="33BE0866" w:rsidRPr="00B03E03">
        <w:rPr>
          <w:rFonts w:asciiTheme="minorHAnsi" w:hAnsiTheme="minorHAnsi" w:cstheme="minorBidi"/>
          <w:sz w:val="20"/>
          <w:szCs w:val="20"/>
        </w:rPr>
        <w:t xml:space="preserve">orkshops and trainings will be provided to developers </w:t>
      </w:r>
      <w:r w:rsidR="2EAC5229" w:rsidRPr="00B03E03">
        <w:rPr>
          <w:rFonts w:asciiTheme="minorHAnsi" w:hAnsiTheme="minorHAnsi" w:cstheme="minorBidi"/>
          <w:sz w:val="20"/>
          <w:szCs w:val="20"/>
        </w:rPr>
        <w:t xml:space="preserve">to enhance their capacities on </w:t>
      </w:r>
      <w:r w:rsidR="33BE0866" w:rsidRPr="00B03E03">
        <w:rPr>
          <w:rFonts w:asciiTheme="minorHAnsi" w:hAnsiTheme="minorHAnsi" w:cstheme="minorBidi"/>
          <w:sz w:val="20"/>
          <w:szCs w:val="20"/>
        </w:rPr>
        <w:t>the best ways to carry out meaningful and accurate feasibility studies. Introductions will be made to the various tools available including survey tools, GIS mapping and site selection techniques</w:t>
      </w:r>
      <w:r w:rsidR="2551BE33" w:rsidRPr="00B03E03">
        <w:rPr>
          <w:rFonts w:asciiTheme="minorHAnsi" w:hAnsiTheme="minorHAnsi" w:cstheme="minorBidi"/>
          <w:sz w:val="20"/>
          <w:szCs w:val="20"/>
        </w:rPr>
        <w:t>,</w:t>
      </w:r>
      <w:r w:rsidR="33BE0866" w:rsidRPr="00B03E03">
        <w:rPr>
          <w:rFonts w:asciiTheme="minorHAnsi" w:hAnsiTheme="minorHAnsi" w:cstheme="minorBidi"/>
          <w:sz w:val="20"/>
          <w:szCs w:val="20"/>
        </w:rPr>
        <w:t xml:space="preserve"> </w:t>
      </w:r>
      <w:r w:rsidR="3B24FAAB" w:rsidRPr="00B03E03">
        <w:rPr>
          <w:rFonts w:asciiTheme="minorHAnsi" w:hAnsiTheme="minorHAnsi" w:cstheme="minorBidi"/>
          <w:sz w:val="20"/>
          <w:szCs w:val="20"/>
        </w:rPr>
        <w:t xml:space="preserve">business plan development and </w:t>
      </w:r>
      <w:r w:rsidR="2551BE33" w:rsidRPr="00B03E03">
        <w:rPr>
          <w:rFonts w:asciiTheme="minorHAnsi" w:hAnsiTheme="minorHAnsi" w:cstheme="minorBidi"/>
          <w:sz w:val="20"/>
          <w:szCs w:val="20"/>
        </w:rPr>
        <w:t xml:space="preserve">financial modeling using the appropriate </w:t>
      </w:r>
      <w:r w:rsidR="33BE0866" w:rsidRPr="00B03E03">
        <w:rPr>
          <w:rFonts w:asciiTheme="minorHAnsi" w:hAnsiTheme="minorHAnsi" w:cstheme="minorBidi"/>
          <w:sz w:val="20"/>
          <w:szCs w:val="20"/>
        </w:rPr>
        <w:t>online platforms. The key outcomes of these trainings will include:</w:t>
      </w:r>
    </w:p>
    <w:p w14:paraId="130C5289" w14:textId="3A021E6A" w:rsidR="003171C8" w:rsidRPr="006E58C9" w:rsidRDefault="003171C8" w:rsidP="005913BC">
      <w:pPr>
        <w:numPr>
          <w:ilvl w:val="0"/>
          <w:numId w:val="48"/>
        </w:numPr>
        <w:spacing w:line="247" w:lineRule="auto"/>
        <w:ind w:left="1440"/>
        <w:contextualSpacing/>
        <w:jc w:val="both"/>
        <w:rPr>
          <w:rFonts w:asciiTheme="minorHAnsi" w:hAnsiTheme="minorHAnsi" w:cstheme="minorHAnsi"/>
          <w:sz w:val="20"/>
          <w:szCs w:val="20"/>
        </w:rPr>
      </w:pPr>
      <w:r w:rsidRPr="006E58C9">
        <w:rPr>
          <w:rFonts w:asciiTheme="minorHAnsi" w:hAnsiTheme="minorHAnsi" w:cstheme="minorHAnsi"/>
          <w:b/>
          <w:sz w:val="20"/>
          <w:szCs w:val="20"/>
        </w:rPr>
        <w:t>Right-sizing mini-grids:</w:t>
      </w:r>
      <w:r w:rsidRPr="006E58C9">
        <w:rPr>
          <w:rFonts w:asciiTheme="minorHAnsi" w:hAnsiTheme="minorHAnsi" w:cstheme="minorHAnsi"/>
          <w:sz w:val="20"/>
          <w:szCs w:val="20"/>
        </w:rPr>
        <w:t xml:space="preserve"> Technical over-design of mini-grids is a major stumbling block for financially viable mini-grids. Correct demand assessment is key</w:t>
      </w:r>
      <w:r w:rsidR="000E4687" w:rsidRPr="006E58C9">
        <w:rPr>
          <w:rFonts w:asciiTheme="minorHAnsi" w:hAnsiTheme="minorHAnsi" w:cstheme="minorHAnsi"/>
          <w:sz w:val="20"/>
          <w:szCs w:val="20"/>
        </w:rPr>
        <w:t xml:space="preserve"> to ensuring the developer is not overly optimistic or cautious, which in both cases seriously impact the financial viability of the </w:t>
      </w:r>
      <w:proofErr w:type="spellStart"/>
      <w:r w:rsidR="000E4687" w:rsidRPr="006E58C9">
        <w:rPr>
          <w:rFonts w:asciiTheme="minorHAnsi" w:hAnsiTheme="minorHAnsi" w:cstheme="minorHAnsi"/>
          <w:sz w:val="20"/>
          <w:szCs w:val="20"/>
        </w:rPr>
        <w:t>minigrid</w:t>
      </w:r>
      <w:proofErr w:type="spellEnd"/>
      <w:r w:rsidR="000E4687" w:rsidRPr="006E58C9">
        <w:rPr>
          <w:rFonts w:asciiTheme="minorHAnsi" w:hAnsiTheme="minorHAnsi" w:cstheme="minorHAnsi"/>
          <w:sz w:val="20"/>
          <w:szCs w:val="20"/>
        </w:rPr>
        <w:t>.</w:t>
      </w:r>
    </w:p>
    <w:p w14:paraId="043E56B5" w14:textId="137D4B88" w:rsidR="00A65F7D" w:rsidRDefault="003171C8" w:rsidP="00A65F7D">
      <w:pPr>
        <w:numPr>
          <w:ilvl w:val="0"/>
          <w:numId w:val="48"/>
        </w:numPr>
        <w:spacing w:line="247" w:lineRule="auto"/>
        <w:ind w:left="1440"/>
        <w:contextualSpacing/>
        <w:jc w:val="both"/>
        <w:rPr>
          <w:rFonts w:asciiTheme="minorHAnsi" w:hAnsiTheme="minorHAnsi" w:cstheme="minorHAnsi"/>
          <w:sz w:val="20"/>
          <w:szCs w:val="20"/>
        </w:rPr>
      </w:pPr>
      <w:r w:rsidRPr="006E58C9">
        <w:rPr>
          <w:rFonts w:asciiTheme="minorHAnsi" w:hAnsiTheme="minorHAnsi" w:cstheme="minorHAnsi"/>
          <w:b/>
          <w:sz w:val="20"/>
          <w:szCs w:val="20"/>
        </w:rPr>
        <w:lastRenderedPageBreak/>
        <w:t xml:space="preserve">Business plan writing: </w:t>
      </w:r>
      <w:r w:rsidR="008B49C9" w:rsidRPr="006E58C9">
        <w:rPr>
          <w:rFonts w:asciiTheme="minorHAnsi" w:hAnsiTheme="minorHAnsi" w:cstheme="minorHAnsi"/>
          <w:sz w:val="20"/>
          <w:szCs w:val="20"/>
        </w:rPr>
        <w:t xml:space="preserve">A winning business plan </w:t>
      </w:r>
      <w:r w:rsidR="000E5387" w:rsidRPr="006E58C9">
        <w:rPr>
          <w:rFonts w:asciiTheme="minorHAnsi" w:hAnsiTheme="minorHAnsi" w:cstheme="minorHAnsi"/>
          <w:sz w:val="20"/>
          <w:szCs w:val="20"/>
        </w:rPr>
        <w:t>has two key elements, l</w:t>
      </w:r>
      <w:r w:rsidRPr="006E58C9">
        <w:rPr>
          <w:rFonts w:asciiTheme="minorHAnsi" w:hAnsiTheme="minorHAnsi" w:cstheme="minorHAnsi"/>
          <w:sz w:val="20"/>
          <w:szCs w:val="20"/>
        </w:rPr>
        <w:t>ong</w:t>
      </w:r>
      <w:r w:rsidR="008B49C9" w:rsidRPr="006E58C9">
        <w:rPr>
          <w:rFonts w:asciiTheme="minorHAnsi" w:hAnsiTheme="minorHAnsi" w:cstheme="minorHAnsi"/>
          <w:sz w:val="20"/>
          <w:szCs w:val="20"/>
        </w:rPr>
        <w:t>-</w:t>
      </w:r>
      <w:r w:rsidRPr="006E58C9">
        <w:rPr>
          <w:rFonts w:asciiTheme="minorHAnsi" w:hAnsiTheme="minorHAnsi" w:cstheme="minorHAnsi"/>
          <w:sz w:val="20"/>
          <w:szCs w:val="20"/>
        </w:rPr>
        <w:t>term financial projection</w:t>
      </w:r>
      <w:r w:rsidR="000E5387" w:rsidRPr="006E58C9">
        <w:rPr>
          <w:rFonts w:asciiTheme="minorHAnsi" w:hAnsiTheme="minorHAnsi" w:cstheme="minorHAnsi"/>
          <w:sz w:val="20"/>
          <w:szCs w:val="20"/>
        </w:rPr>
        <w:t>s</w:t>
      </w:r>
      <w:r w:rsidRPr="006E58C9">
        <w:rPr>
          <w:rFonts w:asciiTheme="minorHAnsi" w:hAnsiTheme="minorHAnsi" w:cstheme="minorHAnsi"/>
          <w:sz w:val="20"/>
          <w:szCs w:val="20"/>
        </w:rPr>
        <w:t xml:space="preserve"> and an accurate assessment of risks and mitigation activities</w:t>
      </w:r>
      <w:r w:rsidR="000E5387" w:rsidRPr="006E58C9">
        <w:rPr>
          <w:rFonts w:asciiTheme="minorHAnsi" w:hAnsiTheme="minorHAnsi" w:cstheme="minorHAnsi"/>
          <w:sz w:val="20"/>
          <w:szCs w:val="20"/>
        </w:rPr>
        <w:t>. These</w:t>
      </w:r>
      <w:r w:rsidR="000B6B92" w:rsidRPr="006E58C9">
        <w:rPr>
          <w:rFonts w:asciiTheme="minorHAnsi" w:hAnsiTheme="minorHAnsi" w:cstheme="minorHAnsi"/>
          <w:sz w:val="20"/>
          <w:szCs w:val="20"/>
        </w:rPr>
        <w:t xml:space="preserve"> are</w:t>
      </w:r>
      <w:r w:rsidRPr="006E58C9">
        <w:rPr>
          <w:rFonts w:asciiTheme="minorHAnsi" w:hAnsiTheme="minorHAnsi" w:cstheme="minorHAnsi"/>
          <w:sz w:val="20"/>
          <w:szCs w:val="20"/>
        </w:rPr>
        <w:t xml:space="preserve"> fundamentally important for creating an investible asset.</w:t>
      </w:r>
    </w:p>
    <w:p w14:paraId="48C74A97" w14:textId="77777777" w:rsidR="00C07BA7" w:rsidRDefault="00C07BA7" w:rsidP="00C07BA7">
      <w:pPr>
        <w:spacing w:line="247" w:lineRule="auto"/>
        <w:ind w:left="1440"/>
        <w:contextualSpacing/>
        <w:jc w:val="both"/>
        <w:rPr>
          <w:rFonts w:asciiTheme="minorHAnsi" w:hAnsiTheme="minorHAnsi" w:cstheme="minorHAnsi"/>
          <w:sz w:val="20"/>
          <w:szCs w:val="20"/>
        </w:rPr>
      </w:pPr>
    </w:p>
    <w:p w14:paraId="44EA3A58" w14:textId="60E675B4" w:rsidR="001101B5" w:rsidRPr="00A65F7D" w:rsidRDefault="001101B5" w:rsidP="00A65F7D">
      <w:pPr>
        <w:numPr>
          <w:ilvl w:val="0"/>
          <w:numId w:val="48"/>
        </w:numPr>
        <w:spacing w:line="247" w:lineRule="auto"/>
        <w:contextualSpacing/>
        <w:jc w:val="both"/>
        <w:rPr>
          <w:rFonts w:asciiTheme="minorHAnsi" w:hAnsiTheme="minorHAnsi" w:cstheme="minorHAnsi"/>
          <w:sz w:val="20"/>
          <w:szCs w:val="20"/>
        </w:rPr>
      </w:pPr>
      <w:r w:rsidRPr="00A65F7D">
        <w:rPr>
          <w:rFonts w:asciiTheme="minorHAnsi" w:hAnsiTheme="minorHAnsi" w:cstheme="minorHAnsi"/>
          <w:bCs/>
          <w:sz w:val="20"/>
          <w:szCs w:val="20"/>
          <w:u w:val="single"/>
        </w:rPr>
        <w:t>Activity 3.4.2:</w:t>
      </w:r>
      <w:r w:rsidRPr="00A65F7D">
        <w:rPr>
          <w:rFonts w:asciiTheme="minorHAnsi" w:hAnsiTheme="minorHAnsi" w:cstheme="minorHAnsi"/>
          <w:b/>
          <w:sz w:val="20"/>
          <w:szCs w:val="20"/>
        </w:rPr>
        <w:t xml:space="preserve"> </w:t>
      </w:r>
      <w:r w:rsidRPr="00A65F7D">
        <w:rPr>
          <w:rFonts w:asciiTheme="minorHAnsi" w:hAnsiTheme="minorHAnsi" w:cstheme="minorHAnsi"/>
          <w:sz w:val="20"/>
          <w:szCs w:val="20"/>
        </w:rPr>
        <w:t>Surveys are a key tool to creating more accurate and meaningful feasibility studies. Developers will be assisted with survey design in the following ways:</w:t>
      </w:r>
    </w:p>
    <w:p w14:paraId="7E1D82F1" w14:textId="20324E15" w:rsidR="003171C8" w:rsidRPr="006E58C9" w:rsidRDefault="003171C8" w:rsidP="00E86DFA">
      <w:pPr>
        <w:numPr>
          <w:ilvl w:val="1"/>
          <w:numId w:val="67"/>
        </w:numPr>
        <w:ind w:left="1440"/>
        <w:jc w:val="both"/>
        <w:rPr>
          <w:rFonts w:asciiTheme="minorHAnsi" w:hAnsiTheme="minorHAnsi" w:cstheme="minorHAnsi"/>
          <w:sz w:val="20"/>
          <w:szCs w:val="20"/>
        </w:rPr>
      </w:pPr>
      <w:r w:rsidRPr="006E58C9">
        <w:rPr>
          <w:rFonts w:asciiTheme="minorHAnsi" w:hAnsiTheme="minorHAnsi" w:cstheme="minorHAnsi"/>
          <w:sz w:val="20"/>
          <w:szCs w:val="20"/>
        </w:rPr>
        <w:t xml:space="preserve">The design of questions to elicit responses that can lead to the most accurate assessment of potential demand for </w:t>
      </w:r>
      <w:proofErr w:type="spellStart"/>
      <w:r w:rsidRPr="006E58C9">
        <w:rPr>
          <w:rFonts w:asciiTheme="minorHAnsi" w:hAnsiTheme="minorHAnsi" w:cstheme="minorHAnsi"/>
          <w:sz w:val="20"/>
          <w:szCs w:val="20"/>
        </w:rPr>
        <w:t>minigrid</w:t>
      </w:r>
      <w:proofErr w:type="spellEnd"/>
      <w:r w:rsidRPr="006E58C9">
        <w:rPr>
          <w:rFonts w:asciiTheme="minorHAnsi" w:hAnsiTheme="minorHAnsi" w:cstheme="minorHAnsi"/>
          <w:sz w:val="20"/>
          <w:szCs w:val="20"/>
        </w:rPr>
        <w:t xml:space="preserve"> </w:t>
      </w:r>
      <w:proofErr w:type="gramStart"/>
      <w:r w:rsidRPr="006E58C9">
        <w:rPr>
          <w:rFonts w:asciiTheme="minorHAnsi" w:hAnsiTheme="minorHAnsi" w:cstheme="minorHAnsi"/>
          <w:sz w:val="20"/>
          <w:szCs w:val="20"/>
        </w:rPr>
        <w:t>services;</w:t>
      </w:r>
      <w:proofErr w:type="gramEnd"/>
    </w:p>
    <w:p w14:paraId="4D355CB3" w14:textId="1B9547A2" w:rsidR="003171C8" w:rsidRPr="006E58C9" w:rsidRDefault="003171C8" w:rsidP="00E86DFA">
      <w:pPr>
        <w:numPr>
          <w:ilvl w:val="1"/>
          <w:numId w:val="67"/>
        </w:numPr>
        <w:ind w:left="1440"/>
        <w:jc w:val="both"/>
        <w:rPr>
          <w:rFonts w:asciiTheme="minorHAnsi" w:hAnsiTheme="minorHAnsi" w:cstheme="minorHAnsi"/>
          <w:sz w:val="20"/>
          <w:szCs w:val="20"/>
        </w:rPr>
      </w:pPr>
      <w:r w:rsidRPr="006E58C9">
        <w:rPr>
          <w:rFonts w:asciiTheme="minorHAnsi" w:hAnsiTheme="minorHAnsi" w:cstheme="minorHAnsi"/>
          <w:sz w:val="20"/>
          <w:szCs w:val="20"/>
        </w:rPr>
        <w:t xml:space="preserve">Village level observation and surveying points. For example, counting the number of </w:t>
      </w:r>
      <w:r w:rsidR="007C0DD4">
        <w:rPr>
          <w:rFonts w:asciiTheme="minorHAnsi" w:hAnsiTheme="minorHAnsi" w:cstheme="minorHAnsi"/>
          <w:sz w:val="20"/>
          <w:szCs w:val="20"/>
        </w:rPr>
        <w:t xml:space="preserve">fossil fuel-based </w:t>
      </w:r>
      <w:r w:rsidRPr="006E58C9">
        <w:rPr>
          <w:rFonts w:asciiTheme="minorHAnsi" w:hAnsiTheme="minorHAnsi" w:cstheme="minorHAnsi"/>
          <w:sz w:val="20"/>
          <w:szCs w:val="20"/>
        </w:rPr>
        <w:t xml:space="preserve">generators being used in the village. This provides a useful proxy for </w:t>
      </w:r>
      <w:r w:rsidR="00CE5ECA" w:rsidRPr="006E58C9">
        <w:rPr>
          <w:rFonts w:asciiTheme="minorHAnsi" w:hAnsiTheme="minorHAnsi" w:cstheme="minorHAnsi"/>
          <w:sz w:val="20"/>
          <w:szCs w:val="20"/>
        </w:rPr>
        <w:t>offsetable</w:t>
      </w:r>
      <w:r w:rsidRPr="006E58C9">
        <w:rPr>
          <w:rFonts w:asciiTheme="minorHAnsi" w:hAnsiTheme="minorHAnsi" w:cstheme="minorHAnsi"/>
          <w:sz w:val="20"/>
          <w:szCs w:val="20"/>
        </w:rPr>
        <w:t xml:space="preserve"> load, baseline and projected energy demand, willingness and ability to pay for energy services and an indication of existing productive uses for </w:t>
      </w:r>
      <w:proofErr w:type="gramStart"/>
      <w:r w:rsidRPr="006E58C9">
        <w:rPr>
          <w:rFonts w:asciiTheme="minorHAnsi" w:hAnsiTheme="minorHAnsi" w:cstheme="minorHAnsi"/>
          <w:sz w:val="20"/>
          <w:szCs w:val="20"/>
        </w:rPr>
        <w:t>energy;</w:t>
      </w:r>
      <w:proofErr w:type="gramEnd"/>
    </w:p>
    <w:p w14:paraId="0FFA7424" w14:textId="10FC1DB6" w:rsidR="007C0DD4" w:rsidRPr="006E58C9" w:rsidRDefault="003171C8" w:rsidP="00E86DFA">
      <w:pPr>
        <w:numPr>
          <w:ilvl w:val="1"/>
          <w:numId w:val="67"/>
        </w:numPr>
        <w:ind w:left="1440"/>
        <w:jc w:val="both"/>
        <w:rPr>
          <w:rFonts w:asciiTheme="minorHAnsi" w:hAnsiTheme="minorHAnsi" w:cstheme="minorHAnsi"/>
          <w:sz w:val="20"/>
          <w:szCs w:val="20"/>
        </w:rPr>
      </w:pPr>
      <w:r w:rsidRPr="006E58C9">
        <w:rPr>
          <w:rFonts w:asciiTheme="minorHAnsi" w:hAnsiTheme="minorHAnsi" w:cstheme="minorHAnsi"/>
          <w:sz w:val="20"/>
          <w:szCs w:val="20"/>
        </w:rPr>
        <w:t xml:space="preserve">How to design survey processes to avoid biases associated with gender, ethnicity or any other common biases. </w:t>
      </w:r>
    </w:p>
    <w:p w14:paraId="2CCCD1A5" w14:textId="38C5F8E1" w:rsidR="003171C8" w:rsidRDefault="003171C8" w:rsidP="00E86DFA">
      <w:pPr>
        <w:ind w:left="1080"/>
        <w:jc w:val="both"/>
        <w:rPr>
          <w:rFonts w:asciiTheme="minorHAnsi" w:hAnsiTheme="minorHAnsi" w:cstheme="minorHAnsi"/>
          <w:sz w:val="20"/>
          <w:szCs w:val="20"/>
        </w:rPr>
      </w:pPr>
      <w:r w:rsidRPr="007C0DD4">
        <w:rPr>
          <w:rFonts w:asciiTheme="minorHAnsi" w:hAnsiTheme="minorHAnsi" w:cstheme="minorHAnsi"/>
          <w:sz w:val="20"/>
          <w:szCs w:val="20"/>
        </w:rPr>
        <w:t xml:space="preserve">From these survey results, developers will be assisted with assessing the potential for various </w:t>
      </w:r>
      <w:proofErr w:type="spellStart"/>
      <w:r w:rsidRPr="007C0DD4">
        <w:rPr>
          <w:rFonts w:asciiTheme="minorHAnsi" w:hAnsiTheme="minorHAnsi" w:cstheme="minorHAnsi"/>
          <w:sz w:val="20"/>
          <w:szCs w:val="20"/>
        </w:rPr>
        <w:t>minigrid</w:t>
      </w:r>
      <w:proofErr w:type="spellEnd"/>
      <w:r w:rsidRPr="007C0DD4">
        <w:rPr>
          <w:rFonts w:asciiTheme="minorHAnsi" w:hAnsiTheme="minorHAnsi" w:cstheme="minorHAnsi"/>
          <w:sz w:val="20"/>
          <w:szCs w:val="20"/>
        </w:rPr>
        <w:t xml:space="preserve"> sites according to their specific characteristics and business model profiles.</w:t>
      </w:r>
    </w:p>
    <w:p w14:paraId="1DE995E0" w14:textId="77777777" w:rsidR="00C07BA7" w:rsidRPr="006E58C9" w:rsidRDefault="00C07BA7" w:rsidP="00E86DFA">
      <w:pPr>
        <w:ind w:left="1080"/>
        <w:jc w:val="both"/>
        <w:rPr>
          <w:rFonts w:asciiTheme="minorHAnsi" w:hAnsiTheme="minorHAnsi" w:cstheme="minorHAnsi"/>
          <w:sz w:val="20"/>
          <w:szCs w:val="20"/>
        </w:rPr>
      </w:pPr>
    </w:p>
    <w:p w14:paraId="2F2D583D" w14:textId="49CEC62A" w:rsidR="007C0DD4" w:rsidRDefault="003171C8" w:rsidP="005913BC">
      <w:pPr>
        <w:numPr>
          <w:ilvl w:val="0"/>
          <w:numId w:val="52"/>
        </w:numPr>
        <w:ind w:left="1080"/>
        <w:jc w:val="both"/>
        <w:rPr>
          <w:rFonts w:asciiTheme="minorHAnsi" w:hAnsiTheme="minorHAnsi" w:cstheme="minorHAnsi"/>
          <w:sz w:val="20"/>
          <w:szCs w:val="20"/>
        </w:rPr>
      </w:pPr>
      <w:r w:rsidRPr="00EF5F9B">
        <w:rPr>
          <w:rFonts w:asciiTheme="minorHAnsi" w:hAnsiTheme="minorHAnsi" w:cstheme="minorHAnsi"/>
          <w:bCs/>
          <w:sz w:val="20"/>
          <w:szCs w:val="20"/>
          <w:u w:val="single"/>
        </w:rPr>
        <w:t>Activity 3.4.3</w:t>
      </w:r>
      <w:r w:rsidR="007C0DD4" w:rsidRPr="00EF5F9B">
        <w:rPr>
          <w:rFonts w:asciiTheme="minorHAnsi" w:hAnsiTheme="minorHAnsi" w:cstheme="minorHAnsi"/>
          <w:bCs/>
          <w:sz w:val="20"/>
          <w:szCs w:val="20"/>
          <w:u w:val="single"/>
        </w:rPr>
        <w:t>:</w:t>
      </w:r>
      <w:r w:rsidR="007C0DD4">
        <w:rPr>
          <w:rFonts w:asciiTheme="minorHAnsi" w:hAnsiTheme="minorHAnsi" w:cstheme="minorHAnsi"/>
          <w:b/>
          <w:sz w:val="20"/>
          <w:szCs w:val="20"/>
        </w:rPr>
        <w:t xml:space="preserve"> </w:t>
      </w:r>
      <w:r w:rsidRPr="00B03E03">
        <w:rPr>
          <w:rFonts w:asciiTheme="minorHAnsi" w:hAnsiTheme="minorHAnsi" w:cstheme="minorHAnsi"/>
          <w:sz w:val="20"/>
          <w:szCs w:val="20"/>
        </w:rPr>
        <w:t xml:space="preserve">Developers will be supported with access to GIS mapping results. For example, tools such as </w:t>
      </w:r>
      <w:hyperlink r:id="rId21">
        <w:r w:rsidRPr="00B03E03">
          <w:rPr>
            <w:rFonts w:asciiTheme="minorHAnsi" w:hAnsiTheme="minorHAnsi" w:cstheme="minorHAnsi"/>
            <w:color w:val="1155CC"/>
            <w:sz w:val="20"/>
            <w:szCs w:val="20"/>
            <w:u w:val="single"/>
          </w:rPr>
          <w:t xml:space="preserve">Village Data Analytics </w:t>
        </w:r>
      </w:hyperlink>
      <w:r w:rsidRPr="00B03E03">
        <w:rPr>
          <w:rFonts w:asciiTheme="minorHAnsi" w:hAnsiTheme="minorHAnsi" w:cstheme="minorHAnsi"/>
          <w:sz w:val="20"/>
          <w:szCs w:val="20"/>
        </w:rPr>
        <w:t xml:space="preserve">and </w:t>
      </w:r>
      <w:hyperlink r:id="rId22">
        <w:proofErr w:type="spellStart"/>
        <w:r w:rsidRPr="00B03E03">
          <w:rPr>
            <w:rFonts w:asciiTheme="minorHAnsi" w:hAnsiTheme="minorHAnsi" w:cstheme="minorHAnsi"/>
            <w:color w:val="1155CC"/>
            <w:sz w:val="20"/>
            <w:szCs w:val="20"/>
            <w:u w:val="single"/>
          </w:rPr>
          <w:t>Fraym</w:t>
        </w:r>
        <w:proofErr w:type="spellEnd"/>
      </w:hyperlink>
      <w:r w:rsidRPr="00B03E03">
        <w:rPr>
          <w:rFonts w:asciiTheme="minorHAnsi" w:hAnsiTheme="minorHAnsi" w:cstheme="minorHAnsi"/>
          <w:sz w:val="20"/>
          <w:szCs w:val="20"/>
        </w:rPr>
        <w:t xml:space="preserve"> can be used to identify and characterize </w:t>
      </w:r>
      <w:proofErr w:type="spellStart"/>
      <w:r w:rsidRPr="00B03E03">
        <w:rPr>
          <w:rFonts w:asciiTheme="minorHAnsi" w:hAnsiTheme="minorHAnsi" w:cstheme="minorHAnsi"/>
          <w:sz w:val="20"/>
          <w:szCs w:val="20"/>
        </w:rPr>
        <w:t>minigrid</w:t>
      </w:r>
      <w:proofErr w:type="spellEnd"/>
      <w:r w:rsidRPr="00B03E03">
        <w:rPr>
          <w:rFonts w:asciiTheme="minorHAnsi" w:hAnsiTheme="minorHAnsi" w:cstheme="minorHAnsi"/>
          <w:sz w:val="20"/>
          <w:szCs w:val="20"/>
        </w:rPr>
        <w:t xml:space="preserve"> sites across </w:t>
      </w:r>
      <w:r w:rsidR="0075139A" w:rsidRPr="00B03E03">
        <w:rPr>
          <w:rFonts w:asciiTheme="minorHAnsi" w:hAnsiTheme="minorHAnsi" w:cstheme="minorHAnsi"/>
          <w:sz w:val="20"/>
          <w:szCs w:val="20"/>
        </w:rPr>
        <w:t xml:space="preserve">the </w:t>
      </w:r>
      <w:r w:rsidRPr="00B03E03">
        <w:rPr>
          <w:rFonts w:asciiTheme="minorHAnsi" w:hAnsiTheme="minorHAnsi" w:cstheme="minorHAnsi"/>
          <w:sz w:val="20"/>
          <w:szCs w:val="20"/>
        </w:rPr>
        <w:t>whole countr</w:t>
      </w:r>
      <w:r w:rsidR="0075139A" w:rsidRPr="00B03E03">
        <w:rPr>
          <w:rFonts w:asciiTheme="minorHAnsi" w:hAnsiTheme="minorHAnsi" w:cstheme="minorHAnsi"/>
          <w:sz w:val="20"/>
          <w:szCs w:val="20"/>
        </w:rPr>
        <w:t>y</w:t>
      </w:r>
      <w:r w:rsidRPr="00B03E03">
        <w:rPr>
          <w:rFonts w:asciiTheme="minorHAnsi" w:hAnsiTheme="minorHAnsi" w:cstheme="minorHAnsi"/>
          <w:sz w:val="20"/>
          <w:szCs w:val="20"/>
        </w:rPr>
        <w:t xml:space="preserve"> or targeted areas of interest. These sites </w:t>
      </w:r>
      <w:r w:rsidR="006E43D6">
        <w:rPr>
          <w:rFonts w:asciiTheme="minorHAnsi" w:hAnsiTheme="minorHAnsi" w:cstheme="minorHAnsi"/>
          <w:sz w:val="20"/>
          <w:szCs w:val="20"/>
        </w:rPr>
        <w:t xml:space="preserve">will then, be </w:t>
      </w:r>
      <w:r w:rsidRPr="00B03E03">
        <w:rPr>
          <w:rFonts w:asciiTheme="minorHAnsi" w:hAnsiTheme="minorHAnsi" w:cstheme="minorHAnsi"/>
          <w:sz w:val="20"/>
          <w:szCs w:val="20"/>
        </w:rPr>
        <w:t xml:space="preserve">ranked according to their suitability for </w:t>
      </w:r>
      <w:proofErr w:type="spellStart"/>
      <w:r w:rsidRPr="00B03E03">
        <w:rPr>
          <w:rFonts w:asciiTheme="minorHAnsi" w:hAnsiTheme="minorHAnsi" w:cstheme="minorHAnsi"/>
          <w:sz w:val="20"/>
          <w:szCs w:val="20"/>
        </w:rPr>
        <w:t>minigrids</w:t>
      </w:r>
      <w:proofErr w:type="spellEnd"/>
      <w:r w:rsidRPr="00B03E03">
        <w:rPr>
          <w:rFonts w:asciiTheme="minorHAnsi" w:hAnsiTheme="minorHAnsi" w:cstheme="minorHAnsi"/>
          <w:sz w:val="20"/>
          <w:szCs w:val="20"/>
        </w:rPr>
        <w:t>.</w:t>
      </w:r>
      <w:r w:rsidR="00295582" w:rsidRPr="00B03E03">
        <w:rPr>
          <w:rFonts w:asciiTheme="minorHAnsi" w:hAnsiTheme="minorHAnsi" w:cstheme="minorHAnsi"/>
          <w:sz w:val="20"/>
          <w:szCs w:val="20"/>
        </w:rPr>
        <w:t xml:space="preserve"> </w:t>
      </w:r>
    </w:p>
    <w:p w14:paraId="1C950A8F" w14:textId="77777777" w:rsidR="00C07BA7" w:rsidRPr="005650BA" w:rsidRDefault="00C07BA7" w:rsidP="00C07BA7">
      <w:pPr>
        <w:ind w:left="1080"/>
        <w:jc w:val="both"/>
        <w:rPr>
          <w:rFonts w:asciiTheme="minorHAnsi" w:hAnsiTheme="minorHAnsi" w:cstheme="minorHAnsi"/>
          <w:sz w:val="20"/>
          <w:szCs w:val="20"/>
        </w:rPr>
      </w:pPr>
    </w:p>
    <w:p w14:paraId="2DA76360" w14:textId="1CC2C680" w:rsidR="007C0DD4" w:rsidRDefault="003171C8" w:rsidP="005913BC">
      <w:pPr>
        <w:numPr>
          <w:ilvl w:val="0"/>
          <w:numId w:val="52"/>
        </w:numPr>
        <w:ind w:left="1080"/>
        <w:jc w:val="both"/>
        <w:rPr>
          <w:rFonts w:asciiTheme="minorHAnsi" w:hAnsiTheme="minorHAnsi" w:cstheme="minorBidi"/>
          <w:sz w:val="20"/>
          <w:szCs w:val="20"/>
        </w:rPr>
      </w:pPr>
      <w:r w:rsidRPr="00EF5F9B">
        <w:rPr>
          <w:rFonts w:asciiTheme="minorHAnsi" w:hAnsiTheme="minorHAnsi" w:cstheme="minorHAnsi"/>
          <w:bCs/>
          <w:sz w:val="20"/>
          <w:szCs w:val="20"/>
          <w:u w:val="single"/>
        </w:rPr>
        <w:t>Activity 3.4.4</w:t>
      </w:r>
      <w:r w:rsidR="007C0DD4" w:rsidRPr="00EF5F9B">
        <w:rPr>
          <w:rFonts w:asciiTheme="minorHAnsi" w:hAnsiTheme="minorHAnsi" w:cstheme="minorHAnsi"/>
          <w:bCs/>
          <w:sz w:val="20"/>
          <w:szCs w:val="20"/>
          <w:u w:val="single"/>
        </w:rPr>
        <w:t>:</w:t>
      </w:r>
      <w:r w:rsidR="007C0DD4">
        <w:rPr>
          <w:rFonts w:asciiTheme="minorHAnsi" w:hAnsiTheme="minorHAnsi" w:cstheme="minorHAnsi"/>
          <w:b/>
          <w:sz w:val="20"/>
          <w:szCs w:val="20"/>
        </w:rPr>
        <w:t xml:space="preserve"> </w:t>
      </w:r>
      <w:r w:rsidR="33BE0866" w:rsidRPr="00B03E03">
        <w:rPr>
          <w:rFonts w:asciiTheme="minorHAnsi" w:hAnsiTheme="minorHAnsi" w:cstheme="minorBidi"/>
          <w:sz w:val="20"/>
          <w:szCs w:val="20"/>
        </w:rPr>
        <w:t xml:space="preserve">Developers will be made aware of and, if necessary, supported to upload any site data to </w:t>
      </w:r>
      <w:r w:rsidR="597A8BF1" w:rsidRPr="00B03E03">
        <w:rPr>
          <w:rFonts w:asciiTheme="minorHAnsi" w:hAnsiTheme="minorHAnsi" w:cstheme="minorBidi"/>
          <w:sz w:val="20"/>
          <w:szCs w:val="20"/>
        </w:rPr>
        <w:t xml:space="preserve">ECOWREX and </w:t>
      </w:r>
      <w:r w:rsidR="004871A5">
        <w:rPr>
          <w:rFonts w:asciiTheme="minorHAnsi" w:hAnsiTheme="minorHAnsi" w:cstheme="minorBidi"/>
          <w:sz w:val="20"/>
          <w:szCs w:val="20"/>
        </w:rPr>
        <w:t xml:space="preserve">other platforms such as </w:t>
      </w:r>
      <w:r w:rsidR="3AD62F5E" w:rsidRPr="00B03E03">
        <w:rPr>
          <w:rFonts w:asciiTheme="minorHAnsi" w:hAnsiTheme="minorHAnsi" w:cstheme="minorBidi"/>
          <w:sz w:val="20"/>
          <w:szCs w:val="20"/>
        </w:rPr>
        <w:t>the</w:t>
      </w:r>
      <w:r w:rsidR="33BE0866" w:rsidRPr="00B03E03">
        <w:rPr>
          <w:rFonts w:asciiTheme="minorHAnsi" w:hAnsiTheme="minorHAnsi" w:cstheme="minorBidi"/>
          <w:sz w:val="20"/>
          <w:szCs w:val="20"/>
        </w:rPr>
        <w:t xml:space="preserve"> </w:t>
      </w:r>
      <w:hyperlink r:id="rId23">
        <w:r w:rsidR="33BE0866" w:rsidRPr="00B03E03">
          <w:rPr>
            <w:rFonts w:asciiTheme="minorHAnsi" w:hAnsiTheme="minorHAnsi" w:cstheme="minorBidi"/>
            <w:color w:val="1155CC"/>
            <w:sz w:val="20"/>
            <w:szCs w:val="20"/>
            <w:u w:val="single"/>
          </w:rPr>
          <w:t xml:space="preserve">Odyssey online portal. </w:t>
        </w:r>
      </w:hyperlink>
      <w:r w:rsidR="33BE0866" w:rsidRPr="00B03E03">
        <w:rPr>
          <w:rFonts w:asciiTheme="minorHAnsi" w:hAnsiTheme="minorHAnsi" w:cstheme="minorBidi"/>
          <w:sz w:val="20"/>
          <w:szCs w:val="20"/>
        </w:rPr>
        <w:t>One of the functions of th</w:t>
      </w:r>
      <w:r w:rsidR="597A8BF1" w:rsidRPr="00B03E03">
        <w:rPr>
          <w:rFonts w:asciiTheme="minorHAnsi" w:hAnsiTheme="minorHAnsi" w:cstheme="minorBidi"/>
          <w:sz w:val="20"/>
          <w:szCs w:val="20"/>
        </w:rPr>
        <w:t>e</w:t>
      </w:r>
      <w:r w:rsidR="33BE0866" w:rsidRPr="00B03E03">
        <w:rPr>
          <w:rFonts w:asciiTheme="minorHAnsi" w:hAnsiTheme="minorHAnsi" w:cstheme="minorBidi"/>
          <w:sz w:val="20"/>
          <w:szCs w:val="20"/>
        </w:rPr>
        <w:t>s</w:t>
      </w:r>
      <w:r w:rsidR="597A8BF1" w:rsidRPr="00B03E03">
        <w:rPr>
          <w:rFonts w:asciiTheme="minorHAnsi" w:hAnsiTheme="minorHAnsi" w:cstheme="minorBidi"/>
          <w:sz w:val="20"/>
          <w:szCs w:val="20"/>
        </w:rPr>
        <w:t>e</w:t>
      </w:r>
      <w:r w:rsidR="33BE0866" w:rsidRPr="00B03E03">
        <w:rPr>
          <w:rFonts w:asciiTheme="minorHAnsi" w:hAnsiTheme="minorHAnsi" w:cstheme="minorBidi"/>
          <w:sz w:val="20"/>
          <w:szCs w:val="20"/>
        </w:rPr>
        <w:t xml:space="preserve"> platform</w:t>
      </w:r>
      <w:r w:rsidR="6B0FE16F" w:rsidRPr="00B03E03">
        <w:rPr>
          <w:rFonts w:asciiTheme="minorHAnsi" w:hAnsiTheme="minorHAnsi" w:cstheme="minorBidi"/>
          <w:sz w:val="20"/>
          <w:szCs w:val="20"/>
        </w:rPr>
        <w:t>s</w:t>
      </w:r>
      <w:r w:rsidR="33BE0866" w:rsidRPr="00B03E03">
        <w:rPr>
          <w:rFonts w:asciiTheme="minorHAnsi" w:hAnsiTheme="minorHAnsi" w:cstheme="minorBidi"/>
          <w:sz w:val="20"/>
          <w:szCs w:val="20"/>
        </w:rPr>
        <w:t xml:space="preserve"> is to provide investors with a pipeline of investable assets.</w:t>
      </w:r>
    </w:p>
    <w:p w14:paraId="7745D8F7" w14:textId="77777777" w:rsidR="00C07BA7" w:rsidRPr="00C07BA7" w:rsidRDefault="00C07BA7" w:rsidP="00C07BA7">
      <w:pPr>
        <w:jc w:val="both"/>
        <w:rPr>
          <w:rFonts w:asciiTheme="minorHAnsi" w:hAnsiTheme="minorHAnsi" w:cstheme="minorBidi"/>
          <w:sz w:val="20"/>
          <w:szCs w:val="20"/>
        </w:rPr>
      </w:pPr>
    </w:p>
    <w:p w14:paraId="0F990B47" w14:textId="0FCCA389" w:rsidR="007C0DD4" w:rsidRDefault="003171C8" w:rsidP="005913BC">
      <w:pPr>
        <w:numPr>
          <w:ilvl w:val="0"/>
          <w:numId w:val="52"/>
        </w:numPr>
        <w:ind w:left="1080"/>
        <w:jc w:val="both"/>
        <w:rPr>
          <w:rFonts w:asciiTheme="minorHAnsi" w:hAnsiTheme="minorHAnsi" w:cstheme="minorHAnsi"/>
          <w:sz w:val="20"/>
          <w:szCs w:val="20"/>
        </w:rPr>
      </w:pPr>
      <w:r w:rsidRPr="00EF5F9B">
        <w:rPr>
          <w:rFonts w:asciiTheme="minorHAnsi" w:hAnsiTheme="minorHAnsi" w:cstheme="minorHAnsi"/>
          <w:bCs/>
          <w:sz w:val="20"/>
          <w:szCs w:val="20"/>
          <w:u w:val="single"/>
        </w:rPr>
        <w:t>Activity 3.4.5</w:t>
      </w:r>
      <w:r w:rsidR="007C0DD4" w:rsidRPr="00EF5F9B">
        <w:rPr>
          <w:rFonts w:asciiTheme="minorHAnsi" w:hAnsiTheme="minorHAnsi" w:cstheme="minorHAnsi"/>
          <w:bCs/>
          <w:sz w:val="20"/>
          <w:szCs w:val="20"/>
          <w:u w:val="single"/>
        </w:rPr>
        <w:t>:</w:t>
      </w:r>
      <w:r w:rsidR="007C0DD4">
        <w:rPr>
          <w:rFonts w:asciiTheme="minorHAnsi" w:hAnsiTheme="minorHAnsi" w:cstheme="minorHAnsi"/>
          <w:b/>
          <w:sz w:val="20"/>
          <w:szCs w:val="20"/>
        </w:rPr>
        <w:t xml:space="preserve"> </w:t>
      </w:r>
      <w:r w:rsidRPr="00B03E03">
        <w:rPr>
          <w:rFonts w:asciiTheme="minorHAnsi" w:hAnsiTheme="minorHAnsi" w:cstheme="minorHAnsi"/>
          <w:sz w:val="20"/>
          <w:szCs w:val="20"/>
        </w:rPr>
        <w:t xml:space="preserve">Materials will be </w:t>
      </w:r>
      <w:r w:rsidR="004871A5" w:rsidRPr="00B03E03">
        <w:rPr>
          <w:rFonts w:asciiTheme="minorHAnsi" w:hAnsiTheme="minorHAnsi" w:cstheme="minorHAnsi"/>
          <w:sz w:val="20"/>
          <w:szCs w:val="20"/>
        </w:rPr>
        <w:t>prepared,</w:t>
      </w:r>
      <w:r w:rsidRPr="00B03E03">
        <w:rPr>
          <w:rFonts w:asciiTheme="minorHAnsi" w:hAnsiTheme="minorHAnsi" w:cstheme="minorHAnsi"/>
          <w:sz w:val="20"/>
          <w:szCs w:val="20"/>
        </w:rPr>
        <w:t xml:space="preserve"> and events organized to build awareness of the investment potential of </w:t>
      </w:r>
      <w:proofErr w:type="gramStart"/>
      <w:r w:rsidRPr="00B03E03">
        <w:rPr>
          <w:rFonts w:asciiTheme="minorHAnsi" w:hAnsiTheme="minorHAnsi" w:cstheme="minorHAnsi"/>
          <w:sz w:val="20"/>
          <w:szCs w:val="20"/>
        </w:rPr>
        <w:t>mini-grids</w:t>
      </w:r>
      <w:proofErr w:type="gramEnd"/>
      <w:r w:rsidRPr="00B03E03">
        <w:rPr>
          <w:rFonts w:asciiTheme="minorHAnsi" w:hAnsiTheme="minorHAnsi" w:cstheme="minorHAnsi"/>
          <w:sz w:val="20"/>
          <w:szCs w:val="20"/>
        </w:rPr>
        <w:t xml:space="preserve"> in the country.</w:t>
      </w:r>
      <w:r w:rsidR="000A0594" w:rsidRPr="00B03E03">
        <w:rPr>
          <w:rFonts w:asciiTheme="minorHAnsi" w:hAnsiTheme="minorHAnsi" w:cstheme="minorHAnsi"/>
          <w:sz w:val="20"/>
          <w:szCs w:val="20"/>
        </w:rPr>
        <w:t xml:space="preserve"> For instance, in collaboration with ECREEE</w:t>
      </w:r>
      <w:r w:rsidR="00D41F4E" w:rsidRPr="00B03E03">
        <w:rPr>
          <w:rFonts w:asciiTheme="minorHAnsi" w:hAnsiTheme="minorHAnsi" w:cstheme="minorHAnsi"/>
          <w:sz w:val="20"/>
          <w:szCs w:val="20"/>
        </w:rPr>
        <w:t xml:space="preserve"> an investment roundtable </w:t>
      </w:r>
      <w:r w:rsidR="006E43D6">
        <w:rPr>
          <w:rFonts w:asciiTheme="minorHAnsi" w:hAnsiTheme="minorHAnsi" w:cstheme="minorHAnsi"/>
          <w:sz w:val="20"/>
          <w:szCs w:val="20"/>
        </w:rPr>
        <w:t xml:space="preserve">will </w:t>
      </w:r>
      <w:r w:rsidR="00D41F4E" w:rsidRPr="00B03E03">
        <w:rPr>
          <w:rFonts w:asciiTheme="minorHAnsi" w:hAnsiTheme="minorHAnsi" w:cstheme="minorHAnsi"/>
          <w:sz w:val="20"/>
          <w:szCs w:val="20"/>
        </w:rPr>
        <w:t>be organized either as standalone event or in the framework of the ECOWAS Sustainable Energy Forum (ESEF).</w:t>
      </w:r>
      <w:r w:rsidRPr="00B03E03">
        <w:rPr>
          <w:rFonts w:asciiTheme="minorHAnsi" w:hAnsiTheme="minorHAnsi" w:cstheme="minorHAnsi"/>
          <w:sz w:val="20"/>
          <w:szCs w:val="20"/>
        </w:rPr>
        <w:t xml:space="preserve"> Lists of suitable investors and funding agencies will be put together</w:t>
      </w:r>
      <w:r w:rsidR="00D62826" w:rsidRPr="00B03E03">
        <w:rPr>
          <w:rFonts w:asciiTheme="minorHAnsi" w:hAnsiTheme="minorHAnsi" w:cstheme="minorHAnsi"/>
          <w:sz w:val="20"/>
          <w:szCs w:val="20"/>
        </w:rPr>
        <w:t xml:space="preserve"> and provided to the industry association </w:t>
      </w:r>
      <w:r w:rsidR="00FE2FAF" w:rsidRPr="00B03E03">
        <w:rPr>
          <w:rFonts w:asciiTheme="minorHAnsi" w:hAnsiTheme="minorHAnsi" w:cstheme="minorHAnsi"/>
          <w:sz w:val="20"/>
          <w:szCs w:val="20"/>
        </w:rPr>
        <w:t xml:space="preserve">operationalized in </w:t>
      </w:r>
      <w:r w:rsidR="004871A5">
        <w:rPr>
          <w:rFonts w:asciiTheme="minorHAnsi" w:hAnsiTheme="minorHAnsi" w:cstheme="minorHAnsi"/>
          <w:sz w:val="20"/>
          <w:szCs w:val="20"/>
        </w:rPr>
        <w:t>O</w:t>
      </w:r>
      <w:r w:rsidR="00FE2FAF" w:rsidRPr="00B03E03">
        <w:rPr>
          <w:rFonts w:asciiTheme="minorHAnsi" w:hAnsiTheme="minorHAnsi" w:cstheme="minorHAnsi"/>
          <w:sz w:val="20"/>
          <w:szCs w:val="20"/>
        </w:rPr>
        <w:t>utput 2.3</w:t>
      </w:r>
      <w:r w:rsidR="009B7B3E" w:rsidRPr="00B03E03">
        <w:rPr>
          <w:rFonts w:asciiTheme="minorHAnsi" w:hAnsiTheme="minorHAnsi" w:cstheme="minorHAnsi"/>
          <w:sz w:val="20"/>
          <w:szCs w:val="20"/>
        </w:rPr>
        <w:t>.</w:t>
      </w:r>
      <w:r w:rsidR="00D62826" w:rsidRPr="00B03E03">
        <w:rPr>
          <w:rFonts w:asciiTheme="minorHAnsi" w:hAnsiTheme="minorHAnsi" w:cstheme="minorHAnsi"/>
          <w:sz w:val="20"/>
          <w:szCs w:val="20"/>
        </w:rPr>
        <w:t xml:space="preserve"> </w:t>
      </w:r>
    </w:p>
    <w:p w14:paraId="38AA6B34" w14:textId="77777777" w:rsidR="00C07BA7" w:rsidRPr="00C07BA7" w:rsidRDefault="00C07BA7" w:rsidP="00C07BA7">
      <w:pPr>
        <w:jc w:val="both"/>
        <w:rPr>
          <w:rFonts w:asciiTheme="minorHAnsi" w:hAnsiTheme="minorHAnsi" w:cstheme="minorHAnsi"/>
          <w:sz w:val="20"/>
          <w:szCs w:val="20"/>
        </w:rPr>
      </w:pPr>
    </w:p>
    <w:p w14:paraId="308A560E" w14:textId="77441B89" w:rsidR="007C0DD4" w:rsidRDefault="003171C8" w:rsidP="005913BC">
      <w:pPr>
        <w:numPr>
          <w:ilvl w:val="0"/>
          <w:numId w:val="52"/>
        </w:numPr>
        <w:ind w:left="1080"/>
        <w:jc w:val="both"/>
        <w:rPr>
          <w:rFonts w:asciiTheme="minorHAnsi" w:hAnsiTheme="minorHAnsi" w:cstheme="minorHAnsi"/>
          <w:sz w:val="20"/>
          <w:szCs w:val="20"/>
        </w:rPr>
      </w:pPr>
      <w:r w:rsidRPr="00EF5F9B">
        <w:rPr>
          <w:rFonts w:asciiTheme="minorHAnsi" w:hAnsiTheme="minorHAnsi" w:cstheme="minorHAnsi"/>
          <w:bCs/>
          <w:sz w:val="20"/>
          <w:szCs w:val="20"/>
          <w:u w:val="single"/>
        </w:rPr>
        <w:t>Activity 3.4.6</w:t>
      </w:r>
      <w:r w:rsidR="007C0DD4" w:rsidRPr="00EF5F9B">
        <w:rPr>
          <w:rFonts w:asciiTheme="minorHAnsi" w:hAnsiTheme="minorHAnsi" w:cstheme="minorHAnsi"/>
          <w:bCs/>
          <w:sz w:val="20"/>
          <w:szCs w:val="20"/>
          <w:u w:val="single"/>
        </w:rPr>
        <w:t>:</w:t>
      </w:r>
      <w:r w:rsidR="007C0DD4">
        <w:rPr>
          <w:rFonts w:asciiTheme="minorHAnsi" w:hAnsiTheme="minorHAnsi" w:cstheme="minorHAnsi"/>
          <w:b/>
          <w:sz w:val="20"/>
          <w:szCs w:val="20"/>
        </w:rPr>
        <w:t xml:space="preserve"> </w:t>
      </w:r>
      <w:r w:rsidRPr="00B03E03">
        <w:rPr>
          <w:rFonts w:asciiTheme="minorHAnsi" w:hAnsiTheme="minorHAnsi" w:cstheme="minorHAnsi"/>
          <w:sz w:val="20"/>
          <w:szCs w:val="20"/>
        </w:rPr>
        <w:t xml:space="preserve">A process for standardizing potential mini-grid assets will be developed. This will include quality standards </w:t>
      </w:r>
      <w:r w:rsidR="009B7B3E" w:rsidRPr="00B03E03">
        <w:rPr>
          <w:rFonts w:asciiTheme="minorHAnsi" w:hAnsiTheme="minorHAnsi" w:cstheme="minorHAnsi"/>
          <w:sz w:val="20"/>
          <w:szCs w:val="20"/>
        </w:rPr>
        <w:t xml:space="preserve">as per </w:t>
      </w:r>
      <w:r w:rsidR="007C0DD4">
        <w:rPr>
          <w:rFonts w:asciiTheme="minorHAnsi" w:hAnsiTheme="minorHAnsi" w:cstheme="minorHAnsi"/>
          <w:sz w:val="20"/>
          <w:szCs w:val="20"/>
        </w:rPr>
        <w:t>O</w:t>
      </w:r>
      <w:r w:rsidR="009B7B3E" w:rsidRPr="00B03E03">
        <w:rPr>
          <w:rFonts w:asciiTheme="minorHAnsi" w:hAnsiTheme="minorHAnsi" w:cstheme="minorHAnsi"/>
          <w:sz w:val="20"/>
          <w:szCs w:val="20"/>
        </w:rPr>
        <w:t xml:space="preserve">utput 1.6 on domestication of the quality standards </w:t>
      </w:r>
      <w:r w:rsidRPr="00B03E03">
        <w:rPr>
          <w:rFonts w:asciiTheme="minorHAnsi" w:hAnsiTheme="minorHAnsi" w:cstheme="minorHAnsi"/>
          <w:sz w:val="20"/>
          <w:szCs w:val="20"/>
        </w:rPr>
        <w:t>as well as data reporting protocols</w:t>
      </w:r>
      <w:r w:rsidR="009B7B3E" w:rsidRPr="00B03E03">
        <w:rPr>
          <w:rFonts w:asciiTheme="minorHAnsi" w:hAnsiTheme="minorHAnsi" w:cstheme="minorHAnsi"/>
          <w:sz w:val="20"/>
          <w:szCs w:val="20"/>
        </w:rPr>
        <w:t xml:space="preserve"> linked to the ECOW</w:t>
      </w:r>
      <w:r w:rsidR="00E97E48" w:rsidRPr="00B03E03">
        <w:rPr>
          <w:rFonts w:asciiTheme="minorHAnsi" w:hAnsiTheme="minorHAnsi" w:cstheme="minorHAnsi"/>
          <w:sz w:val="20"/>
          <w:szCs w:val="20"/>
        </w:rPr>
        <w:t xml:space="preserve">AS Observatory (ECOWREX). </w:t>
      </w:r>
    </w:p>
    <w:p w14:paraId="0AE15DB8" w14:textId="77777777" w:rsidR="00C07BA7" w:rsidRPr="00C07BA7" w:rsidRDefault="00C07BA7" w:rsidP="00C07BA7">
      <w:pPr>
        <w:jc w:val="both"/>
        <w:rPr>
          <w:rFonts w:asciiTheme="minorHAnsi" w:hAnsiTheme="minorHAnsi" w:cstheme="minorHAnsi"/>
          <w:sz w:val="20"/>
          <w:szCs w:val="20"/>
        </w:rPr>
      </w:pPr>
    </w:p>
    <w:p w14:paraId="2541E52E" w14:textId="78FF72D5" w:rsidR="003171C8" w:rsidRPr="00B03E03" w:rsidRDefault="003171C8" w:rsidP="005913BC">
      <w:pPr>
        <w:numPr>
          <w:ilvl w:val="0"/>
          <w:numId w:val="52"/>
        </w:numPr>
        <w:ind w:left="1080"/>
        <w:jc w:val="both"/>
        <w:rPr>
          <w:rFonts w:asciiTheme="minorHAnsi" w:hAnsiTheme="minorHAnsi" w:cstheme="minorHAnsi"/>
          <w:sz w:val="20"/>
          <w:szCs w:val="20"/>
        </w:rPr>
      </w:pPr>
      <w:r w:rsidRPr="00EF5F9B">
        <w:rPr>
          <w:rFonts w:asciiTheme="minorHAnsi" w:hAnsiTheme="minorHAnsi" w:cstheme="minorHAnsi"/>
          <w:bCs/>
          <w:sz w:val="20"/>
          <w:szCs w:val="20"/>
          <w:u w:val="single"/>
        </w:rPr>
        <w:t>Activity 3.4.7</w:t>
      </w:r>
      <w:r w:rsidR="007C0DD4" w:rsidRPr="00EF5F9B">
        <w:rPr>
          <w:rFonts w:asciiTheme="minorHAnsi" w:hAnsiTheme="minorHAnsi" w:cstheme="minorHAnsi"/>
          <w:bCs/>
          <w:sz w:val="20"/>
          <w:szCs w:val="20"/>
        </w:rPr>
        <w:t>:</w:t>
      </w:r>
      <w:r w:rsidR="007C0DD4">
        <w:rPr>
          <w:rFonts w:asciiTheme="minorHAnsi" w:hAnsiTheme="minorHAnsi" w:cstheme="minorHAnsi"/>
          <w:b/>
          <w:sz w:val="20"/>
          <w:szCs w:val="20"/>
        </w:rPr>
        <w:t xml:space="preserve"> </w:t>
      </w:r>
      <w:r w:rsidRPr="00B03E03">
        <w:rPr>
          <w:rFonts w:asciiTheme="minorHAnsi" w:hAnsiTheme="minorHAnsi" w:cstheme="minorHAnsi"/>
          <w:sz w:val="20"/>
          <w:szCs w:val="20"/>
        </w:rPr>
        <w:t>An aggregation online platform of suitable mini-grid projects will be developed to create an access point for the pipeline of investible assets.</w:t>
      </w:r>
      <w:r w:rsidR="002D469A" w:rsidRPr="00B03E03">
        <w:rPr>
          <w:rFonts w:asciiTheme="minorHAnsi" w:hAnsiTheme="minorHAnsi" w:cstheme="minorHAnsi"/>
          <w:sz w:val="20"/>
          <w:szCs w:val="20"/>
        </w:rPr>
        <w:t xml:space="preserve">  Also, these sites will be uploaded to the Burkina Faso page / country profile o</w:t>
      </w:r>
      <w:r w:rsidR="002D60AA" w:rsidRPr="00B03E03">
        <w:rPr>
          <w:rFonts w:asciiTheme="minorHAnsi" w:hAnsiTheme="minorHAnsi" w:cstheme="minorHAnsi"/>
          <w:sz w:val="20"/>
          <w:szCs w:val="20"/>
        </w:rPr>
        <w:t xml:space="preserve">n </w:t>
      </w:r>
      <w:hyperlink r:id="rId24" w:history="1">
        <w:r w:rsidR="002D60AA" w:rsidRPr="007C0DD4">
          <w:rPr>
            <w:rStyle w:val="Hyperlink"/>
            <w:rFonts w:asciiTheme="minorHAnsi" w:hAnsiTheme="minorHAnsi" w:cstheme="minorHAnsi"/>
            <w:sz w:val="20"/>
            <w:szCs w:val="20"/>
          </w:rPr>
          <w:t>ECOWREX</w:t>
        </w:r>
      </w:hyperlink>
      <w:r w:rsidR="002D60AA" w:rsidRPr="00B03E03">
        <w:rPr>
          <w:rFonts w:asciiTheme="minorHAnsi" w:hAnsiTheme="minorHAnsi" w:cstheme="minorHAnsi"/>
          <w:sz w:val="20"/>
          <w:szCs w:val="20"/>
        </w:rPr>
        <w:t>.</w:t>
      </w:r>
    </w:p>
    <w:p w14:paraId="37F3BB44" w14:textId="77777777" w:rsidR="009D0396" w:rsidRPr="006E58C9" w:rsidRDefault="009D0396" w:rsidP="006E58C9">
      <w:pPr>
        <w:ind w:left="360"/>
        <w:jc w:val="both"/>
        <w:rPr>
          <w:rFonts w:asciiTheme="minorHAnsi" w:hAnsiTheme="minorHAnsi" w:cstheme="minorHAnsi"/>
          <w:sz w:val="20"/>
          <w:szCs w:val="20"/>
        </w:rPr>
      </w:pPr>
    </w:p>
    <w:p w14:paraId="17A78609" w14:textId="18CCB6F1" w:rsidR="00281B70" w:rsidRPr="00B03E03" w:rsidRDefault="00281B70" w:rsidP="005913BC">
      <w:pPr>
        <w:numPr>
          <w:ilvl w:val="0"/>
          <w:numId w:val="36"/>
        </w:numPr>
        <w:jc w:val="both"/>
        <w:rPr>
          <w:rFonts w:ascii="Calibri" w:hAnsi="Calibri" w:cstheme="minorHAnsi"/>
          <w:i/>
          <w:iCs/>
          <w:sz w:val="20"/>
          <w:szCs w:val="20"/>
          <w:u w:val="single"/>
        </w:rPr>
      </w:pPr>
      <w:r w:rsidRPr="00B03E03">
        <w:rPr>
          <w:rFonts w:ascii="Calibri" w:hAnsi="Calibri"/>
          <w:i/>
          <w:iCs/>
          <w:sz w:val="20"/>
          <w:szCs w:val="20"/>
          <w:u w:val="single"/>
        </w:rPr>
        <w:t xml:space="preserve">Output 3.5: Capacity building provided to </w:t>
      </w:r>
      <w:proofErr w:type="spellStart"/>
      <w:r w:rsidRPr="00B03E03">
        <w:rPr>
          <w:rFonts w:ascii="Calibri" w:hAnsi="Calibri"/>
          <w:i/>
          <w:iCs/>
          <w:sz w:val="20"/>
          <w:szCs w:val="20"/>
          <w:u w:val="single"/>
        </w:rPr>
        <w:t>minigrid</w:t>
      </w:r>
      <w:proofErr w:type="spellEnd"/>
      <w:r w:rsidRPr="00B03E03">
        <w:rPr>
          <w:rFonts w:ascii="Calibri" w:hAnsi="Calibri"/>
          <w:i/>
          <w:iCs/>
          <w:sz w:val="20"/>
          <w:szCs w:val="20"/>
          <w:u w:val="single"/>
        </w:rPr>
        <w:t xml:space="preserve"> developers and investors on measuring and reporting on impact indicators, building credibility in impact investment as an asset class</w:t>
      </w:r>
    </w:p>
    <w:p w14:paraId="10CDBDD2" w14:textId="77777777" w:rsidR="00281B70" w:rsidRPr="00281B70" w:rsidRDefault="00281B70" w:rsidP="00281B70">
      <w:pPr>
        <w:rPr>
          <w:rFonts w:ascii="Calibri" w:hAnsi="Calibri" w:cstheme="minorHAnsi"/>
          <w:sz w:val="20"/>
          <w:szCs w:val="20"/>
        </w:rPr>
      </w:pPr>
    </w:p>
    <w:p w14:paraId="0497B24A" w14:textId="59C1A08C" w:rsidR="007C0DD4" w:rsidRDefault="00281B70" w:rsidP="005913BC">
      <w:pPr>
        <w:numPr>
          <w:ilvl w:val="0"/>
          <w:numId w:val="68"/>
        </w:numPr>
        <w:ind w:left="1080"/>
        <w:jc w:val="both"/>
        <w:rPr>
          <w:rFonts w:ascii="Calibri" w:hAnsi="Calibri" w:cstheme="minorHAnsi"/>
          <w:sz w:val="20"/>
          <w:szCs w:val="20"/>
        </w:rPr>
      </w:pPr>
      <w:r w:rsidRPr="00EF5F9B">
        <w:rPr>
          <w:rFonts w:ascii="Calibri" w:hAnsi="Calibri" w:cstheme="minorHAnsi"/>
          <w:sz w:val="20"/>
          <w:szCs w:val="20"/>
          <w:u w:val="single"/>
        </w:rPr>
        <w:t>Activity 3.</w:t>
      </w:r>
      <w:r w:rsidR="00A00FAC" w:rsidRPr="00EF5F9B">
        <w:rPr>
          <w:rFonts w:ascii="Calibri" w:hAnsi="Calibri" w:cstheme="minorHAnsi"/>
          <w:sz w:val="20"/>
          <w:szCs w:val="20"/>
          <w:u w:val="single"/>
        </w:rPr>
        <w:t>5</w:t>
      </w:r>
      <w:r w:rsidRPr="00EF5F9B">
        <w:rPr>
          <w:rFonts w:ascii="Calibri" w:hAnsi="Calibri" w:cstheme="minorHAnsi"/>
          <w:sz w:val="20"/>
          <w:szCs w:val="20"/>
          <w:u w:val="single"/>
        </w:rPr>
        <w:t>.1</w:t>
      </w:r>
      <w:r w:rsidR="007C0DD4" w:rsidRPr="00EF5F9B">
        <w:rPr>
          <w:rFonts w:ascii="Calibri" w:hAnsi="Calibri" w:cstheme="minorHAnsi"/>
          <w:sz w:val="20"/>
          <w:szCs w:val="20"/>
          <w:u w:val="single"/>
        </w:rPr>
        <w:t>:</w:t>
      </w:r>
      <w:r w:rsidR="007C0DD4">
        <w:rPr>
          <w:rFonts w:ascii="Calibri" w:hAnsi="Calibri" w:cstheme="minorHAnsi"/>
          <w:b/>
          <w:sz w:val="20"/>
          <w:szCs w:val="20"/>
        </w:rPr>
        <w:t xml:space="preserve"> </w:t>
      </w:r>
      <w:r w:rsidRPr="00B03E03">
        <w:rPr>
          <w:rFonts w:ascii="Calibri" w:hAnsi="Calibri" w:cstheme="minorHAnsi"/>
          <w:sz w:val="20"/>
          <w:szCs w:val="20"/>
        </w:rPr>
        <w:t xml:space="preserve">Developers will be made aware, via workshops, dialogues and webinars of the availability of remote monitoring hardware, smart meters and software packages available (for example </w:t>
      </w:r>
      <w:hyperlink r:id="rId25">
        <w:proofErr w:type="spellStart"/>
        <w:r w:rsidRPr="00B03E03">
          <w:rPr>
            <w:rFonts w:ascii="Calibri" w:hAnsi="Calibri" w:cstheme="minorHAnsi"/>
            <w:color w:val="1155CC"/>
            <w:sz w:val="20"/>
            <w:szCs w:val="20"/>
            <w:u w:val="single"/>
          </w:rPr>
          <w:t>Ferntech</w:t>
        </w:r>
        <w:proofErr w:type="spellEnd"/>
      </w:hyperlink>
      <w:r w:rsidRPr="00B03E03">
        <w:rPr>
          <w:rFonts w:ascii="Calibri" w:hAnsi="Calibri" w:cstheme="minorHAnsi"/>
          <w:sz w:val="20"/>
          <w:szCs w:val="20"/>
        </w:rPr>
        <w:t xml:space="preserve">, </w:t>
      </w:r>
      <w:hyperlink r:id="rId26">
        <w:r w:rsidRPr="00B03E03">
          <w:rPr>
            <w:rFonts w:ascii="Calibri" w:hAnsi="Calibri" w:cstheme="minorHAnsi"/>
            <w:color w:val="1155CC"/>
            <w:sz w:val="20"/>
            <w:szCs w:val="20"/>
            <w:u w:val="single"/>
          </w:rPr>
          <w:t>New Sun Road</w:t>
        </w:r>
      </w:hyperlink>
      <w:r w:rsidRPr="00B03E03">
        <w:rPr>
          <w:rFonts w:ascii="Calibri" w:hAnsi="Calibri" w:cstheme="minorHAnsi"/>
          <w:sz w:val="20"/>
          <w:szCs w:val="20"/>
        </w:rPr>
        <w:t xml:space="preserve"> and </w:t>
      </w:r>
      <w:hyperlink r:id="rId27">
        <w:r w:rsidRPr="00B03E03">
          <w:rPr>
            <w:rFonts w:ascii="Calibri" w:hAnsi="Calibri" w:cstheme="minorHAnsi"/>
            <w:color w:val="1155CC"/>
            <w:sz w:val="20"/>
            <w:szCs w:val="20"/>
            <w:u w:val="single"/>
          </w:rPr>
          <w:t>AMMP</w:t>
        </w:r>
      </w:hyperlink>
      <w:r w:rsidRPr="00B03E03">
        <w:rPr>
          <w:rFonts w:ascii="Calibri" w:hAnsi="Calibri" w:cstheme="minorHAnsi"/>
          <w:sz w:val="20"/>
          <w:szCs w:val="20"/>
        </w:rPr>
        <w:t xml:space="preserve">) that unlock access to near real time data and allow sites to report accurately on impact indicators. </w:t>
      </w:r>
    </w:p>
    <w:p w14:paraId="7438F7D8" w14:textId="77777777" w:rsidR="00C07BA7" w:rsidRPr="00B03E03" w:rsidRDefault="00C07BA7" w:rsidP="00C07BA7">
      <w:pPr>
        <w:ind w:left="1080"/>
        <w:jc w:val="both"/>
        <w:rPr>
          <w:rFonts w:ascii="Calibri" w:hAnsi="Calibri" w:cstheme="minorHAnsi"/>
          <w:sz w:val="20"/>
          <w:szCs w:val="20"/>
        </w:rPr>
      </w:pPr>
    </w:p>
    <w:p w14:paraId="5D6669DD" w14:textId="48890344" w:rsidR="007C0DD4" w:rsidRDefault="00281B70" w:rsidP="005913BC">
      <w:pPr>
        <w:numPr>
          <w:ilvl w:val="0"/>
          <w:numId w:val="68"/>
        </w:numPr>
        <w:ind w:left="1080"/>
        <w:jc w:val="both"/>
        <w:rPr>
          <w:rFonts w:ascii="Calibri" w:hAnsi="Calibri" w:cstheme="minorHAnsi"/>
          <w:sz w:val="20"/>
          <w:szCs w:val="20"/>
        </w:rPr>
      </w:pPr>
      <w:r w:rsidRPr="00EF5F9B">
        <w:rPr>
          <w:rFonts w:ascii="Calibri" w:hAnsi="Calibri" w:cs="Calibri"/>
          <w:sz w:val="20"/>
          <w:szCs w:val="20"/>
          <w:u w:val="single"/>
        </w:rPr>
        <w:t>Activity 3.</w:t>
      </w:r>
      <w:r w:rsidR="00A00FAC" w:rsidRPr="00EF5F9B">
        <w:rPr>
          <w:rFonts w:ascii="Calibri" w:hAnsi="Calibri" w:cs="Calibri"/>
          <w:sz w:val="20"/>
          <w:szCs w:val="20"/>
          <w:u w:val="single"/>
        </w:rPr>
        <w:t>5</w:t>
      </w:r>
      <w:r w:rsidRPr="00EF5F9B">
        <w:rPr>
          <w:rFonts w:ascii="Calibri" w:hAnsi="Calibri" w:cs="Calibri"/>
          <w:sz w:val="20"/>
          <w:szCs w:val="20"/>
          <w:u w:val="single"/>
        </w:rPr>
        <w:t>.2</w:t>
      </w:r>
      <w:r w:rsidR="007C0DD4" w:rsidRPr="00EF5F9B">
        <w:rPr>
          <w:rFonts w:ascii="Calibri" w:hAnsi="Calibri" w:cs="Calibri"/>
          <w:sz w:val="20"/>
          <w:szCs w:val="20"/>
          <w:u w:val="single"/>
        </w:rPr>
        <w:t>:</w:t>
      </w:r>
      <w:r w:rsidR="007C0DD4">
        <w:rPr>
          <w:rFonts w:ascii="Calibri" w:hAnsi="Calibri" w:cs="Calibri"/>
          <w:b/>
          <w:sz w:val="20"/>
          <w:szCs w:val="20"/>
        </w:rPr>
        <w:t xml:space="preserve"> </w:t>
      </w:r>
      <w:r w:rsidRPr="00B03E03">
        <w:rPr>
          <w:rFonts w:ascii="Calibri" w:hAnsi="Calibri" w:cs="Calibri"/>
          <w:sz w:val="20"/>
          <w:szCs w:val="20"/>
        </w:rPr>
        <w:t xml:space="preserve">An assessment of existing </w:t>
      </w:r>
      <w:proofErr w:type="spellStart"/>
      <w:r w:rsidRPr="00B03E03">
        <w:rPr>
          <w:rFonts w:ascii="Calibri" w:hAnsi="Calibri" w:cs="Calibri"/>
          <w:sz w:val="20"/>
          <w:szCs w:val="20"/>
        </w:rPr>
        <w:t>minigrid</w:t>
      </w:r>
      <w:proofErr w:type="spellEnd"/>
      <w:r w:rsidRPr="00B03E03">
        <w:rPr>
          <w:rFonts w:ascii="Calibri" w:hAnsi="Calibri" w:cs="Calibri"/>
          <w:sz w:val="20"/>
          <w:szCs w:val="20"/>
        </w:rPr>
        <w:t xml:space="preserve"> specific monitoring and reporting frameworks (</w:t>
      </w:r>
      <w:proofErr w:type="gramStart"/>
      <w:r w:rsidRPr="00B03E03">
        <w:rPr>
          <w:rFonts w:ascii="Calibri" w:hAnsi="Calibri" w:cs="Calibri"/>
          <w:sz w:val="20"/>
          <w:szCs w:val="20"/>
        </w:rPr>
        <w:t>e.g.</w:t>
      </w:r>
      <w:proofErr w:type="gramEnd"/>
      <w:r w:rsidRPr="00B03E03">
        <w:rPr>
          <w:rFonts w:ascii="Calibri" w:hAnsi="Calibri" w:cs="Calibri"/>
          <w:sz w:val="20"/>
          <w:szCs w:val="20"/>
        </w:rPr>
        <w:t xml:space="preserve"> </w:t>
      </w:r>
      <w:hyperlink r:id="rId28" w:history="1">
        <w:r w:rsidRPr="007C0DD4">
          <w:rPr>
            <w:rStyle w:val="Hyperlink"/>
            <w:rFonts w:ascii="Calibri" w:hAnsi="Calibri" w:cs="Calibri"/>
            <w:sz w:val="20"/>
            <w:szCs w:val="20"/>
          </w:rPr>
          <w:t>AMDA Data Benchmarking Report)</w:t>
        </w:r>
      </w:hyperlink>
      <w:r w:rsidRPr="00B03E03">
        <w:rPr>
          <w:rFonts w:ascii="Calibri" w:hAnsi="Calibri" w:cs="Calibri"/>
          <w:sz w:val="20"/>
          <w:szCs w:val="20"/>
        </w:rPr>
        <w:t xml:space="preserve"> will be undertaken in an effort to determine which are suitable and which impact indicators would be most</w:t>
      </w:r>
      <w:r w:rsidRPr="00B03E03">
        <w:rPr>
          <w:rFonts w:ascii="Calibri" w:hAnsi="Calibri" w:cstheme="minorHAnsi"/>
          <w:sz w:val="20"/>
          <w:szCs w:val="20"/>
        </w:rPr>
        <w:t xml:space="preserve"> suitable for the national sector. An example is the NREL inspired </w:t>
      </w:r>
      <w:hyperlink r:id="rId29">
        <w:r w:rsidRPr="00B03E03">
          <w:rPr>
            <w:rFonts w:ascii="Calibri" w:hAnsi="Calibri" w:cstheme="minorHAnsi"/>
            <w:color w:val="1155CC"/>
            <w:sz w:val="20"/>
            <w:szCs w:val="20"/>
            <w:u w:val="single"/>
          </w:rPr>
          <w:t xml:space="preserve">Quality Assurance Framework </w:t>
        </w:r>
      </w:hyperlink>
      <w:r w:rsidRPr="00B03E03">
        <w:rPr>
          <w:rFonts w:ascii="Calibri" w:hAnsi="Calibri" w:cstheme="minorHAnsi"/>
          <w:sz w:val="20"/>
          <w:szCs w:val="20"/>
        </w:rPr>
        <w:t>developed for SEFA.</w:t>
      </w:r>
      <w:r w:rsidR="00A00FAC" w:rsidRPr="00B03E03">
        <w:rPr>
          <w:rFonts w:ascii="Calibri" w:hAnsi="Calibri" w:cstheme="minorHAnsi"/>
          <w:sz w:val="20"/>
          <w:szCs w:val="20"/>
        </w:rPr>
        <w:t xml:space="preserve"> </w:t>
      </w:r>
    </w:p>
    <w:p w14:paraId="4B4F33D3" w14:textId="77777777" w:rsidR="00C07BA7" w:rsidRPr="00C07BA7" w:rsidRDefault="00C07BA7" w:rsidP="00C07BA7">
      <w:pPr>
        <w:jc w:val="both"/>
        <w:rPr>
          <w:rFonts w:ascii="Calibri" w:hAnsi="Calibri" w:cstheme="minorHAnsi"/>
          <w:sz w:val="20"/>
          <w:szCs w:val="20"/>
        </w:rPr>
      </w:pPr>
    </w:p>
    <w:p w14:paraId="09462C43" w14:textId="1E726943" w:rsidR="00281B70" w:rsidRDefault="00281B70" w:rsidP="005913BC">
      <w:pPr>
        <w:numPr>
          <w:ilvl w:val="0"/>
          <w:numId w:val="68"/>
        </w:numPr>
        <w:ind w:left="1080"/>
        <w:jc w:val="both"/>
        <w:rPr>
          <w:rFonts w:ascii="Calibri" w:hAnsi="Calibri" w:cstheme="minorHAnsi"/>
          <w:sz w:val="20"/>
          <w:szCs w:val="20"/>
        </w:rPr>
      </w:pPr>
      <w:r w:rsidRPr="00EF5F9B">
        <w:rPr>
          <w:rFonts w:ascii="Calibri" w:hAnsi="Calibri" w:cs="Calibri"/>
          <w:sz w:val="20"/>
          <w:szCs w:val="20"/>
          <w:u w:val="single"/>
        </w:rPr>
        <w:t>Activity 3.</w:t>
      </w:r>
      <w:r w:rsidR="00A00FAC" w:rsidRPr="00EF5F9B">
        <w:rPr>
          <w:rFonts w:ascii="Calibri" w:hAnsi="Calibri" w:cs="Calibri"/>
          <w:sz w:val="20"/>
          <w:szCs w:val="20"/>
          <w:u w:val="single"/>
        </w:rPr>
        <w:t>5</w:t>
      </w:r>
      <w:r w:rsidRPr="00EF5F9B">
        <w:rPr>
          <w:rFonts w:ascii="Calibri" w:hAnsi="Calibri" w:cs="Calibri"/>
          <w:sz w:val="20"/>
          <w:szCs w:val="20"/>
          <w:u w:val="single"/>
        </w:rPr>
        <w:t>.3</w:t>
      </w:r>
      <w:r w:rsidR="007C0DD4" w:rsidRPr="00EF5F9B">
        <w:rPr>
          <w:rFonts w:ascii="Calibri" w:hAnsi="Calibri" w:cs="Calibri"/>
          <w:sz w:val="20"/>
          <w:szCs w:val="20"/>
          <w:u w:val="single"/>
        </w:rPr>
        <w:t>:</w:t>
      </w:r>
      <w:r w:rsidR="007C0DD4">
        <w:rPr>
          <w:rFonts w:ascii="Calibri" w:hAnsi="Calibri" w:cs="Calibri"/>
          <w:b/>
          <w:bCs/>
          <w:sz w:val="20"/>
          <w:szCs w:val="20"/>
        </w:rPr>
        <w:t xml:space="preserve"> </w:t>
      </w:r>
      <w:r w:rsidRPr="00B03E03">
        <w:rPr>
          <w:rFonts w:ascii="Calibri" w:hAnsi="Calibri" w:cstheme="minorHAnsi"/>
          <w:sz w:val="20"/>
          <w:szCs w:val="20"/>
        </w:rPr>
        <w:t xml:space="preserve">A comprehensive framework will be developed for measuring the Sustainable Development Goal impacts of investments into the </w:t>
      </w:r>
      <w:proofErr w:type="spellStart"/>
      <w:r w:rsidRPr="00B03E03">
        <w:rPr>
          <w:rFonts w:ascii="Calibri" w:hAnsi="Calibri" w:cstheme="minorHAnsi"/>
          <w:sz w:val="20"/>
          <w:szCs w:val="20"/>
        </w:rPr>
        <w:t>minigrid</w:t>
      </w:r>
      <w:proofErr w:type="spellEnd"/>
      <w:r w:rsidRPr="00B03E03">
        <w:rPr>
          <w:rFonts w:ascii="Calibri" w:hAnsi="Calibri" w:cstheme="minorHAnsi"/>
          <w:sz w:val="20"/>
          <w:szCs w:val="20"/>
        </w:rPr>
        <w:t xml:space="preserve"> sector. This will be made available to the relevant investor community and the </w:t>
      </w:r>
      <w:proofErr w:type="spellStart"/>
      <w:r w:rsidRPr="00B03E03">
        <w:rPr>
          <w:rFonts w:ascii="Calibri" w:hAnsi="Calibri" w:cstheme="minorHAnsi"/>
          <w:sz w:val="20"/>
          <w:szCs w:val="20"/>
        </w:rPr>
        <w:t>minigrid</w:t>
      </w:r>
      <w:proofErr w:type="spellEnd"/>
      <w:r w:rsidRPr="00B03E03">
        <w:rPr>
          <w:rFonts w:ascii="Calibri" w:hAnsi="Calibri" w:cstheme="minorHAnsi"/>
          <w:sz w:val="20"/>
          <w:szCs w:val="20"/>
        </w:rPr>
        <w:t xml:space="preserve"> developers.</w:t>
      </w:r>
    </w:p>
    <w:p w14:paraId="1295AC2A" w14:textId="77777777" w:rsidR="00281B70" w:rsidRPr="00A00FAC" w:rsidRDefault="00281B70" w:rsidP="00A00FAC">
      <w:pPr>
        <w:jc w:val="both"/>
        <w:rPr>
          <w:rFonts w:asciiTheme="minorHAnsi" w:hAnsiTheme="minorHAnsi" w:cstheme="minorHAnsi"/>
          <w:sz w:val="20"/>
          <w:szCs w:val="20"/>
        </w:rPr>
      </w:pPr>
    </w:p>
    <w:p w14:paraId="5CC24F56" w14:textId="27408066" w:rsidR="00E9379A" w:rsidRPr="00FA2C9A" w:rsidRDefault="004B2CDB" w:rsidP="00FA2C9A">
      <w:pPr>
        <w:numPr>
          <w:ilvl w:val="0"/>
          <w:numId w:val="36"/>
        </w:numPr>
        <w:pBdr>
          <w:top w:val="single" w:sz="4" w:space="1" w:color="auto"/>
          <w:bottom w:val="single" w:sz="4" w:space="1" w:color="auto"/>
        </w:pBdr>
        <w:spacing w:before="240" w:after="60"/>
        <w:ind w:left="0" w:firstLine="0"/>
        <w:jc w:val="both"/>
        <w:rPr>
          <w:rFonts w:ascii="Calibri" w:hAnsi="Calibri"/>
          <w:b/>
          <w:bCs/>
          <w:sz w:val="20"/>
        </w:rPr>
      </w:pPr>
      <w:r w:rsidRPr="00FA2C9A">
        <w:rPr>
          <w:rFonts w:ascii="Calibri" w:eastAsia="SimSun" w:hAnsi="Calibri"/>
          <w:b/>
          <w:bCs/>
          <w:sz w:val="20"/>
        </w:rPr>
        <w:t xml:space="preserve">Project </w:t>
      </w:r>
      <w:r w:rsidR="00CC1296" w:rsidRPr="00FA2C9A">
        <w:rPr>
          <w:rFonts w:ascii="Calibri" w:eastAsia="SimSun" w:hAnsi="Calibri"/>
          <w:b/>
          <w:bCs/>
          <w:sz w:val="20"/>
        </w:rPr>
        <w:t>Component 4</w:t>
      </w:r>
      <w:r w:rsidRPr="00FA2C9A">
        <w:rPr>
          <w:rFonts w:ascii="Calibri" w:eastAsia="SimSun" w:hAnsi="Calibri"/>
          <w:b/>
          <w:bCs/>
          <w:sz w:val="20"/>
        </w:rPr>
        <w:t xml:space="preserve"> (PC4)</w:t>
      </w:r>
      <w:r w:rsidR="00CC1296" w:rsidRPr="00FA2C9A">
        <w:rPr>
          <w:rFonts w:ascii="Calibri" w:eastAsia="SimSun" w:hAnsi="Calibri"/>
          <w:b/>
          <w:bCs/>
          <w:sz w:val="20"/>
        </w:rPr>
        <w:t xml:space="preserve">: </w:t>
      </w:r>
      <w:r w:rsidR="00885CD7" w:rsidRPr="00FA2C9A">
        <w:rPr>
          <w:rFonts w:ascii="Calibri" w:eastAsia="SimSun" w:hAnsi="Calibri"/>
          <w:b/>
          <w:bCs/>
          <w:sz w:val="20"/>
        </w:rPr>
        <w:t>Digital</w:t>
      </w:r>
      <w:r w:rsidR="00680ED6" w:rsidRPr="00FA2C9A">
        <w:rPr>
          <w:rFonts w:ascii="Calibri" w:eastAsia="SimSun" w:hAnsi="Calibri"/>
          <w:b/>
          <w:bCs/>
          <w:sz w:val="20"/>
        </w:rPr>
        <w:t>, Knowledge Management and Monitoring and Evaluation</w:t>
      </w:r>
    </w:p>
    <w:p w14:paraId="250ECA46" w14:textId="77777777" w:rsidR="00772C46" w:rsidRPr="00FA2C9A" w:rsidRDefault="00772C46" w:rsidP="00FA2C9A">
      <w:pPr>
        <w:ind w:left="360"/>
        <w:jc w:val="both"/>
        <w:rPr>
          <w:rFonts w:asciiTheme="minorHAnsi" w:hAnsiTheme="minorHAnsi" w:cstheme="minorHAnsi"/>
          <w:sz w:val="20"/>
          <w:szCs w:val="20"/>
        </w:rPr>
      </w:pPr>
    </w:p>
    <w:p w14:paraId="347D40D1" w14:textId="71E65E01" w:rsidR="00FA0A56" w:rsidRDefault="00A54AB7" w:rsidP="00FA2C9A">
      <w:pPr>
        <w:ind w:left="360"/>
        <w:jc w:val="both"/>
        <w:rPr>
          <w:rFonts w:ascii="Calibri" w:hAnsi="Calibri" w:cs="Calibri"/>
          <w:color w:val="000000" w:themeColor="text1"/>
          <w:sz w:val="20"/>
          <w:szCs w:val="20"/>
        </w:rPr>
      </w:pPr>
      <w:r>
        <w:rPr>
          <w:rFonts w:ascii="Calibri" w:hAnsi="Calibri" w:cs="Calibri"/>
          <w:color w:val="000000" w:themeColor="text1"/>
          <w:sz w:val="20"/>
          <w:szCs w:val="20"/>
        </w:rPr>
        <w:t>Component 4 is a key interface with the AMP Regional Child Project.</w:t>
      </w:r>
      <w:r w:rsidR="006C2897">
        <w:rPr>
          <w:rFonts w:ascii="Calibri" w:hAnsi="Calibri" w:cs="Calibri"/>
          <w:color w:val="000000" w:themeColor="text1"/>
          <w:sz w:val="20"/>
          <w:szCs w:val="20"/>
        </w:rPr>
        <w:t xml:space="preserve"> As such, details on linkages to the regional project as relevant for digital, knowledge management and monitoring and evaluation activities under the </w:t>
      </w:r>
      <w:r w:rsidR="006C3599">
        <w:rPr>
          <w:rFonts w:ascii="Calibri" w:hAnsi="Calibri" w:cs="Calibri"/>
          <w:color w:val="000000" w:themeColor="text1"/>
          <w:sz w:val="20"/>
          <w:szCs w:val="20"/>
        </w:rPr>
        <w:t xml:space="preserve">Burkina Faso </w:t>
      </w:r>
      <w:r w:rsidR="006C2897">
        <w:rPr>
          <w:rFonts w:ascii="Calibri" w:hAnsi="Calibri" w:cs="Calibri"/>
          <w:color w:val="000000" w:themeColor="text1"/>
          <w:sz w:val="20"/>
          <w:szCs w:val="20"/>
        </w:rPr>
        <w:t>project are descri</w:t>
      </w:r>
      <w:r w:rsidR="006C3599">
        <w:rPr>
          <w:rFonts w:ascii="Calibri" w:hAnsi="Calibri" w:cs="Calibri"/>
          <w:color w:val="000000" w:themeColor="text1"/>
          <w:sz w:val="20"/>
          <w:szCs w:val="20"/>
        </w:rPr>
        <w:t>b</w:t>
      </w:r>
      <w:r w:rsidR="006C2897">
        <w:rPr>
          <w:rFonts w:ascii="Calibri" w:hAnsi="Calibri" w:cs="Calibri"/>
          <w:color w:val="000000" w:themeColor="text1"/>
          <w:sz w:val="20"/>
          <w:szCs w:val="20"/>
        </w:rPr>
        <w:t>ed</w:t>
      </w:r>
      <w:r w:rsidR="0083267D">
        <w:rPr>
          <w:rFonts w:ascii="Calibri" w:hAnsi="Calibri" w:cs="Calibri"/>
          <w:color w:val="000000" w:themeColor="text1"/>
          <w:sz w:val="20"/>
          <w:szCs w:val="20"/>
        </w:rPr>
        <w:t xml:space="preserve"> in </w:t>
      </w:r>
      <w:r w:rsidR="0083267D">
        <w:rPr>
          <w:rFonts w:ascii="Calibri" w:hAnsi="Calibri" w:cs="Calibri"/>
          <w:color w:val="000000" w:themeColor="text1"/>
          <w:sz w:val="20"/>
          <w:szCs w:val="20"/>
        </w:rPr>
        <w:fldChar w:fldCharType="begin"/>
      </w:r>
      <w:r w:rsidR="0083267D">
        <w:rPr>
          <w:rFonts w:ascii="Calibri" w:hAnsi="Calibri" w:cs="Calibri"/>
          <w:color w:val="000000" w:themeColor="text1"/>
          <w:sz w:val="20"/>
          <w:szCs w:val="20"/>
        </w:rPr>
        <w:instrText xml:space="preserve"> REF _Ref74651930 \h  \* MERGEFORMAT </w:instrText>
      </w:r>
      <w:r w:rsidR="0083267D">
        <w:rPr>
          <w:rFonts w:ascii="Calibri" w:hAnsi="Calibri" w:cs="Calibri"/>
          <w:color w:val="000000" w:themeColor="text1"/>
          <w:sz w:val="20"/>
          <w:szCs w:val="20"/>
        </w:rPr>
      </w:r>
      <w:r w:rsidR="0083267D">
        <w:rPr>
          <w:rFonts w:ascii="Calibri" w:hAnsi="Calibri" w:cs="Calibri"/>
          <w:color w:val="000000" w:themeColor="text1"/>
          <w:sz w:val="20"/>
          <w:szCs w:val="20"/>
        </w:rPr>
        <w:fldChar w:fldCharType="separate"/>
      </w:r>
      <w:r w:rsidR="0083267D" w:rsidRPr="00FA2C9A">
        <w:rPr>
          <w:rFonts w:ascii="Calibri" w:hAnsi="Calibri" w:cs="Calibri"/>
          <w:color w:val="000000" w:themeColor="text1"/>
          <w:sz w:val="20"/>
          <w:szCs w:val="20"/>
        </w:rPr>
        <w:t>Box 4</w:t>
      </w:r>
      <w:r w:rsidR="0083267D">
        <w:rPr>
          <w:rFonts w:ascii="Calibri" w:hAnsi="Calibri" w:cs="Calibri"/>
          <w:color w:val="000000" w:themeColor="text1"/>
          <w:sz w:val="20"/>
          <w:szCs w:val="20"/>
        </w:rPr>
        <w:fldChar w:fldCharType="end"/>
      </w:r>
      <w:r w:rsidR="006C2897">
        <w:rPr>
          <w:rFonts w:ascii="Calibri" w:hAnsi="Calibri" w:cs="Calibri"/>
          <w:color w:val="000000" w:themeColor="text1"/>
          <w:sz w:val="20"/>
          <w:szCs w:val="20"/>
        </w:rPr>
        <w:t xml:space="preserve"> below.</w:t>
      </w:r>
      <w:bookmarkStart w:id="44" w:name="_Hlk67310775"/>
      <w:r w:rsidR="00DF6374">
        <w:rPr>
          <w:rFonts w:ascii="Calibri" w:hAnsi="Calibri" w:cs="Calibri"/>
          <w:color w:val="000000" w:themeColor="text1"/>
          <w:sz w:val="20"/>
          <w:szCs w:val="20"/>
        </w:rPr>
        <w:t xml:space="preserve"> </w:t>
      </w:r>
      <w:bookmarkEnd w:id="44"/>
      <w:r w:rsidR="00B3774C" w:rsidRPr="00FA2C9A">
        <w:rPr>
          <w:rFonts w:ascii="Calibri" w:eastAsia="SimSun" w:hAnsi="Calibri" w:cs="Calibri"/>
          <w:color w:val="000000" w:themeColor="text1"/>
          <w:sz w:val="20"/>
          <w:szCs w:val="20"/>
        </w:rPr>
        <w:t xml:space="preserve">The results of Component 4 in the Burkina Faso project will feed the AMP Regional Project </w:t>
      </w:r>
      <w:r w:rsidR="00B3774C" w:rsidRPr="00CC1F5D">
        <w:rPr>
          <w:rFonts w:ascii="Calibri" w:eastAsia="SimSun" w:hAnsi="Calibri" w:cs="Calibri"/>
          <w:color w:val="000000" w:themeColor="text1"/>
          <w:sz w:val="20"/>
          <w:szCs w:val="20"/>
        </w:rPr>
        <w:t>for onward sharing with other participating countries. There will also be opportunities for these results to be shared directly with other countries through corresponding knowledge management activities built into each child project. This will serve better integration between national projects. Integration will also be enhanced through the programmatic approach proposed for national project design around three core thematic areas mentioned above</w:t>
      </w:r>
      <w:r w:rsidR="00DF6374" w:rsidRPr="00CC1F5D">
        <w:rPr>
          <w:rFonts w:ascii="Calibri" w:hAnsi="Calibri" w:cs="Calibri"/>
          <w:color w:val="000000" w:themeColor="text1"/>
          <w:sz w:val="20"/>
          <w:szCs w:val="20"/>
        </w:rPr>
        <w:t>.</w:t>
      </w:r>
      <w:r w:rsidR="004C5AE6" w:rsidRPr="00CC1F5D">
        <w:rPr>
          <w:rFonts w:ascii="Calibri" w:hAnsi="Calibri" w:cs="Calibri"/>
          <w:color w:val="000000" w:themeColor="text1"/>
          <w:sz w:val="20"/>
          <w:szCs w:val="20"/>
        </w:rPr>
        <w:t xml:space="preserve"> More information </w:t>
      </w:r>
      <w:r w:rsidR="00E84D9F" w:rsidRPr="00CC1F5D">
        <w:rPr>
          <w:rFonts w:ascii="Calibri" w:hAnsi="Calibri" w:cs="Calibri"/>
          <w:color w:val="000000" w:themeColor="text1"/>
          <w:sz w:val="20"/>
          <w:szCs w:val="20"/>
        </w:rPr>
        <w:t xml:space="preserve">on the timeline of knowledge management activities can be found in </w:t>
      </w:r>
      <w:r w:rsidR="00E84D9F" w:rsidRPr="00CC1F5D">
        <w:rPr>
          <w:rFonts w:ascii="Calibri" w:hAnsi="Calibri" w:cs="Calibri"/>
          <w:b/>
          <w:bCs/>
          <w:color w:val="000000" w:themeColor="text1"/>
          <w:sz w:val="20"/>
          <w:szCs w:val="20"/>
        </w:rPr>
        <w:t>Annex 4.</w:t>
      </w:r>
      <w:r w:rsidR="00E84D9F" w:rsidRPr="00485121">
        <w:rPr>
          <w:rFonts w:ascii="Calibri" w:hAnsi="Calibri" w:cs="Calibri"/>
          <w:b/>
          <w:bCs/>
          <w:color w:val="000000" w:themeColor="text1"/>
          <w:sz w:val="20"/>
          <w:szCs w:val="20"/>
        </w:rPr>
        <w:t xml:space="preserve"> </w:t>
      </w:r>
    </w:p>
    <w:p w14:paraId="456CC776" w14:textId="792CE131" w:rsidR="00DF6374" w:rsidRDefault="00DF6374" w:rsidP="00DF6374">
      <w:pPr>
        <w:pStyle w:val="ListParagraph"/>
      </w:pPr>
    </w:p>
    <w:p w14:paraId="542DF10A" w14:textId="77777777" w:rsidR="00DF6374" w:rsidRDefault="00DF6374" w:rsidP="00DF6374">
      <w:pPr>
        <w:pStyle w:val="Caption"/>
        <w:keepNext/>
        <w:ind w:firstLine="360"/>
        <w:jc w:val="both"/>
      </w:pPr>
      <w:bookmarkStart w:id="45" w:name="_Ref74651930"/>
      <w:bookmarkStart w:id="46" w:name="_Toc84428463"/>
      <w:r>
        <w:lastRenderedPageBreak/>
        <w:t xml:space="preserve">Box </w:t>
      </w:r>
      <w:fldSimple w:instr=" SEQ Box \* ARABIC ">
        <w:r>
          <w:rPr>
            <w:noProof/>
          </w:rPr>
          <w:t>4</w:t>
        </w:r>
      </w:fldSimple>
      <w:bookmarkEnd w:id="45"/>
      <w:r>
        <w:t xml:space="preserve">: </w:t>
      </w:r>
      <w:r w:rsidRPr="009631DB">
        <w:t>Linkages to the AMP Regional Project – Component 4 – Digital, KM and M&amp;E</w:t>
      </w:r>
      <w:bookmarkEnd w:id="46"/>
    </w:p>
    <w:p w14:paraId="0184E62D" w14:textId="77777777" w:rsidR="00DF6374" w:rsidRPr="0024471E" w:rsidRDefault="00DF6374" w:rsidP="00DF6374">
      <w:pPr>
        <w:ind w:left="360"/>
        <w:jc w:val="both"/>
        <w:rPr>
          <w:rFonts w:ascii="Calibri" w:hAnsi="Calibri" w:cs="Calibri"/>
          <w:color w:val="000000" w:themeColor="text1"/>
          <w:sz w:val="20"/>
          <w:szCs w:val="20"/>
        </w:rPr>
      </w:pPr>
      <w:r>
        <w:rPr>
          <w:b/>
          <w:bCs/>
          <w:iCs/>
          <w:noProof/>
          <w:szCs w:val="20"/>
        </w:rPr>
        <mc:AlternateContent>
          <mc:Choice Requires="wps">
            <w:drawing>
              <wp:inline distT="0" distB="0" distL="0" distR="0" wp14:anchorId="627F0225" wp14:editId="6ABDA570">
                <wp:extent cx="5943600" cy="6053559"/>
                <wp:effectExtent l="0" t="0" r="12700" b="17145"/>
                <wp:docPr id="9" name="Text Box 9"/>
                <wp:cNvGraphicFramePr/>
                <a:graphic xmlns:a="http://schemas.openxmlformats.org/drawingml/2006/main">
                  <a:graphicData uri="http://schemas.microsoft.com/office/word/2010/wordprocessingShape">
                    <wps:wsp>
                      <wps:cNvSpPr txBox="1"/>
                      <wps:spPr>
                        <a:xfrm>
                          <a:off x="0" y="0"/>
                          <a:ext cx="5943600" cy="6053559"/>
                        </a:xfrm>
                        <a:prstGeom prst="rect">
                          <a:avLst/>
                        </a:prstGeom>
                        <a:solidFill>
                          <a:schemeClr val="lt1"/>
                        </a:solidFill>
                        <a:ln w="6350">
                          <a:solidFill>
                            <a:prstClr val="black"/>
                          </a:solidFill>
                        </a:ln>
                      </wps:spPr>
                      <wps:txbx>
                        <w:txbxContent>
                          <w:p w14:paraId="18E0DB76" w14:textId="77777777" w:rsidR="00976B58" w:rsidRPr="007E721C" w:rsidRDefault="00976B58" w:rsidP="00DF6374">
                            <w:pPr>
                              <w:rPr>
                                <w:rFonts w:ascii="Calibri" w:hAnsi="Calibri" w:cs="Calibri"/>
                                <w:iCs/>
                                <w:sz w:val="18"/>
                                <w:szCs w:val="18"/>
                              </w:rPr>
                            </w:pPr>
                            <w:r w:rsidRPr="007E721C">
                              <w:rPr>
                                <w:rFonts w:ascii="Calibri" w:hAnsi="Calibri" w:cs="Calibri"/>
                                <w:iCs/>
                                <w:sz w:val="18"/>
                                <w:szCs w:val="18"/>
                              </w:rPr>
                              <w:t xml:space="preserve">The project </w:t>
                            </w:r>
                            <w:r w:rsidRPr="007E721C">
                              <w:rPr>
                                <w:rFonts w:ascii="Calibri" w:hAnsi="Calibri" w:cs="Calibri"/>
                                <w:iCs/>
                                <w:sz w:val="18"/>
                                <w:szCs w:val="18"/>
                                <w:u w:val="single"/>
                              </w:rPr>
                              <w:t>will receive support and guidance from, as well as participate in activities led by the AMP Regional Project in the following key areas of interface between the AMP regional project and the AMP national projects</w:t>
                            </w:r>
                            <w:r w:rsidRPr="007E721C">
                              <w:rPr>
                                <w:rFonts w:ascii="Calibri" w:hAnsi="Calibri" w:cs="Calibri"/>
                                <w:iCs/>
                                <w:sz w:val="18"/>
                                <w:szCs w:val="18"/>
                              </w:rPr>
                              <w:t>:</w:t>
                            </w:r>
                          </w:p>
                          <w:p w14:paraId="054FEA61" w14:textId="77777777" w:rsidR="00976B58" w:rsidRPr="007E721C" w:rsidRDefault="00976B58" w:rsidP="00DF6374">
                            <w:pPr>
                              <w:pStyle w:val="ListParagraph"/>
                              <w:numPr>
                                <w:ilvl w:val="0"/>
                                <w:numId w:val="173"/>
                              </w:numPr>
                              <w:spacing w:after="14" w:line="248"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 xml:space="preserve">Digital. </w:t>
                            </w:r>
                          </w:p>
                          <w:p w14:paraId="65DF3AAA" w14:textId="77777777" w:rsidR="00976B58" w:rsidRDefault="00976B58" w:rsidP="00DF6374">
                            <w:pPr>
                              <w:pStyle w:val="ListParagraph"/>
                              <w:numPr>
                                <w:ilvl w:val="1"/>
                                <w:numId w:val="173"/>
                              </w:numPr>
                              <w:spacing w:after="14" w:line="248"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 xml:space="preserve">Knowledge building/sharing. </w:t>
                            </w:r>
                            <w:r w:rsidRPr="007E721C">
                              <w:rPr>
                                <w:rFonts w:ascii="Calibri" w:eastAsia="Times New Roman" w:hAnsi="Calibri" w:cs="Calibri"/>
                                <w:iCs/>
                                <w:sz w:val="18"/>
                                <w:szCs w:val="18"/>
                              </w:rPr>
                              <w:t xml:space="preserve">The regional project will build and share knowledge with the project on the potential for use of digital tools and solutions, including leveraging minigrid projects’ data to improve the commercial viability of renewable energy minigrids. </w:t>
                            </w:r>
                          </w:p>
                          <w:p w14:paraId="3E188F76" w14:textId="77777777" w:rsidR="00976B58" w:rsidRPr="007E721C" w:rsidRDefault="00976B58" w:rsidP="00DF6374">
                            <w:pPr>
                              <w:pStyle w:val="ListParagraph"/>
                              <w:numPr>
                                <w:ilvl w:val="1"/>
                                <w:numId w:val="173"/>
                              </w:numPr>
                              <w:spacing w:after="14" w:line="248"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Data aggregation platform.</w:t>
                            </w:r>
                            <w:r w:rsidRPr="007E721C">
                              <w:rPr>
                                <w:rFonts w:ascii="Calibri" w:eastAsia="Times New Roman" w:hAnsi="Calibri" w:cs="Calibri"/>
                                <w:iCs/>
                                <w:sz w:val="18"/>
                                <w:szCs w:val="18"/>
                              </w:rPr>
                              <w:t xml:space="preserve"> The AMP Regional Project will make a data management platform available to aggregate data from all national project pilots based on a common M&amp;E framework to track Results Framework indicators as well as program objectives, SDG impacts and GHG emission reductions for all child projects.</w:t>
                            </w:r>
                          </w:p>
                          <w:p w14:paraId="4F448239" w14:textId="77777777" w:rsidR="00976B58" w:rsidRPr="007E721C" w:rsidRDefault="00976B58" w:rsidP="00DF6374">
                            <w:pPr>
                              <w:pStyle w:val="ListParagraph"/>
                              <w:numPr>
                                <w:ilvl w:val="0"/>
                                <w:numId w:val="173"/>
                              </w:numPr>
                              <w:spacing w:after="14" w:line="248"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Knowledge Management</w:t>
                            </w:r>
                            <w:r w:rsidRPr="007E721C">
                              <w:rPr>
                                <w:rFonts w:ascii="Calibri" w:eastAsia="Times New Roman" w:hAnsi="Calibri" w:cs="Calibri"/>
                                <w:iCs/>
                                <w:sz w:val="18"/>
                                <w:szCs w:val="18"/>
                              </w:rPr>
                              <w:t xml:space="preserve">. </w:t>
                            </w:r>
                          </w:p>
                          <w:p w14:paraId="1244B52D" w14:textId="77777777" w:rsidR="00976B58" w:rsidRPr="00DE41C3" w:rsidRDefault="00976B58" w:rsidP="00DF6374">
                            <w:pPr>
                              <w:pStyle w:val="ListParagraph"/>
                              <w:numPr>
                                <w:ilvl w:val="1"/>
                                <w:numId w:val="173"/>
                              </w:numPr>
                              <w:rPr>
                                <w:rFonts w:ascii="Calibri" w:eastAsia="Times New Roman" w:hAnsi="Calibri" w:cs="Calibri"/>
                                <w:iCs/>
                                <w:sz w:val="18"/>
                                <w:szCs w:val="18"/>
                              </w:rPr>
                            </w:pPr>
                            <w:r w:rsidRPr="00DE41C3">
                              <w:rPr>
                                <w:rFonts w:ascii="Calibri" w:eastAsia="Times New Roman" w:hAnsi="Calibri" w:cs="Calibri"/>
                                <w:b/>
                                <w:bCs/>
                                <w:iCs/>
                                <w:sz w:val="18"/>
                                <w:szCs w:val="18"/>
                              </w:rPr>
                              <w:t>Knowledge tools</w:t>
                            </w:r>
                            <w:r w:rsidRPr="00DE41C3">
                              <w:rPr>
                                <w:rFonts w:ascii="Calibri" w:eastAsia="Times New Roman" w:hAnsi="Calibri" w:cs="Calibri"/>
                                <w:iCs/>
                                <w:sz w:val="18"/>
                                <w:szCs w:val="18"/>
                              </w:rPr>
                              <w:t>. Knowledge tools and good practices around minigrid cost-reduction in a variety of regulatory environments, and research and development tools, such as policy packages, template tender documents, and guidelines on productive use program designs will be made available. The toolkits will support both public and private sector (e.g. minigrid developers) and the overall minigrid market</w:t>
                            </w:r>
                          </w:p>
                          <w:p w14:paraId="70E74B79" w14:textId="77777777" w:rsidR="00976B58" w:rsidRPr="007E721C" w:rsidRDefault="00976B58" w:rsidP="00DF6374">
                            <w:pPr>
                              <w:pStyle w:val="ListParagraph"/>
                              <w:numPr>
                                <w:ilvl w:val="1"/>
                                <w:numId w:val="173"/>
                              </w:numPr>
                              <w:spacing w:after="14" w:line="248" w:lineRule="auto"/>
                              <w:contextualSpacing/>
                              <w:rPr>
                                <w:rFonts w:ascii="Calibri" w:eastAsia="Times New Roman" w:hAnsi="Calibri" w:cs="Calibri"/>
                                <w:iCs/>
                                <w:sz w:val="18"/>
                                <w:szCs w:val="18"/>
                              </w:rPr>
                            </w:pPr>
                            <w:r w:rsidRPr="00DE41C3">
                              <w:rPr>
                                <w:rFonts w:ascii="Calibri" w:eastAsia="Times New Roman" w:hAnsi="Calibri" w:cs="Calibri"/>
                                <w:b/>
                                <w:bCs/>
                                <w:iCs/>
                                <w:sz w:val="18"/>
                                <w:szCs w:val="18"/>
                              </w:rPr>
                              <w:t xml:space="preserve">Knowledge </w:t>
                            </w:r>
                            <w:r>
                              <w:rPr>
                                <w:rFonts w:ascii="Calibri" w:eastAsia="Times New Roman" w:hAnsi="Calibri" w:cs="Calibri"/>
                                <w:b/>
                                <w:bCs/>
                                <w:iCs/>
                                <w:sz w:val="18"/>
                                <w:szCs w:val="18"/>
                              </w:rPr>
                              <w:t>sharing.</w:t>
                            </w:r>
                            <w:r w:rsidRPr="007E721C">
                              <w:rPr>
                                <w:rFonts w:ascii="Calibri" w:eastAsia="Times New Roman" w:hAnsi="Calibri" w:cs="Calibri"/>
                                <w:iCs/>
                                <w:sz w:val="18"/>
                                <w:szCs w:val="18"/>
                              </w:rPr>
                              <w:t xml:space="preserve"> The AMP regional project will support and facilitate knowledge management and information sharing between the regional child project and national child projects, among national child projects, and between the program and the larger minigrid community.</w:t>
                            </w:r>
                          </w:p>
                          <w:p w14:paraId="74474FC6" w14:textId="77777777" w:rsidR="00976B58" w:rsidRPr="007E721C" w:rsidRDefault="00976B58" w:rsidP="00DF6374">
                            <w:pPr>
                              <w:pStyle w:val="ListParagraph"/>
                              <w:numPr>
                                <w:ilvl w:val="1"/>
                                <w:numId w:val="173"/>
                              </w:numPr>
                              <w:spacing w:after="14" w:line="248"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 xml:space="preserve">Insight Briefs. </w:t>
                            </w:r>
                            <w:r w:rsidRPr="007E721C">
                              <w:rPr>
                                <w:rFonts w:ascii="Calibri" w:eastAsia="Times New Roman" w:hAnsi="Calibri" w:cs="Calibri"/>
                                <w:iCs/>
                                <w:sz w:val="18"/>
                                <w:szCs w:val="18"/>
                              </w:rPr>
                              <w:t xml:space="preserve">National projects will gather data and audio-visual content (video footage, photos, etc.) highlighting national project activities which will be the subject of an ‘insight brief’ to be developed by the AMP Regional Project. The ‘insight brief’ will be disseminated by the regional project to regional stakeholders and published on the AMP website.  </w:t>
                            </w:r>
                          </w:p>
                          <w:p w14:paraId="6ECC51A4" w14:textId="07F29EC3" w:rsidR="00976B58" w:rsidRPr="007E721C" w:rsidRDefault="00976B58" w:rsidP="006166B6">
                            <w:pPr>
                              <w:pStyle w:val="ListParagraph"/>
                              <w:numPr>
                                <w:ilvl w:val="1"/>
                                <w:numId w:val="173"/>
                              </w:numPr>
                              <w:spacing w:after="14" w:line="248"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Communities of Practice</w:t>
                            </w:r>
                            <w:r w:rsidRPr="007E721C">
                              <w:rPr>
                                <w:rFonts w:ascii="Calibri" w:eastAsia="Times New Roman" w:hAnsi="Calibri" w:cs="Calibri"/>
                                <w:iCs/>
                                <w:sz w:val="18"/>
                                <w:szCs w:val="18"/>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2F650461" w14:textId="77777777" w:rsidR="00976B58" w:rsidRPr="007E721C" w:rsidRDefault="00976B58" w:rsidP="00DF6374">
                            <w:pPr>
                              <w:pStyle w:val="ListParagraph"/>
                              <w:numPr>
                                <w:ilvl w:val="0"/>
                                <w:numId w:val="173"/>
                              </w:numPr>
                              <w:spacing w:after="14" w:line="248"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Monitoring and Evaluation (M&amp;E).</w:t>
                            </w:r>
                            <w:r w:rsidRPr="007E721C">
                              <w:rPr>
                                <w:rFonts w:ascii="Calibri" w:eastAsia="Times New Roman" w:hAnsi="Calibri" w:cs="Calibri"/>
                                <w:iCs/>
                                <w:sz w:val="18"/>
                                <w:szCs w:val="18"/>
                              </w:rPr>
                              <w:t xml:space="preserve"> </w:t>
                            </w:r>
                          </w:p>
                          <w:p w14:paraId="5165C432" w14:textId="6FADE889" w:rsidR="00976B58" w:rsidRPr="007E721C" w:rsidRDefault="00976B58" w:rsidP="00DF6374">
                            <w:pPr>
                              <w:pStyle w:val="ListParagraph"/>
                              <w:numPr>
                                <w:ilvl w:val="1"/>
                                <w:numId w:val="173"/>
                              </w:numPr>
                              <w:spacing w:after="14" w:line="248"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 xml:space="preserve">Common M&amp;E Framework. </w:t>
                            </w:r>
                            <w:r w:rsidRPr="007E721C">
                              <w:rPr>
                                <w:rFonts w:ascii="Calibri" w:eastAsia="Times New Roman" w:hAnsi="Calibri" w:cs="Calibri"/>
                                <w:iCs/>
                                <w:sz w:val="18"/>
                                <w:szCs w:val="18"/>
                              </w:rPr>
                              <w:t xml:space="preserve">The AMP Regional Project will develop, with inputs from national projects, a common M&amp;E framework with SMART indicators to ensure that the program is able to track progress toward its overarching </w:t>
                            </w:r>
                            <w:r>
                              <w:rPr>
                                <w:rFonts w:ascii="Calibri" w:eastAsia="Times New Roman" w:hAnsi="Calibri" w:cs="Calibri"/>
                                <w:iCs/>
                                <w:sz w:val="18"/>
                                <w:szCs w:val="18"/>
                              </w:rPr>
                              <w:t xml:space="preserve">cost-reduction </w:t>
                            </w:r>
                            <w:r w:rsidRPr="007E721C">
                              <w:rPr>
                                <w:rFonts w:ascii="Calibri" w:eastAsia="Times New Roman" w:hAnsi="Calibri" w:cs="Calibri"/>
                                <w:iCs/>
                                <w:sz w:val="18"/>
                                <w:szCs w:val="18"/>
                              </w:rPr>
                              <w:t>objective</w:t>
                            </w:r>
                            <w:r>
                              <w:rPr>
                                <w:rFonts w:ascii="Calibri" w:eastAsia="Times New Roman" w:hAnsi="Calibri" w:cs="Calibri"/>
                                <w:iCs/>
                                <w:sz w:val="18"/>
                                <w:szCs w:val="18"/>
                              </w:rPr>
                              <w:t>s and intended SDG impacts and GHG emission reductions</w:t>
                            </w:r>
                            <w:r w:rsidRPr="007E721C">
                              <w:rPr>
                                <w:rFonts w:ascii="Calibri" w:eastAsia="Times New Roman" w:hAnsi="Calibri" w:cs="Calibri"/>
                                <w:iCs/>
                                <w:sz w:val="18"/>
                                <w:szCs w:val="18"/>
                              </w:rPr>
                              <w:t xml:space="preserve">. This common M&amp;E framework will include both the Results Framework indicators as well as additional Key Performance Indicators (KPIs) which will be adopted by the national projects. The project will thereafter provide on an annual basis (and to the extent feasible if requested on an ad-hoc basis) the following M&amp;E information to the AMP regional project staff: (a) Standard reporting on all indicators in the results framework; and (b) Reporting on all additional Key Performance Indicators (KPIs) adopted by the project under the common M&amp;E framework. </w:t>
                            </w:r>
                          </w:p>
                          <w:p w14:paraId="48248C87" w14:textId="77777777" w:rsidR="00976B58" w:rsidRPr="007E721C" w:rsidRDefault="00976B58" w:rsidP="00DF6374">
                            <w:pPr>
                              <w:pStyle w:val="ListParagraph"/>
                              <w:numPr>
                                <w:ilvl w:val="1"/>
                                <w:numId w:val="173"/>
                              </w:numPr>
                              <w:spacing w:after="160" w:line="259"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 xml:space="preserve">Operational support for national project M&amp;E activities. </w:t>
                            </w:r>
                            <w:r w:rsidRPr="007E721C">
                              <w:rPr>
                                <w:rFonts w:ascii="Calibri" w:eastAsia="Times New Roman" w:hAnsi="Calibri" w:cs="Calibri"/>
                                <w:iCs/>
                                <w:sz w:val="18"/>
                                <w:szCs w:val="18"/>
                              </w:rPr>
                              <w:t>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 Section VI. MONITORING AND EVALUATION (M&amp;E) PLAN.</w:t>
                            </w:r>
                          </w:p>
                          <w:p w14:paraId="3D2FF321" w14:textId="77777777" w:rsidR="00976B58" w:rsidRPr="009631DB" w:rsidRDefault="00976B58" w:rsidP="00DF6374">
                            <w:pPr>
                              <w:pStyle w:val="ListParagraph"/>
                              <w:spacing w:after="14" w:line="248" w:lineRule="auto"/>
                              <w:ind w:left="1080"/>
                              <w:rPr>
                                <w:rFonts w:eastAsia="Times New Roman" w:cstheme="minorHAnsi"/>
                                <w:iCs/>
                                <w:sz w:val="18"/>
                                <w:szCs w:val="18"/>
                              </w:rPr>
                            </w:pPr>
                          </w:p>
                          <w:p w14:paraId="738F1BE4" w14:textId="77777777" w:rsidR="00976B58" w:rsidRPr="009631DB" w:rsidRDefault="00976B58" w:rsidP="00DF6374">
                            <w:pPr>
                              <w:rPr>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27F0225" id="_x0000_t202" coordsize="21600,21600" o:spt="202" path="m,l,21600r21600,l21600,xe">
                <v:stroke joinstyle="miter"/>
                <v:path gradientshapeok="t" o:connecttype="rect"/>
              </v:shapetype>
              <v:shape id="Text Box 9" o:spid="_x0000_s1026" type="#_x0000_t202" style="width:468pt;height:47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" fillcolor="white [3201]" strokeweight=".5pt">
                <v:textbox>
                  <w:txbxContent>
                    <w:p w14:paraId="18E0DB76" w14:textId="77777777" w:rsidR="00976B58" w:rsidRPr="007E721C" w:rsidRDefault="00976B58" w:rsidP="00DF6374">
                      <w:pPr>
                        <w:rPr>
                          <w:rFonts w:ascii="Calibri" w:hAnsi="Calibri" w:cs="Calibri"/>
                          <w:iCs/>
                          <w:sz w:val="18"/>
                          <w:szCs w:val="18"/>
                        </w:rPr>
                      </w:pPr>
                      <w:r w:rsidRPr="007E721C">
                        <w:rPr>
                          <w:rFonts w:ascii="Calibri" w:hAnsi="Calibri" w:cs="Calibri"/>
                          <w:iCs/>
                          <w:sz w:val="18"/>
                          <w:szCs w:val="18"/>
                        </w:rPr>
                        <w:t xml:space="preserve">The project </w:t>
                      </w:r>
                      <w:r w:rsidRPr="007E721C">
                        <w:rPr>
                          <w:rFonts w:ascii="Calibri" w:hAnsi="Calibri" w:cs="Calibri"/>
                          <w:iCs/>
                          <w:sz w:val="18"/>
                          <w:szCs w:val="18"/>
                          <w:u w:val="single"/>
                        </w:rPr>
                        <w:t>will receive support and guidance from, as well as participate in activities led by the AMP Regional Project in the following key areas of interface between the AMP regional project and the AMP national projects</w:t>
                      </w:r>
                      <w:r w:rsidRPr="007E721C">
                        <w:rPr>
                          <w:rFonts w:ascii="Calibri" w:hAnsi="Calibri" w:cs="Calibri"/>
                          <w:iCs/>
                          <w:sz w:val="18"/>
                          <w:szCs w:val="18"/>
                        </w:rPr>
                        <w:t>:</w:t>
                      </w:r>
                    </w:p>
                    <w:p w14:paraId="054FEA61" w14:textId="77777777" w:rsidR="00976B58" w:rsidRPr="007E721C" w:rsidRDefault="00976B58" w:rsidP="00DF6374">
                      <w:pPr>
                        <w:pStyle w:val="ListParagraph"/>
                        <w:numPr>
                          <w:ilvl w:val="0"/>
                          <w:numId w:val="173"/>
                        </w:numPr>
                        <w:spacing w:after="14" w:line="248"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 xml:space="preserve">Digital. </w:t>
                      </w:r>
                    </w:p>
                    <w:p w14:paraId="65DF3AAA" w14:textId="77777777" w:rsidR="00976B58" w:rsidRDefault="00976B58" w:rsidP="00DF6374">
                      <w:pPr>
                        <w:pStyle w:val="ListParagraph"/>
                        <w:numPr>
                          <w:ilvl w:val="1"/>
                          <w:numId w:val="173"/>
                        </w:numPr>
                        <w:spacing w:after="14" w:line="248"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 xml:space="preserve">Knowledge building/sharing. </w:t>
                      </w:r>
                      <w:r w:rsidRPr="007E721C">
                        <w:rPr>
                          <w:rFonts w:ascii="Calibri" w:eastAsia="Times New Roman" w:hAnsi="Calibri" w:cs="Calibri"/>
                          <w:iCs/>
                          <w:sz w:val="18"/>
                          <w:szCs w:val="18"/>
                        </w:rPr>
                        <w:t xml:space="preserve">The regional project will build and share knowledge with the project on the potential for use of digital tools and solutions, including leveraging minigrid projects’ data to improve the commercial viability of renewable energy minigrids. </w:t>
                      </w:r>
                    </w:p>
                    <w:p w14:paraId="3E188F76" w14:textId="77777777" w:rsidR="00976B58" w:rsidRPr="007E721C" w:rsidRDefault="00976B58" w:rsidP="00DF6374">
                      <w:pPr>
                        <w:pStyle w:val="ListParagraph"/>
                        <w:numPr>
                          <w:ilvl w:val="1"/>
                          <w:numId w:val="173"/>
                        </w:numPr>
                        <w:spacing w:after="14" w:line="248"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Data aggregation platform.</w:t>
                      </w:r>
                      <w:r w:rsidRPr="007E721C">
                        <w:rPr>
                          <w:rFonts w:ascii="Calibri" w:eastAsia="Times New Roman" w:hAnsi="Calibri" w:cs="Calibri"/>
                          <w:iCs/>
                          <w:sz w:val="18"/>
                          <w:szCs w:val="18"/>
                        </w:rPr>
                        <w:t xml:space="preserve"> The AMP Regional Project will make a data management platform available to aggregate data from all national project pilots based on a common M&amp;E framework to track Results Framework indicators as well as program objectives, SDG impacts and GHG emission reductions for all child projects.</w:t>
                      </w:r>
                    </w:p>
                    <w:p w14:paraId="4F448239" w14:textId="77777777" w:rsidR="00976B58" w:rsidRPr="007E721C" w:rsidRDefault="00976B58" w:rsidP="00DF6374">
                      <w:pPr>
                        <w:pStyle w:val="ListParagraph"/>
                        <w:numPr>
                          <w:ilvl w:val="0"/>
                          <w:numId w:val="173"/>
                        </w:numPr>
                        <w:spacing w:after="14" w:line="248"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Knowledge Management</w:t>
                      </w:r>
                      <w:r w:rsidRPr="007E721C">
                        <w:rPr>
                          <w:rFonts w:ascii="Calibri" w:eastAsia="Times New Roman" w:hAnsi="Calibri" w:cs="Calibri"/>
                          <w:iCs/>
                          <w:sz w:val="18"/>
                          <w:szCs w:val="18"/>
                        </w:rPr>
                        <w:t xml:space="preserve">. </w:t>
                      </w:r>
                    </w:p>
                    <w:p w14:paraId="1244B52D" w14:textId="77777777" w:rsidR="00976B58" w:rsidRPr="00DE41C3" w:rsidRDefault="00976B58" w:rsidP="00DF6374">
                      <w:pPr>
                        <w:pStyle w:val="ListParagraph"/>
                        <w:numPr>
                          <w:ilvl w:val="1"/>
                          <w:numId w:val="173"/>
                        </w:numPr>
                        <w:rPr>
                          <w:rFonts w:ascii="Calibri" w:eastAsia="Times New Roman" w:hAnsi="Calibri" w:cs="Calibri"/>
                          <w:iCs/>
                          <w:sz w:val="18"/>
                          <w:szCs w:val="18"/>
                        </w:rPr>
                      </w:pPr>
                      <w:r w:rsidRPr="00DE41C3">
                        <w:rPr>
                          <w:rFonts w:ascii="Calibri" w:eastAsia="Times New Roman" w:hAnsi="Calibri" w:cs="Calibri"/>
                          <w:b/>
                          <w:bCs/>
                          <w:iCs/>
                          <w:sz w:val="18"/>
                          <w:szCs w:val="18"/>
                        </w:rPr>
                        <w:t>Knowledge tools</w:t>
                      </w:r>
                      <w:r w:rsidRPr="00DE41C3">
                        <w:rPr>
                          <w:rFonts w:ascii="Calibri" w:eastAsia="Times New Roman" w:hAnsi="Calibri" w:cs="Calibri"/>
                          <w:iCs/>
                          <w:sz w:val="18"/>
                          <w:szCs w:val="18"/>
                        </w:rPr>
                        <w:t>. Knowledge tools and good practices around minigrid cost-reduction in a variety of regulatory environments, and research and development tools, such as policy packages, template tender documents, and guidelines on productive use program designs will be made available. The toolkits will support both public and private sector (e.g. minigrid developers) and the overall minigrid market</w:t>
                      </w:r>
                    </w:p>
                    <w:p w14:paraId="70E74B79" w14:textId="77777777" w:rsidR="00976B58" w:rsidRPr="007E721C" w:rsidRDefault="00976B58" w:rsidP="00DF6374">
                      <w:pPr>
                        <w:pStyle w:val="ListParagraph"/>
                        <w:numPr>
                          <w:ilvl w:val="1"/>
                          <w:numId w:val="173"/>
                        </w:numPr>
                        <w:spacing w:after="14" w:line="248" w:lineRule="auto"/>
                        <w:contextualSpacing/>
                        <w:rPr>
                          <w:rFonts w:ascii="Calibri" w:eastAsia="Times New Roman" w:hAnsi="Calibri" w:cs="Calibri"/>
                          <w:iCs/>
                          <w:sz w:val="18"/>
                          <w:szCs w:val="18"/>
                        </w:rPr>
                      </w:pPr>
                      <w:r w:rsidRPr="00DE41C3">
                        <w:rPr>
                          <w:rFonts w:ascii="Calibri" w:eastAsia="Times New Roman" w:hAnsi="Calibri" w:cs="Calibri"/>
                          <w:b/>
                          <w:bCs/>
                          <w:iCs/>
                          <w:sz w:val="18"/>
                          <w:szCs w:val="18"/>
                        </w:rPr>
                        <w:t xml:space="preserve">Knowledge </w:t>
                      </w:r>
                      <w:r>
                        <w:rPr>
                          <w:rFonts w:ascii="Calibri" w:eastAsia="Times New Roman" w:hAnsi="Calibri" w:cs="Calibri"/>
                          <w:b/>
                          <w:bCs/>
                          <w:iCs/>
                          <w:sz w:val="18"/>
                          <w:szCs w:val="18"/>
                        </w:rPr>
                        <w:t>sharing.</w:t>
                      </w:r>
                      <w:r w:rsidRPr="007E721C">
                        <w:rPr>
                          <w:rFonts w:ascii="Calibri" w:eastAsia="Times New Roman" w:hAnsi="Calibri" w:cs="Calibri"/>
                          <w:iCs/>
                          <w:sz w:val="18"/>
                          <w:szCs w:val="18"/>
                        </w:rPr>
                        <w:t xml:space="preserve"> The AMP regional project will support and facilitate knowledge management and information sharing between the regional child project and national child projects, among national child projects, and between the program and the larger minigrid community.</w:t>
                      </w:r>
                    </w:p>
                    <w:p w14:paraId="74474FC6" w14:textId="77777777" w:rsidR="00976B58" w:rsidRPr="007E721C" w:rsidRDefault="00976B58" w:rsidP="00DF6374">
                      <w:pPr>
                        <w:pStyle w:val="ListParagraph"/>
                        <w:numPr>
                          <w:ilvl w:val="1"/>
                          <w:numId w:val="173"/>
                        </w:numPr>
                        <w:spacing w:after="14" w:line="248"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 xml:space="preserve">Insight Briefs. </w:t>
                      </w:r>
                      <w:r w:rsidRPr="007E721C">
                        <w:rPr>
                          <w:rFonts w:ascii="Calibri" w:eastAsia="Times New Roman" w:hAnsi="Calibri" w:cs="Calibri"/>
                          <w:iCs/>
                          <w:sz w:val="18"/>
                          <w:szCs w:val="18"/>
                        </w:rPr>
                        <w:t xml:space="preserve">National projects will gather data and audio-visual content (video footage, photos, etc.) highlighting national project activities which will be the subject of an ‘insight brief’ to be developed by the AMP Regional Project. The ‘insight brief’ will be disseminated by the regional project to regional stakeholders and published on the AMP website.  </w:t>
                      </w:r>
                    </w:p>
                    <w:p w14:paraId="6ECC51A4" w14:textId="07F29EC3" w:rsidR="00976B58" w:rsidRPr="007E721C" w:rsidRDefault="00976B58" w:rsidP="006166B6">
                      <w:pPr>
                        <w:pStyle w:val="ListParagraph"/>
                        <w:numPr>
                          <w:ilvl w:val="1"/>
                          <w:numId w:val="173"/>
                        </w:numPr>
                        <w:spacing w:after="14" w:line="248"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Communities of Practice</w:t>
                      </w:r>
                      <w:r w:rsidRPr="007E721C">
                        <w:rPr>
                          <w:rFonts w:ascii="Calibri" w:eastAsia="Times New Roman" w:hAnsi="Calibri" w:cs="Calibri"/>
                          <w:iCs/>
                          <w:sz w:val="18"/>
                          <w:szCs w:val="18"/>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2F650461" w14:textId="77777777" w:rsidR="00976B58" w:rsidRPr="007E721C" w:rsidRDefault="00976B58" w:rsidP="00DF6374">
                      <w:pPr>
                        <w:pStyle w:val="ListParagraph"/>
                        <w:numPr>
                          <w:ilvl w:val="0"/>
                          <w:numId w:val="173"/>
                        </w:numPr>
                        <w:spacing w:after="14" w:line="248"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Monitoring and Evaluation (M&amp;E).</w:t>
                      </w:r>
                      <w:r w:rsidRPr="007E721C">
                        <w:rPr>
                          <w:rFonts w:ascii="Calibri" w:eastAsia="Times New Roman" w:hAnsi="Calibri" w:cs="Calibri"/>
                          <w:iCs/>
                          <w:sz w:val="18"/>
                          <w:szCs w:val="18"/>
                        </w:rPr>
                        <w:t xml:space="preserve"> </w:t>
                      </w:r>
                    </w:p>
                    <w:p w14:paraId="5165C432" w14:textId="6FADE889" w:rsidR="00976B58" w:rsidRPr="007E721C" w:rsidRDefault="00976B58" w:rsidP="00DF6374">
                      <w:pPr>
                        <w:pStyle w:val="ListParagraph"/>
                        <w:numPr>
                          <w:ilvl w:val="1"/>
                          <w:numId w:val="173"/>
                        </w:numPr>
                        <w:spacing w:after="14" w:line="248"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 xml:space="preserve">Common M&amp;E Framework. </w:t>
                      </w:r>
                      <w:r w:rsidRPr="007E721C">
                        <w:rPr>
                          <w:rFonts w:ascii="Calibri" w:eastAsia="Times New Roman" w:hAnsi="Calibri" w:cs="Calibri"/>
                          <w:iCs/>
                          <w:sz w:val="18"/>
                          <w:szCs w:val="18"/>
                        </w:rPr>
                        <w:t xml:space="preserve">The AMP Regional Project will develop, with inputs from national projects, a common M&amp;E framework with SMART indicators to ensure that the program is able to track progress toward its overarching </w:t>
                      </w:r>
                      <w:r>
                        <w:rPr>
                          <w:rFonts w:ascii="Calibri" w:eastAsia="Times New Roman" w:hAnsi="Calibri" w:cs="Calibri"/>
                          <w:iCs/>
                          <w:sz w:val="18"/>
                          <w:szCs w:val="18"/>
                        </w:rPr>
                        <w:t xml:space="preserve">cost-reduction </w:t>
                      </w:r>
                      <w:r w:rsidRPr="007E721C">
                        <w:rPr>
                          <w:rFonts w:ascii="Calibri" w:eastAsia="Times New Roman" w:hAnsi="Calibri" w:cs="Calibri"/>
                          <w:iCs/>
                          <w:sz w:val="18"/>
                          <w:szCs w:val="18"/>
                        </w:rPr>
                        <w:t>objective</w:t>
                      </w:r>
                      <w:r>
                        <w:rPr>
                          <w:rFonts w:ascii="Calibri" w:eastAsia="Times New Roman" w:hAnsi="Calibri" w:cs="Calibri"/>
                          <w:iCs/>
                          <w:sz w:val="18"/>
                          <w:szCs w:val="18"/>
                        </w:rPr>
                        <w:t>s and intended SDG impacts and GHG emission reductions</w:t>
                      </w:r>
                      <w:r w:rsidRPr="007E721C">
                        <w:rPr>
                          <w:rFonts w:ascii="Calibri" w:eastAsia="Times New Roman" w:hAnsi="Calibri" w:cs="Calibri"/>
                          <w:iCs/>
                          <w:sz w:val="18"/>
                          <w:szCs w:val="18"/>
                        </w:rPr>
                        <w:t xml:space="preserve">. This common M&amp;E framework will include both the Results Framework indicators as well as additional Key Performance Indicators (KPIs) which will be adopted by the national projects. The project will thereafter provide on an annual basis (and to the extent feasible if requested on an ad-hoc basis) the following M&amp;E information to the AMP regional project staff: (a) Standard reporting on all indicators in the results framework; and (b) Reporting on all additional Key Performance Indicators (KPIs) adopted by the project under the common M&amp;E framework. </w:t>
                      </w:r>
                    </w:p>
                    <w:p w14:paraId="48248C87" w14:textId="77777777" w:rsidR="00976B58" w:rsidRPr="007E721C" w:rsidRDefault="00976B58" w:rsidP="00DF6374">
                      <w:pPr>
                        <w:pStyle w:val="ListParagraph"/>
                        <w:numPr>
                          <w:ilvl w:val="1"/>
                          <w:numId w:val="173"/>
                        </w:numPr>
                        <w:spacing w:after="160" w:line="259" w:lineRule="auto"/>
                        <w:contextualSpacing/>
                        <w:rPr>
                          <w:rFonts w:ascii="Calibri" w:eastAsia="Times New Roman" w:hAnsi="Calibri" w:cs="Calibri"/>
                          <w:iCs/>
                          <w:sz w:val="18"/>
                          <w:szCs w:val="18"/>
                        </w:rPr>
                      </w:pPr>
                      <w:r w:rsidRPr="007E721C">
                        <w:rPr>
                          <w:rFonts w:ascii="Calibri" w:eastAsia="Times New Roman" w:hAnsi="Calibri" w:cs="Calibri"/>
                          <w:b/>
                          <w:bCs/>
                          <w:iCs/>
                          <w:sz w:val="18"/>
                          <w:szCs w:val="18"/>
                        </w:rPr>
                        <w:t xml:space="preserve">Operational support for national project M&amp;E activities. </w:t>
                      </w:r>
                      <w:r w:rsidRPr="007E721C">
                        <w:rPr>
                          <w:rFonts w:ascii="Calibri" w:eastAsia="Times New Roman" w:hAnsi="Calibri" w:cs="Calibri"/>
                          <w:iCs/>
                          <w:sz w:val="18"/>
                          <w:szCs w:val="18"/>
                        </w:rPr>
                        <w:t>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 Section VI. MONITORING AND EVALUATION (M&amp;E) PLAN.</w:t>
                      </w:r>
                    </w:p>
                    <w:p w14:paraId="3D2FF321" w14:textId="77777777" w:rsidR="00976B58" w:rsidRPr="009631DB" w:rsidRDefault="00976B58" w:rsidP="00DF6374">
                      <w:pPr>
                        <w:pStyle w:val="ListParagraph"/>
                        <w:spacing w:after="14" w:line="248" w:lineRule="auto"/>
                        <w:ind w:left="1080"/>
                        <w:rPr>
                          <w:rFonts w:eastAsia="Times New Roman" w:cstheme="minorHAnsi"/>
                          <w:iCs/>
                          <w:sz w:val="18"/>
                          <w:szCs w:val="18"/>
                        </w:rPr>
                      </w:pPr>
                    </w:p>
                    <w:p w14:paraId="738F1BE4" w14:textId="77777777" w:rsidR="00976B58" w:rsidRPr="009631DB" w:rsidRDefault="00976B58" w:rsidP="00DF6374">
                      <w:pPr>
                        <w:rPr>
                          <w:sz w:val="18"/>
                        </w:rPr>
                      </w:pPr>
                    </w:p>
                  </w:txbxContent>
                </v:textbox>
                <w10:anchorlock/>
              </v:shape>
            </w:pict>
          </mc:Fallback>
        </mc:AlternateContent>
      </w:r>
    </w:p>
    <w:p w14:paraId="49C80126" w14:textId="77777777" w:rsidR="00DF6374" w:rsidRPr="00FA2C9A" w:rsidRDefault="00DF6374" w:rsidP="00DF6374">
      <w:pPr>
        <w:pStyle w:val="ListParagraph"/>
      </w:pPr>
    </w:p>
    <w:p w14:paraId="33558BDB" w14:textId="77777777" w:rsidR="00A35476" w:rsidRPr="00FA2C9A" w:rsidRDefault="00A35476" w:rsidP="00FA2C9A">
      <w:pPr>
        <w:rPr>
          <w:rFonts w:ascii="Calibri" w:hAnsi="Calibri" w:cs="Calibri"/>
          <w:bCs/>
          <w:i/>
          <w:iCs/>
          <w:color w:val="000000" w:themeColor="text1"/>
          <w:szCs w:val="20"/>
          <w:u w:val="single"/>
        </w:rPr>
      </w:pPr>
    </w:p>
    <w:p w14:paraId="7E552AA2" w14:textId="15416CE6" w:rsidR="00B41BFC" w:rsidRPr="00FA2C9A" w:rsidRDefault="00B41BFC" w:rsidP="00FA2C9A">
      <w:pPr>
        <w:numPr>
          <w:ilvl w:val="0"/>
          <w:numId w:val="36"/>
        </w:numPr>
        <w:jc w:val="both"/>
        <w:rPr>
          <w:rFonts w:ascii="Calibri" w:hAnsi="Calibri"/>
          <w:i/>
          <w:iCs/>
          <w:sz w:val="20"/>
          <w:szCs w:val="20"/>
          <w:u w:val="single"/>
        </w:rPr>
      </w:pPr>
      <w:r w:rsidRPr="00FA2C9A">
        <w:rPr>
          <w:rFonts w:ascii="Calibri" w:eastAsia="SimSun" w:hAnsi="Calibri"/>
          <w:i/>
          <w:iCs/>
          <w:sz w:val="20"/>
          <w:szCs w:val="20"/>
          <w:u w:val="single"/>
        </w:rPr>
        <w:t>Output 4.1: A</w:t>
      </w:r>
      <w:r w:rsidR="00AE2F3E">
        <w:rPr>
          <w:rFonts w:ascii="Calibri" w:eastAsia="SimSun" w:hAnsi="Calibri"/>
          <w:i/>
          <w:iCs/>
          <w:sz w:val="20"/>
          <w:szCs w:val="20"/>
          <w:u w:val="single"/>
        </w:rPr>
        <w:t xml:space="preserve"> Project</w:t>
      </w:r>
      <w:r w:rsidRPr="00FA2C9A">
        <w:rPr>
          <w:rFonts w:ascii="Calibri" w:eastAsia="SimSun" w:hAnsi="Calibri"/>
          <w:i/>
          <w:iCs/>
          <w:sz w:val="20"/>
          <w:szCs w:val="20"/>
          <w:u w:val="single"/>
        </w:rPr>
        <w:t xml:space="preserve"> Digital Strategy is developed and implemented, including linkages to and following guidance from the AMP Regional Project</w:t>
      </w:r>
    </w:p>
    <w:p w14:paraId="5DF543FC" w14:textId="77777777" w:rsidR="00B41BFC" w:rsidRPr="006879A2" w:rsidRDefault="00B41BFC" w:rsidP="00B41BFC">
      <w:pPr>
        <w:ind w:left="360"/>
        <w:contextualSpacing/>
        <w:jc w:val="both"/>
        <w:rPr>
          <w:rFonts w:ascii="Calibri" w:hAnsi="Calibri" w:cs="Calibri"/>
          <w:i/>
          <w:iCs/>
          <w:sz w:val="20"/>
          <w:szCs w:val="20"/>
          <w:u w:val="single"/>
        </w:rPr>
      </w:pPr>
    </w:p>
    <w:p w14:paraId="253E0147" w14:textId="0BED6A35" w:rsidR="00B41BFC" w:rsidRPr="00EF5F9B" w:rsidRDefault="00B41BFC" w:rsidP="005913BC">
      <w:pPr>
        <w:numPr>
          <w:ilvl w:val="0"/>
          <w:numId w:val="71"/>
        </w:numPr>
        <w:contextualSpacing/>
        <w:jc w:val="both"/>
        <w:rPr>
          <w:rFonts w:ascii="Calibri" w:hAnsi="Calibri" w:cs="Calibri"/>
          <w:sz w:val="20"/>
          <w:szCs w:val="20"/>
          <w:u w:val="single"/>
        </w:rPr>
      </w:pPr>
      <w:r w:rsidRPr="00EF5F9B">
        <w:rPr>
          <w:rFonts w:ascii="Calibri" w:hAnsi="Calibri" w:cs="Calibri"/>
          <w:bCs/>
          <w:sz w:val="20"/>
          <w:szCs w:val="20"/>
          <w:u w:val="single"/>
        </w:rPr>
        <w:t>Activity 4.1</w:t>
      </w:r>
      <w:r w:rsidR="00E07BF8">
        <w:rPr>
          <w:rFonts w:ascii="Calibri" w:hAnsi="Calibri" w:cs="Calibri"/>
          <w:sz w:val="20"/>
          <w:szCs w:val="20"/>
          <w:u w:val="single"/>
        </w:rPr>
        <w:t>.1</w:t>
      </w:r>
      <w:r w:rsidRPr="00EF5F9B">
        <w:rPr>
          <w:rFonts w:ascii="Calibri" w:hAnsi="Calibri" w:cs="Calibri"/>
          <w:sz w:val="20"/>
          <w:szCs w:val="20"/>
        </w:rPr>
        <w:t xml:space="preserve">: Develop and implement a </w:t>
      </w:r>
      <w:r w:rsidR="00CE5725">
        <w:rPr>
          <w:rFonts w:ascii="Calibri" w:hAnsi="Calibri" w:cs="Calibri"/>
          <w:b/>
          <w:sz w:val="20"/>
          <w:szCs w:val="20"/>
        </w:rPr>
        <w:t xml:space="preserve">project </w:t>
      </w:r>
      <w:r w:rsidR="00B56579">
        <w:rPr>
          <w:rFonts w:ascii="Calibri" w:hAnsi="Calibri" w:cs="Calibri"/>
          <w:b/>
          <w:sz w:val="20"/>
          <w:szCs w:val="20"/>
        </w:rPr>
        <w:t>digital</w:t>
      </w:r>
      <w:r w:rsidRPr="00EF5F9B">
        <w:rPr>
          <w:rFonts w:ascii="Calibri" w:hAnsi="Calibri" w:cs="Calibri"/>
          <w:b/>
          <w:sz w:val="20"/>
          <w:szCs w:val="20"/>
        </w:rPr>
        <w:t xml:space="preserve"> strategy</w:t>
      </w:r>
    </w:p>
    <w:p w14:paraId="56C3B564" w14:textId="41E6369F" w:rsidR="00B41BFC" w:rsidRDefault="00B41BFC" w:rsidP="00B41BFC">
      <w:pPr>
        <w:ind w:left="1080"/>
        <w:contextualSpacing/>
        <w:jc w:val="both"/>
        <w:rPr>
          <w:rFonts w:ascii="Calibri" w:hAnsi="Calibri" w:cs="Calibri"/>
          <w:sz w:val="20"/>
          <w:szCs w:val="20"/>
        </w:rPr>
      </w:pPr>
      <w:r w:rsidRPr="00B03E03">
        <w:rPr>
          <w:rFonts w:ascii="Calibri" w:hAnsi="Calibri" w:cs="Calibri"/>
          <w:sz w:val="20"/>
          <w:szCs w:val="20"/>
        </w:rPr>
        <w:t>L</w:t>
      </w:r>
      <w:r w:rsidR="00B56579">
        <w:rPr>
          <w:rFonts w:ascii="Calibri" w:hAnsi="Calibri" w:cs="Calibri"/>
          <w:sz w:val="20"/>
          <w:szCs w:val="20"/>
        </w:rPr>
        <w:t xml:space="preserve">everaging digital tools/innovation for institutional stakeholders such as ABER and ANEREE, private sector </w:t>
      </w:r>
      <w:proofErr w:type="spellStart"/>
      <w:r w:rsidR="00B56579">
        <w:rPr>
          <w:rFonts w:ascii="Calibri" w:hAnsi="Calibri" w:cs="Calibri"/>
          <w:sz w:val="20"/>
          <w:szCs w:val="20"/>
        </w:rPr>
        <w:t>minigrid</w:t>
      </w:r>
      <w:proofErr w:type="spellEnd"/>
      <w:r w:rsidR="00B56579">
        <w:rPr>
          <w:rFonts w:ascii="Calibri" w:hAnsi="Calibri" w:cs="Calibri"/>
          <w:sz w:val="20"/>
          <w:szCs w:val="20"/>
        </w:rPr>
        <w:t xml:space="preserve"> developers and operators, </w:t>
      </w:r>
      <w:r w:rsidRPr="00B03E03">
        <w:rPr>
          <w:rFonts w:ascii="Calibri" w:hAnsi="Calibri" w:cs="Calibri"/>
          <w:sz w:val="20"/>
          <w:szCs w:val="20"/>
        </w:rPr>
        <w:t xml:space="preserve">was identified as </w:t>
      </w:r>
      <w:r w:rsidR="00B56579">
        <w:rPr>
          <w:rFonts w:ascii="Calibri" w:hAnsi="Calibri" w:cs="Calibri"/>
          <w:sz w:val="20"/>
          <w:szCs w:val="20"/>
        </w:rPr>
        <w:t>one of the key enablers for</w:t>
      </w:r>
      <w:r w:rsidRPr="00B03E03">
        <w:rPr>
          <w:rFonts w:ascii="Calibri" w:hAnsi="Calibri" w:cs="Calibri"/>
          <w:sz w:val="20"/>
          <w:szCs w:val="20"/>
        </w:rPr>
        <w:t xml:space="preserve"> scaling</w:t>
      </w:r>
      <w:r w:rsidRPr="00B03E03">
        <w:rPr>
          <w:rFonts w:ascii="Calibri" w:hAnsi="Calibri" w:cs="Calibri"/>
          <w:b/>
          <w:bCs/>
          <w:sz w:val="20"/>
          <w:szCs w:val="20"/>
        </w:rPr>
        <w:t>-</w:t>
      </w:r>
      <w:r w:rsidRPr="00B03E03">
        <w:rPr>
          <w:rFonts w:ascii="Calibri" w:hAnsi="Calibri" w:cs="Calibri"/>
          <w:sz w:val="20"/>
          <w:szCs w:val="20"/>
        </w:rPr>
        <w:t xml:space="preserve">up commercial investment in renewable energy </w:t>
      </w:r>
      <w:proofErr w:type="spellStart"/>
      <w:r w:rsidRPr="00B03E03">
        <w:rPr>
          <w:rFonts w:ascii="Calibri" w:hAnsi="Calibri" w:cs="Calibri"/>
          <w:sz w:val="20"/>
          <w:szCs w:val="20"/>
        </w:rPr>
        <w:t>minigrids</w:t>
      </w:r>
      <w:proofErr w:type="spellEnd"/>
      <w:r w:rsidRPr="00B03E03">
        <w:rPr>
          <w:rFonts w:ascii="Calibri" w:hAnsi="Calibri" w:cs="Calibri"/>
          <w:sz w:val="20"/>
          <w:szCs w:val="20"/>
        </w:rPr>
        <w:t xml:space="preserve">, during </w:t>
      </w:r>
      <w:proofErr w:type="gramStart"/>
      <w:r w:rsidRPr="00B03E03">
        <w:rPr>
          <w:rFonts w:ascii="Calibri" w:hAnsi="Calibri" w:cs="Calibri"/>
          <w:sz w:val="20"/>
          <w:szCs w:val="20"/>
        </w:rPr>
        <w:t>stakeholders</w:t>
      </w:r>
      <w:proofErr w:type="gramEnd"/>
      <w:r w:rsidRPr="00B03E03">
        <w:rPr>
          <w:rFonts w:ascii="Calibri" w:hAnsi="Calibri" w:cs="Calibri"/>
          <w:sz w:val="20"/>
          <w:szCs w:val="20"/>
        </w:rPr>
        <w:t xml:space="preserve"> consultations. </w:t>
      </w:r>
      <w:r w:rsidR="00BB2A7E">
        <w:rPr>
          <w:rFonts w:ascii="Calibri" w:hAnsi="Calibri" w:cs="Calibri"/>
          <w:sz w:val="20"/>
          <w:szCs w:val="20"/>
        </w:rPr>
        <w:t xml:space="preserve">Being a nascent market, local developers and COOPELs have not been able to take full advantage of digital tools such as smart meters, remote monitoring, etc. </w:t>
      </w:r>
      <w:r w:rsidRPr="00B03E03">
        <w:rPr>
          <w:rFonts w:ascii="Calibri" w:hAnsi="Calibri" w:cs="Calibri"/>
          <w:sz w:val="20"/>
          <w:szCs w:val="20"/>
        </w:rPr>
        <w:t>This activity will remedy this situation by supporting the design of a</w:t>
      </w:r>
      <w:r w:rsidR="00BB2A7E">
        <w:rPr>
          <w:rFonts w:ascii="Calibri" w:hAnsi="Calibri" w:cs="Calibri"/>
          <w:sz w:val="20"/>
          <w:szCs w:val="20"/>
        </w:rPr>
        <w:t xml:space="preserve"> digital</w:t>
      </w:r>
      <w:r w:rsidRPr="00B03E03">
        <w:rPr>
          <w:rFonts w:ascii="Calibri" w:hAnsi="Calibri" w:cs="Calibri"/>
          <w:sz w:val="20"/>
          <w:szCs w:val="20"/>
        </w:rPr>
        <w:t xml:space="preserve"> strategy</w:t>
      </w:r>
      <w:r w:rsidR="00BC7FC6">
        <w:rPr>
          <w:rFonts w:ascii="Calibri" w:hAnsi="Calibri" w:cs="Calibri"/>
          <w:sz w:val="20"/>
          <w:szCs w:val="20"/>
        </w:rPr>
        <w:t xml:space="preserve"> for the project</w:t>
      </w:r>
      <w:r w:rsidR="002C3D03">
        <w:rPr>
          <w:rFonts w:ascii="Calibri" w:hAnsi="Calibri" w:cs="Calibri"/>
          <w:sz w:val="20"/>
          <w:szCs w:val="20"/>
        </w:rPr>
        <w:t xml:space="preserve"> </w:t>
      </w:r>
      <w:r w:rsidR="002C3D03" w:rsidRPr="002C3D03">
        <w:rPr>
          <w:rFonts w:ascii="Calibri" w:hAnsi="Calibri" w:cs="Calibri"/>
          <w:sz w:val="20"/>
          <w:szCs w:val="20"/>
        </w:rPr>
        <w:t>in year 1 which will be implemented thereafter</w:t>
      </w:r>
      <w:r w:rsidRPr="00B03E03">
        <w:rPr>
          <w:rFonts w:ascii="Calibri" w:hAnsi="Calibri" w:cs="Calibri"/>
          <w:sz w:val="20"/>
          <w:szCs w:val="20"/>
        </w:rPr>
        <w:t>.</w:t>
      </w:r>
      <w:r w:rsidR="00BC7FC6">
        <w:rPr>
          <w:rFonts w:ascii="Calibri" w:hAnsi="Calibri" w:cs="Calibri"/>
          <w:sz w:val="20"/>
          <w:szCs w:val="20"/>
        </w:rPr>
        <w:t xml:space="preserve"> </w:t>
      </w:r>
      <w:r w:rsidR="00BC7FC6" w:rsidRPr="00BC7FC6">
        <w:rPr>
          <w:rFonts w:ascii="Calibri" w:hAnsi="Calibri" w:cs="Calibri"/>
          <w:sz w:val="20"/>
          <w:szCs w:val="20"/>
        </w:rPr>
        <w:t xml:space="preserve">The Project </w:t>
      </w:r>
      <w:r w:rsidR="00BC7FC6" w:rsidRPr="00BC7FC6">
        <w:rPr>
          <w:rFonts w:ascii="Calibri" w:hAnsi="Calibri" w:cs="Calibri"/>
          <w:sz w:val="20"/>
          <w:szCs w:val="20"/>
        </w:rPr>
        <w:lastRenderedPageBreak/>
        <w:t xml:space="preserve">Digital Strategy will </w:t>
      </w:r>
      <w:proofErr w:type="gramStart"/>
      <w:r w:rsidR="00BC7FC6" w:rsidRPr="00BC7FC6">
        <w:rPr>
          <w:rFonts w:ascii="Calibri" w:hAnsi="Calibri" w:cs="Calibri"/>
          <w:sz w:val="20"/>
          <w:szCs w:val="20"/>
        </w:rPr>
        <w:t>updated</w:t>
      </w:r>
      <w:proofErr w:type="gramEnd"/>
      <w:r w:rsidR="00BC7FC6" w:rsidRPr="00BC7FC6">
        <w:rPr>
          <w:rFonts w:ascii="Calibri" w:hAnsi="Calibri" w:cs="Calibri"/>
          <w:sz w:val="20"/>
          <w:szCs w:val="20"/>
        </w:rPr>
        <w:t xml:space="preserve"> on an annual basis to reflect learnings from project implementation, guidance received from the AMP Regional Project on digital tools and solutions, and insights gained from </w:t>
      </w:r>
      <w:proofErr w:type="spellStart"/>
      <w:r w:rsidR="00BC7FC6" w:rsidRPr="00BC7FC6">
        <w:rPr>
          <w:rFonts w:ascii="Calibri" w:hAnsi="Calibri" w:cs="Calibri"/>
          <w:sz w:val="20"/>
          <w:szCs w:val="20"/>
        </w:rPr>
        <w:t>minigrid</w:t>
      </w:r>
      <w:proofErr w:type="spellEnd"/>
      <w:r w:rsidR="00BC7FC6" w:rsidRPr="00BC7FC6">
        <w:rPr>
          <w:rFonts w:ascii="Calibri" w:hAnsi="Calibri" w:cs="Calibri"/>
          <w:sz w:val="20"/>
          <w:szCs w:val="20"/>
        </w:rPr>
        <w:t xml:space="preserve"> pilot(s) data. </w:t>
      </w:r>
      <w:r w:rsidRPr="00B03E03">
        <w:rPr>
          <w:rFonts w:ascii="Calibri" w:hAnsi="Calibri" w:cs="Calibri"/>
          <w:sz w:val="20"/>
          <w:szCs w:val="20"/>
        </w:rPr>
        <w:t xml:space="preserve"> </w:t>
      </w:r>
    </w:p>
    <w:p w14:paraId="692A48F0" w14:textId="21490DB6" w:rsidR="00BB75A0" w:rsidRPr="00EF5F9B" w:rsidRDefault="00BB75A0" w:rsidP="00BB75A0">
      <w:pPr>
        <w:numPr>
          <w:ilvl w:val="0"/>
          <w:numId w:val="71"/>
        </w:numPr>
        <w:contextualSpacing/>
        <w:jc w:val="both"/>
        <w:rPr>
          <w:rFonts w:ascii="Calibri" w:hAnsi="Calibri" w:cs="Calibri"/>
          <w:sz w:val="20"/>
          <w:szCs w:val="20"/>
          <w:u w:val="single"/>
        </w:rPr>
      </w:pPr>
      <w:r w:rsidRPr="00EF5F9B">
        <w:rPr>
          <w:rFonts w:ascii="Calibri" w:hAnsi="Calibri" w:cs="Calibri"/>
          <w:bCs/>
          <w:sz w:val="20"/>
          <w:szCs w:val="20"/>
          <w:u w:val="single"/>
        </w:rPr>
        <w:t>Activity 4.1</w:t>
      </w:r>
      <w:r>
        <w:rPr>
          <w:rFonts w:ascii="Calibri" w:hAnsi="Calibri" w:cs="Calibri"/>
          <w:sz w:val="20"/>
          <w:szCs w:val="20"/>
          <w:u w:val="single"/>
        </w:rPr>
        <w:t>.2</w:t>
      </w:r>
      <w:r w:rsidRPr="00EF5F9B">
        <w:rPr>
          <w:rFonts w:ascii="Calibri" w:hAnsi="Calibri" w:cs="Calibri"/>
          <w:sz w:val="20"/>
          <w:szCs w:val="20"/>
        </w:rPr>
        <w:t xml:space="preserve">: </w:t>
      </w:r>
      <w:r w:rsidR="00A82341" w:rsidRPr="00A82341">
        <w:rPr>
          <w:rFonts w:ascii="Calibri" w:hAnsi="Calibri" w:cs="Calibri"/>
          <w:sz w:val="20"/>
          <w:szCs w:val="20"/>
        </w:rPr>
        <w:t xml:space="preserve">Develop recommendations for a national-level digital strategy for </w:t>
      </w:r>
      <w:proofErr w:type="spellStart"/>
      <w:r w:rsidR="00A82341" w:rsidRPr="00A82341">
        <w:rPr>
          <w:rFonts w:ascii="Calibri" w:hAnsi="Calibri" w:cs="Calibri"/>
          <w:sz w:val="20"/>
          <w:szCs w:val="20"/>
        </w:rPr>
        <w:t>minigrid</w:t>
      </w:r>
      <w:proofErr w:type="spellEnd"/>
      <w:r w:rsidR="00A82341" w:rsidRPr="00A82341">
        <w:rPr>
          <w:rFonts w:ascii="Calibri" w:hAnsi="Calibri" w:cs="Calibri"/>
          <w:sz w:val="20"/>
          <w:szCs w:val="20"/>
        </w:rPr>
        <w:t xml:space="preserve"> development.</w:t>
      </w:r>
    </w:p>
    <w:p w14:paraId="4C595F3B" w14:textId="12ED2824" w:rsidR="00BB75A0" w:rsidRPr="002B5E82" w:rsidRDefault="009B5882" w:rsidP="002B5E82">
      <w:pPr>
        <w:ind w:left="1080"/>
        <w:contextualSpacing/>
        <w:jc w:val="both"/>
        <w:rPr>
          <w:rFonts w:ascii="Calibri" w:hAnsi="Calibri" w:cs="Calibri"/>
          <w:sz w:val="20"/>
          <w:szCs w:val="20"/>
        </w:rPr>
      </w:pPr>
      <w:r w:rsidRPr="009B5882">
        <w:rPr>
          <w:rFonts w:ascii="Calibri" w:hAnsi="Calibri" w:cs="Calibri"/>
          <w:sz w:val="20"/>
          <w:szCs w:val="20"/>
        </w:rPr>
        <w:t xml:space="preserve">Develop recommendations for a national-level digital strategy for </w:t>
      </w:r>
      <w:proofErr w:type="spellStart"/>
      <w:r w:rsidRPr="009B5882">
        <w:rPr>
          <w:rFonts w:ascii="Calibri" w:hAnsi="Calibri" w:cs="Calibri"/>
          <w:sz w:val="20"/>
          <w:szCs w:val="20"/>
        </w:rPr>
        <w:t>minigrid</w:t>
      </w:r>
      <w:proofErr w:type="spellEnd"/>
      <w:r w:rsidRPr="009B5882">
        <w:rPr>
          <w:rFonts w:ascii="Calibri" w:hAnsi="Calibri" w:cs="Calibri"/>
          <w:sz w:val="20"/>
          <w:szCs w:val="20"/>
        </w:rPr>
        <w:t xml:space="preserve"> development. Upon implementation of the Project Digital Strategy and based on lessons learned around opportunities to leverage digital tools and solutions for </w:t>
      </w:r>
      <w:proofErr w:type="spellStart"/>
      <w:r w:rsidRPr="009B5882">
        <w:rPr>
          <w:rFonts w:ascii="Calibri" w:hAnsi="Calibri" w:cs="Calibri"/>
          <w:sz w:val="20"/>
          <w:szCs w:val="20"/>
        </w:rPr>
        <w:t>minigrid</w:t>
      </w:r>
      <w:proofErr w:type="spellEnd"/>
      <w:r w:rsidRPr="009B5882">
        <w:rPr>
          <w:rFonts w:ascii="Calibri" w:hAnsi="Calibri" w:cs="Calibri"/>
          <w:sz w:val="20"/>
          <w:szCs w:val="20"/>
        </w:rPr>
        <w:t xml:space="preserve"> sector development, all national child projects will develop a set of evidence-based recommendations for rolling out digital solutions for </w:t>
      </w:r>
      <w:proofErr w:type="spellStart"/>
      <w:r w:rsidRPr="009B5882">
        <w:rPr>
          <w:rFonts w:ascii="Calibri" w:hAnsi="Calibri" w:cs="Calibri"/>
          <w:sz w:val="20"/>
          <w:szCs w:val="20"/>
        </w:rPr>
        <w:t>minigrids</w:t>
      </w:r>
      <w:proofErr w:type="spellEnd"/>
      <w:r w:rsidRPr="009B5882">
        <w:rPr>
          <w:rFonts w:ascii="Calibri" w:hAnsi="Calibri" w:cs="Calibri"/>
          <w:sz w:val="20"/>
          <w:szCs w:val="20"/>
        </w:rPr>
        <w:t xml:space="preserve"> at the national level. These recommendations will be shared with key national stakeholders and provide the basis for developing a digital strategy for </w:t>
      </w:r>
      <w:proofErr w:type="spellStart"/>
      <w:r w:rsidRPr="009B5882">
        <w:rPr>
          <w:rFonts w:ascii="Calibri" w:hAnsi="Calibri" w:cs="Calibri"/>
          <w:sz w:val="20"/>
          <w:szCs w:val="20"/>
        </w:rPr>
        <w:t>minigrid</w:t>
      </w:r>
      <w:proofErr w:type="spellEnd"/>
      <w:r w:rsidRPr="009B5882">
        <w:rPr>
          <w:rFonts w:ascii="Calibri" w:hAnsi="Calibri" w:cs="Calibri"/>
          <w:sz w:val="20"/>
          <w:szCs w:val="20"/>
        </w:rPr>
        <w:t xml:space="preserve"> development post-project.</w:t>
      </w:r>
      <w:r w:rsidR="00BB75A0" w:rsidRPr="00BC7FC6">
        <w:rPr>
          <w:rFonts w:ascii="Calibri" w:hAnsi="Calibri" w:cs="Calibri"/>
          <w:sz w:val="20"/>
          <w:szCs w:val="20"/>
        </w:rPr>
        <w:t xml:space="preserve"> </w:t>
      </w:r>
      <w:r w:rsidR="00BB75A0" w:rsidRPr="00B03E03">
        <w:rPr>
          <w:rFonts w:ascii="Calibri" w:hAnsi="Calibri" w:cs="Calibri"/>
          <w:sz w:val="20"/>
          <w:szCs w:val="20"/>
        </w:rPr>
        <w:t xml:space="preserve"> </w:t>
      </w:r>
    </w:p>
    <w:p w14:paraId="559739B2" w14:textId="77777777" w:rsidR="00B41BFC" w:rsidRPr="00A814CD" w:rsidRDefault="00B41BFC" w:rsidP="00A814CD">
      <w:pPr>
        <w:spacing w:after="14" w:line="247" w:lineRule="auto"/>
        <w:contextualSpacing/>
        <w:jc w:val="both"/>
        <w:rPr>
          <w:rFonts w:ascii="Calibri" w:hAnsi="Calibri" w:cs="Calibri"/>
          <w:i/>
          <w:iCs/>
          <w:szCs w:val="20"/>
          <w:u w:val="single"/>
        </w:rPr>
      </w:pPr>
    </w:p>
    <w:p w14:paraId="75F680BD" w14:textId="7CB992D1" w:rsidR="004871A5" w:rsidRPr="00A814CD" w:rsidRDefault="00B41BFC" w:rsidP="005913BC">
      <w:pPr>
        <w:numPr>
          <w:ilvl w:val="0"/>
          <w:numId w:val="36"/>
        </w:numPr>
        <w:spacing w:after="14" w:line="247" w:lineRule="auto"/>
        <w:contextualSpacing/>
        <w:jc w:val="both"/>
        <w:rPr>
          <w:rFonts w:ascii="Calibri" w:hAnsi="Calibri" w:cs="Calibri"/>
          <w:i/>
          <w:iCs/>
          <w:sz w:val="20"/>
          <w:szCs w:val="20"/>
          <w:u w:val="single"/>
        </w:rPr>
      </w:pPr>
      <w:r w:rsidRPr="00E86DFA">
        <w:rPr>
          <w:rFonts w:ascii="Calibri" w:hAnsi="Calibri" w:cs="Calibri"/>
          <w:bCs/>
          <w:i/>
          <w:iCs/>
          <w:sz w:val="20"/>
          <w:szCs w:val="20"/>
          <w:u w:val="single"/>
        </w:rPr>
        <w:t>Output 4.2:</w:t>
      </w:r>
      <w:r w:rsidRPr="00FC6B18">
        <w:rPr>
          <w:rFonts w:ascii="Calibri" w:hAnsi="Calibri" w:cs="Calibri"/>
          <w:bCs/>
          <w:i/>
          <w:iCs/>
          <w:sz w:val="20"/>
          <w:szCs w:val="20"/>
          <w:u w:val="single"/>
        </w:rPr>
        <w:t xml:space="preserve"> </w:t>
      </w:r>
      <w:proofErr w:type="spellStart"/>
      <w:r w:rsidRPr="00FC6B18">
        <w:rPr>
          <w:rFonts w:ascii="Calibri" w:hAnsi="Calibri" w:cs="Calibri"/>
          <w:bCs/>
          <w:i/>
          <w:iCs/>
          <w:sz w:val="20"/>
          <w:szCs w:val="20"/>
          <w:u w:val="single"/>
        </w:rPr>
        <w:t>Minigrids</w:t>
      </w:r>
      <w:proofErr w:type="spellEnd"/>
      <w:r w:rsidRPr="00A814CD">
        <w:rPr>
          <w:rFonts w:ascii="Calibri" w:hAnsi="Calibri" w:cs="Calibri"/>
          <w:i/>
          <w:iCs/>
          <w:sz w:val="20"/>
          <w:szCs w:val="20"/>
          <w:u w:val="single"/>
        </w:rPr>
        <w:t xml:space="preserve"> </w:t>
      </w:r>
      <w:r w:rsidR="00806102">
        <w:rPr>
          <w:rFonts w:ascii="Calibri" w:hAnsi="Calibri" w:cs="Calibri"/>
          <w:i/>
          <w:iCs/>
          <w:sz w:val="20"/>
          <w:szCs w:val="20"/>
          <w:u w:val="single"/>
        </w:rPr>
        <w:t>Digital P</w:t>
      </w:r>
      <w:r w:rsidRPr="00A814CD">
        <w:rPr>
          <w:rFonts w:ascii="Calibri" w:hAnsi="Calibri" w:cs="Calibri"/>
          <w:i/>
          <w:iCs/>
          <w:sz w:val="20"/>
          <w:szCs w:val="20"/>
          <w:u w:val="single"/>
        </w:rPr>
        <w:t xml:space="preserve">latform implemented to run tenders and manage data from pilots, and to support </w:t>
      </w:r>
      <w:proofErr w:type="spellStart"/>
      <w:r w:rsidRPr="00A814CD">
        <w:rPr>
          <w:rFonts w:ascii="Calibri" w:hAnsi="Calibri" w:cs="Calibri"/>
          <w:i/>
          <w:iCs/>
          <w:sz w:val="20"/>
          <w:szCs w:val="20"/>
          <w:u w:val="single"/>
        </w:rPr>
        <w:t>minigrids</w:t>
      </w:r>
      <w:proofErr w:type="spellEnd"/>
      <w:r w:rsidRPr="00A814CD">
        <w:rPr>
          <w:rFonts w:ascii="Calibri" w:hAnsi="Calibri" w:cs="Calibri"/>
          <w:i/>
          <w:iCs/>
          <w:sz w:val="20"/>
          <w:szCs w:val="20"/>
          <w:u w:val="single"/>
        </w:rPr>
        <w:t xml:space="preserve"> scale-up and cost-reduction</w:t>
      </w:r>
    </w:p>
    <w:p w14:paraId="3298C5CD" w14:textId="7642511C" w:rsidR="004871A5" w:rsidRPr="00E86DFA" w:rsidRDefault="00BB2A7E" w:rsidP="00E86DFA">
      <w:pPr>
        <w:spacing w:after="14" w:line="247" w:lineRule="auto"/>
        <w:ind w:left="360"/>
        <w:contextualSpacing/>
        <w:jc w:val="both"/>
        <w:rPr>
          <w:rFonts w:ascii="Calibri" w:hAnsi="Calibri" w:cs="Calibri"/>
          <w:sz w:val="20"/>
          <w:szCs w:val="20"/>
        </w:rPr>
      </w:pPr>
      <w:r w:rsidRPr="00E86DFA">
        <w:rPr>
          <w:rFonts w:ascii="Calibri" w:hAnsi="Calibri" w:cs="Calibri"/>
          <w:sz w:val="20"/>
          <w:szCs w:val="20"/>
        </w:rPr>
        <w:t xml:space="preserve">To reduce human error and to </w:t>
      </w:r>
      <w:r w:rsidR="00FC79B3">
        <w:rPr>
          <w:rFonts w:ascii="Calibri" w:hAnsi="Calibri" w:cs="Calibri"/>
          <w:sz w:val="20"/>
          <w:szCs w:val="20"/>
        </w:rPr>
        <w:t>promote</w:t>
      </w:r>
      <w:r w:rsidRPr="00E86DFA">
        <w:rPr>
          <w:rFonts w:ascii="Calibri" w:hAnsi="Calibri" w:cs="Calibri"/>
          <w:sz w:val="20"/>
          <w:szCs w:val="20"/>
        </w:rPr>
        <w:t xml:space="preserve"> crowding in more investment in the Burkina Faso market through transparent and designed tendering processes, a </w:t>
      </w:r>
      <w:r w:rsidR="00562B69">
        <w:rPr>
          <w:rFonts w:ascii="Calibri" w:hAnsi="Calibri" w:cs="Calibri"/>
          <w:sz w:val="20"/>
          <w:szCs w:val="20"/>
        </w:rPr>
        <w:t>digital platform</w:t>
      </w:r>
      <w:r w:rsidRPr="00E86DFA">
        <w:rPr>
          <w:rFonts w:ascii="Calibri" w:hAnsi="Calibri" w:cs="Calibri"/>
          <w:sz w:val="20"/>
          <w:szCs w:val="20"/>
        </w:rPr>
        <w:t xml:space="preserve"> will be procured by the project </w:t>
      </w:r>
      <w:r w:rsidR="00893C5E">
        <w:rPr>
          <w:rFonts w:ascii="Calibri" w:hAnsi="Calibri" w:cs="Calibri"/>
          <w:sz w:val="20"/>
          <w:szCs w:val="20"/>
        </w:rPr>
        <w:t xml:space="preserve">in its first semester of implementation </w:t>
      </w:r>
      <w:r w:rsidRPr="00E86DFA">
        <w:rPr>
          <w:rFonts w:ascii="Calibri" w:hAnsi="Calibri" w:cs="Calibri"/>
          <w:sz w:val="20"/>
          <w:szCs w:val="20"/>
        </w:rPr>
        <w:t>to serve different purposes including:</w:t>
      </w:r>
    </w:p>
    <w:p w14:paraId="6C8FCD2D" w14:textId="77777777" w:rsidR="004871A5" w:rsidRPr="004871A5" w:rsidRDefault="004871A5" w:rsidP="00BB2A7E">
      <w:pPr>
        <w:rPr>
          <w:rFonts w:ascii="Calibri" w:hAnsi="Calibri" w:cs="Calibri"/>
          <w:b/>
          <w:bCs/>
          <w:sz w:val="20"/>
          <w:szCs w:val="20"/>
        </w:rPr>
      </w:pPr>
    </w:p>
    <w:p w14:paraId="6EAAAF9A" w14:textId="25757F1F" w:rsidR="004871A5" w:rsidRPr="00E86DFA" w:rsidRDefault="00BB2A7E" w:rsidP="00E86DFA">
      <w:pPr>
        <w:spacing w:after="14" w:line="247" w:lineRule="auto"/>
        <w:ind w:left="360"/>
        <w:contextualSpacing/>
        <w:jc w:val="both"/>
        <w:rPr>
          <w:rFonts w:ascii="Calibri" w:hAnsi="Calibri" w:cs="Calibri"/>
          <w:sz w:val="20"/>
          <w:szCs w:val="20"/>
        </w:rPr>
      </w:pPr>
      <w:r w:rsidRPr="00E86DFA">
        <w:rPr>
          <w:rFonts w:ascii="Calibri" w:hAnsi="Calibri" w:cs="Calibri"/>
          <w:b/>
          <w:bCs/>
          <w:sz w:val="20"/>
          <w:szCs w:val="20"/>
        </w:rPr>
        <w:t>Specifically</w:t>
      </w:r>
      <w:r w:rsidR="00E07BF8" w:rsidRPr="00E86DFA">
        <w:rPr>
          <w:rFonts w:ascii="Calibri" w:hAnsi="Calibri" w:cs="Calibri"/>
          <w:b/>
          <w:bCs/>
          <w:sz w:val="20"/>
          <w:szCs w:val="20"/>
        </w:rPr>
        <w:t>,</w:t>
      </w:r>
      <w:r w:rsidRPr="00E86DFA">
        <w:rPr>
          <w:rFonts w:ascii="Calibri" w:hAnsi="Calibri" w:cs="Calibri"/>
          <w:b/>
          <w:bCs/>
          <w:sz w:val="20"/>
          <w:szCs w:val="20"/>
        </w:rPr>
        <w:t xml:space="preserve"> for </w:t>
      </w:r>
      <w:proofErr w:type="spellStart"/>
      <w:r w:rsidRPr="00E86DFA">
        <w:rPr>
          <w:rFonts w:ascii="Calibri" w:hAnsi="Calibri" w:cs="Calibri"/>
          <w:b/>
          <w:bCs/>
          <w:sz w:val="20"/>
          <w:szCs w:val="20"/>
        </w:rPr>
        <w:t>minigrid</w:t>
      </w:r>
      <w:proofErr w:type="spellEnd"/>
      <w:r w:rsidRPr="00E86DFA">
        <w:rPr>
          <w:rFonts w:ascii="Calibri" w:hAnsi="Calibri" w:cs="Calibri"/>
          <w:b/>
          <w:bCs/>
          <w:sz w:val="20"/>
          <w:szCs w:val="20"/>
        </w:rPr>
        <w:t xml:space="preserve"> investment pilots under Component 2: </w:t>
      </w:r>
    </w:p>
    <w:p w14:paraId="0AAED491" w14:textId="6FE54CA9" w:rsidR="004871A5" w:rsidRPr="00FA2C9A" w:rsidRDefault="00BB2A7E" w:rsidP="00FA2C9A">
      <w:pPr>
        <w:numPr>
          <w:ilvl w:val="1"/>
          <w:numId w:val="103"/>
        </w:numPr>
        <w:spacing w:after="14" w:line="247" w:lineRule="auto"/>
        <w:contextualSpacing/>
        <w:jc w:val="both"/>
        <w:rPr>
          <w:rFonts w:ascii="Calibri" w:hAnsi="Calibri" w:cs="Calibri"/>
          <w:sz w:val="20"/>
          <w:szCs w:val="20"/>
        </w:rPr>
      </w:pPr>
      <w:r w:rsidRPr="00D070EF">
        <w:rPr>
          <w:rFonts w:ascii="Calibri" w:eastAsia="SimSun" w:hAnsi="Calibri" w:cs="Calibri"/>
          <w:sz w:val="20"/>
          <w:szCs w:val="20"/>
        </w:rPr>
        <w:t xml:space="preserve">Running digital tenders by which </w:t>
      </w:r>
      <w:proofErr w:type="spellStart"/>
      <w:r w:rsidRPr="00D070EF">
        <w:rPr>
          <w:rFonts w:ascii="Calibri" w:eastAsia="SimSun" w:hAnsi="Calibri" w:cs="Calibri"/>
          <w:sz w:val="20"/>
          <w:szCs w:val="20"/>
        </w:rPr>
        <w:t>minigrid</w:t>
      </w:r>
      <w:proofErr w:type="spellEnd"/>
      <w:r w:rsidRPr="00D070EF">
        <w:rPr>
          <w:rFonts w:ascii="Calibri" w:eastAsia="SimSun" w:hAnsi="Calibri" w:cs="Calibri"/>
          <w:sz w:val="20"/>
          <w:szCs w:val="20"/>
        </w:rPr>
        <w:t xml:space="preserve"> developers will be selected as beneficiaries to receive support under the project</w:t>
      </w:r>
      <w:r w:rsidR="00F7161B" w:rsidRPr="00D070EF">
        <w:rPr>
          <w:rFonts w:ascii="Calibri" w:eastAsia="SimSun" w:hAnsi="Calibri" w:cs="Calibri"/>
          <w:sz w:val="20"/>
          <w:szCs w:val="20"/>
        </w:rPr>
        <w:t>.</w:t>
      </w:r>
    </w:p>
    <w:p w14:paraId="2DBA0D10" w14:textId="77777777" w:rsidR="00F7161B" w:rsidRPr="00D070EF" w:rsidRDefault="00BB2A7E" w:rsidP="00FA2C9A">
      <w:pPr>
        <w:numPr>
          <w:ilvl w:val="1"/>
          <w:numId w:val="103"/>
        </w:numPr>
        <w:spacing w:after="14" w:line="247" w:lineRule="auto"/>
        <w:contextualSpacing/>
        <w:jc w:val="both"/>
        <w:rPr>
          <w:rFonts w:ascii="Calibri" w:hAnsi="Calibri" w:cs="Calibri"/>
          <w:sz w:val="20"/>
          <w:szCs w:val="20"/>
        </w:rPr>
      </w:pPr>
      <w:r w:rsidRPr="00D070EF">
        <w:rPr>
          <w:rFonts w:ascii="Calibri" w:eastAsia="SimSun" w:hAnsi="Calibri" w:cs="Calibri"/>
          <w:sz w:val="20"/>
          <w:szCs w:val="20"/>
        </w:rPr>
        <w:t xml:space="preserve">Managing all technical and financial data related to </w:t>
      </w:r>
      <w:proofErr w:type="spellStart"/>
      <w:r w:rsidRPr="00D070EF">
        <w:rPr>
          <w:rFonts w:ascii="Calibri" w:eastAsia="SimSun" w:hAnsi="Calibri" w:cs="Calibri"/>
          <w:sz w:val="20"/>
          <w:szCs w:val="20"/>
        </w:rPr>
        <w:t>minigrid</w:t>
      </w:r>
      <w:proofErr w:type="spellEnd"/>
      <w:r w:rsidRPr="00D070EF">
        <w:rPr>
          <w:rFonts w:ascii="Calibri" w:eastAsia="SimSun" w:hAnsi="Calibri" w:cs="Calibri"/>
          <w:sz w:val="20"/>
          <w:szCs w:val="20"/>
        </w:rPr>
        <w:t xml:space="preserve"> sites.</w:t>
      </w:r>
    </w:p>
    <w:p w14:paraId="67819571" w14:textId="7FC5FAEA" w:rsidR="004871A5" w:rsidRPr="00FA2C9A" w:rsidRDefault="00F7161B" w:rsidP="00FA2C9A">
      <w:pPr>
        <w:numPr>
          <w:ilvl w:val="1"/>
          <w:numId w:val="103"/>
        </w:numPr>
        <w:spacing w:after="14" w:line="247" w:lineRule="auto"/>
        <w:contextualSpacing/>
        <w:jc w:val="both"/>
        <w:rPr>
          <w:rFonts w:ascii="Calibri" w:hAnsi="Calibri" w:cs="Calibri"/>
          <w:sz w:val="20"/>
          <w:szCs w:val="20"/>
        </w:rPr>
      </w:pPr>
      <w:r w:rsidRPr="00D070EF">
        <w:rPr>
          <w:rFonts w:ascii="Calibri" w:eastAsia="SimSun" w:hAnsi="Calibri" w:cs="Calibri"/>
          <w:sz w:val="20"/>
          <w:szCs w:val="20"/>
        </w:rPr>
        <w:t xml:space="preserve">Providing ongoing data gathering and M&amp;E on the </w:t>
      </w:r>
      <w:proofErr w:type="spellStart"/>
      <w:r w:rsidRPr="00D070EF">
        <w:rPr>
          <w:rFonts w:ascii="Calibri" w:eastAsia="SimSun" w:hAnsi="Calibri" w:cs="Calibri"/>
          <w:sz w:val="20"/>
          <w:szCs w:val="20"/>
        </w:rPr>
        <w:t>minigrid</w:t>
      </w:r>
      <w:proofErr w:type="spellEnd"/>
      <w:r w:rsidRPr="00D070EF">
        <w:rPr>
          <w:rFonts w:ascii="Calibri" w:eastAsia="SimSun" w:hAnsi="Calibri" w:cs="Calibri"/>
          <w:sz w:val="20"/>
          <w:szCs w:val="20"/>
        </w:rPr>
        <w:t xml:space="preserve"> pilots.</w:t>
      </w:r>
      <w:r w:rsidR="00982901" w:rsidRPr="00D070EF">
        <w:rPr>
          <w:rFonts w:ascii="Calibri" w:eastAsia="SimSun" w:hAnsi="Calibri" w:cs="Calibri"/>
          <w:sz w:val="20"/>
          <w:szCs w:val="20"/>
        </w:rPr>
        <w:t xml:space="preserve"> Part of this data will also be sent through the data management platform to the regional project for the overall monitoring of AMP. </w:t>
      </w:r>
    </w:p>
    <w:p w14:paraId="446E8DCD" w14:textId="21257428" w:rsidR="004871A5" w:rsidRPr="00FA2C9A" w:rsidRDefault="00BB2A7E" w:rsidP="00FA2C9A">
      <w:pPr>
        <w:numPr>
          <w:ilvl w:val="1"/>
          <w:numId w:val="103"/>
        </w:numPr>
        <w:spacing w:after="14" w:line="247" w:lineRule="auto"/>
        <w:contextualSpacing/>
        <w:jc w:val="both"/>
        <w:rPr>
          <w:rFonts w:ascii="Calibri" w:hAnsi="Calibri" w:cs="Calibri"/>
          <w:sz w:val="20"/>
          <w:szCs w:val="20"/>
        </w:rPr>
      </w:pPr>
      <w:r w:rsidRPr="00D070EF">
        <w:rPr>
          <w:rFonts w:ascii="Calibri" w:eastAsia="SimSun" w:hAnsi="Calibri" w:cs="Calibri"/>
          <w:sz w:val="20"/>
          <w:szCs w:val="20"/>
        </w:rPr>
        <w:t>Provid</w:t>
      </w:r>
      <w:r w:rsidR="00F7161B" w:rsidRPr="00D070EF">
        <w:rPr>
          <w:rFonts w:ascii="Calibri" w:eastAsia="SimSun" w:hAnsi="Calibri" w:cs="Calibri"/>
          <w:sz w:val="20"/>
          <w:szCs w:val="20"/>
        </w:rPr>
        <w:t>ing</w:t>
      </w:r>
      <w:r w:rsidRPr="00D070EF">
        <w:rPr>
          <w:rFonts w:ascii="Calibri" w:eastAsia="SimSun" w:hAnsi="Calibri" w:cs="Calibri"/>
          <w:sz w:val="20"/>
          <w:szCs w:val="20"/>
        </w:rPr>
        <w:t xml:space="preserve"> </w:t>
      </w:r>
      <w:proofErr w:type="spellStart"/>
      <w:r w:rsidRPr="00D070EF">
        <w:rPr>
          <w:rFonts w:ascii="Calibri" w:eastAsia="SimSun" w:hAnsi="Calibri" w:cs="Calibri"/>
          <w:sz w:val="20"/>
          <w:szCs w:val="20"/>
        </w:rPr>
        <w:t>minigrid</w:t>
      </w:r>
      <w:proofErr w:type="spellEnd"/>
      <w:r w:rsidRPr="00D070EF">
        <w:rPr>
          <w:rFonts w:ascii="Calibri" w:eastAsia="SimSun" w:hAnsi="Calibri" w:cs="Calibri"/>
          <w:sz w:val="20"/>
          <w:szCs w:val="20"/>
        </w:rPr>
        <w:t xml:space="preserve"> developers - selected to implement </w:t>
      </w:r>
      <w:proofErr w:type="spellStart"/>
      <w:r w:rsidRPr="00D070EF">
        <w:rPr>
          <w:rFonts w:ascii="Calibri" w:eastAsia="SimSun" w:hAnsi="Calibri" w:cs="Calibri"/>
          <w:sz w:val="20"/>
          <w:szCs w:val="20"/>
        </w:rPr>
        <w:t>minigrid</w:t>
      </w:r>
      <w:proofErr w:type="spellEnd"/>
      <w:r w:rsidRPr="00D070EF">
        <w:rPr>
          <w:rFonts w:ascii="Calibri" w:eastAsia="SimSun" w:hAnsi="Calibri" w:cs="Calibri"/>
          <w:sz w:val="20"/>
          <w:szCs w:val="20"/>
        </w:rPr>
        <w:t xml:space="preserve"> pilots with support from the project - access to a set of best-in-industry digital tools for analyzing </w:t>
      </w:r>
      <w:proofErr w:type="spellStart"/>
      <w:r w:rsidRPr="00D070EF">
        <w:rPr>
          <w:rFonts w:ascii="Calibri" w:eastAsia="SimSun" w:hAnsi="Calibri" w:cs="Calibri"/>
          <w:sz w:val="20"/>
          <w:szCs w:val="20"/>
        </w:rPr>
        <w:t>minigrids</w:t>
      </w:r>
      <w:proofErr w:type="spellEnd"/>
      <w:r w:rsidRPr="00D070EF">
        <w:rPr>
          <w:rFonts w:ascii="Calibri" w:eastAsia="SimSun" w:hAnsi="Calibri" w:cs="Calibri"/>
          <w:sz w:val="20"/>
          <w:szCs w:val="20"/>
        </w:rPr>
        <w:t xml:space="preserve"> (</w:t>
      </w:r>
      <w:proofErr w:type="gramStart"/>
      <w:r w:rsidRPr="00D070EF">
        <w:rPr>
          <w:rFonts w:ascii="Calibri" w:eastAsia="SimSun" w:hAnsi="Calibri" w:cs="Calibri"/>
          <w:sz w:val="20"/>
          <w:szCs w:val="20"/>
        </w:rPr>
        <w:t>e.g.</w:t>
      </w:r>
      <w:proofErr w:type="gramEnd"/>
      <w:r w:rsidRPr="00D070EF">
        <w:rPr>
          <w:rFonts w:ascii="Calibri" w:eastAsia="SimSun" w:hAnsi="Calibri" w:cs="Calibri"/>
          <w:sz w:val="20"/>
          <w:szCs w:val="20"/>
        </w:rPr>
        <w:t xml:space="preserve"> demand forecasting, system optimization, distribution network design, detailed financial modeling at the site and portfolio level)</w:t>
      </w:r>
      <w:r w:rsidR="00F7161B" w:rsidRPr="00D070EF">
        <w:rPr>
          <w:rFonts w:ascii="Calibri" w:eastAsia="SimSun" w:hAnsi="Calibri" w:cs="Calibri"/>
          <w:sz w:val="20"/>
          <w:szCs w:val="20"/>
        </w:rPr>
        <w:t>.</w:t>
      </w:r>
    </w:p>
    <w:p w14:paraId="2230172D" w14:textId="712772B2" w:rsidR="004871A5" w:rsidRPr="00D070EF" w:rsidRDefault="00F7161B" w:rsidP="00FA2C9A">
      <w:pPr>
        <w:numPr>
          <w:ilvl w:val="1"/>
          <w:numId w:val="103"/>
        </w:numPr>
        <w:spacing w:after="14" w:line="247" w:lineRule="auto"/>
        <w:contextualSpacing/>
        <w:jc w:val="both"/>
        <w:rPr>
          <w:rFonts w:ascii="Calibri" w:hAnsi="Calibri" w:cs="Calibri"/>
          <w:sz w:val="20"/>
          <w:szCs w:val="20"/>
        </w:rPr>
      </w:pPr>
      <w:r w:rsidRPr="00D070EF">
        <w:rPr>
          <w:rFonts w:ascii="Calibri" w:eastAsia="SimSun" w:hAnsi="Calibri" w:cs="Calibri"/>
          <w:sz w:val="20"/>
          <w:szCs w:val="20"/>
        </w:rPr>
        <w:t>Supporting c</w:t>
      </w:r>
      <w:r w:rsidR="00BB2A7E" w:rsidRPr="00D070EF">
        <w:rPr>
          <w:rFonts w:ascii="Calibri" w:eastAsia="SimSun" w:hAnsi="Calibri" w:cs="Calibri"/>
          <w:sz w:val="20"/>
          <w:szCs w:val="20"/>
        </w:rPr>
        <w:t xml:space="preserve">apacity building for </w:t>
      </w:r>
      <w:proofErr w:type="spellStart"/>
      <w:r w:rsidR="00BB2A7E" w:rsidRPr="00D070EF">
        <w:rPr>
          <w:rFonts w:ascii="Calibri" w:eastAsia="SimSun" w:hAnsi="Calibri" w:cs="Calibri"/>
          <w:sz w:val="20"/>
          <w:szCs w:val="20"/>
        </w:rPr>
        <w:t>minigrid</w:t>
      </w:r>
      <w:proofErr w:type="spellEnd"/>
      <w:r w:rsidR="00BB2A7E" w:rsidRPr="00D070EF">
        <w:rPr>
          <w:rFonts w:ascii="Calibri" w:eastAsia="SimSun" w:hAnsi="Calibri" w:cs="Calibri"/>
          <w:sz w:val="20"/>
          <w:szCs w:val="20"/>
        </w:rPr>
        <w:t xml:space="preserve"> developers and government stakeholders around the use of the </w:t>
      </w:r>
      <w:proofErr w:type="spellStart"/>
      <w:r w:rsidR="00BB2A7E" w:rsidRPr="00D070EF">
        <w:rPr>
          <w:rFonts w:ascii="Calibri" w:eastAsia="SimSun" w:hAnsi="Calibri" w:cs="Calibri"/>
          <w:sz w:val="20"/>
          <w:szCs w:val="20"/>
        </w:rPr>
        <w:t>minigrids</w:t>
      </w:r>
      <w:proofErr w:type="spellEnd"/>
      <w:r w:rsidR="00BB2A7E" w:rsidRPr="00D070EF">
        <w:rPr>
          <w:rFonts w:ascii="Calibri" w:eastAsia="SimSun" w:hAnsi="Calibri" w:cs="Calibri"/>
          <w:sz w:val="20"/>
          <w:szCs w:val="20"/>
        </w:rPr>
        <w:t xml:space="preserve"> data management platform</w:t>
      </w:r>
      <w:r w:rsidRPr="00D070EF">
        <w:rPr>
          <w:rFonts w:ascii="Calibri" w:eastAsia="SimSun" w:hAnsi="Calibri" w:cs="Calibri"/>
          <w:sz w:val="20"/>
          <w:szCs w:val="20"/>
        </w:rPr>
        <w:t>.</w:t>
      </w:r>
    </w:p>
    <w:p w14:paraId="69A75F83" w14:textId="692EA2AB" w:rsidR="00BB2A7E" w:rsidRDefault="00BB2A7E" w:rsidP="004871A5">
      <w:pPr>
        <w:spacing w:after="14" w:line="247" w:lineRule="auto"/>
        <w:ind w:left="360"/>
        <w:contextualSpacing/>
        <w:jc w:val="both"/>
        <w:rPr>
          <w:rFonts w:ascii="Calibri" w:hAnsi="Calibri" w:cs="Calibri"/>
          <w:sz w:val="20"/>
          <w:szCs w:val="20"/>
        </w:rPr>
      </w:pPr>
      <w:r w:rsidRPr="00E86DFA">
        <w:rPr>
          <w:rFonts w:ascii="Calibri" w:hAnsi="Calibri" w:cs="Calibri"/>
          <w:sz w:val="20"/>
          <w:szCs w:val="20"/>
        </w:rPr>
        <w:t xml:space="preserve">The implementation of this </w:t>
      </w:r>
      <w:r w:rsidR="00D070EF">
        <w:rPr>
          <w:rFonts w:ascii="Calibri" w:hAnsi="Calibri" w:cs="Calibri"/>
          <w:sz w:val="20"/>
          <w:szCs w:val="20"/>
        </w:rPr>
        <w:t>digital</w:t>
      </w:r>
      <w:r w:rsidRPr="00E86DFA">
        <w:rPr>
          <w:rFonts w:ascii="Calibri" w:hAnsi="Calibri" w:cs="Calibri"/>
          <w:sz w:val="20"/>
          <w:szCs w:val="20"/>
        </w:rPr>
        <w:t xml:space="preserve"> platform </w:t>
      </w:r>
      <w:r w:rsidR="00F7161B">
        <w:rPr>
          <w:rFonts w:ascii="Calibri" w:hAnsi="Calibri" w:cs="Calibri"/>
          <w:sz w:val="20"/>
          <w:szCs w:val="20"/>
        </w:rPr>
        <w:t xml:space="preserve">will support </w:t>
      </w:r>
      <w:r w:rsidRPr="00E86DFA">
        <w:rPr>
          <w:rFonts w:ascii="Calibri" w:hAnsi="Calibri" w:cs="Calibri"/>
          <w:sz w:val="20"/>
          <w:szCs w:val="20"/>
        </w:rPr>
        <w:t xml:space="preserve">the IP </w:t>
      </w:r>
      <w:r w:rsidR="00F7161B">
        <w:rPr>
          <w:rFonts w:ascii="Calibri" w:hAnsi="Calibri" w:cs="Calibri"/>
          <w:sz w:val="20"/>
          <w:szCs w:val="20"/>
        </w:rPr>
        <w:t xml:space="preserve">in </w:t>
      </w:r>
      <w:r w:rsidRPr="00E86DFA">
        <w:rPr>
          <w:rFonts w:ascii="Calibri" w:hAnsi="Calibri" w:cs="Calibri"/>
          <w:sz w:val="20"/>
          <w:szCs w:val="20"/>
        </w:rPr>
        <w:t>run</w:t>
      </w:r>
      <w:r w:rsidR="00F7161B">
        <w:rPr>
          <w:rFonts w:ascii="Calibri" w:hAnsi="Calibri" w:cs="Calibri"/>
          <w:sz w:val="20"/>
          <w:szCs w:val="20"/>
        </w:rPr>
        <w:t>ning</w:t>
      </w:r>
      <w:r w:rsidRPr="00E86DFA">
        <w:rPr>
          <w:rFonts w:ascii="Calibri" w:hAnsi="Calibri" w:cs="Calibri"/>
          <w:sz w:val="20"/>
          <w:szCs w:val="20"/>
        </w:rPr>
        <w:t xml:space="preserve"> and manag</w:t>
      </w:r>
      <w:r w:rsidR="00F7161B">
        <w:rPr>
          <w:rFonts w:ascii="Calibri" w:hAnsi="Calibri" w:cs="Calibri"/>
          <w:sz w:val="20"/>
          <w:szCs w:val="20"/>
        </w:rPr>
        <w:t>ing</w:t>
      </w:r>
      <w:r w:rsidRPr="00E86DFA">
        <w:rPr>
          <w:rFonts w:ascii="Calibri" w:hAnsi="Calibri" w:cs="Calibri"/>
          <w:sz w:val="20"/>
          <w:szCs w:val="20"/>
        </w:rPr>
        <w:t xml:space="preserve"> </w:t>
      </w:r>
      <w:proofErr w:type="spellStart"/>
      <w:r w:rsidRPr="00E86DFA">
        <w:rPr>
          <w:rFonts w:ascii="Calibri" w:hAnsi="Calibri" w:cs="Calibri"/>
          <w:sz w:val="20"/>
          <w:szCs w:val="20"/>
        </w:rPr>
        <w:t>minigrid</w:t>
      </w:r>
      <w:proofErr w:type="spellEnd"/>
      <w:r w:rsidRPr="00E86DFA">
        <w:rPr>
          <w:rFonts w:ascii="Calibri" w:hAnsi="Calibri" w:cs="Calibri"/>
          <w:sz w:val="20"/>
          <w:szCs w:val="20"/>
        </w:rPr>
        <w:t xml:space="preserve"> tenders and then systematically monitoring </w:t>
      </w:r>
      <w:proofErr w:type="spellStart"/>
      <w:r w:rsidRPr="00E86DFA">
        <w:rPr>
          <w:rFonts w:ascii="Calibri" w:hAnsi="Calibri" w:cs="Calibri"/>
          <w:sz w:val="20"/>
          <w:szCs w:val="20"/>
        </w:rPr>
        <w:t>minigrid</w:t>
      </w:r>
      <w:proofErr w:type="spellEnd"/>
      <w:r w:rsidRPr="00E86DFA">
        <w:rPr>
          <w:rFonts w:ascii="Calibri" w:hAnsi="Calibri" w:cs="Calibri"/>
          <w:sz w:val="20"/>
          <w:szCs w:val="20"/>
        </w:rPr>
        <w:t xml:space="preserve"> pilots and collected data from pilots</w:t>
      </w:r>
      <w:r w:rsidR="00F7161B">
        <w:rPr>
          <w:rFonts w:ascii="Calibri" w:hAnsi="Calibri" w:cs="Calibri"/>
          <w:sz w:val="20"/>
          <w:szCs w:val="20"/>
        </w:rPr>
        <w:t>. This, in turn</w:t>
      </w:r>
      <w:r w:rsidRPr="00E86DFA">
        <w:rPr>
          <w:rFonts w:ascii="Calibri" w:hAnsi="Calibri" w:cs="Calibri"/>
          <w:sz w:val="20"/>
          <w:szCs w:val="20"/>
        </w:rPr>
        <w:t xml:space="preserve">, is expected to result in improved project design and system optimization, reduced uncertainties and </w:t>
      </w:r>
      <w:r w:rsidR="00F7161B">
        <w:rPr>
          <w:rFonts w:ascii="Calibri" w:hAnsi="Calibri" w:cs="Calibri"/>
          <w:sz w:val="20"/>
          <w:szCs w:val="20"/>
        </w:rPr>
        <w:t>increased</w:t>
      </w:r>
      <w:r w:rsidR="00F7161B" w:rsidRPr="00E86DFA">
        <w:rPr>
          <w:rFonts w:ascii="Calibri" w:hAnsi="Calibri" w:cs="Calibri"/>
          <w:sz w:val="20"/>
          <w:szCs w:val="20"/>
        </w:rPr>
        <w:t xml:space="preserve"> </w:t>
      </w:r>
      <w:r w:rsidRPr="00E86DFA">
        <w:rPr>
          <w:rFonts w:ascii="Calibri" w:hAnsi="Calibri" w:cs="Calibri"/>
          <w:sz w:val="20"/>
          <w:szCs w:val="20"/>
        </w:rPr>
        <w:t xml:space="preserve">transparency in </w:t>
      </w:r>
      <w:proofErr w:type="spellStart"/>
      <w:r w:rsidRPr="00E86DFA">
        <w:rPr>
          <w:rFonts w:ascii="Calibri" w:hAnsi="Calibri" w:cs="Calibri"/>
          <w:sz w:val="20"/>
          <w:szCs w:val="20"/>
        </w:rPr>
        <w:t>minigrid</w:t>
      </w:r>
      <w:proofErr w:type="spellEnd"/>
      <w:r w:rsidRPr="00E86DFA">
        <w:rPr>
          <w:rFonts w:ascii="Calibri" w:hAnsi="Calibri" w:cs="Calibri"/>
          <w:sz w:val="20"/>
          <w:szCs w:val="20"/>
        </w:rPr>
        <w:t xml:space="preserve"> tenders attracting more bidders and </w:t>
      </w:r>
      <w:r w:rsidR="00F7161B" w:rsidRPr="00F7161B">
        <w:rPr>
          <w:rFonts w:ascii="Calibri" w:hAnsi="Calibri" w:cs="Calibri"/>
          <w:sz w:val="20"/>
          <w:szCs w:val="20"/>
        </w:rPr>
        <w:t>competition and</w:t>
      </w:r>
      <w:r w:rsidRPr="00E86DFA">
        <w:rPr>
          <w:rFonts w:ascii="Calibri" w:hAnsi="Calibri" w:cs="Calibri"/>
          <w:sz w:val="20"/>
          <w:szCs w:val="20"/>
        </w:rPr>
        <w:t xml:space="preserve"> lower</w:t>
      </w:r>
      <w:r w:rsidR="00F7161B">
        <w:rPr>
          <w:rFonts w:ascii="Calibri" w:hAnsi="Calibri" w:cs="Calibri"/>
          <w:sz w:val="20"/>
          <w:szCs w:val="20"/>
        </w:rPr>
        <w:t>ing</w:t>
      </w:r>
      <w:r w:rsidRPr="00E86DFA">
        <w:rPr>
          <w:rFonts w:ascii="Calibri" w:hAnsi="Calibri" w:cs="Calibri"/>
          <w:sz w:val="20"/>
          <w:szCs w:val="20"/>
        </w:rPr>
        <w:t xml:space="preserve"> transaction costs associated with bidding. </w:t>
      </w:r>
    </w:p>
    <w:p w14:paraId="55082252" w14:textId="77777777" w:rsidR="00BB2A7E" w:rsidRPr="00A814CD" w:rsidRDefault="00BB2A7E" w:rsidP="00BB2A7E">
      <w:pPr>
        <w:rPr>
          <w:rFonts w:ascii="Calibri" w:hAnsi="Calibri" w:cs="Calibri"/>
          <w:sz w:val="20"/>
          <w:szCs w:val="20"/>
        </w:rPr>
      </w:pPr>
    </w:p>
    <w:p w14:paraId="341975B0" w14:textId="5900997D" w:rsidR="00BB2A7E" w:rsidRPr="00A814CD" w:rsidRDefault="00BB2A7E" w:rsidP="00E86DFA">
      <w:pPr>
        <w:ind w:firstLine="360"/>
        <w:rPr>
          <w:rFonts w:ascii="Calibri" w:hAnsi="Calibri" w:cs="Calibri"/>
          <w:b/>
          <w:bCs/>
          <w:sz w:val="20"/>
          <w:szCs w:val="20"/>
        </w:rPr>
      </w:pPr>
      <w:r w:rsidRPr="00A814CD">
        <w:rPr>
          <w:rFonts w:ascii="Calibri" w:hAnsi="Calibri" w:cs="Calibri"/>
          <w:b/>
          <w:bCs/>
          <w:sz w:val="20"/>
          <w:szCs w:val="20"/>
        </w:rPr>
        <w:t xml:space="preserve">For the project and </w:t>
      </w:r>
      <w:proofErr w:type="spellStart"/>
      <w:r w:rsidRPr="00A814CD">
        <w:rPr>
          <w:rFonts w:ascii="Calibri" w:hAnsi="Calibri" w:cs="Calibri"/>
          <w:b/>
          <w:bCs/>
          <w:sz w:val="20"/>
          <w:szCs w:val="20"/>
        </w:rPr>
        <w:t>minigrid</w:t>
      </w:r>
      <w:proofErr w:type="spellEnd"/>
      <w:r w:rsidRPr="00A814CD">
        <w:rPr>
          <w:rFonts w:ascii="Calibri" w:hAnsi="Calibri" w:cs="Calibri"/>
          <w:b/>
          <w:bCs/>
          <w:sz w:val="20"/>
          <w:szCs w:val="20"/>
        </w:rPr>
        <w:t xml:space="preserve"> sector more generally:</w:t>
      </w:r>
    </w:p>
    <w:p w14:paraId="4FC4A8DE" w14:textId="67115E84" w:rsidR="00BB2A7E" w:rsidRPr="00FA2C9A" w:rsidRDefault="00BB2A7E" w:rsidP="005913BC">
      <w:pPr>
        <w:numPr>
          <w:ilvl w:val="0"/>
          <w:numId w:val="100"/>
        </w:numPr>
        <w:spacing w:after="14" w:line="247" w:lineRule="auto"/>
        <w:contextualSpacing/>
        <w:jc w:val="both"/>
        <w:rPr>
          <w:rFonts w:ascii="Calibri" w:hAnsi="Calibri" w:cs="Calibri"/>
          <w:sz w:val="20"/>
          <w:szCs w:val="20"/>
        </w:rPr>
      </w:pPr>
      <w:r w:rsidRPr="00FA2C9A">
        <w:rPr>
          <w:rFonts w:ascii="Calibri" w:hAnsi="Calibri" w:cs="Calibri"/>
          <w:sz w:val="20"/>
          <w:szCs w:val="20"/>
        </w:rPr>
        <w:t>Provid</w:t>
      </w:r>
      <w:r w:rsidR="00F7161B" w:rsidRPr="00FA2C9A">
        <w:rPr>
          <w:rFonts w:ascii="Calibri" w:hAnsi="Calibri" w:cs="Calibri"/>
          <w:sz w:val="20"/>
          <w:szCs w:val="20"/>
        </w:rPr>
        <w:t>ing</w:t>
      </w:r>
      <w:r w:rsidRPr="00FA2C9A">
        <w:rPr>
          <w:rFonts w:ascii="Calibri" w:hAnsi="Calibri" w:cs="Calibri"/>
          <w:sz w:val="20"/>
          <w:szCs w:val="20"/>
        </w:rPr>
        <w:t xml:space="preserve"> a centralized database for all distributed energy projects/programs at the national level</w:t>
      </w:r>
      <w:r w:rsidR="00F7161B" w:rsidRPr="00FA2C9A">
        <w:rPr>
          <w:rFonts w:ascii="Calibri" w:hAnsi="Calibri" w:cs="Calibri"/>
          <w:sz w:val="20"/>
          <w:szCs w:val="20"/>
        </w:rPr>
        <w:t>.</w:t>
      </w:r>
    </w:p>
    <w:p w14:paraId="468F34E0" w14:textId="010F2E38" w:rsidR="00BB2A7E" w:rsidRPr="00FA2C9A" w:rsidRDefault="00BB2A7E" w:rsidP="005913BC">
      <w:pPr>
        <w:numPr>
          <w:ilvl w:val="0"/>
          <w:numId w:val="100"/>
        </w:numPr>
        <w:spacing w:after="14" w:line="247" w:lineRule="auto"/>
        <w:contextualSpacing/>
        <w:jc w:val="both"/>
        <w:rPr>
          <w:rFonts w:ascii="Calibri" w:hAnsi="Calibri" w:cs="Calibri"/>
          <w:sz w:val="20"/>
          <w:szCs w:val="20"/>
        </w:rPr>
      </w:pPr>
      <w:r w:rsidRPr="00FA2C9A">
        <w:rPr>
          <w:rFonts w:ascii="Calibri" w:hAnsi="Calibri" w:cs="Calibri"/>
          <w:sz w:val="20"/>
          <w:szCs w:val="20"/>
        </w:rPr>
        <w:t>Collect</w:t>
      </w:r>
      <w:r w:rsidR="00F7161B" w:rsidRPr="00FA2C9A">
        <w:rPr>
          <w:rFonts w:ascii="Calibri" w:hAnsi="Calibri" w:cs="Calibri"/>
          <w:sz w:val="20"/>
          <w:szCs w:val="20"/>
        </w:rPr>
        <w:t>ing</w:t>
      </w:r>
      <w:r w:rsidRPr="00FA2C9A">
        <w:rPr>
          <w:rFonts w:ascii="Calibri" w:hAnsi="Calibri" w:cs="Calibri"/>
          <w:sz w:val="20"/>
          <w:szCs w:val="20"/>
        </w:rPr>
        <w:t>, manag</w:t>
      </w:r>
      <w:r w:rsidR="00F7161B" w:rsidRPr="00FA2C9A">
        <w:rPr>
          <w:rFonts w:ascii="Calibri" w:hAnsi="Calibri" w:cs="Calibri"/>
          <w:sz w:val="20"/>
          <w:szCs w:val="20"/>
        </w:rPr>
        <w:t>ing</w:t>
      </w:r>
      <w:r w:rsidRPr="00FA2C9A">
        <w:rPr>
          <w:rFonts w:ascii="Calibri" w:hAnsi="Calibri" w:cs="Calibri"/>
          <w:sz w:val="20"/>
          <w:szCs w:val="20"/>
        </w:rPr>
        <w:t xml:space="preserve"> and aggregat</w:t>
      </w:r>
      <w:r w:rsidR="00F7161B" w:rsidRPr="00FA2C9A">
        <w:rPr>
          <w:rFonts w:ascii="Calibri" w:hAnsi="Calibri" w:cs="Calibri"/>
          <w:sz w:val="20"/>
          <w:szCs w:val="20"/>
        </w:rPr>
        <w:t>ing</w:t>
      </w:r>
      <w:r w:rsidRPr="00FA2C9A">
        <w:rPr>
          <w:rFonts w:ascii="Calibri" w:hAnsi="Calibri" w:cs="Calibri"/>
          <w:sz w:val="20"/>
          <w:szCs w:val="20"/>
        </w:rPr>
        <w:t xml:space="preserve"> data from all </w:t>
      </w:r>
      <w:proofErr w:type="spellStart"/>
      <w:r w:rsidRPr="00FA2C9A">
        <w:rPr>
          <w:rFonts w:ascii="Calibri" w:hAnsi="Calibri" w:cs="Calibri"/>
          <w:sz w:val="20"/>
          <w:szCs w:val="20"/>
        </w:rPr>
        <w:t>minigrid</w:t>
      </w:r>
      <w:proofErr w:type="spellEnd"/>
      <w:r w:rsidRPr="00FA2C9A">
        <w:rPr>
          <w:rFonts w:ascii="Calibri" w:hAnsi="Calibri" w:cs="Calibri"/>
          <w:sz w:val="20"/>
          <w:szCs w:val="20"/>
        </w:rPr>
        <w:t xml:space="preserve"> sites</w:t>
      </w:r>
      <w:r w:rsidR="00F7161B" w:rsidRPr="00FA2C9A">
        <w:rPr>
          <w:rFonts w:ascii="Calibri" w:hAnsi="Calibri" w:cs="Calibri"/>
          <w:sz w:val="20"/>
          <w:szCs w:val="20"/>
        </w:rPr>
        <w:t>.</w:t>
      </w:r>
    </w:p>
    <w:p w14:paraId="7EEC423F" w14:textId="1F67B718" w:rsidR="00BB2A7E" w:rsidRPr="00FA2C9A" w:rsidRDefault="00BB2A7E" w:rsidP="005913BC">
      <w:pPr>
        <w:numPr>
          <w:ilvl w:val="0"/>
          <w:numId w:val="100"/>
        </w:numPr>
        <w:spacing w:after="14" w:line="247" w:lineRule="auto"/>
        <w:contextualSpacing/>
        <w:jc w:val="both"/>
        <w:rPr>
          <w:rFonts w:ascii="Calibri" w:hAnsi="Calibri" w:cs="Calibri"/>
          <w:sz w:val="20"/>
          <w:szCs w:val="20"/>
        </w:rPr>
      </w:pPr>
      <w:r w:rsidRPr="00FA2C9A">
        <w:rPr>
          <w:rFonts w:ascii="Calibri" w:hAnsi="Calibri" w:cs="Calibri"/>
          <w:sz w:val="20"/>
          <w:szCs w:val="20"/>
        </w:rPr>
        <w:t>Run</w:t>
      </w:r>
      <w:r w:rsidR="00F7161B" w:rsidRPr="00FA2C9A">
        <w:rPr>
          <w:rFonts w:ascii="Calibri" w:hAnsi="Calibri" w:cs="Calibri"/>
          <w:sz w:val="20"/>
          <w:szCs w:val="20"/>
        </w:rPr>
        <w:t>ning</w:t>
      </w:r>
      <w:r w:rsidRPr="00FA2C9A">
        <w:rPr>
          <w:rFonts w:ascii="Calibri" w:hAnsi="Calibri" w:cs="Calibri"/>
          <w:sz w:val="20"/>
          <w:szCs w:val="20"/>
        </w:rPr>
        <w:t xml:space="preserve"> digitized tenders and administer</w:t>
      </w:r>
      <w:r w:rsidR="00F7161B" w:rsidRPr="00FA2C9A">
        <w:rPr>
          <w:rFonts w:ascii="Calibri" w:hAnsi="Calibri" w:cs="Calibri"/>
          <w:sz w:val="20"/>
          <w:szCs w:val="20"/>
        </w:rPr>
        <w:t>ing</w:t>
      </w:r>
      <w:r w:rsidRPr="00FA2C9A">
        <w:rPr>
          <w:rFonts w:ascii="Calibri" w:hAnsi="Calibri" w:cs="Calibri"/>
          <w:sz w:val="20"/>
          <w:szCs w:val="20"/>
        </w:rPr>
        <w:t xml:space="preserve"> grants (other than for Component 2 pilots)</w:t>
      </w:r>
      <w:r w:rsidR="00F7161B" w:rsidRPr="00FA2C9A">
        <w:rPr>
          <w:rFonts w:ascii="Calibri" w:hAnsi="Calibri" w:cs="Calibri"/>
          <w:sz w:val="20"/>
          <w:szCs w:val="20"/>
        </w:rPr>
        <w:t>.</w:t>
      </w:r>
    </w:p>
    <w:p w14:paraId="48B67907" w14:textId="711D8C12" w:rsidR="00BB2A7E" w:rsidRPr="00FA2C9A" w:rsidRDefault="00F7161B" w:rsidP="005913BC">
      <w:pPr>
        <w:numPr>
          <w:ilvl w:val="0"/>
          <w:numId w:val="100"/>
        </w:numPr>
        <w:spacing w:after="14" w:line="247" w:lineRule="auto"/>
        <w:contextualSpacing/>
        <w:jc w:val="both"/>
        <w:rPr>
          <w:rFonts w:ascii="Calibri" w:hAnsi="Calibri" w:cs="Calibri"/>
          <w:sz w:val="20"/>
          <w:szCs w:val="20"/>
        </w:rPr>
      </w:pPr>
      <w:r w:rsidRPr="00FA2C9A">
        <w:rPr>
          <w:rFonts w:ascii="Calibri" w:hAnsi="Calibri" w:cs="Calibri"/>
          <w:sz w:val="20"/>
          <w:szCs w:val="20"/>
        </w:rPr>
        <w:t>Verifying the p</w:t>
      </w:r>
      <w:r w:rsidR="00BB2A7E" w:rsidRPr="00FA2C9A">
        <w:rPr>
          <w:rFonts w:ascii="Calibri" w:hAnsi="Calibri" w:cs="Calibri"/>
          <w:sz w:val="20"/>
          <w:szCs w:val="20"/>
        </w:rPr>
        <w:t xml:space="preserve">erformance of </w:t>
      </w:r>
      <w:proofErr w:type="spellStart"/>
      <w:r w:rsidR="00BB2A7E" w:rsidRPr="00FA2C9A">
        <w:rPr>
          <w:rFonts w:ascii="Calibri" w:hAnsi="Calibri" w:cs="Calibri"/>
          <w:sz w:val="20"/>
          <w:szCs w:val="20"/>
        </w:rPr>
        <w:t>minigrid</w:t>
      </w:r>
      <w:proofErr w:type="spellEnd"/>
      <w:r w:rsidR="00BB2A7E" w:rsidRPr="00FA2C9A">
        <w:rPr>
          <w:rFonts w:ascii="Calibri" w:hAnsi="Calibri" w:cs="Calibri"/>
          <w:sz w:val="20"/>
          <w:szCs w:val="20"/>
        </w:rPr>
        <w:t xml:space="preserve"> systems for improved sector oversight</w:t>
      </w:r>
      <w:r w:rsidRPr="00FA2C9A">
        <w:rPr>
          <w:rFonts w:ascii="Calibri" w:hAnsi="Calibri" w:cs="Calibri"/>
          <w:sz w:val="20"/>
          <w:szCs w:val="20"/>
        </w:rPr>
        <w:t>.</w:t>
      </w:r>
    </w:p>
    <w:p w14:paraId="1B4DCB0D" w14:textId="159372DF" w:rsidR="00BB2A7E" w:rsidRPr="00FA2C9A" w:rsidRDefault="00F7161B" w:rsidP="005913BC">
      <w:pPr>
        <w:numPr>
          <w:ilvl w:val="0"/>
          <w:numId w:val="100"/>
        </w:numPr>
        <w:spacing w:after="14" w:line="247" w:lineRule="auto"/>
        <w:contextualSpacing/>
        <w:jc w:val="both"/>
        <w:rPr>
          <w:rFonts w:ascii="Calibri" w:hAnsi="Calibri" w:cs="Calibri"/>
          <w:sz w:val="20"/>
          <w:szCs w:val="20"/>
        </w:rPr>
      </w:pPr>
      <w:r w:rsidRPr="00FA2C9A">
        <w:rPr>
          <w:rFonts w:ascii="Calibri" w:hAnsi="Calibri" w:cs="Calibri"/>
          <w:sz w:val="20"/>
          <w:szCs w:val="20"/>
        </w:rPr>
        <w:t>Performing r</w:t>
      </w:r>
      <w:r w:rsidR="00BB2A7E" w:rsidRPr="00FA2C9A">
        <w:rPr>
          <w:rFonts w:ascii="Calibri" w:hAnsi="Calibri" w:cs="Calibri"/>
          <w:sz w:val="20"/>
          <w:szCs w:val="20"/>
        </w:rPr>
        <w:t>eal-time monitoring and evaluation of electrification projects/programs</w:t>
      </w:r>
      <w:r w:rsidRPr="00FA2C9A">
        <w:rPr>
          <w:rFonts w:ascii="Calibri" w:hAnsi="Calibri" w:cs="Calibri"/>
          <w:sz w:val="20"/>
          <w:szCs w:val="20"/>
        </w:rPr>
        <w:t xml:space="preserve">. </w:t>
      </w:r>
    </w:p>
    <w:p w14:paraId="6B4FCE14" w14:textId="54AA90E1" w:rsidR="00F7161B" w:rsidRPr="00FA2C9A" w:rsidRDefault="00BB2A7E" w:rsidP="005913BC">
      <w:pPr>
        <w:numPr>
          <w:ilvl w:val="0"/>
          <w:numId w:val="100"/>
        </w:numPr>
        <w:spacing w:after="14" w:line="247" w:lineRule="auto"/>
        <w:contextualSpacing/>
        <w:jc w:val="both"/>
        <w:rPr>
          <w:rFonts w:ascii="Calibri" w:hAnsi="Calibri" w:cs="Calibri"/>
          <w:sz w:val="20"/>
          <w:szCs w:val="20"/>
        </w:rPr>
      </w:pPr>
      <w:r w:rsidRPr="00FA2C9A">
        <w:rPr>
          <w:rFonts w:ascii="Calibri" w:hAnsi="Calibri" w:cs="Calibri"/>
          <w:sz w:val="20"/>
          <w:szCs w:val="20"/>
        </w:rPr>
        <w:t xml:space="preserve">Applying advanced analytics of </w:t>
      </w:r>
      <w:proofErr w:type="spellStart"/>
      <w:r w:rsidRPr="00FA2C9A">
        <w:rPr>
          <w:rFonts w:ascii="Calibri" w:hAnsi="Calibri" w:cs="Calibri"/>
          <w:sz w:val="20"/>
          <w:szCs w:val="20"/>
        </w:rPr>
        <w:t>minigrid</w:t>
      </w:r>
      <w:proofErr w:type="spellEnd"/>
      <w:r w:rsidRPr="00FA2C9A">
        <w:rPr>
          <w:rFonts w:ascii="Calibri" w:hAnsi="Calibri" w:cs="Calibri"/>
          <w:sz w:val="20"/>
          <w:szCs w:val="20"/>
        </w:rPr>
        <w:t xml:space="preserve"> portfolios to generate critical insights to advance the sector</w:t>
      </w:r>
      <w:r w:rsidR="00F7161B" w:rsidRPr="00FA2C9A">
        <w:rPr>
          <w:rFonts w:ascii="Calibri" w:hAnsi="Calibri" w:cs="Calibri"/>
          <w:sz w:val="20"/>
          <w:szCs w:val="20"/>
        </w:rPr>
        <w:t>.</w:t>
      </w:r>
    </w:p>
    <w:p w14:paraId="66ED65EE" w14:textId="77777777" w:rsidR="00F7161B" w:rsidRDefault="00F7161B" w:rsidP="00F7161B">
      <w:pPr>
        <w:spacing w:after="14" w:line="247" w:lineRule="auto"/>
        <w:ind w:left="360"/>
        <w:contextualSpacing/>
        <w:jc w:val="both"/>
        <w:rPr>
          <w:rFonts w:ascii="Calibri" w:hAnsi="Calibri" w:cs="Calibri"/>
          <w:sz w:val="20"/>
          <w:szCs w:val="20"/>
        </w:rPr>
      </w:pPr>
    </w:p>
    <w:p w14:paraId="3C6C463C" w14:textId="3D2371EF" w:rsidR="00F7161B" w:rsidRPr="0098145F" w:rsidRDefault="00F7161B" w:rsidP="00F7161B">
      <w:pPr>
        <w:spacing w:after="14" w:line="247" w:lineRule="auto"/>
        <w:ind w:left="360"/>
        <w:contextualSpacing/>
        <w:jc w:val="both"/>
        <w:rPr>
          <w:rFonts w:ascii="Calibri" w:hAnsi="Calibri" w:cs="Calibri"/>
          <w:szCs w:val="20"/>
        </w:rPr>
      </w:pPr>
      <w:r w:rsidRPr="0098145F">
        <w:rPr>
          <w:rFonts w:ascii="Calibri" w:hAnsi="Calibri" w:cs="Calibri"/>
          <w:sz w:val="20"/>
          <w:szCs w:val="20"/>
        </w:rPr>
        <w:t xml:space="preserve">Similarly, as part of the roll-out of the </w:t>
      </w:r>
      <w:r w:rsidR="004E124D">
        <w:rPr>
          <w:rFonts w:ascii="Calibri" w:hAnsi="Calibri" w:cs="Calibri"/>
          <w:sz w:val="20"/>
          <w:szCs w:val="20"/>
        </w:rPr>
        <w:t>digital platform</w:t>
      </w:r>
      <w:r w:rsidRPr="0098145F">
        <w:rPr>
          <w:rFonts w:ascii="Calibri" w:hAnsi="Calibri" w:cs="Calibri"/>
          <w:sz w:val="20"/>
          <w:szCs w:val="20"/>
        </w:rPr>
        <w:t xml:space="preserve">, </w:t>
      </w:r>
      <w:proofErr w:type="spellStart"/>
      <w:r w:rsidRPr="0098145F">
        <w:rPr>
          <w:rFonts w:ascii="Calibri" w:hAnsi="Calibri" w:cs="Calibri"/>
          <w:sz w:val="20"/>
          <w:szCs w:val="20"/>
        </w:rPr>
        <w:t>minigrid</w:t>
      </w:r>
      <w:proofErr w:type="spellEnd"/>
      <w:r w:rsidRPr="0098145F">
        <w:rPr>
          <w:rFonts w:ascii="Calibri" w:hAnsi="Calibri" w:cs="Calibri"/>
          <w:sz w:val="20"/>
          <w:szCs w:val="20"/>
        </w:rPr>
        <w:t xml:space="preserve"> developers (as well as key government and other stakeholders) will receive capacity-building and in-depth training to use analytical tools and data management technologies.</w:t>
      </w:r>
    </w:p>
    <w:p w14:paraId="4CE0C850" w14:textId="77777777" w:rsidR="00BB2A7E" w:rsidRPr="00A814CD" w:rsidRDefault="00BB2A7E" w:rsidP="00BB2A7E">
      <w:pPr>
        <w:rPr>
          <w:rFonts w:ascii="Calibri" w:hAnsi="Calibri" w:cs="Calibri"/>
          <w:sz w:val="20"/>
          <w:szCs w:val="20"/>
        </w:rPr>
      </w:pPr>
    </w:p>
    <w:p w14:paraId="6671716A" w14:textId="13D6A250" w:rsidR="00BB2A7E" w:rsidRPr="00E86DFA" w:rsidRDefault="00BB2A7E" w:rsidP="00FA2C9A">
      <w:pPr>
        <w:numPr>
          <w:ilvl w:val="0"/>
          <w:numId w:val="105"/>
        </w:numPr>
        <w:ind w:left="1080"/>
        <w:jc w:val="both"/>
        <w:rPr>
          <w:rFonts w:ascii="Calibri" w:hAnsi="Calibri" w:cs="Calibri"/>
          <w:bCs/>
          <w:sz w:val="20"/>
          <w:szCs w:val="20"/>
        </w:rPr>
      </w:pPr>
      <w:r w:rsidRPr="00E86DFA">
        <w:rPr>
          <w:rFonts w:ascii="Calibri" w:hAnsi="Calibri" w:cs="Calibri"/>
          <w:bCs/>
          <w:sz w:val="20"/>
          <w:szCs w:val="20"/>
          <w:u w:val="single"/>
        </w:rPr>
        <w:t>Activity 4.2.1</w:t>
      </w:r>
      <w:r w:rsidR="00FC79B3">
        <w:rPr>
          <w:rFonts w:ascii="Calibri" w:hAnsi="Calibri" w:cs="Calibri"/>
          <w:bCs/>
          <w:sz w:val="20"/>
          <w:szCs w:val="20"/>
        </w:rPr>
        <w:t>:</w:t>
      </w:r>
      <w:r w:rsidR="00FC79B3" w:rsidRPr="00FC79B3">
        <w:rPr>
          <w:rFonts w:ascii="Calibri" w:hAnsi="Calibri" w:cs="Calibri"/>
          <w:bCs/>
          <w:sz w:val="20"/>
          <w:szCs w:val="20"/>
        </w:rPr>
        <w:t xml:space="preserve"> </w:t>
      </w:r>
      <w:r w:rsidRPr="00E86DFA">
        <w:rPr>
          <w:rFonts w:ascii="Calibri" w:hAnsi="Calibri" w:cs="Calibri"/>
          <w:bCs/>
          <w:sz w:val="20"/>
          <w:szCs w:val="20"/>
        </w:rPr>
        <w:t xml:space="preserve">Develop Terms of Reference (TORs) for procuring </w:t>
      </w:r>
      <w:r w:rsidR="00FC79B3">
        <w:rPr>
          <w:rFonts w:ascii="Calibri" w:hAnsi="Calibri" w:cs="Calibri"/>
          <w:bCs/>
          <w:sz w:val="20"/>
          <w:szCs w:val="20"/>
        </w:rPr>
        <w:t xml:space="preserve">a </w:t>
      </w:r>
      <w:proofErr w:type="spellStart"/>
      <w:r w:rsidR="00FC79B3">
        <w:rPr>
          <w:rFonts w:ascii="Calibri" w:hAnsi="Calibri" w:cs="Calibri"/>
          <w:bCs/>
          <w:sz w:val="20"/>
          <w:szCs w:val="20"/>
        </w:rPr>
        <w:t>m</w:t>
      </w:r>
      <w:r w:rsidR="00FC79B3" w:rsidRPr="00E86DFA">
        <w:rPr>
          <w:rFonts w:ascii="Calibri" w:hAnsi="Calibri" w:cs="Calibri"/>
          <w:bCs/>
          <w:sz w:val="20"/>
          <w:szCs w:val="20"/>
        </w:rPr>
        <w:t>inigrids</w:t>
      </w:r>
      <w:proofErr w:type="spellEnd"/>
      <w:r w:rsidR="00FC79B3" w:rsidRPr="00E86DFA">
        <w:rPr>
          <w:rFonts w:ascii="Calibri" w:hAnsi="Calibri" w:cs="Calibri"/>
          <w:bCs/>
          <w:sz w:val="20"/>
          <w:szCs w:val="20"/>
        </w:rPr>
        <w:t xml:space="preserve"> </w:t>
      </w:r>
      <w:r w:rsidR="00D33591">
        <w:rPr>
          <w:rFonts w:ascii="Calibri" w:hAnsi="Calibri" w:cs="Calibri"/>
          <w:bCs/>
          <w:sz w:val="20"/>
          <w:szCs w:val="20"/>
        </w:rPr>
        <w:t>digital</w:t>
      </w:r>
      <w:r w:rsidRPr="00E86DFA">
        <w:rPr>
          <w:rFonts w:ascii="Calibri" w:hAnsi="Calibri" w:cs="Calibri"/>
          <w:bCs/>
          <w:sz w:val="20"/>
          <w:szCs w:val="20"/>
        </w:rPr>
        <w:t xml:space="preserve"> platform</w:t>
      </w:r>
    </w:p>
    <w:p w14:paraId="2918CCDF" w14:textId="29C8559B" w:rsidR="00BB2A7E" w:rsidRPr="00CE630E" w:rsidRDefault="00BB2A7E" w:rsidP="00FA2C9A">
      <w:pPr>
        <w:ind w:left="1080"/>
        <w:jc w:val="both"/>
        <w:rPr>
          <w:rFonts w:ascii="Calibri" w:hAnsi="Calibri" w:cs="Calibri"/>
          <w:sz w:val="20"/>
          <w:szCs w:val="20"/>
        </w:rPr>
      </w:pPr>
      <w:r w:rsidRPr="00E86DFA">
        <w:rPr>
          <w:rFonts w:ascii="Calibri" w:hAnsi="Calibri" w:cs="Calibri"/>
          <w:sz w:val="20"/>
          <w:szCs w:val="20"/>
        </w:rPr>
        <w:t>All national child projects will use standardized TOR provided by the AMP Regional Project and tailor them to the specific country/project needs.</w:t>
      </w:r>
      <w:r w:rsidR="00FC79B3">
        <w:rPr>
          <w:rFonts w:ascii="Calibri" w:hAnsi="Calibri" w:cs="Calibri"/>
          <w:sz w:val="20"/>
          <w:szCs w:val="20"/>
        </w:rPr>
        <w:t xml:space="preserve"> A set of preliminary minimum requirements for the data management platform, to be met during implementation, are provided</w:t>
      </w:r>
      <w:r w:rsidR="00DF1240">
        <w:rPr>
          <w:rFonts w:ascii="Calibri" w:hAnsi="Calibri" w:cs="Calibri"/>
          <w:sz w:val="20"/>
          <w:szCs w:val="20"/>
        </w:rPr>
        <w:t xml:space="preserve"> </w:t>
      </w:r>
      <w:r w:rsidR="00DF1240" w:rsidRPr="00CE630E">
        <w:rPr>
          <w:rFonts w:ascii="Calibri" w:hAnsi="Calibri" w:cs="Calibri"/>
          <w:sz w:val="20"/>
          <w:szCs w:val="20"/>
        </w:rPr>
        <w:t xml:space="preserve">in </w:t>
      </w:r>
      <w:r w:rsidR="00CE630E" w:rsidRPr="00CE630E">
        <w:rPr>
          <w:rFonts w:ascii="Calibri" w:hAnsi="Calibri" w:cs="Calibri"/>
          <w:sz w:val="20"/>
          <w:szCs w:val="20"/>
        </w:rPr>
        <w:fldChar w:fldCharType="begin"/>
      </w:r>
      <w:r w:rsidR="00CE630E" w:rsidRPr="00CE630E">
        <w:rPr>
          <w:rFonts w:ascii="Calibri" w:hAnsi="Calibri" w:cs="Calibri"/>
          <w:sz w:val="20"/>
          <w:szCs w:val="20"/>
        </w:rPr>
        <w:instrText xml:space="preserve"> REF _Ref72748283 \h </w:instrText>
      </w:r>
      <w:r w:rsidR="00CE630E">
        <w:rPr>
          <w:rFonts w:ascii="Calibri" w:hAnsi="Calibri" w:cs="Calibri"/>
          <w:sz w:val="20"/>
          <w:szCs w:val="20"/>
        </w:rPr>
        <w:instrText xml:space="preserve"> \* MERGEFORMAT </w:instrText>
      </w:r>
      <w:r w:rsidR="00CE630E" w:rsidRPr="00CE630E">
        <w:rPr>
          <w:rFonts w:ascii="Calibri" w:hAnsi="Calibri" w:cs="Calibri"/>
          <w:sz w:val="20"/>
          <w:szCs w:val="20"/>
        </w:rPr>
      </w:r>
      <w:r w:rsidR="00CE630E" w:rsidRPr="00CE630E">
        <w:rPr>
          <w:rFonts w:ascii="Calibri" w:hAnsi="Calibri" w:cs="Calibri"/>
          <w:sz w:val="20"/>
          <w:szCs w:val="20"/>
        </w:rPr>
        <w:fldChar w:fldCharType="separate"/>
      </w:r>
      <w:r w:rsidR="00F5141C" w:rsidRPr="00F5141C">
        <w:rPr>
          <w:rFonts w:ascii="Calibri" w:hAnsi="Calibri" w:cs="Calibri"/>
          <w:sz w:val="20"/>
          <w:szCs w:val="20"/>
        </w:rPr>
        <w:t xml:space="preserve">Table </w:t>
      </w:r>
      <w:r w:rsidR="00F5141C" w:rsidRPr="00F5141C">
        <w:rPr>
          <w:rFonts w:ascii="Calibri" w:hAnsi="Calibri" w:cs="Calibri"/>
          <w:noProof/>
          <w:sz w:val="20"/>
          <w:szCs w:val="20"/>
        </w:rPr>
        <w:t>7</w:t>
      </w:r>
      <w:r w:rsidR="00CE630E" w:rsidRPr="00CE630E">
        <w:rPr>
          <w:rFonts w:ascii="Calibri" w:hAnsi="Calibri" w:cs="Calibri"/>
          <w:sz w:val="20"/>
          <w:szCs w:val="20"/>
        </w:rPr>
        <w:fldChar w:fldCharType="end"/>
      </w:r>
      <w:r w:rsidR="00DF1240" w:rsidRPr="00CE630E">
        <w:rPr>
          <w:rFonts w:ascii="Calibri" w:hAnsi="Calibri" w:cs="Calibri"/>
          <w:sz w:val="20"/>
          <w:szCs w:val="20"/>
        </w:rPr>
        <w:t xml:space="preserve">. </w:t>
      </w:r>
    </w:p>
    <w:p w14:paraId="377846ED" w14:textId="77777777" w:rsidR="00BB2A7E" w:rsidRPr="00A814CD" w:rsidRDefault="00BB2A7E" w:rsidP="00FA2C9A">
      <w:pPr>
        <w:ind w:left="360"/>
        <w:jc w:val="both"/>
        <w:rPr>
          <w:rFonts w:ascii="Calibri" w:hAnsi="Calibri" w:cs="Calibri"/>
          <w:sz w:val="20"/>
          <w:szCs w:val="20"/>
        </w:rPr>
      </w:pPr>
    </w:p>
    <w:p w14:paraId="1C45C99E" w14:textId="2C1D8B4A" w:rsidR="00BB2A7E" w:rsidRPr="00E86DFA" w:rsidRDefault="00BB2A7E" w:rsidP="00FA2C9A">
      <w:pPr>
        <w:numPr>
          <w:ilvl w:val="0"/>
          <w:numId w:val="105"/>
        </w:numPr>
        <w:ind w:left="1080"/>
        <w:jc w:val="both"/>
        <w:rPr>
          <w:rFonts w:ascii="Calibri" w:hAnsi="Calibri" w:cs="Calibri"/>
          <w:bCs/>
          <w:sz w:val="20"/>
          <w:szCs w:val="20"/>
        </w:rPr>
      </w:pPr>
      <w:r w:rsidRPr="00E86DFA">
        <w:rPr>
          <w:rFonts w:ascii="Calibri" w:hAnsi="Calibri" w:cs="Calibri"/>
          <w:bCs/>
          <w:sz w:val="20"/>
          <w:szCs w:val="20"/>
          <w:u w:val="single"/>
        </w:rPr>
        <w:lastRenderedPageBreak/>
        <w:t>Activity 4.2.2</w:t>
      </w:r>
      <w:r w:rsidR="00FC79B3">
        <w:rPr>
          <w:rFonts w:ascii="Calibri" w:hAnsi="Calibri" w:cs="Calibri"/>
          <w:bCs/>
          <w:sz w:val="20"/>
          <w:szCs w:val="20"/>
        </w:rPr>
        <w:t xml:space="preserve">: </w:t>
      </w:r>
      <w:r w:rsidRPr="00E86DFA">
        <w:rPr>
          <w:rFonts w:ascii="Calibri" w:hAnsi="Calibri" w:cs="Calibri"/>
          <w:bCs/>
          <w:sz w:val="20"/>
          <w:szCs w:val="20"/>
        </w:rPr>
        <w:t xml:space="preserve">Procure </w:t>
      </w:r>
      <w:r w:rsidR="00FC79B3">
        <w:rPr>
          <w:rFonts w:ascii="Calibri" w:hAnsi="Calibri" w:cs="Calibri"/>
          <w:bCs/>
          <w:sz w:val="20"/>
          <w:szCs w:val="20"/>
        </w:rPr>
        <w:t xml:space="preserve">the </w:t>
      </w:r>
      <w:proofErr w:type="spellStart"/>
      <w:r w:rsidR="00FC79B3">
        <w:rPr>
          <w:rFonts w:ascii="Calibri" w:hAnsi="Calibri" w:cs="Calibri"/>
          <w:bCs/>
          <w:sz w:val="20"/>
          <w:szCs w:val="20"/>
        </w:rPr>
        <w:t>m</w:t>
      </w:r>
      <w:r w:rsidRPr="00E86DFA">
        <w:rPr>
          <w:rFonts w:ascii="Calibri" w:hAnsi="Calibri" w:cs="Calibri"/>
          <w:bCs/>
          <w:sz w:val="20"/>
          <w:szCs w:val="20"/>
        </w:rPr>
        <w:t>inigrids</w:t>
      </w:r>
      <w:proofErr w:type="spellEnd"/>
      <w:r w:rsidRPr="00E86DFA">
        <w:rPr>
          <w:rFonts w:ascii="Calibri" w:hAnsi="Calibri" w:cs="Calibri"/>
          <w:bCs/>
          <w:sz w:val="20"/>
          <w:szCs w:val="20"/>
        </w:rPr>
        <w:t xml:space="preserve"> </w:t>
      </w:r>
      <w:r w:rsidR="000521ED">
        <w:rPr>
          <w:rFonts w:ascii="Calibri" w:hAnsi="Calibri" w:cs="Calibri"/>
          <w:bCs/>
          <w:sz w:val="20"/>
          <w:szCs w:val="20"/>
        </w:rPr>
        <w:t>digital</w:t>
      </w:r>
      <w:r w:rsidRPr="00E86DFA">
        <w:rPr>
          <w:rFonts w:ascii="Calibri" w:hAnsi="Calibri" w:cs="Calibri"/>
          <w:bCs/>
          <w:sz w:val="20"/>
          <w:szCs w:val="20"/>
        </w:rPr>
        <w:t xml:space="preserve"> platform </w:t>
      </w:r>
    </w:p>
    <w:p w14:paraId="28745824" w14:textId="4FB8590D" w:rsidR="009D542E" w:rsidRPr="00FA2C9A" w:rsidRDefault="00D33591" w:rsidP="00FA2C9A">
      <w:pPr>
        <w:ind w:left="1080"/>
        <w:jc w:val="both"/>
        <w:rPr>
          <w:rFonts w:ascii="Calibri" w:hAnsi="Calibri" w:cs="Calibri"/>
          <w:sz w:val="20"/>
          <w:szCs w:val="20"/>
        </w:rPr>
      </w:pPr>
      <w:r w:rsidRPr="00FA2C9A">
        <w:rPr>
          <w:rFonts w:ascii="Calibri" w:hAnsi="Calibri" w:cs="Calibri"/>
          <w:sz w:val="20"/>
          <w:szCs w:val="20"/>
        </w:rPr>
        <w:t>All national child projects will procure a country-level mini-grids digital platform and set it up to enable (</w:t>
      </w:r>
      <w:proofErr w:type="spellStart"/>
      <w:r w:rsidRPr="00FA2C9A">
        <w:rPr>
          <w:rFonts w:ascii="Calibri" w:hAnsi="Calibri" w:cs="Calibri"/>
          <w:sz w:val="20"/>
          <w:szCs w:val="20"/>
        </w:rPr>
        <w:t>i</w:t>
      </w:r>
      <w:proofErr w:type="spellEnd"/>
      <w:r w:rsidRPr="00FA2C9A">
        <w:rPr>
          <w:rFonts w:ascii="Calibri" w:hAnsi="Calibri" w:cs="Calibri"/>
          <w:sz w:val="20"/>
          <w:szCs w:val="20"/>
        </w:rPr>
        <w:t xml:space="preserve">) convening and capacity building for key stakeholders (public/private), (ii) collecting and managing technical and financial data related to </w:t>
      </w:r>
      <w:proofErr w:type="spellStart"/>
      <w:r w:rsidRPr="00FA2C9A">
        <w:rPr>
          <w:rFonts w:ascii="Calibri" w:hAnsi="Calibri" w:cs="Calibri"/>
          <w:sz w:val="20"/>
          <w:szCs w:val="20"/>
        </w:rPr>
        <w:t>minigrid</w:t>
      </w:r>
      <w:proofErr w:type="spellEnd"/>
      <w:r w:rsidRPr="00FA2C9A">
        <w:rPr>
          <w:rFonts w:ascii="Calibri" w:hAnsi="Calibri" w:cs="Calibri"/>
          <w:sz w:val="20"/>
          <w:szCs w:val="20"/>
        </w:rPr>
        <w:t xml:space="preserve"> pilot(s) based on the project’s Quality Assurance and Monitoring Framework (QAMF), including linking to the AMP Regional Project, and (iii) acting as the mechanism for running digital tenders for </w:t>
      </w:r>
      <w:proofErr w:type="spellStart"/>
      <w:r w:rsidRPr="00FA2C9A">
        <w:rPr>
          <w:rFonts w:ascii="Calibri" w:hAnsi="Calibri" w:cs="Calibri"/>
          <w:sz w:val="20"/>
          <w:szCs w:val="20"/>
        </w:rPr>
        <w:t>minigrid</w:t>
      </w:r>
      <w:proofErr w:type="spellEnd"/>
      <w:r w:rsidRPr="00FA2C9A">
        <w:rPr>
          <w:rFonts w:ascii="Calibri" w:hAnsi="Calibri" w:cs="Calibri"/>
          <w:sz w:val="20"/>
          <w:szCs w:val="20"/>
        </w:rPr>
        <w:t xml:space="preserve"> developers/sites. </w:t>
      </w:r>
    </w:p>
    <w:p w14:paraId="42A11545" w14:textId="77777777" w:rsidR="00CE630E" w:rsidRPr="00CE630E" w:rsidRDefault="00CE630E" w:rsidP="00FA2C9A">
      <w:pPr>
        <w:ind w:left="1080"/>
        <w:rPr>
          <w:rFonts w:asciiTheme="minorHAnsi" w:hAnsiTheme="minorHAnsi" w:cstheme="minorBidi"/>
        </w:rPr>
      </w:pPr>
    </w:p>
    <w:p w14:paraId="33AB86ED" w14:textId="361D04A5" w:rsidR="00CE630E" w:rsidRPr="00CE630E" w:rsidRDefault="00CE630E" w:rsidP="00CE630E">
      <w:pPr>
        <w:pStyle w:val="Caption"/>
        <w:keepNext/>
      </w:pPr>
      <w:bookmarkStart w:id="47" w:name="_Ref72748283"/>
      <w:bookmarkStart w:id="48" w:name="_Toc84428734"/>
      <w:r w:rsidRPr="00CE630E">
        <w:rPr>
          <w:u w:val="none"/>
        </w:rPr>
        <w:t xml:space="preserve">Table </w:t>
      </w:r>
      <w:r w:rsidRPr="00CE630E">
        <w:rPr>
          <w:u w:val="none"/>
        </w:rPr>
        <w:fldChar w:fldCharType="begin"/>
      </w:r>
      <w:r w:rsidRPr="00CE630E">
        <w:rPr>
          <w:u w:val="none"/>
        </w:rPr>
        <w:instrText xml:space="preserve"> SEQ Table \* ARABIC </w:instrText>
      </w:r>
      <w:r w:rsidRPr="00CE630E">
        <w:rPr>
          <w:u w:val="none"/>
        </w:rPr>
        <w:fldChar w:fldCharType="separate"/>
      </w:r>
      <w:r w:rsidR="00F5141C">
        <w:rPr>
          <w:noProof/>
          <w:u w:val="none"/>
        </w:rPr>
        <w:t>7</w:t>
      </w:r>
      <w:r w:rsidRPr="00CE630E">
        <w:rPr>
          <w:u w:val="none"/>
        </w:rPr>
        <w:fldChar w:fldCharType="end"/>
      </w:r>
      <w:bookmarkEnd w:id="47"/>
      <w:r w:rsidRPr="00CE630E">
        <w:rPr>
          <w:u w:val="none"/>
        </w:rPr>
        <w:t xml:space="preserve">: </w:t>
      </w:r>
      <w:r w:rsidRPr="00CE630E">
        <w:rPr>
          <w:rFonts w:asciiTheme="minorHAnsi" w:hAnsiTheme="minorHAnsi" w:cstheme="minorBidi"/>
          <w:b w:val="0"/>
          <w:bCs/>
          <w:u w:val="none"/>
        </w:rPr>
        <w:t>Initial Specifications for the Project’s Digital Platform</w:t>
      </w:r>
      <w:bookmarkEnd w:id="48"/>
    </w:p>
    <w:tbl>
      <w:tblPr>
        <w:tblW w:w="7825"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50"/>
        <w:gridCol w:w="6475"/>
      </w:tblGrid>
      <w:tr w:rsidR="00B85323" w:rsidRPr="00A22F6A" w14:paraId="313345FF" w14:textId="77777777" w:rsidTr="00FA2C9A">
        <w:trPr>
          <w:trHeight w:val="300"/>
          <w:tblHeader/>
          <w:jc w:val="center"/>
        </w:trPr>
        <w:tc>
          <w:tcPr>
            <w:tcW w:w="1350" w:type="dxa"/>
            <w:shd w:val="clear" w:color="000000" w:fill="D9D9D9"/>
            <w:noWrap/>
            <w:vAlign w:val="bottom"/>
            <w:hideMark/>
          </w:tcPr>
          <w:p w14:paraId="4A5F41BC" w14:textId="77777777" w:rsidR="00B85323" w:rsidRPr="00A22F6A" w:rsidRDefault="00B85323" w:rsidP="009F338F">
            <w:pPr>
              <w:rPr>
                <w:rFonts w:ascii="Calibri" w:hAnsi="Calibri" w:cs="Calibri"/>
                <w:b/>
                <w:bCs/>
                <w:color w:val="000000" w:themeColor="text1"/>
                <w:sz w:val="18"/>
                <w:szCs w:val="18"/>
              </w:rPr>
            </w:pPr>
            <w:r w:rsidRPr="00A22F6A">
              <w:rPr>
                <w:rFonts w:ascii="Calibri" w:hAnsi="Calibri" w:cs="Calibri"/>
                <w:b/>
                <w:bCs/>
                <w:color w:val="000000" w:themeColor="text1"/>
                <w:sz w:val="18"/>
                <w:szCs w:val="18"/>
              </w:rPr>
              <w:t>Offering</w:t>
            </w:r>
          </w:p>
        </w:tc>
        <w:tc>
          <w:tcPr>
            <w:tcW w:w="6475" w:type="dxa"/>
            <w:shd w:val="clear" w:color="000000" w:fill="D9D9D9"/>
            <w:noWrap/>
            <w:vAlign w:val="bottom"/>
            <w:hideMark/>
          </w:tcPr>
          <w:p w14:paraId="4369A203" w14:textId="77777777" w:rsidR="00B85323" w:rsidRPr="00A22F6A" w:rsidRDefault="00B85323" w:rsidP="009F338F">
            <w:pPr>
              <w:rPr>
                <w:rFonts w:ascii="Calibri" w:hAnsi="Calibri" w:cs="Calibri"/>
                <w:b/>
                <w:bCs/>
                <w:color w:val="000000" w:themeColor="text1"/>
                <w:sz w:val="18"/>
                <w:szCs w:val="18"/>
              </w:rPr>
            </w:pPr>
            <w:r w:rsidRPr="00A22F6A">
              <w:rPr>
                <w:rFonts w:ascii="Calibri" w:hAnsi="Calibri" w:cs="Calibri"/>
                <w:b/>
                <w:bCs/>
                <w:color w:val="000000" w:themeColor="text1"/>
                <w:sz w:val="18"/>
                <w:szCs w:val="18"/>
              </w:rPr>
              <w:t>Details</w:t>
            </w:r>
          </w:p>
        </w:tc>
      </w:tr>
      <w:tr w:rsidR="00B85323" w:rsidRPr="00A22F6A" w14:paraId="6A062C85" w14:textId="77777777" w:rsidTr="00FA2C9A">
        <w:trPr>
          <w:trHeight w:val="1034"/>
          <w:jc w:val="center"/>
        </w:trPr>
        <w:tc>
          <w:tcPr>
            <w:tcW w:w="1350" w:type="dxa"/>
            <w:shd w:val="clear" w:color="000000" w:fill="FFFFFF"/>
            <w:vAlign w:val="center"/>
            <w:hideMark/>
          </w:tcPr>
          <w:p w14:paraId="1711103F" w14:textId="77777777" w:rsidR="00B85323" w:rsidRPr="00A22F6A" w:rsidRDefault="00B85323" w:rsidP="009F338F">
            <w:pPr>
              <w:rPr>
                <w:rFonts w:ascii="Calibri" w:hAnsi="Calibri" w:cs="Calibri"/>
                <w:color w:val="000000" w:themeColor="text1"/>
                <w:sz w:val="18"/>
                <w:szCs w:val="18"/>
              </w:rPr>
            </w:pPr>
            <w:r w:rsidRPr="00A22F6A">
              <w:rPr>
                <w:rFonts w:ascii="Calibri" w:hAnsi="Calibri" w:cs="Calibri"/>
                <w:color w:val="000000" w:themeColor="text1"/>
                <w:sz w:val="18"/>
                <w:szCs w:val="18"/>
              </w:rPr>
              <w:t>National digital convening platform for key stakeholders</w:t>
            </w:r>
          </w:p>
        </w:tc>
        <w:tc>
          <w:tcPr>
            <w:tcW w:w="6475" w:type="dxa"/>
            <w:shd w:val="clear" w:color="000000" w:fill="FFFFFF"/>
            <w:hideMark/>
          </w:tcPr>
          <w:p w14:paraId="2419E21D" w14:textId="77777777" w:rsidR="00B85323" w:rsidRPr="00B85323" w:rsidRDefault="00B85323" w:rsidP="00B85323">
            <w:pPr>
              <w:numPr>
                <w:ilvl w:val="0"/>
                <w:numId w:val="101"/>
              </w:numPr>
              <w:contextualSpacing/>
              <w:rPr>
                <w:rFonts w:ascii="Calibri" w:hAnsi="Calibri" w:cs="Calibri"/>
                <w:color w:val="000000" w:themeColor="text1"/>
                <w:sz w:val="18"/>
                <w:szCs w:val="18"/>
              </w:rPr>
            </w:pPr>
            <w:r w:rsidRPr="00B85323">
              <w:rPr>
                <w:rFonts w:ascii="Calibri" w:hAnsi="Calibri" w:cs="Calibri"/>
                <w:color w:val="000000" w:themeColor="text1"/>
                <w:sz w:val="18"/>
                <w:szCs w:val="18"/>
              </w:rPr>
              <w:t xml:space="preserve">Set up of a country-specific, web-based platform to manage all technical and financial data related to </w:t>
            </w:r>
            <w:proofErr w:type="spellStart"/>
            <w:r w:rsidRPr="00B85323">
              <w:rPr>
                <w:rFonts w:ascii="Calibri" w:hAnsi="Calibri" w:cs="Calibri"/>
                <w:color w:val="000000" w:themeColor="text1"/>
                <w:sz w:val="18"/>
                <w:szCs w:val="18"/>
              </w:rPr>
              <w:t>minigrid</w:t>
            </w:r>
            <w:proofErr w:type="spellEnd"/>
            <w:r w:rsidRPr="00B85323">
              <w:rPr>
                <w:rFonts w:ascii="Calibri" w:hAnsi="Calibri" w:cs="Calibri"/>
                <w:color w:val="000000" w:themeColor="text1"/>
                <w:sz w:val="18"/>
                <w:szCs w:val="18"/>
              </w:rPr>
              <w:t xml:space="preserve"> sites at the site and portfolio level</w:t>
            </w:r>
          </w:p>
          <w:p w14:paraId="10043F44" w14:textId="77777777" w:rsidR="00B85323" w:rsidRPr="00B85323" w:rsidRDefault="00B85323" w:rsidP="00B85323">
            <w:pPr>
              <w:numPr>
                <w:ilvl w:val="0"/>
                <w:numId w:val="101"/>
              </w:numPr>
              <w:contextualSpacing/>
              <w:rPr>
                <w:rFonts w:ascii="Calibri" w:hAnsi="Calibri" w:cs="Calibri"/>
                <w:color w:val="000000" w:themeColor="text1"/>
                <w:sz w:val="18"/>
                <w:szCs w:val="18"/>
              </w:rPr>
            </w:pPr>
            <w:r w:rsidRPr="00B85323">
              <w:rPr>
                <w:rFonts w:ascii="Calibri" w:hAnsi="Calibri" w:cs="Calibri"/>
                <w:color w:val="000000" w:themeColor="text1"/>
                <w:sz w:val="18"/>
                <w:szCs w:val="18"/>
              </w:rPr>
              <w:t xml:space="preserve">Single site register of </w:t>
            </w:r>
            <w:proofErr w:type="spellStart"/>
            <w:r w:rsidRPr="00B85323">
              <w:rPr>
                <w:rFonts w:ascii="Calibri" w:hAnsi="Calibri" w:cs="Calibri"/>
                <w:color w:val="000000" w:themeColor="text1"/>
                <w:sz w:val="18"/>
                <w:szCs w:val="18"/>
              </w:rPr>
              <w:t>minigrid</w:t>
            </w:r>
            <w:proofErr w:type="spellEnd"/>
            <w:r w:rsidRPr="00B85323">
              <w:rPr>
                <w:rFonts w:ascii="Calibri" w:hAnsi="Calibri" w:cs="Calibri"/>
                <w:color w:val="000000" w:themeColor="text1"/>
                <w:sz w:val="18"/>
                <w:szCs w:val="18"/>
              </w:rPr>
              <w:t xml:space="preserve"> sites, with geospatial views and technical/financial benchmarks for site assessment</w:t>
            </w:r>
          </w:p>
          <w:p w14:paraId="0DFBC72F" w14:textId="77777777" w:rsidR="00B85323" w:rsidRPr="00B85323" w:rsidRDefault="00B85323" w:rsidP="00B85323">
            <w:pPr>
              <w:numPr>
                <w:ilvl w:val="0"/>
                <w:numId w:val="101"/>
              </w:numPr>
              <w:contextualSpacing/>
              <w:rPr>
                <w:rFonts w:ascii="Calibri" w:hAnsi="Calibri" w:cs="Calibri"/>
                <w:color w:val="000000" w:themeColor="text1"/>
                <w:sz w:val="18"/>
                <w:szCs w:val="18"/>
              </w:rPr>
            </w:pPr>
            <w:r w:rsidRPr="00B85323">
              <w:rPr>
                <w:rFonts w:ascii="Calibri" w:hAnsi="Calibri" w:cs="Calibri"/>
                <w:color w:val="000000" w:themeColor="text1"/>
                <w:sz w:val="18"/>
                <w:szCs w:val="18"/>
              </w:rPr>
              <w:t xml:space="preserve">Set of best-in-industry tools for analyzing </w:t>
            </w:r>
            <w:proofErr w:type="spellStart"/>
            <w:r w:rsidRPr="00B85323">
              <w:rPr>
                <w:rFonts w:ascii="Calibri" w:hAnsi="Calibri" w:cs="Calibri"/>
                <w:color w:val="000000" w:themeColor="text1"/>
                <w:sz w:val="18"/>
                <w:szCs w:val="18"/>
              </w:rPr>
              <w:t>minigrids</w:t>
            </w:r>
            <w:proofErr w:type="spellEnd"/>
            <w:r w:rsidRPr="00B85323">
              <w:rPr>
                <w:rFonts w:ascii="Calibri" w:hAnsi="Calibri" w:cs="Calibri"/>
                <w:color w:val="000000" w:themeColor="text1"/>
                <w:sz w:val="18"/>
                <w:szCs w:val="18"/>
              </w:rPr>
              <w:t xml:space="preserve">, including demand forecasting, </w:t>
            </w:r>
            <w:proofErr w:type="spellStart"/>
            <w:r w:rsidRPr="00B85323">
              <w:rPr>
                <w:rFonts w:ascii="Calibri" w:hAnsi="Calibri" w:cs="Calibri"/>
                <w:color w:val="000000" w:themeColor="text1"/>
                <w:sz w:val="18"/>
                <w:szCs w:val="18"/>
              </w:rPr>
              <w:t>minigrid</w:t>
            </w:r>
            <w:proofErr w:type="spellEnd"/>
            <w:r w:rsidRPr="00B85323">
              <w:rPr>
                <w:rFonts w:ascii="Calibri" w:hAnsi="Calibri" w:cs="Calibri"/>
                <w:color w:val="000000" w:themeColor="text1"/>
                <w:sz w:val="18"/>
                <w:szCs w:val="18"/>
              </w:rPr>
              <w:t xml:space="preserve"> system design and </w:t>
            </w:r>
            <w:proofErr w:type="gramStart"/>
            <w:r w:rsidRPr="00B85323">
              <w:rPr>
                <w:rFonts w:ascii="Calibri" w:hAnsi="Calibri" w:cs="Calibri"/>
                <w:color w:val="000000" w:themeColor="text1"/>
                <w:sz w:val="18"/>
                <w:szCs w:val="18"/>
              </w:rPr>
              <w:t>optimization,  and</w:t>
            </w:r>
            <w:proofErr w:type="gramEnd"/>
            <w:r w:rsidRPr="00B85323">
              <w:rPr>
                <w:rFonts w:ascii="Calibri" w:hAnsi="Calibri" w:cs="Calibri"/>
                <w:color w:val="000000" w:themeColor="text1"/>
                <w:sz w:val="18"/>
                <w:szCs w:val="18"/>
              </w:rPr>
              <w:t xml:space="preserve"> financial modeling </w:t>
            </w:r>
          </w:p>
          <w:p w14:paraId="0F150163" w14:textId="77777777" w:rsidR="00B85323" w:rsidRPr="00B85323" w:rsidRDefault="00B85323" w:rsidP="00B85323">
            <w:pPr>
              <w:numPr>
                <w:ilvl w:val="0"/>
                <w:numId w:val="101"/>
              </w:numPr>
              <w:contextualSpacing/>
              <w:rPr>
                <w:rFonts w:ascii="Calibri" w:hAnsi="Calibri" w:cs="Calibri"/>
                <w:color w:val="000000" w:themeColor="text1"/>
                <w:sz w:val="18"/>
                <w:szCs w:val="18"/>
              </w:rPr>
            </w:pPr>
            <w:r w:rsidRPr="00B85323">
              <w:rPr>
                <w:rFonts w:ascii="Calibri" w:hAnsi="Calibri" w:cs="Calibri"/>
                <w:color w:val="000000" w:themeColor="text1"/>
                <w:sz w:val="18"/>
                <w:szCs w:val="18"/>
              </w:rPr>
              <w:t>Capacity-building and in-depth training of key government and other stakeholders to use analytical tools and data management technologies</w:t>
            </w:r>
          </w:p>
          <w:p w14:paraId="5F6FC9A2" w14:textId="5AA2A285" w:rsidR="00B85323" w:rsidRPr="00A22F6A" w:rsidRDefault="00B85323" w:rsidP="00FA2C9A">
            <w:pPr>
              <w:ind w:left="360"/>
              <w:contextualSpacing/>
              <w:rPr>
                <w:rFonts w:ascii="Calibri" w:hAnsi="Calibri" w:cs="Calibri"/>
                <w:color w:val="000000" w:themeColor="text1"/>
                <w:sz w:val="18"/>
                <w:szCs w:val="18"/>
              </w:rPr>
            </w:pPr>
          </w:p>
        </w:tc>
      </w:tr>
      <w:tr w:rsidR="00B85323" w:rsidRPr="00A22F6A" w14:paraId="768BB217" w14:textId="77777777" w:rsidTr="00FA2C9A">
        <w:trPr>
          <w:trHeight w:val="2150"/>
          <w:jc w:val="center"/>
        </w:trPr>
        <w:tc>
          <w:tcPr>
            <w:tcW w:w="1350" w:type="dxa"/>
            <w:shd w:val="clear" w:color="000000" w:fill="FFFFFF"/>
            <w:vAlign w:val="center"/>
          </w:tcPr>
          <w:p w14:paraId="09E6D1CC" w14:textId="77777777" w:rsidR="00B85323" w:rsidRPr="00A22F6A" w:rsidRDefault="00B85323" w:rsidP="009F338F">
            <w:pPr>
              <w:rPr>
                <w:rFonts w:ascii="Calibri" w:hAnsi="Calibri" w:cs="Calibri"/>
                <w:color w:val="000000" w:themeColor="text1"/>
                <w:sz w:val="18"/>
                <w:szCs w:val="18"/>
              </w:rPr>
            </w:pPr>
            <w:r w:rsidRPr="00A22F6A">
              <w:rPr>
                <w:rFonts w:ascii="Calibri" w:hAnsi="Calibri" w:cs="Calibri"/>
                <w:color w:val="000000" w:themeColor="text1"/>
                <w:sz w:val="18"/>
                <w:szCs w:val="18"/>
              </w:rPr>
              <w:t>National monitoring and evaluation platform (remote monitoring &amp; analytics)</w:t>
            </w:r>
          </w:p>
        </w:tc>
        <w:tc>
          <w:tcPr>
            <w:tcW w:w="6475" w:type="dxa"/>
            <w:shd w:val="clear" w:color="000000" w:fill="FFFFFF"/>
          </w:tcPr>
          <w:p w14:paraId="12C9BE29" w14:textId="77777777" w:rsidR="00583995" w:rsidRPr="00583995" w:rsidRDefault="00583995" w:rsidP="00583995">
            <w:pPr>
              <w:numPr>
                <w:ilvl w:val="0"/>
                <w:numId w:val="101"/>
              </w:numPr>
              <w:contextualSpacing/>
              <w:rPr>
                <w:rFonts w:ascii="Calibri" w:hAnsi="Calibri" w:cs="Calibri"/>
                <w:color w:val="000000" w:themeColor="text1"/>
                <w:sz w:val="18"/>
                <w:szCs w:val="18"/>
              </w:rPr>
            </w:pPr>
            <w:r w:rsidRPr="00583995">
              <w:rPr>
                <w:rFonts w:ascii="Calibri" w:hAnsi="Calibri" w:cs="Calibri"/>
                <w:color w:val="000000" w:themeColor="text1"/>
                <w:sz w:val="18"/>
                <w:szCs w:val="18"/>
              </w:rPr>
              <w:t xml:space="preserve">Direct integration with smart meters and remote monitoring systems for live data feeds and monitoring (with options to address lack of remote monitoring systems or other restrictions) </w:t>
            </w:r>
          </w:p>
          <w:p w14:paraId="6090F48C" w14:textId="77777777" w:rsidR="00583995" w:rsidRPr="00583995" w:rsidRDefault="00583995" w:rsidP="00583995">
            <w:pPr>
              <w:numPr>
                <w:ilvl w:val="0"/>
                <w:numId w:val="101"/>
              </w:numPr>
              <w:contextualSpacing/>
              <w:rPr>
                <w:rFonts w:ascii="Calibri" w:hAnsi="Calibri" w:cs="Calibri"/>
                <w:color w:val="000000" w:themeColor="text1"/>
                <w:sz w:val="18"/>
                <w:szCs w:val="18"/>
              </w:rPr>
            </w:pPr>
            <w:r w:rsidRPr="00583995">
              <w:rPr>
                <w:rFonts w:ascii="Calibri" w:hAnsi="Calibri" w:cs="Calibri"/>
                <w:color w:val="000000" w:themeColor="text1"/>
                <w:sz w:val="18"/>
                <w:szCs w:val="18"/>
              </w:rPr>
              <w:t>Big data analytics and customized reporting to calculate and report on standardized metrics for pilot performance, based on project QAMF</w:t>
            </w:r>
          </w:p>
          <w:p w14:paraId="34028DE7" w14:textId="77777777" w:rsidR="00583995" w:rsidRPr="00583995" w:rsidRDefault="00583995" w:rsidP="00583995">
            <w:pPr>
              <w:numPr>
                <w:ilvl w:val="0"/>
                <w:numId w:val="101"/>
              </w:numPr>
              <w:contextualSpacing/>
              <w:rPr>
                <w:rFonts w:ascii="Calibri" w:hAnsi="Calibri" w:cs="Calibri"/>
                <w:color w:val="000000" w:themeColor="text1"/>
                <w:sz w:val="18"/>
                <w:szCs w:val="18"/>
              </w:rPr>
            </w:pPr>
            <w:r w:rsidRPr="00583995">
              <w:rPr>
                <w:rFonts w:ascii="Calibri" w:hAnsi="Calibri" w:cs="Calibri"/>
                <w:color w:val="000000" w:themeColor="text1"/>
                <w:sz w:val="18"/>
                <w:szCs w:val="18"/>
              </w:rPr>
              <w:t>Quality assurance of data quality, accuracy, relevance, consistency</w:t>
            </w:r>
          </w:p>
          <w:p w14:paraId="610AB819" w14:textId="77777777" w:rsidR="00583995" w:rsidRPr="00583995" w:rsidRDefault="00583995" w:rsidP="00583995">
            <w:pPr>
              <w:numPr>
                <w:ilvl w:val="0"/>
                <w:numId w:val="101"/>
              </w:numPr>
              <w:contextualSpacing/>
              <w:rPr>
                <w:rFonts w:ascii="Calibri" w:hAnsi="Calibri" w:cs="Calibri"/>
                <w:color w:val="000000" w:themeColor="text1"/>
                <w:sz w:val="18"/>
                <w:szCs w:val="18"/>
              </w:rPr>
            </w:pPr>
            <w:r w:rsidRPr="00583995">
              <w:rPr>
                <w:rFonts w:ascii="Calibri" w:hAnsi="Calibri" w:cs="Calibri"/>
                <w:color w:val="000000" w:themeColor="text1"/>
                <w:sz w:val="18"/>
                <w:szCs w:val="18"/>
              </w:rPr>
              <w:t xml:space="preserve"> Interactive tools to analyze data, filter, and view at varying levels of granularity</w:t>
            </w:r>
          </w:p>
          <w:p w14:paraId="730414C3" w14:textId="1C4DDDD6" w:rsidR="00B85323" w:rsidRPr="00A22F6A" w:rsidRDefault="00583995" w:rsidP="009F338F">
            <w:pPr>
              <w:numPr>
                <w:ilvl w:val="0"/>
                <w:numId w:val="101"/>
              </w:numPr>
              <w:contextualSpacing/>
              <w:rPr>
                <w:rFonts w:ascii="Calibri" w:hAnsi="Calibri" w:cs="Calibri"/>
                <w:color w:val="000000" w:themeColor="text1"/>
                <w:sz w:val="18"/>
                <w:szCs w:val="18"/>
              </w:rPr>
            </w:pPr>
            <w:r w:rsidRPr="00583995">
              <w:rPr>
                <w:rFonts w:ascii="Calibri" w:hAnsi="Calibri" w:cs="Calibri"/>
                <w:color w:val="000000" w:themeColor="text1"/>
                <w:sz w:val="18"/>
                <w:szCs w:val="18"/>
              </w:rPr>
              <w:t xml:space="preserve"> All pilot-specific data can be rolled up into national view, and all country-specific data can be rolled-up into regional view</w:t>
            </w:r>
          </w:p>
        </w:tc>
      </w:tr>
      <w:tr w:rsidR="00B85323" w:rsidRPr="00A22F6A" w14:paraId="382DB9AE" w14:textId="77777777" w:rsidTr="00FA2C9A">
        <w:trPr>
          <w:trHeight w:val="1637"/>
          <w:jc w:val="center"/>
        </w:trPr>
        <w:tc>
          <w:tcPr>
            <w:tcW w:w="1350" w:type="dxa"/>
            <w:shd w:val="clear" w:color="000000" w:fill="FFFFFF"/>
            <w:vAlign w:val="center"/>
          </w:tcPr>
          <w:p w14:paraId="683C00FB" w14:textId="77777777" w:rsidR="00B85323" w:rsidRPr="00A22F6A" w:rsidRDefault="00B85323" w:rsidP="009F338F">
            <w:pPr>
              <w:rPr>
                <w:rFonts w:ascii="Calibri" w:hAnsi="Calibri" w:cs="Calibri"/>
                <w:color w:val="000000" w:themeColor="text1"/>
                <w:sz w:val="18"/>
                <w:szCs w:val="18"/>
              </w:rPr>
            </w:pPr>
            <w:r w:rsidRPr="00A22F6A">
              <w:rPr>
                <w:rFonts w:ascii="Calibri" w:hAnsi="Calibri" w:cs="Calibri"/>
                <w:color w:val="000000" w:themeColor="text1"/>
                <w:sz w:val="18"/>
                <w:szCs w:val="18"/>
              </w:rPr>
              <w:t xml:space="preserve">Financing platform for running tenders to select </w:t>
            </w:r>
            <w:proofErr w:type="spellStart"/>
            <w:r w:rsidRPr="00A22F6A">
              <w:rPr>
                <w:rFonts w:ascii="Calibri" w:hAnsi="Calibri" w:cs="Calibri"/>
                <w:color w:val="000000" w:themeColor="text1"/>
                <w:sz w:val="18"/>
                <w:szCs w:val="18"/>
              </w:rPr>
              <w:t>minigrid</w:t>
            </w:r>
            <w:proofErr w:type="spellEnd"/>
            <w:r w:rsidRPr="00A22F6A">
              <w:rPr>
                <w:rFonts w:ascii="Calibri" w:hAnsi="Calibri" w:cs="Calibri"/>
                <w:color w:val="000000" w:themeColor="text1"/>
                <w:sz w:val="18"/>
                <w:szCs w:val="18"/>
              </w:rPr>
              <w:t xml:space="preserve"> pilot beneficiaries</w:t>
            </w:r>
          </w:p>
        </w:tc>
        <w:tc>
          <w:tcPr>
            <w:tcW w:w="6475" w:type="dxa"/>
            <w:shd w:val="clear" w:color="000000" w:fill="FFFFFF"/>
          </w:tcPr>
          <w:p w14:paraId="3304FF0D" w14:textId="77777777" w:rsidR="00D950C0" w:rsidRPr="00D950C0" w:rsidRDefault="00D950C0" w:rsidP="00D950C0">
            <w:pPr>
              <w:numPr>
                <w:ilvl w:val="0"/>
                <w:numId w:val="101"/>
              </w:numPr>
              <w:contextualSpacing/>
              <w:rPr>
                <w:rFonts w:ascii="Calibri" w:hAnsi="Calibri" w:cs="Calibri"/>
                <w:color w:val="000000" w:themeColor="text1"/>
                <w:sz w:val="18"/>
                <w:szCs w:val="18"/>
              </w:rPr>
            </w:pPr>
            <w:r w:rsidRPr="00D950C0">
              <w:rPr>
                <w:rFonts w:ascii="Calibri" w:hAnsi="Calibri" w:cs="Calibri"/>
                <w:color w:val="000000" w:themeColor="text1"/>
                <w:sz w:val="18"/>
                <w:szCs w:val="18"/>
              </w:rPr>
              <w:t>Complete end-to-end management of e-tenders for mini-grids customized to specific project/pilot needs (</w:t>
            </w:r>
            <w:proofErr w:type="gramStart"/>
            <w:r w:rsidRPr="00D950C0">
              <w:rPr>
                <w:rFonts w:ascii="Calibri" w:hAnsi="Calibri" w:cs="Calibri"/>
                <w:color w:val="000000" w:themeColor="text1"/>
                <w:sz w:val="18"/>
                <w:szCs w:val="18"/>
              </w:rPr>
              <w:t>e.g.</w:t>
            </w:r>
            <w:proofErr w:type="gramEnd"/>
            <w:r w:rsidRPr="00D950C0">
              <w:rPr>
                <w:rFonts w:ascii="Calibri" w:hAnsi="Calibri" w:cs="Calibri"/>
                <w:color w:val="000000" w:themeColor="text1"/>
                <w:sz w:val="18"/>
                <w:szCs w:val="18"/>
              </w:rPr>
              <w:t xml:space="preserve"> customized technology solutions, customized workflow, customized KPIs for pilot monitoring)</w:t>
            </w:r>
          </w:p>
          <w:p w14:paraId="61B9520A" w14:textId="77777777" w:rsidR="00D950C0" w:rsidRPr="00D950C0" w:rsidRDefault="00D950C0" w:rsidP="00D950C0">
            <w:pPr>
              <w:numPr>
                <w:ilvl w:val="0"/>
                <w:numId w:val="101"/>
              </w:numPr>
              <w:contextualSpacing/>
              <w:rPr>
                <w:rFonts w:ascii="Calibri" w:hAnsi="Calibri" w:cs="Calibri"/>
                <w:color w:val="000000" w:themeColor="text1"/>
                <w:sz w:val="18"/>
                <w:szCs w:val="18"/>
              </w:rPr>
            </w:pPr>
            <w:r w:rsidRPr="00D950C0">
              <w:rPr>
                <w:rFonts w:ascii="Calibri" w:hAnsi="Calibri" w:cs="Calibri"/>
                <w:color w:val="000000" w:themeColor="text1"/>
                <w:sz w:val="18"/>
                <w:szCs w:val="18"/>
              </w:rPr>
              <w:t>Automated proposal analysis for quantitative proposal components</w:t>
            </w:r>
          </w:p>
          <w:p w14:paraId="1D8D2BF1" w14:textId="77777777" w:rsidR="00D950C0" w:rsidRPr="00D950C0" w:rsidRDefault="00D950C0" w:rsidP="00D950C0">
            <w:pPr>
              <w:numPr>
                <w:ilvl w:val="0"/>
                <w:numId w:val="101"/>
              </w:numPr>
              <w:contextualSpacing/>
              <w:rPr>
                <w:rFonts w:ascii="Calibri" w:hAnsi="Calibri" w:cs="Calibri"/>
                <w:color w:val="000000" w:themeColor="text1"/>
                <w:sz w:val="18"/>
                <w:szCs w:val="18"/>
              </w:rPr>
            </w:pPr>
            <w:r w:rsidRPr="00D950C0">
              <w:rPr>
                <w:rFonts w:ascii="Calibri" w:hAnsi="Calibri" w:cs="Calibri"/>
                <w:color w:val="000000" w:themeColor="text1"/>
                <w:sz w:val="18"/>
                <w:szCs w:val="18"/>
              </w:rPr>
              <w:t xml:space="preserve">Remote verification of connections through smart meter integrations </w:t>
            </w:r>
          </w:p>
          <w:p w14:paraId="55C30C47" w14:textId="1B11B330" w:rsidR="00B85323" w:rsidRPr="00A22F6A" w:rsidRDefault="00D950C0" w:rsidP="00FA2C9A">
            <w:pPr>
              <w:contextualSpacing/>
              <w:rPr>
                <w:rFonts w:ascii="Calibri" w:hAnsi="Calibri" w:cs="Calibri"/>
                <w:color w:val="000000" w:themeColor="text1"/>
                <w:sz w:val="18"/>
                <w:szCs w:val="18"/>
              </w:rPr>
            </w:pPr>
            <w:r w:rsidRPr="00D950C0">
              <w:rPr>
                <w:rFonts w:ascii="Calibri" w:hAnsi="Calibri" w:cs="Calibri"/>
                <w:color w:val="000000" w:themeColor="text1"/>
                <w:sz w:val="18"/>
                <w:szCs w:val="18"/>
              </w:rPr>
              <w:t>Automated M&amp;E analytics for all RBF program indicators (connections deployed, amounts paid, gender/environmental impact metrics, etc.)</w:t>
            </w:r>
          </w:p>
        </w:tc>
      </w:tr>
    </w:tbl>
    <w:p w14:paraId="0AFB32F2" w14:textId="61DE2E93" w:rsidR="00CE630E" w:rsidRPr="00CE630E" w:rsidRDefault="00CE630E" w:rsidP="00DF1240">
      <w:pPr>
        <w:jc w:val="both"/>
        <w:rPr>
          <w:rFonts w:asciiTheme="minorHAnsi" w:hAnsiTheme="minorHAnsi" w:cstheme="minorBidi"/>
          <w:sz w:val="20"/>
          <w:szCs w:val="20"/>
        </w:rPr>
      </w:pPr>
    </w:p>
    <w:p w14:paraId="7BCA6016" w14:textId="77777777" w:rsidR="00B41BFC" w:rsidRPr="00DB24D5" w:rsidRDefault="00B41BFC" w:rsidP="00DB24D5">
      <w:pPr>
        <w:rPr>
          <w:rFonts w:asciiTheme="minorHAnsi" w:hAnsiTheme="minorHAnsi" w:cstheme="minorBidi"/>
          <w:i/>
          <w:iCs/>
          <w:sz w:val="20"/>
          <w:szCs w:val="20"/>
          <w:u w:val="single"/>
          <w:lang w:val="en-GB"/>
        </w:rPr>
      </w:pPr>
    </w:p>
    <w:p w14:paraId="1E472F45" w14:textId="377B81FA" w:rsidR="003C624F" w:rsidRPr="00CA2817" w:rsidRDefault="003C624F" w:rsidP="005913BC">
      <w:pPr>
        <w:numPr>
          <w:ilvl w:val="0"/>
          <w:numId w:val="36"/>
        </w:numPr>
        <w:jc w:val="both"/>
        <w:rPr>
          <w:rFonts w:asciiTheme="minorHAnsi" w:hAnsiTheme="minorHAnsi" w:cstheme="minorBidi"/>
          <w:i/>
          <w:iCs/>
          <w:sz w:val="20"/>
          <w:szCs w:val="20"/>
          <w:u w:val="single"/>
        </w:rPr>
      </w:pPr>
      <w:r w:rsidRPr="6A841FCE">
        <w:rPr>
          <w:rFonts w:asciiTheme="minorHAnsi" w:hAnsiTheme="minorHAnsi" w:cstheme="minorBidi"/>
          <w:i/>
          <w:iCs/>
          <w:sz w:val="20"/>
          <w:szCs w:val="20"/>
          <w:u w:val="single"/>
          <w:lang w:val="en-GB"/>
        </w:rPr>
        <w:t>Output 4.</w:t>
      </w:r>
      <w:r w:rsidR="00B41BFC">
        <w:rPr>
          <w:rFonts w:asciiTheme="minorHAnsi" w:hAnsiTheme="minorHAnsi" w:cstheme="minorBidi"/>
          <w:i/>
          <w:iCs/>
          <w:sz w:val="20"/>
          <w:szCs w:val="20"/>
          <w:u w:val="single"/>
          <w:lang w:val="en-GB"/>
        </w:rPr>
        <w:t>3</w:t>
      </w:r>
      <w:r w:rsidRPr="6A841FCE">
        <w:rPr>
          <w:rFonts w:asciiTheme="minorHAnsi" w:hAnsiTheme="minorHAnsi" w:cstheme="minorBidi"/>
          <w:b/>
          <w:bCs/>
          <w:i/>
          <w:iCs/>
          <w:sz w:val="20"/>
          <w:szCs w:val="20"/>
          <w:u w:val="single"/>
          <w:lang w:val="en-GB"/>
        </w:rPr>
        <w:t>:</w:t>
      </w:r>
      <w:r w:rsidRPr="6A841FCE">
        <w:rPr>
          <w:rFonts w:asciiTheme="minorHAnsi" w:hAnsiTheme="minorHAnsi" w:cstheme="minorBidi"/>
          <w:i/>
          <w:iCs/>
          <w:sz w:val="20"/>
          <w:szCs w:val="20"/>
          <w:u w:val="single"/>
          <w:lang w:val="en-GB"/>
        </w:rPr>
        <w:t xml:space="preserve"> </w:t>
      </w:r>
      <w:r w:rsidRPr="6A841FCE">
        <w:rPr>
          <w:rFonts w:asciiTheme="minorHAnsi" w:hAnsiTheme="minorHAnsi" w:cstheme="minorBidi"/>
          <w:i/>
          <w:iCs/>
          <w:sz w:val="20"/>
          <w:szCs w:val="20"/>
          <w:u w:val="single"/>
        </w:rPr>
        <w:t xml:space="preserve">A Quality Assurance and Monitoring Framework for measuring, reporting and verification of the sustainable development impacts of all </w:t>
      </w:r>
      <w:proofErr w:type="spellStart"/>
      <w:r w:rsidRPr="6A841FCE">
        <w:rPr>
          <w:rFonts w:asciiTheme="minorHAnsi" w:hAnsiTheme="minorHAnsi" w:cstheme="minorBidi"/>
          <w:i/>
          <w:iCs/>
          <w:sz w:val="20"/>
          <w:szCs w:val="20"/>
          <w:u w:val="single"/>
        </w:rPr>
        <w:t>minigrids</w:t>
      </w:r>
      <w:proofErr w:type="spellEnd"/>
      <w:r w:rsidRPr="6A841FCE">
        <w:rPr>
          <w:rFonts w:asciiTheme="minorHAnsi" w:hAnsiTheme="minorHAnsi" w:cstheme="minorBidi"/>
          <w:i/>
          <w:iCs/>
          <w:sz w:val="20"/>
          <w:szCs w:val="20"/>
          <w:u w:val="single"/>
        </w:rPr>
        <w:t xml:space="preserve"> pilots supported, including GHG emission reductions</w:t>
      </w:r>
      <w:r w:rsidR="00F61BC4">
        <w:rPr>
          <w:rStyle w:val="FootnoteReference"/>
          <w:i/>
          <w:iCs/>
          <w:szCs w:val="20"/>
          <w:u w:val="single"/>
        </w:rPr>
        <w:footnoteReference w:id="27"/>
      </w:r>
      <w:r w:rsidRPr="6A841FCE">
        <w:rPr>
          <w:rFonts w:asciiTheme="minorHAnsi" w:hAnsiTheme="minorHAnsi" w:cstheme="minorBidi"/>
          <w:i/>
          <w:iCs/>
          <w:sz w:val="20"/>
          <w:szCs w:val="20"/>
          <w:u w:val="single"/>
        </w:rPr>
        <w:t>, is adopted and operationalized based on standardized guidance from the regional project</w:t>
      </w:r>
      <w:r w:rsidRPr="6A841FCE">
        <w:rPr>
          <w:rStyle w:val="FootnoteReference"/>
          <w:rFonts w:asciiTheme="minorHAnsi" w:hAnsiTheme="minorHAnsi" w:cstheme="minorBidi"/>
          <w:i/>
          <w:sz w:val="20"/>
          <w:szCs w:val="20"/>
          <w:u w:val="single"/>
        </w:rPr>
        <w:footnoteReference w:id="28"/>
      </w:r>
    </w:p>
    <w:p w14:paraId="0B5D6E12" w14:textId="77777777" w:rsidR="004B2CDB" w:rsidRPr="006E58C9" w:rsidRDefault="004B2CDB" w:rsidP="006E58C9">
      <w:pPr>
        <w:ind w:left="360"/>
        <w:contextualSpacing/>
        <w:jc w:val="both"/>
        <w:rPr>
          <w:rFonts w:asciiTheme="minorHAnsi" w:hAnsiTheme="minorHAnsi" w:cstheme="minorHAnsi"/>
          <w:bCs/>
          <w:sz w:val="20"/>
          <w:szCs w:val="20"/>
          <w:u w:val="single"/>
          <w:lang w:val="en-GB"/>
        </w:rPr>
      </w:pPr>
    </w:p>
    <w:p w14:paraId="4759CA07" w14:textId="7DFC6D49" w:rsidR="00C72B23" w:rsidRPr="006E58C9" w:rsidRDefault="081F1034" w:rsidP="119C832E">
      <w:pPr>
        <w:ind w:left="360"/>
        <w:contextualSpacing/>
        <w:jc w:val="both"/>
        <w:rPr>
          <w:rFonts w:asciiTheme="minorHAnsi" w:hAnsiTheme="minorHAnsi" w:cstheme="minorBidi"/>
          <w:sz w:val="20"/>
          <w:szCs w:val="20"/>
        </w:rPr>
      </w:pPr>
      <w:r w:rsidRPr="1DCCC5EA">
        <w:rPr>
          <w:rFonts w:asciiTheme="minorHAnsi" w:hAnsiTheme="minorHAnsi" w:cstheme="minorBidi"/>
          <w:sz w:val="20"/>
          <w:szCs w:val="20"/>
          <w:lang w:val="en-GB"/>
        </w:rPr>
        <w:t xml:space="preserve">Working </w:t>
      </w:r>
      <w:r w:rsidR="566DE1B0" w:rsidRPr="1DCCC5EA">
        <w:rPr>
          <w:rFonts w:asciiTheme="minorHAnsi" w:hAnsiTheme="minorHAnsi" w:cstheme="minorBidi"/>
          <w:sz w:val="20"/>
          <w:szCs w:val="20"/>
          <w:lang w:val="en-GB"/>
        </w:rPr>
        <w:t xml:space="preserve">with </w:t>
      </w:r>
      <w:r w:rsidRPr="1DCCC5EA">
        <w:rPr>
          <w:rFonts w:asciiTheme="minorHAnsi" w:hAnsiTheme="minorHAnsi" w:cstheme="minorBidi"/>
          <w:sz w:val="20"/>
          <w:szCs w:val="20"/>
          <w:lang w:val="en-GB"/>
        </w:rPr>
        <w:t>the GGGI and other key stakeholders involved in Burkina Faso’s NDC process, the p</w:t>
      </w:r>
      <w:r w:rsidR="3A17C9A5" w:rsidRPr="1DCCC5EA">
        <w:rPr>
          <w:rFonts w:asciiTheme="minorHAnsi" w:hAnsiTheme="minorHAnsi" w:cstheme="minorBidi"/>
          <w:sz w:val="20"/>
          <w:szCs w:val="20"/>
          <w:lang w:val="en-GB"/>
        </w:rPr>
        <w:t>roject will look to establish an MRV system.</w:t>
      </w:r>
      <w:r w:rsidR="79D45E09" w:rsidRPr="1DCCC5EA">
        <w:rPr>
          <w:rFonts w:asciiTheme="minorHAnsi" w:hAnsiTheme="minorHAnsi" w:cstheme="minorBidi"/>
          <w:sz w:val="20"/>
          <w:szCs w:val="20"/>
        </w:rPr>
        <w:t xml:space="preserve"> This quality assurance framework will be widely disseminated to </w:t>
      </w:r>
      <w:proofErr w:type="spellStart"/>
      <w:r w:rsidR="79D45E09" w:rsidRPr="1DCCC5EA">
        <w:rPr>
          <w:rFonts w:asciiTheme="minorHAnsi" w:hAnsiTheme="minorHAnsi" w:cstheme="minorBidi"/>
          <w:sz w:val="20"/>
          <w:szCs w:val="20"/>
        </w:rPr>
        <w:t>minigrid</w:t>
      </w:r>
      <w:proofErr w:type="spellEnd"/>
      <w:r w:rsidR="79D45E09" w:rsidRPr="1DCCC5EA">
        <w:rPr>
          <w:rFonts w:asciiTheme="minorHAnsi" w:hAnsiTheme="minorHAnsi" w:cstheme="minorBidi"/>
          <w:sz w:val="20"/>
          <w:szCs w:val="20"/>
        </w:rPr>
        <w:t xml:space="preserve"> operators through the </w:t>
      </w:r>
      <w:r w:rsidR="00E9379A">
        <w:rPr>
          <w:rFonts w:asciiTheme="minorHAnsi" w:hAnsiTheme="minorHAnsi" w:cstheme="minorBidi"/>
          <w:sz w:val="20"/>
          <w:szCs w:val="20"/>
        </w:rPr>
        <w:t>M</w:t>
      </w:r>
      <w:r w:rsidR="79D45E09" w:rsidRPr="1DCCC5EA">
        <w:rPr>
          <w:rFonts w:asciiTheme="minorHAnsi" w:hAnsiTheme="minorHAnsi" w:cstheme="minorBidi"/>
          <w:sz w:val="20"/>
          <w:szCs w:val="20"/>
        </w:rPr>
        <w:t>ulti-</w:t>
      </w:r>
      <w:r w:rsidR="00E9379A">
        <w:rPr>
          <w:rFonts w:asciiTheme="minorHAnsi" w:hAnsiTheme="minorHAnsi" w:cstheme="minorBidi"/>
          <w:sz w:val="20"/>
          <w:szCs w:val="20"/>
        </w:rPr>
        <w:t>S</w:t>
      </w:r>
      <w:r w:rsidR="79D45E09" w:rsidRPr="1DCCC5EA">
        <w:rPr>
          <w:rFonts w:asciiTheme="minorHAnsi" w:hAnsiTheme="minorHAnsi" w:cstheme="minorBidi"/>
          <w:sz w:val="20"/>
          <w:szCs w:val="20"/>
        </w:rPr>
        <w:t xml:space="preserve">takeholders </w:t>
      </w:r>
      <w:r w:rsidR="00E9379A">
        <w:rPr>
          <w:rFonts w:asciiTheme="minorHAnsi" w:hAnsiTheme="minorHAnsi" w:cstheme="minorBidi"/>
          <w:sz w:val="20"/>
          <w:szCs w:val="20"/>
        </w:rPr>
        <w:t>P</w:t>
      </w:r>
      <w:r w:rsidR="79D45E09" w:rsidRPr="1DCCC5EA">
        <w:rPr>
          <w:rFonts w:asciiTheme="minorHAnsi" w:hAnsiTheme="minorHAnsi" w:cstheme="minorBidi"/>
          <w:sz w:val="20"/>
          <w:szCs w:val="20"/>
        </w:rPr>
        <w:t xml:space="preserve">latform and industry associations. </w:t>
      </w:r>
    </w:p>
    <w:p w14:paraId="3F6F2521" w14:textId="77777777" w:rsidR="004B2CDB" w:rsidRPr="006E58C9" w:rsidRDefault="004B2CDB" w:rsidP="006E58C9">
      <w:pPr>
        <w:ind w:left="360"/>
        <w:contextualSpacing/>
        <w:jc w:val="both"/>
        <w:rPr>
          <w:rFonts w:asciiTheme="minorHAnsi" w:hAnsiTheme="minorHAnsi" w:cstheme="minorHAnsi"/>
          <w:bCs/>
          <w:sz w:val="20"/>
          <w:szCs w:val="20"/>
          <w:u w:val="single"/>
        </w:rPr>
      </w:pPr>
    </w:p>
    <w:p w14:paraId="5E8F0C76" w14:textId="7E3D2571" w:rsidR="0042436E" w:rsidRPr="00EF5F9B" w:rsidRDefault="0090742D" w:rsidP="005913BC">
      <w:pPr>
        <w:numPr>
          <w:ilvl w:val="0"/>
          <w:numId w:val="46"/>
        </w:numPr>
        <w:ind w:left="1080"/>
        <w:jc w:val="both"/>
        <w:rPr>
          <w:rFonts w:asciiTheme="minorHAnsi" w:hAnsiTheme="minorHAnsi" w:cstheme="minorHAnsi"/>
          <w:bCs/>
          <w:sz w:val="20"/>
          <w:szCs w:val="20"/>
        </w:rPr>
      </w:pPr>
      <w:r w:rsidRPr="00EF5F9B">
        <w:rPr>
          <w:rFonts w:asciiTheme="minorHAnsi" w:hAnsiTheme="minorHAnsi" w:cstheme="minorHAnsi"/>
          <w:bCs/>
          <w:sz w:val="20"/>
          <w:szCs w:val="20"/>
          <w:u w:val="single"/>
        </w:rPr>
        <w:lastRenderedPageBreak/>
        <w:t>Activity 4.</w:t>
      </w:r>
      <w:r w:rsidR="00B41BFC">
        <w:rPr>
          <w:rFonts w:asciiTheme="minorHAnsi" w:hAnsiTheme="minorHAnsi" w:cstheme="minorHAnsi"/>
          <w:bCs/>
          <w:sz w:val="20"/>
          <w:szCs w:val="20"/>
          <w:u w:val="single"/>
        </w:rPr>
        <w:t>3</w:t>
      </w:r>
      <w:r w:rsidRPr="00EF5F9B">
        <w:rPr>
          <w:rFonts w:asciiTheme="minorHAnsi" w:hAnsiTheme="minorHAnsi" w:cstheme="minorHAnsi"/>
          <w:bCs/>
          <w:sz w:val="20"/>
          <w:szCs w:val="20"/>
          <w:u w:val="single"/>
        </w:rPr>
        <w:t>.1</w:t>
      </w:r>
      <w:r w:rsidR="0042436E" w:rsidRPr="00EF5F9B">
        <w:rPr>
          <w:rFonts w:asciiTheme="minorHAnsi" w:hAnsiTheme="minorHAnsi" w:cstheme="minorHAnsi"/>
          <w:bCs/>
          <w:sz w:val="20"/>
          <w:szCs w:val="20"/>
        </w:rPr>
        <w:t xml:space="preserve">: </w:t>
      </w:r>
      <w:r w:rsidRPr="00EF5F9B">
        <w:rPr>
          <w:rFonts w:asciiTheme="minorHAnsi" w:hAnsiTheme="minorHAnsi" w:cstheme="minorHAnsi"/>
          <w:bCs/>
          <w:sz w:val="20"/>
          <w:szCs w:val="20"/>
        </w:rPr>
        <w:t xml:space="preserve">Provide inputs and feedback to the regional project on the development of a </w:t>
      </w:r>
      <w:r w:rsidRPr="00EF5F9B">
        <w:rPr>
          <w:rFonts w:asciiTheme="minorHAnsi" w:hAnsiTheme="minorHAnsi" w:cstheme="minorHAnsi"/>
          <w:b/>
          <w:sz w:val="20"/>
          <w:szCs w:val="20"/>
        </w:rPr>
        <w:t>standardized Quality Assurance and Monitoring Framework (QAF)</w:t>
      </w:r>
      <w:r w:rsidRPr="00873229">
        <w:rPr>
          <w:rFonts w:asciiTheme="minorHAnsi" w:hAnsiTheme="minorHAnsi" w:cstheme="minorHAnsi"/>
          <w:bCs/>
          <w:sz w:val="20"/>
          <w:szCs w:val="20"/>
        </w:rPr>
        <w:t xml:space="preserve"> </w:t>
      </w:r>
    </w:p>
    <w:p w14:paraId="55309037" w14:textId="7EB57F50" w:rsidR="0042436E" w:rsidRDefault="0090742D" w:rsidP="00EF5F9B">
      <w:pPr>
        <w:ind w:left="1080"/>
        <w:jc w:val="both"/>
        <w:rPr>
          <w:rFonts w:asciiTheme="minorHAnsi" w:hAnsiTheme="minorHAnsi" w:cstheme="minorHAnsi"/>
          <w:sz w:val="20"/>
          <w:szCs w:val="20"/>
        </w:rPr>
      </w:pPr>
      <w:r w:rsidRPr="00B03E03">
        <w:rPr>
          <w:rFonts w:asciiTheme="minorHAnsi" w:hAnsiTheme="minorHAnsi" w:cstheme="minorHAnsi"/>
          <w:sz w:val="20"/>
          <w:szCs w:val="20"/>
        </w:rPr>
        <w:t xml:space="preserve">A standardized Quality Assurance and Monitoring Framework (QAF) for application in all </w:t>
      </w:r>
      <w:proofErr w:type="spellStart"/>
      <w:r w:rsidRPr="00B03E03">
        <w:rPr>
          <w:rFonts w:asciiTheme="minorHAnsi" w:hAnsiTheme="minorHAnsi" w:cstheme="minorHAnsi"/>
          <w:sz w:val="20"/>
          <w:szCs w:val="20"/>
        </w:rPr>
        <w:t>minigrid</w:t>
      </w:r>
      <w:proofErr w:type="spellEnd"/>
      <w:r w:rsidRPr="00B03E03">
        <w:rPr>
          <w:rFonts w:asciiTheme="minorHAnsi" w:hAnsiTheme="minorHAnsi" w:cstheme="minorHAnsi"/>
          <w:sz w:val="20"/>
          <w:szCs w:val="20"/>
        </w:rPr>
        <w:t xml:space="preserve"> pilots supported under AMP national projects </w:t>
      </w:r>
      <w:r w:rsidR="004933B7">
        <w:rPr>
          <w:rFonts w:asciiTheme="minorHAnsi" w:hAnsiTheme="minorHAnsi" w:cstheme="minorHAnsi"/>
          <w:sz w:val="20"/>
          <w:szCs w:val="20"/>
        </w:rPr>
        <w:t>(also referred to in this document as a c</w:t>
      </w:r>
      <w:r w:rsidR="004933B7" w:rsidRPr="004933B7">
        <w:rPr>
          <w:rFonts w:asciiTheme="minorHAnsi" w:hAnsiTheme="minorHAnsi" w:cstheme="minorHAnsi"/>
          <w:sz w:val="20"/>
          <w:szCs w:val="20"/>
        </w:rPr>
        <w:t>ommon M&amp;E Framework</w:t>
      </w:r>
      <w:r w:rsidR="004933B7">
        <w:rPr>
          <w:rFonts w:asciiTheme="minorHAnsi" w:hAnsiTheme="minorHAnsi" w:cstheme="minorHAnsi"/>
          <w:sz w:val="20"/>
          <w:szCs w:val="20"/>
        </w:rPr>
        <w:t xml:space="preserve">) </w:t>
      </w:r>
      <w:r w:rsidRPr="00B03E03">
        <w:rPr>
          <w:rFonts w:asciiTheme="minorHAnsi" w:hAnsiTheme="minorHAnsi" w:cstheme="minorHAnsi"/>
          <w:sz w:val="20"/>
          <w:szCs w:val="20"/>
        </w:rPr>
        <w:t xml:space="preserve">will be developed in year 1 of the regional project and disseminated to all national project staff. It is expected that </w:t>
      </w:r>
      <w:r w:rsidR="0042436E">
        <w:rPr>
          <w:rFonts w:asciiTheme="minorHAnsi" w:hAnsiTheme="minorHAnsi" w:cstheme="minorHAnsi"/>
          <w:sz w:val="20"/>
          <w:szCs w:val="20"/>
        </w:rPr>
        <w:t xml:space="preserve">the </w:t>
      </w:r>
      <w:r w:rsidRPr="00B03E03">
        <w:rPr>
          <w:rFonts w:asciiTheme="minorHAnsi" w:hAnsiTheme="minorHAnsi" w:cstheme="minorHAnsi"/>
          <w:sz w:val="20"/>
          <w:szCs w:val="20"/>
        </w:rPr>
        <w:t>national project staff will provide both inputs and feedback</w:t>
      </w:r>
      <w:r w:rsidR="0042436E">
        <w:rPr>
          <w:rFonts w:asciiTheme="minorHAnsi" w:hAnsiTheme="minorHAnsi" w:cstheme="minorHAnsi"/>
          <w:sz w:val="20"/>
          <w:szCs w:val="20"/>
        </w:rPr>
        <w:t>s</w:t>
      </w:r>
      <w:r w:rsidRPr="00B03E03">
        <w:rPr>
          <w:rFonts w:asciiTheme="minorHAnsi" w:hAnsiTheme="minorHAnsi" w:cstheme="minorHAnsi"/>
          <w:sz w:val="20"/>
          <w:szCs w:val="20"/>
        </w:rPr>
        <w:t xml:space="preserve"> on the development of this framework as well as on how best to operationalize the committing to its adoption by the </w:t>
      </w:r>
      <w:proofErr w:type="spellStart"/>
      <w:r w:rsidRPr="00B03E03">
        <w:rPr>
          <w:rFonts w:asciiTheme="minorHAnsi" w:hAnsiTheme="minorHAnsi" w:cstheme="minorHAnsi"/>
          <w:sz w:val="20"/>
          <w:szCs w:val="20"/>
        </w:rPr>
        <w:t>minigrid</w:t>
      </w:r>
      <w:proofErr w:type="spellEnd"/>
      <w:r w:rsidRPr="00B03E03">
        <w:rPr>
          <w:rFonts w:asciiTheme="minorHAnsi" w:hAnsiTheme="minorHAnsi" w:cstheme="minorHAnsi"/>
          <w:sz w:val="20"/>
          <w:szCs w:val="20"/>
        </w:rPr>
        <w:t xml:space="preserve"> operators receiving support from the national project.</w:t>
      </w:r>
    </w:p>
    <w:p w14:paraId="00F9AEC4" w14:textId="43FCD2D2" w:rsidR="0090742D" w:rsidRPr="00B03E03" w:rsidRDefault="0090742D" w:rsidP="00EF5F9B">
      <w:pPr>
        <w:ind w:left="1080"/>
        <w:jc w:val="both"/>
        <w:rPr>
          <w:rFonts w:asciiTheme="minorHAnsi" w:hAnsiTheme="minorHAnsi" w:cstheme="minorHAnsi"/>
          <w:sz w:val="20"/>
          <w:szCs w:val="20"/>
        </w:rPr>
      </w:pPr>
      <w:r w:rsidRPr="00B03E03">
        <w:rPr>
          <w:rFonts w:asciiTheme="minorHAnsi" w:hAnsiTheme="minorHAnsi" w:cstheme="minorHAnsi"/>
          <w:sz w:val="20"/>
          <w:szCs w:val="20"/>
        </w:rPr>
        <w:t xml:space="preserve"> </w:t>
      </w:r>
    </w:p>
    <w:p w14:paraId="67C46154" w14:textId="0AD2692C" w:rsidR="0042436E" w:rsidRPr="00EF5F9B" w:rsidRDefault="0090742D" w:rsidP="005913BC">
      <w:pPr>
        <w:numPr>
          <w:ilvl w:val="0"/>
          <w:numId w:val="46"/>
        </w:numPr>
        <w:ind w:left="1080"/>
        <w:jc w:val="both"/>
        <w:rPr>
          <w:rFonts w:asciiTheme="minorHAnsi" w:hAnsiTheme="minorHAnsi" w:cstheme="minorHAnsi"/>
          <w:bCs/>
          <w:sz w:val="20"/>
          <w:szCs w:val="20"/>
        </w:rPr>
      </w:pPr>
      <w:r w:rsidRPr="00EF5F9B">
        <w:rPr>
          <w:rFonts w:asciiTheme="minorHAnsi" w:hAnsiTheme="minorHAnsi" w:cstheme="minorHAnsi"/>
          <w:bCs/>
          <w:sz w:val="20"/>
          <w:szCs w:val="20"/>
          <w:u w:val="single"/>
        </w:rPr>
        <w:t>Activity 4.</w:t>
      </w:r>
      <w:r w:rsidR="00B41BFC">
        <w:rPr>
          <w:rFonts w:asciiTheme="minorHAnsi" w:hAnsiTheme="minorHAnsi" w:cstheme="minorHAnsi"/>
          <w:bCs/>
          <w:sz w:val="20"/>
          <w:szCs w:val="20"/>
          <w:u w:val="single"/>
        </w:rPr>
        <w:t>3</w:t>
      </w:r>
      <w:r w:rsidRPr="00EF5F9B">
        <w:rPr>
          <w:rFonts w:asciiTheme="minorHAnsi" w:hAnsiTheme="minorHAnsi" w:cstheme="minorHAnsi"/>
          <w:bCs/>
          <w:sz w:val="20"/>
          <w:szCs w:val="20"/>
          <w:u w:val="single"/>
        </w:rPr>
        <w:t>.2</w:t>
      </w:r>
      <w:r w:rsidR="0042436E" w:rsidRPr="00EF5F9B">
        <w:rPr>
          <w:rFonts w:asciiTheme="minorHAnsi" w:hAnsiTheme="minorHAnsi" w:cstheme="minorHAnsi"/>
          <w:bCs/>
          <w:sz w:val="20"/>
          <w:szCs w:val="20"/>
        </w:rPr>
        <w:t xml:space="preserve">: </w:t>
      </w:r>
      <w:r w:rsidRPr="00EF5F9B">
        <w:rPr>
          <w:rFonts w:asciiTheme="minorHAnsi" w:hAnsiTheme="minorHAnsi" w:cstheme="minorHAnsi"/>
          <w:bCs/>
          <w:sz w:val="20"/>
          <w:szCs w:val="20"/>
        </w:rPr>
        <w:t>Adopt and utilize the standardized Quality Assurance and Monitoring Framework (QAF)</w:t>
      </w:r>
      <w:r w:rsidRPr="00873229">
        <w:rPr>
          <w:rFonts w:asciiTheme="minorHAnsi" w:hAnsiTheme="minorHAnsi" w:cstheme="minorHAnsi"/>
          <w:bCs/>
          <w:sz w:val="20"/>
          <w:szCs w:val="20"/>
        </w:rPr>
        <w:t xml:space="preserve"> </w:t>
      </w:r>
    </w:p>
    <w:p w14:paraId="24F6DD3D" w14:textId="77777777" w:rsidR="0090742D" w:rsidRPr="00B03E03" w:rsidRDefault="0090742D" w:rsidP="00EF5F9B">
      <w:pPr>
        <w:ind w:left="1080"/>
        <w:jc w:val="both"/>
        <w:rPr>
          <w:rFonts w:asciiTheme="minorHAnsi" w:hAnsiTheme="minorHAnsi" w:cstheme="minorHAnsi"/>
          <w:b/>
          <w:sz w:val="20"/>
          <w:szCs w:val="20"/>
        </w:rPr>
      </w:pPr>
      <w:r w:rsidRPr="00B03E03">
        <w:rPr>
          <w:rFonts w:asciiTheme="minorHAnsi" w:hAnsiTheme="minorHAnsi" w:cstheme="minorHAnsi"/>
          <w:sz w:val="20"/>
          <w:szCs w:val="20"/>
        </w:rPr>
        <w:t xml:space="preserve">The adoption and utilization of this framework and associated data reporting protocols will be a mandatory requirement for all </w:t>
      </w:r>
      <w:proofErr w:type="spellStart"/>
      <w:r w:rsidRPr="00B03E03">
        <w:rPr>
          <w:rFonts w:asciiTheme="minorHAnsi" w:hAnsiTheme="minorHAnsi" w:cstheme="minorHAnsi"/>
          <w:sz w:val="20"/>
          <w:szCs w:val="20"/>
        </w:rPr>
        <w:t>minigrid</w:t>
      </w:r>
      <w:proofErr w:type="spellEnd"/>
      <w:r w:rsidRPr="00B03E03">
        <w:rPr>
          <w:rFonts w:asciiTheme="minorHAnsi" w:hAnsiTheme="minorHAnsi" w:cstheme="minorHAnsi"/>
          <w:sz w:val="20"/>
          <w:szCs w:val="20"/>
        </w:rPr>
        <w:t xml:space="preserve"> pilots supported under AMP (</w:t>
      </w:r>
      <w:proofErr w:type="gramStart"/>
      <w:r w:rsidRPr="00B03E03">
        <w:rPr>
          <w:rFonts w:asciiTheme="minorHAnsi" w:hAnsiTheme="minorHAnsi" w:cstheme="minorHAnsi"/>
          <w:sz w:val="20"/>
          <w:szCs w:val="20"/>
        </w:rPr>
        <w:t>e.g.</w:t>
      </w:r>
      <w:proofErr w:type="gramEnd"/>
      <w:r w:rsidRPr="00B03E03">
        <w:rPr>
          <w:rFonts w:asciiTheme="minorHAnsi" w:hAnsiTheme="minorHAnsi" w:cstheme="minorHAnsi"/>
          <w:sz w:val="20"/>
          <w:szCs w:val="20"/>
        </w:rPr>
        <w:t xml:space="preserve"> applicable to all national projects) and each </w:t>
      </w:r>
      <w:proofErr w:type="spellStart"/>
      <w:r w:rsidRPr="00B03E03">
        <w:rPr>
          <w:rFonts w:asciiTheme="minorHAnsi" w:hAnsiTheme="minorHAnsi" w:cstheme="minorHAnsi"/>
          <w:sz w:val="20"/>
          <w:szCs w:val="20"/>
        </w:rPr>
        <w:t>minigrid</w:t>
      </w:r>
      <w:proofErr w:type="spellEnd"/>
      <w:r w:rsidRPr="00B03E03">
        <w:rPr>
          <w:rFonts w:asciiTheme="minorHAnsi" w:hAnsiTheme="minorHAnsi" w:cstheme="minorHAnsi"/>
          <w:sz w:val="20"/>
          <w:szCs w:val="20"/>
        </w:rPr>
        <w:t xml:space="preserve"> operator/sponsor who is the beneficiary of investment subsidies and technical support by the project will be required to formally commit to using the QAF as a condition of assistance. The adoption of the QAF by all </w:t>
      </w:r>
      <w:proofErr w:type="spellStart"/>
      <w:r w:rsidRPr="00B03E03">
        <w:rPr>
          <w:rFonts w:asciiTheme="minorHAnsi" w:hAnsiTheme="minorHAnsi" w:cstheme="minorHAnsi"/>
          <w:sz w:val="20"/>
          <w:szCs w:val="20"/>
        </w:rPr>
        <w:t>minigrid</w:t>
      </w:r>
      <w:proofErr w:type="spellEnd"/>
      <w:r w:rsidRPr="00B03E03">
        <w:rPr>
          <w:rFonts w:asciiTheme="minorHAnsi" w:hAnsiTheme="minorHAnsi" w:cstheme="minorHAnsi"/>
          <w:sz w:val="20"/>
          <w:szCs w:val="20"/>
        </w:rPr>
        <w:t xml:space="preserve"> operators/sponsors supported under AMP national projects will ensure that the regional project can aggregate common data metrics and track a standardized set of key performance indicators across all </w:t>
      </w:r>
      <w:proofErr w:type="spellStart"/>
      <w:r w:rsidRPr="00B03E03">
        <w:rPr>
          <w:rFonts w:asciiTheme="minorHAnsi" w:hAnsiTheme="minorHAnsi" w:cstheme="minorHAnsi"/>
          <w:sz w:val="20"/>
          <w:szCs w:val="20"/>
        </w:rPr>
        <w:t>minigrid</w:t>
      </w:r>
      <w:proofErr w:type="spellEnd"/>
      <w:r w:rsidRPr="00B03E03">
        <w:rPr>
          <w:rFonts w:asciiTheme="minorHAnsi" w:hAnsiTheme="minorHAnsi" w:cstheme="minorHAnsi"/>
          <w:sz w:val="20"/>
          <w:szCs w:val="20"/>
        </w:rPr>
        <w:t xml:space="preserve"> pilots supported by AMP across all partner countries and report this data to the donor on a programmatic level.</w:t>
      </w:r>
    </w:p>
    <w:p w14:paraId="3AA5EE18" w14:textId="77777777" w:rsidR="00A20B93" w:rsidRPr="006E58C9" w:rsidRDefault="00A20B93" w:rsidP="006E58C9">
      <w:pPr>
        <w:ind w:left="360"/>
        <w:contextualSpacing/>
        <w:jc w:val="both"/>
        <w:rPr>
          <w:rFonts w:asciiTheme="minorHAnsi" w:hAnsiTheme="minorHAnsi" w:cstheme="minorHAnsi"/>
          <w:bCs/>
          <w:sz w:val="20"/>
          <w:szCs w:val="20"/>
          <w:u w:val="single"/>
        </w:rPr>
      </w:pPr>
    </w:p>
    <w:p w14:paraId="500C94F3" w14:textId="77777777" w:rsidR="00B41BFC" w:rsidRPr="00FA2C9A" w:rsidRDefault="00B41BFC" w:rsidP="005913BC">
      <w:pPr>
        <w:numPr>
          <w:ilvl w:val="0"/>
          <w:numId w:val="36"/>
        </w:numPr>
        <w:spacing w:after="14" w:line="247" w:lineRule="auto"/>
        <w:contextualSpacing/>
        <w:jc w:val="both"/>
        <w:rPr>
          <w:rFonts w:asciiTheme="minorHAnsi" w:hAnsiTheme="minorHAnsi" w:cstheme="minorBidi"/>
          <w:i/>
          <w:iCs/>
          <w:sz w:val="20"/>
          <w:szCs w:val="20"/>
          <w:u w:val="single"/>
          <w:lang w:val="en-GB"/>
        </w:rPr>
      </w:pPr>
      <w:r w:rsidRPr="00FA2C9A">
        <w:rPr>
          <w:rFonts w:asciiTheme="minorHAnsi" w:hAnsiTheme="minorHAnsi" w:cstheme="minorBidi"/>
          <w:i/>
          <w:iCs/>
          <w:sz w:val="20"/>
          <w:szCs w:val="20"/>
          <w:u w:val="single"/>
          <w:lang w:val="en-GB"/>
        </w:rPr>
        <w:t>Output 4.4: M&amp;E and Reporting, including (</w:t>
      </w:r>
      <w:proofErr w:type="spellStart"/>
      <w:r w:rsidRPr="00FA2C9A">
        <w:rPr>
          <w:rFonts w:asciiTheme="minorHAnsi" w:hAnsiTheme="minorHAnsi" w:cstheme="minorBidi"/>
          <w:i/>
          <w:iCs/>
          <w:sz w:val="20"/>
          <w:szCs w:val="20"/>
          <w:u w:val="single"/>
          <w:lang w:val="en-GB"/>
        </w:rPr>
        <w:t>i</w:t>
      </w:r>
      <w:proofErr w:type="spellEnd"/>
      <w:r w:rsidRPr="00FA2C9A">
        <w:rPr>
          <w:rFonts w:asciiTheme="minorHAnsi" w:hAnsiTheme="minorHAnsi" w:cstheme="minorBidi"/>
          <w:i/>
          <w:iCs/>
          <w:sz w:val="20"/>
          <w:szCs w:val="20"/>
          <w:u w:val="single"/>
          <w:lang w:val="en-GB"/>
        </w:rPr>
        <w:t xml:space="preserve">) Conducting inception workshop and preparing report, (ii) Ongoing M&amp;E, (iii) Mid Term Evaluation and (iv) Terminal Evaluation </w:t>
      </w:r>
    </w:p>
    <w:p w14:paraId="42C4AEF5" w14:textId="77777777" w:rsidR="00030E6F" w:rsidRDefault="00030E6F" w:rsidP="00E86DFA">
      <w:pPr>
        <w:ind w:left="360"/>
        <w:jc w:val="both"/>
        <w:rPr>
          <w:rFonts w:ascii="Calibri" w:hAnsi="Calibri" w:cs="Calibri"/>
          <w:b/>
          <w:i/>
          <w:iCs/>
          <w:sz w:val="20"/>
          <w:szCs w:val="20"/>
        </w:rPr>
      </w:pPr>
    </w:p>
    <w:p w14:paraId="3DB0DC61" w14:textId="568B07AB" w:rsidR="00C672B5" w:rsidRPr="00E86DFA" w:rsidRDefault="00C672B5" w:rsidP="00E86DFA">
      <w:pPr>
        <w:numPr>
          <w:ilvl w:val="0"/>
          <w:numId w:val="106"/>
        </w:numPr>
        <w:jc w:val="both"/>
        <w:rPr>
          <w:rFonts w:ascii="Calibri" w:hAnsi="Calibri" w:cs="Calibri"/>
          <w:bCs/>
          <w:sz w:val="20"/>
          <w:szCs w:val="20"/>
        </w:rPr>
      </w:pPr>
      <w:r w:rsidRPr="00E86DFA">
        <w:rPr>
          <w:rFonts w:ascii="Calibri" w:hAnsi="Calibri" w:cs="Calibri"/>
          <w:bCs/>
          <w:sz w:val="20"/>
          <w:szCs w:val="20"/>
          <w:u w:val="single"/>
        </w:rPr>
        <w:t>Activity 4.4.1</w:t>
      </w:r>
      <w:r w:rsidR="00030E6F" w:rsidRPr="00E86DFA">
        <w:rPr>
          <w:rFonts w:ascii="Calibri" w:hAnsi="Calibri" w:cs="Calibri"/>
          <w:bCs/>
          <w:sz w:val="20"/>
          <w:szCs w:val="20"/>
        </w:rPr>
        <w:t xml:space="preserve">: </w:t>
      </w:r>
      <w:r w:rsidRPr="00E86DFA">
        <w:rPr>
          <w:rFonts w:ascii="Calibri" w:hAnsi="Calibri" w:cs="Calibri"/>
          <w:bCs/>
          <w:sz w:val="20"/>
          <w:szCs w:val="20"/>
        </w:rPr>
        <w:t>Conduct</w:t>
      </w:r>
      <w:r w:rsidR="00030E6F">
        <w:rPr>
          <w:rFonts w:ascii="Calibri" w:hAnsi="Calibri" w:cs="Calibri"/>
          <w:bCs/>
          <w:sz w:val="20"/>
          <w:szCs w:val="20"/>
        </w:rPr>
        <w:t xml:space="preserve"> an</w:t>
      </w:r>
      <w:r w:rsidRPr="00E86DFA">
        <w:rPr>
          <w:rFonts w:ascii="Calibri" w:hAnsi="Calibri" w:cs="Calibri"/>
          <w:bCs/>
          <w:sz w:val="20"/>
          <w:szCs w:val="20"/>
        </w:rPr>
        <w:t xml:space="preserve"> inception workshop and prepar</w:t>
      </w:r>
      <w:r w:rsidR="00030E6F">
        <w:rPr>
          <w:rFonts w:ascii="Calibri" w:hAnsi="Calibri" w:cs="Calibri"/>
          <w:bCs/>
          <w:sz w:val="20"/>
          <w:szCs w:val="20"/>
        </w:rPr>
        <w:t xml:space="preserve">e an inception </w:t>
      </w:r>
      <w:r w:rsidRPr="00E86DFA">
        <w:rPr>
          <w:rFonts w:ascii="Calibri" w:hAnsi="Calibri" w:cs="Calibri"/>
          <w:bCs/>
          <w:sz w:val="20"/>
          <w:szCs w:val="20"/>
        </w:rPr>
        <w:t>report</w:t>
      </w:r>
      <w:r w:rsidRPr="00E86DFA" w:rsidDel="00726BA1">
        <w:rPr>
          <w:rFonts w:ascii="Calibri" w:hAnsi="Calibri" w:cs="Calibri"/>
          <w:bCs/>
          <w:sz w:val="20"/>
          <w:szCs w:val="20"/>
        </w:rPr>
        <w:t xml:space="preserve"> </w:t>
      </w:r>
    </w:p>
    <w:p w14:paraId="45033946" w14:textId="106D557B" w:rsidR="00C672B5" w:rsidRDefault="00C672B5" w:rsidP="00E86DFA">
      <w:pPr>
        <w:ind w:left="1080"/>
        <w:jc w:val="both"/>
        <w:rPr>
          <w:rFonts w:ascii="Calibri" w:hAnsi="Calibri" w:cs="Calibri"/>
          <w:sz w:val="20"/>
          <w:szCs w:val="20"/>
        </w:rPr>
      </w:pPr>
      <w:r w:rsidRPr="00A814CD">
        <w:rPr>
          <w:rFonts w:ascii="Calibri" w:hAnsi="Calibri" w:cs="Calibri"/>
          <w:sz w:val="20"/>
          <w:szCs w:val="20"/>
        </w:rPr>
        <w:t xml:space="preserve">A project inception workshop </w:t>
      </w:r>
      <w:r w:rsidR="00030E6F">
        <w:rPr>
          <w:rFonts w:ascii="Calibri" w:hAnsi="Calibri" w:cs="Calibri"/>
          <w:sz w:val="20"/>
          <w:szCs w:val="20"/>
        </w:rPr>
        <w:t xml:space="preserve">will be </w:t>
      </w:r>
      <w:r w:rsidRPr="00A814CD">
        <w:rPr>
          <w:rFonts w:ascii="Calibri" w:hAnsi="Calibri" w:cs="Calibri"/>
          <w:sz w:val="20"/>
          <w:szCs w:val="20"/>
        </w:rPr>
        <w:t>held to officially launch the project and, among other aims, familiarize key stakeholders with the detailed project strategy, roles and responsibilities of the project team. The national inception workshop will be carried at the beginning of project implementation (within 60 days of CEO endorsement of this project). The workshop will be organized by the PMU with support from the IP.</w:t>
      </w:r>
      <w:r w:rsidRPr="00A814CD">
        <w:rPr>
          <w:rFonts w:ascii="Calibri" w:hAnsi="Calibri" w:cs="Calibri"/>
          <w:b/>
          <w:i/>
          <w:iCs/>
          <w:sz w:val="20"/>
          <w:szCs w:val="20"/>
        </w:rPr>
        <w:t xml:space="preserve"> </w:t>
      </w:r>
      <w:r w:rsidRPr="00A814CD">
        <w:rPr>
          <w:rFonts w:ascii="Calibri" w:hAnsi="Calibri" w:cs="Calibri"/>
          <w:sz w:val="20"/>
          <w:szCs w:val="20"/>
        </w:rPr>
        <w:t xml:space="preserve">An </w:t>
      </w:r>
      <w:r w:rsidR="00030E6F">
        <w:rPr>
          <w:rFonts w:ascii="Calibri" w:hAnsi="Calibri" w:cs="Calibri"/>
          <w:sz w:val="20"/>
          <w:szCs w:val="20"/>
        </w:rPr>
        <w:t>i</w:t>
      </w:r>
      <w:r w:rsidRPr="00A814CD">
        <w:rPr>
          <w:rFonts w:ascii="Calibri" w:hAnsi="Calibri" w:cs="Calibri"/>
          <w:sz w:val="20"/>
          <w:szCs w:val="20"/>
        </w:rPr>
        <w:t>nception report will be prepared by the PMU and submitted to UNDP within 90 days of CEO endorsement of this project.</w:t>
      </w:r>
      <w:r w:rsidR="009768B7">
        <w:rPr>
          <w:rFonts w:ascii="Calibri" w:hAnsi="Calibri" w:cs="Calibri"/>
          <w:sz w:val="20"/>
          <w:szCs w:val="20"/>
        </w:rPr>
        <w:t xml:space="preserve"> </w:t>
      </w:r>
    </w:p>
    <w:p w14:paraId="27B90993" w14:textId="77777777" w:rsidR="00C672B5" w:rsidRPr="00E86DFA" w:rsidRDefault="00C672B5" w:rsidP="00E86DFA">
      <w:pPr>
        <w:jc w:val="both"/>
        <w:rPr>
          <w:rFonts w:ascii="Calibri" w:hAnsi="Calibri" w:cs="Calibri"/>
          <w:sz w:val="20"/>
          <w:szCs w:val="20"/>
        </w:rPr>
      </w:pPr>
    </w:p>
    <w:p w14:paraId="00B10966" w14:textId="4D74F855" w:rsidR="00C672B5" w:rsidRPr="00E86DFA" w:rsidRDefault="00C672B5" w:rsidP="00E86DFA">
      <w:pPr>
        <w:numPr>
          <w:ilvl w:val="0"/>
          <w:numId w:val="107"/>
        </w:numPr>
        <w:jc w:val="both"/>
        <w:rPr>
          <w:rFonts w:ascii="Calibri" w:hAnsi="Calibri" w:cs="Calibri"/>
          <w:bCs/>
          <w:sz w:val="20"/>
          <w:szCs w:val="20"/>
        </w:rPr>
      </w:pPr>
      <w:r w:rsidRPr="00E86DFA">
        <w:rPr>
          <w:rFonts w:ascii="Calibri" w:hAnsi="Calibri" w:cs="Calibri"/>
          <w:bCs/>
          <w:sz w:val="20"/>
          <w:szCs w:val="20"/>
          <w:u w:val="single"/>
        </w:rPr>
        <w:t>Activity 4.4.2</w:t>
      </w:r>
      <w:r w:rsidR="00030E6F" w:rsidRPr="00E86DFA">
        <w:rPr>
          <w:rFonts w:ascii="Calibri" w:hAnsi="Calibri" w:cs="Calibri"/>
          <w:bCs/>
          <w:sz w:val="20"/>
          <w:szCs w:val="20"/>
        </w:rPr>
        <w:t xml:space="preserve">: </w:t>
      </w:r>
      <w:r w:rsidRPr="00E86DFA">
        <w:rPr>
          <w:rFonts w:ascii="Calibri" w:hAnsi="Calibri" w:cs="Calibri"/>
          <w:bCs/>
          <w:sz w:val="20"/>
          <w:szCs w:val="20"/>
        </w:rPr>
        <w:t>Ongoing project monitoring</w:t>
      </w:r>
    </w:p>
    <w:p w14:paraId="22C23BFD" w14:textId="0E5692BF" w:rsidR="00C672B5" w:rsidRDefault="00C672B5" w:rsidP="00030E6F">
      <w:pPr>
        <w:ind w:left="1080"/>
        <w:jc w:val="both"/>
        <w:rPr>
          <w:rFonts w:ascii="Calibri" w:hAnsi="Calibri" w:cs="Calibri"/>
          <w:sz w:val="20"/>
          <w:szCs w:val="20"/>
        </w:rPr>
      </w:pPr>
      <w:r w:rsidRPr="00A814CD">
        <w:rPr>
          <w:rFonts w:ascii="Calibri" w:hAnsi="Calibri" w:cs="Calibri"/>
          <w:sz w:val="20"/>
          <w:szCs w:val="20"/>
        </w:rPr>
        <w:t xml:space="preserve">Data on </w:t>
      </w:r>
      <w:r w:rsidR="00030E6F">
        <w:rPr>
          <w:rFonts w:ascii="Calibri" w:hAnsi="Calibri" w:cs="Calibri"/>
          <w:sz w:val="20"/>
          <w:szCs w:val="20"/>
        </w:rPr>
        <w:t>the r</w:t>
      </w:r>
      <w:r w:rsidRPr="00A814CD">
        <w:rPr>
          <w:rFonts w:ascii="Calibri" w:hAnsi="Calibri" w:cs="Calibri"/>
          <w:sz w:val="20"/>
          <w:szCs w:val="20"/>
        </w:rPr>
        <w:t xml:space="preserve">esults </w:t>
      </w:r>
      <w:r w:rsidR="00030E6F">
        <w:rPr>
          <w:rFonts w:ascii="Calibri" w:hAnsi="Calibri" w:cs="Calibri"/>
          <w:sz w:val="20"/>
          <w:szCs w:val="20"/>
        </w:rPr>
        <w:t>f</w:t>
      </w:r>
      <w:r w:rsidRPr="00A814CD">
        <w:rPr>
          <w:rFonts w:ascii="Calibri" w:hAnsi="Calibri" w:cs="Calibri"/>
          <w:sz w:val="20"/>
          <w:szCs w:val="20"/>
        </w:rPr>
        <w:t xml:space="preserve">ramework </w:t>
      </w:r>
      <w:r w:rsidR="00030E6F">
        <w:rPr>
          <w:rFonts w:ascii="Calibri" w:hAnsi="Calibri" w:cs="Calibri"/>
          <w:sz w:val="20"/>
          <w:szCs w:val="20"/>
        </w:rPr>
        <w:t>i</w:t>
      </w:r>
      <w:r w:rsidRPr="00A814CD">
        <w:rPr>
          <w:rFonts w:ascii="Calibri" w:hAnsi="Calibri" w:cs="Calibri"/>
          <w:sz w:val="20"/>
          <w:szCs w:val="20"/>
        </w:rPr>
        <w:t xml:space="preserve">ndicators </w:t>
      </w:r>
      <w:r w:rsidR="00030E6F">
        <w:rPr>
          <w:rFonts w:ascii="Calibri" w:hAnsi="Calibri" w:cs="Calibri"/>
          <w:sz w:val="20"/>
          <w:szCs w:val="20"/>
        </w:rPr>
        <w:t xml:space="preserve">will be </w:t>
      </w:r>
      <w:r w:rsidRPr="00A814CD">
        <w:rPr>
          <w:rFonts w:ascii="Calibri" w:hAnsi="Calibri" w:cs="Calibri"/>
          <w:sz w:val="20"/>
          <w:szCs w:val="20"/>
        </w:rPr>
        <w:t xml:space="preserve">systematically collected and analyzed to provide decision-makers, managers, and </w:t>
      </w:r>
      <w:r w:rsidR="009768B7">
        <w:rPr>
          <w:rFonts w:ascii="Calibri" w:hAnsi="Calibri" w:cs="Calibri"/>
          <w:sz w:val="20"/>
          <w:szCs w:val="20"/>
        </w:rPr>
        <w:t>s</w:t>
      </w:r>
      <w:r w:rsidRPr="00A814CD">
        <w:rPr>
          <w:rFonts w:ascii="Calibri" w:hAnsi="Calibri" w:cs="Calibri"/>
          <w:sz w:val="20"/>
          <w:szCs w:val="20"/>
        </w:rPr>
        <w:t>takeholders with information on progress in the achievement of agreed objectives and the use of allocated resources, as set out in the Monitoring and Evaluation Plan.</w:t>
      </w:r>
      <w:r w:rsidR="00A45A9E">
        <w:rPr>
          <w:rFonts w:ascii="Calibri" w:hAnsi="Calibri" w:cs="Calibri"/>
          <w:sz w:val="20"/>
          <w:szCs w:val="20"/>
        </w:rPr>
        <w:t xml:space="preserve"> Continuous monitoring will provide</w:t>
      </w:r>
      <w:r w:rsidR="00A45A9E" w:rsidRPr="00A814CD">
        <w:rPr>
          <w:rFonts w:ascii="Calibri" w:hAnsi="Calibri" w:cs="Calibri"/>
          <w:sz w:val="20"/>
          <w:szCs w:val="20"/>
        </w:rPr>
        <w:t xml:space="preserve"> management and the main stakeholders with indications of the extent of progress and achievement of objectives and progress in the use of allocated funds. It </w:t>
      </w:r>
      <w:r w:rsidR="00A45A9E">
        <w:rPr>
          <w:rFonts w:ascii="Calibri" w:hAnsi="Calibri" w:cs="Calibri"/>
          <w:sz w:val="20"/>
          <w:szCs w:val="20"/>
        </w:rPr>
        <w:t>will provide</w:t>
      </w:r>
      <w:r w:rsidR="00A45A9E" w:rsidRPr="00A814CD">
        <w:rPr>
          <w:rFonts w:ascii="Calibri" w:hAnsi="Calibri" w:cs="Calibri"/>
          <w:sz w:val="20"/>
          <w:szCs w:val="20"/>
        </w:rPr>
        <w:t xml:space="preserve"> regular feedback on performance of </w:t>
      </w:r>
      <w:r w:rsidR="00A45A9E">
        <w:rPr>
          <w:rFonts w:ascii="Calibri" w:hAnsi="Calibri" w:cs="Calibri"/>
          <w:sz w:val="20"/>
          <w:szCs w:val="20"/>
        </w:rPr>
        <w:t>the ongoing activities</w:t>
      </w:r>
      <w:r w:rsidR="00A45A9E" w:rsidRPr="00A814CD">
        <w:rPr>
          <w:rFonts w:ascii="Calibri" w:hAnsi="Calibri" w:cs="Calibri"/>
          <w:sz w:val="20"/>
          <w:szCs w:val="20"/>
        </w:rPr>
        <w:t xml:space="preserve"> </w:t>
      </w:r>
      <w:proofErr w:type="gramStart"/>
      <w:r w:rsidR="00A45A9E" w:rsidRPr="00A814CD">
        <w:rPr>
          <w:rFonts w:ascii="Calibri" w:hAnsi="Calibri" w:cs="Calibri"/>
          <w:sz w:val="20"/>
          <w:szCs w:val="20"/>
        </w:rPr>
        <w:t>taking into account</w:t>
      </w:r>
      <w:proofErr w:type="gramEnd"/>
      <w:r w:rsidR="00A45A9E" w:rsidRPr="00A814CD">
        <w:rPr>
          <w:rFonts w:ascii="Calibri" w:hAnsi="Calibri" w:cs="Calibri"/>
          <w:sz w:val="20"/>
          <w:szCs w:val="20"/>
        </w:rPr>
        <w:t xml:space="preserve"> the external environment. Information from systematic monitoring </w:t>
      </w:r>
      <w:r w:rsidR="00A45A9E">
        <w:rPr>
          <w:rFonts w:ascii="Calibri" w:hAnsi="Calibri" w:cs="Calibri"/>
          <w:sz w:val="20"/>
          <w:szCs w:val="20"/>
        </w:rPr>
        <w:t>will serve</w:t>
      </w:r>
      <w:r w:rsidR="00A45A9E" w:rsidRPr="00A814CD">
        <w:rPr>
          <w:rFonts w:ascii="Calibri" w:hAnsi="Calibri" w:cs="Calibri"/>
          <w:sz w:val="20"/>
          <w:szCs w:val="20"/>
        </w:rPr>
        <w:t xml:space="preserve"> as a critical input to ongoing management decisions (adaptive management), evaluation, and learning</w:t>
      </w:r>
      <w:r w:rsidR="00A45A9E">
        <w:rPr>
          <w:rFonts w:ascii="Calibri" w:hAnsi="Calibri" w:cs="Calibri"/>
          <w:sz w:val="20"/>
          <w:szCs w:val="20"/>
        </w:rPr>
        <w:t>. In addition</w:t>
      </w:r>
      <w:r w:rsidR="00254F89">
        <w:rPr>
          <w:rFonts w:ascii="Calibri" w:hAnsi="Calibri" w:cs="Calibri"/>
          <w:sz w:val="20"/>
          <w:szCs w:val="20"/>
        </w:rPr>
        <w:t>,</w:t>
      </w:r>
      <w:r w:rsidR="00A45A9E">
        <w:rPr>
          <w:rFonts w:ascii="Calibri" w:hAnsi="Calibri" w:cs="Calibri"/>
          <w:sz w:val="20"/>
          <w:szCs w:val="20"/>
        </w:rPr>
        <w:t xml:space="preserve"> and similarly to all other AMP national child projects, </w:t>
      </w:r>
      <w:r w:rsidR="004743C2" w:rsidRPr="00E86DFA">
        <w:rPr>
          <w:rFonts w:ascii="Calibri" w:hAnsi="Calibri" w:cs="Calibri"/>
          <w:b/>
          <w:bCs/>
          <w:sz w:val="20"/>
          <w:szCs w:val="20"/>
        </w:rPr>
        <w:t>this project will comply with the AMP regional child project’s M&amp;E protocols and provide timely reporting data to the regional project</w:t>
      </w:r>
      <w:r w:rsidR="004743C2">
        <w:rPr>
          <w:rFonts w:ascii="Calibri" w:hAnsi="Calibri" w:cs="Calibri"/>
          <w:sz w:val="20"/>
          <w:szCs w:val="20"/>
        </w:rPr>
        <w:t xml:space="preserve">. </w:t>
      </w:r>
    </w:p>
    <w:p w14:paraId="207C5A17" w14:textId="66D25F69" w:rsidR="00A45A9E" w:rsidRDefault="00A45A9E" w:rsidP="00030E6F">
      <w:pPr>
        <w:ind w:left="1080"/>
        <w:jc w:val="both"/>
        <w:rPr>
          <w:rFonts w:ascii="Calibri" w:hAnsi="Calibri" w:cs="Calibri"/>
          <w:sz w:val="20"/>
          <w:szCs w:val="20"/>
        </w:rPr>
      </w:pPr>
    </w:p>
    <w:p w14:paraId="2FA33815" w14:textId="75D0FFA0" w:rsidR="00A45A9E" w:rsidRDefault="00A45A9E" w:rsidP="00030E6F">
      <w:pPr>
        <w:ind w:left="1080"/>
        <w:jc w:val="both"/>
        <w:rPr>
          <w:rFonts w:ascii="Calibri" w:hAnsi="Calibri" w:cs="Calibri"/>
          <w:sz w:val="20"/>
          <w:szCs w:val="20"/>
        </w:rPr>
      </w:pPr>
      <w:r>
        <w:rPr>
          <w:rFonts w:ascii="Calibri" w:hAnsi="Calibri" w:cs="Calibri"/>
          <w:sz w:val="20"/>
          <w:szCs w:val="20"/>
        </w:rPr>
        <w:t xml:space="preserve">The </w:t>
      </w:r>
      <w:r w:rsidRPr="00A814CD">
        <w:rPr>
          <w:rFonts w:ascii="Calibri" w:hAnsi="Calibri" w:cs="Calibri"/>
          <w:sz w:val="20"/>
          <w:szCs w:val="20"/>
        </w:rPr>
        <w:t xml:space="preserve">GEF Core indicators included in the UNDP Project </w:t>
      </w:r>
      <w:r w:rsidRPr="00B37204">
        <w:rPr>
          <w:rFonts w:ascii="Calibri" w:hAnsi="Calibri" w:cs="Calibri"/>
          <w:sz w:val="20"/>
          <w:szCs w:val="20"/>
        </w:rPr>
        <w:t>Document (Annex 15) will</w:t>
      </w:r>
      <w:r w:rsidRPr="00A814CD">
        <w:rPr>
          <w:rFonts w:ascii="Calibri" w:hAnsi="Calibri" w:cs="Calibri"/>
          <w:sz w:val="20"/>
          <w:szCs w:val="20"/>
        </w:rPr>
        <w:t xml:space="preserve"> be used to monitor global environmental benefits and will be updated for reporting to the GEF prior to MTR and TE. Also, the indicators found in the Results Framework will be monitored as per the Monitoring </w:t>
      </w:r>
      <w:r w:rsidRPr="00B37204">
        <w:rPr>
          <w:rFonts w:ascii="Calibri" w:hAnsi="Calibri" w:cs="Calibri"/>
          <w:sz w:val="20"/>
          <w:szCs w:val="20"/>
        </w:rPr>
        <w:t>Plan in Annex 5 and the M&amp;E Plan an</w:t>
      </w:r>
      <w:r w:rsidRPr="00A814CD">
        <w:rPr>
          <w:rFonts w:ascii="Calibri" w:hAnsi="Calibri" w:cs="Calibri"/>
          <w:sz w:val="20"/>
          <w:szCs w:val="20"/>
        </w:rPr>
        <w:t xml:space="preserve">d Budget </w:t>
      </w:r>
      <w:r w:rsidRPr="00B37204">
        <w:rPr>
          <w:rFonts w:ascii="Calibri" w:hAnsi="Calibri" w:cs="Calibri"/>
          <w:sz w:val="20"/>
          <w:szCs w:val="20"/>
        </w:rPr>
        <w:t>in Section VI of this</w:t>
      </w:r>
      <w:r w:rsidRPr="00A814CD">
        <w:rPr>
          <w:rFonts w:ascii="Calibri" w:hAnsi="Calibri" w:cs="Calibri"/>
          <w:sz w:val="20"/>
          <w:szCs w:val="20"/>
        </w:rPr>
        <w:t xml:space="preserve"> project document</w:t>
      </w:r>
      <w:r>
        <w:rPr>
          <w:rFonts w:ascii="Calibri" w:hAnsi="Calibri" w:cs="Calibri"/>
          <w:sz w:val="20"/>
          <w:szCs w:val="20"/>
        </w:rPr>
        <w:t xml:space="preserve">. </w:t>
      </w:r>
    </w:p>
    <w:p w14:paraId="6DEB83B3" w14:textId="56A0AEE1" w:rsidR="00544C43" w:rsidRDefault="00544C43" w:rsidP="00030E6F">
      <w:pPr>
        <w:ind w:left="1080"/>
        <w:jc w:val="both"/>
        <w:rPr>
          <w:rFonts w:ascii="Calibri" w:hAnsi="Calibri" w:cs="Calibri"/>
          <w:sz w:val="20"/>
          <w:szCs w:val="20"/>
        </w:rPr>
      </w:pPr>
    </w:p>
    <w:p w14:paraId="6D61BEBC" w14:textId="7ADD9829" w:rsidR="00544C43" w:rsidRDefault="00544C43" w:rsidP="00030E6F">
      <w:pPr>
        <w:ind w:left="1080"/>
        <w:jc w:val="both"/>
        <w:rPr>
          <w:rFonts w:ascii="Calibri" w:hAnsi="Calibri" w:cs="Calibri"/>
          <w:sz w:val="20"/>
          <w:szCs w:val="20"/>
        </w:rPr>
      </w:pPr>
      <w:r>
        <w:rPr>
          <w:rFonts w:ascii="Calibri" w:hAnsi="Calibri" w:cs="Calibri"/>
          <w:sz w:val="20"/>
          <w:szCs w:val="20"/>
        </w:rPr>
        <w:t xml:space="preserve">This </w:t>
      </w:r>
      <w:r w:rsidRPr="00A814CD">
        <w:rPr>
          <w:rFonts w:ascii="Calibri" w:hAnsi="Calibri" w:cs="Calibri"/>
          <w:sz w:val="20"/>
          <w:szCs w:val="20"/>
        </w:rPr>
        <w:t xml:space="preserve">project is accompanied by various plans including Stakeholder </w:t>
      </w:r>
      <w:r w:rsidRPr="00B37204">
        <w:rPr>
          <w:rFonts w:ascii="Calibri" w:hAnsi="Calibri" w:cs="Calibri"/>
          <w:sz w:val="20"/>
          <w:szCs w:val="20"/>
        </w:rPr>
        <w:t>Engagement Plan (Annex 9),</w:t>
      </w:r>
      <w:r w:rsidRPr="00A814CD">
        <w:rPr>
          <w:rFonts w:ascii="Calibri" w:hAnsi="Calibri" w:cs="Calibri"/>
          <w:sz w:val="20"/>
          <w:szCs w:val="20"/>
        </w:rPr>
        <w:t xml:space="preserve"> mitigation plan for project </w:t>
      </w:r>
      <w:r w:rsidRPr="00B37204">
        <w:rPr>
          <w:rFonts w:ascii="Calibri" w:hAnsi="Calibri" w:cs="Calibri"/>
          <w:sz w:val="20"/>
          <w:szCs w:val="20"/>
        </w:rPr>
        <w:t>risks (Risk Register in Annex 7), and Gender Action Plan (Annex 11). These</w:t>
      </w:r>
      <w:r w:rsidRPr="00A814CD">
        <w:rPr>
          <w:rFonts w:ascii="Calibri" w:hAnsi="Calibri" w:cs="Calibri"/>
          <w:sz w:val="20"/>
          <w:szCs w:val="20"/>
        </w:rPr>
        <w:t xml:space="preserve"> plans will be reviewed according to the monitoring and evaluation requirements</w:t>
      </w:r>
      <w:r>
        <w:rPr>
          <w:rFonts w:ascii="Calibri" w:hAnsi="Calibri" w:cs="Calibri"/>
          <w:sz w:val="20"/>
          <w:szCs w:val="20"/>
        </w:rPr>
        <w:t xml:space="preserve">. According </w:t>
      </w:r>
      <w:r w:rsidRPr="00A814CD">
        <w:rPr>
          <w:rFonts w:ascii="Calibri" w:hAnsi="Calibri" w:cs="Calibri"/>
          <w:sz w:val="20"/>
          <w:szCs w:val="20"/>
        </w:rPr>
        <w:t xml:space="preserve">to the project’s social and environmental risk rating, there is a need to carry out continuous monitoring of the social </w:t>
      </w:r>
      <w:r w:rsidRPr="00B37204">
        <w:rPr>
          <w:rFonts w:ascii="Calibri" w:hAnsi="Calibri" w:cs="Calibri"/>
          <w:sz w:val="20"/>
          <w:szCs w:val="20"/>
        </w:rPr>
        <w:t xml:space="preserve">and environmental safeguards as proposed in the Environmental Social Management Framework </w:t>
      </w:r>
      <w:r w:rsidRPr="00B37204">
        <w:rPr>
          <w:rFonts w:ascii="Calibri" w:hAnsi="Calibri" w:cs="Calibri"/>
          <w:sz w:val="20"/>
          <w:szCs w:val="20"/>
        </w:rPr>
        <w:lastRenderedPageBreak/>
        <w:t>(ESMF) and other SES frameworks/plans (Annex 10). The ESMP that will emanate from the ESMF will also be</w:t>
      </w:r>
      <w:r w:rsidRPr="00A814CD">
        <w:rPr>
          <w:rFonts w:ascii="Calibri" w:hAnsi="Calibri" w:cs="Calibri"/>
          <w:sz w:val="20"/>
          <w:szCs w:val="20"/>
        </w:rPr>
        <w:t xml:space="preserve"> monitored under this activity</w:t>
      </w:r>
      <w:r>
        <w:rPr>
          <w:rFonts w:ascii="Calibri" w:hAnsi="Calibri" w:cs="Calibri"/>
          <w:sz w:val="20"/>
          <w:szCs w:val="20"/>
        </w:rPr>
        <w:t xml:space="preserve">. Data </w:t>
      </w:r>
      <w:r w:rsidRPr="00A814CD">
        <w:rPr>
          <w:rFonts w:ascii="Calibri" w:hAnsi="Calibri" w:cs="Calibri"/>
          <w:sz w:val="20"/>
          <w:szCs w:val="20"/>
        </w:rPr>
        <w:t>collected by monitoring GEF Core indicators, Results Framework indicators, project plans and social and environmental safeguards will be used to prepare the PIR to report to the GEF</w:t>
      </w:r>
      <w:r>
        <w:rPr>
          <w:rFonts w:ascii="Calibri" w:hAnsi="Calibri" w:cs="Calibri"/>
          <w:sz w:val="20"/>
          <w:szCs w:val="20"/>
        </w:rPr>
        <w:t xml:space="preserve">. </w:t>
      </w:r>
    </w:p>
    <w:p w14:paraId="222344AC" w14:textId="275C0DEB" w:rsidR="00544C43" w:rsidRDefault="00544C43" w:rsidP="00030E6F">
      <w:pPr>
        <w:ind w:left="1080"/>
        <w:jc w:val="both"/>
        <w:rPr>
          <w:rFonts w:ascii="Calibri" w:hAnsi="Calibri" w:cs="Calibri"/>
          <w:sz w:val="20"/>
          <w:szCs w:val="20"/>
        </w:rPr>
      </w:pPr>
    </w:p>
    <w:p w14:paraId="3F935BEC" w14:textId="6F1464BB" w:rsidR="00544C43" w:rsidRPr="0098145F" w:rsidRDefault="00544C43" w:rsidP="00544C43">
      <w:pPr>
        <w:numPr>
          <w:ilvl w:val="0"/>
          <w:numId w:val="107"/>
        </w:numPr>
        <w:jc w:val="both"/>
        <w:rPr>
          <w:rFonts w:ascii="Calibri" w:hAnsi="Calibri" w:cs="Calibri"/>
          <w:bCs/>
          <w:sz w:val="20"/>
          <w:szCs w:val="20"/>
        </w:rPr>
      </w:pPr>
      <w:r w:rsidRPr="0098145F">
        <w:rPr>
          <w:rFonts w:ascii="Calibri" w:hAnsi="Calibri" w:cs="Calibri"/>
          <w:bCs/>
          <w:sz w:val="20"/>
          <w:szCs w:val="20"/>
          <w:u w:val="single"/>
        </w:rPr>
        <w:t>Activity 4.4.</w:t>
      </w:r>
      <w:r w:rsidR="00A4751B">
        <w:rPr>
          <w:rFonts w:ascii="Calibri" w:hAnsi="Calibri" w:cs="Calibri"/>
          <w:bCs/>
          <w:sz w:val="20"/>
          <w:szCs w:val="20"/>
          <w:u w:val="single"/>
        </w:rPr>
        <w:t>3</w:t>
      </w:r>
      <w:r w:rsidRPr="0098145F">
        <w:rPr>
          <w:rFonts w:ascii="Calibri" w:hAnsi="Calibri" w:cs="Calibri"/>
          <w:bCs/>
          <w:sz w:val="20"/>
          <w:szCs w:val="20"/>
        </w:rPr>
        <w:t xml:space="preserve">: </w:t>
      </w:r>
      <w:r w:rsidR="00A4751B">
        <w:rPr>
          <w:rFonts w:ascii="Calibri" w:hAnsi="Calibri" w:cs="Calibri"/>
          <w:bCs/>
          <w:sz w:val="20"/>
          <w:szCs w:val="20"/>
        </w:rPr>
        <w:t>Mid-Term Review</w:t>
      </w:r>
    </w:p>
    <w:p w14:paraId="668E1F8D" w14:textId="0308AD4C" w:rsidR="00544C43" w:rsidRDefault="00A4751B" w:rsidP="00544C43">
      <w:pPr>
        <w:ind w:left="1080"/>
        <w:jc w:val="both"/>
        <w:rPr>
          <w:rFonts w:ascii="Calibri" w:hAnsi="Calibri" w:cs="Calibri"/>
          <w:sz w:val="20"/>
          <w:szCs w:val="20"/>
        </w:rPr>
      </w:pPr>
      <w:r w:rsidRPr="00A814CD">
        <w:rPr>
          <w:rFonts w:ascii="Calibri" w:hAnsi="Calibri" w:cs="Calibri"/>
          <w:sz w:val="20"/>
          <w:szCs w:val="20"/>
        </w:rPr>
        <w:t>An independent mid-term review (MTR) will take place at the half-way mark of project implementation and will be conducted according to guidance, rules and procedures for such evaluations established by UNDP and GEF as reflected in the UNDP Evaluation Guidance for GEF Financed Projects. The MTR will be ma</w:t>
      </w:r>
      <w:r>
        <w:rPr>
          <w:rFonts w:ascii="Calibri" w:hAnsi="Calibri" w:cs="Calibri"/>
          <w:sz w:val="20"/>
          <w:szCs w:val="20"/>
        </w:rPr>
        <w:t>de</w:t>
      </w:r>
      <w:r w:rsidRPr="00A814CD">
        <w:rPr>
          <w:rFonts w:ascii="Calibri" w:hAnsi="Calibri" w:cs="Calibri"/>
          <w:sz w:val="20"/>
          <w:szCs w:val="20"/>
        </w:rPr>
        <w:t xml:space="preserve"> widely available to all project stakeholders in the relevant language</w:t>
      </w:r>
      <w:r>
        <w:rPr>
          <w:rFonts w:ascii="Calibri" w:hAnsi="Calibri" w:cs="Calibri"/>
          <w:sz w:val="20"/>
          <w:szCs w:val="20"/>
        </w:rPr>
        <w:t xml:space="preserve">. </w:t>
      </w:r>
    </w:p>
    <w:p w14:paraId="7EECF4E1" w14:textId="373BC67A" w:rsidR="00A4751B" w:rsidRDefault="00A4751B" w:rsidP="00544C43">
      <w:pPr>
        <w:ind w:left="1080"/>
        <w:jc w:val="both"/>
        <w:rPr>
          <w:rFonts w:ascii="Calibri" w:hAnsi="Calibri" w:cs="Calibri"/>
          <w:sz w:val="20"/>
          <w:szCs w:val="20"/>
        </w:rPr>
      </w:pPr>
    </w:p>
    <w:p w14:paraId="1E379726" w14:textId="5D16C5BB" w:rsidR="00A4751B" w:rsidRPr="0098145F" w:rsidRDefault="00A4751B" w:rsidP="00A4751B">
      <w:pPr>
        <w:numPr>
          <w:ilvl w:val="0"/>
          <w:numId w:val="107"/>
        </w:numPr>
        <w:jc w:val="both"/>
        <w:rPr>
          <w:rFonts w:ascii="Calibri" w:hAnsi="Calibri" w:cs="Calibri"/>
          <w:bCs/>
          <w:sz w:val="20"/>
          <w:szCs w:val="20"/>
        </w:rPr>
      </w:pPr>
      <w:r w:rsidRPr="0098145F">
        <w:rPr>
          <w:rFonts w:ascii="Calibri" w:hAnsi="Calibri" w:cs="Calibri"/>
          <w:bCs/>
          <w:sz w:val="20"/>
          <w:szCs w:val="20"/>
          <w:u w:val="single"/>
        </w:rPr>
        <w:t>Activity 4.4.</w:t>
      </w:r>
      <w:r>
        <w:rPr>
          <w:rFonts w:ascii="Calibri" w:hAnsi="Calibri" w:cs="Calibri"/>
          <w:bCs/>
          <w:sz w:val="20"/>
          <w:szCs w:val="20"/>
          <w:u w:val="single"/>
        </w:rPr>
        <w:t>4</w:t>
      </w:r>
      <w:r w:rsidRPr="0098145F">
        <w:rPr>
          <w:rFonts w:ascii="Calibri" w:hAnsi="Calibri" w:cs="Calibri"/>
          <w:bCs/>
          <w:sz w:val="20"/>
          <w:szCs w:val="20"/>
        </w:rPr>
        <w:t xml:space="preserve">: </w:t>
      </w:r>
      <w:r>
        <w:rPr>
          <w:rFonts w:ascii="Calibri" w:hAnsi="Calibri" w:cs="Calibri"/>
          <w:bCs/>
          <w:sz w:val="20"/>
          <w:szCs w:val="20"/>
        </w:rPr>
        <w:t>Terminal Evaluation</w:t>
      </w:r>
    </w:p>
    <w:p w14:paraId="15C975FD" w14:textId="0F9EDDAA" w:rsidR="00544C43" w:rsidRPr="00E86DFA" w:rsidRDefault="00A4751B" w:rsidP="00E86DFA">
      <w:pPr>
        <w:ind w:left="1080"/>
        <w:jc w:val="both"/>
        <w:rPr>
          <w:rFonts w:ascii="Calibri" w:hAnsi="Calibri" w:cs="Calibri"/>
          <w:sz w:val="20"/>
          <w:szCs w:val="20"/>
        </w:rPr>
      </w:pPr>
      <w:r w:rsidRPr="00A814CD">
        <w:rPr>
          <w:rFonts w:ascii="Calibri" w:hAnsi="Calibri" w:cs="Calibri"/>
          <w:sz w:val="20"/>
          <w:szCs w:val="20"/>
        </w:rPr>
        <w:t xml:space="preserve">An </w:t>
      </w:r>
      <w:r w:rsidRPr="00A4751B">
        <w:rPr>
          <w:rFonts w:ascii="Calibri" w:hAnsi="Calibri" w:cs="Calibri"/>
          <w:sz w:val="20"/>
          <w:szCs w:val="20"/>
        </w:rPr>
        <w:t xml:space="preserve">independent terminal evaluation (TE) will take place upon completion of all major project outputs and activities. </w:t>
      </w:r>
      <w:r w:rsidRPr="00E86DFA">
        <w:rPr>
          <w:rFonts w:ascii="Calibri" w:hAnsi="Calibri" w:cs="Calibri"/>
          <w:sz w:val="20"/>
          <w:szCs w:val="20"/>
        </w:rPr>
        <w:t xml:space="preserve">The project’s terminal GEF PIR along with the TE report and corresponding management response will serve as the final project report package. The final project report package shall be discussed with the Project Board during an end-of-project review meeting to discuss lessons learned and opportunities for </w:t>
      </w:r>
      <w:r>
        <w:rPr>
          <w:rFonts w:ascii="Calibri" w:hAnsi="Calibri" w:cs="Calibri"/>
          <w:sz w:val="20"/>
          <w:szCs w:val="20"/>
        </w:rPr>
        <w:t xml:space="preserve">replicating and </w:t>
      </w:r>
      <w:r w:rsidRPr="00E86DFA">
        <w:rPr>
          <w:rFonts w:ascii="Calibri" w:hAnsi="Calibri" w:cs="Calibri"/>
          <w:sz w:val="20"/>
          <w:szCs w:val="20"/>
        </w:rPr>
        <w:t>scaling up</w:t>
      </w:r>
      <w:r>
        <w:rPr>
          <w:rFonts w:ascii="Calibri" w:hAnsi="Calibri" w:cs="Calibri"/>
          <w:sz w:val="20"/>
          <w:szCs w:val="20"/>
        </w:rPr>
        <w:t xml:space="preserve">. </w:t>
      </w:r>
    </w:p>
    <w:p w14:paraId="119371C0" w14:textId="77777777" w:rsidR="00B41BFC" w:rsidRPr="00A814CD" w:rsidRDefault="00B41BFC" w:rsidP="00A814CD">
      <w:pPr>
        <w:ind w:left="360"/>
        <w:contextualSpacing/>
        <w:jc w:val="both"/>
        <w:rPr>
          <w:rFonts w:asciiTheme="minorHAnsi" w:hAnsiTheme="minorHAnsi" w:cstheme="minorHAnsi"/>
          <w:bCs/>
          <w:i/>
          <w:iCs/>
          <w:sz w:val="20"/>
          <w:szCs w:val="20"/>
          <w:u w:val="single"/>
        </w:rPr>
      </w:pPr>
    </w:p>
    <w:p w14:paraId="3F149780" w14:textId="67BF99B8" w:rsidR="00B3774C" w:rsidRPr="00FA2C9A" w:rsidRDefault="003C624F" w:rsidP="00FA2C9A">
      <w:pPr>
        <w:numPr>
          <w:ilvl w:val="0"/>
          <w:numId w:val="36"/>
        </w:numPr>
        <w:contextualSpacing/>
        <w:jc w:val="both"/>
      </w:pPr>
      <w:r w:rsidRPr="00B03E03">
        <w:rPr>
          <w:rFonts w:asciiTheme="minorHAnsi" w:hAnsiTheme="minorHAnsi" w:cstheme="minorHAnsi"/>
          <w:bCs/>
          <w:i/>
          <w:iCs/>
          <w:sz w:val="20"/>
          <w:szCs w:val="20"/>
          <w:u w:val="single"/>
          <w:lang w:val="en-GB"/>
        </w:rPr>
        <w:t xml:space="preserve">Output </w:t>
      </w:r>
      <w:r w:rsidRPr="00B03E03">
        <w:rPr>
          <w:rFonts w:asciiTheme="minorHAnsi" w:hAnsiTheme="minorHAnsi" w:cstheme="minorHAnsi"/>
          <w:bCs/>
          <w:i/>
          <w:iCs/>
          <w:sz w:val="20"/>
          <w:szCs w:val="20"/>
          <w:u w:val="single"/>
        </w:rPr>
        <w:t>4</w:t>
      </w:r>
      <w:r w:rsidRPr="00B03E03">
        <w:rPr>
          <w:rFonts w:asciiTheme="minorHAnsi" w:hAnsiTheme="minorHAnsi" w:cstheme="minorHAnsi"/>
          <w:bCs/>
          <w:i/>
          <w:iCs/>
          <w:sz w:val="20"/>
          <w:szCs w:val="20"/>
          <w:u w:val="single"/>
          <w:lang w:val="en-GB"/>
        </w:rPr>
        <w:t>.</w:t>
      </w:r>
      <w:r w:rsidR="00E07BF8">
        <w:rPr>
          <w:rFonts w:asciiTheme="minorHAnsi" w:hAnsiTheme="minorHAnsi" w:cstheme="minorHAnsi"/>
          <w:bCs/>
          <w:i/>
          <w:iCs/>
          <w:sz w:val="20"/>
          <w:szCs w:val="20"/>
          <w:u w:val="single"/>
        </w:rPr>
        <w:t>5</w:t>
      </w:r>
      <w:r w:rsidRPr="00B03E03">
        <w:rPr>
          <w:rFonts w:asciiTheme="minorHAnsi" w:hAnsiTheme="minorHAnsi" w:cstheme="minorHAnsi"/>
          <w:bCs/>
          <w:i/>
          <w:iCs/>
          <w:sz w:val="20"/>
          <w:szCs w:val="20"/>
          <w:u w:val="single"/>
        </w:rPr>
        <w:t xml:space="preserve">: </w:t>
      </w:r>
      <w:r w:rsidR="00E07BF8" w:rsidRPr="00947DDD">
        <w:rPr>
          <w:rFonts w:ascii="Calibri" w:hAnsi="Calibri" w:cs="Calibri"/>
          <w:i/>
          <w:iCs/>
          <w:sz w:val="20"/>
          <w:szCs w:val="20"/>
          <w:u w:val="single"/>
        </w:rPr>
        <w:t>Engage with regional project, including, but not limited to, via (</w:t>
      </w:r>
      <w:proofErr w:type="spellStart"/>
      <w:r w:rsidR="00E07BF8" w:rsidRPr="00947DDD">
        <w:rPr>
          <w:rFonts w:ascii="Calibri" w:hAnsi="Calibri" w:cs="Calibri"/>
          <w:i/>
          <w:iCs/>
          <w:sz w:val="20"/>
          <w:szCs w:val="20"/>
          <w:u w:val="single"/>
        </w:rPr>
        <w:t>i</w:t>
      </w:r>
      <w:proofErr w:type="spellEnd"/>
      <w:r w:rsidR="00E07BF8" w:rsidRPr="00947DDD">
        <w:rPr>
          <w:rFonts w:ascii="Calibri" w:hAnsi="Calibri" w:cs="Calibri"/>
          <w:i/>
          <w:iCs/>
          <w:sz w:val="20"/>
          <w:szCs w:val="20"/>
          <w:u w:val="single"/>
        </w:rPr>
        <w:t>) participating in Communities of Practice and (ii) capturing and sharing lessons learnt</w:t>
      </w:r>
      <w:r w:rsidR="00E07BF8" w:rsidRPr="00B03E03" w:rsidDel="00E07BF8">
        <w:rPr>
          <w:rFonts w:asciiTheme="minorHAnsi" w:hAnsiTheme="minorHAnsi" w:cstheme="minorHAnsi"/>
          <w:bCs/>
          <w:i/>
          <w:iCs/>
          <w:sz w:val="20"/>
          <w:szCs w:val="20"/>
          <w:u w:val="single"/>
        </w:rPr>
        <w:t xml:space="preserve"> </w:t>
      </w:r>
    </w:p>
    <w:p w14:paraId="39418953" w14:textId="77777777" w:rsidR="00B3774C" w:rsidRPr="0042436E" w:rsidRDefault="00B3774C" w:rsidP="00FA2C9A">
      <w:pPr>
        <w:ind w:left="360"/>
        <w:contextualSpacing/>
        <w:jc w:val="both"/>
        <w:rPr>
          <w:rFonts w:asciiTheme="minorHAnsi" w:hAnsiTheme="minorHAnsi" w:cstheme="minorHAnsi"/>
          <w:bCs/>
          <w:i/>
          <w:iCs/>
          <w:sz w:val="20"/>
          <w:szCs w:val="20"/>
          <w:u w:val="single"/>
        </w:rPr>
      </w:pPr>
    </w:p>
    <w:p w14:paraId="08E06C3B" w14:textId="40F27707" w:rsidR="0042436E" w:rsidRPr="00E86DFA" w:rsidRDefault="008121D4" w:rsidP="005913BC">
      <w:pPr>
        <w:numPr>
          <w:ilvl w:val="0"/>
          <w:numId w:val="46"/>
        </w:numPr>
        <w:ind w:left="1080"/>
        <w:jc w:val="both"/>
        <w:rPr>
          <w:rFonts w:asciiTheme="minorHAnsi" w:hAnsiTheme="minorHAnsi" w:cstheme="minorHAnsi"/>
          <w:bCs/>
          <w:sz w:val="20"/>
          <w:szCs w:val="20"/>
        </w:rPr>
      </w:pPr>
      <w:r w:rsidRPr="00E86DFA">
        <w:rPr>
          <w:rFonts w:asciiTheme="minorHAnsi" w:hAnsiTheme="minorHAnsi" w:cstheme="minorHAnsi"/>
          <w:bCs/>
          <w:sz w:val="20"/>
          <w:szCs w:val="20"/>
          <w:u w:val="single"/>
        </w:rPr>
        <w:t>Activity 4.</w:t>
      </w:r>
      <w:r w:rsidR="00E07BF8" w:rsidRPr="00E86DFA">
        <w:rPr>
          <w:rFonts w:asciiTheme="minorHAnsi" w:hAnsiTheme="minorHAnsi" w:cstheme="minorHAnsi"/>
          <w:bCs/>
          <w:sz w:val="20"/>
          <w:szCs w:val="20"/>
          <w:u w:val="single"/>
        </w:rPr>
        <w:t>5</w:t>
      </w:r>
      <w:r w:rsidRPr="00E86DFA">
        <w:rPr>
          <w:rFonts w:asciiTheme="minorHAnsi" w:hAnsiTheme="minorHAnsi" w:cstheme="minorHAnsi"/>
          <w:bCs/>
          <w:sz w:val="20"/>
          <w:szCs w:val="20"/>
          <w:u w:val="single"/>
        </w:rPr>
        <w:t>.1</w:t>
      </w:r>
      <w:r w:rsidR="0042436E" w:rsidRPr="00E86DFA">
        <w:rPr>
          <w:rFonts w:asciiTheme="minorHAnsi" w:hAnsiTheme="minorHAnsi" w:cstheme="minorHAnsi"/>
          <w:bCs/>
          <w:sz w:val="20"/>
          <w:szCs w:val="20"/>
        </w:rPr>
        <w:t xml:space="preserve">: </w:t>
      </w:r>
      <w:r w:rsidRPr="00E86DFA">
        <w:rPr>
          <w:rFonts w:asciiTheme="minorHAnsi" w:hAnsiTheme="minorHAnsi" w:cstheme="minorHAnsi"/>
          <w:bCs/>
          <w:sz w:val="20"/>
          <w:szCs w:val="20"/>
        </w:rPr>
        <w:t xml:space="preserve">Participate in </w:t>
      </w:r>
      <w:r w:rsidRPr="00A4751B">
        <w:rPr>
          <w:rFonts w:asciiTheme="minorHAnsi" w:hAnsiTheme="minorHAnsi" w:cstheme="minorHAnsi"/>
          <w:b/>
          <w:sz w:val="20"/>
          <w:szCs w:val="20"/>
        </w:rPr>
        <w:t>AMP Communities of Practice (CoP)</w:t>
      </w:r>
    </w:p>
    <w:p w14:paraId="62DFC834" w14:textId="4497F3EA" w:rsidR="00E07BF8" w:rsidRPr="00B03E03" w:rsidRDefault="008121D4" w:rsidP="00EF5F9B">
      <w:pPr>
        <w:ind w:left="1080"/>
        <w:jc w:val="both"/>
        <w:rPr>
          <w:rFonts w:asciiTheme="minorHAnsi" w:hAnsiTheme="minorHAnsi" w:cstheme="minorHAnsi"/>
          <w:sz w:val="20"/>
          <w:szCs w:val="20"/>
        </w:rPr>
      </w:pPr>
      <w:r w:rsidRPr="00B03E03">
        <w:rPr>
          <w:rFonts w:asciiTheme="minorHAnsi" w:hAnsiTheme="minorHAnsi" w:cstheme="minorHAnsi"/>
          <w:sz w:val="20"/>
          <w:szCs w:val="20"/>
        </w:rPr>
        <w:t>One of the primary ways national chil</w:t>
      </w:r>
      <w:r w:rsidR="00A4751B">
        <w:rPr>
          <w:rFonts w:asciiTheme="minorHAnsi" w:hAnsiTheme="minorHAnsi" w:cstheme="minorHAnsi"/>
          <w:sz w:val="20"/>
          <w:szCs w:val="20"/>
        </w:rPr>
        <w:t>d</w:t>
      </w:r>
      <w:r w:rsidRPr="00B03E03">
        <w:rPr>
          <w:rFonts w:asciiTheme="minorHAnsi" w:hAnsiTheme="minorHAnsi" w:cstheme="minorHAnsi"/>
          <w:sz w:val="20"/>
          <w:szCs w:val="20"/>
        </w:rPr>
        <w:t xml:space="preserve"> project staff will interface with the regional project is via the ‘Communities of Practice’ (CoPs) and associated activities/platforms. While it is expected that many of the activities under the Regional Project Component 3 will be undertaken virtually (via internet-based platforms, webinars or digital platforms) it is also expected that the CoPs will include actual in-person workshops, meetings or training events. </w:t>
      </w:r>
    </w:p>
    <w:p w14:paraId="0A88E090" w14:textId="586878AC" w:rsidR="006879A2" w:rsidRPr="00A814CD" w:rsidRDefault="00E07BF8" w:rsidP="00A814CD">
      <w:pPr>
        <w:contextualSpacing/>
        <w:jc w:val="both"/>
        <w:rPr>
          <w:rFonts w:ascii="Calibri" w:hAnsi="Calibri" w:cs="Calibri"/>
          <w:b/>
          <w:sz w:val="20"/>
          <w:szCs w:val="20"/>
        </w:rPr>
      </w:pPr>
      <w:r w:rsidRPr="00A814CD" w:rsidDel="00E07BF8">
        <w:rPr>
          <w:rFonts w:ascii="Calibri" w:hAnsi="Calibri" w:cs="Calibri"/>
          <w:i/>
          <w:iCs/>
          <w:sz w:val="20"/>
          <w:szCs w:val="20"/>
          <w:u w:val="single"/>
        </w:rPr>
        <w:t xml:space="preserve"> </w:t>
      </w:r>
    </w:p>
    <w:p w14:paraId="270FF147" w14:textId="0BE8FCA8" w:rsidR="006879A2" w:rsidRPr="00D63409" w:rsidRDefault="00CA54B4" w:rsidP="005913BC">
      <w:pPr>
        <w:numPr>
          <w:ilvl w:val="0"/>
          <w:numId w:val="69"/>
        </w:numPr>
        <w:jc w:val="both"/>
        <w:rPr>
          <w:rFonts w:ascii="Calibri" w:hAnsi="Calibri" w:cs="Calibri"/>
          <w:bCs/>
          <w:sz w:val="20"/>
          <w:szCs w:val="20"/>
        </w:rPr>
      </w:pPr>
      <w:r w:rsidRPr="00EF5F9B">
        <w:rPr>
          <w:rFonts w:ascii="Calibri" w:hAnsi="Calibri" w:cs="Calibri"/>
          <w:bCs/>
          <w:sz w:val="20"/>
          <w:szCs w:val="20"/>
          <w:u w:val="single"/>
        </w:rPr>
        <w:t>Activity 4.</w:t>
      </w:r>
      <w:r w:rsidR="00E07BF8">
        <w:rPr>
          <w:rFonts w:ascii="Calibri" w:hAnsi="Calibri" w:cs="Calibri"/>
          <w:bCs/>
          <w:sz w:val="20"/>
          <w:szCs w:val="20"/>
          <w:u w:val="single"/>
        </w:rPr>
        <w:t>5.2</w:t>
      </w:r>
      <w:r w:rsidR="00D63409">
        <w:rPr>
          <w:rFonts w:ascii="Calibri" w:hAnsi="Calibri" w:cs="Calibri"/>
          <w:bCs/>
          <w:sz w:val="20"/>
          <w:szCs w:val="20"/>
        </w:rPr>
        <w:t>:</w:t>
      </w:r>
      <w:r w:rsidRPr="00EF5F9B">
        <w:rPr>
          <w:rFonts w:ascii="Calibri" w:hAnsi="Calibri" w:cs="Calibri"/>
          <w:bCs/>
          <w:sz w:val="20"/>
          <w:szCs w:val="20"/>
        </w:rPr>
        <w:t xml:space="preserve"> Sharing of research and lessons learned with the regional child project</w:t>
      </w:r>
    </w:p>
    <w:p w14:paraId="64262CB9" w14:textId="3AADB640" w:rsidR="006879A2" w:rsidRDefault="00CA54B4" w:rsidP="00B03E03">
      <w:pPr>
        <w:ind w:left="1080"/>
        <w:jc w:val="both"/>
        <w:rPr>
          <w:rFonts w:ascii="Calibri" w:hAnsi="Calibri" w:cs="Calibri"/>
          <w:sz w:val="20"/>
          <w:szCs w:val="20"/>
        </w:rPr>
      </w:pPr>
      <w:r w:rsidRPr="00B03E03">
        <w:rPr>
          <w:rFonts w:ascii="Calibri" w:hAnsi="Calibri" w:cs="Calibri"/>
          <w:sz w:val="20"/>
          <w:szCs w:val="20"/>
        </w:rPr>
        <w:t>Research and lessons learned will be systematically shared with the regional project based on guidelines that will be defined by the regional project and shared at the project’s Inception Workshop. Capacity building will be provided to the Project Management Unit to compile lessons learned and share knowledge effectively.</w:t>
      </w:r>
    </w:p>
    <w:p w14:paraId="353579A9" w14:textId="77777777" w:rsidR="00A4751B" w:rsidRPr="00B03E03" w:rsidRDefault="00A4751B" w:rsidP="00B03E03">
      <w:pPr>
        <w:ind w:left="1080"/>
        <w:jc w:val="both"/>
        <w:rPr>
          <w:rFonts w:ascii="Calibri" w:hAnsi="Calibri" w:cs="Calibri"/>
          <w:sz w:val="20"/>
          <w:szCs w:val="20"/>
        </w:rPr>
      </w:pPr>
    </w:p>
    <w:p w14:paraId="63426382" w14:textId="752B3F45" w:rsidR="006879A2" w:rsidRPr="00B03E03" w:rsidRDefault="00CA54B4" w:rsidP="005913BC">
      <w:pPr>
        <w:numPr>
          <w:ilvl w:val="0"/>
          <w:numId w:val="70"/>
        </w:numPr>
        <w:jc w:val="both"/>
        <w:rPr>
          <w:rFonts w:ascii="Calibri" w:hAnsi="Calibri" w:cs="Calibri"/>
          <w:sz w:val="20"/>
          <w:szCs w:val="20"/>
        </w:rPr>
      </w:pPr>
      <w:r w:rsidRPr="00EF5F9B">
        <w:rPr>
          <w:rFonts w:ascii="Calibri" w:hAnsi="Calibri" w:cs="Calibri"/>
          <w:bCs/>
          <w:sz w:val="20"/>
          <w:szCs w:val="20"/>
          <w:u w:val="single"/>
        </w:rPr>
        <w:t>Activity 4.</w:t>
      </w:r>
      <w:r w:rsidR="00E07BF8">
        <w:rPr>
          <w:rFonts w:ascii="Calibri" w:hAnsi="Calibri" w:cs="Calibri"/>
          <w:bCs/>
          <w:sz w:val="20"/>
          <w:szCs w:val="20"/>
          <w:u w:val="single"/>
        </w:rPr>
        <w:t>5</w:t>
      </w:r>
      <w:r w:rsidRPr="00EF5F9B">
        <w:rPr>
          <w:rFonts w:ascii="Calibri" w:hAnsi="Calibri" w:cs="Calibri"/>
          <w:bCs/>
          <w:sz w:val="20"/>
          <w:szCs w:val="20"/>
          <w:u w:val="single"/>
        </w:rPr>
        <w:t>.</w:t>
      </w:r>
      <w:r w:rsidR="00E07BF8">
        <w:rPr>
          <w:rFonts w:ascii="Calibri" w:hAnsi="Calibri" w:cs="Calibri"/>
          <w:bCs/>
          <w:sz w:val="20"/>
          <w:szCs w:val="20"/>
          <w:u w:val="single"/>
        </w:rPr>
        <w:t>3</w:t>
      </w:r>
      <w:r w:rsidR="00D63409">
        <w:rPr>
          <w:rFonts w:ascii="Calibri" w:hAnsi="Calibri" w:cs="Calibri"/>
          <w:sz w:val="20"/>
          <w:szCs w:val="20"/>
        </w:rPr>
        <w:t xml:space="preserve">: </w:t>
      </w:r>
      <w:r w:rsidRPr="00B03E03">
        <w:rPr>
          <w:rFonts w:ascii="Calibri" w:hAnsi="Calibri" w:cs="Calibri"/>
          <w:sz w:val="20"/>
          <w:szCs w:val="20"/>
        </w:rPr>
        <w:t>Collaborate with the regional project on an ‘Insight Brief’</w:t>
      </w:r>
      <w:r w:rsidRPr="00B03E03">
        <w:rPr>
          <w:rFonts w:ascii="Calibri" w:hAnsi="Calibri" w:cs="Calibri"/>
          <w:b/>
          <w:sz w:val="20"/>
          <w:szCs w:val="20"/>
        </w:rPr>
        <w:t xml:space="preserve"> </w:t>
      </w:r>
    </w:p>
    <w:p w14:paraId="3761D210" w14:textId="3C791CE2" w:rsidR="003C624F" w:rsidRPr="00375CC1" w:rsidRDefault="00CA54B4" w:rsidP="00FA2C9A">
      <w:pPr>
        <w:ind w:left="1080"/>
        <w:jc w:val="both"/>
      </w:pPr>
      <w:r w:rsidRPr="00B03E03">
        <w:rPr>
          <w:rFonts w:ascii="Calibri" w:hAnsi="Calibri" w:cs="Calibri"/>
          <w:sz w:val="20"/>
          <w:szCs w:val="20"/>
        </w:rPr>
        <w:t>Every national child project is expected (</w:t>
      </w:r>
      <w:proofErr w:type="gramStart"/>
      <w:r w:rsidRPr="00B03E03">
        <w:rPr>
          <w:rFonts w:ascii="Calibri" w:hAnsi="Calibri" w:cs="Calibri"/>
          <w:sz w:val="20"/>
          <w:szCs w:val="20"/>
        </w:rPr>
        <w:t>in the course of</w:t>
      </w:r>
      <w:proofErr w:type="gramEnd"/>
      <w:r w:rsidRPr="00B03E03">
        <w:rPr>
          <w:rFonts w:ascii="Calibri" w:hAnsi="Calibri" w:cs="Calibri"/>
          <w:sz w:val="20"/>
          <w:szCs w:val="20"/>
        </w:rPr>
        <w:t xml:space="preserve"> the four-year implementation cycle) to collaborate with regional project staff on the development of at last </w:t>
      </w:r>
      <w:r w:rsidR="00A44553">
        <w:rPr>
          <w:rFonts w:ascii="Calibri" w:hAnsi="Calibri" w:cs="Calibri"/>
          <w:sz w:val="20"/>
          <w:szCs w:val="20"/>
        </w:rPr>
        <w:t>one</w:t>
      </w:r>
      <w:r w:rsidRPr="00B03E03">
        <w:rPr>
          <w:rFonts w:ascii="Calibri" w:hAnsi="Calibri" w:cs="Calibri"/>
          <w:sz w:val="20"/>
          <w:szCs w:val="20"/>
        </w:rPr>
        <w:t xml:space="preserve"> ‘insight brief’ capturing (in an accessible format) selected key highlights from a successful national project activity. The ‘insight brief’ can cover any activity of the project and take the form of a written brief or video brief. The regional project has budgeted resources </w:t>
      </w:r>
      <w:proofErr w:type="gramStart"/>
      <w:r w:rsidRPr="00B03E03">
        <w:rPr>
          <w:rFonts w:ascii="Calibri" w:hAnsi="Calibri" w:cs="Calibri"/>
          <w:sz w:val="20"/>
          <w:szCs w:val="20"/>
        </w:rPr>
        <w:t>for the production of</w:t>
      </w:r>
      <w:proofErr w:type="gramEnd"/>
      <w:r w:rsidRPr="00B03E03">
        <w:rPr>
          <w:rFonts w:ascii="Calibri" w:hAnsi="Calibri" w:cs="Calibri"/>
          <w:sz w:val="20"/>
          <w:szCs w:val="20"/>
        </w:rPr>
        <w:t xml:space="preserve"> ‘insight briefs’ under Component 1 Knowledge Tools, but the success of regional staff in producing insight briefs highlighting national project activities will be dependent on content and data provided by the national project team</w:t>
      </w:r>
      <w:r w:rsidR="00A44553">
        <w:rPr>
          <w:rFonts w:ascii="Calibri" w:hAnsi="Calibri" w:cs="Calibri"/>
          <w:sz w:val="20"/>
          <w:szCs w:val="20"/>
        </w:rPr>
        <w:t>s</w:t>
      </w:r>
      <w:r w:rsidRPr="00B03E03">
        <w:rPr>
          <w:rFonts w:ascii="Calibri" w:hAnsi="Calibri" w:cs="Calibri"/>
          <w:sz w:val="20"/>
          <w:szCs w:val="20"/>
        </w:rPr>
        <w:t xml:space="preserve"> and stakeholders. In order to facilitate such collaboration each national project is required to hire a consultant or local firm to gather data and audio-visual content (video footage, photos, etc.) on the subject for the ‘insight brief’. The information and data collected at the national level will be provided to the regional project staff who will utilize this content and produce an ‘insight brief’ according to a standardized communications format for all AMP knowledge products for external audiences. The ‘insight brief’ will be produced in both the local/national language of the relevant national project as well as English for dissemination by the regional project to regional stakeholders and publishing on the AMP website.</w:t>
      </w:r>
    </w:p>
    <w:p w14:paraId="2DC96288" w14:textId="77777777" w:rsidR="000A145B" w:rsidRPr="00B03E03" w:rsidRDefault="000A145B" w:rsidP="00B03E03">
      <w:pPr>
        <w:ind w:left="1080"/>
        <w:contextualSpacing/>
        <w:jc w:val="both"/>
        <w:rPr>
          <w:rFonts w:ascii="Calibri" w:hAnsi="Calibri" w:cs="Calibri"/>
          <w:sz w:val="20"/>
          <w:szCs w:val="20"/>
        </w:rPr>
      </w:pPr>
    </w:p>
    <w:p w14:paraId="086CD692" w14:textId="172729DD" w:rsidR="00375CC1" w:rsidRDefault="0041342D" w:rsidP="005913BC">
      <w:pPr>
        <w:numPr>
          <w:ilvl w:val="0"/>
          <w:numId w:val="36"/>
        </w:numPr>
        <w:contextualSpacing/>
        <w:jc w:val="both"/>
        <w:rPr>
          <w:rFonts w:ascii="Calibri" w:hAnsi="Calibri" w:cs="Calibri"/>
          <w:i/>
          <w:sz w:val="20"/>
          <w:szCs w:val="20"/>
          <w:u w:val="single"/>
        </w:rPr>
      </w:pPr>
      <w:r>
        <w:rPr>
          <w:rFonts w:ascii="Calibri" w:hAnsi="Calibri" w:cs="Calibri"/>
          <w:i/>
          <w:iCs/>
          <w:sz w:val="20"/>
          <w:szCs w:val="20"/>
          <w:u w:val="single"/>
        </w:rPr>
        <w:t>Output 4.</w:t>
      </w:r>
      <w:r w:rsidR="00E07BF8">
        <w:rPr>
          <w:rFonts w:ascii="Calibri" w:hAnsi="Calibri" w:cs="Calibri"/>
          <w:i/>
          <w:sz w:val="20"/>
          <w:szCs w:val="20"/>
          <w:u w:val="single"/>
        </w:rPr>
        <w:t>6</w:t>
      </w:r>
      <w:r>
        <w:rPr>
          <w:rFonts w:ascii="Calibri" w:hAnsi="Calibri" w:cs="Calibri"/>
          <w:i/>
          <w:sz w:val="20"/>
          <w:szCs w:val="20"/>
          <w:u w:val="single"/>
        </w:rPr>
        <w:t xml:space="preserve">: </w:t>
      </w:r>
      <w:r w:rsidR="00375CC1" w:rsidRPr="007D5C35">
        <w:rPr>
          <w:rFonts w:ascii="Calibri" w:hAnsi="Calibri" w:cs="Calibri"/>
          <w:i/>
          <w:sz w:val="20"/>
          <w:szCs w:val="20"/>
          <w:u w:val="single"/>
        </w:rPr>
        <w:t xml:space="preserve">Knowledge networks / Communities of Practice / industry associations strengthened to promote </w:t>
      </w:r>
      <w:proofErr w:type="spellStart"/>
      <w:r w:rsidR="00375CC1" w:rsidRPr="007D5C35">
        <w:rPr>
          <w:rFonts w:ascii="Calibri" w:hAnsi="Calibri" w:cs="Calibri"/>
          <w:i/>
          <w:sz w:val="20"/>
          <w:szCs w:val="20"/>
          <w:u w:val="single"/>
        </w:rPr>
        <w:t>minigrids</w:t>
      </w:r>
      <w:proofErr w:type="spellEnd"/>
      <w:r w:rsidR="00375CC1" w:rsidRPr="007D5C35">
        <w:rPr>
          <w:rFonts w:ascii="Calibri" w:hAnsi="Calibri" w:cs="Calibri"/>
          <w:i/>
          <w:sz w:val="20"/>
          <w:szCs w:val="20"/>
          <w:u w:val="single"/>
        </w:rPr>
        <w:t xml:space="preserve"> development </w:t>
      </w:r>
    </w:p>
    <w:p w14:paraId="62F385AC" w14:textId="77777777" w:rsidR="000A145B" w:rsidRDefault="000A145B" w:rsidP="00B03E03">
      <w:pPr>
        <w:pStyle w:val="GEFFieldtoFillout"/>
        <w:ind w:left="360"/>
        <w:jc w:val="both"/>
        <w:rPr>
          <w:rFonts w:ascii="Calibri" w:hAnsi="Calibri" w:cs="Calibri"/>
          <w:color w:val="auto"/>
          <w:sz w:val="20"/>
          <w:szCs w:val="20"/>
        </w:rPr>
      </w:pPr>
    </w:p>
    <w:p w14:paraId="05A9F42E" w14:textId="547DB70F" w:rsidR="002B4636" w:rsidRPr="005650BA" w:rsidRDefault="00AC4BF0" w:rsidP="005913BC">
      <w:pPr>
        <w:pStyle w:val="GEFFieldtoFillout"/>
        <w:numPr>
          <w:ilvl w:val="0"/>
          <w:numId w:val="72"/>
        </w:numPr>
        <w:jc w:val="both"/>
        <w:rPr>
          <w:rFonts w:ascii="Calibri" w:hAnsi="Calibri" w:cs="Calibri"/>
          <w:color w:val="auto"/>
          <w:sz w:val="20"/>
          <w:szCs w:val="20"/>
          <w:u w:val="single"/>
        </w:rPr>
      </w:pPr>
      <w:r w:rsidRPr="005650BA">
        <w:rPr>
          <w:rFonts w:ascii="Calibri" w:hAnsi="Calibri" w:cs="Calibri"/>
          <w:color w:val="auto"/>
          <w:sz w:val="20"/>
          <w:szCs w:val="20"/>
          <w:u w:val="single"/>
        </w:rPr>
        <w:t>Activity 4</w:t>
      </w:r>
      <w:r w:rsidR="00E07BF8">
        <w:rPr>
          <w:rFonts w:ascii="Calibri" w:hAnsi="Calibri" w:cs="Calibri"/>
          <w:color w:val="auto"/>
          <w:sz w:val="20"/>
          <w:szCs w:val="20"/>
          <w:u w:val="single"/>
        </w:rPr>
        <w:t>.6</w:t>
      </w:r>
      <w:r w:rsidRPr="005650BA">
        <w:rPr>
          <w:rFonts w:ascii="Calibri" w:hAnsi="Calibri" w:cs="Calibri"/>
          <w:color w:val="auto"/>
          <w:sz w:val="20"/>
          <w:szCs w:val="20"/>
          <w:u w:val="single"/>
        </w:rPr>
        <w:t>.1</w:t>
      </w:r>
      <w:r w:rsidR="00D63409">
        <w:rPr>
          <w:rFonts w:ascii="Calibri" w:hAnsi="Calibri" w:cs="Calibri"/>
          <w:color w:val="auto"/>
          <w:sz w:val="20"/>
          <w:szCs w:val="20"/>
          <w:u w:val="single"/>
        </w:rPr>
        <w:t>:</w:t>
      </w:r>
      <w:r w:rsidRPr="00EF5F9B">
        <w:rPr>
          <w:rFonts w:ascii="Calibri" w:hAnsi="Calibri" w:cs="Calibri"/>
          <w:color w:val="auto"/>
          <w:sz w:val="20"/>
          <w:szCs w:val="20"/>
        </w:rPr>
        <w:t xml:space="preserve"> Establish a </w:t>
      </w:r>
      <w:r w:rsidRPr="00EF5F9B">
        <w:rPr>
          <w:rFonts w:ascii="Calibri" w:hAnsi="Calibri" w:cs="Calibri"/>
          <w:b/>
          <w:bCs/>
          <w:color w:val="auto"/>
          <w:sz w:val="20"/>
          <w:szCs w:val="20"/>
        </w:rPr>
        <w:t>national Community of Practice</w:t>
      </w:r>
      <w:r w:rsidRPr="00EF5F9B">
        <w:rPr>
          <w:rFonts w:ascii="Calibri" w:hAnsi="Calibri" w:cs="Calibri"/>
          <w:color w:val="auto"/>
          <w:sz w:val="20"/>
          <w:szCs w:val="20"/>
        </w:rPr>
        <w:t xml:space="preserve"> </w:t>
      </w:r>
    </w:p>
    <w:p w14:paraId="03E86CEA" w14:textId="0D55D94E" w:rsidR="00AC4BF0" w:rsidRPr="00823806" w:rsidRDefault="00193120" w:rsidP="00FA2C9A">
      <w:pPr>
        <w:pStyle w:val="GEFFieldtoFillout"/>
        <w:ind w:left="1080"/>
        <w:jc w:val="both"/>
        <w:rPr>
          <w:rFonts w:ascii="Calibri" w:hAnsi="Calibri" w:cs="Calibri"/>
          <w:color w:val="auto"/>
          <w:sz w:val="20"/>
          <w:szCs w:val="20"/>
        </w:rPr>
      </w:pPr>
      <w:r w:rsidRPr="00B03E03">
        <w:rPr>
          <w:rFonts w:ascii="Calibri" w:hAnsi="Calibri" w:cs="Calibri"/>
          <w:sz w:val="20"/>
          <w:szCs w:val="20"/>
        </w:rPr>
        <w:t xml:space="preserve">Fostering and facilitating </w:t>
      </w:r>
      <w:r w:rsidR="00AC4BF0" w:rsidRPr="00B03E03">
        <w:rPr>
          <w:rFonts w:ascii="Calibri" w:hAnsi="Calibri" w:cs="Calibri"/>
          <w:sz w:val="20"/>
          <w:szCs w:val="20"/>
        </w:rPr>
        <w:t xml:space="preserve">knowledge sharing around </w:t>
      </w:r>
      <w:proofErr w:type="spellStart"/>
      <w:r w:rsidR="00AC4BF0" w:rsidRPr="00B03E03">
        <w:rPr>
          <w:rFonts w:ascii="Calibri" w:hAnsi="Calibri" w:cs="Calibri"/>
          <w:sz w:val="20"/>
          <w:szCs w:val="20"/>
        </w:rPr>
        <w:t>minigrids</w:t>
      </w:r>
      <w:proofErr w:type="spellEnd"/>
      <w:r w:rsidR="00AC4BF0" w:rsidRPr="00B03E03">
        <w:rPr>
          <w:rFonts w:ascii="Calibri" w:hAnsi="Calibri" w:cs="Calibri"/>
          <w:sz w:val="20"/>
          <w:szCs w:val="20"/>
        </w:rPr>
        <w:t xml:space="preserve"> development and rural energy access (private and public sectors, government, technical and financial partners) in </w:t>
      </w:r>
      <w:r w:rsidR="000C4512" w:rsidRPr="00B03E03">
        <w:rPr>
          <w:rFonts w:ascii="Calibri" w:hAnsi="Calibri" w:cs="Calibri"/>
          <w:sz w:val="20"/>
          <w:szCs w:val="20"/>
        </w:rPr>
        <w:t>Burkina Faso</w:t>
      </w:r>
      <w:r w:rsidR="00AC4BF0" w:rsidRPr="00B03E03">
        <w:rPr>
          <w:rFonts w:ascii="Calibri" w:hAnsi="Calibri" w:cs="Calibri"/>
          <w:sz w:val="20"/>
          <w:szCs w:val="20"/>
        </w:rPr>
        <w:t>,</w:t>
      </w:r>
      <w:r w:rsidR="000C4512" w:rsidRPr="00B03E03">
        <w:rPr>
          <w:rFonts w:ascii="Calibri" w:hAnsi="Calibri" w:cs="Calibri"/>
          <w:sz w:val="20"/>
          <w:szCs w:val="20"/>
        </w:rPr>
        <w:t xml:space="preserve"> is important to the development and sustainability of a </w:t>
      </w:r>
      <w:proofErr w:type="spellStart"/>
      <w:r w:rsidR="000C4512" w:rsidRPr="00B03E03">
        <w:rPr>
          <w:rFonts w:ascii="Calibri" w:hAnsi="Calibri" w:cs="Calibri"/>
          <w:sz w:val="20"/>
          <w:szCs w:val="20"/>
        </w:rPr>
        <w:t>minigrid</w:t>
      </w:r>
      <w:proofErr w:type="spellEnd"/>
      <w:r w:rsidR="000C4512" w:rsidRPr="00B03E03">
        <w:rPr>
          <w:rFonts w:ascii="Calibri" w:hAnsi="Calibri" w:cs="Calibri"/>
          <w:sz w:val="20"/>
          <w:szCs w:val="20"/>
        </w:rPr>
        <w:t xml:space="preserve"> sector. Therefore, this output will </w:t>
      </w:r>
      <w:r w:rsidR="0006232F" w:rsidRPr="00B03E03">
        <w:rPr>
          <w:rFonts w:ascii="Calibri" w:hAnsi="Calibri" w:cs="Calibri"/>
          <w:sz w:val="20"/>
          <w:szCs w:val="20"/>
        </w:rPr>
        <w:t>support the creation of a C</w:t>
      </w:r>
      <w:r w:rsidR="00AC4BF0" w:rsidRPr="00B03E03">
        <w:rPr>
          <w:rFonts w:ascii="Calibri" w:hAnsi="Calibri" w:cs="Calibri"/>
          <w:sz w:val="20"/>
          <w:szCs w:val="20"/>
        </w:rPr>
        <w:t>ommunity of Practice.</w:t>
      </w:r>
      <w:r w:rsidR="0006232F" w:rsidRPr="00B03E03">
        <w:rPr>
          <w:rFonts w:ascii="Calibri" w:hAnsi="Calibri" w:cs="Calibri"/>
          <w:sz w:val="20"/>
          <w:szCs w:val="20"/>
        </w:rPr>
        <w:t xml:space="preserve"> Currently, in Burkina Faso</w:t>
      </w:r>
      <w:r w:rsidR="00A966F8" w:rsidRPr="00B03E03">
        <w:rPr>
          <w:rFonts w:ascii="Calibri" w:hAnsi="Calibri" w:cs="Calibri"/>
          <w:sz w:val="20"/>
          <w:szCs w:val="20"/>
        </w:rPr>
        <w:t xml:space="preserve"> there are three </w:t>
      </w:r>
      <w:r w:rsidR="006E43D6">
        <w:rPr>
          <w:rFonts w:ascii="Calibri" w:hAnsi="Calibri" w:cs="Calibri"/>
          <w:sz w:val="20"/>
          <w:szCs w:val="20"/>
        </w:rPr>
        <w:t xml:space="preserve">industry </w:t>
      </w:r>
      <w:r w:rsidR="00A966F8" w:rsidRPr="00B03E03">
        <w:rPr>
          <w:rFonts w:ascii="Calibri" w:hAnsi="Calibri" w:cs="Calibri"/>
          <w:sz w:val="20"/>
          <w:szCs w:val="20"/>
        </w:rPr>
        <w:t>associations</w:t>
      </w:r>
      <w:r w:rsidR="00490D35" w:rsidRPr="00B03E03">
        <w:rPr>
          <w:rFonts w:ascii="Calibri" w:hAnsi="Calibri" w:cs="Calibri"/>
          <w:sz w:val="20"/>
          <w:szCs w:val="20"/>
        </w:rPr>
        <w:t xml:space="preserve"> which have overlapping themes such as renewable energy, energy efficiency and electrification</w:t>
      </w:r>
      <w:r w:rsidR="00183B54" w:rsidRPr="00B03E03">
        <w:rPr>
          <w:rFonts w:ascii="Calibri" w:hAnsi="Calibri" w:cs="Calibri"/>
          <w:sz w:val="20"/>
          <w:szCs w:val="20"/>
        </w:rPr>
        <w:t xml:space="preserve">. However, these associations do not have </w:t>
      </w:r>
      <w:r w:rsidR="002B4636">
        <w:rPr>
          <w:rFonts w:ascii="Calibri" w:hAnsi="Calibri" w:cs="Calibri"/>
          <w:sz w:val="20"/>
          <w:szCs w:val="20"/>
        </w:rPr>
        <w:t xml:space="preserve">a </w:t>
      </w:r>
      <w:r w:rsidR="00183B54" w:rsidRPr="00B03E03">
        <w:rPr>
          <w:rFonts w:ascii="Calibri" w:hAnsi="Calibri" w:cs="Calibri"/>
          <w:sz w:val="20"/>
          <w:szCs w:val="20"/>
        </w:rPr>
        <w:t xml:space="preserve">platform for convening, interfacing and exchanging learning. </w:t>
      </w:r>
      <w:r w:rsidR="00E90D62">
        <w:rPr>
          <w:rFonts w:ascii="Calibri" w:hAnsi="Calibri" w:cs="Calibri"/>
          <w:sz w:val="20"/>
          <w:szCs w:val="20"/>
        </w:rPr>
        <w:t xml:space="preserve">Therefore, </w:t>
      </w:r>
      <w:r w:rsidR="00E90D62" w:rsidRPr="00823806">
        <w:rPr>
          <w:rFonts w:ascii="Calibri" w:hAnsi="Calibri" w:cs="Calibri"/>
          <w:sz w:val="20"/>
          <w:szCs w:val="20"/>
        </w:rPr>
        <w:t xml:space="preserve">the Community of Practice </w:t>
      </w:r>
      <w:r w:rsidR="00E90D62">
        <w:rPr>
          <w:rFonts w:ascii="Calibri" w:hAnsi="Calibri" w:cs="Calibri"/>
          <w:sz w:val="20"/>
          <w:szCs w:val="20"/>
        </w:rPr>
        <w:t xml:space="preserve">will be linked-up </w:t>
      </w:r>
      <w:r w:rsidR="00E90D62" w:rsidRPr="00823806">
        <w:rPr>
          <w:rFonts w:ascii="Calibri" w:hAnsi="Calibri" w:cs="Calibri"/>
          <w:sz w:val="20"/>
          <w:szCs w:val="20"/>
        </w:rPr>
        <w:t>with other knowledge networks at various levels</w:t>
      </w:r>
      <w:r w:rsidR="009F2089">
        <w:rPr>
          <w:rFonts w:ascii="Calibri" w:hAnsi="Calibri" w:cs="Calibri"/>
          <w:sz w:val="20"/>
          <w:szCs w:val="20"/>
        </w:rPr>
        <w:t xml:space="preserve">, and linkages will also be established with the national </w:t>
      </w:r>
      <w:r w:rsidR="004A3D5C">
        <w:rPr>
          <w:rFonts w:ascii="Calibri" w:hAnsi="Calibri" w:cs="Calibri"/>
          <w:sz w:val="20"/>
          <w:szCs w:val="20"/>
        </w:rPr>
        <w:t>multi-</w:t>
      </w:r>
      <w:proofErr w:type="gramStart"/>
      <w:r w:rsidR="009F2089">
        <w:rPr>
          <w:rFonts w:ascii="Calibri" w:hAnsi="Calibri" w:cs="Calibri"/>
          <w:sz w:val="20"/>
          <w:szCs w:val="20"/>
        </w:rPr>
        <w:t>stakeholders</w:t>
      </w:r>
      <w:proofErr w:type="gramEnd"/>
      <w:r w:rsidR="009F2089">
        <w:rPr>
          <w:rFonts w:ascii="Calibri" w:hAnsi="Calibri" w:cs="Calibri"/>
          <w:sz w:val="20"/>
          <w:szCs w:val="20"/>
        </w:rPr>
        <w:t xml:space="preserve"> </w:t>
      </w:r>
      <w:r w:rsidR="004A3D5C">
        <w:rPr>
          <w:rFonts w:ascii="Calibri" w:hAnsi="Calibri" w:cs="Calibri"/>
          <w:sz w:val="20"/>
          <w:szCs w:val="20"/>
        </w:rPr>
        <w:t xml:space="preserve">coordination </w:t>
      </w:r>
      <w:r w:rsidR="007A4A4B">
        <w:rPr>
          <w:rFonts w:ascii="Calibri" w:hAnsi="Calibri" w:cs="Calibri"/>
          <w:sz w:val="20"/>
          <w:szCs w:val="20"/>
        </w:rPr>
        <w:t xml:space="preserve">platform strengthened as part of Output </w:t>
      </w:r>
      <w:r w:rsidR="004A3D5C">
        <w:rPr>
          <w:rFonts w:ascii="Calibri" w:hAnsi="Calibri" w:cs="Calibri"/>
          <w:sz w:val="20"/>
          <w:szCs w:val="20"/>
        </w:rPr>
        <w:t>1.1</w:t>
      </w:r>
      <w:r w:rsidR="00E07BF8">
        <w:rPr>
          <w:rFonts w:ascii="Calibri" w:hAnsi="Calibri" w:cs="Calibri"/>
          <w:sz w:val="20"/>
          <w:szCs w:val="20"/>
        </w:rPr>
        <w:t>.</w:t>
      </w:r>
      <w:r w:rsidR="00E90D62" w:rsidRPr="00823806">
        <w:rPr>
          <w:rFonts w:ascii="Calibri" w:hAnsi="Calibri" w:cs="Calibri"/>
          <w:sz w:val="20"/>
          <w:szCs w:val="20"/>
        </w:rPr>
        <w:t xml:space="preserve"> Other groups such as AMDA, ARE, </w:t>
      </w:r>
      <w:r w:rsidR="009F2089">
        <w:rPr>
          <w:rFonts w:ascii="Calibri" w:hAnsi="Calibri" w:cs="Calibri"/>
          <w:sz w:val="20"/>
          <w:szCs w:val="20"/>
        </w:rPr>
        <w:t>GOGLA</w:t>
      </w:r>
      <w:r w:rsidR="00E90D62" w:rsidRPr="00823806">
        <w:rPr>
          <w:rFonts w:ascii="Calibri" w:hAnsi="Calibri" w:cs="Calibri"/>
          <w:sz w:val="20"/>
          <w:szCs w:val="20"/>
        </w:rPr>
        <w:t xml:space="preserve">, IRENA, ECREEE, will be made aware of the existence of the CoP for mutually beneficial collaboration. </w:t>
      </w:r>
      <w:r w:rsidR="00522CEA" w:rsidRPr="00B03E03">
        <w:rPr>
          <w:rFonts w:ascii="Calibri" w:hAnsi="Calibri" w:cs="Calibri"/>
          <w:sz w:val="20"/>
          <w:szCs w:val="20"/>
        </w:rPr>
        <w:t xml:space="preserve">This Community of Practice </w:t>
      </w:r>
      <w:r w:rsidR="00F810C7" w:rsidRPr="00B03E03">
        <w:rPr>
          <w:rFonts w:ascii="Calibri" w:hAnsi="Calibri" w:cs="Calibri"/>
          <w:sz w:val="20"/>
          <w:szCs w:val="20"/>
        </w:rPr>
        <w:t xml:space="preserve">will implement events such as B2B events, </w:t>
      </w:r>
      <w:r w:rsidR="00EB0E52" w:rsidRPr="00B03E03">
        <w:rPr>
          <w:rFonts w:ascii="Calibri" w:hAnsi="Calibri" w:cs="Calibri"/>
          <w:sz w:val="20"/>
          <w:szCs w:val="20"/>
        </w:rPr>
        <w:t>hackathons</w:t>
      </w:r>
      <w:r w:rsidR="00F810C7" w:rsidRPr="00B03E03">
        <w:rPr>
          <w:rFonts w:ascii="Calibri" w:hAnsi="Calibri" w:cs="Calibri"/>
          <w:sz w:val="20"/>
          <w:szCs w:val="20"/>
        </w:rPr>
        <w:t>, webinars, etc</w:t>
      </w:r>
      <w:r w:rsidR="00EB0E52" w:rsidRPr="00B03E03">
        <w:rPr>
          <w:rFonts w:ascii="Calibri" w:hAnsi="Calibri" w:cs="Calibri"/>
          <w:sz w:val="20"/>
          <w:szCs w:val="20"/>
        </w:rPr>
        <w:t>.</w:t>
      </w:r>
      <w:r w:rsidR="00F810C7" w:rsidRPr="00B03E03">
        <w:rPr>
          <w:rFonts w:ascii="Calibri" w:hAnsi="Calibri" w:cs="Calibri"/>
          <w:sz w:val="20"/>
          <w:szCs w:val="20"/>
        </w:rPr>
        <w:t xml:space="preserve"> The community will meet 3 times per year and on</w:t>
      </w:r>
      <w:r w:rsidR="00777F4D" w:rsidRPr="00B03E03">
        <w:rPr>
          <w:rFonts w:ascii="Calibri" w:hAnsi="Calibri" w:cs="Calibri"/>
          <w:sz w:val="20"/>
          <w:szCs w:val="20"/>
        </w:rPr>
        <w:t xml:space="preserve">-demand. </w:t>
      </w:r>
      <w:r w:rsidR="00AC4BF0" w:rsidRPr="00B03E03">
        <w:rPr>
          <w:rFonts w:ascii="Calibri" w:hAnsi="Calibri" w:cs="Calibri"/>
          <w:sz w:val="20"/>
          <w:szCs w:val="20"/>
        </w:rPr>
        <w:t xml:space="preserve"> </w:t>
      </w:r>
    </w:p>
    <w:p w14:paraId="7175526C" w14:textId="77777777" w:rsidR="00AE6ABA" w:rsidRPr="00823806" w:rsidRDefault="00AE6ABA" w:rsidP="00B03E03">
      <w:pPr>
        <w:ind w:left="1080"/>
        <w:contextualSpacing/>
        <w:jc w:val="both"/>
        <w:rPr>
          <w:rFonts w:ascii="Calibri" w:hAnsi="Calibri" w:cs="Calibri"/>
          <w:sz w:val="20"/>
          <w:szCs w:val="20"/>
        </w:rPr>
      </w:pPr>
    </w:p>
    <w:p w14:paraId="527062B3" w14:textId="75E4A7FE" w:rsidR="00375CC1" w:rsidRDefault="00375CC1" w:rsidP="005913BC">
      <w:pPr>
        <w:numPr>
          <w:ilvl w:val="0"/>
          <w:numId w:val="36"/>
        </w:numPr>
        <w:contextualSpacing/>
        <w:jc w:val="both"/>
        <w:rPr>
          <w:rFonts w:ascii="Calibri" w:hAnsi="Calibri" w:cs="Calibri"/>
          <w:i/>
          <w:sz w:val="20"/>
          <w:szCs w:val="20"/>
          <w:u w:val="single"/>
        </w:rPr>
      </w:pPr>
      <w:r w:rsidRPr="00B03E03">
        <w:rPr>
          <w:rFonts w:ascii="Calibri" w:hAnsi="Calibri" w:cs="Calibri"/>
          <w:i/>
          <w:iCs/>
          <w:sz w:val="20"/>
          <w:szCs w:val="20"/>
          <w:u w:val="single"/>
        </w:rPr>
        <w:t>Output 4.</w:t>
      </w:r>
      <w:r w:rsidR="00E07BF8">
        <w:rPr>
          <w:rFonts w:ascii="Calibri" w:hAnsi="Calibri" w:cs="Calibri"/>
          <w:i/>
          <w:sz w:val="20"/>
          <w:szCs w:val="20"/>
          <w:u w:val="single"/>
        </w:rPr>
        <w:t>7</w:t>
      </w:r>
      <w:r w:rsidRPr="00B03E03">
        <w:rPr>
          <w:rFonts w:ascii="Calibri" w:hAnsi="Calibri" w:cs="Calibri"/>
          <w:i/>
          <w:sz w:val="20"/>
          <w:szCs w:val="20"/>
          <w:u w:val="single"/>
        </w:rPr>
        <w:t>:</w:t>
      </w:r>
      <w:r w:rsidRPr="007D5C35">
        <w:rPr>
          <w:rFonts w:ascii="Calibri" w:hAnsi="Calibri" w:cs="Calibri"/>
          <w:i/>
          <w:sz w:val="20"/>
          <w:szCs w:val="20"/>
          <w:u w:val="single"/>
        </w:rPr>
        <w:t xml:space="preserve"> Lessons learned captured and disseminated at all levels</w:t>
      </w:r>
    </w:p>
    <w:p w14:paraId="1DD9056F" w14:textId="77777777" w:rsidR="00D63409" w:rsidRDefault="00D63409" w:rsidP="00EF5F9B">
      <w:pPr>
        <w:ind w:left="360"/>
        <w:contextualSpacing/>
        <w:jc w:val="both"/>
        <w:rPr>
          <w:rFonts w:ascii="Calibri" w:hAnsi="Calibri" w:cs="Calibri"/>
          <w:i/>
          <w:iCs/>
          <w:sz w:val="20"/>
          <w:szCs w:val="20"/>
          <w:u w:val="single"/>
        </w:rPr>
      </w:pPr>
    </w:p>
    <w:p w14:paraId="7631C686" w14:textId="600DAA8A" w:rsidR="00F47BAC" w:rsidRDefault="00F47BAC" w:rsidP="005913BC">
      <w:pPr>
        <w:numPr>
          <w:ilvl w:val="0"/>
          <w:numId w:val="73"/>
        </w:numPr>
        <w:contextualSpacing/>
        <w:jc w:val="both"/>
        <w:rPr>
          <w:rFonts w:ascii="Calibri" w:hAnsi="Calibri" w:cs="Calibri"/>
          <w:sz w:val="20"/>
          <w:szCs w:val="20"/>
        </w:rPr>
      </w:pPr>
      <w:r w:rsidRPr="00EF5F9B">
        <w:rPr>
          <w:rFonts w:ascii="Calibri" w:hAnsi="Calibri" w:cs="Calibri"/>
          <w:sz w:val="20"/>
          <w:szCs w:val="20"/>
          <w:u w:val="single"/>
        </w:rPr>
        <w:t>Activity 4.</w:t>
      </w:r>
      <w:r w:rsidR="00E07BF8">
        <w:rPr>
          <w:rFonts w:ascii="Calibri" w:hAnsi="Calibri" w:cs="Calibri"/>
          <w:sz w:val="20"/>
          <w:szCs w:val="20"/>
          <w:u w:val="single"/>
        </w:rPr>
        <w:t>7</w:t>
      </w:r>
      <w:r w:rsidRPr="00EF5F9B">
        <w:rPr>
          <w:rFonts w:ascii="Calibri" w:hAnsi="Calibri" w:cs="Calibri"/>
          <w:sz w:val="20"/>
          <w:szCs w:val="20"/>
          <w:u w:val="single"/>
        </w:rPr>
        <w:t>.1</w:t>
      </w:r>
      <w:r w:rsidR="00D63409">
        <w:rPr>
          <w:rFonts w:ascii="Calibri" w:hAnsi="Calibri" w:cs="Calibri"/>
          <w:sz w:val="20"/>
          <w:szCs w:val="20"/>
        </w:rPr>
        <w:t xml:space="preserve">: </w:t>
      </w:r>
      <w:r w:rsidR="008B3392" w:rsidRPr="00823806">
        <w:rPr>
          <w:rFonts w:ascii="Calibri" w:hAnsi="Calibri" w:cs="Calibri"/>
          <w:sz w:val="20"/>
          <w:szCs w:val="20"/>
        </w:rPr>
        <w:t>Support collection and dissemination of lessons-learned th</w:t>
      </w:r>
      <w:r w:rsidR="002D4AFC" w:rsidRPr="00823806">
        <w:rPr>
          <w:rFonts w:ascii="Calibri" w:hAnsi="Calibri" w:cs="Calibri"/>
          <w:sz w:val="20"/>
          <w:szCs w:val="20"/>
        </w:rPr>
        <w:t>r</w:t>
      </w:r>
      <w:r w:rsidR="008B3392" w:rsidRPr="00823806">
        <w:rPr>
          <w:rFonts w:ascii="Calibri" w:hAnsi="Calibri" w:cs="Calibri"/>
          <w:sz w:val="20"/>
          <w:szCs w:val="20"/>
        </w:rPr>
        <w:t xml:space="preserve">ough various media such as workshop, conferences, communication campaigns, etc. </w:t>
      </w:r>
    </w:p>
    <w:p w14:paraId="31E066D1" w14:textId="77777777" w:rsidR="00AE6ABA" w:rsidRPr="00823806" w:rsidRDefault="00AE6ABA" w:rsidP="00B03E03">
      <w:pPr>
        <w:ind w:left="1080"/>
        <w:contextualSpacing/>
        <w:jc w:val="both"/>
        <w:rPr>
          <w:rFonts w:ascii="Calibri" w:hAnsi="Calibri" w:cs="Calibri"/>
          <w:sz w:val="20"/>
          <w:szCs w:val="20"/>
        </w:rPr>
      </w:pPr>
    </w:p>
    <w:p w14:paraId="3C8747B1" w14:textId="0754664C" w:rsidR="00375CC1" w:rsidRDefault="00375CC1" w:rsidP="005913BC">
      <w:pPr>
        <w:numPr>
          <w:ilvl w:val="0"/>
          <w:numId w:val="36"/>
        </w:numPr>
        <w:contextualSpacing/>
        <w:jc w:val="both"/>
        <w:rPr>
          <w:rFonts w:ascii="Calibri" w:hAnsi="Calibri" w:cs="Calibri"/>
          <w:i/>
          <w:sz w:val="20"/>
          <w:szCs w:val="20"/>
          <w:u w:val="single"/>
        </w:rPr>
      </w:pPr>
      <w:r w:rsidRPr="00B03E03">
        <w:rPr>
          <w:rFonts w:ascii="Calibri" w:hAnsi="Calibri" w:cs="Calibri"/>
          <w:bCs/>
          <w:i/>
          <w:iCs/>
          <w:sz w:val="20"/>
          <w:szCs w:val="20"/>
          <w:u w:val="single"/>
          <w:lang w:val="en-GB"/>
        </w:rPr>
        <w:t xml:space="preserve">Output </w:t>
      </w:r>
      <w:r w:rsidRPr="00B03E03">
        <w:rPr>
          <w:rFonts w:ascii="Calibri" w:hAnsi="Calibri" w:cs="Calibri"/>
          <w:i/>
          <w:sz w:val="20"/>
          <w:szCs w:val="20"/>
          <w:u w:val="single"/>
        </w:rPr>
        <w:t>4</w:t>
      </w:r>
      <w:r w:rsidRPr="00B03E03">
        <w:rPr>
          <w:rFonts w:ascii="Calibri" w:hAnsi="Calibri" w:cs="Calibri"/>
          <w:i/>
          <w:sz w:val="20"/>
          <w:szCs w:val="20"/>
          <w:u w:val="single"/>
          <w:lang w:val="en-GB"/>
        </w:rPr>
        <w:t>.</w:t>
      </w:r>
      <w:r w:rsidR="00E07BF8">
        <w:rPr>
          <w:rFonts w:ascii="Calibri" w:hAnsi="Calibri" w:cs="Calibri"/>
          <w:i/>
          <w:sz w:val="20"/>
          <w:szCs w:val="20"/>
          <w:u w:val="single"/>
        </w:rPr>
        <w:t>8</w:t>
      </w:r>
      <w:r w:rsidRPr="00B03E03">
        <w:rPr>
          <w:rFonts w:ascii="Calibri" w:hAnsi="Calibri" w:cs="Calibri"/>
          <w:i/>
          <w:sz w:val="20"/>
          <w:szCs w:val="20"/>
          <w:u w:val="single"/>
        </w:rPr>
        <w:t>:</w:t>
      </w:r>
      <w:r w:rsidRPr="007D5C35">
        <w:rPr>
          <w:rFonts w:ascii="Calibri" w:hAnsi="Calibri" w:cs="Calibri"/>
          <w:i/>
          <w:sz w:val="20"/>
          <w:szCs w:val="20"/>
          <w:u w:val="single"/>
        </w:rPr>
        <w:t xml:space="preserve"> Replication plan (including investment plan) for scaling up rural energy access developed</w:t>
      </w:r>
    </w:p>
    <w:p w14:paraId="46544CB1" w14:textId="77777777" w:rsidR="00AE6ABA" w:rsidRDefault="00AE6ABA" w:rsidP="00B03E03">
      <w:pPr>
        <w:ind w:left="360"/>
        <w:contextualSpacing/>
        <w:jc w:val="both"/>
        <w:rPr>
          <w:rFonts w:ascii="Calibri" w:hAnsi="Calibri" w:cs="Calibri"/>
          <w:i/>
          <w:iCs/>
          <w:sz w:val="20"/>
          <w:szCs w:val="20"/>
          <w:u w:val="single"/>
        </w:rPr>
      </w:pPr>
    </w:p>
    <w:p w14:paraId="55E52DD1" w14:textId="4BE5363E" w:rsidR="00AE6ABA" w:rsidRPr="00D63409" w:rsidRDefault="001839AF" w:rsidP="005913BC">
      <w:pPr>
        <w:numPr>
          <w:ilvl w:val="0"/>
          <w:numId w:val="74"/>
        </w:numPr>
        <w:jc w:val="both"/>
        <w:rPr>
          <w:rFonts w:asciiTheme="minorHAnsi" w:hAnsiTheme="minorHAnsi" w:cstheme="minorHAnsi"/>
          <w:sz w:val="20"/>
          <w:szCs w:val="20"/>
        </w:rPr>
      </w:pPr>
      <w:r w:rsidRPr="00EF5F9B">
        <w:rPr>
          <w:rFonts w:asciiTheme="minorHAnsi" w:hAnsiTheme="minorHAnsi" w:cstheme="minorHAnsi"/>
          <w:bCs/>
          <w:sz w:val="20"/>
          <w:szCs w:val="20"/>
          <w:u w:val="single"/>
        </w:rPr>
        <w:t>Activity 4.</w:t>
      </w:r>
      <w:r w:rsidR="00E07BF8">
        <w:rPr>
          <w:rFonts w:asciiTheme="minorHAnsi" w:hAnsiTheme="minorHAnsi" w:cstheme="minorHAnsi"/>
          <w:bCs/>
          <w:sz w:val="20"/>
          <w:szCs w:val="20"/>
          <w:u w:val="single"/>
        </w:rPr>
        <w:t>8</w:t>
      </w:r>
      <w:r w:rsidRPr="00EF5F9B">
        <w:rPr>
          <w:rFonts w:asciiTheme="minorHAnsi" w:hAnsiTheme="minorHAnsi" w:cstheme="minorHAnsi"/>
          <w:bCs/>
          <w:sz w:val="20"/>
          <w:szCs w:val="20"/>
          <w:u w:val="single"/>
        </w:rPr>
        <w:t>.1</w:t>
      </w:r>
      <w:r w:rsidR="00D63409">
        <w:rPr>
          <w:rFonts w:asciiTheme="minorHAnsi" w:hAnsiTheme="minorHAnsi" w:cstheme="minorHAnsi"/>
          <w:b/>
          <w:sz w:val="20"/>
          <w:szCs w:val="20"/>
        </w:rPr>
        <w:t xml:space="preserve">: </w:t>
      </w:r>
      <w:r w:rsidRPr="00EF5F9B">
        <w:rPr>
          <w:rFonts w:asciiTheme="minorHAnsi" w:hAnsiTheme="minorHAnsi" w:cstheme="minorHAnsi"/>
          <w:bCs/>
          <w:sz w:val="20"/>
          <w:szCs w:val="20"/>
        </w:rPr>
        <w:t xml:space="preserve">Replication plan for scaling-up investment in </w:t>
      </w:r>
      <w:proofErr w:type="spellStart"/>
      <w:r w:rsidRPr="00EF5F9B">
        <w:rPr>
          <w:rFonts w:asciiTheme="minorHAnsi" w:hAnsiTheme="minorHAnsi" w:cstheme="minorHAnsi"/>
          <w:bCs/>
          <w:sz w:val="20"/>
          <w:szCs w:val="20"/>
        </w:rPr>
        <w:t>minigrids</w:t>
      </w:r>
      <w:proofErr w:type="spellEnd"/>
    </w:p>
    <w:p w14:paraId="42A3907D" w14:textId="12536B7A" w:rsidR="001839AF" w:rsidRDefault="001839AF" w:rsidP="00B03E03">
      <w:pPr>
        <w:ind w:left="1080"/>
        <w:jc w:val="both"/>
        <w:rPr>
          <w:rFonts w:asciiTheme="minorHAnsi" w:hAnsiTheme="minorHAnsi" w:cstheme="minorHAnsi"/>
          <w:sz w:val="20"/>
          <w:szCs w:val="20"/>
        </w:rPr>
      </w:pPr>
      <w:r w:rsidRPr="00B03E03">
        <w:rPr>
          <w:rFonts w:asciiTheme="minorHAnsi" w:hAnsiTheme="minorHAnsi" w:cstheme="minorHAnsi"/>
          <w:sz w:val="20"/>
          <w:szCs w:val="20"/>
        </w:rPr>
        <w:t xml:space="preserve">A plan for scaling up </w:t>
      </w:r>
      <w:proofErr w:type="spellStart"/>
      <w:r w:rsidRPr="00B03E03">
        <w:rPr>
          <w:rFonts w:asciiTheme="minorHAnsi" w:hAnsiTheme="minorHAnsi" w:cstheme="minorHAnsi"/>
          <w:sz w:val="20"/>
          <w:szCs w:val="20"/>
        </w:rPr>
        <w:t>minigrid</w:t>
      </w:r>
      <w:proofErr w:type="spellEnd"/>
      <w:r w:rsidRPr="00B03E03">
        <w:rPr>
          <w:rFonts w:asciiTheme="minorHAnsi" w:hAnsiTheme="minorHAnsi" w:cstheme="minorHAnsi"/>
          <w:sz w:val="20"/>
          <w:szCs w:val="20"/>
        </w:rPr>
        <w:t xml:space="preserve"> investments in each participating country will be developed based on data gathered and lessons learned from implementation of project activities across all AMP countries and from GEF-funded </w:t>
      </w:r>
      <w:proofErr w:type="spellStart"/>
      <w:r w:rsidRPr="00B03E03">
        <w:rPr>
          <w:rFonts w:asciiTheme="minorHAnsi" w:hAnsiTheme="minorHAnsi" w:cstheme="minorHAnsi"/>
          <w:sz w:val="20"/>
          <w:szCs w:val="20"/>
        </w:rPr>
        <w:t>minigrid</w:t>
      </w:r>
      <w:proofErr w:type="spellEnd"/>
      <w:r w:rsidRPr="00B03E03">
        <w:rPr>
          <w:rFonts w:asciiTheme="minorHAnsi" w:hAnsiTheme="minorHAnsi" w:cstheme="minorHAnsi"/>
          <w:sz w:val="20"/>
          <w:szCs w:val="20"/>
        </w:rPr>
        <w:t xml:space="preserve"> projects worldwide, knowledge shared by the regional project with the national projects, and insights gained from participating in AMP Communities of practice. The Program’s comprehensive approach to reduce financing, hardware and soft costs will create the enabling environment to attract public and private investments. This coupled with sound knowledge management underpinned by a robust theory of change is expected to catalyze markets</w:t>
      </w:r>
      <w:r w:rsidR="00AE6ABA">
        <w:rPr>
          <w:rFonts w:asciiTheme="minorHAnsi" w:hAnsiTheme="minorHAnsi" w:cstheme="minorHAnsi"/>
          <w:sz w:val="20"/>
          <w:szCs w:val="20"/>
        </w:rPr>
        <w:t xml:space="preserve">. </w:t>
      </w:r>
    </w:p>
    <w:p w14:paraId="254EDEB2" w14:textId="77777777" w:rsidR="0043692A" w:rsidRPr="00B03E03" w:rsidRDefault="0043692A" w:rsidP="00B03E03">
      <w:pPr>
        <w:ind w:left="1080"/>
        <w:jc w:val="both"/>
        <w:rPr>
          <w:rFonts w:asciiTheme="minorHAnsi" w:hAnsiTheme="minorHAnsi" w:cstheme="minorHAnsi"/>
          <w:sz w:val="20"/>
          <w:szCs w:val="20"/>
        </w:rPr>
      </w:pPr>
    </w:p>
    <w:p w14:paraId="094B3ED3" w14:textId="335ED10D" w:rsidR="00AE6ABA" w:rsidRPr="005650BA" w:rsidRDefault="001839AF" w:rsidP="005913BC">
      <w:pPr>
        <w:numPr>
          <w:ilvl w:val="0"/>
          <w:numId w:val="75"/>
        </w:numPr>
        <w:jc w:val="both"/>
        <w:rPr>
          <w:rFonts w:asciiTheme="minorHAnsi" w:hAnsiTheme="minorHAnsi" w:cstheme="minorHAnsi"/>
          <w:sz w:val="20"/>
          <w:szCs w:val="20"/>
          <w:u w:val="single"/>
        </w:rPr>
      </w:pPr>
      <w:r w:rsidRPr="005650BA">
        <w:rPr>
          <w:rFonts w:asciiTheme="minorHAnsi" w:hAnsiTheme="minorHAnsi" w:cstheme="minorHAnsi"/>
          <w:sz w:val="20"/>
          <w:szCs w:val="20"/>
          <w:u w:val="single"/>
        </w:rPr>
        <w:t>Activity 4.</w:t>
      </w:r>
      <w:r w:rsidR="00E07BF8">
        <w:rPr>
          <w:rFonts w:asciiTheme="minorHAnsi" w:hAnsiTheme="minorHAnsi" w:cstheme="minorHAnsi"/>
          <w:sz w:val="20"/>
          <w:szCs w:val="20"/>
          <w:u w:val="single"/>
        </w:rPr>
        <w:t>8</w:t>
      </w:r>
      <w:r w:rsidRPr="005650BA">
        <w:rPr>
          <w:rFonts w:asciiTheme="minorHAnsi" w:hAnsiTheme="minorHAnsi" w:cstheme="minorHAnsi"/>
          <w:sz w:val="20"/>
          <w:szCs w:val="20"/>
          <w:u w:val="single"/>
        </w:rPr>
        <w:t>.2</w:t>
      </w:r>
      <w:r w:rsidR="00D63409">
        <w:rPr>
          <w:rFonts w:asciiTheme="minorHAnsi" w:hAnsiTheme="minorHAnsi" w:cstheme="minorHAnsi"/>
          <w:sz w:val="20"/>
          <w:szCs w:val="20"/>
          <w:u w:val="single"/>
        </w:rPr>
        <w:t>:</w:t>
      </w:r>
      <w:r w:rsidR="00D63409" w:rsidRPr="00EF5F9B">
        <w:rPr>
          <w:rFonts w:asciiTheme="minorHAnsi" w:hAnsiTheme="minorHAnsi" w:cstheme="minorHAnsi"/>
          <w:sz w:val="20"/>
          <w:szCs w:val="20"/>
        </w:rPr>
        <w:t xml:space="preserve"> </w:t>
      </w:r>
      <w:r w:rsidRPr="00EF5F9B">
        <w:rPr>
          <w:rFonts w:asciiTheme="minorHAnsi" w:hAnsiTheme="minorHAnsi" w:cstheme="minorHAnsi"/>
          <w:bCs/>
          <w:sz w:val="20"/>
          <w:szCs w:val="20"/>
        </w:rPr>
        <w:t>Market surveys</w:t>
      </w:r>
    </w:p>
    <w:p w14:paraId="271C546F" w14:textId="754E84EC" w:rsidR="001839AF" w:rsidRPr="00B03E03" w:rsidRDefault="001839AF" w:rsidP="00B03E03">
      <w:pPr>
        <w:ind w:left="1080"/>
        <w:jc w:val="both"/>
        <w:rPr>
          <w:rFonts w:asciiTheme="minorHAnsi" w:hAnsiTheme="minorHAnsi" w:cstheme="minorHAnsi"/>
          <w:sz w:val="20"/>
          <w:szCs w:val="20"/>
        </w:rPr>
      </w:pPr>
      <w:r w:rsidRPr="00B03E03">
        <w:rPr>
          <w:rFonts w:asciiTheme="minorHAnsi" w:hAnsiTheme="minorHAnsi" w:cstheme="minorHAnsi"/>
          <w:sz w:val="20"/>
          <w:szCs w:val="20"/>
        </w:rPr>
        <w:t xml:space="preserve">More detailed market surveys will be carried </w:t>
      </w:r>
      <w:r w:rsidR="0043692A">
        <w:rPr>
          <w:rFonts w:asciiTheme="minorHAnsi" w:hAnsiTheme="minorHAnsi" w:cstheme="minorHAnsi"/>
          <w:sz w:val="20"/>
          <w:szCs w:val="20"/>
        </w:rPr>
        <w:t xml:space="preserve">out </w:t>
      </w:r>
      <w:r w:rsidRPr="00B03E03">
        <w:rPr>
          <w:rFonts w:asciiTheme="minorHAnsi" w:hAnsiTheme="minorHAnsi" w:cstheme="minorHAnsi"/>
          <w:sz w:val="20"/>
          <w:szCs w:val="20"/>
        </w:rPr>
        <w:t>in each participating country to assess scaling-up and replication impact potential.</w:t>
      </w:r>
    </w:p>
    <w:p w14:paraId="206BCDD9" w14:textId="1A5AE25A" w:rsidR="009B46D9" w:rsidRPr="00E86DFA" w:rsidRDefault="009B46D9" w:rsidP="00E86DFA">
      <w:pPr>
        <w:contextualSpacing/>
        <w:jc w:val="both"/>
        <w:rPr>
          <w:rFonts w:ascii="Calibri" w:hAnsi="Calibri" w:cs="Calibri"/>
          <w:bCs/>
          <w:sz w:val="20"/>
          <w:szCs w:val="20"/>
          <w:lang w:val="en-GB"/>
        </w:rPr>
      </w:pPr>
    </w:p>
    <w:p w14:paraId="34D5C495" w14:textId="2EB33A5C" w:rsidR="008A1898" w:rsidRPr="009E1233" w:rsidRDefault="008A1898" w:rsidP="005913BC">
      <w:pPr>
        <w:numPr>
          <w:ilvl w:val="0"/>
          <w:numId w:val="36"/>
        </w:numPr>
        <w:jc w:val="both"/>
        <w:rPr>
          <w:rFonts w:ascii="Calibri" w:hAnsi="Calibri" w:cs="Calibri"/>
          <w:sz w:val="20"/>
          <w:szCs w:val="20"/>
        </w:rPr>
      </w:pPr>
      <w:r w:rsidRPr="1DCCC5EA">
        <w:rPr>
          <w:rFonts w:ascii="Calibri" w:hAnsi="Calibri" w:cs="Calibri"/>
          <w:sz w:val="20"/>
          <w:szCs w:val="20"/>
        </w:rPr>
        <w:t xml:space="preserve">Some amendments were made as a result of findings from the PPG activities and comments received in the PIF. Further context analysis, review of existing barriers, and meetings with various stakeholder groups carried out during the PPG phase, have confirmed the strong relevance of the original project and its additionality to ongoing and planned national and international programs to support energy access in Burkina Faso. However, the changes explained below </w:t>
      </w:r>
      <w:r w:rsidR="00A72924">
        <w:rPr>
          <w:rFonts w:ascii="Calibri" w:hAnsi="Calibri" w:cs="Calibri"/>
          <w:sz w:val="20"/>
          <w:szCs w:val="20"/>
        </w:rPr>
        <w:t xml:space="preserve">and in details in Table 2 </w:t>
      </w:r>
      <w:r w:rsidRPr="1DCCC5EA">
        <w:rPr>
          <w:rFonts w:ascii="Calibri" w:hAnsi="Calibri" w:cs="Calibri"/>
          <w:sz w:val="20"/>
          <w:szCs w:val="20"/>
        </w:rPr>
        <w:t>were deemed necessary in order to ensure the project meets the needs of the market:</w:t>
      </w:r>
    </w:p>
    <w:p w14:paraId="07E36079" w14:textId="6F5F7B27" w:rsidR="008A1898" w:rsidRPr="001838F7" w:rsidRDefault="00A72924" w:rsidP="005913BC">
      <w:pPr>
        <w:numPr>
          <w:ilvl w:val="1"/>
          <w:numId w:val="36"/>
        </w:numPr>
        <w:jc w:val="both"/>
        <w:rPr>
          <w:rFonts w:ascii="Calibri" w:hAnsi="Calibri" w:cs="Calibri"/>
          <w:sz w:val="20"/>
          <w:szCs w:val="20"/>
        </w:rPr>
      </w:pPr>
      <w:r>
        <w:rPr>
          <w:rFonts w:ascii="Calibri" w:hAnsi="Calibri" w:cs="Calibri"/>
          <w:b/>
          <w:bCs/>
          <w:sz w:val="20"/>
          <w:szCs w:val="20"/>
        </w:rPr>
        <w:t>C</w:t>
      </w:r>
      <w:r w:rsidR="008A1898" w:rsidRPr="119C832E">
        <w:rPr>
          <w:rFonts w:ascii="Calibri" w:hAnsi="Calibri" w:cs="Calibri"/>
          <w:b/>
          <w:bCs/>
          <w:sz w:val="20"/>
          <w:szCs w:val="20"/>
        </w:rPr>
        <w:t>omponent 1 —</w:t>
      </w:r>
      <w:r w:rsidR="0043692A">
        <w:rPr>
          <w:rFonts w:ascii="Calibri" w:hAnsi="Calibri" w:cs="Calibri"/>
          <w:b/>
          <w:bCs/>
          <w:sz w:val="20"/>
          <w:szCs w:val="20"/>
        </w:rPr>
        <w:t xml:space="preserve"> </w:t>
      </w:r>
      <w:r w:rsidR="008A1898" w:rsidRPr="119C832E">
        <w:rPr>
          <w:rFonts w:ascii="Calibri" w:hAnsi="Calibri" w:cs="Calibri"/>
          <w:b/>
          <w:bCs/>
          <w:sz w:val="20"/>
          <w:szCs w:val="20"/>
        </w:rPr>
        <w:t xml:space="preserve">Policy and Regulation, </w:t>
      </w:r>
      <w:r w:rsidR="008A1898" w:rsidRPr="119C832E">
        <w:rPr>
          <w:rFonts w:ascii="Calibri" w:hAnsi="Calibri" w:cs="Calibri"/>
          <w:sz w:val="20"/>
          <w:szCs w:val="20"/>
        </w:rPr>
        <w:t xml:space="preserve">contains the original project activities from the PIF but additional outputs were added as part of the activity to be implement from </w:t>
      </w:r>
      <w:r w:rsidR="0043692A">
        <w:rPr>
          <w:rFonts w:ascii="Calibri" w:hAnsi="Calibri" w:cs="Calibri"/>
          <w:sz w:val="20"/>
          <w:szCs w:val="20"/>
        </w:rPr>
        <w:t>Output 1.</w:t>
      </w:r>
      <w:r w:rsidR="008A1898" w:rsidRPr="119C832E">
        <w:rPr>
          <w:rFonts w:ascii="Calibri" w:hAnsi="Calibri" w:cs="Calibri"/>
          <w:sz w:val="20"/>
          <w:szCs w:val="20"/>
        </w:rPr>
        <w:t xml:space="preserve">2 to </w:t>
      </w:r>
      <w:r w:rsidR="0043692A">
        <w:rPr>
          <w:rFonts w:ascii="Calibri" w:hAnsi="Calibri" w:cs="Calibri"/>
          <w:sz w:val="20"/>
          <w:szCs w:val="20"/>
        </w:rPr>
        <w:t>Output 1.</w:t>
      </w:r>
      <w:r w:rsidR="008A1898" w:rsidRPr="119C832E">
        <w:rPr>
          <w:rFonts w:ascii="Calibri" w:hAnsi="Calibri" w:cs="Calibri"/>
          <w:sz w:val="20"/>
          <w:szCs w:val="20"/>
        </w:rPr>
        <w:t xml:space="preserve">6. It was determined that the capacities of the regulator, ARSE and ABNORM which were recently established need to be enhanced so </w:t>
      </w:r>
      <w:r w:rsidR="00E90D62">
        <w:rPr>
          <w:rFonts w:ascii="Calibri" w:hAnsi="Calibri" w:cs="Calibri"/>
          <w:sz w:val="20"/>
          <w:szCs w:val="20"/>
        </w:rPr>
        <w:t>they c</w:t>
      </w:r>
      <w:r w:rsidR="008A1898" w:rsidRPr="119C832E">
        <w:rPr>
          <w:rFonts w:ascii="Calibri" w:hAnsi="Calibri" w:cs="Calibri"/>
          <w:sz w:val="20"/>
          <w:szCs w:val="20"/>
        </w:rPr>
        <w:t xml:space="preserve">an fully play </w:t>
      </w:r>
      <w:r w:rsidR="0043692A">
        <w:rPr>
          <w:rFonts w:ascii="Calibri" w:hAnsi="Calibri" w:cs="Calibri"/>
          <w:sz w:val="20"/>
          <w:szCs w:val="20"/>
        </w:rPr>
        <w:t>their</w:t>
      </w:r>
      <w:r w:rsidR="008A1898" w:rsidRPr="119C832E">
        <w:rPr>
          <w:rFonts w:ascii="Calibri" w:hAnsi="Calibri" w:cs="Calibri"/>
          <w:sz w:val="20"/>
          <w:szCs w:val="20"/>
        </w:rPr>
        <w:t xml:space="preserve"> role in </w:t>
      </w:r>
      <w:r w:rsidR="0043692A">
        <w:rPr>
          <w:rFonts w:ascii="Calibri" w:hAnsi="Calibri" w:cs="Calibri"/>
          <w:sz w:val="20"/>
          <w:szCs w:val="20"/>
        </w:rPr>
        <w:t xml:space="preserve">the </w:t>
      </w:r>
      <w:r w:rsidR="008A1898" w:rsidRPr="119C832E">
        <w:rPr>
          <w:rFonts w:ascii="Calibri" w:hAnsi="Calibri" w:cs="Calibri"/>
          <w:sz w:val="20"/>
          <w:szCs w:val="20"/>
        </w:rPr>
        <w:t xml:space="preserve">promotion of a conducive environment for </w:t>
      </w:r>
      <w:proofErr w:type="spellStart"/>
      <w:r w:rsidR="008A1898" w:rsidRPr="119C832E">
        <w:rPr>
          <w:rFonts w:ascii="Calibri" w:hAnsi="Calibri" w:cs="Calibri"/>
          <w:sz w:val="20"/>
          <w:szCs w:val="20"/>
        </w:rPr>
        <w:t>minigrids</w:t>
      </w:r>
      <w:proofErr w:type="spellEnd"/>
      <w:r w:rsidR="008A1898" w:rsidRPr="119C832E">
        <w:rPr>
          <w:rFonts w:ascii="Calibri" w:hAnsi="Calibri" w:cs="Calibri"/>
          <w:sz w:val="20"/>
          <w:szCs w:val="20"/>
        </w:rPr>
        <w:t xml:space="preserve">. This will facilitate the implementation of policy, legal and regulatory instruments from the Energy Law. In addition, a </w:t>
      </w:r>
      <w:proofErr w:type="spellStart"/>
      <w:r w:rsidR="008A1898" w:rsidRPr="119C832E">
        <w:rPr>
          <w:rFonts w:ascii="Calibri" w:hAnsi="Calibri" w:cs="Calibri"/>
          <w:sz w:val="20"/>
          <w:szCs w:val="20"/>
        </w:rPr>
        <w:t>minigrids</w:t>
      </w:r>
      <w:proofErr w:type="spellEnd"/>
      <w:r w:rsidR="008A1898" w:rsidRPr="119C832E">
        <w:rPr>
          <w:rFonts w:ascii="Calibri" w:hAnsi="Calibri" w:cs="Calibri"/>
          <w:sz w:val="20"/>
          <w:szCs w:val="20"/>
        </w:rPr>
        <w:t xml:space="preserve"> strategy will be drafted. </w:t>
      </w:r>
    </w:p>
    <w:p w14:paraId="38F8BB5A" w14:textId="18C4B0E6" w:rsidR="008A1898" w:rsidRPr="001838F7" w:rsidRDefault="008A1898" w:rsidP="005913BC">
      <w:pPr>
        <w:numPr>
          <w:ilvl w:val="1"/>
          <w:numId w:val="36"/>
        </w:numPr>
        <w:jc w:val="both"/>
        <w:rPr>
          <w:rFonts w:ascii="Calibri" w:hAnsi="Calibri" w:cs="Calibri"/>
          <w:sz w:val="20"/>
          <w:szCs w:val="20"/>
        </w:rPr>
      </w:pPr>
      <w:r w:rsidRPr="119C832E">
        <w:rPr>
          <w:rFonts w:ascii="Calibri" w:hAnsi="Calibri" w:cs="Calibri"/>
          <w:b/>
          <w:bCs/>
          <w:sz w:val="20"/>
          <w:szCs w:val="20"/>
        </w:rPr>
        <w:t>Component 2</w:t>
      </w:r>
      <w:r w:rsidR="0043692A">
        <w:rPr>
          <w:rFonts w:ascii="Calibri" w:hAnsi="Calibri" w:cs="Calibri"/>
          <w:b/>
          <w:bCs/>
          <w:sz w:val="20"/>
          <w:szCs w:val="20"/>
        </w:rPr>
        <w:t xml:space="preserve"> </w:t>
      </w:r>
      <w:r w:rsidRPr="119C832E">
        <w:rPr>
          <w:rFonts w:ascii="Calibri" w:hAnsi="Calibri" w:cs="Calibri"/>
          <w:b/>
          <w:bCs/>
          <w:sz w:val="20"/>
          <w:szCs w:val="20"/>
        </w:rPr>
        <w:t>—</w:t>
      </w:r>
      <w:r w:rsidR="0043692A">
        <w:rPr>
          <w:rFonts w:ascii="Calibri" w:hAnsi="Calibri" w:cs="Calibri"/>
          <w:b/>
          <w:bCs/>
          <w:sz w:val="20"/>
          <w:szCs w:val="20"/>
        </w:rPr>
        <w:t xml:space="preserve"> </w:t>
      </w:r>
      <w:r w:rsidRPr="119C832E">
        <w:rPr>
          <w:rFonts w:ascii="Calibri" w:hAnsi="Calibri" w:cs="Calibri"/>
          <w:b/>
          <w:bCs/>
          <w:sz w:val="20"/>
          <w:szCs w:val="20"/>
        </w:rPr>
        <w:t>Project and Business Model Innovation, with Private Sector Engagement</w:t>
      </w:r>
      <w:r w:rsidRPr="119C832E">
        <w:rPr>
          <w:rFonts w:ascii="Calibri" w:hAnsi="Calibri" w:cs="Calibri"/>
          <w:sz w:val="20"/>
          <w:szCs w:val="20"/>
        </w:rPr>
        <w:t xml:space="preserve">, concerns the development of Innovative business models based on cost reduction operationalized to support and strengthen private participation in solar PV-battery </w:t>
      </w:r>
      <w:proofErr w:type="spellStart"/>
      <w:r w:rsidRPr="119C832E">
        <w:rPr>
          <w:rFonts w:ascii="Calibri" w:hAnsi="Calibri" w:cs="Calibri"/>
          <w:sz w:val="20"/>
          <w:szCs w:val="20"/>
        </w:rPr>
        <w:t>minigrid</w:t>
      </w:r>
      <w:proofErr w:type="spellEnd"/>
      <w:r w:rsidRPr="119C832E">
        <w:rPr>
          <w:rFonts w:ascii="Calibri" w:hAnsi="Calibri" w:cs="Calibri"/>
          <w:sz w:val="20"/>
          <w:szCs w:val="20"/>
        </w:rPr>
        <w:t xml:space="preserve"> development. No major changes were made on this component except that Output 2 on building capacity of winning tender bidders / new </w:t>
      </w:r>
      <w:r w:rsidRPr="119C832E">
        <w:rPr>
          <w:rFonts w:ascii="Calibri" w:hAnsi="Calibri" w:cs="Calibri"/>
          <w:sz w:val="20"/>
          <w:szCs w:val="20"/>
        </w:rPr>
        <w:lastRenderedPageBreak/>
        <w:t>COOPELs to develop and implement innovative business models and cost-reduction levers will now include capacity building for other private sectors actors.</w:t>
      </w:r>
    </w:p>
    <w:p w14:paraId="39384AC8" w14:textId="7391E70D" w:rsidR="008A1898" w:rsidRPr="001838F7" w:rsidRDefault="008A1898" w:rsidP="005913BC">
      <w:pPr>
        <w:numPr>
          <w:ilvl w:val="1"/>
          <w:numId w:val="36"/>
        </w:numPr>
        <w:jc w:val="both"/>
        <w:rPr>
          <w:rFonts w:ascii="Calibri" w:hAnsi="Calibri" w:cs="Calibri"/>
          <w:b/>
          <w:bCs/>
          <w:sz w:val="20"/>
          <w:szCs w:val="20"/>
        </w:rPr>
      </w:pPr>
      <w:r w:rsidRPr="1DCCC5EA">
        <w:rPr>
          <w:rFonts w:ascii="Calibri" w:hAnsi="Calibri" w:cs="Calibri"/>
          <w:b/>
          <w:bCs/>
          <w:sz w:val="20"/>
          <w:szCs w:val="20"/>
        </w:rPr>
        <w:t>Component 3</w:t>
      </w:r>
      <w:r w:rsidR="0043692A">
        <w:rPr>
          <w:rFonts w:ascii="Calibri" w:hAnsi="Calibri" w:cs="Calibri"/>
          <w:b/>
          <w:bCs/>
          <w:sz w:val="20"/>
          <w:szCs w:val="20"/>
        </w:rPr>
        <w:t xml:space="preserve"> </w:t>
      </w:r>
      <w:r w:rsidRPr="1DCCC5EA">
        <w:rPr>
          <w:rFonts w:ascii="Calibri" w:hAnsi="Calibri" w:cs="Calibri"/>
          <w:b/>
          <w:bCs/>
          <w:sz w:val="20"/>
          <w:szCs w:val="20"/>
        </w:rPr>
        <w:t>—</w:t>
      </w:r>
      <w:r w:rsidR="0043692A">
        <w:rPr>
          <w:rFonts w:ascii="Calibri" w:hAnsi="Calibri" w:cs="Calibri"/>
          <w:b/>
          <w:bCs/>
          <w:sz w:val="20"/>
          <w:szCs w:val="20"/>
        </w:rPr>
        <w:t xml:space="preserve"> </w:t>
      </w:r>
      <w:r w:rsidR="00B3774C">
        <w:rPr>
          <w:rFonts w:ascii="Calibri" w:hAnsi="Calibri" w:cs="Calibri"/>
          <w:b/>
          <w:bCs/>
          <w:sz w:val="20"/>
          <w:szCs w:val="20"/>
        </w:rPr>
        <w:t>Scaled-up</w:t>
      </w:r>
      <w:r w:rsidRPr="1DCCC5EA">
        <w:rPr>
          <w:rFonts w:ascii="Calibri" w:hAnsi="Calibri" w:cs="Calibri"/>
          <w:b/>
          <w:bCs/>
          <w:sz w:val="20"/>
          <w:szCs w:val="20"/>
        </w:rPr>
        <w:t xml:space="preserve"> Financing, </w:t>
      </w:r>
      <w:r w:rsidR="00B3774C" w:rsidRPr="00FA2C9A">
        <w:rPr>
          <w:rFonts w:ascii="Calibri" w:hAnsi="Calibri" w:cs="Calibri"/>
          <w:sz w:val="20"/>
          <w:szCs w:val="20"/>
        </w:rPr>
        <w:t xml:space="preserve">was referred to as Innovative Financing in the PIF. </w:t>
      </w:r>
      <w:r w:rsidR="00B3774C" w:rsidRPr="00643A06">
        <w:rPr>
          <w:rFonts w:ascii="Calibri" w:hAnsi="Calibri" w:cs="Calibri"/>
          <w:sz w:val="20"/>
          <w:szCs w:val="20"/>
        </w:rPr>
        <w:t>C</w:t>
      </w:r>
      <w:r w:rsidRPr="1DCCC5EA">
        <w:rPr>
          <w:rFonts w:ascii="Calibri" w:hAnsi="Calibri" w:cs="Calibri"/>
          <w:sz w:val="20"/>
          <w:szCs w:val="20"/>
        </w:rPr>
        <w:t xml:space="preserve">ontains the original project activities from the PIF but a new output to </w:t>
      </w:r>
      <w:r w:rsidR="00B3774C">
        <w:rPr>
          <w:rFonts w:ascii="Calibri" w:hAnsi="Calibri" w:cs="Calibri"/>
          <w:sz w:val="20"/>
          <w:szCs w:val="20"/>
        </w:rPr>
        <w:t>s</w:t>
      </w:r>
      <w:r w:rsidRPr="1DCCC5EA">
        <w:rPr>
          <w:rFonts w:ascii="Calibri" w:hAnsi="Calibri" w:cs="Calibri"/>
          <w:sz w:val="20"/>
          <w:szCs w:val="20"/>
        </w:rPr>
        <w:t xml:space="preserve">upport the implementation of a financial instrument to facilitate investment in </w:t>
      </w:r>
      <w:proofErr w:type="spellStart"/>
      <w:r w:rsidRPr="1DCCC5EA">
        <w:rPr>
          <w:rFonts w:ascii="Calibri" w:hAnsi="Calibri" w:cs="Calibri"/>
          <w:sz w:val="20"/>
          <w:szCs w:val="20"/>
        </w:rPr>
        <w:t>minigrids</w:t>
      </w:r>
      <w:proofErr w:type="spellEnd"/>
      <w:r w:rsidRPr="1DCCC5EA">
        <w:rPr>
          <w:rFonts w:ascii="Calibri" w:hAnsi="Calibri" w:cs="Calibri"/>
          <w:sz w:val="20"/>
          <w:szCs w:val="20"/>
        </w:rPr>
        <w:t>. For instance</w:t>
      </w:r>
      <w:r>
        <w:rPr>
          <w:rFonts w:ascii="Calibri" w:hAnsi="Calibri" w:cs="Calibri"/>
          <w:sz w:val="20"/>
          <w:szCs w:val="20"/>
        </w:rPr>
        <w:t>,</w:t>
      </w:r>
      <w:r w:rsidRPr="1DCCC5EA">
        <w:rPr>
          <w:rFonts w:ascii="Calibri" w:hAnsi="Calibri" w:cs="Calibri"/>
          <w:sz w:val="20"/>
          <w:szCs w:val="20"/>
        </w:rPr>
        <w:t xml:space="preserve"> a guarantee fund supported by Swedish Cooperation and/or consumer financing supported (connection fees) by MCC and Swedish Corporation was included. </w:t>
      </w:r>
    </w:p>
    <w:p w14:paraId="3F99A164" w14:textId="2283E736" w:rsidR="008A1898" w:rsidRPr="001838F7" w:rsidRDefault="008A1898" w:rsidP="005913BC">
      <w:pPr>
        <w:numPr>
          <w:ilvl w:val="1"/>
          <w:numId w:val="36"/>
        </w:numPr>
        <w:jc w:val="both"/>
        <w:rPr>
          <w:rFonts w:ascii="Calibri" w:hAnsi="Calibri" w:cs="Calibri"/>
          <w:b/>
          <w:bCs/>
          <w:sz w:val="20"/>
          <w:szCs w:val="20"/>
        </w:rPr>
      </w:pPr>
      <w:r w:rsidRPr="119C832E">
        <w:rPr>
          <w:rFonts w:ascii="Calibri" w:hAnsi="Calibri" w:cs="Calibri"/>
          <w:b/>
          <w:bCs/>
          <w:sz w:val="20"/>
          <w:szCs w:val="20"/>
        </w:rPr>
        <w:t>Component 4</w:t>
      </w:r>
      <w:r w:rsidR="0043692A">
        <w:rPr>
          <w:rFonts w:ascii="Calibri" w:hAnsi="Calibri" w:cs="Calibri"/>
          <w:b/>
          <w:bCs/>
          <w:sz w:val="20"/>
          <w:szCs w:val="20"/>
        </w:rPr>
        <w:t xml:space="preserve"> </w:t>
      </w:r>
      <w:r w:rsidRPr="119C832E">
        <w:rPr>
          <w:rFonts w:ascii="Calibri" w:hAnsi="Calibri" w:cs="Calibri"/>
          <w:b/>
          <w:bCs/>
          <w:sz w:val="20"/>
          <w:szCs w:val="20"/>
        </w:rPr>
        <w:t>—</w:t>
      </w:r>
      <w:r w:rsidR="00C63C40">
        <w:rPr>
          <w:rFonts w:ascii="Calibri" w:hAnsi="Calibri" w:cs="Calibri"/>
          <w:b/>
          <w:bCs/>
          <w:sz w:val="20"/>
          <w:szCs w:val="20"/>
        </w:rPr>
        <w:t xml:space="preserve"> </w:t>
      </w:r>
      <w:r w:rsidR="00C63C40" w:rsidRPr="005650BA">
        <w:rPr>
          <w:rFonts w:asciiTheme="minorHAnsi" w:hAnsiTheme="minorHAnsi" w:cstheme="minorHAnsi"/>
          <w:b/>
          <w:bCs/>
          <w:sz w:val="20"/>
          <w:szCs w:val="20"/>
          <w:u w:val="single"/>
        </w:rPr>
        <w:t>D</w:t>
      </w:r>
      <w:r w:rsidR="00C63C40">
        <w:rPr>
          <w:rFonts w:asciiTheme="minorHAnsi" w:hAnsiTheme="minorHAnsi" w:cstheme="minorHAnsi"/>
          <w:b/>
          <w:bCs/>
          <w:sz w:val="20"/>
          <w:szCs w:val="20"/>
          <w:u w:val="single"/>
        </w:rPr>
        <w:t>igital</w:t>
      </w:r>
      <w:r w:rsidR="00C63C40" w:rsidRPr="005650BA">
        <w:rPr>
          <w:rFonts w:asciiTheme="minorHAnsi" w:hAnsiTheme="minorHAnsi" w:cstheme="minorHAnsi"/>
          <w:b/>
          <w:bCs/>
          <w:sz w:val="20"/>
          <w:szCs w:val="20"/>
          <w:u w:val="single"/>
        </w:rPr>
        <w:t>, Knowledge Management and Monitoring and Evaluation</w:t>
      </w:r>
      <w:r w:rsidRPr="119C832E">
        <w:rPr>
          <w:rFonts w:ascii="Calibri" w:hAnsi="Calibri" w:cs="Calibri"/>
          <w:b/>
          <w:bCs/>
          <w:sz w:val="20"/>
          <w:szCs w:val="20"/>
        </w:rPr>
        <w:t>,</w:t>
      </w:r>
      <w:r w:rsidRPr="119C832E">
        <w:rPr>
          <w:rFonts w:ascii="Calibri" w:hAnsi="Calibri" w:cs="Calibri"/>
          <w:sz w:val="20"/>
          <w:szCs w:val="20"/>
        </w:rPr>
        <w:t xml:space="preserve"> contains the original project activities from the PIF, these remain unchanged. </w:t>
      </w:r>
    </w:p>
    <w:p w14:paraId="03D13ECA" w14:textId="77777777" w:rsidR="008A1898" w:rsidRPr="007012E8" w:rsidRDefault="008A1898" w:rsidP="00E86DFA">
      <w:pPr>
        <w:jc w:val="both"/>
        <w:rPr>
          <w:i/>
          <w:szCs w:val="20"/>
        </w:rPr>
      </w:pPr>
    </w:p>
    <w:p w14:paraId="18DA1661" w14:textId="175722F0" w:rsidR="008A1898" w:rsidRPr="00E86DFA" w:rsidRDefault="008A1898" w:rsidP="00E86DFA">
      <w:pPr>
        <w:pStyle w:val="Caption"/>
        <w:jc w:val="both"/>
        <w:rPr>
          <w:b w:val="0"/>
        </w:rPr>
      </w:pPr>
      <w:r w:rsidRPr="00E86DFA">
        <w:rPr>
          <w:b w:val="0"/>
          <w:u w:val="none"/>
        </w:rPr>
        <w:t xml:space="preserve">Changes to planned activities are presented </w:t>
      </w:r>
      <w:r w:rsidR="007012E8" w:rsidRPr="00C07BA7">
        <w:rPr>
          <w:b w:val="0"/>
          <w:u w:val="none"/>
        </w:rPr>
        <w:t xml:space="preserve">in </w:t>
      </w:r>
      <w:r w:rsidR="00C07BA7" w:rsidRPr="00C07BA7">
        <w:rPr>
          <w:b w:val="0"/>
          <w:u w:val="none"/>
        </w:rPr>
        <w:fldChar w:fldCharType="begin"/>
      </w:r>
      <w:r w:rsidR="00C07BA7" w:rsidRPr="00C07BA7">
        <w:rPr>
          <w:b w:val="0"/>
          <w:u w:val="none"/>
        </w:rPr>
        <w:instrText xml:space="preserve"> REF _Ref72748444 \h  \* MERGEFORMAT </w:instrText>
      </w:r>
      <w:r w:rsidR="00C07BA7" w:rsidRPr="00C07BA7">
        <w:rPr>
          <w:b w:val="0"/>
          <w:u w:val="none"/>
        </w:rPr>
      </w:r>
      <w:r w:rsidR="00C07BA7" w:rsidRPr="00C07BA7">
        <w:rPr>
          <w:b w:val="0"/>
          <w:u w:val="none"/>
        </w:rPr>
        <w:fldChar w:fldCharType="separate"/>
      </w:r>
      <w:r w:rsidR="00F5141C" w:rsidRPr="00F5141C">
        <w:rPr>
          <w:b w:val="0"/>
          <w:u w:val="none"/>
        </w:rPr>
        <w:t xml:space="preserve">Table </w:t>
      </w:r>
      <w:r w:rsidR="00F5141C" w:rsidRPr="00F5141C">
        <w:rPr>
          <w:b w:val="0"/>
          <w:noProof/>
          <w:u w:val="none"/>
        </w:rPr>
        <w:t>8</w:t>
      </w:r>
      <w:r w:rsidR="00C07BA7" w:rsidRPr="00C07BA7">
        <w:rPr>
          <w:b w:val="0"/>
          <w:u w:val="none"/>
        </w:rPr>
        <w:fldChar w:fldCharType="end"/>
      </w:r>
      <w:r w:rsidR="007012E8" w:rsidRPr="00C07BA7">
        <w:rPr>
          <w:b w:val="0"/>
          <w:u w:val="none"/>
        </w:rPr>
        <w:t xml:space="preserve"> </w:t>
      </w:r>
      <w:r w:rsidRPr="00C07BA7">
        <w:rPr>
          <w:b w:val="0"/>
          <w:u w:val="none"/>
        </w:rPr>
        <w:t>following</w:t>
      </w:r>
      <w:r w:rsidRPr="00E86DFA">
        <w:rPr>
          <w:b w:val="0"/>
          <w:u w:val="none"/>
        </w:rPr>
        <w:t xml:space="preserve"> </w:t>
      </w:r>
      <w:proofErr w:type="gramStart"/>
      <w:r w:rsidRPr="00E86DFA">
        <w:rPr>
          <w:b w:val="0"/>
          <w:u w:val="none"/>
        </w:rPr>
        <w:t>stakeholders</w:t>
      </w:r>
      <w:proofErr w:type="gramEnd"/>
      <w:r w:rsidRPr="00E86DFA">
        <w:rPr>
          <w:b w:val="0"/>
          <w:u w:val="none"/>
        </w:rPr>
        <w:t xml:space="preserve"> consultations. </w:t>
      </w:r>
      <w:r w:rsidR="00823806" w:rsidRPr="00E86DFA">
        <w:rPr>
          <w:b w:val="0"/>
          <w:u w:val="none"/>
        </w:rPr>
        <w:t>Throughout the</w:t>
      </w:r>
      <w:r w:rsidRPr="00E86DFA">
        <w:rPr>
          <w:b w:val="0"/>
          <w:u w:val="none"/>
        </w:rPr>
        <w:t xml:space="preserve"> PPG</w:t>
      </w:r>
      <w:r w:rsidR="00823806" w:rsidRPr="00E86DFA">
        <w:rPr>
          <w:b w:val="0"/>
          <w:u w:val="none"/>
        </w:rPr>
        <w:t xml:space="preserve"> phase</w:t>
      </w:r>
      <w:r w:rsidR="00A72924" w:rsidRPr="00E86DFA">
        <w:rPr>
          <w:b w:val="0"/>
          <w:u w:val="none"/>
        </w:rPr>
        <w:t>,</w:t>
      </w:r>
      <w:r w:rsidR="00823806" w:rsidRPr="00E86DFA">
        <w:rPr>
          <w:b w:val="0"/>
          <w:u w:val="none"/>
        </w:rPr>
        <w:t xml:space="preserve"> stakeholders were asked to determine the priority level of the outputs. As a result, the PPG team </w:t>
      </w:r>
      <w:r w:rsidRPr="00E86DFA">
        <w:rPr>
          <w:b w:val="0"/>
          <w:u w:val="none"/>
        </w:rPr>
        <w:t>categorized each output through a</w:t>
      </w:r>
      <w:r w:rsidR="00823806" w:rsidRPr="00E86DFA">
        <w:rPr>
          <w:b w:val="0"/>
          <w:u w:val="none"/>
        </w:rPr>
        <w:t>n internal</w:t>
      </w:r>
      <w:r w:rsidRPr="00E86DFA">
        <w:rPr>
          <w:b w:val="0"/>
          <w:u w:val="none"/>
        </w:rPr>
        <w:t xml:space="preserve"> sequencing exercise</w:t>
      </w:r>
      <w:r w:rsidR="00823806" w:rsidRPr="00E86DFA">
        <w:rPr>
          <w:b w:val="0"/>
          <w:u w:val="none"/>
        </w:rPr>
        <w:t>, which was further refined at the validation workshop</w:t>
      </w:r>
      <w:r w:rsidRPr="00E86DFA">
        <w:rPr>
          <w:b w:val="0"/>
          <w:u w:val="none"/>
        </w:rPr>
        <w:t>. Therefore, activities are now listed in order of priority.</w:t>
      </w:r>
    </w:p>
    <w:p w14:paraId="01993C4B" w14:textId="35517CD4" w:rsidR="008A1898" w:rsidRPr="007012E8" w:rsidRDefault="008A1898" w:rsidP="00E86DFA">
      <w:pPr>
        <w:jc w:val="both"/>
      </w:pPr>
    </w:p>
    <w:p w14:paraId="1903EC6F" w14:textId="495AB2CD" w:rsidR="00C07BA7" w:rsidRDefault="00C07BA7" w:rsidP="00C07BA7">
      <w:pPr>
        <w:pStyle w:val="Caption"/>
        <w:keepNext/>
      </w:pPr>
      <w:bookmarkStart w:id="49" w:name="_Ref72748444"/>
      <w:bookmarkStart w:id="50" w:name="_Toc84428735"/>
      <w:r w:rsidRPr="00C07BA7">
        <w:rPr>
          <w:u w:val="none"/>
        </w:rPr>
        <w:t xml:space="preserve">Table </w:t>
      </w:r>
      <w:r w:rsidRPr="00C07BA7">
        <w:rPr>
          <w:u w:val="none"/>
        </w:rPr>
        <w:fldChar w:fldCharType="begin"/>
      </w:r>
      <w:r w:rsidRPr="00C07BA7">
        <w:rPr>
          <w:u w:val="none"/>
        </w:rPr>
        <w:instrText xml:space="preserve"> SEQ Table \* ARABIC </w:instrText>
      </w:r>
      <w:r w:rsidRPr="00C07BA7">
        <w:rPr>
          <w:u w:val="none"/>
        </w:rPr>
        <w:fldChar w:fldCharType="separate"/>
      </w:r>
      <w:r w:rsidR="00F5141C">
        <w:rPr>
          <w:noProof/>
          <w:u w:val="none"/>
        </w:rPr>
        <w:t>8</w:t>
      </w:r>
      <w:r w:rsidRPr="00C07BA7">
        <w:rPr>
          <w:u w:val="none"/>
        </w:rPr>
        <w:fldChar w:fldCharType="end"/>
      </w:r>
      <w:bookmarkEnd w:id="49"/>
      <w:r w:rsidRPr="00C07BA7">
        <w:rPr>
          <w:b w:val="0"/>
          <w:bCs/>
          <w:u w:val="none"/>
        </w:rPr>
        <w:t>: Changes brought to the project design as a result of baseline activities</w:t>
      </w:r>
      <w:bookmarkEnd w:id="50"/>
    </w:p>
    <w:tbl>
      <w:tblPr>
        <w:tblW w:w="93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2128"/>
        <w:gridCol w:w="2444"/>
        <w:gridCol w:w="3146"/>
      </w:tblGrid>
      <w:tr w:rsidR="008A1898" w:rsidRPr="00953400" w14:paraId="3D2D76A9" w14:textId="77777777" w:rsidTr="009841D2">
        <w:tc>
          <w:tcPr>
            <w:tcW w:w="1672" w:type="dxa"/>
          </w:tcPr>
          <w:p w14:paraId="6EAAAD6F" w14:textId="77777777" w:rsidR="008A1898" w:rsidRPr="00953400" w:rsidRDefault="008A1898" w:rsidP="00A43946">
            <w:pPr>
              <w:rPr>
                <w:rFonts w:ascii="Calibri" w:hAnsi="Calibri" w:cs="Calibri"/>
                <w:b/>
                <w:sz w:val="18"/>
                <w:szCs w:val="18"/>
                <w:lang w:val="en-GB"/>
              </w:rPr>
            </w:pPr>
            <w:r w:rsidRPr="00953400">
              <w:rPr>
                <w:rFonts w:ascii="Calibri" w:hAnsi="Calibri" w:cs="Calibri"/>
                <w:b/>
                <w:sz w:val="18"/>
                <w:szCs w:val="18"/>
                <w:lang w:val="en-GB"/>
              </w:rPr>
              <w:t>Components and Budgets</w:t>
            </w:r>
          </w:p>
        </w:tc>
        <w:tc>
          <w:tcPr>
            <w:tcW w:w="2128" w:type="dxa"/>
            <w:shd w:val="clear" w:color="auto" w:fill="auto"/>
          </w:tcPr>
          <w:p w14:paraId="24CC7144" w14:textId="77777777" w:rsidR="008A1898" w:rsidRPr="00364055" w:rsidRDefault="008A1898" w:rsidP="00A43946">
            <w:pPr>
              <w:jc w:val="center"/>
              <w:rPr>
                <w:rFonts w:ascii="Calibri" w:hAnsi="Calibri" w:cs="Calibri"/>
                <w:b/>
                <w:sz w:val="18"/>
                <w:szCs w:val="18"/>
                <w:lang w:val="en-GB"/>
              </w:rPr>
            </w:pPr>
            <w:r w:rsidRPr="006042D0">
              <w:rPr>
                <w:rFonts w:ascii="Calibri" w:hAnsi="Calibri" w:cs="Calibri"/>
                <w:b/>
                <w:sz w:val="18"/>
                <w:szCs w:val="18"/>
                <w:lang w:val="en-GB"/>
              </w:rPr>
              <w:t>Initial Outputs at PIF Stage</w:t>
            </w:r>
          </w:p>
        </w:tc>
        <w:tc>
          <w:tcPr>
            <w:tcW w:w="2444" w:type="dxa"/>
          </w:tcPr>
          <w:p w14:paraId="5221F8F8" w14:textId="77777777" w:rsidR="008A1898" w:rsidRPr="006042D0" w:rsidRDefault="008A1898" w:rsidP="00A43946">
            <w:pPr>
              <w:rPr>
                <w:rFonts w:ascii="Calibri" w:hAnsi="Calibri" w:cs="Calibri"/>
                <w:b/>
                <w:sz w:val="18"/>
                <w:szCs w:val="18"/>
                <w:lang w:val="en-GB"/>
              </w:rPr>
            </w:pPr>
            <w:r w:rsidRPr="006042D0">
              <w:rPr>
                <w:rFonts w:ascii="Calibri" w:hAnsi="Calibri" w:cs="Calibri"/>
                <w:b/>
                <w:sz w:val="18"/>
                <w:szCs w:val="18"/>
                <w:lang w:val="en-GB"/>
              </w:rPr>
              <w:t>Outputs at CEO Endorsement</w:t>
            </w:r>
          </w:p>
          <w:p w14:paraId="7C5935EE" w14:textId="77777777" w:rsidR="008A1898" w:rsidRPr="00EF5F9B" w:rsidRDefault="008A1898" w:rsidP="00A43946">
            <w:pPr>
              <w:rPr>
                <w:rFonts w:ascii="Calibri" w:hAnsi="Calibri" w:cs="Calibri"/>
                <w:b/>
                <w:i/>
                <w:iCs/>
                <w:sz w:val="18"/>
                <w:szCs w:val="18"/>
              </w:rPr>
            </w:pPr>
            <w:r w:rsidRPr="006042D0">
              <w:rPr>
                <w:rFonts w:ascii="Calibri" w:hAnsi="Calibri" w:cs="Calibri"/>
                <w:b/>
                <w:sz w:val="18"/>
                <w:szCs w:val="18"/>
              </w:rPr>
              <w:t>(Changes as a result of PPG Activities)</w:t>
            </w:r>
          </w:p>
        </w:tc>
        <w:tc>
          <w:tcPr>
            <w:tcW w:w="3146" w:type="dxa"/>
          </w:tcPr>
          <w:p w14:paraId="0576E4A0" w14:textId="77777777" w:rsidR="008A1898" w:rsidRPr="00953400" w:rsidRDefault="008A1898" w:rsidP="00A43946">
            <w:pPr>
              <w:rPr>
                <w:rFonts w:ascii="Calibri" w:hAnsi="Calibri" w:cs="Calibri"/>
                <w:b/>
                <w:sz w:val="18"/>
                <w:szCs w:val="18"/>
                <w:lang w:val="en-GB"/>
              </w:rPr>
            </w:pPr>
            <w:r w:rsidRPr="00953400">
              <w:rPr>
                <w:rFonts w:ascii="Calibri" w:hAnsi="Calibri" w:cs="Calibri"/>
                <w:b/>
                <w:sz w:val="18"/>
                <w:szCs w:val="18"/>
                <w:lang w:val="en-GB"/>
              </w:rPr>
              <w:t>Justification for change</w:t>
            </w:r>
          </w:p>
        </w:tc>
      </w:tr>
      <w:tr w:rsidR="008A1898" w:rsidRPr="00953400" w14:paraId="329AECBC" w14:textId="77777777" w:rsidTr="009841D2">
        <w:tc>
          <w:tcPr>
            <w:tcW w:w="1672" w:type="dxa"/>
            <w:vMerge w:val="restart"/>
          </w:tcPr>
          <w:p w14:paraId="142E1580" w14:textId="77777777" w:rsidR="008A1898" w:rsidRPr="00953400" w:rsidRDefault="008A1898" w:rsidP="00A43946">
            <w:pPr>
              <w:spacing w:before="120"/>
              <w:rPr>
                <w:rFonts w:ascii="Calibri" w:hAnsi="Calibri" w:cs="Calibri"/>
                <w:b/>
                <w:sz w:val="18"/>
                <w:szCs w:val="18"/>
              </w:rPr>
            </w:pPr>
            <w:r w:rsidRPr="00953400">
              <w:rPr>
                <w:rFonts w:ascii="Calibri" w:hAnsi="Calibri" w:cs="Calibri"/>
                <w:color w:val="000000"/>
                <w:sz w:val="18"/>
                <w:szCs w:val="18"/>
              </w:rPr>
              <w:t>Component 1—Policy and Regulation</w:t>
            </w:r>
          </w:p>
          <w:p w14:paraId="46FB9CC0" w14:textId="77777777" w:rsidR="008A1898" w:rsidRPr="00953400" w:rsidRDefault="008A1898" w:rsidP="00A43946">
            <w:pPr>
              <w:spacing w:before="120"/>
              <w:rPr>
                <w:rFonts w:ascii="Calibri" w:hAnsi="Calibri" w:cs="Calibri"/>
                <w:b/>
                <w:sz w:val="18"/>
                <w:szCs w:val="18"/>
              </w:rPr>
            </w:pPr>
            <w:r w:rsidRPr="00953400">
              <w:rPr>
                <w:rFonts w:ascii="Calibri" w:hAnsi="Calibri" w:cs="Calibri"/>
                <w:color w:val="000000"/>
                <w:sz w:val="18"/>
                <w:szCs w:val="18"/>
              </w:rPr>
              <w:t>Initial Budget:  $291,469</w:t>
            </w:r>
          </w:p>
          <w:p w14:paraId="3DB95601" w14:textId="704932FE" w:rsidR="008A1898" w:rsidRPr="00953400" w:rsidRDefault="008A1898" w:rsidP="00A43946">
            <w:pPr>
              <w:spacing w:before="120"/>
              <w:rPr>
                <w:rFonts w:ascii="Calibri" w:hAnsi="Calibri" w:cs="Calibri"/>
                <w:b/>
                <w:sz w:val="18"/>
                <w:szCs w:val="18"/>
              </w:rPr>
            </w:pPr>
            <w:r w:rsidRPr="00953400">
              <w:rPr>
                <w:rFonts w:ascii="Calibri" w:hAnsi="Calibri" w:cs="Calibri"/>
                <w:color w:val="000000"/>
                <w:sz w:val="18"/>
                <w:szCs w:val="18"/>
              </w:rPr>
              <w:t xml:space="preserve">New Budget:  </w:t>
            </w:r>
            <w:r w:rsidR="00613861">
              <w:rPr>
                <w:rFonts w:ascii="Calibri" w:hAnsi="Calibri" w:cs="Calibri"/>
                <w:color w:val="000000"/>
                <w:sz w:val="18"/>
                <w:szCs w:val="18"/>
              </w:rPr>
              <w:t>$</w:t>
            </w:r>
            <w:r w:rsidR="00AD6ED8">
              <w:rPr>
                <w:rFonts w:ascii="Calibri" w:hAnsi="Calibri" w:cs="Calibri"/>
                <w:color w:val="000000"/>
                <w:sz w:val="18"/>
                <w:szCs w:val="18"/>
              </w:rPr>
              <w:t>19</w:t>
            </w:r>
            <w:r w:rsidR="00A16FDF">
              <w:rPr>
                <w:rFonts w:ascii="Calibri" w:hAnsi="Calibri" w:cs="Calibri"/>
                <w:color w:val="000000"/>
                <w:sz w:val="18"/>
                <w:szCs w:val="18"/>
              </w:rPr>
              <w:t>6</w:t>
            </w:r>
            <w:r w:rsidR="00AD6ED8">
              <w:rPr>
                <w:rFonts w:ascii="Calibri" w:hAnsi="Calibri" w:cs="Calibri"/>
                <w:color w:val="000000"/>
                <w:sz w:val="18"/>
                <w:szCs w:val="18"/>
              </w:rPr>
              <w:t>,</w:t>
            </w:r>
            <w:r w:rsidR="00A16FDF">
              <w:rPr>
                <w:rFonts w:ascii="Calibri" w:hAnsi="Calibri" w:cs="Calibri"/>
                <w:color w:val="000000"/>
                <w:sz w:val="18"/>
                <w:szCs w:val="18"/>
              </w:rPr>
              <w:t>74</w:t>
            </w:r>
            <w:r w:rsidR="00AD6ED8">
              <w:rPr>
                <w:rFonts w:ascii="Calibri" w:hAnsi="Calibri" w:cs="Calibri"/>
                <w:color w:val="000000"/>
                <w:sz w:val="18"/>
                <w:szCs w:val="18"/>
              </w:rPr>
              <w:t>1</w:t>
            </w:r>
            <w:r w:rsidRPr="00953400">
              <w:rPr>
                <w:rFonts w:ascii="Calibri" w:hAnsi="Calibri" w:cs="Calibri"/>
                <w:color w:val="000000"/>
                <w:sz w:val="18"/>
                <w:szCs w:val="18"/>
              </w:rPr>
              <w:t xml:space="preserve"> </w:t>
            </w:r>
          </w:p>
          <w:p w14:paraId="0A253F8E" w14:textId="4336389A" w:rsidR="008A1898" w:rsidRPr="00953400" w:rsidRDefault="008A1898" w:rsidP="00A43946">
            <w:pPr>
              <w:rPr>
                <w:rFonts w:ascii="Calibri" w:hAnsi="Calibri" w:cs="Calibri"/>
                <w:color w:val="000000"/>
                <w:sz w:val="18"/>
                <w:szCs w:val="18"/>
              </w:rPr>
            </w:pPr>
            <w:r w:rsidRPr="00953400">
              <w:rPr>
                <w:rFonts w:ascii="Calibri" w:hAnsi="Calibri" w:cs="Calibri"/>
                <w:color w:val="000000"/>
                <w:sz w:val="18"/>
                <w:szCs w:val="18"/>
              </w:rPr>
              <w:t xml:space="preserve">Co-financing: </w:t>
            </w:r>
            <w:r w:rsidR="00613861">
              <w:rPr>
                <w:rFonts w:ascii="Calibri" w:hAnsi="Calibri" w:cs="Calibri"/>
                <w:color w:val="000000"/>
                <w:sz w:val="18"/>
                <w:szCs w:val="18"/>
              </w:rPr>
              <w:t>$</w:t>
            </w:r>
            <w:r w:rsidR="00613861">
              <w:rPr>
                <w:rFonts w:ascii="Calibri" w:hAnsi="Calibri" w:cs="Calibri"/>
                <w:color w:val="000000"/>
                <w:sz w:val="18"/>
                <w:szCs w:val="18"/>
                <w:lang w:val="fr-CA"/>
              </w:rPr>
              <w:t>5,</w:t>
            </w:r>
            <w:r w:rsidR="00A16FDF">
              <w:rPr>
                <w:rFonts w:ascii="Calibri" w:hAnsi="Calibri" w:cs="Calibri"/>
                <w:color w:val="000000"/>
                <w:sz w:val="18"/>
                <w:szCs w:val="18"/>
                <w:lang w:val="fr-CA"/>
              </w:rPr>
              <w:t>650</w:t>
            </w:r>
            <w:r w:rsidR="00AD6ED8">
              <w:rPr>
                <w:rFonts w:ascii="Calibri" w:hAnsi="Calibri" w:cs="Calibri"/>
                <w:color w:val="000000"/>
                <w:sz w:val="18"/>
                <w:szCs w:val="18"/>
                <w:lang w:val="fr-CA"/>
              </w:rPr>
              <w:t>,</w:t>
            </w:r>
            <w:r w:rsidR="00A16FDF">
              <w:rPr>
                <w:rFonts w:ascii="Calibri" w:hAnsi="Calibri" w:cs="Calibri"/>
                <w:color w:val="000000"/>
                <w:sz w:val="18"/>
                <w:szCs w:val="18"/>
                <w:lang w:val="fr-CA"/>
              </w:rPr>
              <w:t>939</w:t>
            </w:r>
          </w:p>
          <w:p w14:paraId="5203E03C" w14:textId="77777777" w:rsidR="008A1898" w:rsidRPr="00953400" w:rsidRDefault="008A1898" w:rsidP="00A43946">
            <w:pPr>
              <w:rPr>
                <w:rFonts w:ascii="Calibri" w:hAnsi="Calibri" w:cs="Calibri"/>
                <w:bCs/>
                <w:color w:val="000000"/>
                <w:sz w:val="18"/>
                <w:szCs w:val="18"/>
                <w:u w:val="single"/>
              </w:rPr>
            </w:pPr>
          </w:p>
          <w:p w14:paraId="79BE39BB" w14:textId="7DABABCB" w:rsidR="008A1898" w:rsidRPr="00953400" w:rsidRDefault="008A1898" w:rsidP="00A43946">
            <w:pPr>
              <w:rPr>
                <w:rFonts w:ascii="Calibri" w:hAnsi="Calibri" w:cs="Calibri"/>
                <w:bCs/>
                <w:sz w:val="18"/>
                <w:szCs w:val="18"/>
                <w:u w:val="single"/>
                <w:lang w:val="en-GB"/>
              </w:rPr>
            </w:pPr>
          </w:p>
        </w:tc>
        <w:tc>
          <w:tcPr>
            <w:tcW w:w="2128" w:type="dxa"/>
            <w:shd w:val="clear" w:color="auto" w:fill="auto"/>
          </w:tcPr>
          <w:p w14:paraId="11B9B645" w14:textId="2C3163E1" w:rsidR="008A1898" w:rsidRPr="006042D0" w:rsidRDefault="008A1898" w:rsidP="00A43946">
            <w:pPr>
              <w:rPr>
                <w:rFonts w:ascii="Calibri" w:hAnsi="Calibri" w:cs="Calibri"/>
                <w:sz w:val="18"/>
                <w:szCs w:val="18"/>
              </w:rPr>
            </w:pPr>
            <w:r w:rsidRPr="00EF5F9B">
              <w:rPr>
                <w:rFonts w:ascii="Calibri" w:hAnsi="Calibri" w:cs="Calibri"/>
                <w:bCs/>
                <w:sz w:val="18"/>
                <w:szCs w:val="18"/>
                <w:lang w:val="en-GB"/>
              </w:rPr>
              <w:t xml:space="preserve">Output </w:t>
            </w:r>
            <w:r w:rsidRPr="006042D0">
              <w:rPr>
                <w:rFonts w:ascii="Calibri" w:hAnsi="Calibri" w:cs="Calibri"/>
                <w:color w:val="000000"/>
                <w:sz w:val="18"/>
                <w:szCs w:val="18"/>
              </w:rPr>
              <w:t>1.1</w:t>
            </w:r>
            <w:r w:rsidR="006042D0">
              <w:rPr>
                <w:rFonts w:ascii="Calibri" w:hAnsi="Calibri" w:cs="Calibri"/>
                <w:color w:val="000000"/>
                <w:sz w:val="18"/>
                <w:szCs w:val="18"/>
              </w:rPr>
              <w:t>:</w:t>
            </w:r>
            <w:r w:rsidRPr="006042D0">
              <w:rPr>
                <w:rFonts w:ascii="Calibri" w:hAnsi="Calibri" w:cs="Calibri"/>
                <w:color w:val="000000"/>
                <w:sz w:val="18"/>
                <w:szCs w:val="18"/>
              </w:rPr>
              <w:t xml:space="preserve"> </w:t>
            </w:r>
            <w:proofErr w:type="spellStart"/>
            <w:r w:rsidRPr="006042D0">
              <w:rPr>
                <w:rFonts w:ascii="Calibri" w:hAnsi="Calibri" w:cs="Calibri"/>
                <w:sz w:val="18"/>
                <w:szCs w:val="18"/>
              </w:rPr>
              <w:t>Minigrid</w:t>
            </w:r>
            <w:proofErr w:type="spellEnd"/>
            <w:r w:rsidRPr="006042D0">
              <w:rPr>
                <w:rFonts w:ascii="Calibri" w:hAnsi="Calibri" w:cs="Calibri"/>
                <w:sz w:val="18"/>
                <w:szCs w:val="18"/>
              </w:rPr>
              <w:t xml:space="preserve"> DREI techno-economic analyses carried out to propose most cost-effective basket of policy and financial </w:t>
            </w:r>
            <w:proofErr w:type="spellStart"/>
            <w:r w:rsidRPr="006042D0">
              <w:rPr>
                <w:rFonts w:ascii="Calibri" w:hAnsi="Calibri" w:cs="Calibri"/>
                <w:sz w:val="18"/>
                <w:szCs w:val="18"/>
              </w:rPr>
              <w:t>derisking</w:t>
            </w:r>
            <w:proofErr w:type="spellEnd"/>
            <w:r w:rsidRPr="006042D0">
              <w:rPr>
                <w:rFonts w:ascii="Calibri" w:hAnsi="Calibri" w:cs="Calibri"/>
                <w:sz w:val="18"/>
                <w:szCs w:val="18"/>
              </w:rPr>
              <w:t xml:space="preserve"> instruments </w:t>
            </w:r>
          </w:p>
        </w:tc>
        <w:tc>
          <w:tcPr>
            <w:tcW w:w="2444" w:type="dxa"/>
          </w:tcPr>
          <w:p w14:paraId="1C9227F2" w14:textId="199BA3ED" w:rsidR="008A1898" w:rsidRPr="006042D0" w:rsidRDefault="008A1898" w:rsidP="00A43946">
            <w:pPr>
              <w:rPr>
                <w:rFonts w:ascii="Calibri" w:hAnsi="Calibri" w:cs="Calibri"/>
                <w:i/>
                <w:iCs/>
                <w:sz w:val="18"/>
                <w:szCs w:val="18"/>
              </w:rPr>
            </w:pPr>
            <w:r w:rsidRPr="00EF5F9B">
              <w:rPr>
                <w:rFonts w:ascii="Calibri" w:hAnsi="Calibri" w:cs="Calibri"/>
                <w:bCs/>
                <w:i/>
                <w:iCs/>
                <w:sz w:val="18"/>
                <w:szCs w:val="18"/>
              </w:rPr>
              <w:t xml:space="preserve">Output </w:t>
            </w:r>
            <w:r w:rsidR="00A44A88" w:rsidRPr="00EF5F9B">
              <w:rPr>
                <w:rFonts w:ascii="Calibri" w:hAnsi="Calibri" w:cs="Calibri"/>
                <w:bCs/>
                <w:i/>
                <w:iCs/>
                <w:sz w:val="18"/>
                <w:szCs w:val="18"/>
              </w:rPr>
              <w:t>1.1:</w:t>
            </w:r>
            <w:r w:rsidRPr="00EF5F9B">
              <w:rPr>
                <w:rFonts w:ascii="Calibri" w:hAnsi="Calibri" w:cs="Calibri"/>
                <w:bCs/>
                <w:i/>
                <w:iCs/>
                <w:sz w:val="18"/>
                <w:szCs w:val="18"/>
              </w:rPr>
              <w:t xml:space="preserve"> </w:t>
            </w:r>
            <w:r w:rsidR="00995A11" w:rsidRPr="00995A11">
              <w:rPr>
                <w:rFonts w:ascii="Calibri" w:hAnsi="Calibri" w:cs="Calibri"/>
                <w:bCs/>
                <w:i/>
                <w:iCs/>
                <w:sz w:val="18"/>
                <w:szCs w:val="18"/>
              </w:rPr>
              <w:t xml:space="preserve">An inclusive national dialogue to identify </w:t>
            </w:r>
            <w:proofErr w:type="spellStart"/>
            <w:r w:rsidR="00995A11" w:rsidRPr="00995A11">
              <w:rPr>
                <w:rFonts w:ascii="Calibri" w:hAnsi="Calibri" w:cs="Calibri"/>
                <w:bCs/>
                <w:i/>
                <w:iCs/>
                <w:sz w:val="18"/>
                <w:szCs w:val="18"/>
              </w:rPr>
              <w:t>minigrid</w:t>
            </w:r>
            <w:proofErr w:type="spellEnd"/>
            <w:r w:rsidR="00995A11" w:rsidRPr="00995A11">
              <w:rPr>
                <w:rFonts w:ascii="Calibri" w:hAnsi="Calibri" w:cs="Calibri"/>
                <w:bCs/>
                <w:i/>
                <w:iCs/>
                <w:sz w:val="18"/>
                <w:szCs w:val="18"/>
              </w:rPr>
              <w:t xml:space="preserve"> delivery models is facilitated, clarifying priority interventions for an integrated approach to off-grid electrification</w:t>
            </w:r>
          </w:p>
        </w:tc>
        <w:tc>
          <w:tcPr>
            <w:tcW w:w="3146" w:type="dxa"/>
          </w:tcPr>
          <w:p w14:paraId="2E132F34" w14:textId="77777777" w:rsidR="008A1898" w:rsidRPr="00953400" w:rsidRDefault="008A1898" w:rsidP="00891B35">
            <w:pPr>
              <w:jc w:val="both"/>
              <w:rPr>
                <w:rFonts w:ascii="Calibri" w:hAnsi="Calibri" w:cs="Calibri"/>
                <w:sz w:val="18"/>
                <w:szCs w:val="18"/>
              </w:rPr>
            </w:pPr>
            <w:r w:rsidRPr="00953400">
              <w:rPr>
                <w:rFonts w:ascii="Calibri" w:hAnsi="Calibri" w:cs="Calibri"/>
                <w:sz w:val="18"/>
                <w:szCs w:val="18"/>
              </w:rPr>
              <w:t xml:space="preserve">This output was added to fully address the lack of sector leadership and coordination of renewable energy </w:t>
            </w:r>
            <w:proofErr w:type="spellStart"/>
            <w:r w:rsidRPr="00953400">
              <w:rPr>
                <w:rFonts w:ascii="Calibri" w:hAnsi="Calibri" w:cs="Calibri"/>
                <w:sz w:val="18"/>
                <w:szCs w:val="18"/>
              </w:rPr>
              <w:t>minigrid</w:t>
            </w:r>
            <w:proofErr w:type="spellEnd"/>
            <w:r w:rsidRPr="00953400">
              <w:rPr>
                <w:rFonts w:ascii="Calibri" w:hAnsi="Calibri" w:cs="Calibri"/>
                <w:sz w:val="18"/>
                <w:szCs w:val="18"/>
              </w:rPr>
              <w:t xml:space="preserve"> development.</w:t>
            </w:r>
          </w:p>
          <w:p w14:paraId="3106B1E3" w14:textId="6C79D801" w:rsidR="008A1898" w:rsidRPr="00E86DFA" w:rsidRDefault="008A1898" w:rsidP="00891B35">
            <w:pPr>
              <w:jc w:val="both"/>
              <w:rPr>
                <w:rFonts w:ascii="Calibri" w:hAnsi="Calibri" w:cs="Calibri"/>
                <w:sz w:val="18"/>
                <w:szCs w:val="18"/>
              </w:rPr>
            </w:pPr>
            <w:r w:rsidRPr="00953400">
              <w:rPr>
                <w:rFonts w:ascii="Calibri" w:hAnsi="Calibri" w:cs="Calibri"/>
                <w:sz w:val="18"/>
                <w:szCs w:val="18"/>
              </w:rPr>
              <w:t>The Mini-grid DREI techno-economic analyses, which was originally output 1.1 is now output 1.</w:t>
            </w:r>
            <w:r w:rsidR="004C7322" w:rsidRPr="00953400">
              <w:rPr>
                <w:rFonts w:ascii="Calibri" w:hAnsi="Calibri" w:cs="Calibri"/>
                <w:sz w:val="18"/>
                <w:szCs w:val="18"/>
              </w:rPr>
              <w:t>6</w:t>
            </w:r>
            <w:r w:rsidRPr="00953400">
              <w:rPr>
                <w:rFonts w:ascii="Calibri" w:hAnsi="Calibri" w:cs="Calibri"/>
                <w:sz w:val="18"/>
                <w:szCs w:val="18"/>
              </w:rPr>
              <w:t xml:space="preserve">. Some of first activities this </w:t>
            </w:r>
            <w:r w:rsidR="00A72924">
              <w:rPr>
                <w:rFonts w:ascii="Calibri" w:hAnsi="Calibri" w:cs="Calibri"/>
                <w:sz w:val="18"/>
                <w:szCs w:val="18"/>
              </w:rPr>
              <w:t>new O</w:t>
            </w:r>
            <w:r w:rsidRPr="00953400">
              <w:rPr>
                <w:rFonts w:ascii="Calibri" w:hAnsi="Calibri" w:cs="Calibri"/>
                <w:sz w:val="18"/>
                <w:szCs w:val="18"/>
              </w:rPr>
              <w:t xml:space="preserve">utput </w:t>
            </w:r>
            <w:r w:rsidR="00A72924">
              <w:rPr>
                <w:rFonts w:ascii="Calibri" w:hAnsi="Calibri" w:cs="Calibri"/>
                <w:sz w:val="18"/>
                <w:szCs w:val="18"/>
              </w:rPr>
              <w:t xml:space="preserve">1.1 </w:t>
            </w:r>
            <w:r w:rsidRPr="00953400">
              <w:rPr>
                <w:rFonts w:ascii="Calibri" w:hAnsi="Calibri" w:cs="Calibri"/>
                <w:sz w:val="18"/>
                <w:szCs w:val="18"/>
              </w:rPr>
              <w:t xml:space="preserve">is supposed to carry-out are: </w:t>
            </w:r>
            <w:r w:rsidRPr="007012E8">
              <w:rPr>
                <w:rFonts w:ascii="Calibri" w:hAnsi="Calibri" w:cs="Calibri"/>
                <w:sz w:val="18"/>
                <w:szCs w:val="18"/>
              </w:rPr>
              <w:t>d</w:t>
            </w:r>
            <w:r w:rsidRPr="00E86DFA">
              <w:rPr>
                <w:rFonts w:ascii="Calibri" w:hAnsi="Calibri" w:cs="Calibri"/>
                <w:sz w:val="18"/>
                <w:szCs w:val="18"/>
              </w:rPr>
              <w:t>evelop a guide on Importation of renewable energy technologies.</w:t>
            </w:r>
          </w:p>
          <w:p w14:paraId="68E31CB1" w14:textId="03C02EC7" w:rsidR="008A1898" w:rsidRPr="00E86DFA" w:rsidRDefault="008A1898" w:rsidP="00891B35">
            <w:pPr>
              <w:jc w:val="both"/>
              <w:rPr>
                <w:rFonts w:ascii="Calibri" w:hAnsi="Calibri" w:cs="Calibri"/>
                <w:sz w:val="18"/>
                <w:szCs w:val="18"/>
              </w:rPr>
            </w:pPr>
            <w:r w:rsidRPr="00E86DFA">
              <w:rPr>
                <w:rFonts w:ascii="Calibri" w:hAnsi="Calibri" w:cs="Calibri"/>
                <w:sz w:val="18"/>
                <w:szCs w:val="18"/>
              </w:rPr>
              <w:t>Support</w:t>
            </w:r>
            <w:r w:rsidR="00823806" w:rsidRPr="00E86DFA">
              <w:rPr>
                <w:rFonts w:ascii="Calibri" w:hAnsi="Calibri" w:cs="Calibri"/>
                <w:sz w:val="18"/>
                <w:szCs w:val="18"/>
              </w:rPr>
              <w:t xml:space="preserve"> the activity started by the AfDB’s SEFA under the </w:t>
            </w:r>
            <w:proofErr w:type="spellStart"/>
            <w:r w:rsidR="00823806" w:rsidRPr="00E86DFA">
              <w:rPr>
                <w:rFonts w:ascii="Calibri" w:hAnsi="Calibri" w:cs="Calibri"/>
                <w:sz w:val="18"/>
                <w:szCs w:val="18"/>
              </w:rPr>
              <w:t>Yeleen</w:t>
            </w:r>
            <w:proofErr w:type="spellEnd"/>
            <w:r w:rsidR="00823806" w:rsidRPr="00E86DFA">
              <w:rPr>
                <w:rFonts w:ascii="Calibri" w:hAnsi="Calibri" w:cs="Calibri"/>
                <w:sz w:val="18"/>
                <w:szCs w:val="18"/>
              </w:rPr>
              <w:t xml:space="preserve"> Project</w:t>
            </w:r>
            <w:r w:rsidRPr="00E86DFA">
              <w:rPr>
                <w:rFonts w:ascii="Calibri" w:hAnsi="Calibri" w:cs="Calibri"/>
                <w:sz w:val="18"/>
                <w:szCs w:val="18"/>
              </w:rPr>
              <w:t xml:space="preserve"> </w:t>
            </w:r>
            <w:r w:rsidR="00823806" w:rsidRPr="00E86DFA">
              <w:rPr>
                <w:rFonts w:ascii="Calibri" w:hAnsi="Calibri" w:cs="Calibri"/>
                <w:sz w:val="18"/>
                <w:szCs w:val="18"/>
              </w:rPr>
              <w:t xml:space="preserve">to </w:t>
            </w:r>
            <w:r w:rsidRPr="00E86DFA">
              <w:rPr>
                <w:rFonts w:ascii="Calibri" w:hAnsi="Calibri" w:cs="Calibri"/>
                <w:sz w:val="18"/>
                <w:szCs w:val="18"/>
              </w:rPr>
              <w:t>establish waste management policies and plans to ensure mini-grid hardware and batteries are properly handled at end-of-life.</w:t>
            </w:r>
          </w:p>
          <w:p w14:paraId="6BD09A39" w14:textId="77777777" w:rsidR="008A1898" w:rsidRPr="00953400" w:rsidRDefault="008A1898" w:rsidP="00891B35">
            <w:pPr>
              <w:jc w:val="both"/>
              <w:rPr>
                <w:rFonts w:ascii="Calibri" w:hAnsi="Calibri" w:cs="Calibri"/>
                <w:sz w:val="18"/>
                <w:szCs w:val="18"/>
              </w:rPr>
            </w:pPr>
            <w:r w:rsidRPr="00953400">
              <w:rPr>
                <w:rFonts w:ascii="Calibri" w:hAnsi="Calibri" w:cs="Calibri"/>
                <w:sz w:val="18"/>
                <w:szCs w:val="18"/>
              </w:rPr>
              <w:t xml:space="preserve">Developers and other stakeholders need clarity in order to make business decisions. This </w:t>
            </w:r>
            <w:proofErr w:type="gramStart"/>
            <w:r w:rsidRPr="00953400">
              <w:rPr>
                <w:rFonts w:ascii="Calibri" w:hAnsi="Calibri" w:cs="Calibri"/>
                <w:sz w:val="18"/>
                <w:szCs w:val="18"/>
              </w:rPr>
              <w:t>in itself is</w:t>
            </w:r>
            <w:proofErr w:type="gramEnd"/>
            <w:r w:rsidRPr="00953400">
              <w:rPr>
                <w:rFonts w:ascii="Calibri" w:hAnsi="Calibri" w:cs="Calibri"/>
                <w:sz w:val="18"/>
                <w:szCs w:val="18"/>
              </w:rPr>
              <w:t xml:space="preserve"> a cost-reduction tool.</w:t>
            </w:r>
          </w:p>
          <w:p w14:paraId="3CB97A70" w14:textId="77777777" w:rsidR="008A1898" w:rsidRPr="00953400" w:rsidRDefault="008A1898" w:rsidP="00891B35">
            <w:pPr>
              <w:jc w:val="both"/>
              <w:rPr>
                <w:rFonts w:ascii="Calibri" w:hAnsi="Calibri" w:cs="Calibri"/>
                <w:sz w:val="18"/>
                <w:szCs w:val="18"/>
              </w:rPr>
            </w:pPr>
            <w:r w:rsidRPr="00953400">
              <w:rPr>
                <w:rFonts w:ascii="Calibri" w:hAnsi="Calibri" w:cs="Calibri"/>
                <w:sz w:val="18"/>
                <w:szCs w:val="18"/>
              </w:rPr>
              <w:t xml:space="preserve">Burkina Faso is attracting considerable donor funding towards rural electrification including </w:t>
            </w:r>
            <w:proofErr w:type="spellStart"/>
            <w:r w:rsidRPr="00953400">
              <w:rPr>
                <w:rFonts w:ascii="Calibri" w:hAnsi="Calibri" w:cs="Calibri"/>
                <w:sz w:val="18"/>
                <w:szCs w:val="18"/>
              </w:rPr>
              <w:t>minigrids</w:t>
            </w:r>
            <w:proofErr w:type="spellEnd"/>
            <w:r w:rsidRPr="00953400">
              <w:rPr>
                <w:rFonts w:ascii="Calibri" w:hAnsi="Calibri" w:cs="Calibri"/>
                <w:sz w:val="18"/>
                <w:szCs w:val="18"/>
              </w:rPr>
              <w:t xml:space="preserve">. The AMP Child Project will be useful by contributing toward preventing environmental degradation by components at the end of their shelf-life with this output in collaboration with </w:t>
            </w:r>
            <w:proofErr w:type="gramStart"/>
            <w:r w:rsidRPr="00953400">
              <w:rPr>
                <w:rFonts w:ascii="Calibri" w:hAnsi="Calibri" w:cs="Calibri"/>
                <w:sz w:val="18"/>
                <w:szCs w:val="18"/>
              </w:rPr>
              <w:t>all of</w:t>
            </w:r>
            <w:proofErr w:type="gramEnd"/>
            <w:r w:rsidRPr="00953400">
              <w:rPr>
                <w:rFonts w:ascii="Calibri" w:hAnsi="Calibri" w:cs="Calibri"/>
                <w:sz w:val="18"/>
                <w:szCs w:val="18"/>
              </w:rPr>
              <w:t xml:space="preserve"> the major projects/donors.</w:t>
            </w:r>
          </w:p>
        </w:tc>
      </w:tr>
      <w:tr w:rsidR="008A1898" w:rsidRPr="00953400" w14:paraId="4379CAEA" w14:textId="77777777" w:rsidTr="009841D2">
        <w:tc>
          <w:tcPr>
            <w:tcW w:w="1672" w:type="dxa"/>
            <w:vMerge/>
          </w:tcPr>
          <w:p w14:paraId="3CDE7CD9" w14:textId="77777777" w:rsidR="008A1898" w:rsidRPr="00953400" w:rsidRDefault="008A1898" w:rsidP="00A43946">
            <w:pPr>
              <w:rPr>
                <w:rFonts w:ascii="Calibri" w:hAnsi="Calibri" w:cs="Calibri"/>
                <w:bCs/>
                <w:sz w:val="18"/>
                <w:szCs w:val="18"/>
                <w:u w:val="single"/>
                <w:lang w:val="en-GB"/>
              </w:rPr>
            </w:pPr>
          </w:p>
        </w:tc>
        <w:tc>
          <w:tcPr>
            <w:tcW w:w="2128" w:type="dxa"/>
            <w:shd w:val="clear" w:color="auto" w:fill="auto"/>
          </w:tcPr>
          <w:p w14:paraId="3E687443" w14:textId="7A0A5212" w:rsidR="008A1898" w:rsidRPr="00EF5F9B" w:rsidRDefault="008A1898" w:rsidP="00A43946">
            <w:pPr>
              <w:rPr>
                <w:rFonts w:ascii="Calibri" w:hAnsi="Calibri" w:cs="Calibri"/>
                <w:bCs/>
                <w:sz w:val="18"/>
                <w:szCs w:val="18"/>
                <w:lang w:val="en-GB"/>
              </w:rPr>
            </w:pPr>
            <w:r w:rsidRPr="00EF5F9B">
              <w:rPr>
                <w:rFonts w:ascii="Calibri" w:hAnsi="Calibri" w:cs="Calibri"/>
                <w:bCs/>
                <w:sz w:val="18"/>
                <w:szCs w:val="18"/>
                <w:lang w:val="en-GB"/>
              </w:rPr>
              <w:t>N</w:t>
            </w:r>
            <w:r w:rsidR="009E61C2">
              <w:rPr>
                <w:rFonts w:ascii="Calibri" w:hAnsi="Calibri" w:cs="Calibri"/>
                <w:bCs/>
                <w:sz w:val="18"/>
                <w:szCs w:val="18"/>
                <w:lang w:val="en-GB"/>
              </w:rPr>
              <w:t>/</w:t>
            </w:r>
            <w:r w:rsidRPr="00EF5F9B">
              <w:rPr>
                <w:rFonts w:ascii="Calibri" w:hAnsi="Calibri" w:cs="Calibri"/>
                <w:bCs/>
                <w:sz w:val="18"/>
                <w:szCs w:val="18"/>
                <w:lang w:val="en-GB"/>
              </w:rPr>
              <w:t>A</w:t>
            </w:r>
          </w:p>
        </w:tc>
        <w:tc>
          <w:tcPr>
            <w:tcW w:w="2444" w:type="dxa"/>
          </w:tcPr>
          <w:p w14:paraId="4841099A" w14:textId="0A1A6D59" w:rsidR="008A1898" w:rsidRPr="00EF5F9B" w:rsidRDefault="008A1898" w:rsidP="00DB797A">
            <w:pPr>
              <w:jc w:val="both"/>
              <w:rPr>
                <w:rFonts w:ascii="Calibri" w:hAnsi="Calibri" w:cs="Calibri"/>
                <w:i/>
                <w:iCs/>
                <w:sz w:val="18"/>
                <w:szCs w:val="18"/>
              </w:rPr>
            </w:pPr>
            <w:r w:rsidRPr="00EF5F9B">
              <w:rPr>
                <w:rFonts w:ascii="Calibri" w:hAnsi="Calibri" w:cs="Calibri"/>
                <w:bCs/>
                <w:i/>
                <w:iCs/>
                <w:sz w:val="18"/>
                <w:szCs w:val="18"/>
              </w:rPr>
              <w:t xml:space="preserve">Output </w:t>
            </w:r>
            <w:r w:rsidR="00DB797A" w:rsidRPr="00EF5F9B">
              <w:rPr>
                <w:rFonts w:ascii="Calibri" w:hAnsi="Calibri" w:cs="Calibri"/>
                <w:bCs/>
                <w:i/>
                <w:iCs/>
                <w:sz w:val="18"/>
                <w:szCs w:val="18"/>
              </w:rPr>
              <w:t>1.2:</w:t>
            </w:r>
            <w:r w:rsidRPr="00EF5F9B">
              <w:rPr>
                <w:rFonts w:ascii="Calibri" w:hAnsi="Calibri" w:cs="Calibri"/>
                <w:bCs/>
                <w:i/>
                <w:iCs/>
                <w:sz w:val="18"/>
                <w:szCs w:val="18"/>
              </w:rPr>
              <w:t xml:space="preserve"> Formulation of rural electrification strategy/plan, incorporating transparent targets and supported by multi-tier data</w:t>
            </w:r>
          </w:p>
        </w:tc>
        <w:tc>
          <w:tcPr>
            <w:tcW w:w="3146" w:type="dxa"/>
          </w:tcPr>
          <w:p w14:paraId="021A3BEE" w14:textId="1960847E" w:rsidR="008A1898" w:rsidRPr="00953400" w:rsidRDefault="008A1898" w:rsidP="00A44A88">
            <w:pPr>
              <w:jc w:val="both"/>
              <w:rPr>
                <w:rFonts w:ascii="Calibri" w:hAnsi="Calibri" w:cs="Calibri"/>
                <w:sz w:val="18"/>
                <w:szCs w:val="18"/>
              </w:rPr>
            </w:pPr>
            <w:r w:rsidRPr="00953400">
              <w:rPr>
                <w:rFonts w:ascii="Calibri" w:hAnsi="Calibri" w:cs="Calibri"/>
                <w:sz w:val="18"/>
                <w:szCs w:val="18"/>
              </w:rPr>
              <w:t xml:space="preserve">Stakeholders including ABER constantly highlighted that </w:t>
            </w:r>
            <w:r w:rsidR="00A72924">
              <w:rPr>
                <w:rFonts w:ascii="Calibri" w:hAnsi="Calibri" w:cs="Calibri"/>
                <w:sz w:val="18"/>
                <w:szCs w:val="18"/>
              </w:rPr>
              <w:t>this project</w:t>
            </w:r>
            <w:r w:rsidRPr="00953400">
              <w:rPr>
                <w:rFonts w:ascii="Calibri" w:hAnsi="Calibri" w:cs="Calibri"/>
                <w:sz w:val="18"/>
                <w:szCs w:val="18"/>
              </w:rPr>
              <w:t xml:space="preserve"> </w:t>
            </w:r>
            <w:proofErr w:type="gramStart"/>
            <w:r w:rsidRPr="00953400">
              <w:rPr>
                <w:rFonts w:ascii="Calibri" w:hAnsi="Calibri" w:cs="Calibri"/>
                <w:sz w:val="18"/>
                <w:szCs w:val="18"/>
              </w:rPr>
              <w:t>will</w:t>
            </w:r>
            <w:proofErr w:type="gramEnd"/>
            <w:r w:rsidRPr="00953400">
              <w:rPr>
                <w:rFonts w:ascii="Calibri" w:hAnsi="Calibri" w:cs="Calibri"/>
                <w:sz w:val="18"/>
                <w:szCs w:val="18"/>
              </w:rPr>
              <w:t xml:space="preserve"> add value if supporting the drafting and adoption of a national rural electrification strategy / plan</w:t>
            </w:r>
          </w:p>
        </w:tc>
      </w:tr>
      <w:tr w:rsidR="008A1898" w:rsidRPr="00953400" w14:paraId="7A9D5A30" w14:textId="77777777" w:rsidTr="009841D2">
        <w:tc>
          <w:tcPr>
            <w:tcW w:w="1672" w:type="dxa"/>
            <w:vMerge/>
          </w:tcPr>
          <w:p w14:paraId="699D0DCB" w14:textId="77777777" w:rsidR="008A1898" w:rsidRPr="00953400" w:rsidRDefault="008A1898" w:rsidP="00A43946">
            <w:pPr>
              <w:rPr>
                <w:rFonts w:ascii="Calibri" w:hAnsi="Calibri" w:cs="Calibri"/>
                <w:bCs/>
                <w:sz w:val="18"/>
                <w:szCs w:val="18"/>
                <w:u w:val="single"/>
                <w:lang w:val="en-GB"/>
              </w:rPr>
            </w:pPr>
          </w:p>
        </w:tc>
        <w:tc>
          <w:tcPr>
            <w:tcW w:w="2128" w:type="dxa"/>
            <w:shd w:val="clear" w:color="auto" w:fill="auto"/>
          </w:tcPr>
          <w:p w14:paraId="49270C72" w14:textId="6DA1FA40" w:rsidR="008A1898" w:rsidRPr="00EF5F9B" w:rsidRDefault="008A1898" w:rsidP="00A43946">
            <w:pPr>
              <w:rPr>
                <w:rFonts w:ascii="Calibri" w:hAnsi="Calibri" w:cs="Calibri"/>
                <w:bCs/>
                <w:sz w:val="18"/>
                <w:szCs w:val="18"/>
                <w:lang w:val="en-GB"/>
              </w:rPr>
            </w:pPr>
            <w:r w:rsidRPr="00EF5F9B">
              <w:rPr>
                <w:rFonts w:ascii="Calibri" w:hAnsi="Calibri" w:cs="Calibri"/>
                <w:bCs/>
                <w:sz w:val="18"/>
                <w:szCs w:val="18"/>
                <w:lang w:val="en-GB"/>
              </w:rPr>
              <w:t>N</w:t>
            </w:r>
            <w:r w:rsidR="009E61C2">
              <w:rPr>
                <w:rFonts w:ascii="Calibri" w:hAnsi="Calibri" w:cs="Calibri"/>
                <w:bCs/>
                <w:sz w:val="18"/>
                <w:szCs w:val="18"/>
                <w:lang w:val="en-GB"/>
              </w:rPr>
              <w:t>/</w:t>
            </w:r>
            <w:r w:rsidRPr="00EF5F9B">
              <w:rPr>
                <w:rFonts w:ascii="Calibri" w:hAnsi="Calibri" w:cs="Calibri"/>
                <w:bCs/>
                <w:sz w:val="18"/>
                <w:szCs w:val="18"/>
                <w:lang w:val="en-GB"/>
              </w:rPr>
              <w:t>A</w:t>
            </w:r>
          </w:p>
        </w:tc>
        <w:tc>
          <w:tcPr>
            <w:tcW w:w="2444" w:type="dxa"/>
          </w:tcPr>
          <w:p w14:paraId="7A155A3C" w14:textId="6E26D4F5" w:rsidR="008A1898" w:rsidRPr="00EF5F9B" w:rsidRDefault="008A1898" w:rsidP="00DB797A">
            <w:pPr>
              <w:jc w:val="both"/>
              <w:rPr>
                <w:rFonts w:ascii="Calibri" w:hAnsi="Calibri" w:cs="Calibri"/>
                <w:i/>
                <w:iCs/>
                <w:sz w:val="18"/>
                <w:szCs w:val="18"/>
              </w:rPr>
            </w:pPr>
            <w:r w:rsidRPr="00EF5F9B">
              <w:rPr>
                <w:rFonts w:ascii="Calibri" w:hAnsi="Calibri" w:cs="Calibri"/>
                <w:bCs/>
                <w:i/>
                <w:iCs/>
                <w:sz w:val="18"/>
                <w:szCs w:val="18"/>
              </w:rPr>
              <w:t xml:space="preserve">Output </w:t>
            </w:r>
            <w:r w:rsidR="00DB797A" w:rsidRPr="00EF5F9B">
              <w:rPr>
                <w:rFonts w:ascii="Calibri" w:hAnsi="Calibri" w:cs="Calibri"/>
                <w:bCs/>
                <w:i/>
                <w:iCs/>
                <w:sz w:val="18"/>
                <w:szCs w:val="18"/>
              </w:rPr>
              <w:t>1.3:</w:t>
            </w:r>
            <w:r w:rsidRPr="00EF5F9B">
              <w:rPr>
                <w:rFonts w:ascii="Calibri" w:hAnsi="Calibri" w:cs="Calibri"/>
                <w:bCs/>
                <w:i/>
                <w:iCs/>
                <w:sz w:val="18"/>
                <w:szCs w:val="18"/>
              </w:rPr>
              <w:t xml:space="preserve"> Domestication of quality standards for solar mini-grid components, and institutional capacity of national stakeholders involved in setting or reinforcement standards strengthened</w:t>
            </w:r>
          </w:p>
        </w:tc>
        <w:tc>
          <w:tcPr>
            <w:tcW w:w="3146" w:type="dxa"/>
          </w:tcPr>
          <w:p w14:paraId="2033B46C" w14:textId="0084C43C" w:rsidR="008A1898" w:rsidRPr="00953400" w:rsidRDefault="008A1898" w:rsidP="00A44A88">
            <w:pPr>
              <w:jc w:val="both"/>
              <w:rPr>
                <w:rFonts w:ascii="Calibri" w:hAnsi="Calibri" w:cs="Calibri"/>
                <w:sz w:val="18"/>
                <w:szCs w:val="18"/>
              </w:rPr>
            </w:pPr>
            <w:r w:rsidRPr="00953400">
              <w:rPr>
                <w:rFonts w:ascii="Calibri" w:hAnsi="Calibri" w:cs="Calibri"/>
                <w:sz w:val="18"/>
                <w:szCs w:val="18"/>
              </w:rPr>
              <w:t xml:space="preserve">This was originally </w:t>
            </w:r>
            <w:r w:rsidR="00A44A88">
              <w:rPr>
                <w:rFonts w:ascii="Calibri" w:hAnsi="Calibri" w:cs="Calibri"/>
                <w:sz w:val="18"/>
                <w:szCs w:val="18"/>
              </w:rPr>
              <w:t>O</w:t>
            </w:r>
            <w:r w:rsidR="00A44A88" w:rsidRPr="00953400">
              <w:rPr>
                <w:rFonts w:ascii="Calibri" w:hAnsi="Calibri" w:cs="Calibri"/>
                <w:sz w:val="18"/>
                <w:szCs w:val="18"/>
              </w:rPr>
              <w:t>utput</w:t>
            </w:r>
            <w:r w:rsidRPr="00953400">
              <w:rPr>
                <w:rFonts w:ascii="Calibri" w:hAnsi="Calibri" w:cs="Calibri"/>
                <w:sz w:val="18"/>
                <w:szCs w:val="18"/>
              </w:rPr>
              <w:t xml:space="preserve"> 1.2 in the PIF. However due to </w:t>
            </w:r>
            <w:r w:rsidR="00A72924">
              <w:rPr>
                <w:rFonts w:ascii="Calibri" w:hAnsi="Calibri" w:cs="Calibri"/>
                <w:sz w:val="18"/>
                <w:szCs w:val="18"/>
              </w:rPr>
              <w:t>re</w:t>
            </w:r>
            <w:r w:rsidRPr="00953400">
              <w:rPr>
                <w:rFonts w:ascii="Calibri" w:hAnsi="Calibri" w:cs="Calibri"/>
                <w:sz w:val="18"/>
                <w:szCs w:val="18"/>
              </w:rPr>
              <w:t>sequencing it has been moved to 1.</w:t>
            </w:r>
            <w:r w:rsidR="004C7322" w:rsidRPr="00953400">
              <w:rPr>
                <w:rFonts w:ascii="Calibri" w:hAnsi="Calibri" w:cs="Calibri"/>
                <w:sz w:val="18"/>
                <w:szCs w:val="18"/>
              </w:rPr>
              <w:t>3</w:t>
            </w:r>
            <w:r w:rsidRPr="00953400">
              <w:rPr>
                <w:rFonts w:ascii="Calibri" w:hAnsi="Calibri" w:cs="Calibri"/>
                <w:sz w:val="18"/>
                <w:szCs w:val="18"/>
              </w:rPr>
              <w:t>.</w:t>
            </w:r>
          </w:p>
        </w:tc>
      </w:tr>
      <w:tr w:rsidR="00137D12" w:rsidRPr="00953400" w14:paraId="44616F87" w14:textId="77777777" w:rsidTr="009841D2">
        <w:tc>
          <w:tcPr>
            <w:tcW w:w="1672" w:type="dxa"/>
            <w:vMerge/>
          </w:tcPr>
          <w:p w14:paraId="6928E6BD" w14:textId="77777777" w:rsidR="00137D12" w:rsidRPr="00953400" w:rsidRDefault="00137D12" w:rsidP="00137D12">
            <w:pPr>
              <w:rPr>
                <w:rFonts w:ascii="Calibri" w:hAnsi="Calibri" w:cs="Calibri"/>
                <w:bCs/>
                <w:sz w:val="18"/>
                <w:szCs w:val="18"/>
                <w:u w:val="single"/>
                <w:lang w:val="en-GB"/>
              </w:rPr>
            </w:pPr>
          </w:p>
        </w:tc>
        <w:tc>
          <w:tcPr>
            <w:tcW w:w="2128" w:type="dxa"/>
            <w:shd w:val="clear" w:color="auto" w:fill="auto"/>
          </w:tcPr>
          <w:p w14:paraId="6128C61D" w14:textId="3E9B79F1" w:rsidR="00137D12" w:rsidRPr="00EF5F9B" w:rsidRDefault="00137D12" w:rsidP="00137D12">
            <w:pPr>
              <w:rPr>
                <w:rFonts w:ascii="Calibri" w:hAnsi="Calibri" w:cs="Calibri"/>
                <w:bCs/>
                <w:sz w:val="18"/>
                <w:szCs w:val="18"/>
                <w:lang w:val="en-GB"/>
              </w:rPr>
            </w:pPr>
            <w:r w:rsidRPr="00EF5F9B">
              <w:rPr>
                <w:rFonts w:ascii="Calibri" w:hAnsi="Calibri" w:cs="Calibri"/>
                <w:bCs/>
                <w:sz w:val="18"/>
                <w:szCs w:val="18"/>
                <w:lang w:val="en-GB"/>
              </w:rPr>
              <w:t>N</w:t>
            </w:r>
            <w:r w:rsidR="009E61C2">
              <w:rPr>
                <w:rFonts w:ascii="Calibri" w:hAnsi="Calibri" w:cs="Calibri"/>
                <w:bCs/>
                <w:sz w:val="18"/>
                <w:szCs w:val="18"/>
                <w:lang w:val="en-GB"/>
              </w:rPr>
              <w:t>/</w:t>
            </w:r>
            <w:r w:rsidRPr="00EF5F9B">
              <w:rPr>
                <w:rFonts w:ascii="Calibri" w:hAnsi="Calibri" w:cs="Calibri"/>
                <w:bCs/>
                <w:sz w:val="18"/>
                <w:szCs w:val="18"/>
                <w:lang w:val="en-GB"/>
              </w:rPr>
              <w:t>A</w:t>
            </w:r>
          </w:p>
        </w:tc>
        <w:tc>
          <w:tcPr>
            <w:tcW w:w="2444" w:type="dxa"/>
          </w:tcPr>
          <w:p w14:paraId="74451E20" w14:textId="7365C638" w:rsidR="00137D12" w:rsidRPr="00EF5F9B" w:rsidRDefault="00137D12" w:rsidP="00DB797A">
            <w:pPr>
              <w:jc w:val="both"/>
              <w:rPr>
                <w:rFonts w:ascii="Calibri" w:hAnsi="Calibri" w:cs="Calibri"/>
                <w:i/>
                <w:iCs/>
                <w:sz w:val="18"/>
                <w:szCs w:val="18"/>
              </w:rPr>
            </w:pPr>
            <w:r w:rsidRPr="00EF5F9B">
              <w:rPr>
                <w:rFonts w:ascii="Calibri" w:hAnsi="Calibri" w:cs="Calibri"/>
                <w:bCs/>
                <w:i/>
                <w:iCs/>
                <w:sz w:val="18"/>
                <w:szCs w:val="18"/>
              </w:rPr>
              <w:t xml:space="preserve">Output </w:t>
            </w:r>
            <w:r w:rsidR="00DB797A" w:rsidRPr="00EF5F9B">
              <w:rPr>
                <w:rFonts w:ascii="Calibri" w:hAnsi="Calibri" w:cs="Calibri"/>
                <w:bCs/>
                <w:i/>
                <w:iCs/>
                <w:sz w:val="18"/>
                <w:szCs w:val="18"/>
              </w:rPr>
              <w:t>1.4:</w:t>
            </w:r>
            <w:r w:rsidRPr="00EF5F9B">
              <w:rPr>
                <w:rFonts w:ascii="Calibri" w:hAnsi="Calibri" w:cs="Calibri"/>
                <w:bCs/>
                <w:i/>
                <w:iCs/>
                <w:sz w:val="18"/>
                <w:szCs w:val="18"/>
              </w:rPr>
              <w:t xml:space="preserve"> </w:t>
            </w:r>
            <w:r w:rsidRPr="00EF5F9B">
              <w:rPr>
                <w:rFonts w:ascii="Calibri" w:hAnsi="Calibri" w:cs="Calibri"/>
                <w:i/>
                <w:iCs/>
                <w:sz w:val="18"/>
                <w:szCs w:val="18"/>
              </w:rPr>
              <w:t xml:space="preserve">Capacity building of the regulator ARSE, ABER (vis-à-vis texts emanating from the Energy Law and private sector to fully play their role) such as </w:t>
            </w:r>
            <w:r w:rsidRPr="00EF5F9B">
              <w:rPr>
                <w:rFonts w:ascii="Calibri" w:hAnsi="Calibri" w:cs="Calibri"/>
                <w:bCs/>
                <w:i/>
                <w:iCs/>
                <w:sz w:val="18"/>
                <w:szCs w:val="18"/>
              </w:rPr>
              <w:t>designing procurement/tender processes that incorporate cost-reduction levers and innovative business models</w:t>
            </w:r>
            <w:r w:rsidRPr="00EF5F9B">
              <w:rPr>
                <w:rFonts w:ascii="Calibri" w:hAnsi="Calibri" w:cs="Calibri"/>
                <w:i/>
                <w:iCs/>
                <w:sz w:val="18"/>
                <w:szCs w:val="18"/>
              </w:rPr>
              <w:t xml:space="preserve"> etc.) and to private sector to respond to tenders with proposals </w:t>
            </w:r>
            <w:r w:rsidRPr="00EF5F9B">
              <w:rPr>
                <w:rFonts w:ascii="Calibri" w:hAnsi="Calibri" w:cs="Calibri"/>
                <w:bCs/>
                <w:i/>
                <w:iCs/>
                <w:sz w:val="18"/>
                <w:szCs w:val="18"/>
              </w:rPr>
              <w:t>that incorporate cost-reduction levers and innovative business models</w:t>
            </w:r>
          </w:p>
        </w:tc>
        <w:tc>
          <w:tcPr>
            <w:tcW w:w="3146" w:type="dxa"/>
          </w:tcPr>
          <w:p w14:paraId="1AA1986E" w14:textId="533C07A4" w:rsidR="00137D12" w:rsidRPr="00953400" w:rsidRDefault="00137D12" w:rsidP="00A44A88">
            <w:pPr>
              <w:jc w:val="both"/>
              <w:rPr>
                <w:rFonts w:ascii="Calibri" w:hAnsi="Calibri" w:cs="Calibri"/>
                <w:sz w:val="18"/>
                <w:szCs w:val="18"/>
              </w:rPr>
            </w:pPr>
            <w:r w:rsidRPr="00953400">
              <w:rPr>
                <w:rFonts w:ascii="Calibri" w:hAnsi="Calibri" w:cs="Calibri"/>
                <w:sz w:val="18"/>
                <w:szCs w:val="18"/>
              </w:rPr>
              <w:t xml:space="preserve">This output was expanded to merge two key considerations: capacity-building of government agencies and </w:t>
            </w:r>
            <w:r w:rsidR="004C7322" w:rsidRPr="00953400">
              <w:rPr>
                <w:rFonts w:ascii="Calibri" w:hAnsi="Calibri" w:cs="Calibri"/>
                <w:sz w:val="18"/>
                <w:szCs w:val="18"/>
              </w:rPr>
              <w:t xml:space="preserve">that of </w:t>
            </w:r>
            <w:r w:rsidRPr="00953400">
              <w:rPr>
                <w:rFonts w:ascii="Calibri" w:hAnsi="Calibri" w:cs="Calibri"/>
                <w:sz w:val="18"/>
                <w:szCs w:val="18"/>
              </w:rPr>
              <w:t xml:space="preserve">the private sector around </w:t>
            </w:r>
            <w:proofErr w:type="spellStart"/>
            <w:r w:rsidRPr="00953400">
              <w:rPr>
                <w:rFonts w:ascii="Calibri" w:hAnsi="Calibri" w:cs="Calibri"/>
                <w:sz w:val="18"/>
                <w:szCs w:val="18"/>
              </w:rPr>
              <w:t>minigri</w:t>
            </w:r>
            <w:r w:rsidR="00A72924">
              <w:rPr>
                <w:rFonts w:ascii="Calibri" w:hAnsi="Calibri" w:cs="Calibri"/>
                <w:sz w:val="18"/>
                <w:szCs w:val="18"/>
              </w:rPr>
              <w:t>d</w:t>
            </w:r>
            <w:proofErr w:type="spellEnd"/>
            <w:r w:rsidRPr="00953400">
              <w:rPr>
                <w:rFonts w:ascii="Calibri" w:hAnsi="Calibri" w:cs="Calibri"/>
                <w:sz w:val="18"/>
                <w:szCs w:val="18"/>
              </w:rPr>
              <w:t xml:space="preserve"> procurement focusing on cost-reduction levers and innovative business models</w:t>
            </w:r>
          </w:p>
        </w:tc>
      </w:tr>
      <w:tr w:rsidR="008A1898" w:rsidRPr="00953400" w14:paraId="36C5E3C4" w14:textId="77777777" w:rsidTr="009841D2">
        <w:tc>
          <w:tcPr>
            <w:tcW w:w="1672" w:type="dxa"/>
            <w:vMerge/>
          </w:tcPr>
          <w:p w14:paraId="0199E42B" w14:textId="77777777" w:rsidR="008A1898" w:rsidRPr="00953400" w:rsidRDefault="008A1898" w:rsidP="00A43946">
            <w:pPr>
              <w:rPr>
                <w:rFonts w:ascii="Calibri" w:hAnsi="Calibri" w:cs="Calibri"/>
                <w:bCs/>
                <w:sz w:val="18"/>
                <w:szCs w:val="18"/>
                <w:u w:val="single"/>
                <w:lang w:val="en-GB"/>
              </w:rPr>
            </w:pPr>
          </w:p>
        </w:tc>
        <w:tc>
          <w:tcPr>
            <w:tcW w:w="2128" w:type="dxa"/>
            <w:shd w:val="clear" w:color="auto" w:fill="auto"/>
          </w:tcPr>
          <w:p w14:paraId="07D2FB80" w14:textId="2EBA5D56" w:rsidR="008A1898" w:rsidRPr="00EF5F9B" w:rsidRDefault="008A1898" w:rsidP="00A43946">
            <w:pPr>
              <w:rPr>
                <w:rFonts w:ascii="Calibri" w:hAnsi="Calibri" w:cs="Calibri"/>
                <w:bCs/>
                <w:sz w:val="18"/>
                <w:szCs w:val="18"/>
                <w:lang w:val="en-GB"/>
              </w:rPr>
            </w:pPr>
            <w:r w:rsidRPr="00EF5F9B">
              <w:rPr>
                <w:rFonts w:ascii="Calibri" w:hAnsi="Calibri" w:cs="Calibri"/>
                <w:bCs/>
                <w:sz w:val="18"/>
                <w:szCs w:val="18"/>
                <w:lang w:val="en-GB"/>
              </w:rPr>
              <w:t>N</w:t>
            </w:r>
            <w:r w:rsidR="009E61C2">
              <w:rPr>
                <w:rFonts w:ascii="Calibri" w:hAnsi="Calibri" w:cs="Calibri"/>
                <w:bCs/>
                <w:sz w:val="18"/>
                <w:szCs w:val="18"/>
                <w:lang w:val="en-GB"/>
              </w:rPr>
              <w:t>/</w:t>
            </w:r>
            <w:r w:rsidRPr="00EF5F9B">
              <w:rPr>
                <w:rFonts w:ascii="Calibri" w:hAnsi="Calibri" w:cs="Calibri"/>
                <w:bCs/>
                <w:sz w:val="18"/>
                <w:szCs w:val="18"/>
                <w:lang w:val="en-GB"/>
              </w:rPr>
              <w:t>A</w:t>
            </w:r>
          </w:p>
        </w:tc>
        <w:tc>
          <w:tcPr>
            <w:tcW w:w="2444" w:type="dxa"/>
          </w:tcPr>
          <w:p w14:paraId="4407019E" w14:textId="649E6826" w:rsidR="008A1898" w:rsidRPr="00EF5F9B" w:rsidRDefault="008A1898" w:rsidP="00DB797A">
            <w:pPr>
              <w:jc w:val="both"/>
              <w:rPr>
                <w:rFonts w:ascii="Calibri" w:hAnsi="Calibri" w:cs="Calibri"/>
                <w:i/>
                <w:iCs/>
                <w:sz w:val="18"/>
                <w:szCs w:val="18"/>
              </w:rPr>
            </w:pPr>
            <w:r w:rsidRPr="00EF5F9B">
              <w:rPr>
                <w:rFonts w:ascii="Calibri" w:hAnsi="Calibri" w:cs="Calibri"/>
                <w:i/>
                <w:iCs/>
                <w:sz w:val="18"/>
                <w:szCs w:val="18"/>
              </w:rPr>
              <w:t xml:space="preserve">Output </w:t>
            </w:r>
            <w:r w:rsidR="00DB797A" w:rsidRPr="00EF5F9B">
              <w:rPr>
                <w:rFonts w:ascii="Calibri" w:hAnsi="Calibri" w:cs="Calibri"/>
                <w:i/>
                <w:iCs/>
                <w:sz w:val="18"/>
                <w:szCs w:val="18"/>
              </w:rPr>
              <w:t>1.5:</w:t>
            </w:r>
            <w:r w:rsidRPr="00EF5F9B">
              <w:rPr>
                <w:rFonts w:ascii="Calibri" w:hAnsi="Calibri" w:cs="Calibri"/>
                <w:i/>
                <w:iCs/>
                <w:sz w:val="18"/>
                <w:szCs w:val="18"/>
              </w:rPr>
              <w:t xml:space="preserve"> Establishing / Operationalizing a certification scheme for installers and technicians building on ECREEE’s Regional Certification Scheme</w:t>
            </w:r>
          </w:p>
        </w:tc>
        <w:tc>
          <w:tcPr>
            <w:tcW w:w="3146" w:type="dxa"/>
          </w:tcPr>
          <w:p w14:paraId="5BD5DE81" w14:textId="77777777" w:rsidR="008A1898" w:rsidRPr="00953400" w:rsidRDefault="008A1898" w:rsidP="00A44A88">
            <w:pPr>
              <w:jc w:val="both"/>
              <w:rPr>
                <w:rFonts w:ascii="Calibri" w:hAnsi="Calibri" w:cs="Calibri"/>
                <w:sz w:val="18"/>
                <w:szCs w:val="18"/>
              </w:rPr>
            </w:pPr>
            <w:r w:rsidRPr="00953400">
              <w:rPr>
                <w:rFonts w:ascii="Calibri" w:hAnsi="Calibri" w:cs="Calibri"/>
                <w:sz w:val="18"/>
                <w:szCs w:val="18"/>
              </w:rPr>
              <w:t xml:space="preserve">This change is justified to support the quality assurance standards in terms of </w:t>
            </w:r>
            <w:proofErr w:type="spellStart"/>
            <w:r w:rsidRPr="00953400">
              <w:rPr>
                <w:rFonts w:ascii="Calibri" w:hAnsi="Calibri" w:cs="Calibri"/>
                <w:sz w:val="18"/>
                <w:szCs w:val="18"/>
              </w:rPr>
              <w:t>minigrid</w:t>
            </w:r>
            <w:proofErr w:type="spellEnd"/>
            <w:r w:rsidRPr="00953400">
              <w:rPr>
                <w:rFonts w:ascii="Calibri" w:hAnsi="Calibri" w:cs="Calibri"/>
                <w:sz w:val="18"/>
                <w:szCs w:val="18"/>
              </w:rPr>
              <w:t xml:space="preserve"> components. Without well-trained technicians, quality standards will still fall short of their intended targets. </w:t>
            </w:r>
          </w:p>
        </w:tc>
      </w:tr>
      <w:tr w:rsidR="00137D12" w:rsidRPr="00953400" w14:paraId="2D75205A" w14:textId="77777777" w:rsidTr="009841D2">
        <w:tc>
          <w:tcPr>
            <w:tcW w:w="1672" w:type="dxa"/>
          </w:tcPr>
          <w:p w14:paraId="4288FA6A" w14:textId="77777777" w:rsidR="00137D12" w:rsidRPr="00953400" w:rsidRDefault="00137D12" w:rsidP="00A43946">
            <w:pPr>
              <w:rPr>
                <w:rFonts w:ascii="Calibri" w:hAnsi="Calibri" w:cs="Calibri"/>
                <w:bCs/>
                <w:sz w:val="18"/>
                <w:szCs w:val="18"/>
                <w:u w:val="single"/>
                <w:lang w:val="en-GB"/>
              </w:rPr>
            </w:pPr>
          </w:p>
        </w:tc>
        <w:tc>
          <w:tcPr>
            <w:tcW w:w="2128" w:type="dxa"/>
            <w:shd w:val="clear" w:color="auto" w:fill="auto"/>
          </w:tcPr>
          <w:p w14:paraId="1BFB7E77" w14:textId="77777777" w:rsidR="00137D12" w:rsidRPr="00EF5F9B" w:rsidRDefault="00137D12" w:rsidP="00A43946">
            <w:pPr>
              <w:rPr>
                <w:rFonts w:ascii="Calibri" w:hAnsi="Calibri" w:cs="Calibri"/>
                <w:bCs/>
                <w:sz w:val="18"/>
                <w:szCs w:val="18"/>
                <w:lang w:val="en-GB"/>
              </w:rPr>
            </w:pPr>
          </w:p>
        </w:tc>
        <w:tc>
          <w:tcPr>
            <w:tcW w:w="2444" w:type="dxa"/>
          </w:tcPr>
          <w:p w14:paraId="61BE0412" w14:textId="77777777" w:rsidR="00137D12" w:rsidRPr="00EF5F9B" w:rsidRDefault="00137D12" w:rsidP="00DB797A">
            <w:pPr>
              <w:jc w:val="both"/>
              <w:rPr>
                <w:rFonts w:ascii="Calibri" w:hAnsi="Calibri" w:cs="Calibri"/>
                <w:i/>
                <w:iCs/>
                <w:sz w:val="18"/>
                <w:szCs w:val="18"/>
              </w:rPr>
            </w:pPr>
            <w:r w:rsidRPr="00EF5F9B">
              <w:rPr>
                <w:rFonts w:ascii="Calibri" w:hAnsi="Calibri" w:cs="Calibri"/>
                <w:i/>
                <w:iCs/>
                <w:sz w:val="18"/>
                <w:szCs w:val="18"/>
              </w:rPr>
              <w:t xml:space="preserve">Output 1.6: Light quantitative mini-grid DREI techno-economic analysis carried in Year 4 </w:t>
            </w:r>
          </w:p>
          <w:p w14:paraId="1A2F596C" w14:textId="77777777" w:rsidR="00137D12" w:rsidRPr="00EF5F9B" w:rsidRDefault="00137D12" w:rsidP="00A43946">
            <w:pPr>
              <w:rPr>
                <w:rFonts w:ascii="Calibri" w:hAnsi="Calibri" w:cs="Calibri"/>
                <w:i/>
                <w:iCs/>
                <w:sz w:val="18"/>
                <w:szCs w:val="18"/>
              </w:rPr>
            </w:pPr>
          </w:p>
        </w:tc>
        <w:tc>
          <w:tcPr>
            <w:tcW w:w="3146" w:type="dxa"/>
          </w:tcPr>
          <w:p w14:paraId="258654EF" w14:textId="204CB344" w:rsidR="00137D12" w:rsidRPr="00953400" w:rsidRDefault="00137D12" w:rsidP="00A43946">
            <w:pPr>
              <w:rPr>
                <w:rFonts w:ascii="Calibri" w:hAnsi="Calibri" w:cs="Calibri"/>
                <w:sz w:val="18"/>
                <w:szCs w:val="18"/>
              </w:rPr>
            </w:pPr>
            <w:proofErr w:type="gramStart"/>
            <w:r w:rsidRPr="00953400">
              <w:rPr>
                <w:rFonts w:ascii="Calibri" w:hAnsi="Calibri" w:cs="Calibri"/>
                <w:sz w:val="18"/>
                <w:szCs w:val="18"/>
              </w:rPr>
              <w:t>Due to the fact that</w:t>
            </w:r>
            <w:proofErr w:type="gramEnd"/>
            <w:r w:rsidRPr="00953400">
              <w:rPr>
                <w:rFonts w:ascii="Calibri" w:hAnsi="Calibri" w:cs="Calibri"/>
                <w:sz w:val="18"/>
                <w:szCs w:val="18"/>
              </w:rPr>
              <w:t xml:space="preserve"> the DREI analysis for the first year will be done by the </w:t>
            </w:r>
            <w:proofErr w:type="spellStart"/>
            <w:r w:rsidRPr="00953400">
              <w:rPr>
                <w:rFonts w:ascii="Calibri" w:hAnsi="Calibri" w:cs="Calibri"/>
                <w:sz w:val="18"/>
                <w:szCs w:val="18"/>
              </w:rPr>
              <w:t>Sida</w:t>
            </w:r>
            <w:proofErr w:type="spellEnd"/>
            <w:r w:rsidRPr="00953400">
              <w:rPr>
                <w:rFonts w:ascii="Calibri" w:hAnsi="Calibri" w:cs="Calibri"/>
                <w:sz w:val="18"/>
                <w:szCs w:val="18"/>
              </w:rPr>
              <w:t xml:space="preserve">-funded </w:t>
            </w:r>
            <w:proofErr w:type="spellStart"/>
            <w:r w:rsidRPr="00953400">
              <w:rPr>
                <w:rFonts w:ascii="Calibri" w:hAnsi="Calibri" w:cs="Calibri"/>
                <w:sz w:val="18"/>
                <w:szCs w:val="18"/>
              </w:rPr>
              <w:t>minigrid</w:t>
            </w:r>
            <w:proofErr w:type="spellEnd"/>
            <w:r w:rsidRPr="00953400">
              <w:rPr>
                <w:rFonts w:ascii="Calibri" w:hAnsi="Calibri" w:cs="Calibri"/>
                <w:sz w:val="18"/>
                <w:szCs w:val="18"/>
              </w:rPr>
              <w:t xml:space="preserve"> project</w:t>
            </w:r>
            <w:r w:rsidR="00A72924">
              <w:rPr>
                <w:rFonts w:ascii="Calibri" w:hAnsi="Calibri" w:cs="Calibri"/>
                <w:sz w:val="18"/>
                <w:szCs w:val="18"/>
              </w:rPr>
              <w:t xml:space="preserve"> (which was not foreseen at PIF stage)</w:t>
            </w:r>
            <w:r w:rsidRPr="00953400">
              <w:rPr>
                <w:rFonts w:ascii="Calibri" w:hAnsi="Calibri" w:cs="Calibri"/>
                <w:sz w:val="18"/>
                <w:szCs w:val="18"/>
              </w:rPr>
              <w:t>, this output has been moved to the 4</w:t>
            </w:r>
            <w:r w:rsidRPr="00953400">
              <w:rPr>
                <w:rFonts w:ascii="Calibri" w:hAnsi="Calibri" w:cs="Calibri"/>
                <w:sz w:val="18"/>
                <w:szCs w:val="18"/>
                <w:vertAlign w:val="superscript"/>
              </w:rPr>
              <w:t>th</w:t>
            </w:r>
            <w:r w:rsidRPr="00953400">
              <w:rPr>
                <w:rFonts w:ascii="Calibri" w:hAnsi="Calibri" w:cs="Calibri"/>
                <w:sz w:val="18"/>
                <w:szCs w:val="18"/>
              </w:rPr>
              <w:t xml:space="preserve"> year of AMP project. It will be an update of the initial DREI analysis contributing also to the regional project.</w:t>
            </w:r>
            <w:r w:rsidR="00A50E2B" w:rsidRPr="00953400">
              <w:rPr>
                <w:rFonts w:ascii="Calibri" w:hAnsi="Calibri" w:cs="Calibri"/>
                <w:sz w:val="18"/>
                <w:szCs w:val="18"/>
              </w:rPr>
              <w:t xml:space="preserve"> </w:t>
            </w:r>
          </w:p>
        </w:tc>
      </w:tr>
      <w:tr w:rsidR="008A1898" w:rsidRPr="00953400" w14:paraId="3F296C23" w14:textId="77777777" w:rsidTr="009841D2">
        <w:tc>
          <w:tcPr>
            <w:tcW w:w="1672" w:type="dxa"/>
            <w:vMerge w:val="restart"/>
          </w:tcPr>
          <w:p w14:paraId="60BF9511" w14:textId="77777777" w:rsidR="008A1898" w:rsidRPr="00953400" w:rsidRDefault="008A1898" w:rsidP="00A43946">
            <w:pPr>
              <w:rPr>
                <w:rFonts w:ascii="Calibri" w:hAnsi="Calibri" w:cs="Calibri"/>
                <w:color w:val="000000"/>
                <w:sz w:val="18"/>
                <w:szCs w:val="18"/>
              </w:rPr>
            </w:pPr>
            <w:r w:rsidRPr="00953400">
              <w:rPr>
                <w:rFonts w:ascii="Calibri" w:hAnsi="Calibri" w:cs="Calibri"/>
                <w:color w:val="000000"/>
                <w:sz w:val="18"/>
                <w:szCs w:val="18"/>
              </w:rPr>
              <w:t>Component 2—</w:t>
            </w:r>
          </w:p>
          <w:p w14:paraId="30C6963A" w14:textId="77777777" w:rsidR="008A1898" w:rsidRPr="00953400" w:rsidRDefault="008A1898" w:rsidP="00A43946">
            <w:pPr>
              <w:spacing w:before="120"/>
              <w:rPr>
                <w:rFonts w:ascii="Calibri" w:hAnsi="Calibri" w:cs="Calibri"/>
                <w:b/>
                <w:sz w:val="18"/>
                <w:szCs w:val="18"/>
              </w:rPr>
            </w:pPr>
            <w:r w:rsidRPr="00953400">
              <w:rPr>
                <w:rFonts w:ascii="Calibri" w:hAnsi="Calibri" w:cs="Calibri"/>
                <w:color w:val="000000"/>
                <w:sz w:val="18"/>
                <w:szCs w:val="18"/>
              </w:rPr>
              <w:t>Project and Business Model Innovation with Private Sector Engagement</w:t>
            </w:r>
          </w:p>
          <w:p w14:paraId="4D7DFBDF" w14:textId="77777777" w:rsidR="008A1898" w:rsidRPr="00953400" w:rsidRDefault="008A1898" w:rsidP="00A43946">
            <w:pPr>
              <w:spacing w:before="120"/>
              <w:rPr>
                <w:rFonts w:ascii="Calibri" w:hAnsi="Calibri" w:cs="Calibri"/>
                <w:b/>
                <w:sz w:val="18"/>
                <w:szCs w:val="18"/>
              </w:rPr>
            </w:pPr>
          </w:p>
          <w:p w14:paraId="6F30B5AD" w14:textId="33A3FFDA" w:rsidR="00613861" w:rsidRPr="00FA2C9A" w:rsidRDefault="00AD6ED8" w:rsidP="00613861">
            <w:pPr>
              <w:spacing w:before="120"/>
              <w:rPr>
                <w:rFonts w:ascii="Calibri" w:hAnsi="Calibri" w:cs="Calibri"/>
                <w:bCs/>
                <w:sz w:val="18"/>
                <w:szCs w:val="18"/>
              </w:rPr>
            </w:pPr>
            <w:r>
              <w:rPr>
                <w:rFonts w:ascii="Calibri" w:hAnsi="Calibri" w:cs="Calibri"/>
                <w:color w:val="000000"/>
                <w:sz w:val="18"/>
                <w:szCs w:val="18"/>
              </w:rPr>
              <w:t>I</w:t>
            </w:r>
            <w:r w:rsidR="008A1898" w:rsidRPr="00953400">
              <w:rPr>
                <w:rFonts w:ascii="Calibri" w:hAnsi="Calibri" w:cs="Calibri"/>
                <w:color w:val="000000"/>
                <w:sz w:val="18"/>
                <w:szCs w:val="18"/>
              </w:rPr>
              <w:t xml:space="preserve">nitial Budget: </w:t>
            </w:r>
            <w:r w:rsidR="00613861" w:rsidRPr="00FA2C9A">
              <w:rPr>
                <w:rFonts w:ascii="Calibri" w:hAnsi="Calibri" w:cs="Calibri"/>
                <w:bCs/>
                <w:sz w:val="18"/>
                <w:szCs w:val="18"/>
              </w:rPr>
              <w:t>$274,686</w:t>
            </w:r>
          </w:p>
          <w:p w14:paraId="75347AD1" w14:textId="75D49D88" w:rsidR="008A1898" w:rsidRPr="00953400" w:rsidRDefault="008A1898" w:rsidP="00A43946">
            <w:pPr>
              <w:spacing w:before="120"/>
              <w:rPr>
                <w:rFonts w:ascii="Calibri" w:hAnsi="Calibri" w:cs="Calibri"/>
                <w:color w:val="000000"/>
                <w:sz w:val="18"/>
                <w:szCs w:val="18"/>
              </w:rPr>
            </w:pPr>
            <w:r w:rsidRPr="00953400">
              <w:rPr>
                <w:rFonts w:ascii="Calibri" w:hAnsi="Calibri" w:cs="Calibri"/>
                <w:color w:val="000000"/>
                <w:sz w:val="18"/>
                <w:szCs w:val="18"/>
              </w:rPr>
              <w:t>$208,027 (</w:t>
            </w:r>
            <w:r w:rsidR="00613861">
              <w:rPr>
                <w:rFonts w:ascii="Calibri" w:hAnsi="Calibri" w:cs="Calibri"/>
                <w:color w:val="000000"/>
                <w:sz w:val="18"/>
                <w:szCs w:val="18"/>
              </w:rPr>
              <w:t>INV</w:t>
            </w:r>
            <w:r w:rsidRPr="00953400">
              <w:rPr>
                <w:rFonts w:ascii="Calibri" w:hAnsi="Calibri" w:cs="Calibri"/>
                <w:color w:val="000000"/>
                <w:sz w:val="18"/>
                <w:szCs w:val="18"/>
              </w:rPr>
              <w:t xml:space="preserve">) + $66,659 </w:t>
            </w:r>
            <w:r w:rsidR="00613861">
              <w:rPr>
                <w:rFonts w:ascii="Calibri" w:hAnsi="Calibri" w:cs="Calibri"/>
                <w:color w:val="000000"/>
                <w:sz w:val="18"/>
                <w:szCs w:val="18"/>
              </w:rPr>
              <w:t>(TA)</w:t>
            </w:r>
          </w:p>
          <w:p w14:paraId="795897D6" w14:textId="77777777" w:rsidR="008A1898" w:rsidRPr="00953400" w:rsidRDefault="008A1898" w:rsidP="00A43946">
            <w:pPr>
              <w:spacing w:before="120"/>
              <w:rPr>
                <w:rFonts w:ascii="Calibri" w:hAnsi="Calibri" w:cs="Calibri"/>
                <w:b/>
                <w:sz w:val="18"/>
                <w:szCs w:val="18"/>
              </w:rPr>
            </w:pPr>
          </w:p>
          <w:p w14:paraId="4487CB2D" w14:textId="12264F61" w:rsidR="00613861" w:rsidRDefault="008A1898" w:rsidP="00A43946">
            <w:pPr>
              <w:spacing w:before="120"/>
              <w:rPr>
                <w:rFonts w:ascii="Calibri" w:hAnsi="Calibri" w:cs="Calibri"/>
                <w:sz w:val="18"/>
                <w:szCs w:val="18"/>
              </w:rPr>
            </w:pPr>
            <w:r w:rsidRPr="00953400">
              <w:rPr>
                <w:rFonts w:ascii="Calibri" w:hAnsi="Calibri" w:cs="Calibri"/>
                <w:sz w:val="18"/>
                <w:szCs w:val="18"/>
              </w:rPr>
              <w:t xml:space="preserve">New Budget:  </w:t>
            </w:r>
            <w:r w:rsidR="00613861">
              <w:rPr>
                <w:rFonts w:ascii="Calibri" w:hAnsi="Calibri" w:cs="Calibri"/>
                <w:sz w:val="18"/>
                <w:szCs w:val="18"/>
              </w:rPr>
              <w:br/>
              <w:t>$</w:t>
            </w:r>
            <w:r w:rsidR="00AD6ED8">
              <w:rPr>
                <w:rFonts w:ascii="Calibri" w:hAnsi="Calibri" w:cs="Calibri"/>
                <w:sz w:val="18"/>
                <w:szCs w:val="18"/>
              </w:rPr>
              <w:t>7</w:t>
            </w:r>
            <w:r w:rsidR="00A16FDF">
              <w:rPr>
                <w:rFonts w:ascii="Calibri" w:hAnsi="Calibri" w:cs="Calibri"/>
                <w:sz w:val="18"/>
                <w:szCs w:val="18"/>
              </w:rPr>
              <w:t>83</w:t>
            </w:r>
            <w:r w:rsidR="00AD6ED8">
              <w:rPr>
                <w:rFonts w:ascii="Calibri" w:hAnsi="Calibri" w:cs="Calibri"/>
                <w:sz w:val="18"/>
                <w:szCs w:val="18"/>
              </w:rPr>
              <w:t>,</w:t>
            </w:r>
            <w:r w:rsidR="00A16FDF">
              <w:rPr>
                <w:rFonts w:ascii="Calibri" w:hAnsi="Calibri" w:cs="Calibri"/>
                <w:sz w:val="18"/>
                <w:szCs w:val="18"/>
              </w:rPr>
              <w:t>898</w:t>
            </w:r>
          </w:p>
          <w:p w14:paraId="021FD1AA" w14:textId="62BFF123" w:rsidR="008A1898" w:rsidRPr="00953400" w:rsidRDefault="008A1898" w:rsidP="00A43946">
            <w:pPr>
              <w:spacing w:before="120"/>
              <w:rPr>
                <w:rFonts w:ascii="Calibri" w:hAnsi="Calibri" w:cs="Calibri"/>
                <w:sz w:val="18"/>
                <w:szCs w:val="18"/>
              </w:rPr>
            </w:pPr>
            <w:r w:rsidRPr="00953400">
              <w:rPr>
                <w:rFonts w:ascii="Calibri" w:hAnsi="Calibri" w:cs="Calibri"/>
                <w:sz w:val="18"/>
                <w:szCs w:val="18"/>
              </w:rPr>
              <w:t>$</w:t>
            </w:r>
            <w:r w:rsidR="00AD6ED8">
              <w:rPr>
                <w:rFonts w:ascii="Calibri" w:hAnsi="Calibri" w:cs="Calibri"/>
                <w:sz w:val="18"/>
                <w:szCs w:val="18"/>
              </w:rPr>
              <w:t>677,350</w:t>
            </w:r>
            <w:r w:rsidRPr="00953400">
              <w:rPr>
                <w:rFonts w:ascii="Calibri" w:hAnsi="Calibri" w:cs="Calibri"/>
                <w:sz w:val="18"/>
                <w:szCs w:val="18"/>
              </w:rPr>
              <w:t xml:space="preserve"> (</w:t>
            </w:r>
            <w:r w:rsidR="00613861">
              <w:rPr>
                <w:rFonts w:ascii="Calibri" w:hAnsi="Calibri" w:cs="Calibri"/>
                <w:sz w:val="18"/>
                <w:szCs w:val="18"/>
              </w:rPr>
              <w:t>INV</w:t>
            </w:r>
            <w:r w:rsidRPr="00953400">
              <w:rPr>
                <w:rFonts w:ascii="Calibri" w:hAnsi="Calibri" w:cs="Calibri"/>
                <w:sz w:val="18"/>
                <w:szCs w:val="18"/>
              </w:rPr>
              <w:t>) + $</w:t>
            </w:r>
            <w:r w:rsidR="004D1993">
              <w:rPr>
                <w:rFonts w:ascii="Calibri" w:hAnsi="Calibri" w:cs="Calibri"/>
                <w:sz w:val="18"/>
                <w:szCs w:val="18"/>
              </w:rPr>
              <w:t>106,548</w:t>
            </w:r>
            <w:r w:rsidRPr="00953400">
              <w:rPr>
                <w:rFonts w:ascii="Calibri" w:hAnsi="Calibri" w:cs="Calibri"/>
                <w:sz w:val="18"/>
                <w:szCs w:val="18"/>
              </w:rPr>
              <w:t xml:space="preserve"> </w:t>
            </w:r>
            <w:r w:rsidR="00613861">
              <w:rPr>
                <w:rFonts w:ascii="Calibri" w:hAnsi="Calibri" w:cs="Calibri"/>
                <w:sz w:val="18"/>
                <w:szCs w:val="18"/>
              </w:rPr>
              <w:t>(TA)</w:t>
            </w:r>
          </w:p>
          <w:p w14:paraId="19BB20C1" w14:textId="025BD307" w:rsidR="008A1898" w:rsidRPr="00953400" w:rsidRDefault="008A1898" w:rsidP="00A43946">
            <w:pPr>
              <w:spacing w:before="120"/>
              <w:rPr>
                <w:rFonts w:ascii="Calibri" w:hAnsi="Calibri" w:cs="Calibri"/>
                <w:sz w:val="18"/>
                <w:szCs w:val="18"/>
              </w:rPr>
            </w:pPr>
          </w:p>
          <w:p w14:paraId="3AE45638" w14:textId="77777777" w:rsidR="008A1898" w:rsidRPr="00953400" w:rsidRDefault="008A1898" w:rsidP="00A43946">
            <w:pPr>
              <w:spacing w:before="120"/>
              <w:rPr>
                <w:rFonts w:ascii="Calibri" w:hAnsi="Calibri" w:cs="Calibri"/>
                <w:sz w:val="18"/>
                <w:szCs w:val="18"/>
              </w:rPr>
            </w:pPr>
          </w:p>
          <w:p w14:paraId="623AC8E1" w14:textId="77777777" w:rsidR="00613861" w:rsidRDefault="008A1898" w:rsidP="00A43946">
            <w:pPr>
              <w:rPr>
                <w:rFonts w:ascii="Calibri" w:hAnsi="Calibri" w:cs="Calibri"/>
                <w:color w:val="000000"/>
                <w:sz w:val="18"/>
                <w:szCs w:val="18"/>
              </w:rPr>
            </w:pPr>
            <w:r w:rsidRPr="00953400">
              <w:rPr>
                <w:rFonts w:ascii="Calibri" w:hAnsi="Calibri" w:cs="Calibri"/>
                <w:color w:val="000000"/>
                <w:sz w:val="18"/>
                <w:szCs w:val="18"/>
              </w:rPr>
              <w:t xml:space="preserve">Co-financing: </w:t>
            </w:r>
          </w:p>
          <w:p w14:paraId="157CD787" w14:textId="7892AEB1" w:rsidR="008A1898" w:rsidRDefault="00613861" w:rsidP="00A43946">
            <w:pPr>
              <w:rPr>
                <w:rFonts w:ascii="Calibri" w:hAnsi="Calibri" w:cs="Calibri"/>
                <w:color w:val="000000"/>
                <w:sz w:val="18"/>
                <w:szCs w:val="18"/>
              </w:rPr>
            </w:pPr>
            <w:r>
              <w:rPr>
                <w:rFonts w:ascii="Calibri" w:hAnsi="Calibri" w:cs="Calibri"/>
                <w:color w:val="000000"/>
                <w:sz w:val="18"/>
                <w:szCs w:val="18"/>
              </w:rPr>
              <w:t>$</w:t>
            </w:r>
            <w:r w:rsidR="00AD6ED8">
              <w:rPr>
                <w:rFonts w:ascii="Calibri" w:hAnsi="Calibri" w:cs="Calibri"/>
                <w:color w:val="000000"/>
                <w:sz w:val="18"/>
                <w:szCs w:val="18"/>
              </w:rPr>
              <w:t>65,</w:t>
            </w:r>
            <w:r w:rsidR="00A16FDF">
              <w:rPr>
                <w:rFonts w:ascii="Calibri" w:hAnsi="Calibri" w:cs="Calibri"/>
                <w:color w:val="000000"/>
                <w:sz w:val="18"/>
                <w:szCs w:val="18"/>
              </w:rPr>
              <w:t>842</w:t>
            </w:r>
            <w:r w:rsidR="00AD6ED8">
              <w:rPr>
                <w:rFonts w:ascii="Calibri" w:hAnsi="Calibri" w:cs="Calibri"/>
                <w:color w:val="000000"/>
                <w:sz w:val="18"/>
                <w:szCs w:val="18"/>
              </w:rPr>
              <w:t>,</w:t>
            </w:r>
            <w:r w:rsidR="00A16FDF">
              <w:rPr>
                <w:rFonts w:ascii="Calibri" w:hAnsi="Calibri" w:cs="Calibri"/>
                <w:color w:val="000000"/>
                <w:sz w:val="18"/>
                <w:szCs w:val="18"/>
              </w:rPr>
              <w:t>912</w:t>
            </w:r>
          </w:p>
          <w:p w14:paraId="4B5C0E4D" w14:textId="77777777" w:rsidR="00613861" w:rsidRDefault="00613861" w:rsidP="00A43946">
            <w:pPr>
              <w:rPr>
                <w:rFonts w:ascii="Calibri" w:hAnsi="Calibri" w:cs="Calibri"/>
                <w:iCs/>
                <w:color w:val="000000"/>
                <w:sz w:val="18"/>
                <w:szCs w:val="18"/>
                <w:u w:val="single"/>
              </w:rPr>
            </w:pPr>
          </w:p>
          <w:p w14:paraId="6A9365B4" w14:textId="1DB2D608" w:rsidR="00613861" w:rsidRPr="00953400" w:rsidRDefault="00613861" w:rsidP="00613861">
            <w:pPr>
              <w:spacing w:before="120"/>
              <w:rPr>
                <w:rFonts w:ascii="Calibri" w:hAnsi="Calibri" w:cs="Calibri"/>
                <w:sz w:val="18"/>
                <w:szCs w:val="18"/>
              </w:rPr>
            </w:pPr>
            <w:r w:rsidRPr="00953400">
              <w:rPr>
                <w:rFonts w:ascii="Calibri" w:hAnsi="Calibri" w:cs="Calibri"/>
                <w:sz w:val="18"/>
                <w:szCs w:val="18"/>
              </w:rPr>
              <w:t>$</w:t>
            </w:r>
            <w:r w:rsidR="00A115AE">
              <w:rPr>
                <w:rFonts w:ascii="Calibri" w:hAnsi="Calibri" w:cs="Calibri"/>
                <w:sz w:val="18"/>
                <w:szCs w:val="18"/>
              </w:rPr>
              <w:t>56,893,494</w:t>
            </w:r>
            <w:r w:rsidRPr="00953400">
              <w:rPr>
                <w:rFonts w:ascii="Calibri" w:hAnsi="Calibri" w:cs="Calibri"/>
                <w:sz w:val="18"/>
                <w:szCs w:val="18"/>
              </w:rPr>
              <w:t xml:space="preserve"> (</w:t>
            </w:r>
            <w:r>
              <w:rPr>
                <w:rFonts w:ascii="Calibri" w:hAnsi="Calibri" w:cs="Calibri"/>
                <w:sz w:val="18"/>
                <w:szCs w:val="18"/>
              </w:rPr>
              <w:t>INV</w:t>
            </w:r>
            <w:r w:rsidRPr="00953400">
              <w:rPr>
                <w:rFonts w:ascii="Calibri" w:hAnsi="Calibri" w:cs="Calibri"/>
                <w:sz w:val="18"/>
                <w:szCs w:val="18"/>
              </w:rPr>
              <w:t>) + $</w:t>
            </w:r>
            <w:r w:rsidR="00A115AE">
              <w:rPr>
                <w:rFonts w:ascii="Calibri" w:hAnsi="Calibri" w:cs="Calibri"/>
                <w:sz w:val="18"/>
                <w:szCs w:val="18"/>
              </w:rPr>
              <w:t>8,949,418</w:t>
            </w:r>
            <w:r w:rsidRPr="00953400">
              <w:rPr>
                <w:rFonts w:ascii="Calibri" w:hAnsi="Calibri" w:cs="Calibri"/>
                <w:sz w:val="18"/>
                <w:szCs w:val="18"/>
              </w:rPr>
              <w:t xml:space="preserve"> </w:t>
            </w:r>
            <w:r>
              <w:rPr>
                <w:rFonts w:ascii="Calibri" w:hAnsi="Calibri" w:cs="Calibri"/>
                <w:sz w:val="18"/>
                <w:szCs w:val="18"/>
              </w:rPr>
              <w:t>(TA)</w:t>
            </w:r>
          </w:p>
          <w:p w14:paraId="71AD3BD2" w14:textId="77777777" w:rsidR="00613861" w:rsidRDefault="00613861" w:rsidP="00A43946">
            <w:pPr>
              <w:rPr>
                <w:rFonts w:ascii="Calibri" w:hAnsi="Calibri" w:cs="Calibri"/>
                <w:iCs/>
                <w:color w:val="000000"/>
                <w:sz w:val="18"/>
                <w:szCs w:val="18"/>
                <w:u w:val="single"/>
              </w:rPr>
            </w:pPr>
          </w:p>
          <w:p w14:paraId="152958B6" w14:textId="725CEAEB" w:rsidR="00613861" w:rsidRPr="00953400" w:rsidRDefault="00613861" w:rsidP="00A43946">
            <w:pPr>
              <w:rPr>
                <w:rFonts w:ascii="Calibri" w:hAnsi="Calibri" w:cs="Calibri"/>
                <w:iCs/>
                <w:sz w:val="18"/>
                <w:szCs w:val="18"/>
                <w:u w:val="single"/>
              </w:rPr>
            </w:pPr>
          </w:p>
        </w:tc>
        <w:tc>
          <w:tcPr>
            <w:tcW w:w="2128" w:type="dxa"/>
            <w:shd w:val="clear" w:color="auto" w:fill="auto"/>
          </w:tcPr>
          <w:p w14:paraId="6E3D0B37" w14:textId="5F6C962C" w:rsidR="008A1898" w:rsidRPr="00EF5F9B" w:rsidRDefault="006042D0" w:rsidP="00A43946">
            <w:pPr>
              <w:rPr>
                <w:rFonts w:ascii="Calibri" w:hAnsi="Calibri" w:cs="Calibri"/>
                <w:bCs/>
                <w:sz w:val="18"/>
                <w:szCs w:val="18"/>
                <w:lang w:val="en-GB"/>
              </w:rPr>
            </w:pPr>
            <w:r>
              <w:rPr>
                <w:rFonts w:ascii="Calibri" w:hAnsi="Calibri" w:cs="Calibri"/>
                <w:iCs/>
                <w:sz w:val="18"/>
                <w:szCs w:val="18"/>
              </w:rPr>
              <w:lastRenderedPageBreak/>
              <w:t xml:space="preserve">Output </w:t>
            </w:r>
            <w:r w:rsidR="008A1898" w:rsidRPr="00EF5F9B">
              <w:rPr>
                <w:rFonts w:ascii="Calibri" w:hAnsi="Calibri" w:cs="Calibri"/>
                <w:iCs/>
                <w:sz w:val="18"/>
                <w:szCs w:val="18"/>
              </w:rPr>
              <w:t>2.1</w:t>
            </w:r>
            <w:r>
              <w:rPr>
                <w:rFonts w:ascii="Calibri" w:hAnsi="Calibri" w:cs="Calibri"/>
                <w:iCs/>
                <w:sz w:val="18"/>
                <w:szCs w:val="18"/>
              </w:rPr>
              <w:t>:</w:t>
            </w:r>
            <w:r w:rsidR="008A1898" w:rsidRPr="00EF5F9B">
              <w:rPr>
                <w:rFonts w:ascii="Calibri" w:hAnsi="Calibri" w:cs="Calibri"/>
                <w:iCs/>
                <w:sz w:val="18"/>
                <w:szCs w:val="18"/>
              </w:rPr>
              <w:t xml:space="preserve"> Productive-use pilots developed using innovative business models focused on cost reduction levers </w:t>
            </w:r>
          </w:p>
        </w:tc>
        <w:tc>
          <w:tcPr>
            <w:tcW w:w="2444" w:type="dxa"/>
          </w:tcPr>
          <w:p w14:paraId="36E439A9" w14:textId="77777777" w:rsidR="008A1898" w:rsidRPr="00EF5F9B" w:rsidRDefault="008A1898" w:rsidP="00A43946">
            <w:pPr>
              <w:rPr>
                <w:rFonts w:ascii="Calibri" w:hAnsi="Calibri" w:cs="Calibri"/>
                <w:bCs/>
                <w:i/>
                <w:iCs/>
                <w:sz w:val="18"/>
                <w:szCs w:val="18"/>
              </w:rPr>
            </w:pPr>
            <w:r w:rsidRPr="00EF5F9B">
              <w:rPr>
                <w:rFonts w:ascii="Calibri" w:hAnsi="Calibri" w:cs="Calibri"/>
                <w:bCs/>
                <w:i/>
                <w:iCs/>
                <w:sz w:val="18"/>
                <w:szCs w:val="18"/>
              </w:rPr>
              <w:t>N/A</w:t>
            </w:r>
          </w:p>
        </w:tc>
        <w:tc>
          <w:tcPr>
            <w:tcW w:w="3146" w:type="dxa"/>
            <w:vMerge w:val="restart"/>
          </w:tcPr>
          <w:p w14:paraId="6C84EBD2" w14:textId="77777777" w:rsidR="008A1898" w:rsidRPr="00953400" w:rsidRDefault="008A1898" w:rsidP="00A43946">
            <w:pPr>
              <w:jc w:val="both"/>
              <w:rPr>
                <w:rFonts w:ascii="Calibri" w:hAnsi="Calibri" w:cs="Calibri"/>
                <w:sz w:val="18"/>
                <w:szCs w:val="18"/>
              </w:rPr>
            </w:pPr>
            <w:r w:rsidRPr="00953400">
              <w:rPr>
                <w:rFonts w:ascii="Calibri" w:hAnsi="Calibri" w:cs="Calibri"/>
                <w:sz w:val="18"/>
                <w:szCs w:val="18"/>
              </w:rPr>
              <w:t xml:space="preserve">Budget was increased for both pilot project and capacity sub-components to </w:t>
            </w:r>
            <w:proofErr w:type="gramStart"/>
            <w:r w:rsidRPr="00953400">
              <w:rPr>
                <w:rFonts w:ascii="Calibri" w:hAnsi="Calibri" w:cs="Calibri"/>
                <w:sz w:val="18"/>
                <w:szCs w:val="18"/>
              </w:rPr>
              <w:t>take into account</w:t>
            </w:r>
            <w:proofErr w:type="gramEnd"/>
            <w:r w:rsidRPr="00953400">
              <w:rPr>
                <w:rFonts w:ascii="Calibri" w:hAnsi="Calibri" w:cs="Calibri"/>
                <w:sz w:val="18"/>
                <w:szCs w:val="18"/>
              </w:rPr>
              <w:t xml:space="preserve"> the need of the local market in terms of innovative technology and business models in productive use of energy.</w:t>
            </w:r>
          </w:p>
          <w:p w14:paraId="4257D8EA" w14:textId="77777777" w:rsidR="008A1898" w:rsidRPr="00953400" w:rsidRDefault="008A1898" w:rsidP="00A43946">
            <w:pPr>
              <w:rPr>
                <w:rFonts w:ascii="Calibri" w:hAnsi="Calibri" w:cs="Calibri"/>
                <w:sz w:val="18"/>
                <w:szCs w:val="18"/>
              </w:rPr>
            </w:pPr>
          </w:p>
        </w:tc>
      </w:tr>
      <w:tr w:rsidR="008A1898" w:rsidRPr="00953400" w14:paraId="5BF81297" w14:textId="77777777" w:rsidTr="009841D2">
        <w:tc>
          <w:tcPr>
            <w:tcW w:w="1672" w:type="dxa"/>
            <w:vMerge/>
          </w:tcPr>
          <w:p w14:paraId="33266078" w14:textId="77777777" w:rsidR="008A1898" w:rsidRPr="00953400" w:rsidRDefault="008A1898" w:rsidP="00A43946">
            <w:pPr>
              <w:rPr>
                <w:rFonts w:ascii="Calibri" w:hAnsi="Calibri" w:cs="Calibri"/>
                <w:iCs/>
                <w:sz w:val="18"/>
                <w:szCs w:val="18"/>
                <w:u w:val="single"/>
              </w:rPr>
            </w:pPr>
          </w:p>
        </w:tc>
        <w:tc>
          <w:tcPr>
            <w:tcW w:w="2128" w:type="dxa"/>
            <w:shd w:val="clear" w:color="auto" w:fill="auto"/>
          </w:tcPr>
          <w:p w14:paraId="624FA8B1" w14:textId="63C9F48B" w:rsidR="008A1898" w:rsidRPr="00EF5F9B" w:rsidRDefault="006042D0" w:rsidP="00A43946">
            <w:pPr>
              <w:rPr>
                <w:rFonts w:ascii="Calibri" w:hAnsi="Calibri" w:cs="Calibri"/>
                <w:iCs/>
                <w:sz w:val="18"/>
                <w:szCs w:val="18"/>
              </w:rPr>
            </w:pPr>
            <w:r>
              <w:rPr>
                <w:rFonts w:ascii="Calibri" w:hAnsi="Calibri" w:cs="Calibri"/>
                <w:iCs/>
                <w:sz w:val="18"/>
                <w:szCs w:val="18"/>
              </w:rPr>
              <w:t xml:space="preserve">Output </w:t>
            </w:r>
            <w:r w:rsidR="008A1898" w:rsidRPr="00EF5F9B">
              <w:rPr>
                <w:rFonts w:ascii="Calibri" w:hAnsi="Calibri" w:cs="Calibri"/>
                <w:iCs/>
                <w:sz w:val="18"/>
                <w:szCs w:val="18"/>
              </w:rPr>
              <w:t>2.2</w:t>
            </w:r>
            <w:r>
              <w:rPr>
                <w:rFonts w:ascii="Calibri" w:hAnsi="Calibri" w:cs="Calibri"/>
                <w:iCs/>
                <w:sz w:val="18"/>
                <w:szCs w:val="18"/>
              </w:rPr>
              <w:t>:</w:t>
            </w:r>
            <w:r w:rsidR="008A1898" w:rsidRPr="00EF5F9B">
              <w:rPr>
                <w:rFonts w:ascii="Calibri" w:hAnsi="Calibri" w:cs="Calibri"/>
                <w:iCs/>
                <w:sz w:val="18"/>
                <w:szCs w:val="18"/>
              </w:rPr>
              <w:t xml:space="preserve"> Capacity of winning tender bidders / new COOPELs strengthened to develop and implement innovative business models and cost-reduction levers</w:t>
            </w:r>
          </w:p>
          <w:p w14:paraId="25078AFC" w14:textId="77777777" w:rsidR="008A1898" w:rsidRPr="00EF5F9B" w:rsidRDefault="008A1898" w:rsidP="00A43946">
            <w:pPr>
              <w:rPr>
                <w:rFonts w:ascii="Calibri" w:hAnsi="Calibri" w:cs="Calibri"/>
                <w:bCs/>
                <w:sz w:val="18"/>
                <w:szCs w:val="18"/>
                <w:lang w:val="en-GB"/>
              </w:rPr>
            </w:pPr>
          </w:p>
        </w:tc>
        <w:tc>
          <w:tcPr>
            <w:tcW w:w="2444" w:type="dxa"/>
          </w:tcPr>
          <w:p w14:paraId="2D6BA29D" w14:textId="77777777" w:rsidR="008A1898" w:rsidRPr="00EF5F9B" w:rsidRDefault="008A1898" w:rsidP="00A43946">
            <w:pPr>
              <w:rPr>
                <w:rFonts w:ascii="Calibri" w:hAnsi="Calibri" w:cs="Calibri"/>
                <w:bCs/>
                <w:i/>
                <w:iCs/>
                <w:sz w:val="18"/>
                <w:szCs w:val="18"/>
              </w:rPr>
            </w:pPr>
            <w:r w:rsidRPr="00EF5F9B">
              <w:rPr>
                <w:rFonts w:ascii="Calibri" w:hAnsi="Calibri" w:cs="Calibri"/>
                <w:bCs/>
                <w:i/>
                <w:iCs/>
                <w:sz w:val="18"/>
                <w:szCs w:val="18"/>
              </w:rPr>
              <w:t>N/A</w:t>
            </w:r>
          </w:p>
        </w:tc>
        <w:tc>
          <w:tcPr>
            <w:tcW w:w="3146" w:type="dxa"/>
            <w:vMerge/>
          </w:tcPr>
          <w:p w14:paraId="154A3C4D" w14:textId="77777777" w:rsidR="008A1898" w:rsidRPr="00953400" w:rsidRDefault="008A1898" w:rsidP="00A43946">
            <w:pPr>
              <w:rPr>
                <w:rFonts w:ascii="Calibri" w:hAnsi="Calibri" w:cs="Calibri"/>
                <w:sz w:val="18"/>
                <w:szCs w:val="18"/>
              </w:rPr>
            </w:pPr>
          </w:p>
        </w:tc>
      </w:tr>
      <w:tr w:rsidR="008A1898" w:rsidRPr="00953400" w14:paraId="48D30B0E" w14:textId="77777777" w:rsidTr="009841D2">
        <w:tc>
          <w:tcPr>
            <w:tcW w:w="1672" w:type="dxa"/>
            <w:vMerge/>
          </w:tcPr>
          <w:p w14:paraId="56EE02AC" w14:textId="77777777" w:rsidR="008A1898" w:rsidRPr="00953400" w:rsidRDefault="008A1898" w:rsidP="00A43946">
            <w:pPr>
              <w:rPr>
                <w:rFonts w:ascii="Calibri" w:hAnsi="Calibri" w:cs="Calibri"/>
                <w:iCs/>
                <w:sz w:val="18"/>
                <w:szCs w:val="18"/>
                <w:u w:val="single"/>
              </w:rPr>
            </w:pPr>
          </w:p>
        </w:tc>
        <w:tc>
          <w:tcPr>
            <w:tcW w:w="2128" w:type="dxa"/>
            <w:shd w:val="clear" w:color="auto" w:fill="auto"/>
          </w:tcPr>
          <w:p w14:paraId="03E955D5" w14:textId="17839A12" w:rsidR="008A1898" w:rsidRPr="00EF5F9B" w:rsidRDefault="008A1898" w:rsidP="00A43946">
            <w:pPr>
              <w:rPr>
                <w:rFonts w:ascii="Calibri" w:hAnsi="Calibri" w:cs="Calibri"/>
                <w:iCs/>
                <w:sz w:val="18"/>
                <w:szCs w:val="18"/>
              </w:rPr>
            </w:pPr>
            <w:r w:rsidRPr="00EF5F9B">
              <w:rPr>
                <w:rFonts w:ascii="Calibri" w:hAnsi="Calibri" w:cs="Calibri"/>
                <w:iCs/>
                <w:sz w:val="18"/>
                <w:szCs w:val="18"/>
              </w:rPr>
              <w:t>N</w:t>
            </w:r>
            <w:r w:rsidR="009E61C2">
              <w:rPr>
                <w:rFonts w:ascii="Calibri" w:hAnsi="Calibri" w:cs="Calibri"/>
                <w:iCs/>
                <w:sz w:val="18"/>
                <w:szCs w:val="18"/>
              </w:rPr>
              <w:t>/</w:t>
            </w:r>
            <w:r w:rsidRPr="00EF5F9B">
              <w:rPr>
                <w:rFonts w:ascii="Calibri" w:hAnsi="Calibri" w:cs="Calibri"/>
                <w:iCs/>
                <w:sz w:val="18"/>
                <w:szCs w:val="18"/>
              </w:rPr>
              <w:t>A</w:t>
            </w:r>
          </w:p>
        </w:tc>
        <w:tc>
          <w:tcPr>
            <w:tcW w:w="2444" w:type="dxa"/>
          </w:tcPr>
          <w:p w14:paraId="298E7B96" w14:textId="5AE0E50B" w:rsidR="008A1898" w:rsidRPr="00EF5F9B" w:rsidDel="00142D1C" w:rsidRDefault="008A1898" w:rsidP="00823806">
            <w:pPr>
              <w:jc w:val="both"/>
              <w:rPr>
                <w:rFonts w:ascii="Calibri" w:hAnsi="Calibri" w:cs="Calibri"/>
                <w:i/>
                <w:iCs/>
                <w:sz w:val="18"/>
                <w:szCs w:val="18"/>
                <w:highlight w:val="yellow"/>
              </w:rPr>
            </w:pPr>
            <w:r w:rsidRPr="00EF5F9B">
              <w:rPr>
                <w:rFonts w:ascii="Calibri" w:hAnsi="Calibri" w:cs="Calibri"/>
                <w:i/>
                <w:iCs/>
                <w:sz w:val="18"/>
                <w:szCs w:val="18"/>
              </w:rPr>
              <w:t xml:space="preserve">Output </w:t>
            </w:r>
            <w:r w:rsidR="00310E44" w:rsidRPr="00EF5F9B">
              <w:rPr>
                <w:rFonts w:ascii="Calibri" w:hAnsi="Calibri" w:cs="Calibri"/>
                <w:i/>
                <w:iCs/>
                <w:sz w:val="18"/>
                <w:szCs w:val="18"/>
              </w:rPr>
              <w:t>2.3:</w:t>
            </w:r>
            <w:r w:rsidRPr="00EF5F9B">
              <w:rPr>
                <w:rFonts w:ascii="Calibri" w:hAnsi="Calibri" w:cs="Calibri"/>
                <w:i/>
                <w:iCs/>
                <w:sz w:val="18"/>
                <w:szCs w:val="18"/>
              </w:rPr>
              <w:t xml:space="preserve"> Support provided to establish and grow a national industry association for private sector developers</w:t>
            </w:r>
            <w:r w:rsidRPr="00EF5F9B">
              <w:rPr>
                <w:rFonts w:ascii="Calibri" w:hAnsi="Calibri" w:cs="Calibri"/>
                <w:i/>
                <w:iCs/>
                <w:sz w:val="18"/>
                <w:szCs w:val="18"/>
              </w:rPr>
              <w:tab/>
            </w:r>
          </w:p>
        </w:tc>
        <w:tc>
          <w:tcPr>
            <w:tcW w:w="3146" w:type="dxa"/>
          </w:tcPr>
          <w:p w14:paraId="5A27ED9A" w14:textId="77777777" w:rsidR="008A1898" w:rsidRPr="00953400" w:rsidRDefault="008A1898" w:rsidP="00A43946">
            <w:pPr>
              <w:jc w:val="both"/>
              <w:rPr>
                <w:rFonts w:ascii="Calibri" w:hAnsi="Calibri" w:cs="Calibri"/>
                <w:sz w:val="18"/>
                <w:szCs w:val="18"/>
              </w:rPr>
            </w:pPr>
            <w:r w:rsidRPr="00953400">
              <w:rPr>
                <w:rFonts w:ascii="Calibri" w:hAnsi="Calibri" w:cs="Calibri"/>
                <w:sz w:val="18"/>
                <w:szCs w:val="18"/>
              </w:rPr>
              <w:t xml:space="preserve">This change was brought about by the need expressed by stakeholders to ensure the private sector can fully play its role. The lack of a strong voice for the industry has delayed the progress in the </w:t>
            </w:r>
            <w:proofErr w:type="spellStart"/>
            <w:r w:rsidRPr="00953400">
              <w:rPr>
                <w:rFonts w:ascii="Calibri" w:hAnsi="Calibri" w:cs="Calibri"/>
                <w:sz w:val="18"/>
                <w:szCs w:val="18"/>
              </w:rPr>
              <w:t>minigrid</w:t>
            </w:r>
            <w:proofErr w:type="spellEnd"/>
            <w:r w:rsidRPr="00953400">
              <w:rPr>
                <w:rFonts w:ascii="Calibri" w:hAnsi="Calibri" w:cs="Calibri"/>
                <w:sz w:val="18"/>
                <w:szCs w:val="18"/>
              </w:rPr>
              <w:t xml:space="preserve"> sector. This output will ultimately address this gap.</w:t>
            </w:r>
          </w:p>
        </w:tc>
      </w:tr>
      <w:tr w:rsidR="008A1898" w:rsidRPr="00953400" w14:paraId="7A26847C" w14:textId="77777777" w:rsidTr="009841D2">
        <w:tc>
          <w:tcPr>
            <w:tcW w:w="1672" w:type="dxa"/>
            <w:vMerge w:val="restart"/>
          </w:tcPr>
          <w:p w14:paraId="635BF751" w14:textId="77777777" w:rsidR="008A1898" w:rsidRPr="00953400" w:rsidRDefault="008A1898" w:rsidP="00A43946">
            <w:pPr>
              <w:spacing w:before="120"/>
              <w:rPr>
                <w:rFonts w:ascii="Calibri" w:hAnsi="Calibri" w:cs="Calibri"/>
                <w:b/>
                <w:sz w:val="18"/>
                <w:szCs w:val="18"/>
              </w:rPr>
            </w:pPr>
            <w:r w:rsidRPr="00953400">
              <w:rPr>
                <w:rFonts w:ascii="Calibri" w:hAnsi="Calibri" w:cs="Calibri"/>
                <w:color w:val="000000"/>
                <w:sz w:val="18"/>
                <w:szCs w:val="18"/>
              </w:rPr>
              <w:t>Component 3—Innovative Financing</w:t>
            </w:r>
          </w:p>
          <w:p w14:paraId="5A2BD975" w14:textId="77777777" w:rsidR="008A1898" w:rsidRPr="00953400" w:rsidRDefault="008A1898" w:rsidP="00A43946">
            <w:pPr>
              <w:spacing w:before="120"/>
              <w:rPr>
                <w:rFonts w:ascii="Calibri" w:hAnsi="Calibri" w:cs="Calibri"/>
                <w:b/>
                <w:sz w:val="18"/>
                <w:szCs w:val="18"/>
              </w:rPr>
            </w:pPr>
            <w:r w:rsidRPr="00953400">
              <w:rPr>
                <w:rFonts w:ascii="Calibri" w:hAnsi="Calibri" w:cs="Calibri"/>
                <w:color w:val="000000"/>
                <w:sz w:val="18"/>
                <w:szCs w:val="18"/>
              </w:rPr>
              <w:t>Initial Budget:  $136,423</w:t>
            </w:r>
          </w:p>
          <w:p w14:paraId="5F424115" w14:textId="70C9A01C" w:rsidR="008A1898" w:rsidRPr="00953400" w:rsidRDefault="008A1898" w:rsidP="00A43946">
            <w:pPr>
              <w:spacing w:before="120"/>
              <w:rPr>
                <w:rFonts w:ascii="Calibri" w:hAnsi="Calibri" w:cs="Calibri"/>
                <w:b/>
                <w:sz w:val="18"/>
                <w:szCs w:val="18"/>
              </w:rPr>
            </w:pPr>
            <w:r w:rsidRPr="00953400">
              <w:rPr>
                <w:rFonts w:ascii="Calibri" w:hAnsi="Calibri" w:cs="Calibri"/>
                <w:color w:val="000000"/>
                <w:sz w:val="18"/>
                <w:szCs w:val="18"/>
              </w:rPr>
              <w:t>New Budget:  $</w:t>
            </w:r>
            <w:r w:rsidR="00650D07">
              <w:rPr>
                <w:rFonts w:ascii="Calibri" w:hAnsi="Calibri" w:cs="Calibri"/>
                <w:color w:val="000000"/>
                <w:sz w:val="18"/>
                <w:szCs w:val="18"/>
              </w:rPr>
              <w:t>206,</w:t>
            </w:r>
            <w:r w:rsidR="00AC5A45">
              <w:rPr>
                <w:rFonts w:ascii="Calibri" w:hAnsi="Calibri" w:cs="Calibri"/>
                <w:color w:val="000000"/>
                <w:sz w:val="18"/>
                <w:szCs w:val="18"/>
              </w:rPr>
              <w:t>1</w:t>
            </w:r>
            <w:r w:rsidR="00650D07">
              <w:rPr>
                <w:rFonts w:ascii="Calibri" w:hAnsi="Calibri" w:cs="Calibri"/>
                <w:color w:val="000000"/>
                <w:sz w:val="18"/>
                <w:szCs w:val="18"/>
              </w:rPr>
              <w:t>72</w:t>
            </w:r>
          </w:p>
          <w:p w14:paraId="0BC7ABD5" w14:textId="02103CA6" w:rsidR="008A1898" w:rsidRPr="00953400" w:rsidRDefault="008A1898" w:rsidP="00A43946">
            <w:pPr>
              <w:rPr>
                <w:rFonts w:ascii="Calibri" w:hAnsi="Calibri" w:cs="Calibri"/>
                <w:color w:val="000000"/>
                <w:sz w:val="18"/>
                <w:szCs w:val="18"/>
              </w:rPr>
            </w:pPr>
            <w:r w:rsidRPr="00953400">
              <w:rPr>
                <w:rFonts w:ascii="Calibri" w:hAnsi="Calibri" w:cs="Calibri"/>
                <w:color w:val="000000"/>
                <w:sz w:val="18"/>
                <w:szCs w:val="18"/>
              </w:rPr>
              <w:t>Co-financing: $</w:t>
            </w:r>
            <w:r w:rsidR="00650D07">
              <w:rPr>
                <w:rFonts w:ascii="Calibri" w:hAnsi="Calibri" w:cs="Calibri"/>
                <w:color w:val="000000"/>
                <w:sz w:val="18"/>
                <w:szCs w:val="18"/>
                <w:lang w:val="fr-CA"/>
              </w:rPr>
              <w:t>4,</w:t>
            </w:r>
            <w:r w:rsidR="00AC5A45">
              <w:rPr>
                <w:rFonts w:ascii="Calibri" w:hAnsi="Calibri" w:cs="Calibri"/>
                <w:color w:val="000000"/>
                <w:sz w:val="18"/>
                <w:szCs w:val="18"/>
                <w:lang w:val="fr-CA"/>
              </w:rPr>
              <w:t>259</w:t>
            </w:r>
            <w:r w:rsidR="00650D07">
              <w:rPr>
                <w:rFonts w:ascii="Calibri" w:hAnsi="Calibri" w:cs="Calibri"/>
                <w:color w:val="000000"/>
                <w:sz w:val="18"/>
                <w:szCs w:val="18"/>
                <w:lang w:val="fr-CA"/>
              </w:rPr>
              <w:t>,</w:t>
            </w:r>
            <w:r w:rsidR="00AC5A45">
              <w:rPr>
                <w:rFonts w:ascii="Calibri" w:hAnsi="Calibri" w:cs="Calibri"/>
                <w:color w:val="000000"/>
                <w:sz w:val="18"/>
                <w:szCs w:val="18"/>
                <w:lang w:val="fr-CA"/>
              </w:rPr>
              <w:t>674</w:t>
            </w:r>
          </w:p>
          <w:p w14:paraId="0617BEC2" w14:textId="77777777" w:rsidR="008A1898" w:rsidRPr="00953400" w:rsidRDefault="008A1898" w:rsidP="00A43946">
            <w:pPr>
              <w:rPr>
                <w:rFonts w:ascii="Calibri" w:hAnsi="Calibri" w:cs="Calibri"/>
                <w:iCs/>
                <w:color w:val="000000"/>
                <w:sz w:val="18"/>
                <w:szCs w:val="18"/>
                <w:u w:val="single"/>
              </w:rPr>
            </w:pPr>
          </w:p>
          <w:p w14:paraId="57FDCAAD" w14:textId="35BB3733" w:rsidR="008A1898" w:rsidRPr="00953400" w:rsidRDefault="008A1898" w:rsidP="00A43946">
            <w:pPr>
              <w:rPr>
                <w:rFonts w:ascii="Calibri" w:hAnsi="Calibri" w:cs="Calibri"/>
                <w:iCs/>
                <w:sz w:val="18"/>
                <w:szCs w:val="18"/>
                <w:u w:val="single"/>
              </w:rPr>
            </w:pPr>
          </w:p>
        </w:tc>
        <w:tc>
          <w:tcPr>
            <w:tcW w:w="2128" w:type="dxa"/>
            <w:shd w:val="clear" w:color="auto" w:fill="auto"/>
          </w:tcPr>
          <w:p w14:paraId="3E554383" w14:textId="7631AFA7" w:rsidR="008A1898" w:rsidRPr="00EF5F9B" w:rsidRDefault="008A1898" w:rsidP="00A43946">
            <w:pPr>
              <w:rPr>
                <w:rFonts w:ascii="Calibri" w:hAnsi="Calibri" w:cs="Calibri"/>
                <w:iCs/>
                <w:sz w:val="18"/>
                <w:szCs w:val="18"/>
              </w:rPr>
            </w:pPr>
            <w:r w:rsidRPr="00EF5F9B">
              <w:rPr>
                <w:rFonts w:ascii="Calibri" w:hAnsi="Calibri" w:cs="Calibri"/>
                <w:iCs/>
                <w:sz w:val="18"/>
                <w:szCs w:val="18"/>
              </w:rPr>
              <w:t>Output 3.1</w:t>
            </w:r>
            <w:r w:rsidR="006042D0">
              <w:rPr>
                <w:rFonts w:ascii="Calibri" w:hAnsi="Calibri" w:cs="Calibri"/>
                <w:iCs/>
                <w:sz w:val="18"/>
                <w:szCs w:val="18"/>
              </w:rPr>
              <w:t>:</w:t>
            </w:r>
            <w:r w:rsidRPr="00EF5F9B">
              <w:rPr>
                <w:rFonts w:ascii="Calibri" w:hAnsi="Calibri" w:cs="Calibri"/>
                <w:iCs/>
                <w:sz w:val="18"/>
                <w:szCs w:val="18"/>
              </w:rPr>
              <w:t xml:space="preserve"> Domestic financial sector capacity-building on business and financing models for </w:t>
            </w:r>
            <w:proofErr w:type="spellStart"/>
            <w:r w:rsidRPr="00EF5F9B">
              <w:rPr>
                <w:rFonts w:ascii="Calibri" w:hAnsi="Calibri" w:cs="Calibri"/>
                <w:iCs/>
                <w:sz w:val="18"/>
                <w:szCs w:val="18"/>
              </w:rPr>
              <w:t>minigrids</w:t>
            </w:r>
            <w:proofErr w:type="spellEnd"/>
          </w:p>
          <w:p w14:paraId="680BCB4F" w14:textId="77777777" w:rsidR="008A1898" w:rsidRPr="00EF5F9B" w:rsidRDefault="008A1898" w:rsidP="00A43946">
            <w:pPr>
              <w:rPr>
                <w:rFonts w:ascii="Calibri" w:hAnsi="Calibri" w:cs="Calibri"/>
                <w:bCs/>
                <w:sz w:val="18"/>
                <w:szCs w:val="18"/>
                <w:lang w:val="en-GB"/>
              </w:rPr>
            </w:pPr>
          </w:p>
        </w:tc>
        <w:tc>
          <w:tcPr>
            <w:tcW w:w="2444" w:type="dxa"/>
          </w:tcPr>
          <w:p w14:paraId="278383EC" w14:textId="77777777" w:rsidR="008A1898" w:rsidRPr="00EF5F9B" w:rsidRDefault="008A1898" w:rsidP="00A43946">
            <w:pPr>
              <w:jc w:val="both"/>
              <w:rPr>
                <w:rFonts w:ascii="Calibri" w:hAnsi="Calibri" w:cs="Calibri"/>
                <w:bCs/>
                <w:i/>
                <w:iCs/>
                <w:sz w:val="18"/>
                <w:szCs w:val="18"/>
              </w:rPr>
            </w:pPr>
            <w:r w:rsidRPr="00EF5F9B">
              <w:rPr>
                <w:rFonts w:ascii="Calibri" w:hAnsi="Calibri" w:cs="Calibri"/>
                <w:bCs/>
                <w:i/>
                <w:iCs/>
                <w:sz w:val="18"/>
                <w:szCs w:val="18"/>
              </w:rPr>
              <w:t>N/A</w:t>
            </w:r>
          </w:p>
        </w:tc>
        <w:tc>
          <w:tcPr>
            <w:tcW w:w="3146" w:type="dxa"/>
          </w:tcPr>
          <w:p w14:paraId="7B68AFA0" w14:textId="33DB9AA2" w:rsidR="008A1898" w:rsidRPr="00953400" w:rsidRDefault="008A1898" w:rsidP="00A43946">
            <w:pPr>
              <w:rPr>
                <w:rFonts w:ascii="Calibri" w:hAnsi="Calibri" w:cs="Calibri"/>
                <w:sz w:val="18"/>
                <w:szCs w:val="18"/>
              </w:rPr>
            </w:pPr>
            <w:r w:rsidRPr="00953400">
              <w:rPr>
                <w:rFonts w:ascii="Calibri" w:hAnsi="Calibri" w:cs="Calibri"/>
                <w:sz w:val="18"/>
                <w:szCs w:val="18"/>
              </w:rPr>
              <w:t>N/A</w:t>
            </w:r>
            <w:r w:rsidR="00E2021A">
              <w:rPr>
                <w:rFonts w:ascii="Calibri" w:hAnsi="Calibri" w:cs="Calibri"/>
                <w:sz w:val="18"/>
                <w:szCs w:val="18"/>
              </w:rPr>
              <w:t xml:space="preserve"> (No change)</w:t>
            </w:r>
          </w:p>
        </w:tc>
      </w:tr>
      <w:tr w:rsidR="008A1898" w:rsidRPr="00953400" w14:paraId="50B8CC62" w14:textId="77777777" w:rsidTr="009841D2">
        <w:tc>
          <w:tcPr>
            <w:tcW w:w="1672" w:type="dxa"/>
            <w:vMerge/>
          </w:tcPr>
          <w:p w14:paraId="32B57086" w14:textId="77777777" w:rsidR="008A1898" w:rsidRPr="00953400" w:rsidRDefault="008A1898" w:rsidP="00A43946">
            <w:pPr>
              <w:rPr>
                <w:rFonts w:ascii="Calibri" w:hAnsi="Calibri" w:cs="Calibri"/>
                <w:sz w:val="18"/>
                <w:szCs w:val="18"/>
              </w:rPr>
            </w:pPr>
          </w:p>
        </w:tc>
        <w:tc>
          <w:tcPr>
            <w:tcW w:w="2128" w:type="dxa"/>
            <w:shd w:val="clear" w:color="auto" w:fill="auto"/>
          </w:tcPr>
          <w:p w14:paraId="75AA98AC" w14:textId="1163C5FF" w:rsidR="008A1898" w:rsidRPr="00EF5F9B" w:rsidRDefault="006042D0" w:rsidP="00A43946">
            <w:pPr>
              <w:rPr>
                <w:rFonts w:ascii="Calibri" w:hAnsi="Calibri" w:cs="Calibri"/>
                <w:bCs/>
                <w:sz w:val="18"/>
                <w:szCs w:val="18"/>
                <w:lang w:val="en-GB"/>
              </w:rPr>
            </w:pPr>
            <w:r>
              <w:rPr>
                <w:rFonts w:ascii="Calibri" w:hAnsi="Calibri" w:cs="Calibri"/>
                <w:sz w:val="18"/>
                <w:szCs w:val="18"/>
              </w:rPr>
              <w:t xml:space="preserve">Output </w:t>
            </w:r>
            <w:r w:rsidR="008A1898" w:rsidRPr="00EF5F9B">
              <w:rPr>
                <w:rFonts w:ascii="Calibri" w:hAnsi="Calibri" w:cs="Calibri"/>
                <w:sz w:val="18"/>
                <w:szCs w:val="18"/>
              </w:rPr>
              <w:t>3.2</w:t>
            </w:r>
            <w:r>
              <w:rPr>
                <w:rFonts w:ascii="Calibri" w:hAnsi="Calibri" w:cs="Calibri"/>
                <w:sz w:val="18"/>
                <w:szCs w:val="18"/>
              </w:rPr>
              <w:t>:</w:t>
            </w:r>
            <w:r w:rsidR="008A1898" w:rsidRPr="00EF5F9B">
              <w:rPr>
                <w:rFonts w:ascii="Calibri" w:hAnsi="Calibri" w:cs="Calibri"/>
                <w:sz w:val="18"/>
                <w:szCs w:val="18"/>
              </w:rPr>
              <w:t xml:space="preserve"> General market intelligence study on </w:t>
            </w:r>
            <w:proofErr w:type="spellStart"/>
            <w:r w:rsidR="008A1898" w:rsidRPr="00EF5F9B">
              <w:rPr>
                <w:rFonts w:ascii="Calibri" w:hAnsi="Calibri" w:cs="Calibri"/>
                <w:sz w:val="18"/>
                <w:szCs w:val="18"/>
              </w:rPr>
              <w:t>minigrids</w:t>
            </w:r>
            <w:proofErr w:type="spellEnd"/>
            <w:r w:rsidR="008A1898" w:rsidRPr="00EF5F9B">
              <w:rPr>
                <w:rFonts w:ascii="Calibri" w:hAnsi="Calibri" w:cs="Calibri"/>
                <w:sz w:val="18"/>
                <w:szCs w:val="18"/>
              </w:rPr>
              <w:t xml:space="preserve"> in regions complementary to WB and AfDB investments</w:t>
            </w:r>
          </w:p>
        </w:tc>
        <w:tc>
          <w:tcPr>
            <w:tcW w:w="2444" w:type="dxa"/>
          </w:tcPr>
          <w:p w14:paraId="2CAFF014" w14:textId="77777777" w:rsidR="008A1898" w:rsidRPr="00EF5F9B" w:rsidRDefault="008A1898" w:rsidP="00A43946">
            <w:pPr>
              <w:jc w:val="both"/>
              <w:rPr>
                <w:rFonts w:ascii="Calibri" w:hAnsi="Calibri" w:cs="Calibri"/>
                <w:bCs/>
                <w:i/>
                <w:iCs/>
                <w:sz w:val="18"/>
                <w:szCs w:val="18"/>
              </w:rPr>
            </w:pPr>
            <w:r w:rsidRPr="00EF5F9B">
              <w:rPr>
                <w:rFonts w:ascii="Calibri" w:hAnsi="Calibri" w:cs="Calibri"/>
                <w:bCs/>
                <w:i/>
                <w:iCs/>
                <w:sz w:val="18"/>
                <w:szCs w:val="18"/>
              </w:rPr>
              <w:t>N/A</w:t>
            </w:r>
          </w:p>
        </w:tc>
        <w:tc>
          <w:tcPr>
            <w:tcW w:w="3146" w:type="dxa"/>
          </w:tcPr>
          <w:p w14:paraId="7499F0D3" w14:textId="4F184DB1" w:rsidR="008A1898" w:rsidRPr="00953400" w:rsidRDefault="008A1898" w:rsidP="00A43946">
            <w:pPr>
              <w:rPr>
                <w:rFonts w:ascii="Calibri" w:hAnsi="Calibri" w:cs="Calibri"/>
                <w:sz w:val="18"/>
                <w:szCs w:val="18"/>
              </w:rPr>
            </w:pPr>
            <w:r w:rsidRPr="00953400">
              <w:rPr>
                <w:rFonts w:ascii="Calibri" w:hAnsi="Calibri" w:cs="Calibri"/>
                <w:sz w:val="18"/>
                <w:szCs w:val="18"/>
              </w:rPr>
              <w:t>N/A</w:t>
            </w:r>
            <w:r w:rsidR="00E2021A">
              <w:rPr>
                <w:rFonts w:ascii="Calibri" w:hAnsi="Calibri" w:cs="Calibri"/>
                <w:sz w:val="18"/>
                <w:szCs w:val="18"/>
              </w:rPr>
              <w:t xml:space="preserve"> (No change)</w:t>
            </w:r>
          </w:p>
        </w:tc>
      </w:tr>
      <w:tr w:rsidR="008A1898" w:rsidRPr="00953400" w14:paraId="3C495894" w14:textId="77777777" w:rsidTr="009841D2">
        <w:tc>
          <w:tcPr>
            <w:tcW w:w="1672" w:type="dxa"/>
            <w:vMerge/>
          </w:tcPr>
          <w:p w14:paraId="5C859DA6" w14:textId="77777777" w:rsidR="008A1898" w:rsidRPr="00953400" w:rsidRDefault="008A1898" w:rsidP="00A43946">
            <w:pPr>
              <w:rPr>
                <w:rFonts w:ascii="Calibri" w:hAnsi="Calibri" w:cs="Calibri"/>
                <w:bCs/>
                <w:sz w:val="18"/>
                <w:szCs w:val="18"/>
                <w:u w:val="single"/>
                <w:lang w:val="en-GB"/>
              </w:rPr>
            </w:pPr>
          </w:p>
        </w:tc>
        <w:tc>
          <w:tcPr>
            <w:tcW w:w="2128" w:type="dxa"/>
            <w:shd w:val="clear" w:color="auto" w:fill="auto"/>
          </w:tcPr>
          <w:p w14:paraId="0CFDBF2D" w14:textId="1C0F718B" w:rsidR="008A1898" w:rsidRPr="00EF5F9B" w:rsidRDefault="008A1898" w:rsidP="00A43946">
            <w:pPr>
              <w:rPr>
                <w:rFonts w:ascii="Calibri" w:hAnsi="Calibri" w:cs="Calibri"/>
                <w:bCs/>
                <w:sz w:val="18"/>
                <w:szCs w:val="18"/>
                <w:lang w:val="en-GB"/>
              </w:rPr>
            </w:pPr>
            <w:r w:rsidRPr="00EF5F9B">
              <w:rPr>
                <w:rFonts w:ascii="Calibri" w:hAnsi="Calibri" w:cs="Calibri"/>
                <w:bCs/>
                <w:sz w:val="18"/>
                <w:szCs w:val="18"/>
                <w:lang w:val="en-GB"/>
              </w:rPr>
              <w:t>N</w:t>
            </w:r>
            <w:r w:rsidR="009E61C2">
              <w:rPr>
                <w:rFonts w:ascii="Calibri" w:hAnsi="Calibri" w:cs="Calibri"/>
                <w:bCs/>
                <w:sz w:val="18"/>
                <w:szCs w:val="18"/>
                <w:lang w:val="en-GB"/>
              </w:rPr>
              <w:t>/</w:t>
            </w:r>
            <w:r w:rsidRPr="00EF5F9B">
              <w:rPr>
                <w:rFonts w:ascii="Calibri" w:hAnsi="Calibri" w:cs="Calibri"/>
                <w:bCs/>
                <w:sz w:val="18"/>
                <w:szCs w:val="18"/>
                <w:lang w:val="en-GB"/>
              </w:rPr>
              <w:t>A</w:t>
            </w:r>
          </w:p>
        </w:tc>
        <w:tc>
          <w:tcPr>
            <w:tcW w:w="2444" w:type="dxa"/>
          </w:tcPr>
          <w:p w14:paraId="7D9BDAF7" w14:textId="7DD168CE" w:rsidR="008A1898" w:rsidRPr="00EF5F9B" w:rsidRDefault="008A1898" w:rsidP="00A43946">
            <w:pPr>
              <w:jc w:val="both"/>
              <w:rPr>
                <w:rFonts w:ascii="Calibri" w:hAnsi="Calibri" w:cs="Calibri"/>
                <w:bCs/>
                <w:i/>
                <w:iCs/>
                <w:sz w:val="18"/>
                <w:szCs w:val="18"/>
              </w:rPr>
            </w:pPr>
            <w:r w:rsidRPr="00EF5F9B">
              <w:rPr>
                <w:rFonts w:ascii="Calibri" w:hAnsi="Calibri" w:cs="Calibri"/>
                <w:i/>
                <w:iCs/>
                <w:sz w:val="18"/>
                <w:szCs w:val="18"/>
              </w:rPr>
              <w:t>Output 3.3</w:t>
            </w:r>
            <w:r w:rsidR="001D6F4F" w:rsidRPr="00EF5F9B">
              <w:rPr>
                <w:rFonts w:ascii="Calibri" w:hAnsi="Calibri" w:cs="Calibri"/>
                <w:i/>
                <w:iCs/>
                <w:sz w:val="18"/>
                <w:szCs w:val="18"/>
              </w:rPr>
              <w:t>:</w:t>
            </w:r>
            <w:r w:rsidRPr="00EF5F9B">
              <w:rPr>
                <w:rFonts w:ascii="Calibri" w:hAnsi="Calibri" w:cs="Calibri"/>
                <w:i/>
                <w:iCs/>
                <w:sz w:val="18"/>
                <w:szCs w:val="18"/>
              </w:rPr>
              <w:t xml:space="preserve"> Support the development and implementation of innovative financial instruments for both supply and demand side (consumers and service providers) to facilitate investment in and viability of </w:t>
            </w:r>
            <w:proofErr w:type="spellStart"/>
            <w:r w:rsidRPr="00EF5F9B">
              <w:rPr>
                <w:rFonts w:ascii="Calibri" w:hAnsi="Calibri" w:cs="Calibri"/>
                <w:i/>
                <w:iCs/>
                <w:sz w:val="18"/>
                <w:szCs w:val="18"/>
              </w:rPr>
              <w:t>minigrids</w:t>
            </w:r>
            <w:proofErr w:type="spellEnd"/>
          </w:p>
        </w:tc>
        <w:tc>
          <w:tcPr>
            <w:tcW w:w="3146" w:type="dxa"/>
          </w:tcPr>
          <w:p w14:paraId="5F2C29B8" w14:textId="02EC87D4" w:rsidR="008A1898" w:rsidRPr="00953400" w:rsidRDefault="008A1898" w:rsidP="00A43946">
            <w:pPr>
              <w:jc w:val="both"/>
              <w:rPr>
                <w:rFonts w:ascii="Calibri" w:hAnsi="Calibri" w:cs="Calibri"/>
                <w:sz w:val="18"/>
                <w:szCs w:val="18"/>
              </w:rPr>
            </w:pPr>
            <w:r w:rsidRPr="00953400">
              <w:rPr>
                <w:rFonts w:ascii="Calibri" w:hAnsi="Calibri" w:cs="Calibri"/>
                <w:sz w:val="18"/>
                <w:szCs w:val="18"/>
              </w:rPr>
              <w:t xml:space="preserve">Currently, there is no appropriate financial instrument for </w:t>
            </w:r>
            <w:proofErr w:type="spellStart"/>
            <w:r w:rsidRPr="00953400">
              <w:rPr>
                <w:rFonts w:ascii="Calibri" w:hAnsi="Calibri" w:cs="Calibri"/>
                <w:sz w:val="18"/>
                <w:szCs w:val="18"/>
              </w:rPr>
              <w:t>minigrid</w:t>
            </w:r>
            <w:proofErr w:type="spellEnd"/>
            <w:r w:rsidRPr="00953400">
              <w:rPr>
                <w:rFonts w:ascii="Calibri" w:hAnsi="Calibri" w:cs="Calibri"/>
                <w:sz w:val="18"/>
                <w:szCs w:val="18"/>
              </w:rPr>
              <w:t xml:space="preserve"> companies in Burkina Faso. Financial instruments such as guarantee and/or consumer </w:t>
            </w:r>
            <w:r w:rsidR="005650BA" w:rsidRPr="00953400">
              <w:rPr>
                <w:rFonts w:ascii="Calibri" w:hAnsi="Calibri" w:cs="Calibri"/>
                <w:sz w:val="18"/>
                <w:szCs w:val="18"/>
              </w:rPr>
              <w:t>financing (</w:t>
            </w:r>
            <w:r w:rsidRPr="00953400">
              <w:rPr>
                <w:rFonts w:ascii="Calibri" w:hAnsi="Calibri" w:cs="Calibri"/>
                <w:sz w:val="18"/>
                <w:szCs w:val="18"/>
              </w:rPr>
              <w:t xml:space="preserve">connection fees) is being explored by MCC and Swedish Corporation. Based on discussions </w:t>
            </w:r>
            <w:r w:rsidR="00A72924">
              <w:rPr>
                <w:rFonts w:ascii="Calibri" w:hAnsi="Calibri" w:cs="Calibri"/>
                <w:sz w:val="18"/>
                <w:szCs w:val="18"/>
              </w:rPr>
              <w:t>with stakeholders this</w:t>
            </w:r>
            <w:r w:rsidR="00A72924" w:rsidRPr="00953400">
              <w:rPr>
                <w:rFonts w:ascii="Calibri" w:hAnsi="Calibri" w:cs="Calibri"/>
                <w:sz w:val="18"/>
                <w:szCs w:val="18"/>
              </w:rPr>
              <w:t xml:space="preserve"> </w:t>
            </w:r>
            <w:r w:rsidR="00A72924">
              <w:rPr>
                <w:rFonts w:ascii="Calibri" w:hAnsi="Calibri" w:cs="Calibri"/>
                <w:sz w:val="18"/>
                <w:szCs w:val="18"/>
              </w:rPr>
              <w:t xml:space="preserve">output </w:t>
            </w:r>
            <w:r w:rsidRPr="00953400">
              <w:rPr>
                <w:rFonts w:ascii="Calibri" w:hAnsi="Calibri" w:cs="Calibri"/>
                <w:sz w:val="18"/>
                <w:szCs w:val="18"/>
              </w:rPr>
              <w:t>can provide support to ensure these are in line with best</w:t>
            </w:r>
            <w:r w:rsidR="007012E8">
              <w:rPr>
                <w:rFonts w:ascii="Calibri" w:hAnsi="Calibri" w:cs="Calibri"/>
                <w:sz w:val="18"/>
                <w:szCs w:val="18"/>
              </w:rPr>
              <w:t xml:space="preserve"> </w:t>
            </w:r>
            <w:r w:rsidRPr="00953400">
              <w:rPr>
                <w:rFonts w:ascii="Calibri" w:hAnsi="Calibri" w:cs="Calibri"/>
                <w:sz w:val="18"/>
                <w:szCs w:val="18"/>
              </w:rPr>
              <w:t xml:space="preserve">practices. The capacity of stakeholders </w:t>
            </w:r>
            <w:proofErr w:type="gramStart"/>
            <w:r w:rsidR="00A72924" w:rsidRPr="00953400">
              <w:rPr>
                <w:rFonts w:ascii="Calibri" w:hAnsi="Calibri" w:cs="Calibri"/>
                <w:sz w:val="18"/>
                <w:szCs w:val="18"/>
              </w:rPr>
              <w:t>in regard to</w:t>
            </w:r>
            <w:proofErr w:type="gramEnd"/>
            <w:r w:rsidRPr="00953400">
              <w:rPr>
                <w:rFonts w:ascii="Calibri" w:hAnsi="Calibri" w:cs="Calibri"/>
                <w:sz w:val="18"/>
                <w:szCs w:val="18"/>
              </w:rPr>
              <w:t xml:space="preserve"> assessing and designing the best financial instruments seems low. Private sector companies would benefit from this technical assistance support in order to facilitate access to finance.</w:t>
            </w:r>
          </w:p>
        </w:tc>
      </w:tr>
      <w:tr w:rsidR="00281B70" w:rsidRPr="00953400" w14:paraId="02C47B8A" w14:textId="77777777" w:rsidTr="009841D2">
        <w:tc>
          <w:tcPr>
            <w:tcW w:w="1672" w:type="dxa"/>
          </w:tcPr>
          <w:p w14:paraId="62DC92C7" w14:textId="77777777" w:rsidR="00281B70" w:rsidRPr="00953400" w:rsidRDefault="00281B70" w:rsidP="00A43946">
            <w:pPr>
              <w:rPr>
                <w:rFonts w:ascii="Calibri" w:hAnsi="Calibri" w:cs="Calibri"/>
                <w:bCs/>
                <w:sz w:val="18"/>
                <w:szCs w:val="18"/>
                <w:u w:val="single"/>
                <w:lang w:val="en-GB"/>
              </w:rPr>
            </w:pPr>
          </w:p>
        </w:tc>
        <w:tc>
          <w:tcPr>
            <w:tcW w:w="2128" w:type="dxa"/>
            <w:shd w:val="clear" w:color="auto" w:fill="auto"/>
          </w:tcPr>
          <w:p w14:paraId="42F7C857" w14:textId="1EA77571" w:rsidR="00281B70" w:rsidRPr="00EF5F9B" w:rsidRDefault="009E61C2" w:rsidP="00A43946">
            <w:pPr>
              <w:rPr>
                <w:rFonts w:ascii="Calibri" w:hAnsi="Calibri" w:cs="Calibri"/>
                <w:bCs/>
                <w:sz w:val="18"/>
                <w:szCs w:val="18"/>
                <w:lang w:val="en-GB"/>
              </w:rPr>
            </w:pPr>
            <w:r>
              <w:rPr>
                <w:rFonts w:ascii="Calibri" w:hAnsi="Calibri" w:cs="Calibri"/>
                <w:bCs/>
                <w:sz w:val="18"/>
                <w:szCs w:val="18"/>
                <w:lang w:val="en-GB"/>
              </w:rPr>
              <w:t>N/A</w:t>
            </w:r>
          </w:p>
        </w:tc>
        <w:tc>
          <w:tcPr>
            <w:tcW w:w="2444" w:type="dxa"/>
          </w:tcPr>
          <w:p w14:paraId="7A72DA9C" w14:textId="15491A6C" w:rsidR="00F13368" w:rsidRPr="00EF5F9B" w:rsidRDefault="00F13368" w:rsidP="00823806">
            <w:pPr>
              <w:jc w:val="both"/>
              <w:rPr>
                <w:rFonts w:ascii="Calibri" w:hAnsi="Calibri" w:cs="Calibri"/>
                <w:i/>
                <w:iCs/>
                <w:sz w:val="18"/>
                <w:szCs w:val="18"/>
              </w:rPr>
            </w:pPr>
            <w:r w:rsidRPr="00EF5F9B">
              <w:rPr>
                <w:rFonts w:ascii="Calibri" w:hAnsi="Calibri" w:cs="Calibri"/>
                <w:i/>
                <w:iCs/>
                <w:sz w:val="18"/>
                <w:szCs w:val="18"/>
              </w:rPr>
              <w:t xml:space="preserve">Output </w:t>
            </w:r>
            <w:r w:rsidR="00FC6B55" w:rsidRPr="00EF5F9B">
              <w:rPr>
                <w:rFonts w:ascii="Calibri" w:hAnsi="Calibri" w:cs="Calibri"/>
                <w:i/>
                <w:iCs/>
                <w:sz w:val="18"/>
                <w:szCs w:val="18"/>
              </w:rPr>
              <w:t>3.4:</w:t>
            </w:r>
            <w:r w:rsidRPr="00EF5F9B">
              <w:rPr>
                <w:rFonts w:ascii="Calibri" w:hAnsi="Calibri" w:cs="Calibri"/>
                <w:i/>
                <w:iCs/>
                <w:sz w:val="18"/>
                <w:szCs w:val="18"/>
              </w:rPr>
              <w:t xml:space="preserve"> Feasibility study support provided to </w:t>
            </w:r>
            <w:proofErr w:type="spellStart"/>
            <w:r w:rsidRPr="00EF5F9B">
              <w:rPr>
                <w:rFonts w:ascii="Calibri" w:hAnsi="Calibri" w:cs="Calibri"/>
                <w:i/>
                <w:iCs/>
                <w:sz w:val="18"/>
                <w:szCs w:val="18"/>
              </w:rPr>
              <w:t>minigrid</w:t>
            </w:r>
            <w:proofErr w:type="spellEnd"/>
            <w:r w:rsidRPr="00EF5F9B">
              <w:rPr>
                <w:rFonts w:ascii="Calibri" w:hAnsi="Calibri" w:cs="Calibri"/>
                <w:i/>
                <w:iCs/>
                <w:sz w:val="18"/>
                <w:szCs w:val="18"/>
              </w:rPr>
              <w:t xml:space="preserve"> developers, creating a pipeline of investible assets</w:t>
            </w:r>
          </w:p>
          <w:p w14:paraId="36CD8899" w14:textId="77777777" w:rsidR="00281B70" w:rsidRPr="00EF5F9B" w:rsidRDefault="00281B70" w:rsidP="00A43946">
            <w:pPr>
              <w:jc w:val="both"/>
              <w:rPr>
                <w:rFonts w:ascii="Calibri" w:hAnsi="Calibri" w:cs="Calibri"/>
                <w:i/>
                <w:iCs/>
                <w:sz w:val="18"/>
                <w:szCs w:val="18"/>
              </w:rPr>
            </w:pPr>
          </w:p>
        </w:tc>
        <w:tc>
          <w:tcPr>
            <w:tcW w:w="3146" w:type="dxa"/>
          </w:tcPr>
          <w:p w14:paraId="05FE2B01" w14:textId="71FF414C" w:rsidR="00281B70" w:rsidRPr="00953400" w:rsidRDefault="001D6F4F" w:rsidP="00A43946">
            <w:pPr>
              <w:jc w:val="both"/>
              <w:rPr>
                <w:rFonts w:ascii="Calibri" w:hAnsi="Calibri" w:cs="Calibri"/>
                <w:sz w:val="18"/>
                <w:szCs w:val="18"/>
              </w:rPr>
            </w:pPr>
            <w:r w:rsidRPr="00953400">
              <w:rPr>
                <w:rFonts w:ascii="Calibri" w:hAnsi="Calibri" w:cs="Calibri"/>
                <w:sz w:val="18"/>
                <w:szCs w:val="18"/>
              </w:rPr>
              <w:t xml:space="preserve">To close the access to financing gap, it is important that developers </w:t>
            </w:r>
            <w:proofErr w:type="gramStart"/>
            <w:r w:rsidRPr="00953400">
              <w:rPr>
                <w:rFonts w:ascii="Calibri" w:hAnsi="Calibri" w:cs="Calibri"/>
                <w:sz w:val="18"/>
                <w:szCs w:val="18"/>
              </w:rPr>
              <w:t>are able to</w:t>
            </w:r>
            <w:proofErr w:type="gramEnd"/>
            <w:r w:rsidRPr="00953400">
              <w:rPr>
                <w:rFonts w:ascii="Calibri" w:hAnsi="Calibri" w:cs="Calibri"/>
                <w:sz w:val="18"/>
                <w:szCs w:val="18"/>
              </w:rPr>
              <w:t xml:space="preserve"> submit bankable projects to banks and investors. This is even more important in the context of a market in transition such as that of Burkina Faso. Also, this output in essence contributes to investment cost-reduction.</w:t>
            </w:r>
          </w:p>
        </w:tc>
      </w:tr>
      <w:tr w:rsidR="00281B70" w:rsidRPr="00953400" w14:paraId="169D5140" w14:textId="77777777" w:rsidTr="009841D2">
        <w:tc>
          <w:tcPr>
            <w:tcW w:w="1672" w:type="dxa"/>
          </w:tcPr>
          <w:p w14:paraId="274BA5E4" w14:textId="77777777" w:rsidR="00281B70" w:rsidRPr="00953400" w:rsidRDefault="00281B70" w:rsidP="00A43946">
            <w:pPr>
              <w:rPr>
                <w:rFonts w:ascii="Calibri" w:hAnsi="Calibri" w:cs="Calibri"/>
                <w:bCs/>
                <w:sz w:val="18"/>
                <w:szCs w:val="18"/>
                <w:u w:val="single"/>
                <w:lang w:val="en-GB"/>
              </w:rPr>
            </w:pPr>
          </w:p>
        </w:tc>
        <w:tc>
          <w:tcPr>
            <w:tcW w:w="2128" w:type="dxa"/>
            <w:shd w:val="clear" w:color="auto" w:fill="auto"/>
          </w:tcPr>
          <w:p w14:paraId="1C27D2AE" w14:textId="16D2CEDD" w:rsidR="00281B70" w:rsidRPr="00EF5F9B" w:rsidRDefault="009E61C2" w:rsidP="00A43946">
            <w:pPr>
              <w:rPr>
                <w:rFonts w:ascii="Calibri" w:hAnsi="Calibri" w:cs="Calibri"/>
                <w:bCs/>
                <w:sz w:val="18"/>
                <w:szCs w:val="18"/>
                <w:lang w:val="en-GB"/>
              </w:rPr>
            </w:pPr>
            <w:r>
              <w:rPr>
                <w:rFonts w:ascii="Calibri" w:hAnsi="Calibri" w:cs="Calibri"/>
                <w:bCs/>
                <w:sz w:val="18"/>
                <w:szCs w:val="18"/>
                <w:lang w:val="en-GB"/>
              </w:rPr>
              <w:t>N/A</w:t>
            </w:r>
          </w:p>
        </w:tc>
        <w:tc>
          <w:tcPr>
            <w:tcW w:w="2444" w:type="dxa"/>
          </w:tcPr>
          <w:p w14:paraId="6678876F" w14:textId="77777777" w:rsidR="00F13368" w:rsidRPr="00EF5F9B" w:rsidRDefault="00F13368" w:rsidP="00823806">
            <w:pPr>
              <w:jc w:val="both"/>
              <w:rPr>
                <w:rFonts w:ascii="Calibri" w:hAnsi="Calibri" w:cs="Calibri"/>
                <w:i/>
                <w:iCs/>
                <w:sz w:val="18"/>
                <w:szCs w:val="18"/>
              </w:rPr>
            </w:pPr>
            <w:r w:rsidRPr="00EF5F9B">
              <w:rPr>
                <w:rFonts w:ascii="Calibri" w:hAnsi="Calibri" w:cs="Calibri"/>
                <w:i/>
                <w:iCs/>
                <w:sz w:val="18"/>
                <w:szCs w:val="18"/>
              </w:rPr>
              <w:t xml:space="preserve">Output 3.5: Capacity building provided to </w:t>
            </w:r>
            <w:proofErr w:type="spellStart"/>
            <w:r w:rsidRPr="00EF5F9B">
              <w:rPr>
                <w:rFonts w:ascii="Calibri" w:hAnsi="Calibri" w:cs="Calibri"/>
                <w:i/>
                <w:iCs/>
                <w:sz w:val="18"/>
                <w:szCs w:val="18"/>
              </w:rPr>
              <w:t>minigrid</w:t>
            </w:r>
            <w:proofErr w:type="spellEnd"/>
            <w:r w:rsidRPr="00EF5F9B">
              <w:rPr>
                <w:rFonts w:ascii="Calibri" w:hAnsi="Calibri" w:cs="Calibri"/>
                <w:i/>
                <w:iCs/>
                <w:sz w:val="18"/>
                <w:szCs w:val="18"/>
              </w:rPr>
              <w:t xml:space="preserve"> developers and investors on measuring and reporting on impact indicators, building credibility in impact investment as an asset class</w:t>
            </w:r>
          </w:p>
          <w:p w14:paraId="3ECA0F30" w14:textId="77777777" w:rsidR="00281B70" w:rsidRPr="00EF5F9B" w:rsidRDefault="00281B70" w:rsidP="00A43946">
            <w:pPr>
              <w:jc w:val="both"/>
              <w:rPr>
                <w:rFonts w:ascii="Calibri" w:hAnsi="Calibri" w:cs="Calibri"/>
                <w:i/>
                <w:iCs/>
                <w:sz w:val="18"/>
                <w:szCs w:val="18"/>
              </w:rPr>
            </w:pPr>
          </w:p>
        </w:tc>
        <w:tc>
          <w:tcPr>
            <w:tcW w:w="3146" w:type="dxa"/>
          </w:tcPr>
          <w:p w14:paraId="68B58432" w14:textId="13E533F7" w:rsidR="00281B70" w:rsidRPr="00953400" w:rsidRDefault="00E90D62" w:rsidP="00A43946">
            <w:pPr>
              <w:jc w:val="both"/>
              <w:rPr>
                <w:rFonts w:ascii="Calibri" w:hAnsi="Calibri" w:cs="Calibri"/>
                <w:sz w:val="18"/>
                <w:szCs w:val="18"/>
              </w:rPr>
            </w:pPr>
            <w:r>
              <w:rPr>
                <w:rFonts w:ascii="Calibri" w:hAnsi="Calibri" w:cs="Calibri"/>
                <w:sz w:val="18"/>
                <w:szCs w:val="18"/>
              </w:rPr>
              <w:t xml:space="preserve">Mobilizing investment, especially from the impact invest and crowdfunding community relies heavily on data on socio-economic impacts. Currently, developers in Burkina Faso we not equipped to properly collect and report on these in order </w:t>
            </w:r>
            <w:r w:rsidR="008D0EE3">
              <w:rPr>
                <w:rFonts w:ascii="Calibri" w:hAnsi="Calibri" w:cs="Calibri"/>
                <w:sz w:val="18"/>
                <w:szCs w:val="18"/>
              </w:rPr>
              <w:t xml:space="preserve">garner the interest of investors. </w:t>
            </w:r>
          </w:p>
        </w:tc>
      </w:tr>
      <w:tr w:rsidR="008A1898" w:rsidRPr="00953400" w14:paraId="49F9241C" w14:textId="77777777" w:rsidTr="009841D2">
        <w:tc>
          <w:tcPr>
            <w:tcW w:w="1672" w:type="dxa"/>
          </w:tcPr>
          <w:p w14:paraId="64D7EC59" w14:textId="177F992E" w:rsidR="008A1898" w:rsidRPr="00953400" w:rsidRDefault="008A1898" w:rsidP="00A43946">
            <w:pPr>
              <w:spacing w:before="120"/>
              <w:rPr>
                <w:rFonts w:ascii="Calibri" w:hAnsi="Calibri" w:cs="Calibri"/>
                <w:b/>
                <w:sz w:val="18"/>
                <w:szCs w:val="18"/>
              </w:rPr>
            </w:pPr>
            <w:r w:rsidRPr="00953400">
              <w:rPr>
                <w:rFonts w:ascii="Calibri" w:hAnsi="Calibri" w:cs="Calibri"/>
                <w:color w:val="000000"/>
                <w:sz w:val="18"/>
                <w:szCs w:val="18"/>
              </w:rPr>
              <w:t>Component 4—</w:t>
            </w:r>
            <w:r w:rsidR="00BB218E">
              <w:rPr>
                <w:rFonts w:ascii="Calibri" w:hAnsi="Calibri" w:cs="Calibri"/>
                <w:color w:val="000000"/>
                <w:sz w:val="18"/>
                <w:szCs w:val="18"/>
              </w:rPr>
              <w:t xml:space="preserve"> Digital, Knowledge Management and Monitoring &amp; Evaluation</w:t>
            </w:r>
          </w:p>
          <w:p w14:paraId="4A92F038" w14:textId="77777777" w:rsidR="008A1898" w:rsidRPr="00953400" w:rsidRDefault="008A1898" w:rsidP="00A43946">
            <w:pPr>
              <w:spacing w:before="120"/>
              <w:rPr>
                <w:rFonts w:ascii="Calibri" w:hAnsi="Calibri" w:cs="Calibri"/>
                <w:b/>
                <w:sz w:val="18"/>
                <w:szCs w:val="18"/>
              </w:rPr>
            </w:pPr>
          </w:p>
          <w:p w14:paraId="02165EAD" w14:textId="77777777" w:rsidR="008A1898" w:rsidRPr="00953400" w:rsidRDefault="008A1898" w:rsidP="00A43946">
            <w:pPr>
              <w:spacing w:before="120"/>
              <w:rPr>
                <w:rFonts w:ascii="Calibri" w:hAnsi="Calibri" w:cs="Calibri"/>
                <w:b/>
                <w:sz w:val="18"/>
                <w:szCs w:val="18"/>
              </w:rPr>
            </w:pPr>
            <w:r w:rsidRPr="00953400">
              <w:rPr>
                <w:rFonts w:ascii="Calibri" w:hAnsi="Calibri" w:cs="Calibri"/>
                <w:color w:val="000000"/>
                <w:sz w:val="18"/>
                <w:szCs w:val="18"/>
              </w:rPr>
              <w:t>Initial Budget:  $138,027</w:t>
            </w:r>
          </w:p>
          <w:p w14:paraId="28CF5F68" w14:textId="77777777" w:rsidR="00650D07" w:rsidRDefault="008A1898" w:rsidP="00A43946">
            <w:pPr>
              <w:spacing w:before="120"/>
              <w:rPr>
                <w:rFonts w:ascii="Calibri" w:hAnsi="Calibri" w:cs="Calibri"/>
                <w:color w:val="000000"/>
                <w:sz w:val="18"/>
                <w:szCs w:val="18"/>
              </w:rPr>
            </w:pPr>
            <w:r w:rsidRPr="00953400">
              <w:rPr>
                <w:rFonts w:ascii="Calibri" w:hAnsi="Calibri" w:cs="Calibri"/>
                <w:color w:val="000000"/>
                <w:sz w:val="18"/>
                <w:szCs w:val="18"/>
              </w:rPr>
              <w:t xml:space="preserve">New Budget:  </w:t>
            </w:r>
          </w:p>
          <w:p w14:paraId="2F3ACD85" w14:textId="43F36420" w:rsidR="008A1898" w:rsidRPr="00953400" w:rsidRDefault="00650D07" w:rsidP="00A43946">
            <w:pPr>
              <w:spacing w:before="120"/>
              <w:rPr>
                <w:rFonts w:ascii="Calibri" w:hAnsi="Calibri" w:cs="Calibri"/>
                <w:b/>
                <w:sz w:val="18"/>
                <w:szCs w:val="18"/>
              </w:rPr>
            </w:pPr>
            <w:r>
              <w:rPr>
                <w:rFonts w:ascii="Calibri" w:hAnsi="Calibri" w:cs="Calibri"/>
                <w:color w:val="000000"/>
                <w:sz w:val="18"/>
                <w:szCs w:val="18"/>
              </w:rPr>
              <w:t>$3</w:t>
            </w:r>
            <w:r w:rsidR="0044022F">
              <w:rPr>
                <w:rFonts w:ascii="Calibri" w:hAnsi="Calibri" w:cs="Calibri"/>
                <w:color w:val="000000"/>
                <w:sz w:val="18"/>
                <w:szCs w:val="18"/>
              </w:rPr>
              <w:t>44</w:t>
            </w:r>
            <w:r>
              <w:rPr>
                <w:rFonts w:ascii="Calibri" w:hAnsi="Calibri" w:cs="Calibri"/>
                <w:color w:val="000000"/>
                <w:sz w:val="18"/>
                <w:szCs w:val="18"/>
              </w:rPr>
              <w:t>,9</w:t>
            </w:r>
            <w:r w:rsidR="0044022F">
              <w:rPr>
                <w:rFonts w:ascii="Calibri" w:hAnsi="Calibri" w:cs="Calibri"/>
                <w:color w:val="000000"/>
                <w:sz w:val="18"/>
                <w:szCs w:val="18"/>
              </w:rPr>
              <w:t>5</w:t>
            </w:r>
            <w:r>
              <w:rPr>
                <w:rFonts w:ascii="Calibri" w:hAnsi="Calibri" w:cs="Calibri"/>
                <w:color w:val="000000"/>
                <w:sz w:val="18"/>
                <w:szCs w:val="18"/>
              </w:rPr>
              <w:t>4</w:t>
            </w:r>
          </w:p>
          <w:p w14:paraId="7DEB2368" w14:textId="711CDBC8" w:rsidR="008A1898" w:rsidRPr="00953400" w:rsidRDefault="008A1898" w:rsidP="00A43946">
            <w:pPr>
              <w:rPr>
                <w:rFonts w:ascii="Calibri" w:hAnsi="Calibri" w:cs="Calibri"/>
                <w:color w:val="000000"/>
                <w:sz w:val="18"/>
                <w:szCs w:val="18"/>
              </w:rPr>
            </w:pPr>
            <w:r w:rsidRPr="00953400">
              <w:rPr>
                <w:rFonts w:ascii="Calibri" w:hAnsi="Calibri" w:cs="Calibri"/>
                <w:color w:val="000000"/>
                <w:sz w:val="18"/>
                <w:szCs w:val="18"/>
              </w:rPr>
              <w:t xml:space="preserve">Co-financing: </w:t>
            </w:r>
          </w:p>
          <w:p w14:paraId="40BA578C" w14:textId="6B5505D4" w:rsidR="008A1898" w:rsidRPr="00953400" w:rsidRDefault="00650D07" w:rsidP="00A43946">
            <w:pPr>
              <w:rPr>
                <w:rFonts w:ascii="Calibri" w:hAnsi="Calibri" w:cs="Calibri"/>
                <w:sz w:val="18"/>
                <w:szCs w:val="18"/>
              </w:rPr>
            </w:pPr>
            <w:r>
              <w:rPr>
                <w:rFonts w:ascii="Calibri" w:hAnsi="Calibri" w:cs="Calibri"/>
                <w:color w:val="000000"/>
                <w:sz w:val="18"/>
                <w:szCs w:val="18"/>
                <w:lang w:val="fr-CA"/>
              </w:rPr>
              <w:t>$27,</w:t>
            </w:r>
            <w:r w:rsidR="0044022F">
              <w:rPr>
                <w:rFonts w:ascii="Calibri" w:hAnsi="Calibri" w:cs="Calibri"/>
                <w:color w:val="000000"/>
                <w:sz w:val="18"/>
                <w:szCs w:val="18"/>
                <w:lang w:val="fr-CA"/>
              </w:rPr>
              <w:t>263</w:t>
            </w:r>
            <w:r>
              <w:rPr>
                <w:rFonts w:ascii="Calibri" w:hAnsi="Calibri" w:cs="Calibri"/>
                <w:color w:val="000000"/>
                <w:sz w:val="18"/>
                <w:szCs w:val="18"/>
                <w:lang w:val="fr-CA"/>
              </w:rPr>
              <w:t>,</w:t>
            </w:r>
            <w:r w:rsidR="0044022F">
              <w:rPr>
                <w:rFonts w:ascii="Calibri" w:hAnsi="Calibri" w:cs="Calibri"/>
                <w:color w:val="000000"/>
                <w:sz w:val="18"/>
                <w:szCs w:val="18"/>
                <w:lang w:val="fr-CA"/>
              </w:rPr>
              <w:t>583</w:t>
            </w:r>
          </w:p>
        </w:tc>
        <w:tc>
          <w:tcPr>
            <w:tcW w:w="2128" w:type="dxa"/>
            <w:shd w:val="clear" w:color="auto" w:fill="auto"/>
          </w:tcPr>
          <w:p w14:paraId="47BD7EFC" w14:textId="77777777" w:rsidR="008A1898" w:rsidRPr="00EF5F9B" w:rsidRDefault="008A1898" w:rsidP="00A43946">
            <w:pPr>
              <w:rPr>
                <w:rFonts w:ascii="Calibri" w:hAnsi="Calibri" w:cs="Calibri"/>
                <w:bCs/>
                <w:sz w:val="18"/>
                <w:szCs w:val="18"/>
                <w:lang w:val="en-GB"/>
              </w:rPr>
            </w:pPr>
            <w:r w:rsidRPr="00EF5F9B">
              <w:rPr>
                <w:rFonts w:ascii="Calibri" w:hAnsi="Calibri" w:cs="Calibri"/>
                <w:bCs/>
                <w:sz w:val="18"/>
                <w:szCs w:val="18"/>
                <w:lang w:val="en-GB"/>
              </w:rPr>
              <w:lastRenderedPageBreak/>
              <w:t>N/A</w:t>
            </w:r>
          </w:p>
        </w:tc>
        <w:tc>
          <w:tcPr>
            <w:tcW w:w="2444" w:type="dxa"/>
          </w:tcPr>
          <w:p w14:paraId="4BBD5D51" w14:textId="77777777" w:rsidR="008A1898" w:rsidRPr="00EF5F9B" w:rsidRDefault="008A1898" w:rsidP="00A43946">
            <w:pPr>
              <w:rPr>
                <w:rFonts w:ascii="Calibri" w:hAnsi="Calibri" w:cs="Calibri"/>
                <w:bCs/>
                <w:i/>
                <w:iCs/>
                <w:sz w:val="18"/>
                <w:szCs w:val="18"/>
              </w:rPr>
            </w:pPr>
            <w:r w:rsidRPr="00EF5F9B">
              <w:rPr>
                <w:rFonts w:ascii="Calibri" w:hAnsi="Calibri" w:cs="Calibri"/>
                <w:bCs/>
                <w:i/>
                <w:iCs/>
                <w:sz w:val="18"/>
                <w:szCs w:val="18"/>
              </w:rPr>
              <w:t>N/A</w:t>
            </w:r>
          </w:p>
        </w:tc>
        <w:tc>
          <w:tcPr>
            <w:tcW w:w="3146" w:type="dxa"/>
          </w:tcPr>
          <w:p w14:paraId="3AB1C91D" w14:textId="77777777" w:rsidR="008A1898" w:rsidRPr="00953400" w:rsidRDefault="008A1898" w:rsidP="00A43946">
            <w:pPr>
              <w:rPr>
                <w:rFonts w:ascii="Calibri" w:hAnsi="Calibri" w:cs="Calibri"/>
                <w:bCs/>
                <w:iCs/>
                <w:sz w:val="18"/>
                <w:szCs w:val="18"/>
                <w:highlight w:val="yellow"/>
                <w:u w:val="single"/>
              </w:rPr>
            </w:pPr>
          </w:p>
          <w:p w14:paraId="517D2B76" w14:textId="77777777" w:rsidR="008A1898" w:rsidRPr="00953400" w:rsidRDefault="008A1898" w:rsidP="00A43946">
            <w:pPr>
              <w:jc w:val="both"/>
              <w:rPr>
                <w:rFonts w:ascii="Calibri" w:hAnsi="Calibri" w:cs="Calibri"/>
                <w:sz w:val="18"/>
                <w:szCs w:val="18"/>
              </w:rPr>
            </w:pPr>
            <w:r w:rsidRPr="00953400">
              <w:rPr>
                <w:rFonts w:ascii="Calibri" w:hAnsi="Calibri" w:cs="Calibri"/>
                <w:sz w:val="18"/>
                <w:szCs w:val="18"/>
              </w:rPr>
              <w:t xml:space="preserve">The budget of this component was increased to </w:t>
            </w:r>
            <w:proofErr w:type="gramStart"/>
            <w:r w:rsidRPr="00953400">
              <w:rPr>
                <w:rFonts w:ascii="Calibri" w:hAnsi="Calibri" w:cs="Calibri"/>
                <w:sz w:val="18"/>
                <w:szCs w:val="18"/>
              </w:rPr>
              <w:t>take into account</w:t>
            </w:r>
            <w:proofErr w:type="gramEnd"/>
            <w:r w:rsidRPr="00953400">
              <w:rPr>
                <w:rFonts w:ascii="Calibri" w:hAnsi="Calibri" w:cs="Calibri"/>
                <w:sz w:val="18"/>
                <w:szCs w:val="18"/>
              </w:rPr>
              <w:t xml:space="preserve"> needs to fully support linkages between the Burkina Faso project and the regional AMP project. </w:t>
            </w:r>
          </w:p>
        </w:tc>
      </w:tr>
    </w:tbl>
    <w:p w14:paraId="34C5611A" w14:textId="15B3025C" w:rsidR="00CC1296" w:rsidRDefault="00CC1296" w:rsidP="00F47DCE">
      <w:pPr>
        <w:rPr>
          <w:rFonts w:cs="Calibri"/>
          <w:szCs w:val="20"/>
        </w:rPr>
      </w:pPr>
    </w:p>
    <w:p w14:paraId="0F6E3F98" w14:textId="138A583A" w:rsidR="00E2405D" w:rsidRPr="00485121" w:rsidRDefault="00E2405D" w:rsidP="00F47DCE">
      <w:pPr>
        <w:rPr>
          <w:rFonts w:ascii="Calibri" w:hAnsi="Calibri" w:cs="Calibri"/>
          <w:sz w:val="20"/>
          <w:szCs w:val="20"/>
        </w:rPr>
      </w:pPr>
    </w:p>
    <w:p w14:paraId="3D6770C7" w14:textId="1CD78755" w:rsidR="00E2405D" w:rsidRPr="00CC1F5D" w:rsidRDefault="00E2405D" w:rsidP="00485121">
      <w:pPr>
        <w:pStyle w:val="ListParagraph"/>
        <w:numPr>
          <w:ilvl w:val="0"/>
          <w:numId w:val="36"/>
        </w:numPr>
        <w:jc w:val="both"/>
        <w:rPr>
          <w:rFonts w:ascii="Calibri" w:hAnsi="Calibri" w:cs="Calibri"/>
          <w:sz w:val="20"/>
          <w:szCs w:val="20"/>
        </w:rPr>
      </w:pPr>
      <w:r w:rsidRPr="00CC1F5D">
        <w:rPr>
          <w:rFonts w:ascii="Calibri" w:hAnsi="Calibri" w:cs="Calibri"/>
          <w:sz w:val="20"/>
          <w:szCs w:val="20"/>
        </w:rPr>
        <w:t>It is important to note that some of the abovementioned project results will be realized by co-financing activities with resources that do not flow through UNDP accounts. In particular, the mini-grid pilots to be built in the projects (Output 2.1) will be funded through a CAPEX (partial) subsidy from the project budget (GEF funds and UNDP TRAC), and the remaining of the CAPEX will be funded by third parties (who will likely be private sector developers, but those are not precisely defined yet). While the funds from third parties will not flow through UNDP accounts, they will directly contribute to the same mini-grid pilots the GEF and UNDP funds are contributing to and will be essential to realizing the project objectives. For this AMP child project, these are “co-financing activities included as project results”. The precise sources and amounts of these co-financing activities will only be known at implementation stage. UNDP is accountable to monitor all project results, including results to be delivered by these co-financing activities, to ensure consistency with UNDP and GEF policies and procedures, including social and environmental safeguards policies and requirements (SES).</w:t>
      </w:r>
      <w:r w:rsidR="00D75B32" w:rsidRPr="00CC1F5D">
        <w:rPr>
          <w:rFonts w:ascii="Calibri" w:hAnsi="Calibri" w:cs="Calibri"/>
          <w:sz w:val="20"/>
          <w:szCs w:val="20"/>
        </w:rPr>
        <w:t xml:space="preserve"> This is further detailed in the ESMF (Annex 10). </w:t>
      </w:r>
    </w:p>
    <w:p w14:paraId="136F8FD0" w14:textId="77777777" w:rsidR="00D75B32" w:rsidRPr="00CC1F5D" w:rsidRDefault="00D75B32" w:rsidP="00485121">
      <w:pPr>
        <w:pStyle w:val="ListParagraph"/>
        <w:ind w:left="360"/>
        <w:jc w:val="both"/>
        <w:rPr>
          <w:rFonts w:ascii="Calibri" w:hAnsi="Calibri" w:cs="Calibri"/>
          <w:sz w:val="20"/>
          <w:szCs w:val="20"/>
        </w:rPr>
      </w:pPr>
    </w:p>
    <w:p w14:paraId="4BD02E55" w14:textId="178DDE9E" w:rsidR="00D75B32" w:rsidRPr="00CC1F5D" w:rsidRDefault="00D75B32" w:rsidP="00485121">
      <w:pPr>
        <w:pStyle w:val="ListParagraph"/>
        <w:numPr>
          <w:ilvl w:val="0"/>
          <w:numId w:val="36"/>
        </w:numPr>
        <w:jc w:val="both"/>
        <w:rPr>
          <w:rFonts w:ascii="Calibri" w:hAnsi="Calibri" w:cs="Calibri"/>
          <w:sz w:val="20"/>
          <w:szCs w:val="20"/>
        </w:rPr>
      </w:pPr>
      <w:r w:rsidRPr="00CC1F5D">
        <w:rPr>
          <w:rFonts w:ascii="Calibri" w:hAnsi="Calibri" w:cs="Calibri"/>
          <w:sz w:val="20"/>
          <w:szCs w:val="20"/>
        </w:rPr>
        <w:t>For these co-financed activities included as project results with resources that do not flow through UNDP accounts</w:t>
      </w:r>
      <w:r w:rsidR="005D48AC" w:rsidRPr="00CC1F5D">
        <w:rPr>
          <w:rFonts w:ascii="Calibri" w:hAnsi="Calibri" w:cs="Calibri"/>
          <w:sz w:val="20"/>
          <w:szCs w:val="20"/>
        </w:rPr>
        <w:t xml:space="preserve"> (captured on Table 9 below)</w:t>
      </w:r>
      <w:r w:rsidRPr="00CC1F5D">
        <w:rPr>
          <w:rFonts w:ascii="Calibri" w:hAnsi="Calibri" w:cs="Calibri"/>
          <w:sz w:val="20"/>
          <w:szCs w:val="20"/>
        </w:rPr>
        <w:t xml:space="preserve">, the following procedures will need to be applied before co-financing activities start: </w:t>
      </w:r>
    </w:p>
    <w:p w14:paraId="0C8E60E1" w14:textId="77777777" w:rsidR="00D75B32" w:rsidRPr="00CC1F5D" w:rsidRDefault="00D75B32" w:rsidP="00485121">
      <w:pPr>
        <w:pStyle w:val="ListParagraph"/>
        <w:jc w:val="both"/>
        <w:rPr>
          <w:rFonts w:ascii="Calibri" w:hAnsi="Calibri" w:cs="Calibri"/>
          <w:sz w:val="20"/>
          <w:szCs w:val="20"/>
        </w:rPr>
      </w:pPr>
    </w:p>
    <w:p w14:paraId="03C87A71" w14:textId="77777777" w:rsidR="00D75B32" w:rsidRPr="00CC1F5D" w:rsidRDefault="00D75B32" w:rsidP="00485121">
      <w:pPr>
        <w:pStyle w:val="ListParagraph"/>
        <w:numPr>
          <w:ilvl w:val="1"/>
          <w:numId w:val="36"/>
        </w:numPr>
        <w:jc w:val="both"/>
        <w:rPr>
          <w:rFonts w:ascii="Calibri" w:hAnsi="Calibri" w:cs="Calibri"/>
          <w:sz w:val="20"/>
          <w:szCs w:val="20"/>
        </w:rPr>
      </w:pPr>
      <w:r w:rsidRPr="00CC1F5D">
        <w:rPr>
          <w:rFonts w:ascii="Calibri" w:hAnsi="Calibri" w:cs="Calibri"/>
          <w:sz w:val="20"/>
          <w:szCs w:val="20"/>
        </w:rPr>
        <w:t xml:space="preserve">The co-financing partner’s capacities will need to be assessed through the Partner Capacity Assessment Tool (PCAT) and the co-financing partner will need to develop a risk management strategy if gaps are identified, for UNDP’s approval and subsequent oversight/assurance. </w:t>
      </w:r>
    </w:p>
    <w:p w14:paraId="76D29A26" w14:textId="77777777" w:rsidR="00D75B32" w:rsidRPr="00CC1F5D" w:rsidRDefault="00D75B32" w:rsidP="00485121">
      <w:pPr>
        <w:pStyle w:val="ListParagraph"/>
        <w:numPr>
          <w:ilvl w:val="1"/>
          <w:numId w:val="36"/>
        </w:numPr>
        <w:jc w:val="both"/>
        <w:rPr>
          <w:rFonts w:ascii="Calibri" w:hAnsi="Calibri" w:cs="Calibri"/>
          <w:sz w:val="20"/>
          <w:szCs w:val="20"/>
        </w:rPr>
      </w:pPr>
      <w:r w:rsidRPr="00CC1F5D">
        <w:rPr>
          <w:rFonts w:ascii="Calibri" w:hAnsi="Calibri" w:cs="Calibri"/>
          <w:sz w:val="20"/>
          <w:szCs w:val="20"/>
        </w:rPr>
        <w:t xml:space="preserve">The co-financing partner will need to sign a legal agreement with UNDP or the Implementing Partner to confirm accountabilities, mentioning </w:t>
      </w:r>
      <w:proofErr w:type="gramStart"/>
      <w:r w:rsidRPr="00CC1F5D">
        <w:rPr>
          <w:rFonts w:ascii="Calibri" w:hAnsi="Calibri" w:cs="Calibri"/>
          <w:sz w:val="20"/>
          <w:szCs w:val="20"/>
        </w:rPr>
        <w:t>in particular the</w:t>
      </w:r>
      <w:proofErr w:type="gramEnd"/>
      <w:r w:rsidRPr="00CC1F5D">
        <w:rPr>
          <w:rFonts w:ascii="Calibri" w:hAnsi="Calibri" w:cs="Calibri"/>
          <w:sz w:val="20"/>
          <w:szCs w:val="20"/>
        </w:rPr>
        <w:t xml:space="preserve"> following sentence: “</w:t>
      </w:r>
      <w:r w:rsidRPr="00CC1F5D">
        <w:rPr>
          <w:rFonts w:ascii="Calibri" w:hAnsi="Calibri" w:cs="Calibri"/>
          <w:i/>
          <w:iCs/>
          <w:sz w:val="20"/>
          <w:szCs w:val="20"/>
        </w:rPr>
        <w:t>The co-financed activities will be undertaken in full compliance with [co-financing partner’s] policies and procedures. However, because the activities are included in the results of the project the [co-financing partner] commits to monitor these activities consistent with the UNDP Project Document. The Project Board and UNDP will also assume an oversight and assurance role to further ensure the project, including the co-financed activities covered by this letter, remains consistent with UNDP policies and procedures. These arrangements will be confirmed through [signature of Project Document OR signature of Responsible Party Agreement with reference to the Project Document]</w:t>
      </w:r>
      <w:r w:rsidRPr="00CC1F5D">
        <w:rPr>
          <w:rFonts w:ascii="Calibri" w:hAnsi="Calibri" w:cs="Calibri"/>
          <w:sz w:val="20"/>
          <w:szCs w:val="20"/>
        </w:rPr>
        <w:t>.”.</w:t>
      </w:r>
    </w:p>
    <w:p w14:paraId="31904222" w14:textId="77777777" w:rsidR="00D75B32" w:rsidRPr="00CC1F5D" w:rsidRDefault="00D75B32" w:rsidP="00485121">
      <w:pPr>
        <w:pStyle w:val="ListParagraph"/>
        <w:numPr>
          <w:ilvl w:val="1"/>
          <w:numId w:val="36"/>
        </w:numPr>
        <w:jc w:val="both"/>
        <w:rPr>
          <w:rFonts w:ascii="Calibri" w:hAnsi="Calibri" w:cs="Calibri"/>
          <w:sz w:val="20"/>
          <w:szCs w:val="20"/>
        </w:rPr>
      </w:pPr>
      <w:r w:rsidRPr="00CC1F5D">
        <w:rPr>
          <w:rFonts w:ascii="Calibri" w:hAnsi="Calibri" w:cs="Calibri"/>
          <w:sz w:val="20"/>
          <w:szCs w:val="20"/>
        </w:rPr>
        <w:t>Risks stemming from and/or to co-financed activities – as with risks from/to all other project activities – will be included in the project risk register and monitored accordingly. The risk description will clarify relation to the specific co-financing.</w:t>
      </w:r>
    </w:p>
    <w:p w14:paraId="3087B01E" w14:textId="77777777" w:rsidR="00D75B32" w:rsidRPr="00CC1F5D" w:rsidRDefault="00D75B32" w:rsidP="00485121">
      <w:pPr>
        <w:pStyle w:val="ListParagraph"/>
        <w:numPr>
          <w:ilvl w:val="1"/>
          <w:numId w:val="36"/>
        </w:numPr>
        <w:jc w:val="both"/>
        <w:rPr>
          <w:rFonts w:ascii="Calibri" w:hAnsi="Calibri" w:cs="Calibri"/>
          <w:sz w:val="20"/>
          <w:szCs w:val="20"/>
        </w:rPr>
      </w:pPr>
      <w:r w:rsidRPr="00CC1F5D">
        <w:rPr>
          <w:rFonts w:ascii="Calibri" w:hAnsi="Calibri" w:cs="Calibri"/>
          <w:sz w:val="20"/>
          <w:szCs w:val="20"/>
        </w:rPr>
        <w:t>Social and environmental risks associated with the co-financed activities will be identified during project design and included in the SESP and relevant safeguard management plans. Relevant safeguards instruments prepared by the co-financing partner will be reviewed by UNDP for consistency with UNDP’s SES, during project development and implementation; any gaps will be resolved in discussion with the co-financier.</w:t>
      </w:r>
    </w:p>
    <w:p w14:paraId="2FE2D683" w14:textId="77777777" w:rsidR="00D75B32" w:rsidRPr="00CC1F5D" w:rsidRDefault="00D75B32" w:rsidP="00485121">
      <w:pPr>
        <w:ind w:left="720"/>
        <w:jc w:val="both"/>
        <w:rPr>
          <w:rFonts w:ascii="Calibri" w:hAnsi="Calibri" w:cs="Calibri"/>
          <w:sz w:val="20"/>
          <w:szCs w:val="20"/>
        </w:rPr>
      </w:pPr>
    </w:p>
    <w:p w14:paraId="4D1656C6" w14:textId="5BB236FA" w:rsidR="00E2405D" w:rsidRPr="00CC1F5D" w:rsidRDefault="00D75B32" w:rsidP="00485121">
      <w:pPr>
        <w:ind w:left="720"/>
        <w:jc w:val="both"/>
        <w:rPr>
          <w:rFonts w:ascii="Calibri" w:hAnsi="Calibri" w:cs="Calibri"/>
          <w:sz w:val="20"/>
          <w:szCs w:val="20"/>
        </w:rPr>
      </w:pPr>
      <w:r w:rsidRPr="00CC1F5D">
        <w:rPr>
          <w:rFonts w:ascii="Calibri" w:hAnsi="Calibri" w:cs="Calibri"/>
          <w:sz w:val="20"/>
          <w:szCs w:val="20"/>
        </w:rPr>
        <w:t>Once the co-financing activities will have started, risks will need to be monitored (as per item 3 above) and results achieved through co-financed activities will be monitored and reported in the annual GEF PIR, the independent mid-term review and the independent terminal evaluation</w:t>
      </w:r>
      <w:r w:rsidR="00265A20" w:rsidRPr="00CC1F5D">
        <w:rPr>
          <w:rFonts w:ascii="Calibri" w:hAnsi="Calibri" w:cs="Calibri"/>
          <w:sz w:val="20"/>
          <w:szCs w:val="20"/>
        </w:rPr>
        <w:t>.</w:t>
      </w:r>
    </w:p>
    <w:p w14:paraId="77484F66" w14:textId="2C1AFA9C" w:rsidR="00E2405D" w:rsidRPr="00CC1F5D" w:rsidRDefault="00E2405D" w:rsidP="00F47DCE">
      <w:pPr>
        <w:rPr>
          <w:rFonts w:ascii="Calibri" w:hAnsi="Calibri" w:cs="Calibri"/>
          <w:sz w:val="20"/>
          <w:szCs w:val="20"/>
        </w:rPr>
      </w:pPr>
    </w:p>
    <w:p w14:paraId="220D0492" w14:textId="68751CF8" w:rsidR="00E2405D" w:rsidRPr="00CC1F5D" w:rsidRDefault="00E2405D" w:rsidP="00F47DCE">
      <w:pPr>
        <w:rPr>
          <w:rFonts w:ascii="Calibri" w:hAnsi="Calibri" w:cs="Calibri"/>
          <w:sz w:val="20"/>
          <w:szCs w:val="20"/>
        </w:rPr>
      </w:pPr>
    </w:p>
    <w:p w14:paraId="19EC6960" w14:textId="3C2C73A0" w:rsidR="005D48AC" w:rsidRPr="00CC1F5D" w:rsidRDefault="005D48AC" w:rsidP="005D48AC">
      <w:pPr>
        <w:pStyle w:val="Caption"/>
        <w:keepNext/>
      </w:pPr>
    </w:p>
    <w:p w14:paraId="042E7A38" w14:textId="7BC66A07" w:rsidR="005D48AC" w:rsidRPr="00CC1F5D" w:rsidRDefault="005D48AC" w:rsidP="00485121">
      <w:pPr>
        <w:pStyle w:val="Caption"/>
        <w:keepNext/>
      </w:pPr>
      <w:bookmarkStart w:id="51" w:name="_Toc84428736"/>
      <w:r w:rsidRPr="00CC1F5D">
        <w:t xml:space="preserve">Table </w:t>
      </w:r>
      <w:fldSimple w:instr=" SEQ Table \* ARABIC ">
        <w:r w:rsidR="00F5141C" w:rsidRPr="00CC1F5D">
          <w:rPr>
            <w:noProof/>
          </w:rPr>
          <w:t>9</w:t>
        </w:r>
      </w:fldSimple>
      <w:r w:rsidRPr="00CC1F5D">
        <w:t xml:space="preserve">: </w:t>
      </w:r>
      <w:r w:rsidRPr="00CC1F5D">
        <w:rPr>
          <w:b w:val="0"/>
          <w:bCs/>
          <w:u w:val="none"/>
        </w:rPr>
        <w:t>List of co-financed activities included as project results</w:t>
      </w:r>
      <w:bookmarkEnd w:id="51"/>
    </w:p>
    <w:tbl>
      <w:tblPr>
        <w:tblW w:w="0" w:type="auto"/>
        <w:tblInd w:w="720" w:type="dxa"/>
        <w:tblCellMar>
          <w:left w:w="0" w:type="dxa"/>
          <w:right w:w="0" w:type="dxa"/>
        </w:tblCellMar>
        <w:tblLook w:val="04A0" w:firstRow="1" w:lastRow="0" w:firstColumn="1" w:lastColumn="0" w:noHBand="0" w:noVBand="1"/>
      </w:tblPr>
      <w:tblGrid>
        <w:gridCol w:w="2875"/>
        <w:gridCol w:w="1715"/>
        <w:gridCol w:w="1523"/>
        <w:gridCol w:w="1170"/>
        <w:gridCol w:w="1170"/>
      </w:tblGrid>
      <w:tr w:rsidR="005D48AC" w:rsidRPr="00CC1F5D" w14:paraId="48096167" w14:textId="77777777" w:rsidTr="00485121">
        <w:tc>
          <w:tcPr>
            <w:tcW w:w="2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D9354FB" w14:textId="77777777" w:rsidR="005D48AC" w:rsidRPr="00CC1F5D" w:rsidRDefault="005D48AC" w:rsidP="00976B58">
            <w:pPr>
              <w:autoSpaceDE w:val="0"/>
              <w:autoSpaceDN w:val="0"/>
              <w:spacing w:after="60"/>
              <w:jc w:val="both"/>
              <w:rPr>
                <w:rFonts w:ascii="Calibri" w:eastAsia="SimSun" w:hAnsi="Calibri"/>
                <w:b/>
                <w:bCs/>
                <w:color w:val="000000"/>
                <w:sz w:val="20"/>
                <w:szCs w:val="20"/>
              </w:rPr>
            </w:pPr>
            <w:r w:rsidRPr="00CC1F5D">
              <w:rPr>
                <w:rFonts w:ascii="Calibri" w:eastAsia="SimSun" w:hAnsi="Calibri"/>
                <w:b/>
                <w:bCs/>
                <w:color w:val="000000"/>
                <w:sz w:val="20"/>
                <w:szCs w:val="20"/>
              </w:rPr>
              <w:t>Co-financing source</w:t>
            </w:r>
          </w:p>
        </w:tc>
        <w:tc>
          <w:tcPr>
            <w:tcW w:w="171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82FD123" w14:textId="77777777" w:rsidR="005D48AC" w:rsidRPr="00CC1F5D" w:rsidRDefault="005D48AC" w:rsidP="00976B58">
            <w:pPr>
              <w:autoSpaceDE w:val="0"/>
              <w:autoSpaceDN w:val="0"/>
              <w:spacing w:after="60"/>
              <w:jc w:val="both"/>
              <w:rPr>
                <w:rFonts w:ascii="Calibri" w:eastAsia="SimSun" w:hAnsi="Calibri"/>
                <w:b/>
                <w:bCs/>
                <w:color w:val="000000"/>
                <w:sz w:val="20"/>
                <w:szCs w:val="20"/>
              </w:rPr>
            </w:pPr>
            <w:r w:rsidRPr="00CC1F5D">
              <w:rPr>
                <w:rFonts w:ascii="Calibri" w:eastAsia="SimSun" w:hAnsi="Calibri"/>
                <w:b/>
                <w:bCs/>
                <w:color w:val="000000"/>
                <w:sz w:val="20"/>
                <w:szCs w:val="20"/>
              </w:rPr>
              <w:t>Co-financing type</w:t>
            </w:r>
          </w:p>
        </w:tc>
        <w:tc>
          <w:tcPr>
            <w:tcW w:w="15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D770F26" w14:textId="77777777" w:rsidR="005D48AC" w:rsidRPr="00CC1F5D" w:rsidRDefault="005D48AC" w:rsidP="00976B58">
            <w:pPr>
              <w:autoSpaceDE w:val="0"/>
              <w:autoSpaceDN w:val="0"/>
              <w:spacing w:after="60"/>
              <w:jc w:val="both"/>
              <w:rPr>
                <w:rFonts w:ascii="Calibri" w:eastAsia="SimSun" w:hAnsi="Calibri"/>
                <w:b/>
                <w:bCs/>
                <w:color w:val="000000"/>
                <w:sz w:val="20"/>
                <w:szCs w:val="20"/>
              </w:rPr>
            </w:pPr>
            <w:r w:rsidRPr="00CC1F5D">
              <w:rPr>
                <w:rFonts w:ascii="Calibri" w:eastAsia="SimSun" w:hAnsi="Calibri"/>
                <w:b/>
                <w:bCs/>
                <w:color w:val="000000"/>
                <w:sz w:val="20"/>
                <w:szCs w:val="20"/>
              </w:rPr>
              <w:t>Co-financing amount (USD)</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B8CD9B3" w14:textId="77777777" w:rsidR="005D48AC" w:rsidRPr="00CC1F5D" w:rsidRDefault="005D48AC" w:rsidP="00976B58">
            <w:pPr>
              <w:autoSpaceDE w:val="0"/>
              <w:autoSpaceDN w:val="0"/>
              <w:spacing w:after="60"/>
              <w:jc w:val="both"/>
              <w:rPr>
                <w:rFonts w:ascii="Calibri" w:eastAsia="SimSun" w:hAnsi="Calibri"/>
                <w:b/>
                <w:bCs/>
                <w:sz w:val="20"/>
                <w:szCs w:val="20"/>
              </w:rPr>
            </w:pPr>
            <w:r w:rsidRPr="00CC1F5D">
              <w:rPr>
                <w:rFonts w:ascii="Calibri" w:eastAsia="SimSun" w:hAnsi="Calibri"/>
                <w:b/>
                <w:bCs/>
                <w:sz w:val="20"/>
                <w:szCs w:val="20"/>
              </w:rPr>
              <w:t>Included in project results?</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588B15E" w14:textId="77777777" w:rsidR="005D48AC" w:rsidRPr="00CC1F5D" w:rsidRDefault="005D48AC" w:rsidP="00976B58">
            <w:pPr>
              <w:autoSpaceDE w:val="0"/>
              <w:autoSpaceDN w:val="0"/>
              <w:spacing w:after="60"/>
              <w:jc w:val="both"/>
              <w:rPr>
                <w:rFonts w:ascii="Calibri" w:eastAsia="SimSun" w:hAnsi="Calibri"/>
                <w:b/>
                <w:bCs/>
                <w:sz w:val="20"/>
                <w:szCs w:val="20"/>
              </w:rPr>
            </w:pPr>
            <w:r w:rsidRPr="00CC1F5D">
              <w:rPr>
                <w:rFonts w:ascii="Calibri" w:eastAsia="SimSun" w:hAnsi="Calibri"/>
                <w:b/>
                <w:bCs/>
                <w:sz w:val="20"/>
                <w:szCs w:val="20"/>
              </w:rPr>
              <w:t>If yes, list the relevant outputs</w:t>
            </w:r>
          </w:p>
        </w:tc>
      </w:tr>
      <w:tr w:rsidR="005D48AC" w:rsidRPr="00CC1F5D" w14:paraId="2E8FD051" w14:textId="77777777" w:rsidTr="00485121">
        <w:tc>
          <w:tcPr>
            <w:tcW w:w="2875"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2AEA88BB" w14:textId="167792C3" w:rsidR="005D48AC" w:rsidRPr="00CC1F5D" w:rsidRDefault="0048328F" w:rsidP="00976B58">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Private sector developers (</w:t>
            </w:r>
            <w:r w:rsidR="005D48AC" w:rsidRPr="00CC1F5D">
              <w:rPr>
                <w:rFonts w:ascii="Calibri" w:eastAsia="SimSun" w:hAnsi="Calibri"/>
                <w:color w:val="000000"/>
                <w:sz w:val="20"/>
                <w:szCs w:val="20"/>
              </w:rPr>
              <w:t>To be confirmed at implementation stage</w:t>
            </w:r>
            <w:r w:rsidRPr="00CC1F5D">
              <w:rPr>
                <w:rFonts w:ascii="Calibri" w:eastAsia="SimSun" w:hAnsi="Calibri"/>
                <w:color w:val="000000"/>
                <w:sz w:val="20"/>
                <w:szCs w:val="20"/>
              </w:rPr>
              <w:t>)</w:t>
            </w:r>
          </w:p>
        </w:tc>
        <w:tc>
          <w:tcPr>
            <w:tcW w:w="1715" w:type="dxa"/>
            <w:tcBorders>
              <w:top w:val="nil"/>
              <w:left w:val="nil"/>
              <w:bottom w:val="single" w:sz="4" w:space="0" w:color="auto"/>
              <w:right w:val="single" w:sz="8" w:space="0" w:color="auto"/>
            </w:tcBorders>
            <w:tcMar>
              <w:top w:w="0" w:type="dxa"/>
              <w:left w:w="108" w:type="dxa"/>
              <w:bottom w:w="0" w:type="dxa"/>
              <w:right w:w="108" w:type="dxa"/>
            </w:tcMar>
            <w:hideMark/>
          </w:tcPr>
          <w:p w14:paraId="028C3F62" w14:textId="126096B8" w:rsidR="005D48AC" w:rsidRPr="00CC1F5D" w:rsidRDefault="000E2794" w:rsidP="00976B58">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Grant, Loan and/or Equity investment</w:t>
            </w:r>
          </w:p>
        </w:tc>
        <w:tc>
          <w:tcPr>
            <w:tcW w:w="1523" w:type="dxa"/>
            <w:tcBorders>
              <w:top w:val="nil"/>
              <w:left w:val="nil"/>
              <w:bottom w:val="single" w:sz="4" w:space="0" w:color="auto"/>
              <w:right w:val="single" w:sz="8" w:space="0" w:color="auto"/>
            </w:tcBorders>
            <w:tcMar>
              <w:top w:w="0" w:type="dxa"/>
              <w:left w:w="108" w:type="dxa"/>
              <w:bottom w:w="0" w:type="dxa"/>
              <w:right w:w="108" w:type="dxa"/>
            </w:tcMar>
          </w:tcPr>
          <w:p w14:paraId="59685716" w14:textId="10959933" w:rsidR="005D48AC" w:rsidRPr="00CC1F5D" w:rsidRDefault="0048328F" w:rsidP="00976B58">
            <w:pPr>
              <w:autoSpaceDE w:val="0"/>
              <w:autoSpaceDN w:val="0"/>
              <w:spacing w:after="60"/>
              <w:jc w:val="right"/>
              <w:rPr>
                <w:rFonts w:ascii="Calibri" w:eastAsia="SimSun" w:hAnsi="Calibri"/>
                <w:color w:val="000000"/>
                <w:sz w:val="20"/>
                <w:szCs w:val="20"/>
              </w:rPr>
            </w:pPr>
            <w:r w:rsidRPr="00CC1F5D">
              <w:rPr>
                <w:rFonts w:ascii="Calibri" w:eastAsia="SimSun" w:hAnsi="Calibri"/>
                <w:color w:val="000000"/>
                <w:sz w:val="20"/>
                <w:szCs w:val="20"/>
              </w:rPr>
              <w:t>To be confirmed at implementation stage</w:t>
            </w:r>
          </w:p>
        </w:tc>
        <w:tc>
          <w:tcPr>
            <w:tcW w:w="1170" w:type="dxa"/>
            <w:tcBorders>
              <w:top w:val="nil"/>
              <w:left w:val="nil"/>
              <w:bottom w:val="single" w:sz="4" w:space="0" w:color="auto"/>
              <w:right w:val="single" w:sz="8" w:space="0" w:color="auto"/>
            </w:tcBorders>
            <w:tcMar>
              <w:top w:w="0" w:type="dxa"/>
              <w:left w:w="108" w:type="dxa"/>
              <w:bottom w:w="0" w:type="dxa"/>
              <w:right w:w="108" w:type="dxa"/>
            </w:tcMar>
            <w:hideMark/>
          </w:tcPr>
          <w:p w14:paraId="12E1C196" w14:textId="5AB24CE6" w:rsidR="005D48AC" w:rsidRPr="00CC1F5D" w:rsidRDefault="0048328F" w:rsidP="00976B58">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Yes</w:t>
            </w: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79CC52C2" w14:textId="327772DE" w:rsidR="005D48AC" w:rsidRPr="00CC1F5D" w:rsidRDefault="0048328F" w:rsidP="00976B58">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Output 2.1</w:t>
            </w:r>
          </w:p>
        </w:tc>
      </w:tr>
      <w:tr w:rsidR="005D48AC" w:rsidRPr="00CC1F5D" w14:paraId="04E086E1" w14:textId="77777777" w:rsidTr="00485121">
        <w:tc>
          <w:tcPr>
            <w:tcW w:w="28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700BD1" w14:textId="77777777" w:rsidR="005D48AC" w:rsidRPr="00CC1F5D" w:rsidRDefault="005D48AC" w:rsidP="00976B58">
            <w:pPr>
              <w:autoSpaceDE w:val="0"/>
              <w:autoSpaceDN w:val="0"/>
              <w:spacing w:after="60"/>
              <w:jc w:val="both"/>
              <w:rPr>
                <w:rFonts w:ascii="Calibri" w:hAnsi="Calibri" w:cs="Calibri"/>
                <w:b/>
                <w:bCs/>
                <w:sz w:val="20"/>
                <w:szCs w:val="20"/>
              </w:rPr>
            </w:pPr>
            <w:r w:rsidRPr="00CC1F5D">
              <w:rPr>
                <w:rFonts w:ascii="Calibri" w:hAnsi="Calibri" w:cs="Calibri"/>
                <w:b/>
                <w:bCs/>
                <w:sz w:val="20"/>
                <w:szCs w:val="20"/>
              </w:rPr>
              <w:t>TOTAL</w:t>
            </w:r>
          </w:p>
        </w:tc>
        <w:tc>
          <w:tcPr>
            <w:tcW w:w="17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82321C" w14:textId="77777777" w:rsidR="005D48AC" w:rsidRPr="00CC1F5D" w:rsidRDefault="005D48AC" w:rsidP="00976B58">
            <w:pPr>
              <w:autoSpaceDE w:val="0"/>
              <w:autoSpaceDN w:val="0"/>
              <w:spacing w:after="60"/>
              <w:jc w:val="both"/>
              <w:rPr>
                <w:rFonts w:ascii="Calibri" w:eastAsia="SimSun" w:hAnsi="Calibri"/>
                <w:color w:val="000000"/>
                <w:sz w:val="20"/>
                <w:szCs w:val="20"/>
              </w:rPr>
            </w:pPr>
          </w:p>
        </w:tc>
        <w:tc>
          <w:tcPr>
            <w:tcW w:w="1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C92633" w14:textId="3ACF7E11" w:rsidR="005D48AC" w:rsidRPr="00CC1F5D" w:rsidRDefault="00A52225" w:rsidP="00976B58">
            <w:pPr>
              <w:autoSpaceDE w:val="0"/>
              <w:autoSpaceDN w:val="0"/>
              <w:spacing w:after="60"/>
              <w:jc w:val="right"/>
              <w:rPr>
                <w:rFonts w:ascii="Calibri" w:hAnsi="Calibri" w:cs="Calibri"/>
                <w:sz w:val="20"/>
                <w:szCs w:val="20"/>
                <w:lang w:val="fr-CA"/>
              </w:rPr>
            </w:pPr>
            <w:r w:rsidRPr="00CC1F5D">
              <w:rPr>
                <w:rFonts w:ascii="Calibri" w:hAnsi="Calibri" w:cs="Calibri"/>
                <w:b/>
                <w:sz w:val="20"/>
                <w:szCs w:val="20"/>
              </w:rPr>
              <w:t>To be confirmed</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CB5E0E" w14:textId="77777777" w:rsidR="005D48AC" w:rsidRPr="00CC1F5D" w:rsidRDefault="005D48AC" w:rsidP="00976B58">
            <w:pPr>
              <w:autoSpaceDE w:val="0"/>
              <w:autoSpaceDN w:val="0"/>
              <w:spacing w:after="60"/>
              <w:jc w:val="both"/>
              <w:rPr>
                <w:rFonts w:ascii="Calibri" w:eastAsia="SimSun" w:hAnsi="Calibri"/>
                <w:color w:val="000000"/>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E3E54D" w14:textId="77777777" w:rsidR="005D48AC" w:rsidRPr="00CC1F5D" w:rsidRDefault="005D48AC" w:rsidP="00976B58">
            <w:pPr>
              <w:autoSpaceDE w:val="0"/>
              <w:autoSpaceDN w:val="0"/>
              <w:spacing w:after="60"/>
              <w:jc w:val="both"/>
              <w:rPr>
                <w:rFonts w:ascii="Calibri" w:eastAsia="SimSun" w:hAnsi="Calibri"/>
                <w:color w:val="000000"/>
                <w:sz w:val="20"/>
                <w:szCs w:val="20"/>
              </w:rPr>
            </w:pPr>
          </w:p>
        </w:tc>
      </w:tr>
    </w:tbl>
    <w:p w14:paraId="34A3194A" w14:textId="77777777" w:rsidR="005D48AC" w:rsidRPr="00CC1F5D" w:rsidRDefault="005D48AC" w:rsidP="005D48AC">
      <w:pPr>
        <w:tabs>
          <w:tab w:val="left" w:pos="643"/>
        </w:tabs>
        <w:jc w:val="both"/>
        <w:rPr>
          <w:rFonts w:ascii="Calibri" w:hAnsi="Calibri" w:cs="Calibri"/>
          <w:sz w:val="20"/>
          <w:szCs w:val="20"/>
        </w:rPr>
      </w:pPr>
    </w:p>
    <w:p w14:paraId="084B0DB0" w14:textId="77777777" w:rsidR="00E2405D" w:rsidRPr="00CC1F5D" w:rsidRDefault="00E2405D" w:rsidP="00F47DCE">
      <w:pPr>
        <w:rPr>
          <w:rFonts w:ascii="Calibri" w:hAnsi="Calibri" w:cs="Calibri"/>
          <w:sz w:val="20"/>
          <w:szCs w:val="20"/>
        </w:rPr>
      </w:pPr>
    </w:p>
    <w:p w14:paraId="22C1045E" w14:textId="6636DE54" w:rsidR="00AE7933" w:rsidRPr="00CC1F5D" w:rsidRDefault="00A91A62" w:rsidP="005913BC">
      <w:pPr>
        <w:numPr>
          <w:ilvl w:val="0"/>
          <w:numId w:val="36"/>
        </w:numPr>
        <w:jc w:val="both"/>
        <w:rPr>
          <w:rFonts w:cs="Calibri"/>
          <w:iCs/>
          <w:szCs w:val="20"/>
        </w:rPr>
      </w:pPr>
      <w:r w:rsidRPr="00CC1F5D">
        <w:rPr>
          <w:rFonts w:ascii="Calibri" w:hAnsi="Calibri" w:cs="Calibri"/>
          <w:sz w:val="20"/>
          <w:szCs w:val="20"/>
          <w:u w:val="single"/>
        </w:rPr>
        <w:t>P</w:t>
      </w:r>
      <w:r w:rsidR="00C644BD" w:rsidRPr="00CC1F5D">
        <w:rPr>
          <w:rFonts w:ascii="Calibri" w:hAnsi="Calibri" w:cs="Calibri"/>
          <w:sz w:val="20"/>
          <w:szCs w:val="20"/>
          <w:u w:val="single"/>
        </w:rPr>
        <w:t>artnerships</w:t>
      </w:r>
      <w:r w:rsidR="00C644BD" w:rsidRPr="00CC1F5D">
        <w:rPr>
          <w:rFonts w:ascii="Calibri" w:hAnsi="Calibri" w:cs="Calibri"/>
          <w:sz w:val="20"/>
          <w:szCs w:val="20"/>
        </w:rPr>
        <w:t>:</w:t>
      </w:r>
      <w:r w:rsidR="00C644BD" w:rsidRPr="00CC1F5D">
        <w:rPr>
          <w:rFonts w:cs="Calibri"/>
          <w:i/>
          <w:szCs w:val="20"/>
        </w:rPr>
        <w:t xml:space="preserve"> </w:t>
      </w:r>
      <w:r w:rsidR="00596CC3" w:rsidRPr="00CC1F5D">
        <w:rPr>
          <w:rFonts w:ascii="Calibri" w:hAnsi="Calibri" w:cs="Calibri"/>
          <w:iCs/>
          <w:sz w:val="20"/>
          <w:szCs w:val="20"/>
        </w:rPr>
        <w:t xml:space="preserve">In order to ensure the successful implementation of this project and </w:t>
      </w:r>
      <w:r w:rsidR="00EC2A7B" w:rsidRPr="00CC1F5D">
        <w:rPr>
          <w:rFonts w:ascii="Calibri" w:hAnsi="Calibri" w:cs="Calibri"/>
          <w:iCs/>
          <w:sz w:val="20"/>
          <w:szCs w:val="20"/>
        </w:rPr>
        <w:t>sustainability beyond the project cycle, several stakehol</w:t>
      </w:r>
      <w:r w:rsidR="00FE5A9F" w:rsidRPr="00CC1F5D">
        <w:rPr>
          <w:rFonts w:ascii="Calibri" w:hAnsi="Calibri" w:cs="Calibri"/>
          <w:iCs/>
          <w:sz w:val="20"/>
          <w:szCs w:val="20"/>
        </w:rPr>
        <w:t>ders</w:t>
      </w:r>
      <w:r w:rsidR="00EC2A7B" w:rsidRPr="00CC1F5D">
        <w:rPr>
          <w:rFonts w:ascii="Calibri" w:hAnsi="Calibri" w:cs="Calibri"/>
          <w:iCs/>
          <w:sz w:val="20"/>
          <w:szCs w:val="20"/>
        </w:rPr>
        <w:t xml:space="preserve"> in the energy</w:t>
      </w:r>
      <w:r w:rsidR="003A4205" w:rsidRPr="00CC1F5D">
        <w:rPr>
          <w:rFonts w:ascii="Calibri" w:hAnsi="Calibri" w:cs="Calibri"/>
          <w:iCs/>
          <w:sz w:val="20"/>
          <w:szCs w:val="20"/>
        </w:rPr>
        <w:t xml:space="preserve"> market ecosystem </w:t>
      </w:r>
      <w:r w:rsidR="00FE5A9F" w:rsidRPr="00CC1F5D">
        <w:rPr>
          <w:rFonts w:ascii="Calibri" w:hAnsi="Calibri" w:cs="Calibri"/>
          <w:iCs/>
          <w:sz w:val="20"/>
          <w:szCs w:val="20"/>
        </w:rPr>
        <w:t>have been</w:t>
      </w:r>
      <w:r w:rsidR="003A4205" w:rsidRPr="00CC1F5D">
        <w:rPr>
          <w:rFonts w:ascii="Calibri" w:hAnsi="Calibri" w:cs="Calibri"/>
          <w:iCs/>
          <w:sz w:val="20"/>
          <w:szCs w:val="20"/>
        </w:rPr>
        <w:t xml:space="preserve"> identified during the PPG phase as </w:t>
      </w:r>
      <w:r w:rsidR="00AF173D" w:rsidRPr="00CC1F5D">
        <w:rPr>
          <w:rFonts w:ascii="Calibri" w:hAnsi="Calibri" w:cs="Calibri"/>
          <w:iCs/>
          <w:sz w:val="20"/>
          <w:szCs w:val="20"/>
        </w:rPr>
        <w:t xml:space="preserve">active project </w:t>
      </w:r>
      <w:r w:rsidR="00C36703" w:rsidRPr="00CC1F5D">
        <w:rPr>
          <w:rFonts w:ascii="Calibri" w:hAnsi="Calibri" w:cs="Calibri"/>
          <w:iCs/>
          <w:sz w:val="20"/>
          <w:szCs w:val="20"/>
        </w:rPr>
        <w:t>partners and</w:t>
      </w:r>
      <w:r w:rsidR="00454254" w:rsidRPr="00CC1F5D">
        <w:rPr>
          <w:rFonts w:ascii="Calibri" w:hAnsi="Calibri" w:cs="Calibri"/>
          <w:iCs/>
          <w:sz w:val="20"/>
          <w:szCs w:val="20"/>
        </w:rPr>
        <w:t xml:space="preserve"> listed in </w:t>
      </w:r>
      <w:r w:rsidR="00727C15" w:rsidRPr="00CC1F5D">
        <w:rPr>
          <w:rFonts w:ascii="Calibri" w:hAnsi="Calibri" w:cs="Calibri"/>
          <w:iCs/>
          <w:sz w:val="20"/>
          <w:szCs w:val="20"/>
        </w:rPr>
        <w:fldChar w:fldCharType="begin"/>
      </w:r>
      <w:r w:rsidR="00727C15" w:rsidRPr="00CC1F5D">
        <w:rPr>
          <w:rFonts w:ascii="Calibri" w:hAnsi="Calibri" w:cs="Calibri"/>
          <w:iCs/>
          <w:sz w:val="20"/>
          <w:szCs w:val="20"/>
        </w:rPr>
        <w:instrText xml:space="preserve"> REF _Ref72748561 \h  \* MERGEFORMAT </w:instrText>
      </w:r>
      <w:r w:rsidR="00727C15" w:rsidRPr="00CC1F5D">
        <w:rPr>
          <w:rFonts w:ascii="Calibri" w:hAnsi="Calibri" w:cs="Calibri"/>
          <w:iCs/>
          <w:sz w:val="20"/>
          <w:szCs w:val="20"/>
        </w:rPr>
      </w:r>
      <w:r w:rsidR="00727C15" w:rsidRPr="00CC1F5D">
        <w:rPr>
          <w:rFonts w:ascii="Calibri" w:hAnsi="Calibri" w:cs="Calibri"/>
          <w:iCs/>
          <w:sz w:val="20"/>
          <w:szCs w:val="20"/>
        </w:rPr>
        <w:fldChar w:fldCharType="separate"/>
      </w:r>
      <w:r w:rsidR="00F5141C" w:rsidRPr="00CC1F5D">
        <w:rPr>
          <w:rFonts w:ascii="Calibri" w:hAnsi="Calibri" w:cs="Calibri"/>
          <w:sz w:val="20"/>
          <w:szCs w:val="20"/>
        </w:rPr>
        <w:t xml:space="preserve">Table </w:t>
      </w:r>
      <w:r w:rsidR="00F5141C" w:rsidRPr="00CC1F5D">
        <w:rPr>
          <w:rFonts w:ascii="Calibri" w:hAnsi="Calibri" w:cs="Calibri"/>
          <w:noProof/>
          <w:sz w:val="20"/>
          <w:szCs w:val="20"/>
        </w:rPr>
        <w:t>10</w:t>
      </w:r>
      <w:r w:rsidR="00727C15" w:rsidRPr="00CC1F5D">
        <w:rPr>
          <w:rFonts w:ascii="Calibri" w:hAnsi="Calibri" w:cs="Calibri"/>
          <w:iCs/>
          <w:sz w:val="20"/>
          <w:szCs w:val="20"/>
        </w:rPr>
        <w:fldChar w:fldCharType="end"/>
      </w:r>
      <w:r w:rsidR="003A4205" w:rsidRPr="00CC1F5D">
        <w:rPr>
          <w:rFonts w:ascii="Calibri" w:hAnsi="Calibri" w:cs="Calibri"/>
          <w:iCs/>
          <w:sz w:val="20"/>
          <w:szCs w:val="20"/>
        </w:rPr>
        <w:t xml:space="preserve">. </w:t>
      </w:r>
      <w:r w:rsidR="00D87FC7" w:rsidRPr="00CC1F5D">
        <w:rPr>
          <w:rFonts w:ascii="Calibri" w:hAnsi="Calibri" w:cs="Calibri"/>
          <w:iCs/>
          <w:sz w:val="20"/>
          <w:szCs w:val="20"/>
        </w:rPr>
        <w:t>Therefore, the project intends to work</w:t>
      </w:r>
      <w:r w:rsidR="00FE5A9F" w:rsidRPr="00CC1F5D">
        <w:rPr>
          <w:rFonts w:ascii="Calibri" w:hAnsi="Calibri" w:cs="Calibri"/>
          <w:iCs/>
          <w:sz w:val="20"/>
          <w:szCs w:val="20"/>
        </w:rPr>
        <w:t xml:space="preserve"> in a coordinated manner</w:t>
      </w:r>
      <w:r w:rsidR="00D87FC7" w:rsidRPr="00CC1F5D">
        <w:rPr>
          <w:rFonts w:ascii="Calibri" w:hAnsi="Calibri" w:cs="Calibri"/>
          <w:iCs/>
          <w:sz w:val="20"/>
          <w:szCs w:val="20"/>
        </w:rPr>
        <w:t xml:space="preserve"> with these </w:t>
      </w:r>
      <w:r w:rsidR="00C409FC" w:rsidRPr="00CC1F5D">
        <w:rPr>
          <w:rFonts w:ascii="Calibri" w:hAnsi="Calibri" w:cs="Calibri"/>
          <w:iCs/>
          <w:sz w:val="20"/>
          <w:szCs w:val="20"/>
        </w:rPr>
        <w:t>partner</w:t>
      </w:r>
      <w:r w:rsidR="00D87FC7" w:rsidRPr="00CC1F5D">
        <w:rPr>
          <w:rFonts w:ascii="Calibri" w:hAnsi="Calibri" w:cs="Calibri"/>
          <w:iCs/>
          <w:sz w:val="20"/>
          <w:szCs w:val="20"/>
        </w:rPr>
        <w:t>s</w:t>
      </w:r>
      <w:r w:rsidR="007B49F4" w:rsidRPr="00CC1F5D">
        <w:rPr>
          <w:rFonts w:ascii="Calibri" w:hAnsi="Calibri" w:cs="Calibri"/>
          <w:iCs/>
          <w:sz w:val="20"/>
          <w:szCs w:val="20"/>
        </w:rPr>
        <w:t xml:space="preserve"> from government, private sector and </w:t>
      </w:r>
      <w:r w:rsidR="00D87FC7" w:rsidRPr="00CC1F5D">
        <w:rPr>
          <w:rFonts w:ascii="Calibri" w:hAnsi="Calibri" w:cs="Calibri"/>
          <w:iCs/>
          <w:sz w:val="20"/>
          <w:szCs w:val="20"/>
        </w:rPr>
        <w:t xml:space="preserve">civil society </w:t>
      </w:r>
      <w:r w:rsidR="00500886" w:rsidRPr="00CC1F5D">
        <w:rPr>
          <w:rFonts w:ascii="Calibri" w:hAnsi="Calibri" w:cs="Calibri"/>
          <w:iCs/>
          <w:sz w:val="20"/>
          <w:szCs w:val="20"/>
        </w:rPr>
        <w:t xml:space="preserve">including </w:t>
      </w:r>
      <w:r w:rsidR="00D87FC7" w:rsidRPr="00CC1F5D">
        <w:rPr>
          <w:rFonts w:ascii="Calibri" w:hAnsi="Calibri" w:cs="Calibri"/>
          <w:iCs/>
          <w:sz w:val="20"/>
          <w:szCs w:val="20"/>
        </w:rPr>
        <w:t xml:space="preserve">other </w:t>
      </w:r>
      <w:r w:rsidR="00500886" w:rsidRPr="00CC1F5D">
        <w:rPr>
          <w:rFonts w:ascii="Calibri" w:hAnsi="Calibri" w:cs="Calibri"/>
          <w:iCs/>
          <w:sz w:val="20"/>
          <w:szCs w:val="20"/>
        </w:rPr>
        <w:t>donor agencies</w:t>
      </w:r>
      <w:r w:rsidR="00D87FC7" w:rsidRPr="00CC1F5D">
        <w:rPr>
          <w:rFonts w:ascii="Calibri" w:hAnsi="Calibri" w:cs="Calibri"/>
          <w:iCs/>
          <w:sz w:val="20"/>
          <w:szCs w:val="20"/>
        </w:rPr>
        <w:t xml:space="preserve"> </w:t>
      </w:r>
      <w:r w:rsidR="005F4C2F" w:rsidRPr="00CC1F5D">
        <w:rPr>
          <w:rFonts w:ascii="Calibri" w:hAnsi="Calibri" w:cs="Calibri"/>
          <w:iCs/>
          <w:sz w:val="20"/>
          <w:szCs w:val="20"/>
        </w:rPr>
        <w:t xml:space="preserve">involved in Burkina Faso. </w:t>
      </w:r>
      <w:r w:rsidR="00C409FC" w:rsidRPr="00CC1F5D">
        <w:rPr>
          <w:rFonts w:ascii="Calibri" w:hAnsi="Calibri" w:cs="Calibri"/>
          <w:iCs/>
          <w:sz w:val="20"/>
          <w:szCs w:val="20"/>
        </w:rPr>
        <w:t>I</w:t>
      </w:r>
      <w:r w:rsidR="00CB7E97" w:rsidRPr="00CC1F5D">
        <w:rPr>
          <w:rFonts w:ascii="Calibri" w:hAnsi="Calibri" w:cs="Calibri"/>
          <w:iCs/>
          <w:sz w:val="20"/>
          <w:szCs w:val="20"/>
        </w:rPr>
        <w:t>t is important to note</w:t>
      </w:r>
      <w:r w:rsidR="00B64AE8" w:rsidRPr="00CC1F5D">
        <w:rPr>
          <w:rFonts w:ascii="Calibri" w:hAnsi="Calibri" w:cs="Calibri"/>
          <w:iCs/>
          <w:sz w:val="20"/>
          <w:szCs w:val="20"/>
        </w:rPr>
        <w:t xml:space="preserve"> that the energy sector in Burkina Faso is rather crowded</w:t>
      </w:r>
      <w:r w:rsidR="005332EB" w:rsidRPr="00CC1F5D">
        <w:rPr>
          <w:rFonts w:ascii="Calibri" w:hAnsi="Calibri" w:cs="Calibri"/>
          <w:iCs/>
          <w:sz w:val="20"/>
          <w:szCs w:val="20"/>
        </w:rPr>
        <w:t xml:space="preserve">, however, </w:t>
      </w:r>
      <w:r w:rsidR="00B64AE8" w:rsidRPr="00CC1F5D">
        <w:rPr>
          <w:rFonts w:ascii="Calibri" w:hAnsi="Calibri" w:cs="Calibri"/>
          <w:iCs/>
          <w:sz w:val="20"/>
          <w:szCs w:val="20"/>
        </w:rPr>
        <w:t>th</w:t>
      </w:r>
      <w:r w:rsidR="005332EB" w:rsidRPr="00CC1F5D">
        <w:rPr>
          <w:rFonts w:ascii="Calibri" w:hAnsi="Calibri" w:cs="Calibri"/>
          <w:iCs/>
          <w:sz w:val="20"/>
          <w:szCs w:val="20"/>
        </w:rPr>
        <w:t>is</w:t>
      </w:r>
      <w:r w:rsidR="00B64AE8" w:rsidRPr="00CC1F5D">
        <w:rPr>
          <w:rFonts w:ascii="Calibri" w:hAnsi="Calibri" w:cs="Calibri"/>
          <w:iCs/>
          <w:sz w:val="20"/>
          <w:szCs w:val="20"/>
        </w:rPr>
        <w:t xml:space="preserve"> project is </w:t>
      </w:r>
      <w:r w:rsidR="00724383" w:rsidRPr="00CC1F5D">
        <w:rPr>
          <w:rFonts w:ascii="Calibri" w:hAnsi="Calibri" w:cs="Calibri"/>
          <w:iCs/>
          <w:sz w:val="20"/>
          <w:szCs w:val="20"/>
        </w:rPr>
        <w:t>employing a targeted niche approach</w:t>
      </w:r>
      <w:r w:rsidR="00E042D7" w:rsidRPr="00CC1F5D">
        <w:rPr>
          <w:rFonts w:ascii="Calibri" w:hAnsi="Calibri" w:cs="Calibri"/>
          <w:iCs/>
          <w:sz w:val="20"/>
          <w:szCs w:val="20"/>
        </w:rPr>
        <w:t xml:space="preserve"> to add</w:t>
      </w:r>
      <w:r w:rsidR="00E2021A" w:rsidRPr="00CC1F5D">
        <w:rPr>
          <w:rFonts w:ascii="Calibri" w:hAnsi="Calibri" w:cs="Calibri"/>
          <w:iCs/>
          <w:sz w:val="20"/>
          <w:szCs w:val="20"/>
        </w:rPr>
        <w:t xml:space="preserve"> </w:t>
      </w:r>
      <w:r w:rsidR="00E042D7" w:rsidRPr="00CC1F5D">
        <w:rPr>
          <w:rFonts w:ascii="Calibri" w:hAnsi="Calibri" w:cs="Calibri"/>
          <w:iCs/>
          <w:sz w:val="20"/>
          <w:szCs w:val="20"/>
        </w:rPr>
        <w:t>value where it is needed</w:t>
      </w:r>
      <w:r w:rsidR="00724383" w:rsidRPr="00CC1F5D">
        <w:rPr>
          <w:rFonts w:ascii="Calibri" w:hAnsi="Calibri" w:cs="Calibri"/>
          <w:iCs/>
          <w:sz w:val="20"/>
          <w:szCs w:val="20"/>
        </w:rPr>
        <w:t>.</w:t>
      </w:r>
      <w:r w:rsidR="00520AF8" w:rsidRPr="00CC1F5D">
        <w:rPr>
          <w:rFonts w:ascii="Calibri" w:hAnsi="Calibri" w:cs="Calibri"/>
          <w:iCs/>
          <w:sz w:val="20"/>
          <w:szCs w:val="20"/>
        </w:rPr>
        <w:t xml:space="preserve"> Hence</w:t>
      </w:r>
      <w:r w:rsidR="00E042D7" w:rsidRPr="00CC1F5D">
        <w:rPr>
          <w:rFonts w:ascii="Calibri" w:hAnsi="Calibri" w:cs="Calibri"/>
          <w:iCs/>
          <w:sz w:val="20"/>
          <w:szCs w:val="20"/>
        </w:rPr>
        <w:t>, the</w:t>
      </w:r>
      <w:r w:rsidR="00D2001F" w:rsidRPr="00CC1F5D">
        <w:rPr>
          <w:rFonts w:ascii="Calibri" w:hAnsi="Calibri" w:cs="Calibri"/>
          <w:iCs/>
          <w:sz w:val="20"/>
          <w:szCs w:val="20"/>
        </w:rPr>
        <w:t xml:space="preserve"> project will partner with existing</w:t>
      </w:r>
      <w:r w:rsidR="002A6266" w:rsidRPr="00CC1F5D">
        <w:rPr>
          <w:rFonts w:ascii="Calibri" w:hAnsi="Calibri" w:cs="Calibri"/>
          <w:iCs/>
          <w:sz w:val="20"/>
          <w:szCs w:val="20"/>
        </w:rPr>
        <w:t xml:space="preserve"> and upcoming</w:t>
      </w:r>
      <w:r w:rsidR="00D2001F" w:rsidRPr="00CC1F5D">
        <w:rPr>
          <w:rFonts w:ascii="Calibri" w:hAnsi="Calibri" w:cs="Calibri"/>
          <w:iCs/>
          <w:sz w:val="20"/>
          <w:szCs w:val="20"/>
        </w:rPr>
        <w:t xml:space="preserve"> </w:t>
      </w:r>
      <w:r w:rsidR="002A6266" w:rsidRPr="00CC1F5D">
        <w:rPr>
          <w:rFonts w:ascii="Calibri" w:hAnsi="Calibri" w:cs="Calibri"/>
          <w:iCs/>
          <w:sz w:val="20"/>
          <w:szCs w:val="20"/>
        </w:rPr>
        <w:t>projects identified during the baseline assessment</w:t>
      </w:r>
      <w:r w:rsidR="005C0966" w:rsidRPr="00CC1F5D">
        <w:rPr>
          <w:rFonts w:ascii="Calibri" w:hAnsi="Calibri" w:cs="Calibri"/>
          <w:iCs/>
          <w:sz w:val="20"/>
          <w:szCs w:val="20"/>
        </w:rPr>
        <w:t xml:space="preserve"> at the PPG stage</w:t>
      </w:r>
      <w:r w:rsidR="00E042D7" w:rsidRPr="00CC1F5D">
        <w:rPr>
          <w:rFonts w:ascii="Calibri" w:hAnsi="Calibri" w:cs="Calibri"/>
          <w:iCs/>
          <w:sz w:val="20"/>
          <w:szCs w:val="20"/>
        </w:rPr>
        <w:t xml:space="preserve"> to </w:t>
      </w:r>
      <w:r w:rsidR="0092127C" w:rsidRPr="00CC1F5D">
        <w:rPr>
          <w:rFonts w:ascii="Calibri" w:hAnsi="Calibri" w:cs="Calibri"/>
          <w:iCs/>
          <w:sz w:val="20"/>
          <w:szCs w:val="20"/>
        </w:rPr>
        <w:t xml:space="preserve">ensure key principles and activities are implemented in a coordinated manner </w:t>
      </w:r>
      <w:proofErr w:type="gramStart"/>
      <w:r w:rsidR="0092127C" w:rsidRPr="00CC1F5D">
        <w:rPr>
          <w:rFonts w:ascii="Calibri" w:hAnsi="Calibri" w:cs="Calibri"/>
          <w:iCs/>
          <w:sz w:val="20"/>
          <w:szCs w:val="20"/>
        </w:rPr>
        <w:t>taking into account</w:t>
      </w:r>
      <w:proofErr w:type="gramEnd"/>
      <w:r w:rsidR="0092127C" w:rsidRPr="00CC1F5D">
        <w:rPr>
          <w:rFonts w:ascii="Calibri" w:hAnsi="Calibri" w:cs="Calibri"/>
          <w:iCs/>
          <w:sz w:val="20"/>
          <w:szCs w:val="20"/>
        </w:rPr>
        <w:t xml:space="preserve"> business model innovation, cost-reduction concept</w:t>
      </w:r>
      <w:r w:rsidR="00CC4F16" w:rsidRPr="00CC1F5D">
        <w:rPr>
          <w:rFonts w:ascii="Calibri" w:hAnsi="Calibri" w:cs="Calibri"/>
          <w:iCs/>
          <w:sz w:val="20"/>
          <w:szCs w:val="20"/>
        </w:rPr>
        <w:t>,</w:t>
      </w:r>
      <w:r w:rsidR="0092127C" w:rsidRPr="00CC1F5D">
        <w:rPr>
          <w:rFonts w:ascii="Calibri" w:hAnsi="Calibri" w:cs="Calibri"/>
          <w:iCs/>
          <w:sz w:val="20"/>
          <w:szCs w:val="20"/>
        </w:rPr>
        <w:t xml:space="preserve"> </w:t>
      </w:r>
      <w:r w:rsidR="00CC4F16" w:rsidRPr="00CC1F5D">
        <w:rPr>
          <w:rFonts w:ascii="Calibri" w:hAnsi="Calibri" w:cs="Calibri"/>
          <w:iCs/>
          <w:sz w:val="20"/>
          <w:szCs w:val="20"/>
        </w:rPr>
        <w:t xml:space="preserve">new </w:t>
      </w:r>
      <w:proofErr w:type="spellStart"/>
      <w:r w:rsidR="00CC4F16" w:rsidRPr="00CC1F5D">
        <w:rPr>
          <w:rFonts w:ascii="Calibri" w:hAnsi="Calibri" w:cs="Calibri"/>
          <w:iCs/>
          <w:sz w:val="20"/>
          <w:szCs w:val="20"/>
        </w:rPr>
        <w:t>minigrid</w:t>
      </w:r>
      <w:proofErr w:type="spellEnd"/>
      <w:r w:rsidR="00CC4F16" w:rsidRPr="00CC1F5D">
        <w:rPr>
          <w:rFonts w:ascii="Calibri" w:hAnsi="Calibri" w:cs="Calibri"/>
          <w:iCs/>
          <w:sz w:val="20"/>
          <w:szCs w:val="20"/>
        </w:rPr>
        <w:t xml:space="preserve"> technologies, private sector engagement and gender mainstreaming. The fact that </w:t>
      </w:r>
      <w:r w:rsidR="00F62BA3" w:rsidRPr="00CC1F5D">
        <w:rPr>
          <w:rFonts w:ascii="Calibri" w:hAnsi="Calibri" w:cs="Calibri"/>
          <w:iCs/>
          <w:sz w:val="20"/>
          <w:szCs w:val="20"/>
        </w:rPr>
        <w:t xml:space="preserve">some large projects are expected in the </w:t>
      </w:r>
      <w:proofErr w:type="spellStart"/>
      <w:r w:rsidR="00F62BA3" w:rsidRPr="00CC1F5D">
        <w:rPr>
          <w:rFonts w:ascii="Calibri" w:hAnsi="Calibri" w:cs="Calibri"/>
          <w:iCs/>
          <w:sz w:val="20"/>
          <w:szCs w:val="20"/>
        </w:rPr>
        <w:t>minigrid</w:t>
      </w:r>
      <w:proofErr w:type="spellEnd"/>
      <w:r w:rsidR="00F62BA3" w:rsidRPr="00CC1F5D">
        <w:rPr>
          <w:rFonts w:ascii="Calibri" w:hAnsi="Calibri" w:cs="Calibri"/>
          <w:iCs/>
          <w:sz w:val="20"/>
          <w:szCs w:val="20"/>
        </w:rPr>
        <w:t xml:space="preserve"> sector is rather an </w:t>
      </w:r>
      <w:r w:rsidR="00CE26E6" w:rsidRPr="00CC1F5D">
        <w:rPr>
          <w:rFonts w:ascii="Calibri" w:hAnsi="Calibri" w:cs="Calibri"/>
          <w:iCs/>
          <w:sz w:val="20"/>
          <w:szCs w:val="20"/>
        </w:rPr>
        <w:t xml:space="preserve">opportunity for the AMP project </w:t>
      </w:r>
      <w:r w:rsidR="00445A4A" w:rsidRPr="00CC1F5D">
        <w:rPr>
          <w:rFonts w:ascii="Calibri" w:hAnsi="Calibri" w:cs="Calibri"/>
          <w:iCs/>
          <w:sz w:val="20"/>
          <w:szCs w:val="20"/>
        </w:rPr>
        <w:t>as many stakeholders during the PPG phase have suggested for AMP to set a</w:t>
      </w:r>
      <w:r w:rsidR="00520AF8" w:rsidRPr="00CC1F5D">
        <w:rPr>
          <w:rFonts w:ascii="Calibri" w:hAnsi="Calibri" w:cs="Calibri"/>
          <w:iCs/>
          <w:sz w:val="20"/>
          <w:szCs w:val="20"/>
        </w:rPr>
        <w:t xml:space="preserve"> </w:t>
      </w:r>
      <w:r w:rsidR="00445A4A" w:rsidRPr="00CC1F5D">
        <w:rPr>
          <w:rFonts w:ascii="Calibri" w:hAnsi="Calibri" w:cs="Calibri"/>
          <w:iCs/>
          <w:sz w:val="20"/>
          <w:szCs w:val="20"/>
        </w:rPr>
        <w:t xml:space="preserve">benchmark in terms of </w:t>
      </w:r>
      <w:r w:rsidR="00751A5F" w:rsidRPr="00CC1F5D">
        <w:rPr>
          <w:rFonts w:ascii="Calibri" w:hAnsi="Calibri" w:cs="Calibri"/>
          <w:iCs/>
          <w:sz w:val="20"/>
          <w:szCs w:val="20"/>
        </w:rPr>
        <w:t>policy and regulation, capacity-building, productive uses of energy</w:t>
      </w:r>
      <w:r w:rsidR="00B4514B" w:rsidRPr="00CC1F5D">
        <w:rPr>
          <w:rFonts w:ascii="Calibri" w:hAnsi="Calibri" w:cs="Calibri"/>
          <w:iCs/>
          <w:sz w:val="20"/>
          <w:szCs w:val="20"/>
        </w:rPr>
        <w:t xml:space="preserve"> and other innovations such as remote monitoring, PAYG</w:t>
      </w:r>
      <w:r w:rsidR="00751A5F" w:rsidRPr="00CC1F5D">
        <w:rPr>
          <w:rFonts w:ascii="Calibri" w:hAnsi="Calibri" w:cs="Calibri"/>
          <w:iCs/>
          <w:sz w:val="20"/>
          <w:szCs w:val="20"/>
        </w:rPr>
        <w:t xml:space="preserve"> </w:t>
      </w:r>
      <w:proofErr w:type="gramStart"/>
      <w:r w:rsidR="00751A5F" w:rsidRPr="00CC1F5D">
        <w:rPr>
          <w:rFonts w:ascii="Calibri" w:hAnsi="Calibri" w:cs="Calibri"/>
          <w:iCs/>
          <w:sz w:val="20"/>
          <w:szCs w:val="20"/>
        </w:rPr>
        <w:t>and also</w:t>
      </w:r>
      <w:proofErr w:type="gramEnd"/>
      <w:r w:rsidR="00751A5F" w:rsidRPr="00CC1F5D">
        <w:rPr>
          <w:rFonts w:ascii="Calibri" w:hAnsi="Calibri" w:cs="Calibri"/>
          <w:iCs/>
          <w:sz w:val="20"/>
          <w:szCs w:val="20"/>
        </w:rPr>
        <w:t xml:space="preserve"> data management</w:t>
      </w:r>
      <w:r w:rsidR="00B4514B" w:rsidRPr="00CC1F5D">
        <w:rPr>
          <w:rFonts w:ascii="Calibri" w:hAnsi="Calibri" w:cs="Calibri"/>
          <w:iCs/>
          <w:sz w:val="20"/>
          <w:szCs w:val="20"/>
        </w:rPr>
        <w:t xml:space="preserve">. </w:t>
      </w:r>
    </w:p>
    <w:p w14:paraId="0254D5CE" w14:textId="77777777" w:rsidR="001D381C" w:rsidRPr="00CC1F5D" w:rsidRDefault="001D381C" w:rsidP="00137E70">
      <w:pPr>
        <w:rPr>
          <w:rFonts w:cs="Calibri"/>
          <w:iCs/>
          <w:szCs w:val="20"/>
        </w:rPr>
      </w:pPr>
    </w:p>
    <w:p w14:paraId="7AC35D68" w14:textId="32A59A70" w:rsidR="00727C15" w:rsidRPr="00CC1F5D" w:rsidRDefault="00727C15" w:rsidP="00727C15">
      <w:pPr>
        <w:pStyle w:val="Caption"/>
        <w:keepNext/>
      </w:pPr>
      <w:bookmarkStart w:id="52" w:name="_Ref72748561"/>
      <w:bookmarkStart w:id="53" w:name="_Toc84428737"/>
      <w:r w:rsidRPr="00CC1F5D">
        <w:rPr>
          <w:u w:val="none"/>
        </w:rPr>
        <w:t xml:space="preserve">Table </w:t>
      </w:r>
      <w:r w:rsidRPr="00CC1F5D">
        <w:rPr>
          <w:u w:val="none"/>
        </w:rPr>
        <w:fldChar w:fldCharType="begin"/>
      </w:r>
      <w:r w:rsidRPr="00CC1F5D">
        <w:rPr>
          <w:u w:val="none"/>
        </w:rPr>
        <w:instrText xml:space="preserve"> SEQ Table \* ARABIC </w:instrText>
      </w:r>
      <w:r w:rsidRPr="00CC1F5D">
        <w:rPr>
          <w:u w:val="none"/>
        </w:rPr>
        <w:fldChar w:fldCharType="separate"/>
      </w:r>
      <w:r w:rsidR="00F5141C" w:rsidRPr="00CC1F5D">
        <w:rPr>
          <w:noProof/>
          <w:u w:val="none"/>
        </w:rPr>
        <w:t>10</w:t>
      </w:r>
      <w:r w:rsidRPr="00CC1F5D">
        <w:rPr>
          <w:u w:val="none"/>
        </w:rPr>
        <w:fldChar w:fldCharType="end"/>
      </w:r>
      <w:bookmarkEnd w:id="52"/>
      <w:r w:rsidRPr="00CC1F5D">
        <w:rPr>
          <w:u w:val="none"/>
        </w:rPr>
        <w:t xml:space="preserve">: </w:t>
      </w:r>
      <w:r w:rsidRPr="00CC1F5D">
        <w:rPr>
          <w:b w:val="0"/>
          <w:bCs/>
          <w:u w:val="none"/>
        </w:rPr>
        <w:t>Identified partners for the AMP</w:t>
      </w:r>
      <w:bookmarkEnd w:id="53"/>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60"/>
        <w:gridCol w:w="3881"/>
        <w:gridCol w:w="3915"/>
      </w:tblGrid>
      <w:tr w:rsidR="00745C6B" w:rsidRPr="00CC1F5D" w14:paraId="2E80FC05" w14:textId="5A2CF5F1" w:rsidTr="00E86DFA">
        <w:trPr>
          <w:trHeight w:val="259"/>
        </w:trPr>
        <w:tc>
          <w:tcPr>
            <w:tcW w:w="5000" w:type="pct"/>
            <w:gridSpan w:val="3"/>
            <w:shd w:val="clear" w:color="auto" w:fill="D9D9D9" w:themeFill="background1" w:themeFillShade="D9"/>
            <w:vAlign w:val="center"/>
          </w:tcPr>
          <w:p w14:paraId="09E4037C" w14:textId="6D12F1D5" w:rsidR="00745C6B" w:rsidRPr="00CC1F5D" w:rsidRDefault="00745C6B" w:rsidP="00745C6B">
            <w:pPr>
              <w:pBdr>
                <w:top w:val="nil"/>
                <w:left w:val="nil"/>
                <w:bottom w:val="nil"/>
                <w:right w:val="nil"/>
                <w:between w:val="nil"/>
              </w:pBdr>
              <w:jc w:val="center"/>
              <w:rPr>
                <w:rFonts w:ascii="Calibri" w:eastAsia="Calibri" w:hAnsi="Calibri" w:cstheme="minorHAnsi"/>
                <w:b/>
                <w:sz w:val="18"/>
                <w:szCs w:val="18"/>
              </w:rPr>
            </w:pPr>
            <w:r w:rsidRPr="00CC1F5D">
              <w:rPr>
                <w:rFonts w:ascii="Calibri" w:eastAsia="Calibri" w:hAnsi="Calibri" w:cstheme="minorHAnsi"/>
                <w:b/>
                <w:sz w:val="18"/>
                <w:szCs w:val="18"/>
              </w:rPr>
              <w:t>Governmental and Intergovernmental organizations</w:t>
            </w:r>
          </w:p>
        </w:tc>
      </w:tr>
      <w:tr w:rsidR="004F67FE" w:rsidRPr="00CC1F5D" w14:paraId="0B366CC5" w14:textId="0B6652DD" w:rsidTr="00E86DFA">
        <w:trPr>
          <w:trHeight w:val="259"/>
        </w:trPr>
        <w:tc>
          <w:tcPr>
            <w:tcW w:w="834" w:type="pct"/>
            <w:shd w:val="clear" w:color="auto" w:fill="auto"/>
            <w:vAlign w:val="center"/>
          </w:tcPr>
          <w:p w14:paraId="255124FC" w14:textId="77777777" w:rsidR="004F67FE" w:rsidRPr="00CC1F5D" w:rsidRDefault="004F67FE" w:rsidP="00C409FC">
            <w:pPr>
              <w:pBdr>
                <w:top w:val="nil"/>
                <w:left w:val="nil"/>
                <w:bottom w:val="nil"/>
                <w:right w:val="nil"/>
                <w:between w:val="nil"/>
              </w:pBdr>
              <w:rPr>
                <w:rFonts w:ascii="Calibri" w:eastAsia="Calibri" w:hAnsi="Calibri" w:cstheme="minorHAnsi"/>
                <w:b/>
                <w:sz w:val="18"/>
                <w:szCs w:val="18"/>
              </w:rPr>
            </w:pPr>
            <w:r w:rsidRPr="00CC1F5D">
              <w:rPr>
                <w:rFonts w:ascii="Calibri" w:eastAsia="Calibri" w:hAnsi="Calibri" w:cstheme="minorHAnsi"/>
                <w:b/>
                <w:sz w:val="18"/>
                <w:szCs w:val="18"/>
              </w:rPr>
              <w:t>Institution / Company</w:t>
            </w:r>
          </w:p>
        </w:tc>
        <w:tc>
          <w:tcPr>
            <w:tcW w:w="2074" w:type="pct"/>
            <w:shd w:val="clear" w:color="auto" w:fill="auto"/>
            <w:vAlign w:val="center"/>
          </w:tcPr>
          <w:p w14:paraId="350490DE" w14:textId="77777777" w:rsidR="004F67FE" w:rsidRPr="00CC1F5D" w:rsidRDefault="004F67FE" w:rsidP="00C409FC">
            <w:pPr>
              <w:pBdr>
                <w:top w:val="nil"/>
                <w:left w:val="nil"/>
                <w:bottom w:val="nil"/>
                <w:right w:val="nil"/>
                <w:between w:val="nil"/>
              </w:pBdr>
              <w:rPr>
                <w:rFonts w:ascii="Calibri" w:eastAsia="Calibri" w:hAnsi="Calibri" w:cstheme="minorHAnsi"/>
                <w:b/>
                <w:sz w:val="18"/>
                <w:szCs w:val="18"/>
              </w:rPr>
            </w:pPr>
            <w:r w:rsidRPr="00CC1F5D">
              <w:rPr>
                <w:rFonts w:ascii="Calibri" w:eastAsia="Calibri" w:hAnsi="Calibri" w:cstheme="minorHAnsi"/>
                <w:b/>
                <w:sz w:val="18"/>
                <w:szCs w:val="18"/>
              </w:rPr>
              <w:t>Role in the Energy Sector and involvement in the project</w:t>
            </w:r>
          </w:p>
        </w:tc>
        <w:tc>
          <w:tcPr>
            <w:tcW w:w="2092" w:type="pct"/>
          </w:tcPr>
          <w:p w14:paraId="6F859F34" w14:textId="4CAB1640" w:rsidR="004F67FE" w:rsidRPr="00CC1F5D" w:rsidRDefault="004F67FE" w:rsidP="00D22393">
            <w:pPr>
              <w:pBdr>
                <w:top w:val="nil"/>
                <w:left w:val="nil"/>
                <w:bottom w:val="nil"/>
                <w:right w:val="nil"/>
                <w:between w:val="nil"/>
              </w:pBdr>
              <w:rPr>
                <w:rFonts w:ascii="Calibri" w:eastAsia="Calibri" w:hAnsi="Calibri" w:cstheme="minorHAnsi"/>
                <w:b/>
                <w:sz w:val="18"/>
                <w:szCs w:val="18"/>
              </w:rPr>
            </w:pPr>
            <w:r w:rsidRPr="00CC1F5D">
              <w:rPr>
                <w:rFonts w:ascii="Calibri" w:eastAsia="Calibri" w:hAnsi="Calibri" w:cstheme="minorHAnsi"/>
                <w:b/>
                <w:sz w:val="18"/>
                <w:szCs w:val="18"/>
              </w:rPr>
              <w:t>Relevance to the project</w:t>
            </w:r>
          </w:p>
        </w:tc>
      </w:tr>
      <w:tr w:rsidR="004F67FE" w:rsidRPr="00CC1F5D" w14:paraId="35BAD761" w14:textId="7439938F" w:rsidTr="00E86DFA">
        <w:trPr>
          <w:trHeight w:val="764"/>
        </w:trPr>
        <w:tc>
          <w:tcPr>
            <w:tcW w:w="834" w:type="pct"/>
            <w:shd w:val="clear" w:color="auto" w:fill="auto"/>
          </w:tcPr>
          <w:p w14:paraId="41F7660F" w14:textId="0B80526D" w:rsidR="004F67FE" w:rsidRPr="00CC1F5D" w:rsidRDefault="004F67FE" w:rsidP="00C409FC">
            <w:pPr>
              <w:pBdr>
                <w:top w:val="nil"/>
                <w:left w:val="nil"/>
                <w:bottom w:val="nil"/>
                <w:right w:val="nil"/>
                <w:between w:val="nil"/>
              </w:pBdr>
              <w:tabs>
                <w:tab w:val="left" w:pos="480"/>
              </w:tabs>
              <w:rPr>
                <w:rFonts w:ascii="Calibri" w:eastAsia="Calibri" w:hAnsi="Calibri" w:cstheme="minorHAnsi"/>
                <w:sz w:val="18"/>
                <w:szCs w:val="18"/>
              </w:rPr>
            </w:pPr>
            <w:r w:rsidRPr="00CC1F5D">
              <w:rPr>
                <w:rFonts w:ascii="Calibri" w:eastAsia="Calibri" w:hAnsi="Calibri" w:cstheme="minorHAnsi"/>
                <w:sz w:val="18"/>
                <w:szCs w:val="18"/>
              </w:rPr>
              <w:t xml:space="preserve">Ministry </w:t>
            </w:r>
            <w:r w:rsidR="00EA0E05">
              <w:rPr>
                <w:rFonts w:ascii="Calibri" w:eastAsia="Calibri" w:hAnsi="Calibri" w:cstheme="minorHAnsi"/>
                <w:sz w:val="18"/>
                <w:szCs w:val="18"/>
              </w:rPr>
              <w:t xml:space="preserve">in charge of Energy </w:t>
            </w:r>
            <w:r w:rsidRPr="00CC1F5D">
              <w:rPr>
                <w:rFonts w:ascii="Calibri" w:eastAsia="Calibri" w:hAnsi="Calibri" w:cstheme="minorHAnsi"/>
                <w:sz w:val="18"/>
                <w:szCs w:val="18"/>
              </w:rPr>
              <w:t xml:space="preserve">and directions </w:t>
            </w:r>
          </w:p>
        </w:tc>
        <w:tc>
          <w:tcPr>
            <w:tcW w:w="2074" w:type="pct"/>
            <w:shd w:val="clear" w:color="auto" w:fill="auto"/>
          </w:tcPr>
          <w:p w14:paraId="4B131288" w14:textId="7BC8742C" w:rsidR="004F67FE" w:rsidRPr="00CC1F5D" w:rsidRDefault="004F67FE" w:rsidP="004F67FE">
            <w:pPr>
              <w:pBdr>
                <w:top w:val="nil"/>
                <w:left w:val="nil"/>
                <w:bottom w:val="nil"/>
                <w:right w:val="nil"/>
                <w:between w:val="nil"/>
              </w:pBdr>
              <w:jc w:val="both"/>
              <w:rPr>
                <w:rFonts w:ascii="Calibri" w:eastAsia="Calibri" w:hAnsi="Calibri" w:cstheme="minorHAnsi"/>
                <w:sz w:val="18"/>
                <w:szCs w:val="18"/>
              </w:rPr>
            </w:pPr>
            <w:r w:rsidRPr="00CC1F5D">
              <w:rPr>
                <w:rFonts w:ascii="Calibri" w:eastAsia="Calibri" w:hAnsi="Calibri" w:cstheme="minorHAnsi"/>
                <w:sz w:val="18"/>
                <w:szCs w:val="18"/>
              </w:rPr>
              <w:t xml:space="preserve">The Ministry </w:t>
            </w:r>
            <w:r w:rsidR="00EA0E05">
              <w:rPr>
                <w:rFonts w:ascii="Calibri" w:eastAsia="Calibri" w:hAnsi="Calibri" w:cstheme="minorHAnsi"/>
                <w:sz w:val="18"/>
                <w:szCs w:val="18"/>
              </w:rPr>
              <w:t xml:space="preserve">in charge </w:t>
            </w:r>
            <w:r w:rsidRPr="00CC1F5D">
              <w:rPr>
                <w:rFonts w:ascii="Calibri" w:eastAsia="Calibri" w:hAnsi="Calibri" w:cstheme="minorHAnsi"/>
                <w:sz w:val="18"/>
                <w:szCs w:val="18"/>
              </w:rPr>
              <w:t>of Energy is responsible for defining and implementing national energy policies, development of the energy sector, strategic planning of electrification and regulation and control of electrical infrastructures. The ministry is accountable to UNDP and GEF and will supervise ABER, the Implementing Partner.</w:t>
            </w:r>
          </w:p>
        </w:tc>
        <w:tc>
          <w:tcPr>
            <w:tcW w:w="2092" w:type="pct"/>
          </w:tcPr>
          <w:p w14:paraId="5FDED6F3" w14:textId="6DC72415" w:rsidR="004F67FE" w:rsidRPr="00CC1F5D" w:rsidRDefault="00696C1B" w:rsidP="00D22393">
            <w:pPr>
              <w:pBdr>
                <w:top w:val="nil"/>
                <w:left w:val="nil"/>
                <w:bottom w:val="nil"/>
                <w:right w:val="nil"/>
                <w:between w:val="nil"/>
              </w:pBdr>
              <w:jc w:val="both"/>
              <w:rPr>
                <w:rFonts w:ascii="Calibri" w:eastAsia="Calibri" w:hAnsi="Calibri" w:cstheme="minorHAnsi"/>
                <w:sz w:val="18"/>
                <w:szCs w:val="18"/>
              </w:rPr>
            </w:pPr>
            <w:r w:rsidRPr="00CC1F5D">
              <w:rPr>
                <w:rFonts w:ascii="Calibri" w:eastAsia="Calibri" w:hAnsi="Calibri" w:cstheme="minorHAnsi"/>
                <w:sz w:val="18"/>
                <w:szCs w:val="18"/>
              </w:rPr>
              <w:t>Provides overall oversight to the project as the responsible ministry in charge of energy. Actually, mandated ABER to serve as IP for the AMP project.</w:t>
            </w:r>
            <w:r w:rsidR="00407DF8" w:rsidRPr="00CC1F5D">
              <w:rPr>
                <w:rFonts w:ascii="Calibri" w:eastAsia="Calibri" w:hAnsi="Calibri" w:cstheme="minorHAnsi"/>
                <w:sz w:val="18"/>
                <w:szCs w:val="18"/>
              </w:rPr>
              <w:t xml:space="preserve"> Is a strategic partner to the project’s implementation as the ministry in charge of the energy. This partner will be relevant to all components and outputs. </w:t>
            </w:r>
          </w:p>
        </w:tc>
      </w:tr>
      <w:tr w:rsidR="00696C1B" w:rsidRPr="00BB11FB" w14:paraId="778324A1" w14:textId="77777777" w:rsidTr="00E86DFA">
        <w:trPr>
          <w:trHeight w:val="530"/>
        </w:trPr>
        <w:tc>
          <w:tcPr>
            <w:tcW w:w="834" w:type="pct"/>
            <w:shd w:val="clear" w:color="auto" w:fill="auto"/>
          </w:tcPr>
          <w:p w14:paraId="75E29262" w14:textId="599E7D7C" w:rsidR="00696C1B" w:rsidRPr="00CC1F5D" w:rsidRDefault="00696C1B" w:rsidP="00823806">
            <w:pPr>
              <w:pBdr>
                <w:top w:val="nil"/>
                <w:left w:val="nil"/>
                <w:bottom w:val="nil"/>
                <w:right w:val="nil"/>
                <w:between w:val="nil"/>
              </w:pBdr>
              <w:tabs>
                <w:tab w:val="left" w:pos="480"/>
              </w:tabs>
              <w:jc w:val="both"/>
              <w:rPr>
                <w:rFonts w:ascii="Calibri" w:eastAsia="Calibri" w:hAnsi="Calibri" w:cstheme="minorHAnsi"/>
                <w:sz w:val="18"/>
                <w:szCs w:val="18"/>
                <w:lang w:val="fr-FR"/>
              </w:rPr>
            </w:pPr>
            <w:r w:rsidRPr="00CC1F5D">
              <w:rPr>
                <w:rFonts w:ascii="Calibri" w:eastAsia="Calibri" w:hAnsi="Calibri" w:cstheme="minorHAnsi"/>
                <w:sz w:val="18"/>
                <w:szCs w:val="18"/>
                <w:lang w:val="fr-FR"/>
              </w:rPr>
              <w:t>Agence Burkinabé de l’</w:t>
            </w:r>
            <w:r w:rsidR="00310E44" w:rsidRPr="00CC1F5D">
              <w:rPr>
                <w:rFonts w:ascii="Calibri" w:eastAsia="Calibri" w:hAnsi="Calibri" w:cstheme="minorHAnsi"/>
                <w:sz w:val="18"/>
                <w:szCs w:val="18"/>
                <w:lang w:val="fr-FR"/>
              </w:rPr>
              <w:t>Électrification</w:t>
            </w:r>
            <w:r w:rsidRPr="00CC1F5D">
              <w:rPr>
                <w:rFonts w:ascii="Calibri" w:eastAsia="Calibri" w:hAnsi="Calibri" w:cstheme="minorHAnsi"/>
                <w:sz w:val="18"/>
                <w:szCs w:val="18"/>
                <w:lang w:val="fr-FR"/>
              </w:rPr>
              <w:t xml:space="preserve"> Rurale (ABER)</w:t>
            </w:r>
          </w:p>
        </w:tc>
        <w:tc>
          <w:tcPr>
            <w:tcW w:w="2074" w:type="pct"/>
            <w:shd w:val="clear" w:color="auto" w:fill="auto"/>
          </w:tcPr>
          <w:p w14:paraId="1016A760" w14:textId="534C1A09" w:rsidR="00696C1B" w:rsidRPr="00CC1F5D" w:rsidRDefault="00696C1B" w:rsidP="00A814CD">
            <w:pPr>
              <w:tabs>
                <w:tab w:val="left" w:pos="480"/>
              </w:tabs>
              <w:jc w:val="both"/>
              <w:rPr>
                <w:rFonts w:ascii="Calibri" w:eastAsia="Calibri" w:hAnsi="Calibri" w:cstheme="minorHAnsi"/>
                <w:sz w:val="18"/>
                <w:szCs w:val="18"/>
              </w:rPr>
            </w:pPr>
            <w:r w:rsidRPr="00CC1F5D">
              <w:rPr>
                <w:rFonts w:ascii="Calibri" w:eastAsia="Calibri" w:hAnsi="Calibri" w:cstheme="minorHAnsi"/>
                <w:sz w:val="18"/>
                <w:szCs w:val="18"/>
              </w:rPr>
              <w:t xml:space="preserve">National agency for rural electrification under the </w:t>
            </w:r>
            <w:r w:rsidR="000D2999" w:rsidRPr="00CC1F5D">
              <w:rPr>
                <w:rFonts w:ascii="Calibri" w:eastAsia="Calibri" w:hAnsi="Calibri" w:cstheme="minorHAnsi"/>
                <w:sz w:val="18"/>
                <w:szCs w:val="18"/>
              </w:rPr>
              <w:t>MEMQ</w:t>
            </w:r>
            <w:r w:rsidRPr="00CC1F5D">
              <w:rPr>
                <w:rFonts w:ascii="Calibri" w:eastAsia="Calibri" w:hAnsi="Calibri" w:cstheme="minorHAnsi"/>
                <w:sz w:val="18"/>
                <w:szCs w:val="18"/>
              </w:rPr>
              <w:t xml:space="preserve"> that is responsible for the implementation of national rural electrification policy; mobilizing funding; supporting developers and private sector </w:t>
            </w:r>
            <w:proofErr w:type="gramStart"/>
            <w:r w:rsidRPr="00CC1F5D">
              <w:rPr>
                <w:rFonts w:ascii="Calibri" w:eastAsia="Calibri" w:hAnsi="Calibri" w:cstheme="minorHAnsi"/>
                <w:sz w:val="18"/>
                <w:szCs w:val="18"/>
              </w:rPr>
              <w:t>investment;</w:t>
            </w:r>
            <w:proofErr w:type="gramEnd"/>
            <w:r w:rsidRPr="00CC1F5D">
              <w:rPr>
                <w:rFonts w:ascii="Calibri" w:eastAsia="Calibri" w:hAnsi="Calibri" w:cstheme="minorHAnsi"/>
                <w:sz w:val="18"/>
                <w:szCs w:val="18"/>
              </w:rPr>
              <w:t xml:space="preserve"> </w:t>
            </w:r>
          </w:p>
          <w:p w14:paraId="501FC565" w14:textId="08CD0610" w:rsidR="00696C1B" w:rsidRPr="00CC1F5D" w:rsidRDefault="00696C1B" w:rsidP="00A814CD">
            <w:pPr>
              <w:tabs>
                <w:tab w:val="left" w:pos="480"/>
              </w:tabs>
              <w:jc w:val="both"/>
              <w:rPr>
                <w:rFonts w:ascii="Calibri" w:eastAsia="Calibri" w:hAnsi="Calibri" w:cstheme="minorHAnsi"/>
                <w:sz w:val="18"/>
                <w:szCs w:val="18"/>
              </w:rPr>
            </w:pPr>
            <w:r w:rsidRPr="00CC1F5D">
              <w:rPr>
                <w:rFonts w:ascii="Calibri" w:eastAsia="Calibri" w:hAnsi="Calibri" w:cstheme="minorHAnsi"/>
                <w:sz w:val="18"/>
                <w:szCs w:val="18"/>
              </w:rPr>
              <w:t>Serves as the Implementing Partner and co-financier to project.</w:t>
            </w:r>
          </w:p>
        </w:tc>
        <w:tc>
          <w:tcPr>
            <w:tcW w:w="2092" w:type="pct"/>
          </w:tcPr>
          <w:p w14:paraId="6DE4A462" w14:textId="7CCE1372" w:rsidR="00696C1B" w:rsidRPr="00823806" w:rsidRDefault="00696C1B" w:rsidP="00D22393">
            <w:pPr>
              <w:tabs>
                <w:tab w:val="left" w:pos="480"/>
              </w:tabs>
              <w:jc w:val="both"/>
              <w:rPr>
                <w:rFonts w:ascii="Calibri" w:eastAsia="Calibri" w:hAnsi="Calibri" w:cstheme="minorHAnsi"/>
                <w:sz w:val="18"/>
                <w:szCs w:val="18"/>
              </w:rPr>
            </w:pPr>
            <w:r w:rsidRPr="00CC1F5D">
              <w:rPr>
                <w:rFonts w:ascii="Calibri" w:eastAsia="Calibri" w:hAnsi="Calibri" w:cstheme="minorHAnsi"/>
                <w:sz w:val="18"/>
                <w:szCs w:val="18"/>
              </w:rPr>
              <w:t>Serves a</w:t>
            </w:r>
            <w:r w:rsidR="00324525" w:rsidRPr="00CC1F5D">
              <w:rPr>
                <w:rFonts w:ascii="Calibri" w:eastAsia="Calibri" w:hAnsi="Calibri" w:cstheme="minorHAnsi"/>
                <w:sz w:val="18"/>
                <w:szCs w:val="18"/>
              </w:rPr>
              <w:t>s</w:t>
            </w:r>
            <w:r w:rsidRPr="00CC1F5D">
              <w:rPr>
                <w:rFonts w:ascii="Calibri" w:eastAsia="Calibri" w:hAnsi="Calibri" w:cstheme="minorHAnsi"/>
                <w:sz w:val="18"/>
                <w:szCs w:val="18"/>
              </w:rPr>
              <w:t xml:space="preserve"> I</w:t>
            </w:r>
            <w:r w:rsidR="00E2021A" w:rsidRPr="00CC1F5D">
              <w:rPr>
                <w:rFonts w:ascii="Calibri" w:eastAsia="Calibri" w:hAnsi="Calibri" w:cstheme="minorHAnsi"/>
                <w:sz w:val="18"/>
                <w:szCs w:val="18"/>
              </w:rPr>
              <w:t>mplementing Partner</w:t>
            </w:r>
            <w:r w:rsidRPr="00CC1F5D">
              <w:rPr>
                <w:rFonts w:ascii="Calibri" w:eastAsia="Calibri" w:hAnsi="Calibri" w:cstheme="minorHAnsi"/>
                <w:sz w:val="18"/>
                <w:szCs w:val="18"/>
              </w:rPr>
              <w:t xml:space="preserve"> coordinating the AMP project in Burkina Faso on behalf of the </w:t>
            </w:r>
            <w:r w:rsidR="000D2999" w:rsidRPr="00CC1F5D">
              <w:rPr>
                <w:rFonts w:ascii="Calibri" w:eastAsia="Calibri" w:hAnsi="Calibri" w:cstheme="minorHAnsi"/>
                <w:sz w:val="18"/>
                <w:szCs w:val="18"/>
              </w:rPr>
              <w:t>MEMQ</w:t>
            </w:r>
            <w:r w:rsidRPr="00CC1F5D">
              <w:rPr>
                <w:rFonts w:ascii="Calibri" w:eastAsia="Calibri" w:hAnsi="Calibri" w:cstheme="minorHAnsi"/>
                <w:sz w:val="18"/>
                <w:szCs w:val="18"/>
              </w:rPr>
              <w:t xml:space="preserve">. Will </w:t>
            </w:r>
            <w:r w:rsidR="00407DF8" w:rsidRPr="00CC1F5D">
              <w:rPr>
                <w:rFonts w:ascii="Calibri" w:eastAsia="Calibri" w:hAnsi="Calibri" w:cstheme="minorHAnsi"/>
                <w:sz w:val="18"/>
                <w:szCs w:val="18"/>
              </w:rPr>
              <w:t>be</w:t>
            </w:r>
            <w:r w:rsidRPr="00CC1F5D">
              <w:rPr>
                <w:rFonts w:ascii="Calibri" w:eastAsia="Calibri" w:hAnsi="Calibri" w:cstheme="minorHAnsi"/>
                <w:sz w:val="18"/>
                <w:szCs w:val="18"/>
              </w:rPr>
              <w:t xml:space="preserve"> the secretariat of the PMU. </w:t>
            </w:r>
            <w:r w:rsidR="00407DF8" w:rsidRPr="00CC1F5D">
              <w:rPr>
                <w:rFonts w:ascii="Calibri" w:eastAsia="Calibri" w:hAnsi="Calibri" w:cstheme="minorHAnsi"/>
                <w:sz w:val="18"/>
                <w:szCs w:val="18"/>
              </w:rPr>
              <w:t xml:space="preserve">This partnership is relevant to all components of the project. ABER </w:t>
            </w:r>
            <w:r w:rsidR="00E2021A" w:rsidRPr="00CC1F5D">
              <w:rPr>
                <w:rFonts w:ascii="Calibri" w:eastAsia="Calibri" w:hAnsi="Calibri" w:cstheme="minorHAnsi"/>
                <w:sz w:val="18"/>
                <w:szCs w:val="18"/>
              </w:rPr>
              <w:t>has committed</w:t>
            </w:r>
            <w:r w:rsidR="00407DF8" w:rsidRPr="00CC1F5D">
              <w:rPr>
                <w:rFonts w:ascii="Calibri" w:eastAsia="Calibri" w:hAnsi="Calibri" w:cstheme="minorHAnsi"/>
                <w:sz w:val="18"/>
                <w:szCs w:val="18"/>
              </w:rPr>
              <w:t xml:space="preserve"> co-financing to the project and will also ensure coordination with other identified projects as the lead implementer for all rural electrification project.</w:t>
            </w:r>
          </w:p>
        </w:tc>
      </w:tr>
      <w:tr w:rsidR="00696C1B" w:rsidRPr="00823806" w14:paraId="4404AA5B" w14:textId="77777777" w:rsidTr="00E86DFA">
        <w:trPr>
          <w:trHeight w:val="791"/>
        </w:trPr>
        <w:tc>
          <w:tcPr>
            <w:tcW w:w="834" w:type="pct"/>
            <w:shd w:val="clear" w:color="auto" w:fill="auto"/>
          </w:tcPr>
          <w:p w14:paraId="5552EB21" w14:textId="18DCE7E2" w:rsidR="00696C1B" w:rsidRPr="00823806" w:rsidRDefault="00A50E2B" w:rsidP="00823806">
            <w:pPr>
              <w:pBdr>
                <w:top w:val="nil"/>
                <w:left w:val="nil"/>
                <w:bottom w:val="nil"/>
                <w:right w:val="nil"/>
                <w:between w:val="nil"/>
              </w:pBdr>
              <w:tabs>
                <w:tab w:val="left" w:pos="480"/>
              </w:tabs>
              <w:jc w:val="both"/>
              <w:rPr>
                <w:rFonts w:ascii="Calibri" w:eastAsia="Calibri" w:hAnsi="Calibri" w:cstheme="minorHAnsi"/>
                <w:sz w:val="18"/>
                <w:szCs w:val="18"/>
              </w:rPr>
            </w:pPr>
            <w:r w:rsidRPr="00BB11FB">
              <w:rPr>
                <w:rFonts w:ascii="Calibri" w:hAnsi="Calibri" w:cstheme="minorHAnsi"/>
                <w:color w:val="000000"/>
                <w:sz w:val="18"/>
                <w:szCs w:val="18"/>
              </w:rPr>
              <w:t>Directorate General for Renewable Energy</w:t>
            </w:r>
            <w:r w:rsidR="004B67EF">
              <w:rPr>
                <w:rFonts w:ascii="Calibri" w:hAnsi="Calibri" w:cstheme="minorHAnsi"/>
                <w:color w:val="000000"/>
                <w:sz w:val="18"/>
                <w:szCs w:val="18"/>
              </w:rPr>
              <w:t xml:space="preserve"> and Energy </w:t>
            </w:r>
            <w:r w:rsidR="004B67EF">
              <w:rPr>
                <w:rFonts w:ascii="Calibri" w:hAnsi="Calibri" w:cstheme="minorHAnsi"/>
                <w:color w:val="000000"/>
                <w:sz w:val="18"/>
                <w:szCs w:val="18"/>
              </w:rPr>
              <w:lastRenderedPageBreak/>
              <w:t>Efficiency</w:t>
            </w:r>
            <w:r w:rsidRPr="00BB11FB">
              <w:rPr>
                <w:rFonts w:ascii="Calibri" w:hAnsi="Calibri" w:cstheme="minorHAnsi"/>
                <w:color w:val="000000"/>
                <w:sz w:val="18"/>
                <w:szCs w:val="18"/>
              </w:rPr>
              <w:t xml:space="preserve"> (</w:t>
            </w:r>
            <w:r w:rsidR="00696C1B" w:rsidRPr="00BB11FB">
              <w:rPr>
                <w:rFonts w:ascii="Calibri" w:hAnsi="Calibri" w:cstheme="minorHAnsi"/>
                <w:color w:val="000000"/>
                <w:sz w:val="18"/>
                <w:szCs w:val="18"/>
              </w:rPr>
              <w:t>DGER</w:t>
            </w:r>
            <w:r w:rsidR="004B67EF">
              <w:rPr>
                <w:rFonts w:ascii="Calibri" w:hAnsi="Calibri" w:cstheme="minorHAnsi"/>
                <w:color w:val="000000"/>
                <w:sz w:val="18"/>
                <w:szCs w:val="18"/>
              </w:rPr>
              <w:t>EE</w:t>
            </w:r>
            <w:r w:rsidRPr="00BB11FB">
              <w:rPr>
                <w:rFonts w:ascii="Calibri" w:hAnsi="Calibri" w:cstheme="minorHAnsi"/>
                <w:color w:val="000000"/>
                <w:sz w:val="18"/>
                <w:szCs w:val="18"/>
              </w:rPr>
              <w:t>)</w:t>
            </w:r>
          </w:p>
        </w:tc>
        <w:tc>
          <w:tcPr>
            <w:tcW w:w="2074" w:type="pct"/>
            <w:shd w:val="clear" w:color="auto" w:fill="auto"/>
          </w:tcPr>
          <w:p w14:paraId="69132761" w14:textId="1354C3E9" w:rsidR="00696C1B" w:rsidRPr="00823806" w:rsidRDefault="00407DF8" w:rsidP="004F67FE">
            <w:pPr>
              <w:jc w:val="both"/>
              <w:rPr>
                <w:rFonts w:ascii="Calibri" w:eastAsia="Calibri" w:hAnsi="Calibri" w:cstheme="minorHAnsi"/>
                <w:sz w:val="18"/>
                <w:szCs w:val="18"/>
              </w:rPr>
            </w:pPr>
            <w:r w:rsidRPr="00823806">
              <w:rPr>
                <w:rFonts w:ascii="Calibri" w:eastAsia="Calibri" w:hAnsi="Calibri" w:cstheme="minorHAnsi"/>
                <w:sz w:val="18"/>
                <w:szCs w:val="18"/>
              </w:rPr>
              <w:lastRenderedPageBreak/>
              <w:t>I</w:t>
            </w:r>
            <w:r w:rsidR="00696C1B" w:rsidRPr="00823806">
              <w:rPr>
                <w:rFonts w:ascii="Calibri" w:eastAsia="Calibri" w:hAnsi="Calibri" w:cstheme="minorHAnsi"/>
                <w:sz w:val="18"/>
                <w:szCs w:val="18"/>
              </w:rPr>
              <w:t>n charge of guaranteeing and ensuring the implementation of the policy of efficient integration of renewable energ</w:t>
            </w:r>
            <w:r w:rsidR="0043130C" w:rsidRPr="00823806">
              <w:rPr>
                <w:rFonts w:ascii="Calibri" w:eastAsia="Calibri" w:hAnsi="Calibri" w:cstheme="minorHAnsi"/>
                <w:sz w:val="18"/>
                <w:szCs w:val="18"/>
              </w:rPr>
              <w:t>y</w:t>
            </w:r>
            <w:r w:rsidR="00696C1B" w:rsidRPr="00823806">
              <w:rPr>
                <w:rFonts w:ascii="Calibri" w:eastAsia="Calibri" w:hAnsi="Calibri" w:cstheme="minorHAnsi"/>
                <w:sz w:val="18"/>
                <w:szCs w:val="18"/>
              </w:rPr>
              <w:t xml:space="preserve"> in the country's sustainable energy supply system</w:t>
            </w:r>
            <w:r w:rsidR="0043130C" w:rsidRPr="00823806">
              <w:rPr>
                <w:rFonts w:ascii="Calibri" w:eastAsia="Calibri" w:hAnsi="Calibri" w:cstheme="minorHAnsi"/>
                <w:sz w:val="18"/>
                <w:szCs w:val="18"/>
              </w:rPr>
              <w:t xml:space="preserve">. Ensuring </w:t>
            </w:r>
            <w:r w:rsidR="00696C1B" w:rsidRPr="00823806">
              <w:rPr>
                <w:rFonts w:ascii="Calibri" w:eastAsia="Calibri" w:hAnsi="Calibri" w:cstheme="minorHAnsi"/>
                <w:sz w:val="18"/>
                <w:szCs w:val="18"/>
              </w:rPr>
              <w:lastRenderedPageBreak/>
              <w:t>consultation for synergy other actors of the sector and the technical and financial partners</w:t>
            </w:r>
            <w:r w:rsidR="0043130C" w:rsidRPr="00823806">
              <w:rPr>
                <w:rFonts w:ascii="Calibri" w:eastAsia="Calibri" w:hAnsi="Calibri" w:cstheme="minorHAnsi"/>
                <w:sz w:val="18"/>
                <w:szCs w:val="18"/>
              </w:rPr>
              <w:t>.</w:t>
            </w:r>
          </w:p>
        </w:tc>
        <w:tc>
          <w:tcPr>
            <w:tcW w:w="2092" w:type="pct"/>
          </w:tcPr>
          <w:p w14:paraId="1EDA9EA4" w14:textId="1DEAB4E9" w:rsidR="00696C1B" w:rsidRPr="00823806" w:rsidRDefault="0043130C" w:rsidP="00D22393">
            <w:pPr>
              <w:jc w:val="both"/>
              <w:rPr>
                <w:rFonts w:ascii="Calibri" w:eastAsia="Calibri" w:hAnsi="Calibri" w:cstheme="minorHAnsi"/>
                <w:sz w:val="18"/>
                <w:szCs w:val="18"/>
              </w:rPr>
            </w:pPr>
            <w:r w:rsidRPr="00823806">
              <w:rPr>
                <w:rFonts w:ascii="Calibri" w:eastAsia="Calibri" w:hAnsi="Calibri" w:cstheme="minorHAnsi"/>
                <w:sz w:val="18"/>
                <w:szCs w:val="18"/>
              </w:rPr>
              <w:lastRenderedPageBreak/>
              <w:t xml:space="preserve">Will be </w:t>
            </w:r>
            <w:r w:rsidR="000032FF" w:rsidRPr="00823806">
              <w:rPr>
                <w:rFonts w:ascii="Calibri" w:eastAsia="Calibri" w:hAnsi="Calibri" w:cstheme="minorHAnsi"/>
                <w:sz w:val="18"/>
                <w:szCs w:val="18"/>
              </w:rPr>
              <w:t xml:space="preserve">joint </w:t>
            </w:r>
            <w:r w:rsidRPr="00823806">
              <w:rPr>
                <w:rFonts w:ascii="Calibri" w:eastAsia="Calibri" w:hAnsi="Calibri" w:cstheme="minorHAnsi"/>
                <w:sz w:val="18"/>
                <w:szCs w:val="18"/>
              </w:rPr>
              <w:t>responsible party for PC 1 (policy and regulation) in collaboration with ECREEE.</w:t>
            </w:r>
          </w:p>
        </w:tc>
      </w:tr>
      <w:tr w:rsidR="00696C1B" w:rsidRPr="00BB11FB" w14:paraId="41F1119C" w14:textId="77777777" w:rsidTr="00E86DFA">
        <w:trPr>
          <w:trHeight w:val="791"/>
        </w:trPr>
        <w:tc>
          <w:tcPr>
            <w:tcW w:w="834" w:type="pct"/>
            <w:shd w:val="clear" w:color="auto" w:fill="auto"/>
          </w:tcPr>
          <w:p w14:paraId="40289531" w14:textId="37AF113C" w:rsidR="00696C1B" w:rsidRPr="00823806" w:rsidRDefault="00A50E2B" w:rsidP="00823806">
            <w:pPr>
              <w:pBdr>
                <w:top w:val="nil"/>
                <w:left w:val="nil"/>
                <w:bottom w:val="nil"/>
                <w:right w:val="nil"/>
                <w:between w:val="nil"/>
              </w:pBdr>
              <w:tabs>
                <w:tab w:val="left" w:pos="480"/>
              </w:tabs>
              <w:jc w:val="both"/>
              <w:rPr>
                <w:rFonts w:ascii="Calibri" w:eastAsia="Calibri" w:hAnsi="Calibri" w:cstheme="minorHAnsi"/>
                <w:sz w:val="18"/>
                <w:szCs w:val="18"/>
              </w:rPr>
            </w:pPr>
            <w:r w:rsidRPr="00823806">
              <w:rPr>
                <w:rFonts w:ascii="Calibri" w:hAnsi="Calibri" w:cstheme="minorHAnsi"/>
                <w:color w:val="000000"/>
                <w:sz w:val="18"/>
                <w:szCs w:val="18"/>
              </w:rPr>
              <w:t xml:space="preserve">Directorate </w:t>
            </w:r>
            <w:r w:rsidR="00407DF8" w:rsidRPr="00823806">
              <w:rPr>
                <w:rFonts w:ascii="Calibri" w:hAnsi="Calibri" w:cstheme="minorHAnsi"/>
                <w:color w:val="000000"/>
                <w:sz w:val="18"/>
                <w:szCs w:val="18"/>
              </w:rPr>
              <w:t xml:space="preserve">General </w:t>
            </w:r>
            <w:r w:rsidRPr="00823806">
              <w:rPr>
                <w:rFonts w:ascii="Calibri" w:hAnsi="Calibri" w:cstheme="minorHAnsi"/>
                <w:color w:val="000000"/>
                <w:sz w:val="18"/>
                <w:szCs w:val="18"/>
              </w:rPr>
              <w:t>of Sectoral Studies and Statistics (DGESS)</w:t>
            </w:r>
          </w:p>
        </w:tc>
        <w:tc>
          <w:tcPr>
            <w:tcW w:w="2074" w:type="pct"/>
            <w:shd w:val="clear" w:color="auto" w:fill="auto"/>
          </w:tcPr>
          <w:p w14:paraId="6FF0514A" w14:textId="2819AA6A" w:rsidR="00696C1B" w:rsidRPr="00823806" w:rsidRDefault="00A50E2B" w:rsidP="004F67FE">
            <w:pPr>
              <w:jc w:val="both"/>
              <w:rPr>
                <w:rFonts w:ascii="Calibri" w:eastAsia="Calibri" w:hAnsi="Calibri" w:cstheme="minorHAnsi"/>
                <w:sz w:val="18"/>
                <w:szCs w:val="18"/>
              </w:rPr>
            </w:pPr>
            <w:r w:rsidRPr="00823806">
              <w:rPr>
                <w:rFonts w:ascii="Calibri" w:eastAsia="Calibri" w:hAnsi="Calibri" w:cstheme="minorHAnsi"/>
                <w:sz w:val="18"/>
                <w:szCs w:val="18"/>
              </w:rPr>
              <w:t>Responsible for the design, programming, coordination, monitoring and evaluation of development actions at the Ministry level</w:t>
            </w:r>
            <w:r w:rsidR="005371C0" w:rsidRPr="00823806">
              <w:rPr>
                <w:rFonts w:ascii="Calibri" w:eastAsia="Calibri" w:hAnsi="Calibri" w:cstheme="minorHAnsi"/>
                <w:sz w:val="18"/>
                <w:szCs w:val="18"/>
              </w:rPr>
              <w:t>.</w:t>
            </w:r>
          </w:p>
        </w:tc>
        <w:tc>
          <w:tcPr>
            <w:tcW w:w="2092" w:type="pct"/>
          </w:tcPr>
          <w:p w14:paraId="71255011" w14:textId="5FAD82B4" w:rsidR="000032FF" w:rsidRPr="00823806" w:rsidRDefault="0043130C" w:rsidP="00D22393">
            <w:pPr>
              <w:contextualSpacing/>
              <w:jc w:val="both"/>
              <w:rPr>
                <w:rFonts w:ascii="Calibri" w:hAnsi="Calibri" w:cs="Calibri"/>
                <w:bCs/>
                <w:sz w:val="18"/>
                <w:szCs w:val="18"/>
                <w:u w:val="single"/>
                <w:lang w:val="en-GB"/>
              </w:rPr>
            </w:pPr>
            <w:r w:rsidRPr="00823806">
              <w:rPr>
                <w:rFonts w:ascii="Calibri" w:eastAsia="Calibri" w:hAnsi="Calibri" w:cstheme="minorHAnsi"/>
                <w:sz w:val="18"/>
                <w:szCs w:val="18"/>
              </w:rPr>
              <w:t>Will participate in PC 1</w:t>
            </w:r>
            <w:r w:rsidR="00407DF8" w:rsidRPr="00823806">
              <w:rPr>
                <w:rFonts w:ascii="Calibri" w:eastAsia="Calibri" w:hAnsi="Calibri" w:cstheme="minorHAnsi"/>
                <w:sz w:val="18"/>
                <w:szCs w:val="18"/>
              </w:rPr>
              <w:t xml:space="preserve">, </w:t>
            </w:r>
            <w:r w:rsidRPr="00823806">
              <w:rPr>
                <w:rFonts w:ascii="Calibri" w:eastAsia="Calibri" w:hAnsi="Calibri" w:cstheme="minorHAnsi"/>
                <w:sz w:val="18"/>
                <w:szCs w:val="18"/>
              </w:rPr>
              <w:t xml:space="preserve">possibly </w:t>
            </w:r>
            <w:r w:rsidR="00E2021A">
              <w:rPr>
                <w:rFonts w:ascii="Calibri" w:eastAsia="Calibri" w:hAnsi="Calibri" w:cstheme="minorHAnsi"/>
                <w:sz w:val="18"/>
                <w:szCs w:val="18"/>
              </w:rPr>
              <w:t>O</w:t>
            </w:r>
            <w:r w:rsidRPr="00823806">
              <w:rPr>
                <w:rFonts w:ascii="Calibri" w:eastAsia="Calibri" w:hAnsi="Calibri" w:cstheme="minorHAnsi"/>
                <w:sz w:val="18"/>
                <w:szCs w:val="18"/>
              </w:rPr>
              <w:t>utput 2.1 (pilot project) in regards to energy efficient technologies</w:t>
            </w:r>
            <w:r w:rsidR="00407DF8" w:rsidRPr="00823806">
              <w:rPr>
                <w:rFonts w:ascii="Calibri" w:eastAsia="Calibri" w:hAnsi="Calibri" w:cstheme="minorHAnsi"/>
                <w:sz w:val="18"/>
                <w:szCs w:val="18"/>
              </w:rPr>
              <w:t xml:space="preserve"> and also </w:t>
            </w:r>
            <w:r w:rsidR="00407DF8" w:rsidRPr="00823806">
              <w:rPr>
                <w:rFonts w:ascii="Calibri" w:hAnsi="Calibri" w:cs="Calibri"/>
                <w:bCs/>
                <w:sz w:val="18"/>
                <w:szCs w:val="18"/>
                <w:lang w:val="en-GB"/>
              </w:rPr>
              <w:t xml:space="preserve">Output </w:t>
            </w:r>
            <w:r w:rsidR="00407DF8" w:rsidRPr="00823806">
              <w:rPr>
                <w:rFonts w:ascii="Calibri" w:hAnsi="Calibri" w:cs="Calibri"/>
                <w:bCs/>
                <w:sz w:val="18"/>
                <w:szCs w:val="18"/>
              </w:rPr>
              <w:t>4</w:t>
            </w:r>
            <w:r w:rsidR="00407DF8" w:rsidRPr="00823806">
              <w:rPr>
                <w:rFonts w:ascii="Calibri" w:hAnsi="Calibri" w:cs="Calibri"/>
                <w:bCs/>
                <w:sz w:val="18"/>
                <w:szCs w:val="18"/>
                <w:lang w:val="en-GB"/>
              </w:rPr>
              <w:t>.</w:t>
            </w:r>
            <w:r w:rsidR="00407DF8" w:rsidRPr="00823806">
              <w:rPr>
                <w:rFonts w:ascii="Calibri" w:hAnsi="Calibri" w:cs="Calibri"/>
                <w:bCs/>
                <w:sz w:val="18"/>
                <w:szCs w:val="18"/>
              </w:rPr>
              <w:t xml:space="preserve">4: </w:t>
            </w:r>
            <w:r w:rsidR="00407DF8" w:rsidRPr="00823806">
              <w:rPr>
                <w:rFonts w:ascii="Calibri" w:hAnsi="Calibri" w:cs="Calibri"/>
                <w:bCs/>
                <w:sz w:val="18"/>
                <w:szCs w:val="18"/>
                <w:lang w:val="en-GB"/>
              </w:rPr>
              <w:t xml:space="preserve">A Data Strategy is developed and implemented, including linkages to and following guidance from the regional project; </w:t>
            </w:r>
            <w:r w:rsidR="00407DF8" w:rsidRPr="00823806">
              <w:rPr>
                <w:rFonts w:ascii="Calibri" w:hAnsi="Calibri" w:cs="Calibri"/>
                <w:bCs/>
                <w:sz w:val="18"/>
                <w:szCs w:val="18"/>
              </w:rPr>
              <w:t>Output 4.3: Lessons learned are captured and shared with the regional project</w:t>
            </w:r>
            <w:r w:rsidR="000032FF" w:rsidRPr="00823806">
              <w:rPr>
                <w:rFonts w:ascii="Calibri" w:hAnsi="Calibri" w:cs="Calibri"/>
                <w:bCs/>
                <w:sz w:val="18"/>
                <w:szCs w:val="18"/>
              </w:rPr>
              <w:t xml:space="preserve">; </w:t>
            </w:r>
            <w:r w:rsidR="000032FF" w:rsidRPr="00823806">
              <w:rPr>
                <w:rFonts w:ascii="Calibri" w:hAnsi="Calibri" w:cs="Calibri"/>
                <w:bCs/>
                <w:sz w:val="18"/>
                <w:szCs w:val="18"/>
                <w:lang w:val="en-GB"/>
              </w:rPr>
              <w:t xml:space="preserve">Output 4.8: </w:t>
            </w:r>
            <w:r w:rsidR="000032FF" w:rsidRPr="00823806">
              <w:rPr>
                <w:rFonts w:ascii="Calibri" w:eastAsiaTheme="majorEastAsia" w:hAnsi="Calibri" w:cstheme="majorBidi"/>
                <w:bCs/>
                <w:sz w:val="18"/>
                <w:szCs w:val="18"/>
                <w:lang w:val="en-GB"/>
              </w:rPr>
              <w:t>A project inception workshop held to officially launch the project and, among other aims, familiarize key stakeholders with the detailed project strategy, roles and responsibilities of the project team</w:t>
            </w:r>
          </w:p>
          <w:p w14:paraId="716B7193" w14:textId="4855ADB9" w:rsidR="00696C1B" w:rsidRPr="00823806" w:rsidRDefault="00696C1B" w:rsidP="00D22393">
            <w:pPr>
              <w:jc w:val="both"/>
              <w:rPr>
                <w:rFonts w:ascii="Calibri" w:eastAsia="Calibri" w:hAnsi="Calibri" w:cstheme="minorHAnsi"/>
                <w:sz w:val="18"/>
                <w:szCs w:val="18"/>
              </w:rPr>
            </w:pPr>
          </w:p>
        </w:tc>
      </w:tr>
      <w:tr w:rsidR="00696C1B" w:rsidRPr="00BB11FB" w14:paraId="0987CB9F" w14:textId="77777777" w:rsidTr="00E86DFA">
        <w:trPr>
          <w:trHeight w:val="791"/>
        </w:trPr>
        <w:tc>
          <w:tcPr>
            <w:tcW w:w="834" w:type="pct"/>
            <w:shd w:val="clear" w:color="auto" w:fill="auto"/>
          </w:tcPr>
          <w:p w14:paraId="4D66F4E4" w14:textId="1B7C9B36" w:rsidR="00696C1B" w:rsidRPr="00823806" w:rsidRDefault="00A50E2B" w:rsidP="00823806">
            <w:pPr>
              <w:pBdr>
                <w:top w:val="nil"/>
                <w:left w:val="nil"/>
                <w:bottom w:val="nil"/>
                <w:right w:val="nil"/>
                <w:between w:val="nil"/>
              </w:pBdr>
              <w:tabs>
                <w:tab w:val="left" w:pos="480"/>
              </w:tabs>
              <w:jc w:val="both"/>
              <w:rPr>
                <w:rFonts w:ascii="Calibri" w:eastAsia="Calibri" w:hAnsi="Calibri" w:cstheme="minorHAnsi"/>
                <w:sz w:val="18"/>
                <w:szCs w:val="18"/>
              </w:rPr>
            </w:pPr>
            <w:r w:rsidRPr="00BB11FB">
              <w:rPr>
                <w:rFonts w:ascii="Calibri" w:hAnsi="Calibri" w:cstheme="minorHAnsi"/>
                <w:color w:val="000000"/>
                <w:sz w:val="18"/>
                <w:szCs w:val="18"/>
              </w:rPr>
              <w:t>Directorate General for Energy Efficiency (</w:t>
            </w:r>
            <w:r w:rsidR="00696C1B" w:rsidRPr="00BB11FB">
              <w:rPr>
                <w:rFonts w:ascii="Calibri" w:hAnsi="Calibri" w:cstheme="minorHAnsi"/>
                <w:color w:val="000000"/>
                <w:sz w:val="18"/>
                <w:szCs w:val="18"/>
              </w:rPr>
              <w:t>DGEE</w:t>
            </w:r>
            <w:r w:rsidRPr="00BB11FB">
              <w:rPr>
                <w:rFonts w:ascii="Calibri" w:hAnsi="Calibri" w:cstheme="minorHAnsi"/>
                <w:color w:val="000000"/>
                <w:sz w:val="18"/>
                <w:szCs w:val="18"/>
              </w:rPr>
              <w:t>)</w:t>
            </w:r>
          </w:p>
        </w:tc>
        <w:tc>
          <w:tcPr>
            <w:tcW w:w="2074" w:type="pct"/>
            <w:shd w:val="clear" w:color="auto" w:fill="auto"/>
          </w:tcPr>
          <w:p w14:paraId="01CDA0CE" w14:textId="31649CB4" w:rsidR="00696C1B" w:rsidRPr="00823806" w:rsidRDefault="0043130C" w:rsidP="004F67FE">
            <w:pPr>
              <w:jc w:val="both"/>
              <w:rPr>
                <w:rFonts w:ascii="Calibri" w:eastAsia="Calibri" w:hAnsi="Calibri" w:cstheme="minorHAnsi"/>
                <w:sz w:val="18"/>
                <w:szCs w:val="18"/>
              </w:rPr>
            </w:pPr>
            <w:r w:rsidRPr="00823806">
              <w:rPr>
                <w:rFonts w:ascii="Calibri" w:eastAsia="Calibri" w:hAnsi="Calibri" w:cstheme="minorHAnsi"/>
                <w:sz w:val="18"/>
                <w:szCs w:val="18"/>
              </w:rPr>
              <w:t>in charge of promotion of energy efficiency, technological innovation, technology transfer and animation of a consultation framework for a synergy of actions with the other actors of the sector and the technical and financial partners.</w:t>
            </w:r>
          </w:p>
        </w:tc>
        <w:tc>
          <w:tcPr>
            <w:tcW w:w="2092" w:type="pct"/>
          </w:tcPr>
          <w:p w14:paraId="489EA75F" w14:textId="6E83EFB3" w:rsidR="00696C1B" w:rsidRPr="00823806" w:rsidRDefault="000032FF" w:rsidP="00D22393">
            <w:pPr>
              <w:jc w:val="both"/>
              <w:rPr>
                <w:rFonts w:ascii="Calibri" w:eastAsia="Calibri" w:hAnsi="Calibri" w:cstheme="minorHAnsi"/>
                <w:sz w:val="18"/>
                <w:szCs w:val="18"/>
              </w:rPr>
            </w:pPr>
            <w:r w:rsidRPr="00823806">
              <w:rPr>
                <w:rFonts w:ascii="Calibri" w:eastAsia="Calibri" w:hAnsi="Calibri" w:cstheme="minorHAnsi"/>
                <w:sz w:val="18"/>
                <w:szCs w:val="18"/>
              </w:rPr>
              <w:t xml:space="preserve">As directorate under the MEMQ, this partner will </w:t>
            </w:r>
            <w:r w:rsidR="0043130C" w:rsidRPr="00823806">
              <w:rPr>
                <w:rFonts w:ascii="Calibri" w:eastAsia="Calibri" w:hAnsi="Calibri" w:cstheme="minorHAnsi"/>
                <w:sz w:val="18"/>
                <w:szCs w:val="18"/>
              </w:rPr>
              <w:t xml:space="preserve">participate in PC 1 and output 2.1 (pilot project) </w:t>
            </w:r>
            <w:proofErr w:type="gramStart"/>
            <w:r w:rsidR="0043130C" w:rsidRPr="00823806">
              <w:rPr>
                <w:rFonts w:ascii="Calibri" w:eastAsia="Calibri" w:hAnsi="Calibri" w:cstheme="minorHAnsi"/>
                <w:sz w:val="18"/>
                <w:szCs w:val="18"/>
              </w:rPr>
              <w:t>in regards to</w:t>
            </w:r>
            <w:proofErr w:type="gramEnd"/>
            <w:r w:rsidR="0043130C" w:rsidRPr="00823806">
              <w:rPr>
                <w:rFonts w:ascii="Calibri" w:eastAsia="Calibri" w:hAnsi="Calibri" w:cstheme="minorHAnsi"/>
                <w:sz w:val="18"/>
                <w:szCs w:val="18"/>
              </w:rPr>
              <w:t xml:space="preserve"> energy efficient technologies.</w:t>
            </w:r>
            <w:r w:rsidR="002E37A0" w:rsidRPr="00823806">
              <w:rPr>
                <w:rFonts w:ascii="Calibri" w:eastAsia="Calibri" w:hAnsi="Calibri" w:cstheme="minorHAnsi"/>
                <w:sz w:val="18"/>
                <w:szCs w:val="18"/>
              </w:rPr>
              <w:t xml:space="preserve">; </w:t>
            </w:r>
            <w:r w:rsidR="002E37A0" w:rsidRPr="00823806">
              <w:rPr>
                <w:rFonts w:ascii="Calibri" w:hAnsi="Calibri" w:cs="Calibri"/>
                <w:bCs/>
                <w:sz w:val="18"/>
                <w:szCs w:val="18"/>
                <w:lang w:val="en-GB"/>
              </w:rPr>
              <w:t xml:space="preserve">Output 4.8: </w:t>
            </w:r>
            <w:r w:rsidR="002E37A0" w:rsidRPr="00823806">
              <w:rPr>
                <w:rFonts w:ascii="Calibri" w:eastAsiaTheme="majorEastAsia" w:hAnsi="Calibri" w:cstheme="majorBidi"/>
                <w:bCs/>
                <w:sz w:val="18"/>
                <w:szCs w:val="18"/>
                <w:lang w:val="en-GB"/>
              </w:rPr>
              <w:t>A project inception workshop.</w:t>
            </w:r>
          </w:p>
        </w:tc>
      </w:tr>
      <w:tr w:rsidR="004F67FE" w:rsidRPr="00BB11FB" w14:paraId="0DF28453" w14:textId="02E907D1" w:rsidTr="00E86DFA">
        <w:trPr>
          <w:trHeight w:val="791"/>
        </w:trPr>
        <w:tc>
          <w:tcPr>
            <w:tcW w:w="834" w:type="pct"/>
            <w:shd w:val="clear" w:color="auto" w:fill="auto"/>
          </w:tcPr>
          <w:p w14:paraId="449C13C3" w14:textId="77777777" w:rsidR="004F67FE" w:rsidRPr="00BB11FB" w:rsidRDefault="004F67FE" w:rsidP="00C409FC">
            <w:pPr>
              <w:pBdr>
                <w:top w:val="nil"/>
                <w:left w:val="nil"/>
                <w:bottom w:val="nil"/>
                <w:right w:val="nil"/>
                <w:between w:val="nil"/>
              </w:pBdr>
              <w:tabs>
                <w:tab w:val="left" w:pos="480"/>
              </w:tabs>
              <w:rPr>
                <w:rFonts w:ascii="Calibri" w:eastAsia="Calibri" w:hAnsi="Calibri" w:cstheme="minorHAnsi"/>
                <w:sz w:val="18"/>
                <w:szCs w:val="18"/>
                <w:lang w:val="fr-FR"/>
              </w:rPr>
            </w:pPr>
            <w:r w:rsidRPr="00BB11FB">
              <w:rPr>
                <w:rFonts w:ascii="Calibri" w:eastAsia="Calibri" w:hAnsi="Calibri" w:cstheme="minorHAnsi"/>
                <w:sz w:val="18"/>
                <w:szCs w:val="18"/>
                <w:lang w:val="fr-FR"/>
              </w:rPr>
              <w:t>Autorité de Régulation du Secteur de l’Électricité (ARSE)</w:t>
            </w:r>
          </w:p>
        </w:tc>
        <w:tc>
          <w:tcPr>
            <w:tcW w:w="2074" w:type="pct"/>
            <w:shd w:val="clear" w:color="auto" w:fill="auto"/>
          </w:tcPr>
          <w:p w14:paraId="32AF00A6" w14:textId="77777777" w:rsidR="004F67FE" w:rsidRPr="00BB11FB" w:rsidRDefault="004F67FE" w:rsidP="004F67FE">
            <w:pPr>
              <w:jc w:val="both"/>
              <w:rPr>
                <w:rFonts w:ascii="Calibri" w:eastAsia="Calibri" w:hAnsi="Calibri" w:cstheme="minorHAnsi"/>
                <w:sz w:val="18"/>
                <w:szCs w:val="18"/>
              </w:rPr>
            </w:pPr>
            <w:r w:rsidRPr="00BB11FB">
              <w:rPr>
                <w:rFonts w:ascii="Calibri" w:eastAsia="Calibri" w:hAnsi="Calibri" w:cstheme="minorHAnsi"/>
                <w:sz w:val="18"/>
                <w:szCs w:val="18"/>
              </w:rPr>
              <w:t xml:space="preserve">Independent regulatory authority under the Office of the Prime Minister and is responsible for ensuring proper implementation of electricity regulation and laws, protecting electricity consumers’ interests, licensing IPPs, setting tariffs, etc. </w:t>
            </w:r>
          </w:p>
          <w:p w14:paraId="7EB8ADDA" w14:textId="77777777" w:rsidR="004F67FE" w:rsidRPr="00BB11FB" w:rsidRDefault="004F67FE" w:rsidP="004F67FE">
            <w:pPr>
              <w:jc w:val="both"/>
              <w:rPr>
                <w:rFonts w:ascii="Calibri" w:eastAsia="Calibri" w:hAnsi="Calibri" w:cstheme="minorHAnsi"/>
                <w:sz w:val="18"/>
                <w:szCs w:val="18"/>
              </w:rPr>
            </w:pPr>
            <w:r w:rsidRPr="00BB11FB">
              <w:rPr>
                <w:rFonts w:ascii="Calibri" w:eastAsia="Calibri" w:hAnsi="Calibri" w:cstheme="minorHAnsi"/>
                <w:sz w:val="18"/>
                <w:szCs w:val="18"/>
              </w:rPr>
              <w:t>ARSE is one of the key stakeholders of the project. The agency will receive capacity-building in terms setting tariffs, understanding delivery models, etc.</w:t>
            </w:r>
          </w:p>
        </w:tc>
        <w:tc>
          <w:tcPr>
            <w:tcW w:w="2092" w:type="pct"/>
          </w:tcPr>
          <w:p w14:paraId="40DD80BE" w14:textId="760F6901" w:rsidR="004F67FE" w:rsidRPr="00823806" w:rsidRDefault="000032FF" w:rsidP="00D22393">
            <w:pPr>
              <w:jc w:val="both"/>
              <w:rPr>
                <w:rFonts w:ascii="Calibri" w:eastAsia="Calibri" w:hAnsi="Calibri" w:cstheme="minorHAnsi"/>
                <w:sz w:val="18"/>
                <w:szCs w:val="18"/>
              </w:rPr>
            </w:pPr>
            <w:r w:rsidRPr="00823806">
              <w:rPr>
                <w:rFonts w:ascii="Calibri" w:eastAsia="Calibri" w:hAnsi="Calibri" w:cstheme="minorHAnsi"/>
                <w:sz w:val="18"/>
                <w:szCs w:val="18"/>
              </w:rPr>
              <w:t>This partner will s</w:t>
            </w:r>
            <w:r w:rsidR="00137D12" w:rsidRPr="00823806">
              <w:rPr>
                <w:rFonts w:ascii="Calibri" w:eastAsia="Calibri" w:hAnsi="Calibri" w:cstheme="minorHAnsi"/>
                <w:sz w:val="18"/>
                <w:szCs w:val="18"/>
              </w:rPr>
              <w:t xml:space="preserve">upport </w:t>
            </w:r>
            <w:r w:rsidR="000D2999">
              <w:rPr>
                <w:rFonts w:ascii="Calibri" w:eastAsia="Calibri" w:hAnsi="Calibri" w:cstheme="minorHAnsi"/>
                <w:sz w:val="18"/>
                <w:szCs w:val="18"/>
              </w:rPr>
              <w:t>O</w:t>
            </w:r>
            <w:r w:rsidR="007C51A7" w:rsidRPr="00823806">
              <w:rPr>
                <w:rFonts w:ascii="Calibri" w:eastAsia="Calibri" w:hAnsi="Calibri" w:cstheme="minorHAnsi"/>
                <w:sz w:val="18"/>
                <w:szCs w:val="18"/>
              </w:rPr>
              <w:t xml:space="preserve">utputs 1.1 to 1.4 and </w:t>
            </w:r>
            <w:r w:rsidR="000D2999">
              <w:rPr>
                <w:rFonts w:ascii="Calibri" w:eastAsia="Calibri" w:hAnsi="Calibri" w:cstheme="minorHAnsi"/>
                <w:sz w:val="18"/>
                <w:szCs w:val="18"/>
              </w:rPr>
              <w:t>O</w:t>
            </w:r>
            <w:r w:rsidR="00F95057" w:rsidRPr="00823806">
              <w:rPr>
                <w:rFonts w:ascii="Calibri" w:eastAsia="Calibri" w:hAnsi="Calibri" w:cstheme="minorHAnsi"/>
                <w:sz w:val="18"/>
                <w:szCs w:val="18"/>
              </w:rPr>
              <w:t xml:space="preserve">utputs to </w:t>
            </w:r>
            <w:r w:rsidR="007C51A7" w:rsidRPr="00823806">
              <w:rPr>
                <w:rFonts w:ascii="Calibri" w:eastAsia="Calibri" w:hAnsi="Calibri" w:cstheme="minorHAnsi"/>
                <w:sz w:val="18"/>
                <w:szCs w:val="18"/>
              </w:rPr>
              <w:t>2.1</w:t>
            </w:r>
            <w:r w:rsidRPr="00823806">
              <w:rPr>
                <w:rFonts w:ascii="Calibri" w:eastAsia="Calibri" w:hAnsi="Calibri" w:cstheme="minorHAnsi"/>
                <w:sz w:val="18"/>
                <w:szCs w:val="18"/>
              </w:rPr>
              <w:t xml:space="preserve"> and 2.2 in terms of regulatory aspects of the project</w:t>
            </w:r>
            <w:r w:rsidR="002E37A0" w:rsidRPr="00823806">
              <w:rPr>
                <w:rFonts w:ascii="Calibri" w:eastAsia="Calibri" w:hAnsi="Calibri" w:cstheme="minorHAnsi"/>
                <w:sz w:val="18"/>
                <w:szCs w:val="18"/>
              </w:rPr>
              <w:t xml:space="preserve"> and </w:t>
            </w:r>
            <w:r w:rsidR="002E37A0" w:rsidRPr="00823806">
              <w:rPr>
                <w:rFonts w:ascii="Calibri" w:hAnsi="Calibri" w:cs="Calibri"/>
                <w:bCs/>
                <w:sz w:val="18"/>
                <w:szCs w:val="18"/>
                <w:lang w:val="en-GB"/>
              </w:rPr>
              <w:t xml:space="preserve">Output 4.8: </w:t>
            </w:r>
            <w:r w:rsidR="002E37A0" w:rsidRPr="00823806">
              <w:rPr>
                <w:rFonts w:ascii="Calibri" w:eastAsiaTheme="majorEastAsia" w:hAnsi="Calibri" w:cstheme="majorBidi"/>
                <w:bCs/>
                <w:sz w:val="18"/>
                <w:szCs w:val="18"/>
                <w:lang w:val="en-GB"/>
              </w:rPr>
              <w:t>project inception workshop</w:t>
            </w:r>
            <w:r w:rsidRPr="00823806">
              <w:rPr>
                <w:rFonts w:ascii="Calibri" w:eastAsia="Calibri" w:hAnsi="Calibri" w:cstheme="minorHAnsi"/>
                <w:sz w:val="18"/>
                <w:szCs w:val="18"/>
              </w:rPr>
              <w:t xml:space="preserve">. ARSE as a partner will be consulted and lead on regulatory issues related to the project. For instance, in the pilot project new tariffication and delivery models will be tried so ARSE will </w:t>
            </w:r>
            <w:r w:rsidR="00C87D49">
              <w:rPr>
                <w:rFonts w:ascii="Calibri" w:eastAsia="Calibri" w:hAnsi="Calibri" w:cstheme="minorHAnsi"/>
                <w:sz w:val="18"/>
                <w:szCs w:val="18"/>
              </w:rPr>
              <w:t xml:space="preserve">be </w:t>
            </w:r>
            <w:r w:rsidRPr="00823806">
              <w:rPr>
                <w:rFonts w:ascii="Calibri" w:eastAsia="Calibri" w:hAnsi="Calibri" w:cstheme="minorHAnsi"/>
                <w:sz w:val="18"/>
                <w:szCs w:val="18"/>
              </w:rPr>
              <w:t>consulted by ABER during this process.</w:t>
            </w:r>
          </w:p>
        </w:tc>
      </w:tr>
      <w:tr w:rsidR="004F67FE" w:rsidRPr="00BB11FB" w14:paraId="327E8C9F" w14:textId="5E5B8387" w:rsidTr="00E86DFA">
        <w:trPr>
          <w:trHeight w:val="710"/>
        </w:trPr>
        <w:tc>
          <w:tcPr>
            <w:tcW w:w="834" w:type="pct"/>
            <w:shd w:val="clear" w:color="auto" w:fill="auto"/>
          </w:tcPr>
          <w:p w14:paraId="084ADB45" w14:textId="77777777" w:rsidR="004F67FE" w:rsidRPr="00823806" w:rsidRDefault="004F67FE" w:rsidP="00C409FC">
            <w:pPr>
              <w:pBdr>
                <w:top w:val="nil"/>
                <w:left w:val="nil"/>
                <w:bottom w:val="nil"/>
                <w:right w:val="nil"/>
                <w:between w:val="nil"/>
              </w:pBdr>
              <w:tabs>
                <w:tab w:val="left" w:pos="480"/>
              </w:tabs>
              <w:rPr>
                <w:rFonts w:ascii="Calibri" w:eastAsia="Calibri" w:hAnsi="Calibri" w:cstheme="minorHAnsi"/>
                <w:sz w:val="18"/>
                <w:szCs w:val="18"/>
                <w:lang w:val="fr-FR"/>
              </w:rPr>
            </w:pPr>
            <w:r w:rsidRPr="00823806">
              <w:rPr>
                <w:rFonts w:ascii="Calibri" w:eastAsia="Calibri" w:hAnsi="Calibri" w:cstheme="minorHAnsi"/>
                <w:sz w:val="18"/>
                <w:szCs w:val="18"/>
                <w:lang w:val="fr-FR"/>
              </w:rPr>
              <w:t>Agence Nationale des Énergies Renouvelables et de l’Efficacité Énergétique (ANEREE)</w:t>
            </w:r>
          </w:p>
        </w:tc>
        <w:tc>
          <w:tcPr>
            <w:tcW w:w="2074" w:type="pct"/>
            <w:shd w:val="clear" w:color="auto" w:fill="auto"/>
          </w:tcPr>
          <w:p w14:paraId="3ACA9BDE" w14:textId="04E22C35" w:rsidR="004F67FE" w:rsidRPr="00823806" w:rsidRDefault="004F67FE" w:rsidP="00A814CD">
            <w:pPr>
              <w:tabs>
                <w:tab w:val="left" w:pos="480"/>
              </w:tabs>
              <w:jc w:val="both"/>
              <w:rPr>
                <w:rFonts w:ascii="Calibri" w:eastAsia="Calibri" w:hAnsi="Calibri" w:cstheme="minorHAnsi"/>
                <w:sz w:val="18"/>
                <w:szCs w:val="18"/>
              </w:rPr>
            </w:pPr>
            <w:r w:rsidRPr="00823806">
              <w:rPr>
                <w:rFonts w:ascii="Calibri" w:eastAsia="Calibri" w:hAnsi="Calibri" w:cstheme="minorHAnsi"/>
                <w:sz w:val="18"/>
                <w:szCs w:val="18"/>
              </w:rPr>
              <w:t>National agency for renewable energy and energy efficiency under the ME</w:t>
            </w:r>
            <w:r w:rsidR="007C51A7" w:rsidRPr="00823806">
              <w:rPr>
                <w:rFonts w:ascii="Calibri" w:eastAsia="Calibri" w:hAnsi="Calibri" w:cstheme="minorHAnsi"/>
                <w:sz w:val="18"/>
                <w:szCs w:val="18"/>
              </w:rPr>
              <w:t>MQ</w:t>
            </w:r>
            <w:r w:rsidRPr="00823806">
              <w:rPr>
                <w:rFonts w:ascii="Calibri" w:eastAsia="Calibri" w:hAnsi="Calibri" w:cstheme="minorHAnsi"/>
                <w:sz w:val="18"/>
                <w:szCs w:val="18"/>
              </w:rPr>
              <w:t>, responsible for (</w:t>
            </w:r>
            <w:proofErr w:type="spellStart"/>
            <w:r w:rsidRPr="00823806">
              <w:rPr>
                <w:rFonts w:ascii="Calibri" w:eastAsia="Calibri" w:hAnsi="Calibri" w:cstheme="minorHAnsi"/>
                <w:sz w:val="18"/>
                <w:szCs w:val="18"/>
              </w:rPr>
              <w:t>i</w:t>
            </w:r>
            <w:proofErr w:type="spellEnd"/>
            <w:r w:rsidRPr="00823806">
              <w:rPr>
                <w:rFonts w:ascii="Calibri" w:eastAsia="Calibri" w:hAnsi="Calibri" w:cstheme="minorHAnsi"/>
                <w:sz w:val="18"/>
                <w:szCs w:val="18"/>
              </w:rPr>
              <w:t>) structuring the renewable energy and energy efficiency sectors; (ii) mobilizing funding; (iii) supporting developers and private sector investments; (iv) and facilitating access to technology.</w:t>
            </w:r>
          </w:p>
          <w:p w14:paraId="09CA572A" w14:textId="483C48DE" w:rsidR="004F67FE" w:rsidRPr="00823806" w:rsidRDefault="004F67FE" w:rsidP="00A814CD">
            <w:pPr>
              <w:tabs>
                <w:tab w:val="left" w:pos="480"/>
              </w:tabs>
              <w:jc w:val="both"/>
              <w:rPr>
                <w:rFonts w:ascii="Calibri" w:eastAsia="Calibri" w:hAnsi="Calibri" w:cstheme="minorHAnsi"/>
                <w:sz w:val="18"/>
                <w:szCs w:val="18"/>
              </w:rPr>
            </w:pPr>
            <w:r w:rsidRPr="00823806">
              <w:rPr>
                <w:rFonts w:ascii="Calibri" w:eastAsia="Calibri" w:hAnsi="Calibri" w:cstheme="minorHAnsi"/>
                <w:sz w:val="18"/>
                <w:szCs w:val="18"/>
              </w:rPr>
              <w:t>ANEREE will be</w:t>
            </w:r>
            <w:r w:rsidR="000D2999">
              <w:rPr>
                <w:rFonts w:ascii="Calibri" w:eastAsia="Calibri" w:hAnsi="Calibri" w:cstheme="minorHAnsi"/>
                <w:sz w:val="18"/>
                <w:szCs w:val="18"/>
              </w:rPr>
              <w:t xml:space="preserve"> </w:t>
            </w:r>
            <w:r w:rsidRPr="00823806">
              <w:rPr>
                <w:rFonts w:ascii="Calibri" w:eastAsia="Calibri" w:hAnsi="Calibri" w:cstheme="minorHAnsi"/>
                <w:sz w:val="18"/>
                <w:szCs w:val="18"/>
              </w:rPr>
              <w:t xml:space="preserve">fully engaged in the project to support activities such as training, quality-assurance, etc. Synergies with existing activities will </w:t>
            </w:r>
            <w:r w:rsidR="000D2999">
              <w:rPr>
                <w:rFonts w:ascii="Calibri" w:eastAsia="Calibri" w:hAnsi="Calibri" w:cstheme="minorHAnsi"/>
                <w:sz w:val="18"/>
                <w:szCs w:val="18"/>
              </w:rPr>
              <w:t xml:space="preserve">be </w:t>
            </w:r>
            <w:r w:rsidRPr="00823806">
              <w:rPr>
                <w:rFonts w:ascii="Calibri" w:eastAsia="Calibri" w:hAnsi="Calibri" w:cstheme="minorHAnsi"/>
                <w:sz w:val="18"/>
                <w:szCs w:val="18"/>
              </w:rPr>
              <w:t>leveraged as co-finan</w:t>
            </w:r>
            <w:r w:rsidR="000D2999">
              <w:rPr>
                <w:rFonts w:ascii="Calibri" w:eastAsia="Calibri" w:hAnsi="Calibri" w:cstheme="minorHAnsi"/>
                <w:sz w:val="18"/>
                <w:szCs w:val="18"/>
              </w:rPr>
              <w:t>c</w:t>
            </w:r>
            <w:r w:rsidRPr="00823806">
              <w:rPr>
                <w:rFonts w:ascii="Calibri" w:eastAsia="Calibri" w:hAnsi="Calibri" w:cstheme="minorHAnsi"/>
                <w:sz w:val="18"/>
                <w:szCs w:val="18"/>
              </w:rPr>
              <w:t>ing.</w:t>
            </w:r>
          </w:p>
        </w:tc>
        <w:tc>
          <w:tcPr>
            <w:tcW w:w="2092" w:type="pct"/>
          </w:tcPr>
          <w:p w14:paraId="77D1CC19" w14:textId="722D0C9B" w:rsidR="004F67FE" w:rsidRPr="00823806" w:rsidRDefault="00F95057" w:rsidP="00D22393">
            <w:pPr>
              <w:tabs>
                <w:tab w:val="left" w:pos="480"/>
              </w:tabs>
              <w:jc w:val="both"/>
              <w:rPr>
                <w:rFonts w:ascii="Calibri" w:eastAsia="Calibri" w:hAnsi="Calibri" w:cstheme="minorHAnsi"/>
                <w:sz w:val="18"/>
                <w:szCs w:val="18"/>
              </w:rPr>
            </w:pPr>
            <w:r w:rsidRPr="00823806">
              <w:rPr>
                <w:rFonts w:ascii="Calibri" w:eastAsia="Calibri" w:hAnsi="Calibri" w:cstheme="minorHAnsi"/>
                <w:sz w:val="18"/>
                <w:szCs w:val="18"/>
              </w:rPr>
              <w:t>As a partner, ANER</w:t>
            </w:r>
            <w:r w:rsidR="00E00328" w:rsidRPr="00823806">
              <w:rPr>
                <w:rFonts w:ascii="Calibri" w:eastAsia="Calibri" w:hAnsi="Calibri" w:cstheme="minorHAnsi"/>
                <w:sz w:val="18"/>
                <w:szCs w:val="18"/>
              </w:rPr>
              <w:t>EE</w:t>
            </w:r>
            <w:r w:rsidRPr="00823806">
              <w:rPr>
                <w:rFonts w:ascii="Calibri" w:eastAsia="Calibri" w:hAnsi="Calibri" w:cstheme="minorHAnsi"/>
                <w:sz w:val="18"/>
                <w:szCs w:val="18"/>
              </w:rPr>
              <w:t xml:space="preserve"> w</w:t>
            </w:r>
            <w:r w:rsidR="007C51A7" w:rsidRPr="00823806">
              <w:rPr>
                <w:rFonts w:ascii="Calibri" w:eastAsia="Calibri" w:hAnsi="Calibri" w:cstheme="minorHAnsi"/>
                <w:sz w:val="18"/>
                <w:szCs w:val="18"/>
              </w:rPr>
              <w:t xml:space="preserve">ill be involved in </w:t>
            </w:r>
            <w:r w:rsidR="00643A06">
              <w:rPr>
                <w:rFonts w:ascii="Calibri" w:eastAsia="Calibri" w:hAnsi="Calibri" w:cstheme="minorHAnsi"/>
                <w:sz w:val="18"/>
                <w:szCs w:val="18"/>
              </w:rPr>
              <w:t>O</w:t>
            </w:r>
            <w:r w:rsidR="007C51A7" w:rsidRPr="00823806">
              <w:rPr>
                <w:rFonts w:ascii="Calibri" w:eastAsia="Calibri" w:hAnsi="Calibri" w:cstheme="minorHAnsi"/>
                <w:sz w:val="18"/>
                <w:szCs w:val="18"/>
              </w:rPr>
              <w:t>utputs 1.1 to 1</w:t>
            </w:r>
            <w:r w:rsidR="007C51A7" w:rsidRPr="00CC1F5D">
              <w:rPr>
                <w:rFonts w:ascii="Calibri" w:eastAsia="Calibri" w:hAnsi="Calibri" w:cstheme="minorHAnsi"/>
                <w:sz w:val="18"/>
                <w:szCs w:val="18"/>
              </w:rPr>
              <w:t xml:space="preserve">.5 as well as </w:t>
            </w:r>
            <w:r w:rsidR="00643A06" w:rsidRPr="00CC1F5D">
              <w:rPr>
                <w:rFonts w:ascii="Calibri" w:eastAsia="Calibri" w:hAnsi="Calibri" w:cstheme="minorHAnsi"/>
                <w:sz w:val="18"/>
                <w:szCs w:val="18"/>
              </w:rPr>
              <w:t>O</w:t>
            </w:r>
            <w:r w:rsidR="007C51A7" w:rsidRPr="00CC1F5D">
              <w:rPr>
                <w:rFonts w:ascii="Calibri" w:eastAsia="Calibri" w:hAnsi="Calibri" w:cstheme="minorHAnsi"/>
                <w:sz w:val="18"/>
                <w:szCs w:val="18"/>
              </w:rPr>
              <w:t>utput</w:t>
            </w:r>
            <w:r w:rsidR="00643A06" w:rsidRPr="00CC1F5D">
              <w:rPr>
                <w:rFonts w:ascii="Calibri" w:eastAsia="Calibri" w:hAnsi="Calibri" w:cstheme="minorHAnsi"/>
                <w:sz w:val="18"/>
                <w:szCs w:val="18"/>
              </w:rPr>
              <w:t>s</w:t>
            </w:r>
            <w:r w:rsidR="007C51A7" w:rsidRPr="00CC1F5D">
              <w:rPr>
                <w:rFonts w:ascii="Calibri" w:eastAsia="Calibri" w:hAnsi="Calibri" w:cstheme="minorHAnsi"/>
                <w:sz w:val="18"/>
                <w:szCs w:val="18"/>
              </w:rPr>
              <w:t xml:space="preserve"> 2.1 to 2.3</w:t>
            </w:r>
            <w:r w:rsidR="000D2999" w:rsidRPr="00CC1F5D">
              <w:rPr>
                <w:rFonts w:ascii="Calibri" w:eastAsia="Calibri" w:hAnsi="Calibri" w:cstheme="minorHAnsi"/>
                <w:sz w:val="18"/>
                <w:szCs w:val="18"/>
              </w:rPr>
              <w:t xml:space="preserve"> where </w:t>
            </w:r>
            <w:r w:rsidRPr="00CC1F5D">
              <w:rPr>
                <w:rFonts w:ascii="Calibri" w:eastAsia="Calibri" w:hAnsi="Calibri" w:cstheme="minorHAnsi"/>
                <w:sz w:val="18"/>
                <w:szCs w:val="18"/>
              </w:rPr>
              <w:t>ANEREEE will be consulted for the selection of energy efficient equipment</w:t>
            </w:r>
            <w:r w:rsidR="004C5AE6" w:rsidRPr="00CC1F5D">
              <w:rPr>
                <w:rFonts w:ascii="Calibri" w:eastAsia="Calibri" w:hAnsi="Calibri" w:cstheme="minorHAnsi"/>
                <w:sz w:val="18"/>
                <w:szCs w:val="18"/>
              </w:rPr>
              <w:t xml:space="preserve">. As for </w:t>
            </w:r>
            <w:r w:rsidR="000412AF" w:rsidRPr="00CC1F5D">
              <w:rPr>
                <w:rFonts w:ascii="Calibri" w:eastAsia="Calibri" w:hAnsi="Calibri" w:cstheme="minorHAnsi"/>
                <w:sz w:val="18"/>
                <w:szCs w:val="18"/>
              </w:rPr>
              <w:t>O</w:t>
            </w:r>
            <w:r w:rsidR="004C5AE6" w:rsidRPr="00CC1F5D">
              <w:rPr>
                <w:rFonts w:ascii="Calibri" w:eastAsia="Calibri" w:hAnsi="Calibri" w:cstheme="minorHAnsi"/>
                <w:sz w:val="18"/>
                <w:szCs w:val="18"/>
              </w:rPr>
              <w:t xml:space="preserve">utput 2.1 </w:t>
            </w:r>
            <w:r w:rsidR="005372BC" w:rsidRPr="00CC1F5D">
              <w:rPr>
                <w:rFonts w:ascii="Calibri" w:eastAsia="Calibri" w:hAnsi="Calibri" w:cstheme="minorHAnsi"/>
                <w:sz w:val="18"/>
                <w:szCs w:val="18"/>
              </w:rPr>
              <w:t xml:space="preserve">ABER </w:t>
            </w:r>
            <w:r w:rsidR="004C5AE6" w:rsidRPr="00CC1F5D">
              <w:rPr>
                <w:rFonts w:ascii="Calibri" w:eastAsia="Calibri" w:hAnsi="Calibri" w:cstheme="minorHAnsi"/>
                <w:sz w:val="18"/>
                <w:szCs w:val="18"/>
              </w:rPr>
              <w:t xml:space="preserve">will coordinate with </w:t>
            </w:r>
            <w:r w:rsidR="005372BC" w:rsidRPr="00CC1F5D">
              <w:rPr>
                <w:rFonts w:ascii="Calibri" w:eastAsia="Calibri" w:hAnsi="Calibri" w:cstheme="minorHAnsi"/>
                <w:sz w:val="18"/>
                <w:szCs w:val="18"/>
              </w:rPr>
              <w:t xml:space="preserve">ANEREE, ANEVE and the private sector for </w:t>
            </w:r>
            <w:r w:rsidR="004C5AE6" w:rsidRPr="00CC1F5D">
              <w:rPr>
                <w:rFonts w:ascii="Calibri" w:eastAsia="Calibri" w:hAnsi="Calibri" w:cstheme="minorHAnsi"/>
                <w:sz w:val="18"/>
                <w:szCs w:val="18"/>
              </w:rPr>
              <w:t xml:space="preserve">the management of </w:t>
            </w:r>
            <w:r w:rsidR="005372BC" w:rsidRPr="00CC1F5D">
              <w:rPr>
                <w:rFonts w:ascii="Calibri" w:eastAsia="Calibri" w:hAnsi="Calibri" w:cstheme="minorHAnsi"/>
                <w:sz w:val="18"/>
                <w:szCs w:val="18"/>
              </w:rPr>
              <w:t>hazardous waste</w:t>
            </w:r>
            <w:r w:rsidR="004C5AE6" w:rsidRPr="00CC1F5D">
              <w:rPr>
                <w:rFonts w:ascii="Calibri" w:eastAsia="Calibri" w:hAnsi="Calibri" w:cstheme="minorHAnsi"/>
                <w:sz w:val="18"/>
                <w:szCs w:val="18"/>
              </w:rPr>
              <w:t xml:space="preserve"> at the end of their shelf-life.</w:t>
            </w:r>
            <w:r w:rsidR="000D2999" w:rsidRPr="00CC1F5D">
              <w:rPr>
                <w:rFonts w:ascii="Calibri" w:eastAsia="Calibri" w:hAnsi="Calibri" w:cstheme="minorHAnsi"/>
                <w:sz w:val="18"/>
                <w:szCs w:val="18"/>
              </w:rPr>
              <w:t xml:space="preserve"> ANEREE will also be involved in</w:t>
            </w:r>
            <w:r w:rsidR="002E37A0" w:rsidRPr="00CC1F5D">
              <w:rPr>
                <w:rFonts w:ascii="Calibri" w:eastAsia="Calibri" w:hAnsi="Calibri" w:cstheme="minorHAnsi"/>
                <w:sz w:val="18"/>
                <w:szCs w:val="18"/>
              </w:rPr>
              <w:t xml:space="preserve"> </w:t>
            </w:r>
            <w:r w:rsidR="002E37A0" w:rsidRPr="00CC1F5D">
              <w:rPr>
                <w:rFonts w:ascii="Calibri" w:hAnsi="Calibri" w:cs="Calibri"/>
                <w:bCs/>
                <w:sz w:val="18"/>
                <w:szCs w:val="18"/>
                <w:lang w:val="en-GB"/>
              </w:rPr>
              <w:t xml:space="preserve">Output 4.8: </w:t>
            </w:r>
            <w:r w:rsidR="002E37A0" w:rsidRPr="00CC1F5D">
              <w:rPr>
                <w:rFonts w:ascii="Calibri" w:eastAsiaTheme="majorEastAsia" w:hAnsi="Calibri" w:cstheme="majorBidi"/>
                <w:bCs/>
                <w:sz w:val="18"/>
                <w:szCs w:val="18"/>
                <w:lang w:val="en-GB"/>
              </w:rPr>
              <w:t>project inception workshop</w:t>
            </w:r>
            <w:r w:rsidRPr="00CC1F5D">
              <w:rPr>
                <w:rFonts w:ascii="Calibri" w:eastAsia="Calibri" w:hAnsi="Calibri" w:cstheme="minorHAnsi"/>
                <w:sz w:val="18"/>
                <w:szCs w:val="18"/>
              </w:rPr>
              <w:t>.</w:t>
            </w:r>
            <w:r w:rsidR="004C5AE6">
              <w:rPr>
                <w:rFonts w:ascii="Calibri" w:eastAsia="Calibri" w:hAnsi="Calibri" w:cstheme="minorHAnsi"/>
                <w:sz w:val="18"/>
                <w:szCs w:val="18"/>
              </w:rPr>
              <w:t xml:space="preserve"> </w:t>
            </w:r>
          </w:p>
        </w:tc>
      </w:tr>
      <w:tr w:rsidR="004F67FE" w:rsidRPr="00BB11FB" w14:paraId="681FCF4D" w14:textId="468FD72A" w:rsidTr="00E86DFA">
        <w:trPr>
          <w:trHeight w:val="710"/>
        </w:trPr>
        <w:tc>
          <w:tcPr>
            <w:tcW w:w="834" w:type="pct"/>
            <w:shd w:val="clear" w:color="auto" w:fill="auto"/>
          </w:tcPr>
          <w:p w14:paraId="3BE5899A" w14:textId="77777777" w:rsidR="004F67FE" w:rsidRPr="00BB11FB" w:rsidRDefault="004F67FE" w:rsidP="00C409FC">
            <w:pPr>
              <w:pBdr>
                <w:top w:val="nil"/>
                <w:left w:val="nil"/>
                <w:bottom w:val="nil"/>
                <w:right w:val="nil"/>
                <w:between w:val="nil"/>
              </w:pBdr>
              <w:tabs>
                <w:tab w:val="left" w:pos="480"/>
              </w:tabs>
              <w:rPr>
                <w:rFonts w:ascii="Calibri" w:eastAsia="Calibri" w:hAnsi="Calibri" w:cstheme="minorHAnsi"/>
                <w:sz w:val="18"/>
                <w:szCs w:val="18"/>
                <w:lang w:val="fr-FR"/>
              </w:rPr>
            </w:pPr>
            <w:r w:rsidRPr="00BB11FB">
              <w:rPr>
                <w:rFonts w:ascii="Calibri" w:eastAsia="Calibri" w:hAnsi="Calibri" w:cstheme="minorHAnsi"/>
                <w:sz w:val="18"/>
                <w:szCs w:val="18"/>
                <w:lang w:val="fr-FR"/>
              </w:rPr>
              <w:t>Agence Burkinabè de Normalisation (ABNORM)</w:t>
            </w:r>
          </w:p>
        </w:tc>
        <w:tc>
          <w:tcPr>
            <w:tcW w:w="2074" w:type="pct"/>
            <w:shd w:val="clear" w:color="auto" w:fill="auto"/>
          </w:tcPr>
          <w:p w14:paraId="6FDCAA9D" w14:textId="0C3E717D" w:rsidR="004F67FE" w:rsidRPr="00BB11FB" w:rsidRDefault="004F67FE" w:rsidP="00823806">
            <w:pPr>
              <w:jc w:val="both"/>
              <w:rPr>
                <w:rFonts w:ascii="Calibri" w:hAnsi="Calibri" w:cstheme="minorHAnsi"/>
                <w:sz w:val="18"/>
                <w:szCs w:val="18"/>
              </w:rPr>
            </w:pPr>
            <w:r w:rsidRPr="00BB11FB">
              <w:rPr>
                <w:rFonts w:ascii="Calibri" w:hAnsi="Calibri" w:cstheme="minorHAnsi"/>
                <w:b/>
                <w:sz w:val="18"/>
                <w:szCs w:val="18"/>
                <w:lang w:val="fr-FR"/>
              </w:rPr>
              <w:t xml:space="preserve">Agence Burkinabé de Normalisation, de la </w:t>
            </w:r>
            <w:r w:rsidRPr="004C5AE6">
              <w:rPr>
                <w:rFonts w:ascii="Calibri" w:hAnsi="Calibri" w:cstheme="minorHAnsi"/>
                <w:b/>
                <w:sz w:val="18"/>
                <w:szCs w:val="18"/>
                <w:lang w:val="fr-FR"/>
              </w:rPr>
              <w:t>Métrologie et de la Qualité (</w:t>
            </w:r>
            <w:r w:rsidRPr="004C5AE6">
              <w:rPr>
                <w:rFonts w:ascii="Calibri" w:hAnsi="Calibri" w:cstheme="minorHAnsi"/>
                <w:b/>
                <w:i/>
                <w:sz w:val="18"/>
                <w:szCs w:val="18"/>
                <w:lang w:val="fr-FR"/>
              </w:rPr>
              <w:t>ABNORM</w:t>
            </w:r>
            <w:proofErr w:type="gramStart"/>
            <w:r w:rsidRPr="004C5AE6">
              <w:rPr>
                <w:rFonts w:ascii="Calibri" w:hAnsi="Calibri" w:cstheme="minorHAnsi"/>
                <w:b/>
                <w:i/>
                <w:sz w:val="18"/>
                <w:szCs w:val="18"/>
                <w:lang w:val="fr-FR"/>
              </w:rPr>
              <w:t>):</w:t>
            </w:r>
            <w:proofErr w:type="gramEnd"/>
            <w:r w:rsidRPr="004C5AE6">
              <w:rPr>
                <w:rFonts w:ascii="Calibri" w:hAnsi="Calibri" w:cstheme="minorHAnsi"/>
                <w:b/>
                <w:i/>
                <w:sz w:val="18"/>
                <w:szCs w:val="18"/>
                <w:lang w:val="fr-FR"/>
              </w:rPr>
              <w:t xml:space="preserve"> </w:t>
            </w:r>
            <w:r w:rsidRPr="004C5AE6">
              <w:rPr>
                <w:rFonts w:ascii="Calibri" w:hAnsi="Calibri" w:cstheme="minorHAnsi"/>
                <w:i/>
                <w:sz w:val="18"/>
                <w:szCs w:val="18"/>
                <w:lang w:val="fr-FR"/>
              </w:rPr>
              <w:t xml:space="preserve">By </w:t>
            </w:r>
            <w:proofErr w:type="spellStart"/>
            <w:r w:rsidRPr="004C5AE6">
              <w:rPr>
                <w:rFonts w:ascii="Calibri" w:hAnsi="Calibri" w:cstheme="minorHAnsi"/>
                <w:i/>
                <w:sz w:val="18"/>
                <w:szCs w:val="18"/>
                <w:lang w:val="fr-FR"/>
              </w:rPr>
              <w:t>law</w:t>
            </w:r>
            <w:proofErr w:type="spellEnd"/>
            <w:r w:rsidRPr="004C5AE6">
              <w:rPr>
                <w:rFonts w:ascii="Calibri" w:hAnsi="Calibri" w:cstheme="minorHAnsi"/>
                <w:i/>
                <w:sz w:val="18"/>
                <w:szCs w:val="18"/>
                <w:lang w:val="fr-FR"/>
              </w:rPr>
              <w:t xml:space="preserve"> ABNORM</w:t>
            </w:r>
            <w:r w:rsidRPr="004C5AE6">
              <w:rPr>
                <w:rFonts w:ascii="Calibri" w:hAnsi="Calibri" w:cstheme="minorHAnsi"/>
                <w:sz w:val="18"/>
                <w:szCs w:val="18"/>
                <w:lang w:val="fr-FR"/>
              </w:rPr>
              <w:t xml:space="preserve"> </w:t>
            </w:r>
            <w:proofErr w:type="spellStart"/>
            <w:r w:rsidRPr="004C5AE6">
              <w:rPr>
                <w:rFonts w:ascii="Calibri" w:hAnsi="Calibri" w:cstheme="minorHAnsi"/>
                <w:sz w:val="18"/>
                <w:szCs w:val="18"/>
                <w:lang w:val="fr-FR"/>
              </w:rPr>
              <w:t>is</w:t>
            </w:r>
            <w:proofErr w:type="spellEnd"/>
            <w:r w:rsidRPr="004C5AE6">
              <w:rPr>
                <w:rFonts w:ascii="Calibri" w:hAnsi="Calibri" w:cstheme="minorHAnsi"/>
                <w:sz w:val="18"/>
                <w:szCs w:val="18"/>
                <w:lang w:val="fr-FR"/>
              </w:rPr>
              <w:t xml:space="preserve"> the </w:t>
            </w:r>
            <w:proofErr w:type="spellStart"/>
            <w:r w:rsidRPr="004C5AE6">
              <w:rPr>
                <w:rFonts w:ascii="Calibri" w:hAnsi="Calibri" w:cstheme="minorHAnsi"/>
                <w:sz w:val="18"/>
                <w:szCs w:val="18"/>
                <w:lang w:val="fr-FR"/>
              </w:rPr>
              <w:t>only</w:t>
            </w:r>
            <w:proofErr w:type="spellEnd"/>
            <w:r w:rsidRPr="004C5AE6">
              <w:rPr>
                <w:rFonts w:ascii="Calibri" w:hAnsi="Calibri" w:cstheme="minorHAnsi"/>
                <w:sz w:val="18"/>
                <w:szCs w:val="18"/>
                <w:lang w:val="fr-FR"/>
              </w:rPr>
              <w:t xml:space="preserve"> national </w:t>
            </w:r>
            <w:proofErr w:type="spellStart"/>
            <w:r w:rsidRPr="004C5AE6">
              <w:rPr>
                <w:rFonts w:ascii="Calibri" w:hAnsi="Calibri" w:cstheme="minorHAnsi"/>
                <w:sz w:val="18"/>
                <w:szCs w:val="18"/>
                <w:lang w:val="fr-FR"/>
              </w:rPr>
              <w:t>agency</w:t>
            </w:r>
            <w:proofErr w:type="spellEnd"/>
            <w:r w:rsidRPr="004C5AE6">
              <w:rPr>
                <w:rFonts w:ascii="Calibri" w:hAnsi="Calibri" w:cstheme="minorHAnsi"/>
                <w:sz w:val="18"/>
                <w:szCs w:val="18"/>
                <w:lang w:val="fr-FR"/>
              </w:rPr>
              <w:t xml:space="preserve"> </w:t>
            </w:r>
            <w:proofErr w:type="spellStart"/>
            <w:r w:rsidRPr="004C5AE6">
              <w:rPr>
                <w:rFonts w:ascii="Calibri" w:hAnsi="Calibri" w:cstheme="minorHAnsi"/>
                <w:sz w:val="18"/>
                <w:szCs w:val="18"/>
                <w:lang w:val="fr-FR"/>
              </w:rPr>
              <w:t>responsible</w:t>
            </w:r>
            <w:proofErr w:type="spellEnd"/>
            <w:r w:rsidRPr="004C5AE6">
              <w:rPr>
                <w:rFonts w:ascii="Calibri" w:hAnsi="Calibri" w:cstheme="minorHAnsi"/>
                <w:sz w:val="18"/>
                <w:szCs w:val="18"/>
                <w:lang w:val="fr-FR"/>
              </w:rPr>
              <w:t xml:space="preserve"> for </w:t>
            </w:r>
            <w:proofErr w:type="spellStart"/>
            <w:r w:rsidRPr="004C5AE6">
              <w:rPr>
                <w:rFonts w:ascii="Calibri" w:hAnsi="Calibri" w:cstheme="minorHAnsi"/>
                <w:sz w:val="18"/>
                <w:szCs w:val="18"/>
                <w:lang w:val="fr-FR"/>
              </w:rPr>
              <w:t>developing</w:t>
            </w:r>
            <w:proofErr w:type="spellEnd"/>
            <w:r w:rsidRPr="004C5AE6">
              <w:rPr>
                <w:rFonts w:ascii="Calibri" w:hAnsi="Calibri" w:cstheme="minorHAnsi"/>
                <w:sz w:val="18"/>
                <w:szCs w:val="18"/>
                <w:lang w:val="fr-FR"/>
              </w:rPr>
              <w:t xml:space="preserve"> standards. </w:t>
            </w:r>
            <w:r w:rsidRPr="004C5AE6">
              <w:rPr>
                <w:rFonts w:ascii="Calibri" w:hAnsi="Calibri" w:cstheme="minorHAnsi"/>
                <w:sz w:val="18"/>
                <w:szCs w:val="18"/>
              </w:rPr>
              <w:t>One of ABNORM’s key objectives is to cover all Burkina Faso’s priority sectors for standardization (</w:t>
            </w:r>
            <w:proofErr w:type="gramStart"/>
            <w:r w:rsidRPr="004C5AE6">
              <w:rPr>
                <w:rFonts w:ascii="Calibri" w:hAnsi="Calibri" w:cstheme="minorHAnsi"/>
                <w:sz w:val="18"/>
                <w:szCs w:val="18"/>
              </w:rPr>
              <w:t>in particular the</w:t>
            </w:r>
            <w:proofErr w:type="gramEnd"/>
            <w:r w:rsidRPr="004C5AE6">
              <w:rPr>
                <w:rFonts w:ascii="Calibri" w:hAnsi="Calibri" w:cstheme="minorHAnsi"/>
                <w:sz w:val="18"/>
                <w:szCs w:val="18"/>
              </w:rPr>
              <w:t xml:space="preserve"> food, electro-technical, environmental, building and civil engineering sectors). Therefore, the project needs to involve ABNORM from the onset of </w:t>
            </w:r>
            <w:r w:rsidR="008D0EE3" w:rsidRPr="004C5AE6">
              <w:rPr>
                <w:rFonts w:ascii="Calibri" w:hAnsi="Calibri" w:cstheme="minorHAnsi"/>
                <w:sz w:val="18"/>
                <w:szCs w:val="18"/>
              </w:rPr>
              <w:t>Output</w:t>
            </w:r>
            <w:r w:rsidRPr="004C5AE6">
              <w:rPr>
                <w:rFonts w:ascii="Calibri" w:hAnsi="Calibri" w:cstheme="minorHAnsi"/>
                <w:sz w:val="18"/>
                <w:szCs w:val="18"/>
              </w:rPr>
              <w:t xml:space="preserve">1.3 Domestication of quality standards for solar </w:t>
            </w:r>
            <w:proofErr w:type="spellStart"/>
            <w:r w:rsidRPr="004C5AE6">
              <w:rPr>
                <w:rFonts w:ascii="Calibri" w:hAnsi="Calibri" w:cstheme="minorHAnsi"/>
                <w:sz w:val="18"/>
                <w:szCs w:val="18"/>
              </w:rPr>
              <w:t>minigrid</w:t>
            </w:r>
            <w:proofErr w:type="spellEnd"/>
            <w:r w:rsidRPr="004C5AE6">
              <w:rPr>
                <w:rFonts w:ascii="Calibri" w:hAnsi="Calibri" w:cstheme="minorHAnsi"/>
                <w:sz w:val="18"/>
                <w:szCs w:val="18"/>
              </w:rPr>
              <w:t xml:space="preserve"> components, and institutional capacity of national standards organizations/bureau strengthened. Additionally, ABNORM must be involved in the certification of skills</w:t>
            </w:r>
            <w:r w:rsidRPr="00BB11FB">
              <w:rPr>
                <w:rFonts w:ascii="Calibri" w:hAnsi="Calibri" w:cstheme="minorHAnsi"/>
                <w:sz w:val="18"/>
                <w:szCs w:val="18"/>
              </w:rPr>
              <w:t xml:space="preserve"> in the installations and O&amp;M of </w:t>
            </w:r>
            <w:proofErr w:type="spellStart"/>
            <w:r w:rsidRPr="00BB11FB">
              <w:rPr>
                <w:rFonts w:ascii="Calibri" w:hAnsi="Calibri" w:cstheme="minorHAnsi"/>
                <w:sz w:val="18"/>
                <w:szCs w:val="18"/>
              </w:rPr>
              <w:t>minigrids</w:t>
            </w:r>
            <w:proofErr w:type="spellEnd"/>
            <w:r w:rsidRPr="00BB11FB">
              <w:rPr>
                <w:rFonts w:ascii="Calibri" w:hAnsi="Calibri" w:cstheme="minorHAnsi"/>
                <w:sz w:val="18"/>
                <w:szCs w:val="18"/>
              </w:rPr>
              <w:t xml:space="preserve">. </w:t>
            </w:r>
          </w:p>
          <w:p w14:paraId="145DA8C2" w14:textId="1C6DAC6A" w:rsidR="004F67FE" w:rsidRPr="00BB11FB" w:rsidRDefault="004F67FE" w:rsidP="00C409FC">
            <w:pPr>
              <w:tabs>
                <w:tab w:val="left" w:pos="480"/>
              </w:tabs>
              <w:rPr>
                <w:rFonts w:ascii="Calibri" w:hAnsi="Calibri" w:cstheme="minorHAnsi"/>
                <w:sz w:val="18"/>
                <w:szCs w:val="18"/>
              </w:rPr>
            </w:pPr>
          </w:p>
        </w:tc>
        <w:tc>
          <w:tcPr>
            <w:tcW w:w="2092" w:type="pct"/>
          </w:tcPr>
          <w:p w14:paraId="04A2377B" w14:textId="6CEE6FDE" w:rsidR="004F67FE" w:rsidRPr="00823806" w:rsidRDefault="002E37A0" w:rsidP="00D22393">
            <w:pPr>
              <w:jc w:val="both"/>
              <w:rPr>
                <w:rFonts w:ascii="Calibri" w:hAnsi="Calibri" w:cstheme="minorHAnsi"/>
                <w:bCs/>
                <w:sz w:val="18"/>
                <w:szCs w:val="18"/>
              </w:rPr>
            </w:pPr>
            <w:r w:rsidRPr="00823806">
              <w:rPr>
                <w:rFonts w:ascii="Calibri" w:hAnsi="Calibri" w:cstheme="minorHAnsi"/>
                <w:bCs/>
                <w:sz w:val="18"/>
                <w:szCs w:val="18"/>
              </w:rPr>
              <w:t xml:space="preserve">ABNORM will be a key partner </w:t>
            </w:r>
            <w:proofErr w:type="gramStart"/>
            <w:r w:rsidR="006468F6" w:rsidRPr="00823806">
              <w:rPr>
                <w:rFonts w:ascii="Calibri" w:hAnsi="Calibri" w:cstheme="minorHAnsi"/>
                <w:bCs/>
                <w:sz w:val="18"/>
                <w:szCs w:val="18"/>
              </w:rPr>
              <w:t>in regard to</w:t>
            </w:r>
            <w:proofErr w:type="gramEnd"/>
            <w:r w:rsidRPr="00823806">
              <w:rPr>
                <w:rFonts w:ascii="Calibri" w:hAnsi="Calibri" w:cstheme="minorHAnsi"/>
                <w:bCs/>
                <w:sz w:val="18"/>
                <w:szCs w:val="18"/>
              </w:rPr>
              <w:t xml:space="preserve"> </w:t>
            </w:r>
            <w:r w:rsidR="006468F6">
              <w:rPr>
                <w:rFonts w:ascii="Calibri" w:hAnsi="Calibri" w:cstheme="minorHAnsi"/>
                <w:bCs/>
                <w:sz w:val="18"/>
                <w:szCs w:val="18"/>
              </w:rPr>
              <w:t>O</w:t>
            </w:r>
            <w:r w:rsidR="007C51A7" w:rsidRPr="00823806">
              <w:rPr>
                <w:rFonts w:ascii="Calibri" w:hAnsi="Calibri" w:cstheme="minorHAnsi"/>
                <w:bCs/>
                <w:sz w:val="18"/>
                <w:szCs w:val="18"/>
              </w:rPr>
              <w:t>utput</w:t>
            </w:r>
            <w:r w:rsidR="00643A06">
              <w:rPr>
                <w:rFonts w:ascii="Calibri" w:hAnsi="Calibri" w:cstheme="minorHAnsi"/>
                <w:bCs/>
                <w:sz w:val="18"/>
                <w:szCs w:val="18"/>
              </w:rPr>
              <w:t>s</w:t>
            </w:r>
            <w:r w:rsidR="007C51A7" w:rsidRPr="00823806">
              <w:rPr>
                <w:rFonts w:ascii="Calibri" w:hAnsi="Calibri" w:cstheme="minorHAnsi"/>
                <w:bCs/>
                <w:sz w:val="18"/>
                <w:szCs w:val="18"/>
              </w:rPr>
              <w:t xml:space="preserve"> 1.1, 1.2, 1.3 and 1.4</w:t>
            </w:r>
            <w:r w:rsidRPr="00823806">
              <w:rPr>
                <w:rFonts w:ascii="Calibri" w:hAnsi="Calibri" w:cstheme="minorHAnsi"/>
                <w:bCs/>
                <w:sz w:val="18"/>
                <w:szCs w:val="18"/>
              </w:rPr>
              <w:t>. This partner will be consulted by ABER around the following in relation to its mandate:</w:t>
            </w:r>
          </w:p>
          <w:p w14:paraId="6D43746D" w14:textId="77777777" w:rsidR="000156C7" w:rsidRPr="00823806" w:rsidRDefault="000156C7" w:rsidP="00E86DFA">
            <w:pPr>
              <w:numPr>
                <w:ilvl w:val="0"/>
                <w:numId w:val="31"/>
              </w:numPr>
              <w:ind w:left="0"/>
              <w:rPr>
                <w:rFonts w:ascii="Calibri" w:hAnsi="Calibri" w:cstheme="minorHAnsi"/>
                <w:sz w:val="18"/>
                <w:szCs w:val="18"/>
              </w:rPr>
            </w:pPr>
            <w:r w:rsidRPr="00823806">
              <w:rPr>
                <w:rFonts w:ascii="Calibri" w:hAnsi="Calibri" w:cstheme="minorHAnsi"/>
                <w:sz w:val="18"/>
                <w:szCs w:val="18"/>
              </w:rPr>
              <w:t xml:space="preserve">Developing and disseminating national standards, technical specifications and codes of </w:t>
            </w:r>
            <w:proofErr w:type="gramStart"/>
            <w:r w:rsidRPr="00823806">
              <w:rPr>
                <w:rFonts w:ascii="Calibri" w:hAnsi="Calibri" w:cstheme="minorHAnsi"/>
                <w:sz w:val="18"/>
                <w:szCs w:val="18"/>
              </w:rPr>
              <w:t>practice;</w:t>
            </w:r>
            <w:proofErr w:type="gramEnd"/>
          </w:p>
          <w:p w14:paraId="4FD679F3" w14:textId="77777777" w:rsidR="000156C7" w:rsidRPr="00823806" w:rsidRDefault="000156C7" w:rsidP="00E86DFA">
            <w:pPr>
              <w:numPr>
                <w:ilvl w:val="0"/>
                <w:numId w:val="31"/>
              </w:numPr>
              <w:ind w:left="0"/>
              <w:rPr>
                <w:rFonts w:ascii="Calibri" w:hAnsi="Calibri" w:cstheme="minorHAnsi"/>
                <w:sz w:val="18"/>
                <w:szCs w:val="18"/>
              </w:rPr>
            </w:pPr>
            <w:r w:rsidRPr="00823806">
              <w:rPr>
                <w:rFonts w:ascii="Calibri" w:hAnsi="Calibri" w:cstheme="minorHAnsi"/>
                <w:sz w:val="18"/>
                <w:szCs w:val="18"/>
              </w:rPr>
              <w:t xml:space="preserve">Raising the awareness of economic operators and providing training in regard to standards and quality management </w:t>
            </w:r>
            <w:proofErr w:type="gramStart"/>
            <w:r w:rsidRPr="00823806">
              <w:rPr>
                <w:rFonts w:ascii="Calibri" w:hAnsi="Calibri" w:cstheme="minorHAnsi"/>
                <w:sz w:val="18"/>
                <w:szCs w:val="18"/>
              </w:rPr>
              <w:t>tools;</w:t>
            </w:r>
            <w:proofErr w:type="gramEnd"/>
          </w:p>
          <w:p w14:paraId="72113EF5" w14:textId="77777777" w:rsidR="000156C7" w:rsidRPr="00823806" w:rsidRDefault="000156C7" w:rsidP="00E86DFA">
            <w:pPr>
              <w:numPr>
                <w:ilvl w:val="0"/>
                <w:numId w:val="31"/>
              </w:numPr>
              <w:ind w:left="0"/>
              <w:rPr>
                <w:rFonts w:ascii="Calibri" w:hAnsi="Calibri" w:cstheme="minorHAnsi"/>
                <w:sz w:val="18"/>
                <w:szCs w:val="18"/>
              </w:rPr>
            </w:pPr>
            <w:r w:rsidRPr="00823806">
              <w:rPr>
                <w:rFonts w:ascii="Calibri" w:hAnsi="Calibri" w:cstheme="minorHAnsi"/>
                <w:sz w:val="18"/>
                <w:szCs w:val="18"/>
              </w:rPr>
              <w:t>Ensuring quality control and inspection of products, goods and services, whether imported, exported or locally-</w:t>
            </w:r>
            <w:proofErr w:type="gramStart"/>
            <w:r w:rsidRPr="00823806">
              <w:rPr>
                <w:rFonts w:ascii="Calibri" w:hAnsi="Calibri" w:cstheme="minorHAnsi"/>
                <w:sz w:val="18"/>
                <w:szCs w:val="18"/>
              </w:rPr>
              <w:t>produced;</w:t>
            </w:r>
            <w:proofErr w:type="gramEnd"/>
          </w:p>
          <w:p w14:paraId="1AA93B7C" w14:textId="77777777" w:rsidR="000156C7" w:rsidRPr="00823806" w:rsidRDefault="000156C7" w:rsidP="00E86DFA">
            <w:pPr>
              <w:numPr>
                <w:ilvl w:val="0"/>
                <w:numId w:val="31"/>
              </w:numPr>
              <w:ind w:left="0"/>
              <w:rPr>
                <w:rFonts w:ascii="Calibri" w:hAnsi="Calibri" w:cstheme="minorHAnsi"/>
                <w:sz w:val="18"/>
                <w:szCs w:val="18"/>
              </w:rPr>
            </w:pPr>
            <w:r w:rsidRPr="00823806">
              <w:rPr>
                <w:rFonts w:ascii="Calibri" w:hAnsi="Calibri" w:cstheme="minorHAnsi"/>
                <w:sz w:val="18"/>
                <w:szCs w:val="18"/>
              </w:rPr>
              <w:t xml:space="preserve">Ensuring the certification of products, systems or personnel to national or international </w:t>
            </w:r>
            <w:proofErr w:type="gramStart"/>
            <w:r w:rsidRPr="00823806">
              <w:rPr>
                <w:rFonts w:ascii="Calibri" w:hAnsi="Calibri" w:cstheme="minorHAnsi"/>
                <w:sz w:val="18"/>
                <w:szCs w:val="18"/>
              </w:rPr>
              <w:t>standards;</w:t>
            </w:r>
            <w:proofErr w:type="gramEnd"/>
          </w:p>
          <w:p w14:paraId="695BCEE6" w14:textId="50948E39" w:rsidR="000156C7" w:rsidRPr="00823806" w:rsidRDefault="000156C7" w:rsidP="00E86DFA">
            <w:pPr>
              <w:numPr>
                <w:ilvl w:val="0"/>
                <w:numId w:val="31"/>
              </w:numPr>
              <w:ind w:left="0"/>
              <w:rPr>
                <w:rFonts w:ascii="Calibri" w:hAnsi="Calibri" w:cstheme="minorHAnsi"/>
                <w:sz w:val="18"/>
                <w:szCs w:val="18"/>
              </w:rPr>
            </w:pPr>
            <w:r w:rsidRPr="00823806">
              <w:rPr>
                <w:rFonts w:ascii="Calibri" w:hAnsi="Calibri" w:cstheme="minorHAnsi"/>
                <w:sz w:val="18"/>
                <w:szCs w:val="18"/>
              </w:rPr>
              <w:t xml:space="preserve">Ensuring the calibration of measurement instruments and their traceability to the International System of </w:t>
            </w:r>
            <w:proofErr w:type="gramStart"/>
            <w:r w:rsidRPr="00823806">
              <w:rPr>
                <w:rFonts w:ascii="Calibri" w:hAnsi="Calibri" w:cstheme="minorHAnsi"/>
                <w:sz w:val="18"/>
                <w:szCs w:val="18"/>
              </w:rPr>
              <w:t>Units;</w:t>
            </w:r>
            <w:proofErr w:type="gramEnd"/>
          </w:p>
          <w:p w14:paraId="021D3902" w14:textId="77777777" w:rsidR="000156C7" w:rsidRPr="00823806" w:rsidRDefault="000156C7" w:rsidP="00E86DFA">
            <w:pPr>
              <w:numPr>
                <w:ilvl w:val="0"/>
                <w:numId w:val="31"/>
              </w:numPr>
              <w:ind w:left="0"/>
              <w:rPr>
                <w:rFonts w:ascii="Calibri" w:hAnsi="Calibri" w:cstheme="minorHAnsi"/>
                <w:sz w:val="18"/>
                <w:szCs w:val="18"/>
              </w:rPr>
            </w:pPr>
            <w:r w:rsidRPr="00823806">
              <w:rPr>
                <w:rFonts w:ascii="Calibri" w:hAnsi="Calibri" w:cstheme="minorHAnsi"/>
                <w:sz w:val="18"/>
                <w:szCs w:val="18"/>
              </w:rPr>
              <w:lastRenderedPageBreak/>
              <w:t>Advising and assisting industrial, commercial and services companies in standardization, certification, metrology and quality matters.</w:t>
            </w:r>
          </w:p>
          <w:p w14:paraId="173E384F" w14:textId="3C723684" w:rsidR="000156C7" w:rsidRPr="00823806" w:rsidRDefault="000156C7" w:rsidP="00D22393">
            <w:pPr>
              <w:rPr>
                <w:rFonts w:ascii="Calibri" w:hAnsi="Calibri" w:cstheme="minorHAnsi"/>
                <w:b/>
                <w:sz w:val="18"/>
                <w:szCs w:val="18"/>
              </w:rPr>
            </w:pPr>
          </w:p>
        </w:tc>
      </w:tr>
      <w:tr w:rsidR="0059763D" w:rsidRPr="00BB11FB" w14:paraId="5347D7FB" w14:textId="77777777" w:rsidTr="00E86DFA">
        <w:trPr>
          <w:trHeight w:val="710"/>
        </w:trPr>
        <w:tc>
          <w:tcPr>
            <w:tcW w:w="834" w:type="pct"/>
            <w:shd w:val="clear" w:color="auto" w:fill="auto"/>
          </w:tcPr>
          <w:p w14:paraId="4555FA89" w14:textId="4EC81D5C" w:rsidR="0059763D" w:rsidRPr="00823806" w:rsidRDefault="0059763D" w:rsidP="00227C3C">
            <w:pPr>
              <w:rPr>
                <w:rFonts w:ascii="Calibri" w:hAnsi="Calibri" w:cstheme="minorHAnsi"/>
                <w:sz w:val="18"/>
                <w:szCs w:val="18"/>
              </w:rPr>
            </w:pPr>
            <w:r w:rsidRPr="00BB11FB">
              <w:rPr>
                <w:rFonts w:ascii="Calibri" w:hAnsi="Calibri" w:cstheme="minorHAnsi"/>
                <w:color w:val="000000"/>
                <w:sz w:val="18"/>
                <w:szCs w:val="18"/>
              </w:rPr>
              <w:lastRenderedPageBreak/>
              <w:t xml:space="preserve">Ministry of Environment </w:t>
            </w:r>
          </w:p>
        </w:tc>
        <w:tc>
          <w:tcPr>
            <w:tcW w:w="2074" w:type="pct"/>
            <w:shd w:val="clear" w:color="auto" w:fill="auto"/>
          </w:tcPr>
          <w:p w14:paraId="0E792D05" w14:textId="2B777D46" w:rsidR="0059763D" w:rsidRPr="00823806" w:rsidRDefault="000156C7" w:rsidP="00823806">
            <w:pPr>
              <w:jc w:val="both"/>
              <w:rPr>
                <w:rFonts w:ascii="Calibri" w:hAnsi="Calibri" w:cstheme="minorHAnsi"/>
                <w:bCs/>
                <w:sz w:val="18"/>
                <w:szCs w:val="18"/>
              </w:rPr>
            </w:pPr>
            <w:r w:rsidRPr="00823806">
              <w:rPr>
                <w:rFonts w:ascii="Calibri" w:hAnsi="Calibri" w:cstheme="minorHAnsi"/>
                <w:bCs/>
                <w:sz w:val="18"/>
                <w:szCs w:val="18"/>
              </w:rPr>
              <w:t>The Ministry in charge of the environment will be a partner in the implementation of the project, as the national ecovillage strategy and its action plan are carried</w:t>
            </w:r>
            <w:r w:rsidR="00AF43BA">
              <w:rPr>
                <w:rFonts w:ascii="Calibri" w:hAnsi="Calibri" w:cstheme="minorHAnsi"/>
                <w:bCs/>
                <w:sz w:val="18"/>
                <w:szCs w:val="18"/>
              </w:rPr>
              <w:t xml:space="preserve"> out</w:t>
            </w:r>
            <w:r w:rsidRPr="00823806">
              <w:rPr>
                <w:rFonts w:ascii="Calibri" w:hAnsi="Calibri" w:cstheme="minorHAnsi"/>
                <w:bCs/>
                <w:sz w:val="18"/>
                <w:szCs w:val="18"/>
              </w:rPr>
              <w:t xml:space="preserve"> by this Department. Similarly, it houses the operational focal point of the GEF.</w:t>
            </w:r>
            <w:r w:rsidR="00684A36">
              <w:rPr>
                <w:rFonts w:ascii="Calibri" w:hAnsi="Calibri" w:cstheme="minorHAnsi"/>
                <w:bCs/>
                <w:sz w:val="18"/>
                <w:szCs w:val="18"/>
              </w:rPr>
              <w:t xml:space="preserve"> </w:t>
            </w:r>
          </w:p>
        </w:tc>
        <w:tc>
          <w:tcPr>
            <w:tcW w:w="2092" w:type="pct"/>
          </w:tcPr>
          <w:p w14:paraId="59C0C4B9" w14:textId="04FA8437" w:rsidR="0059763D" w:rsidRPr="00F12575" w:rsidRDefault="008D0EE3" w:rsidP="00D22393">
            <w:pPr>
              <w:rPr>
                <w:rFonts w:ascii="Calibri" w:hAnsi="Calibri" w:cstheme="minorHAnsi"/>
                <w:b/>
                <w:sz w:val="18"/>
                <w:szCs w:val="18"/>
              </w:rPr>
            </w:pPr>
            <w:r>
              <w:rPr>
                <w:rFonts w:ascii="Calibri" w:hAnsi="Calibri" w:cstheme="minorHAnsi"/>
                <w:bCs/>
                <w:sz w:val="18"/>
                <w:szCs w:val="18"/>
              </w:rPr>
              <w:t xml:space="preserve">The ministry </w:t>
            </w:r>
            <w:r w:rsidR="00643A06">
              <w:rPr>
                <w:rFonts w:ascii="Calibri" w:hAnsi="Calibri" w:cstheme="minorHAnsi"/>
                <w:bCs/>
                <w:sz w:val="18"/>
                <w:szCs w:val="18"/>
              </w:rPr>
              <w:t xml:space="preserve">oversees the Ecovillage initiative, which is expected to house pilot projects. </w:t>
            </w:r>
            <w:r>
              <w:rPr>
                <w:rFonts w:ascii="Calibri" w:hAnsi="Calibri" w:cstheme="minorHAnsi"/>
                <w:bCs/>
                <w:sz w:val="18"/>
                <w:szCs w:val="18"/>
              </w:rPr>
              <w:t>It will be informed on the project’s progress as a member of the Executive Board.</w:t>
            </w:r>
          </w:p>
        </w:tc>
      </w:tr>
      <w:tr w:rsidR="000156C7" w:rsidRPr="00BB11FB" w14:paraId="346150FC" w14:textId="77777777" w:rsidTr="00E86DFA">
        <w:trPr>
          <w:trHeight w:val="710"/>
        </w:trPr>
        <w:tc>
          <w:tcPr>
            <w:tcW w:w="834" w:type="pct"/>
            <w:shd w:val="clear" w:color="auto" w:fill="auto"/>
          </w:tcPr>
          <w:p w14:paraId="0D62D017" w14:textId="2487C016" w:rsidR="000156C7" w:rsidRPr="00BB11FB" w:rsidRDefault="004213D9" w:rsidP="00227C3C">
            <w:pPr>
              <w:rPr>
                <w:rFonts w:ascii="Calibri" w:hAnsi="Calibri" w:cstheme="minorHAnsi"/>
                <w:color w:val="000000"/>
                <w:sz w:val="18"/>
                <w:szCs w:val="18"/>
              </w:rPr>
            </w:pPr>
            <w:r w:rsidRPr="00BB11FB">
              <w:rPr>
                <w:rFonts w:ascii="Calibri" w:hAnsi="Calibri" w:cstheme="minorHAnsi"/>
                <w:color w:val="000000"/>
                <w:sz w:val="18"/>
                <w:szCs w:val="18"/>
              </w:rPr>
              <w:t>Permanent Secretariat of the National Council for Sustainable Development (</w:t>
            </w:r>
            <w:r w:rsidR="000156C7" w:rsidRPr="00BB11FB">
              <w:rPr>
                <w:rFonts w:ascii="Calibri" w:hAnsi="Calibri" w:cstheme="minorHAnsi"/>
                <w:color w:val="000000"/>
                <w:sz w:val="18"/>
                <w:szCs w:val="18"/>
              </w:rPr>
              <w:t>SP/CNDD</w:t>
            </w:r>
            <w:r w:rsidRPr="00BB11FB">
              <w:rPr>
                <w:rFonts w:ascii="Calibri" w:hAnsi="Calibri" w:cstheme="minorHAnsi"/>
                <w:color w:val="000000"/>
                <w:sz w:val="18"/>
                <w:szCs w:val="18"/>
              </w:rPr>
              <w:t>)</w:t>
            </w:r>
          </w:p>
        </w:tc>
        <w:tc>
          <w:tcPr>
            <w:tcW w:w="2074" w:type="pct"/>
            <w:shd w:val="clear" w:color="auto" w:fill="auto"/>
          </w:tcPr>
          <w:p w14:paraId="67A8D4A0" w14:textId="0B9376F0" w:rsidR="000156C7" w:rsidRPr="00823806" w:rsidRDefault="00E00328" w:rsidP="00823806">
            <w:pPr>
              <w:jc w:val="both"/>
              <w:rPr>
                <w:rFonts w:ascii="Calibri" w:hAnsi="Calibri" w:cstheme="minorHAnsi"/>
                <w:bCs/>
                <w:sz w:val="18"/>
                <w:szCs w:val="18"/>
              </w:rPr>
            </w:pPr>
            <w:r w:rsidRPr="00823806">
              <w:rPr>
                <w:rFonts w:ascii="Calibri" w:hAnsi="Calibri" w:cstheme="minorHAnsi"/>
                <w:bCs/>
                <w:sz w:val="18"/>
                <w:szCs w:val="18"/>
              </w:rPr>
              <w:t>R</w:t>
            </w:r>
            <w:r w:rsidR="000156C7" w:rsidRPr="00823806">
              <w:rPr>
                <w:rFonts w:ascii="Calibri" w:hAnsi="Calibri" w:cstheme="minorHAnsi"/>
                <w:bCs/>
                <w:sz w:val="18"/>
                <w:szCs w:val="18"/>
              </w:rPr>
              <w:t>ole is to mobilize and implement adequate funding for the promotion of sustainable development, will be the linchpin throughout the implementation of this project. It will participate in the strategic orientation of the project.</w:t>
            </w:r>
          </w:p>
          <w:p w14:paraId="22D5ABA5" w14:textId="2F68B898" w:rsidR="000156C7" w:rsidRPr="00823806" w:rsidRDefault="000156C7" w:rsidP="00823806">
            <w:pPr>
              <w:jc w:val="both"/>
              <w:rPr>
                <w:rFonts w:ascii="Calibri" w:hAnsi="Calibri" w:cstheme="minorHAnsi"/>
                <w:bCs/>
                <w:sz w:val="18"/>
                <w:szCs w:val="18"/>
              </w:rPr>
            </w:pPr>
          </w:p>
        </w:tc>
        <w:tc>
          <w:tcPr>
            <w:tcW w:w="2092" w:type="pct"/>
          </w:tcPr>
          <w:p w14:paraId="1B1978BA" w14:textId="544FBDB6" w:rsidR="00E00328" w:rsidRPr="00823806" w:rsidRDefault="00E00328" w:rsidP="00D22393">
            <w:pPr>
              <w:contextualSpacing/>
              <w:jc w:val="both"/>
              <w:rPr>
                <w:rFonts w:ascii="Calibri" w:hAnsi="Calibri" w:cs="Calibri"/>
                <w:i/>
                <w:iCs/>
                <w:sz w:val="18"/>
                <w:szCs w:val="18"/>
                <w:u w:val="single"/>
              </w:rPr>
            </w:pPr>
            <w:r w:rsidRPr="00823806">
              <w:rPr>
                <w:rFonts w:ascii="Calibri" w:hAnsi="Calibri" w:cstheme="minorHAnsi"/>
                <w:b/>
                <w:sz w:val="18"/>
                <w:szCs w:val="18"/>
              </w:rPr>
              <w:t xml:space="preserve">SP/CNDD will be a key partner to the project. </w:t>
            </w:r>
            <w:r w:rsidRPr="00823806">
              <w:rPr>
                <w:rFonts w:ascii="Calibri" w:hAnsi="Calibri" w:cstheme="minorHAnsi"/>
                <w:bCs/>
                <w:sz w:val="18"/>
                <w:szCs w:val="18"/>
              </w:rPr>
              <w:t xml:space="preserve">The SP/CNDD will be consulted by the ABER </w:t>
            </w:r>
            <w:r w:rsidR="008D0EE3">
              <w:rPr>
                <w:rFonts w:ascii="Calibri" w:hAnsi="Calibri" w:cstheme="minorHAnsi"/>
                <w:bCs/>
                <w:sz w:val="18"/>
                <w:szCs w:val="18"/>
              </w:rPr>
              <w:t xml:space="preserve">regarding </w:t>
            </w:r>
            <w:r w:rsidRPr="00823806">
              <w:rPr>
                <w:rFonts w:ascii="Calibri" w:hAnsi="Calibri" w:cstheme="minorHAnsi"/>
                <w:bCs/>
                <w:sz w:val="18"/>
                <w:szCs w:val="18"/>
              </w:rPr>
              <w:t xml:space="preserve">electrified </w:t>
            </w:r>
            <w:r w:rsidR="008D0EE3">
              <w:rPr>
                <w:rFonts w:ascii="Calibri" w:hAnsi="Calibri" w:cstheme="minorHAnsi"/>
                <w:bCs/>
                <w:sz w:val="18"/>
                <w:szCs w:val="18"/>
              </w:rPr>
              <w:t xml:space="preserve">the pilot project to be implemented in the 6 ecovillages. </w:t>
            </w:r>
            <w:r w:rsidRPr="00823806">
              <w:rPr>
                <w:rFonts w:ascii="Calibri" w:hAnsi="Calibri" w:cstheme="minorHAnsi"/>
                <w:bCs/>
                <w:sz w:val="18"/>
                <w:szCs w:val="18"/>
              </w:rPr>
              <w:t xml:space="preserve">Similarly, it will contribute to the scaling up of knowledge and lessons learned, as well as to the perpetuation of achievements in the target ecovillages. </w:t>
            </w:r>
            <w:r w:rsidR="008D0EE3">
              <w:rPr>
                <w:rFonts w:ascii="Calibri" w:hAnsi="Calibri" w:cstheme="minorHAnsi"/>
                <w:bCs/>
                <w:sz w:val="18"/>
                <w:szCs w:val="18"/>
              </w:rPr>
              <w:t xml:space="preserve">SP/CNDD will play a relevant role in </w:t>
            </w:r>
            <w:r w:rsidRPr="00823806">
              <w:rPr>
                <w:rFonts w:ascii="Calibri" w:hAnsi="Calibri" w:cs="Calibri"/>
                <w:bCs/>
                <w:sz w:val="18"/>
                <w:szCs w:val="18"/>
                <w:lang w:val="en-GB"/>
              </w:rPr>
              <w:t xml:space="preserve">Output </w:t>
            </w:r>
            <w:r w:rsidRPr="00823806">
              <w:rPr>
                <w:rFonts w:ascii="Calibri" w:hAnsi="Calibri" w:cs="Calibri"/>
                <w:bCs/>
                <w:sz w:val="18"/>
                <w:szCs w:val="18"/>
              </w:rPr>
              <w:t>4</w:t>
            </w:r>
            <w:r w:rsidRPr="00823806">
              <w:rPr>
                <w:rFonts w:ascii="Calibri" w:hAnsi="Calibri" w:cs="Calibri"/>
                <w:bCs/>
                <w:sz w:val="18"/>
                <w:szCs w:val="18"/>
                <w:lang w:val="en-GB"/>
              </w:rPr>
              <w:t>.</w:t>
            </w:r>
            <w:r w:rsidRPr="00823806">
              <w:rPr>
                <w:rFonts w:ascii="Calibri" w:hAnsi="Calibri" w:cs="Calibri"/>
                <w:bCs/>
                <w:sz w:val="18"/>
                <w:szCs w:val="18"/>
              </w:rPr>
              <w:t xml:space="preserve">4: </w:t>
            </w:r>
            <w:r w:rsidRPr="00823806">
              <w:rPr>
                <w:rFonts w:ascii="Calibri" w:hAnsi="Calibri" w:cs="Calibri"/>
                <w:bCs/>
                <w:sz w:val="18"/>
                <w:szCs w:val="18"/>
                <w:lang w:val="en-GB"/>
              </w:rPr>
              <w:t xml:space="preserve">A Data Strategy is developed and implemented, including linkages to and following guidance from the regional project; </w:t>
            </w:r>
            <w:r w:rsidRPr="00823806">
              <w:rPr>
                <w:rFonts w:ascii="Calibri" w:hAnsi="Calibri" w:cs="Calibri"/>
                <w:bCs/>
                <w:sz w:val="18"/>
                <w:szCs w:val="18"/>
              </w:rPr>
              <w:t xml:space="preserve">Output 4.3: Lessons learned are captured and shared with the regional project; </w:t>
            </w:r>
            <w:r w:rsidRPr="00823806">
              <w:rPr>
                <w:rFonts w:ascii="Calibri" w:hAnsi="Calibri" w:cs="Calibri"/>
                <w:bCs/>
                <w:sz w:val="18"/>
                <w:szCs w:val="18"/>
                <w:lang w:val="en-GB"/>
              </w:rPr>
              <w:t>Output 4.8: P</w:t>
            </w:r>
            <w:r w:rsidRPr="00823806">
              <w:rPr>
                <w:rFonts w:ascii="Calibri" w:eastAsiaTheme="majorEastAsia" w:hAnsi="Calibri" w:cstheme="majorBidi"/>
                <w:bCs/>
                <w:sz w:val="18"/>
                <w:szCs w:val="18"/>
                <w:lang w:val="en-GB"/>
              </w:rPr>
              <w:t xml:space="preserve">roject inception workshop held to officially launch the project and, among other aims, familiarize key stakeholders with the detailed project strategy, roles and </w:t>
            </w:r>
            <w:r w:rsidRPr="00CC1F5D">
              <w:rPr>
                <w:rFonts w:ascii="Calibri" w:eastAsiaTheme="majorEastAsia" w:hAnsi="Calibri" w:cstheme="majorBidi"/>
                <w:bCs/>
                <w:sz w:val="18"/>
                <w:szCs w:val="18"/>
                <w:lang w:val="en-GB"/>
              </w:rPr>
              <w:t xml:space="preserve">responsibilities of the project team; </w:t>
            </w:r>
            <w:r w:rsidRPr="00CC1F5D">
              <w:rPr>
                <w:rFonts w:ascii="Calibri" w:hAnsi="Calibri" w:cs="Calibri"/>
                <w:bCs/>
                <w:sz w:val="18"/>
                <w:szCs w:val="18"/>
                <w:lang w:val="en-GB"/>
              </w:rPr>
              <w:t xml:space="preserve">Output </w:t>
            </w:r>
            <w:r w:rsidRPr="00CC1F5D">
              <w:rPr>
                <w:rFonts w:ascii="Calibri" w:hAnsi="Calibri" w:cs="Calibri"/>
                <w:bCs/>
                <w:sz w:val="18"/>
                <w:szCs w:val="18"/>
              </w:rPr>
              <w:t>4</w:t>
            </w:r>
            <w:r w:rsidRPr="00CC1F5D">
              <w:rPr>
                <w:rFonts w:ascii="Calibri" w:hAnsi="Calibri" w:cs="Calibri"/>
                <w:bCs/>
                <w:sz w:val="18"/>
                <w:szCs w:val="18"/>
                <w:lang w:val="en-GB"/>
              </w:rPr>
              <w:t>.</w:t>
            </w:r>
            <w:r w:rsidR="00950E95" w:rsidRPr="00CC1F5D">
              <w:rPr>
                <w:rFonts w:ascii="Calibri" w:hAnsi="Calibri" w:cs="Calibri"/>
                <w:bCs/>
                <w:sz w:val="18"/>
                <w:szCs w:val="18"/>
              </w:rPr>
              <w:t>8</w:t>
            </w:r>
            <w:r w:rsidRPr="00CC1F5D">
              <w:rPr>
                <w:rFonts w:ascii="Calibri" w:hAnsi="Calibri" w:cs="Calibri"/>
                <w:bCs/>
                <w:sz w:val="18"/>
                <w:szCs w:val="18"/>
              </w:rPr>
              <w:t>:</w:t>
            </w:r>
            <w:r w:rsidRPr="00CC1F5D">
              <w:rPr>
                <w:rFonts w:ascii="Calibri" w:hAnsi="Calibri" w:cs="Calibri"/>
                <w:sz w:val="18"/>
                <w:szCs w:val="18"/>
              </w:rPr>
              <w:t xml:space="preserve"> Replication plan (including investment plan) for scaling up rural energy access developed</w:t>
            </w:r>
            <w:r w:rsidR="009B4295" w:rsidRPr="00CC1F5D">
              <w:rPr>
                <w:rFonts w:ascii="Calibri" w:hAnsi="Calibri" w:cs="Calibri"/>
                <w:sz w:val="18"/>
                <w:szCs w:val="18"/>
              </w:rPr>
              <w:t>. Also, t</w:t>
            </w:r>
            <w:r w:rsidR="009B4295" w:rsidRPr="00CC1F5D">
              <w:rPr>
                <w:rFonts w:ascii="Calibri" w:hAnsi="Calibri" w:cstheme="minorHAnsi"/>
                <w:sz w:val="18"/>
                <w:szCs w:val="18"/>
              </w:rPr>
              <w:t>he</w:t>
            </w:r>
            <w:r w:rsidR="009B4295" w:rsidRPr="00823806">
              <w:rPr>
                <w:rFonts w:ascii="Calibri" w:hAnsi="Calibri" w:cstheme="minorHAnsi"/>
                <w:sz w:val="18"/>
                <w:szCs w:val="18"/>
              </w:rPr>
              <w:t xml:space="preserve"> SP/CNDD will lead social and environmental safeguards aspects of the project.</w:t>
            </w:r>
          </w:p>
          <w:p w14:paraId="259CFC46" w14:textId="3B393ED4" w:rsidR="00E00328" w:rsidRPr="00823806" w:rsidRDefault="00E00328" w:rsidP="00D22393">
            <w:pPr>
              <w:jc w:val="both"/>
              <w:rPr>
                <w:rFonts w:ascii="Calibri" w:hAnsi="Calibri" w:cstheme="minorHAnsi"/>
                <w:bCs/>
                <w:sz w:val="18"/>
                <w:szCs w:val="18"/>
              </w:rPr>
            </w:pPr>
          </w:p>
          <w:p w14:paraId="7A268FA3" w14:textId="1286E0B9" w:rsidR="000156C7" w:rsidRPr="00823806" w:rsidRDefault="000156C7" w:rsidP="00D22393">
            <w:pPr>
              <w:rPr>
                <w:rFonts w:ascii="Calibri" w:hAnsi="Calibri" w:cstheme="minorHAnsi"/>
                <w:b/>
                <w:sz w:val="18"/>
                <w:szCs w:val="18"/>
              </w:rPr>
            </w:pPr>
          </w:p>
        </w:tc>
      </w:tr>
      <w:tr w:rsidR="000156C7" w:rsidRPr="00BB11FB" w14:paraId="1A81F553" w14:textId="77777777" w:rsidTr="00E86DFA">
        <w:trPr>
          <w:trHeight w:val="710"/>
        </w:trPr>
        <w:tc>
          <w:tcPr>
            <w:tcW w:w="834" w:type="pct"/>
            <w:shd w:val="clear" w:color="auto" w:fill="auto"/>
          </w:tcPr>
          <w:p w14:paraId="1665DAE9" w14:textId="54C7E88A" w:rsidR="000156C7" w:rsidRPr="00823806" w:rsidRDefault="00E00328" w:rsidP="00227C3C">
            <w:pPr>
              <w:rPr>
                <w:rFonts w:ascii="Calibri" w:hAnsi="Calibri" w:cstheme="minorHAnsi"/>
                <w:color w:val="000000"/>
                <w:sz w:val="18"/>
                <w:szCs w:val="18"/>
              </w:rPr>
            </w:pPr>
            <w:r w:rsidRPr="00BB11FB">
              <w:rPr>
                <w:rFonts w:ascii="Calibri" w:hAnsi="Calibri" w:cstheme="minorHAnsi"/>
                <w:bCs/>
                <w:sz w:val="18"/>
                <w:szCs w:val="18"/>
              </w:rPr>
              <w:t xml:space="preserve">The Directorate General of Green Economy and Climate Change </w:t>
            </w:r>
            <w:r w:rsidRPr="00823806">
              <w:rPr>
                <w:rFonts w:ascii="Calibri" w:hAnsi="Calibri" w:cstheme="minorHAnsi"/>
                <w:bCs/>
                <w:sz w:val="18"/>
                <w:szCs w:val="18"/>
              </w:rPr>
              <w:t>(</w:t>
            </w:r>
            <w:r w:rsidR="000156C7" w:rsidRPr="00823806">
              <w:rPr>
                <w:rFonts w:ascii="Calibri" w:hAnsi="Calibri" w:cstheme="minorHAnsi"/>
                <w:color w:val="000000"/>
                <w:sz w:val="18"/>
                <w:szCs w:val="18"/>
              </w:rPr>
              <w:t>DG</w:t>
            </w:r>
            <w:r w:rsidRPr="00823806">
              <w:rPr>
                <w:rFonts w:ascii="Calibri" w:hAnsi="Calibri" w:cstheme="minorHAnsi"/>
                <w:color w:val="000000"/>
                <w:sz w:val="18"/>
                <w:szCs w:val="18"/>
              </w:rPr>
              <w:t>E</w:t>
            </w:r>
            <w:r w:rsidR="000156C7" w:rsidRPr="00823806">
              <w:rPr>
                <w:rFonts w:ascii="Calibri" w:hAnsi="Calibri" w:cstheme="minorHAnsi"/>
                <w:color w:val="000000"/>
                <w:sz w:val="18"/>
                <w:szCs w:val="18"/>
              </w:rPr>
              <w:t>VCC)</w:t>
            </w:r>
          </w:p>
        </w:tc>
        <w:tc>
          <w:tcPr>
            <w:tcW w:w="2074" w:type="pct"/>
            <w:shd w:val="clear" w:color="auto" w:fill="auto"/>
          </w:tcPr>
          <w:p w14:paraId="33C440BE" w14:textId="6494BF37" w:rsidR="000156C7" w:rsidRPr="00823806" w:rsidRDefault="008D0EE3" w:rsidP="00823806">
            <w:pPr>
              <w:jc w:val="both"/>
              <w:rPr>
                <w:rFonts w:ascii="Calibri" w:hAnsi="Calibri" w:cstheme="minorHAnsi"/>
                <w:bCs/>
                <w:sz w:val="18"/>
                <w:szCs w:val="18"/>
              </w:rPr>
            </w:pPr>
            <w:r>
              <w:rPr>
                <w:rFonts w:ascii="Calibri" w:hAnsi="Calibri" w:cstheme="minorHAnsi"/>
                <w:bCs/>
                <w:sz w:val="18"/>
                <w:szCs w:val="18"/>
              </w:rPr>
              <w:t>Under the ministry of environment, Green Economy and Climate Change, DGEVCC i</w:t>
            </w:r>
            <w:r w:rsidR="00E00328" w:rsidRPr="00823806">
              <w:rPr>
                <w:rFonts w:ascii="Calibri" w:hAnsi="Calibri" w:cstheme="minorHAnsi"/>
                <w:bCs/>
                <w:sz w:val="18"/>
                <w:szCs w:val="18"/>
              </w:rPr>
              <w:t xml:space="preserve">s </w:t>
            </w:r>
            <w:r w:rsidR="000156C7" w:rsidRPr="00823806">
              <w:rPr>
                <w:rFonts w:ascii="Calibri" w:hAnsi="Calibri" w:cstheme="minorHAnsi"/>
                <w:bCs/>
                <w:sz w:val="18"/>
                <w:szCs w:val="18"/>
              </w:rPr>
              <w:t>responsible for developing and monitoring the implementation of a national strategy to promote the green economy</w:t>
            </w:r>
            <w:r w:rsidR="009B4295" w:rsidRPr="00823806">
              <w:rPr>
                <w:rFonts w:ascii="Calibri" w:hAnsi="Calibri" w:cstheme="minorHAnsi"/>
                <w:bCs/>
                <w:sz w:val="18"/>
                <w:szCs w:val="18"/>
              </w:rPr>
              <w:t xml:space="preserve">. </w:t>
            </w:r>
          </w:p>
          <w:p w14:paraId="5C8BCB40" w14:textId="4507A98A" w:rsidR="000156C7" w:rsidRPr="00823806" w:rsidRDefault="000156C7" w:rsidP="00823806">
            <w:pPr>
              <w:jc w:val="both"/>
              <w:rPr>
                <w:rFonts w:ascii="Calibri" w:hAnsi="Calibri" w:cstheme="minorHAnsi"/>
                <w:bCs/>
                <w:sz w:val="18"/>
                <w:szCs w:val="18"/>
              </w:rPr>
            </w:pPr>
          </w:p>
        </w:tc>
        <w:tc>
          <w:tcPr>
            <w:tcW w:w="2092" w:type="pct"/>
          </w:tcPr>
          <w:p w14:paraId="7A012F56" w14:textId="668AC2E1" w:rsidR="000156C7" w:rsidRPr="00823806" w:rsidRDefault="009B4295" w:rsidP="00D22393">
            <w:pPr>
              <w:jc w:val="both"/>
              <w:rPr>
                <w:rFonts w:ascii="Calibri" w:hAnsi="Calibri" w:cstheme="minorHAnsi"/>
                <w:b/>
                <w:sz w:val="18"/>
                <w:szCs w:val="18"/>
              </w:rPr>
            </w:pPr>
            <w:r w:rsidRPr="00823806">
              <w:rPr>
                <w:rFonts w:ascii="Calibri" w:hAnsi="Calibri" w:cstheme="minorHAnsi"/>
                <w:bCs/>
                <w:sz w:val="18"/>
                <w:szCs w:val="18"/>
              </w:rPr>
              <w:t>Is already a partner of ABER in the framework of the Ecovillage Initiative. This partnership will continue for the AMP project</w:t>
            </w:r>
            <w:r w:rsidRPr="00823806">
              <w:rPr>
                <w:rFonts w:ascii="Calibri" w:hAnsi="Calibri" w:cstheme="minorHAnsi"/>
                <w:b/>
                <w:sz w:val="18"/>
                <w:szCs w:val="18"/>
              </w:rPr>
              <w:t xml:space="preserve">. </w:t>
            </w:r>
            <w:r w:rsidR="00D76465" w:rsidRPr="00B03E03">
              <w:rPr>
                <w:rFonts w:ascii="Calibri" w:hAnsi="Calibri" w:cstheme="minorHAnsi"/>
                <w:bCs/>
                <w:sz w:val="18"/>
                <w:szCs w:val="18"/>
              </w:rPr>
              <w:t>The partner will</w:t>
            </w:r>
            <w:r w:rsidR="00D76465">
              <w:rPr>
                <w:rFonts w:ascii="Calibri" w:hAnsi="Calibri" w:cstheme="minorHAnsi"/>
                <w:b/>
                <w:sz w:val="18"/>
                <w:szCs w:val="18"/>
              </w:rPr>
              <w:t xml:space="preserve"> </w:t>
            </w:r>
            <w:r w:rsidRPr="00823806">
              <w:rPr>
                <w:rFonts w:ascii="Calibri" w:hAnsi="Calibri" w:cstheme="minorHAnsi"/>
                <w:bCs/>
                <w:sz w:val="18"/>
                <w:szCs w:val="18"/>
              </w:rPr>
              <w:t>be strongly consulted by the ABER in the choice of ecovillages to electrify. Similarly, it will contribute to the scaling up of knowledge and lessons learned, as well as to the perpetuation of achievements in the target ecovillages.  It will also play a key role in the promotion and creation of green jobs in electrified ecovillages.</w:t>
            </w:r>
          </w:p>
        </w:tc>
      </w:tr>
      <w:tr w:rsidR="000156C7" w:rsidRPr="00BB11FB" w14:paraId="2DCA57BE" w14:textId="77777777" w:rsidTr="00E86DFA">
        <w:trPr>
          <w:trHeight w:val="710"/>
        </w:trPr>
        <w:tc>
          <w:tcPr>
            <w:tcW w:w="834" w:type="pct"/>
            <w:shd w:val="clear" w:color="auto" w:fill="auto"/>
          </w:tcPr>
          <w:p w14:paraId="3DF7D42C" w14:textId="76F1E577" w:rsidR="000156C7" w:rsidRPr="00823806" w:rsidRDefault="000156C7" w:rsidP="00823806">
            <w:pPr>
              <w:jc w:val="both"/>
              <w:rPr>
                <w:rFonts w:ascii="Calibri" w:hAnsi="Calibri" w:cstheme="minorHAnsi"/>
                <w:color w:val="000000"/>
                <w:sz w:val="18"/>
                <w:szCs w:val="18"/>
              </w:rPr>
            </w:pPr>
            <w:r w:rsidRPr="00823806">
              <w:rPr>
                <w:rFonts w:ascii="Calibri" w:hAnsi="Calibri" w:cstheme="minorHAnsi"/>
                <w:color w:val="000000"/>
                <w:sz w:val="18"/>
                <w:szCs w:val="18"/>
              </w:rPr>
              <w:t>ECOWAS Center for Renewable Energy &amp; Energy Efficiency (ECREEE)</w:t>
            </w:r>
          </w:p>
        </w:tc>
        <w:tc>
          <w:tcPr>
            <w:tcW w:w="2074" w:type="pct"/>
            <w:shd w:val="clear" w:color="auto" w:fill="auto"/>
          </w:tcPr>
          <w:p w14:paraId="67936B68" w14:textId="041DBD2E" w:rsidR="000156C7" w:rsidRPr="00823806" w:rsidRDefault="009802F1" w:rsidP="00823806">
            <w:pPr>
              <w:jc w:val="both"/>
              <w:rPr>
                <w:rFonts w:ascii="Calibri" w:hAnsi="Calibri" w:cstheme="minorHAnsi"/>
                <w:b/>
                <w:sz w:val="18"/>
                <w:szCs w:val="18"/>
              </w:rPr>
            </w:pPr>
            <w:r w:rsidRPr="00823806">
              <w:rPr>
                <w:rFonts w:ascii="Calibri" w:hAnsi="Calibri"/>
                <w:bCs/>
                <w:sz w:val="18"/>
                <w:szCs w:val="18"/>
              </w:rPr>
              <w:t>ECREEE is a specialized agency of the ECOWAS with a mandate to promote renewable energy and energy efficiency markets, with the overall objective to contribute to the sustainable economic, social and environmental development of West Africa by improving access to modern, reliable and affordable energy services, energy security and reduction of energy related externalities (GHG, local pollution);</w:t>
            </w:r>
          </w:p>
        </w:tc>
        <w:tc>
          <w:tcPr>
            <w:tcW w:w="2092" w:type="pct"/>
          </w:tcPr>
          <w:p w14:paraId="1D8C634E" w14:textId="66F5DC0B" w:rsidR="009B4295" w:rsidRPr="00823806" w:rsidRDefault="009B4295" w:rsidP="00D22393">
            <w:pPr>
              <w:jc w:val="both"/>
              <w:rPr>
                <w:rFonts w:ascii="Calibri" w:hAnsi="Calibri" w:cstheme="minorHAnsi"/>
                <w:bCs/>
                <w:sz w:val="18"/>
                <w:szCs w:val="18"/>
              </w:rPr>
            </w:pPr>
            <w:r w:rsidRPr="00823806">
              <w:rPr>
                <w:rFonts w:ascii="Calibri" w:hAnsi="Calibri" w:cstheme="minorHAnsi"/>
                <w:bCs/>
                <w:sz w:val="18"/>
                <w:szCs w:val="18"/>
              </w:rPr>
              <w:t xml:space="preserve">This partner will be a responsible party for the </w:t>
            </w:r>
            <w:r w:rsidR="00D76465">
              <w:rPr>
                <w:rFonts w:ascii="Calibri" w:hAnsi="Calibri" w:cstheme="minorHAnsi"/>
                <w:bCs/>
                <w:sz w:val="18"/>
                <w:szCs w:val="18"/>
              </w:rPr>
              <w:t>Project C</w:t>
            </w:r>
            <w:r w:rsidRPr="00823806">
              <w:rPr>
                <w:rFonts w:ascii="Calibri" w:hAnsi="Calibri" w:cstheme="minorHAnsi"/>
                <w:bCs/>
                <w:sz w:val="18"/>
                <w:szCs w:val="18"/>
              </w:rPr>
              <w:t xml:space="preserve">omponent 1. To this end an agreement will be signed with ABER. ECREEE </w:t>
            </w:r>
            <w:r w:rsidR="00324525">
              <w:rPr>
                <w:rFonts w:ascii="Calibri" w:hAnsi="Calibri" w:cstheme="minorHAnsi"/>
                <w:bCs/>
                <w:sz w:val="18"/>
                <w:szCs w:val="18"/>
              </w:rPr>
              <w:t>is also</w:t>
            </w:r>
            <w:r w:rsidRPr="00823806">
              <w:rPr>
                <w:rFonts w:ascii="Calibri" w:hAnsi="Calibri" w:cstheme="minorHAnsi"/>
                <w:bCs/>
                <w:sz w:val="18"/>
                <w:szCs w:val="18"/>
              </w:rPr>
              <w:t xml:space="preserve"> provid</w:t>
            </w:r>
            <w:r w:rsidR="00324525">
              <w:rPr>
                <w:rFonts w:ascii="Calibri" w:hAnsi="Calibri" w:cstheme="minorHAnsi"/>
                <w:bCs/>
                <w:sz w:val="18"/>
                <w:szCs w:val="18"/>
              </w:rPr>
              <w:t>ing</w:t>
            </w:r>
            <w:r w:rsidRPr="00823806">
              <w:rPr>
                <w:rFonts w:ascii="Calibri" w:hAnsi="Calibri" w:cstheme="minorHAnsi"/>
                <w:bCs/>
                <w:sz w:val="18"/>
                <w:szCs w:val="18"/>
              </w:rPr>
              <w:t xml:space="preserve"> co-financing</w:t>
            </w:r>
            <w:r w:rsidR="00324525">
              <w:rPr>
                <w:rFonts w:ascii="Calibri" w:hAnsi="Calibri" w:cstheme="minorHAnsi"/>
                <w:bCs/>
                <w:sz w:val="18"/>
                <w:szCs w:val="18"/>
              </w:rPr>
              <w:t xml:space="preserve"> to this project</w:t>
            </w:r>
            <w:r w:rsidRPr="00823806">
              <w:rPr>
                <w:rFonts w:ascii="Calibri" w:hAnsi="Calibri" w:cstheme="minorHAnsi"/>
                <w:bCs/>
                <w:sz w:val="18"/>
                <w:szCs w:val="18"/>
              </w:rPr>
              <w:t>. Lastly, ECREEE will be involved in component 2, 3 and 4 as well.</w:t>
            </w:r>
          </w:p>
        </w:tc>
      </w:tr>
      <w:tr w:rsidR="00745C6B" w:rsidRPr="00745C6B" w14:paraId="4729C952" w14:textId="77777777" w:rsidTr="00E86DFA">
        <w:trPr>
          <w:trHeight w:val="285"/>
        </w:trPr>
        <w:tc>
          <w:tcPr>
            <w:tcW w:w="5000" w:type="pct"/>
            <w:gridSpan w:val="3"/>
            <w:shd w:val="clear" w:color="auto" w:fill="D9D9D9" w:themeFill="background1" w:themeFillShade="D9"/>
          </w:tcPr>
          <w:p w14:paraId="71117E5E" w14:textId="3BD6C1AC" w:rsidR="00745C6B" w:rsidRPr="00E86DFA" w:rsidRDefault="00745C6B" w:rsidP="00E86DFA">
            <w:pPr>
              <w:ind w:right="113"/>
              <w:jc w:val="center"/>
              <w:rPr>
                <w:rFonts w:ascii="Calibri" w:hAnsi="Calibri" w:cstheme="minorHAnsi"/>
                <w:b/>
                <w:bCs/>
                <w:sz w:val="18"/>
                <w:szCs w:val="18"/>
              </w:rPr>
            </w:pPr>
            <w:r w:rsidRPr="00E86DFA">
              <w:rPr>
                <w:rFonts w:ascii="Calibri" w:hAnsi="Calibri" w:cstheme="minorHAnsi"/>
                <w:b/>
                <w:bCs/>
                <w:sz w:val="18"/>
                <w:szCs w:val="18"/>
              </w:rPr>
              <w:t>Cooperatives and industry associations</w:t>
            </w:r>
          </w:p>
        </w:tc>
      </w:tr>
      <w:tr w:rsidR="004F67FE" w:rsidRPr="00BB11FB" w14:paraId="120C4BA0" w14:textId="7FC1BD8A" w:rsidTr="00E86DFA">
        <w:trPr>
          <w:trHeight w:val="969"/>
        </w:trPr>
        <w:tc>
          <w:tcPr>
            <w:tcW w:w="834" w:type="pct"/>
            <w:shd w:val="clear" w:color="auto" w:fill="FFFFFF" w:themeFill="background1"/>
          </w:tcPr>
          <w:p w14:paraId="35C0B78F" w14:textId="0F550ED9" w:rsidR="004F67FE" w:rsidRPr="000A7BC6" w:rsidRDefault="005371C0" w:rsidP="00C409FC">
            <w:pPr>
              <w:rPr>
                <w:rFonts w:ascii="Calibri" w:hAnsi="Calibri" w:cstheme="minorHAnsi"/>
                <w:sz w:val="18"/>
                <w:szCs w:val="18"/>
                <w:lang w:val="fr-FR"/>
              </w:rPr>
            </w:pPr>
            <w:r>
              <w:rPr>
                <w:rFonts w:ascii="Calibri" w:hAnsi="Calibri" w:cstheme="minorHAnsi"/>
                <w:sz w:val="18"/>
                <w:szCs w:val="18"/>
                <w:lang w:val="fr-CA"/>
              </w:rPr>
              <w:t>Fédération National des Groupements de Naam (</w:t>
            </w:r>
            <w:r w:rsidR="0059763D" w:rsidRPr="00823806">
              <w:rPr>
                <w:rFonts w:ascii="Calibri" w:hAnsi="Calibri" w:cstheme="minorHAnsi"/>
                <w:sz w:val="18"/>
                <w:szCs w:val="18"/>
                <w:lang w:val="fr-CA"/>
              </w:rPr>
              <w:t>FNGN</w:t>
            </w:r>
            <w:r>
              <w:rPr>
                <w:rFonts w:ascii="Calibri" w:hAnsi="Calibri" w:cstheme="minorHAnsi"/>
                <w:sz w:val="18"/>
                <w:szCs w:val="18"/>
                <w:lang w:val="fr-CA"/>
              </w:rPr>
              <w:t>)</w:t>
            </w:r>
          </w:p>
        </w:tc>
        <w:tc>
          <w:tcPr>
            <w:tcW w:w="2074" w:type="pct"/>
            <w:shd w:val="clear" w:color="auto" w:fill="auto"/>
          </w:tcPr>
          <w:p w14:paraId="3D4EC5F0" w14:textId="689231CF" w:rsidR="004F67FE" w:rsidRPr="00823806" w:rsidRDefault="00F90242" w:rsidP="00D22393">
            <w:pPr>
              <w:jc w:val="both"/>
              <w:rPr>
                <w:rFonts w:ascii="Calibri" w:eastAsia="Calibri" w:hAnsi="Calibri" w:cstheme="minorHAnsi"/>
                <w:sz w:val="18"/>
                <w:szCs w:val="18"/>
              </w:rPr>
            </w:pPr>
            <w:r w:rsidRPr="00823806">
              <w:rPr>
                <w:rFonts w:ascii="Calibri" w:hAnsi="Calibri" w:cstheme="minorHAnsi"/>
                <w:sz w:val="18"/>
                <w:szCs w:val="18"/>
              </w:rPr>
              <w:t xml:space="preserve">Fédération </w:t>
            </w:r>
            <w:proofErr w:type="spellStart"/>
            <w:r w:rsidRPr="00823806">
              <w:rPr>
                <w:rFonts w:ascii="Calibri" w:hAnsi="Calibri" w:cstheme="minorHAnsi"/>
                <w:sz w:val="18"/>
                <w:szCs w:val="18"/>
              </w:rPr>
              <w:t>nationale</w:t>
            </w:r>
            <w:proofErr w:type="spellEnd"/>
            <w:r w:rsidRPr="00823806">
              <w:rPr>
                <w:rFonts w:ascii="Calibri" w:hAnsi="Calibri" w:cstheme="minorHAnsi"/>
                <w:sz w:val="18"/>
                <w:szCs w:val="18"/>
              </w:rPr>
              <w:t xml:space="preserve"> des </w:t>
            </w:r>
            <w:proofErr w:type="spellStart"/>
            <w:r w:rsidRPr="00823806">
              <w:rPr>
                <w:rFonts w:ascii="Calibri" w:hAnsi="Calibri" w:cstheme="minorHAnsi"/>
                <w:sz w:val="18"/>
                <w:szCs w:val="18"/>
              </w:rPr>
              <w:t>groupements</w:t>
            </w:r>
            <w:proofErr w:type="spellEnd"/>
            <w:r w:rsidRPr="00823806">
              <w:rPr>
                <w:rFonts w:ascii="Calibri" w:hAnsi="Calibri" w:cstheme="minorHAnsi"/>
                <w:sz w:val="18"/>
                <w:szCs w:val="18"/>
              </w:rPr>
              <w:t xml:space="preserve"> </w:t>
            </w:r>
            <w:r w:rsidR="00D76465">
              <w:rPr>
                <w:rFonts w:ascii="Calibri" w:hAnsi="Calibri" w:cstheme="minorHAnsi"/>
                <w:sz w:val="18"/>
                <w:szCs w:val="18"/>
              </w:rPr>
              <w:t xml:space="preserve">de </w:t>
            </w:r>
            <w:r w:rsidRPr="00823806">
              <w:rPr>
                <w:rFonts w:ascii="Calibri" w:hAnsi="Calibri" w:cstheme="minorHAnsi"/>
                <w:sz w:val="18"/>
                <w:szCs w:val="18"/>
              </w:rPr>
              <w:t xml:space="preserve">NAAM is a cooperative with more than 600,000 members in Burkina Faso, including a support structure for women's activities, a support unit for </w:t>
            </w:r>
            <w:proofErr w:type="spellStart"/>
            <w:r w:rsidRPr="00823806">
              <w:rPr>
                <w:rFonts w:ascii="Calibri" w:hAnsi="Calibri" w:cstheme="minorHAnsi"/>
                <w:sz w:val="18"/>
                <w:szCs w:val="18"/>
              </w:rPr>
              <w:t>agro</w:t>
            </w:r>
            <w:proofErr w:type="spellEnd"/>
            <w:r w:rsidRPr="00823806">
              <w:rPr>
                <w:rFonts w:ascii="Calibri" w:hAnsi="Calibri" w:cstheme="minorHAnsi"/>
                <w:sz w:val="18"/>
                <w:szCs w:val="18"/>
              </w:rPr>
              <w:t xml:space="preserve">-economic activities, an education program and a microfinance institution. FNGN manages more </w:t>
            </w:r>
            <w:r w:rsidRPr="00823806">
              <w:rPr>
                <w:rFonts w:ascii="Calibri" w:hAnsi="Calibri" w:cstheme="minorHAnsi"/>
                <w:sz w:val="18"/>
                <w:szCs w:val="18"/>
              </w:rPr>
              <w:lastRenderedPageBreak/>
              <w:t xml:space="preserve">than 160 multifunctional platforms operated by its members. </w:t>
            </w:r>
          </w:p>
        </w:tc>
        <w:tc>
          <w:tcPr>
            <w:tcW w:w="2092" w:type="pct"/>
          </w:tcPr>
          <w:p w14:paraId="4691431B" w14:textId="658C0C06" w:rsidR="004F67FE" w:rsidRPr="00823806" w:rsidRDefault="00B2643D" w:rsidP="00E86DFA">
            <w:pPr>
              <w:ind w:right="113"/>
              <w:jc w:val="both"/>
              <w:rPr>
                <w:rFonts w:ascii="Calibri" w:hAnsi="Calibri" w:cstheme="minorHAnsi"/>
                <w:sz w:val="18"/>
                <w:szCs w:val="18"/>
              </w:rPr>
            </w:pPr>
            <w:r w:rsidRPr="00823806">
              <w:rPr>
                <w:rFonts w:ascii="Calibri" w:hAnsi="Calibri" w:cstheme="minorHAnsi"/>
                <w:sz w:val="18"/>
                <w:szCs w:val="18"/>
              </w:rPr>
              <w:lastRenderedPageBreak/>
              <w:t xml:space="preserve">FNGN will be a partner specifically on </w:t>
            </w:r>
            <w:r w:rsidR="00995A11">
              <w:rPr>
                <w:rFonts w:ascii="Calibri" w:hAnsi="Calibri" w:cstheme="minorHAnsi"/>
                <w:sz w:val="18"/>
                <w:szCs w:val="18"/>
              </w:rPr>
              <w:t>O</w:t>
            </w:r>
            <w:r w:rsidRPr="00823806">
              <w:rPr>
                <w:rFonts w:ascii="Calibri" w:hAnsi="Calibri" w:cstheme="minorHAnsi"/>
                <w:sz w:val="18"/>
                <w:szCs w:val="18"/>
              </w:rPr>
              <w:t>utput 2.1 (pilot project) and will also be on the project’s board as representative of the final beneficiaries</w:t>
            </w:r>
          </w:p>
        </w:tc>
      </w:tr>
      <w:tr w:rsidR="00B2643D" w:rsidRPr="00823806" w14:paraId="180B5721" w14:textId="77777777" w:rsidTr="00E86DFA">
        <w:tblPrEx>
          <w:tblCellMar>
            <w:left w:w="0" w:type="dxa"/>
            <w:right w:w="0" w:type="dxa"/>
          </w:tblCellMar>
        </w:tblPrEx>
        <w:trPr>
          <w:trHeight w:val="300"/>
        </w:trPr>
        <w:tc>
          <w:tcPr>
            <w:tcW w:w="834" w:type="pct"/>
            <w:noWrap/>
            <w:tcMar>
              <w:top w:w="15" w:type="dxa"/>
              <w:left w:w="15" w:type="dxa"/>
              <w:bottom w:w="0" w:type="dxa"/>
              <w:right w:w="15" w:type="dxa"/>
            </w:tcMar>
          </w:tcPr>
          <w:p w14:paraId="221322D9" w14:textId="468CE415" w:rsidR="00B2643D" w:rsidRPr="00823806" w:rsidDel="0059763D" w:rsidRDefault="005371C0" w:rsidP="00E86DFA">
            <w:pPr>
              <w:ind w:left="113" w:right="113"/>
              <w:rPr>
                <w:rFonts w:ascii="Calibri" w:hAnsi="Calibri" w:cstheme="minorHAnsi"/>
                <w:sz w:val="18"/>
                <w:szCs w:val="18"/>
              </w:rPr>
            </w:pPr>
            <w:r w:rsidRPr="00823806">
              <w:rPr>
                <w:rFonts w:ascii="Calibri" w:hAnsi="Calibri" w:cstheme="minorHAnsi"/>
                <w:sz w:val="18"/>
                <w:szCs w:val="18"/>
              </w:rPr>
              <w:t>Association of Renewable Energy Professionals of Burkina Fas</w:t>
            </w:r>
            <w:r>
              <w:rPr>
                <w:rFonts w:ascii="Calibri" w:hAnsi="Calibri" w:cstheme="minorHAnsi"/>
                <w:sz w:val="18"/>
                <w:szCs w:val="18"/>
              </w:rPr>
              <w:t>o (</w:t>
            </w:r>
            <w:r w:rsidR="00B2643D" w:rsidRPr="00823806">
              <w:rPr>
                <w:rFonts w:ascii="Calibri" w:hAnsi="Calibri" w:cstheme="minorHAnsi"/>
                <w:sz w:val="18"/>
                <w:szCs w:val="18"/>
              </w:rPr>
              <w:t>APER</w:t>
            </w:r>
            <w:r w:rsidR="00100AA9" w:rsidRPr="00823806">
              <w:rPr>
                <w:rFonts w:ascii="Calibri" w:hAnsi="Calibri" w:cstheme="minorHAnsi"/>
                <w:sz w:val="18"/>
                <w:szCs w:val="18"/>
              </w:rPr>
              <w:t>-BF</w:t>
            </w:r>
            <w:r>
              <w:rPr>
                <w:rFonts w:ascii="Calibri" w:hAnsi="Calibri" w:cstheme="minorHAnsi"/>
                <w:sz w:val="18"/>
                <w:szCs w:val="18"/>
              </w:rPr>
              <w:t>)</w:t>
            </w:r>
          </w:p>
        </w:tc>
        <w:tc>
          <w:tcPr>
            <w:tcW w:w="2074" w:type="pct"/>
            <w:noWrap/>
            <w:tcMar>
              <w:top w:w="15" w:type="dxa"/>
              <w:left w:w="15" w:type="dxa"/>
              <w:bottom w:w="0" w:type="dxa"/>
              <w:right w:w="15" w:type="dxa"/>
            </w:tcMar>
            <w:vAlign w:val="bottom"/>
          </w:tcPr>
          <w:p w14:paraId="0C425394" w14:textId="2B3894F0" w:rsidR="00100AA9" w:rsidRPr="00D22393" w:rsidRDefault="005371C0" w:rsidP="00E86DFA">
            <w:pPr>
              <w:ind w:left="113" w:right="113"/>
              <w:jc w:val="both"/>
              <w:rPr>
                <w:rFonts w:ascii="Calibri" w:hAnsi="Calibri" w:cstheme="minorHAnsi"/>
                <w:sz w:val="18"/>
                <w:szCs w:val="18"/>
              </w:rPr>
            </w:pPr>
            <w:r w:rsidRPr="00D22393">
              <w:rPr>
                <w:rFonts w:ascii="Calibri" w:hAnsi="Calibri" w:cstheme="minorHAnsi"/>
                <w:sz w:val="18"/>
                <w:szCs w:val="18"/>
              </w:rPr>
              <w:t xml:space="preserve">APER is the industry </w:t>
            </w:r>
            <w:r w:rsidR="005372BC">
              <w:rPr>
                <w:rFonts w:ascii="Calibri" w:hAnsi="Calibri" w:cstheme="minorHAnsi"/>
                <w:sz w:val="18"/>
                <w:szCs w:val="18"/>
              </w:rPr>
              <w:t xml:space="preserve">umbrella </w:t>
            </w:r>
            <w:r w:rsidRPr="00D22393">
              <w:rPr>
                <w:rFonts w:ascii="Calibri" w:hAnsi="Calibri" w:cstheme="minorHAnsi"/>
                <w:sz w:val="18"/>
                <w:szCs w:val="18"/>
              </w:rPr>
              <w:t xml:space="preserve">association, </w:t>
            </w:r>
            <w:r w:rsidR="00100AA9" w:rsidRPr="00D22393">
              <w:rPr>
                <w:rFonts w:ascii="Calibri" w:hAnsi="Calibri" w:cstheme="minorHAnsi"/>
                <w:sz w:val="18"/>
                <w:szCs w:val="18"/>
              </w:rPr>
              <w:t>created since 2016</w:t>
            </w:r>
            <w:r w:rsidRPr="00D22393">
              <w:rPr>
                <w:rFonts w:ascii="Calibri" w:hAnsi="Calibri" w:cstheme="minorHAnsi"/>
                <w:sz w:val="18"/>
                <w:szCs w:val="18"/>
              </w:rPr>
              <w:t>. APER</w:t>
            </w:r>
            <w:r w:rsidR="00100AA9" w:rsidRPr="00D22393">
              <w:rPr>
                <w:rFonts w:ascii="Calibri" w:hAnsi="Calibri" w:cstheme="minorHAnsi"/>
                <w:sz w:val="18"/>
                <w:szCs w:val="18"/>
              </w:rPr>
              <w:t xml:space="preserve"> has a membership of 118 </w:t>
            </w:r>
            <w:r w:rsidR="00D76465" w:rsidRPr="00D22393">
              <w:rPr>
                <w:rFonts w:ascii="Calibri" w:hAnsi="Calibri" w:cstheme="minorHAnsi"/>
                <w:sz w:val="18"/>
                <w:szCs w:val="18"/>
              </w:rPr>
              <w:t xml:space="preserve">renewable </w:t>
            </w:r>
            <w:r w:rsidR="005650BA" w:rsidRPr="00D22393">
              <w:rPr>
                <w:rFonts w:ascii="Calibri" w:hAnsi="Calibri" w:cstheme="minorHAnsi"/>
                <w:sz w:val="18"/>
                <w:szCs w:val="18"/>
              </w:rPr>
              <w:t>energy professionals</w:t>
            </w:r>
            <w:r w:rsidR="00100AA9" w:rsidRPr="00D22393">
              <w:rPr>
                <w:rFonts w:ascii="Calibri" w:hAnsi="Calibri" w:cstheme="minorHAnsi"/>
                <w:sz w:val="18"/>
                <w:szCs w:val="18"/>
              </w:rPr>
              <w:t xml:space="preserve"> and is mandated to promote the interests of its members specifically and more generally of the entire </w:t>
            </w:r>
            <w:r w:rsidR="00D76465" w:rsidRPr="00D22393">
              <w:rPr>
                <w:rFonts w:ascii="Calibri" w:hAnsi="Calibri" w:cstheme="minorHAnsi"/>
                <w:sz w:val="18"/>
                <w:szCs w:val="18"/>
              </w:rPr>
              <w:t>renewable energy</w:t>
            </w:r>
            <w:r w:rsidR="00100AA9" w:rsidRPr="00D22393">
              <w:rPr>
                <w:rFonts w:ascii="Calibri" w:hAnsi="Calibri" w:cstheme="minorHAnsi"/>
                <w:sz w:val="18"/>
                <w:szCs w:val="18"/>
              </w:rPr>
              <w:t xml:space="preserve"> community. </w:t>
            </w:r>
          </w:p>
          <w:p w14:paraId="532CA08B" w14:textId="3363748F" w:rsidR="00B2643D" w:rsidRPr="00823806" w:rsidDel="0059763D" w:rsidRDefault="00B2643D" w:rsidP="00E86DFA">
            <w:pPr>
              <w:ind w:left="113" w:right="113"/>
              <w:jc w:val="both"/>
              <w:rPr>
                <w:rFonts w:ascii="Calibri" w:hAnsi="Calibri" w:cstheme="minorHAnsi"/>
                <w:sz w:val="18"/>
                <w:szCs w:val="18"/>
              </w:rPr>
            </w:pPr>
          </w:p>
        </w:tc>
        <w:tc>
          <w:tcPr>
            <w:tcW w:w="2092" w:type="pct"/>
          </w:tcPr>
          <w:p w14:paraId="7217D9CC" w14:textId="01077BF3" w:rsidR="00B2643D" w:rsidRPr="00823806" w:rsidRDefault="00B2643D" w:rsidP="00E86DFA">
            <w:pPr>
              <w:ind w:left="113" w:right="113"/>
              <w:jc w:val="both"/>
              <w:rPr>
                <w:rFonts w:ascii="Calibri" w:hAnsi="Calibri" w:cstheme="minorHAnsi"/>
                <w:sz w:val="18"/>
                <w:szCs w:val="18"/>
              </w:rPr>
            </w:pPr>
            <w:r w:rsidRPr="00823806">
              <w:rPr>
                <w:rFonts w:ascii="Calibri" w:hAnsi="Calibri" w:cstheme="minorHAnsi"/>
                <w:sz w:val="18"/>
                <w:szCs w:val="18"/>
              </w:rPr>
              <w:t xml:space="preserve">APER will be a partner specifically on </w:t>
            </w:r>
            <w:r w:rsidR="00995A11">
              <w:rPr>
                <w:rFonts w:ascii="Calibri" w:hAnsi="Calibri" w:cstheme="minorHAnsi"/>
                <w:sz w:val="18"/>
                <w:szCs w:val="18"/>
              </w:rPr>
              <w:t>O</w:t>
            </w:r>
            <w:r w:rsidRPr="00823806">
              <w:rPr>
                <w:rFonts w:ascii="Calibri" w:hAnsi="Calibri" w:cstheme="minorHAnsi"/>
                <w:sz w:val="18"/>
                <w:szCs w:val="18"/>
              </w:rPr>
              <w:t xml:space="preserve">utput 1.1 and will be highly involved on </w:t>
            </w:r>
            <w:r w:rsidR="00995A11">
              <w:rPr>
                <w:rFonts w:ascii="Calibri" w:hAnsi="Calibri" w:cstheme="minorHAnsi"/>
                <w:sz w:val="18"/>
                <w:szCs w:val="18"/>
              </w:rPr>
              <w:t>O</w:t>
            </w:r>
            <w:r w:rsidRPr="00823806">
              <w:rPr>
                <w:rFonts w:ascii="Calibri" w:hAnsi="Calibri" w:cstheme="minorHAnsi"/>
                <w:sz w:val="18"/>
                <w:szCs w:val="18"/>
              </w:rPr>
              <w:t xml:space="preserve">utput 1.2, </w:t>
            </w:r>
            <w:r w:rsidR="00995A11">
              <w:rPr>
                <w:rFonts w:ascii="Calibri" w:hAnsi="Calibri" w:cstheme="minorHAnsi"/>
                <w:sz w:val="18"/>
                <w:szCs w:val="18"/>
              </w:rPr>
              <w:t>O</w:t>
            </w:r>
            <w:r w:rsidRPr="00823806">
              <w:rPr>
                <w:rFonts w:ascii="Calibri" w:hAnsi="Calibri" w:cstheme="minorHAnsi"/>
                <w:sz w:val="18"/>
                <w:szCs w:val="18"/>
              </w:rPr>
              <w:t xml:space="preserve">utput 1.3, </w:t>
            </w:r>
            <w:r w:rsidR="00995A11">
              <w:rPr>
                <w:rFonts w:ascii="Calibri" w:hAnsi="Calibri" w:cstheme="minorHAnsi"/>
                <w:sz w:val="18"/>
                <w:szCs w:val="18"/>
              </w:rPr>
              <w:t>O</w:t>
            </w:r>
            <w:r w:rsidRPr="00823806">
              <w:rPr>
                <w:rFonts w:ascii="Calibri" w:hAnsi="Calibri" w:cstheme="minorHAnsi"/>
                <w:sz w:val="18"/>
                <w:szCs w:val="18"/>
              </w:rPr>
              <w:t xml:space="preserve">utput 1.4, </w:t>
            </w:r>
            <w:r w:rsidR="00995A11">
              <w:rPr>
                <w:rFonts w:ascii="Calibri" w:hAnsi="Calibri" w:cstheme="minorHAnsi"/>
                <w:sz w:val="18"/>
                <w:szCs w:val="18"/>
              </w:rPr>
              <w:t>O</w:t>
            </w:r>
            <w:r w:rsidRPr="00823806">
              <w:rPr>
                <w:rFonts w:ascii="Calibri" w:hAnsi="Calibri" w:cstheme="minorHAnsi"/>
                <w:sz w:val="18"/>
                <w:szCs w:val="18"/>
              </w:rPr>
              <w:t xml:space="preserve">utput 1.5, </w:t>
            </w:r>
            <w:r w:rsidR="00995A11">
              <w:rPr>
                <w:rFonts w:ascii="Calibri" w:hAnsi="Calibri" w:cstheme="minorHAnsi"/>
                <w:sz w:val="18"/>
                <w:szCs w:val="18"/>
              </w:rPr>
              <w:t>O</w:t>
            </w:r>
            <w:r w:rsidRPr="00823806">
              <w:rPr>
                <w:rFonts w:ascii="Calibri" w:hAnsi="Calibri" w:cstheme="minorHAnsi"/>
                <w:sz w:val="18"/>
                <w:szCs w:val="18"/>
              </w:rPr>
              <w:t xml:space="preserve">utput 2.1 (pilot project), </w:t>
            </w:r>
            <w:r w:rsidR="00995A11">
              <w:rPr>
                <w:rFonts w:ascii="Calibri" w:hAnsi="Calibri" w:cstheme="minorHAnsi"/>
                <w:sz w:val="18"/>
                <w:szCs w:val="18"/>
              </w:rPr>
              <w:t>O</w:t>
            </w:r>
            <w:r w:rsidRPr="00823806">
              <w:rPr>
                <w:rFonts w:ascii="Calibri" w:hAnsi="Calibri" w:cstheme="minorHAnsi"/>
                <w:sz w:val="18"/>
                <w:szCs w:val="18"/>
              </w:rPr>
              <w:t xml:space="preserve">utput 2.2, </w:t>
            </w:r>
            <w:r w:rsidR="00995A11">
              <w:rPr>
                <w:rFonts w:ascii="Calibri" w:hAnsi="Calibri" w:cstheme="minorHAnsi"/>
                <w:sz w:val="18"/>
                <w:szCs w:val="18"/>
              </w:rPr>
              <w:t>O</w:t>
            </w:r>
            <w:r w:rsidRPr="00823806">
              <w:rPr>
                <w:rFonts w:ascii="Calibri" w:hAnsi="Calibri" w:cstheme="minorHAnsi"/>
                <w:sz w:val="18"/>
                <w:szCs w:val="18"/>
              </w:rPr>
              <w:t>utput 2.3 and several outputs under component 4. APER will also be on the project’s board as representative of the final beneficiaries.</w:t>
            </w:r>
          </w:p>
        </w:tc>
      </w:tr>
      <w:tr w:rsidR="004F67FE" w:rsidRPr="00BB11FB" w14:paraId="375D0841" w14:textId="4B473E40" w:rsidTr="00E86DFA">
        <w:tblPrEx>
          <w:tblCellMar>
            <w:left w:w="0" w:type="dxa"/>
            <w:right w:w="0" w:type="dxa"/>
          </w:tblCellMar>
        </w:tblPrEx>
        <w:trPr>
          <w:trHeight w:val="300"/>
        </w:trPr>
        <w:tc>
          <w:tcPr>
            <w:tcW w:w="834" w:type="pct"/>
            <w:noWrap/>
            <w:tcMar>
              <w:top w:w="15" w:type="dxa"/>
              <w:left w:w="15" w:type="dxa"/>
              <w:bottom w:w="0" w:type="dxa"/>
              <w:right w:w="15" w:type="dxa"/>
            </w:tcMar>
            <w:hideMark/>
          </w:tcPr>
          <w:p w14:paraId="2BA717B6" w14:textId="367C10EF" w:rsidR="004F67FE" w:rsidRPr="00823806" w:rsidRDefault="005371C0" w:rsidP="00E86DFA">
            <w:pPr>
              <w:ind w:left="113" w:right="113"/>
              <w:rPr>
                <w:rFonts w:ascii="Calibri" w:hAnsi="Calibri" w:cstheme="minorHAnsi"/>
                <w:sz w:val="18"/>
                <w:szCs w:val="18"/>
              </w:rPr>
            </w:pPr>
            <w:r w:rsidRPr="00823806">
              <w:rPr>
                <w:rFonts w:ascii="Calibri" w:hAnsi="Calibri" w:cstheme="minorHAnsi"/>
                <w:sz w:val="18"/>
                <w:szCs w:val="18"/>
              </w:rPr>
              <w:t xml:space="preserve">African </w:t>
            </w:r>
            <w:proofErr w:type="spellStart"/>
            <w:r w:rsidRPr="00823806">
              <w:rPr>
                <w:rFonts w:ascii="Calibri" w:hAnsi="Calibri" w:cstheme="minorHAnsi"/>
                <w:sz w:val="18"/>
                <w:szCs w:val="18"/>
              </w:rPr>
              <w:t>Minigrid</w:t>
            </w:r>
            <w:proofErr w:type="spellEnd"/>
            <w:r w:rsidRPr="00823806">
              <w:rPr>
                <w:rFonts w:ascii="Calibri" w:hAnsi="Calibri" w:cstheme="minorHAnsi"/>
                <w:sz w:val="18"/>
                <w:szCs w:val="18"/>
              </w:rPr>
              <w:t xml:space="preserve"> Development Association (</w:t>
            </w:r>
            <w:r w:rsidR="0059763D" w:rsidRPr="00823806">
              <w:rPr>
                <w:rFonts w:ascii="Calibri" w:hAnsi="Calibri" w:cstheme="minorHAnsi"/>
                <w:sz w:val="18"/>
                <w:szCs w:val="18"/>
              </w:rPr>
              <w:t>AMDA</w:t>
            </w:r>
            <w:r w:rsidRPr="00823806">
              <w:rPr>
                <w:rFonts w:ascii="Calibri" w:hAnsi="Calibri" w:cstheme="minorHAnsi"/>
                <w:sz w:val="18"/>
                <w:szCs w:val="18"/>
              </w:rPr>
              <w:t>)</w:t>
            </w:r>
          </w:p>
        </w:tc>
        <w:tc>
          <w:tcPr>
            <w:tcW w:w="2074" w:type="pct"/>
            <w:noWrap/>
            <w:tcMar>
              <w:top w:w="15" w:type="dxa"/>
              <w:left w:w="15" w:type="dxa"/>
              <w:bottom w:w="0" w:type="dxa"/>
              <w:right w:w="15" w:type="dxa"/>
            </w:tcMar>
            <w:vAlign w:val="bottom"/>
            <w:hideMark/>
          </w:tcPr>
          <w:p w14:paraId="15D152BB" w14:textId="76FAAB95" w:rsidR="00100AA9" w:rsidRPr="00D22393" w:rsidRDefault="00100AA9" w:rsidP="00E86DFA">
            <w:pPr>
              <w:ind w:left="113" w:right="113"/>
              <w:jc w:val="both"/>
              <w:rPr>
                <w:rFonts w:ascii="Calibri" w:hAnsi="Calibri" w:cstheme="minorHAnsi"/>
                <w:sz w:val="18"/>
                <w:szCs w:val="18"/>
              </w:rPr>
            </w:pPr>
            <w:r w:rsidRPr="005372BC">
              <w:rPr>
                <w:rFonts w:ascii="Calibri" w:hAnsi="Calibri" w:cstheme="minorHAnsi"/>
                <w:sz w:val="18"/>
                <w:szCs w:val="18"/>
              </w:rPr>
              <w:t>AMDA (</w:t>
            </w:r>
            <w:hyperlink r:id="rId30" w:history="1">
              <w:r w:rsidRPr="00463F8A">
                <w:rPr>
                  <w:sz w:val="18"/>
                </w:rPr>
                <w:t>www.</w:t>
              </w:r>
            </w:hyperlink>
            <w:hyperlink r:id="rId31" w:history="1">
              <w:r w:rsidRPr="00463F8A">
                <w:rPr>
                  <w:sz w:val="18"/>
                </w:rPr>
                <w:t>africamda.org</w:t>
              </w:r>
            </w:hyperlink>
            <w:r w:rsidRPr="005372BC">
              <w:rPr>
                <w:rFonts w:ascii="Calibri" w:hAnsi="Calibri" w:cstheme="minorHAnsi"/>
                <w:sz w:val="18"/>
                <w:szCs w:val="18"/>
              </w:rPr>
              <w:t>)  is</w:t>
            </w:r>
            <w:r w:rsidRPr="00E86DFA">
              <w:rPr>
                <w:rFonts w:ascii="Calibri" w:hAnsi="Calibri" w:cstheme="minorHAnsi"/>
                <w:sz w:val="18"/>
                <w:szCs w:val="18"/>
              </w:rPr>
              <w:t xml:space="preserve"> Africa’s first trade association dedicated exclusively to the mini-grid industry, and is composed of developers operating AC mini-grids that ensure power reliability of at least 20 hours per day. The association also works closely with a variety of solution providers, including EPCs, hardware and software vendors and integrators.</w:t>
            </w:r>
          </w:p>
          <w:p w14:paraId="44457317" w14:textId="5DE79527" w:rsidR="004F67FE" w:rsidRPr="00823806" w:rsidRDefault="004F67FE" w:rsidP="00E86DFA">
            <w:pPr>
              <w:ind w:left="113" w:right="113"/>
              <w:jc w:val="both"/>
              <w:rPr>
                <w:rFonts w:ascii="Calibri" w:hAnsi="Calibri" w:cstheme="minorHAnsi"/>
                <w:sz w:val="18"/>
                <w:szCs w:val="18"/>
              </w:rPr>
            </w:pPr>
          </w:p>
        </w:tc>
        <w:tc>
          <w:tcPr>
            <w:tcW w:w="2092" w:type="pct"/>
          </w:tcPr>
          <w:p w14:paraId="072C08DA" w14:textId="4FEE86FB" w:rsidR="004F67FE" w:rsidRPr="00823806" w:rsidRDefault="00B2643D" w:rsidP="00E86DFA">
            <w:pPr>
              <w:ind w:left="113" w:right="113"/>
              <w:jc w:val="both"/>
              <w:rPr>
                <w:rFonts w:ascii="Calibri" w:hAnsi="Calibri" w:cstheme="minorHAnsi"/>
                <w:sz w:val="18"/>
                <w:szCs w:val="18"/>
              </w:rPr>
            </w:pPr>
            <w:r w:rsidRPr="00823806">
              <w:rPr>
                <w:rFonts w:ascii="Calibri" w:hAnsi="Calibri" w:cstheme="minorHAnsi"/>
                <w:sz w:val="18"/>
                <w:szCs w:val="18"/>
              </w:rPr>
              <w:t xml:space="preserve">AMDA will partner with the project to support </w:t>
            </w:r>
            <w:r w:rsidR="00995A11">
              <w:rPr>
                <w:rFonts w:ascii="Calibri" w:hAnsi="Calibri" w:cstheme="minorHAnsi"/>
                <w:sz w:val="18"/>
                <w:szCs w:val="18"/>
              </w:rPr>
              <w:t>O</w:t>
            </w:r>
            <w:r w:rsidRPr="00823806">
              <w:rPr>
                <w:rFonts w:ascii="Calibri" w:hAnsi="Calibri" w:cstheme="minorHAnsi"/>
                <w:sz w:val="18"/>
                <w:szCs w:val="18"/>
              </w:rPr>
              <w:t>utput 2.3</w:t>
            </w:r>
            <w:r w:rsidR="00AF173D" w:rsidRPr="00823806">
              <w:rPr>
                <w:rFonts w:ascii="Calibri" w:hAnsi="Calibri" w:cstheme="minorHAnsi"/>
                <w:sz w:val="18"/>
                <w:szCs w:val="18"/>
              </w:rPr>
              <w:t xml:space="preserve"> </w:t>
            </w:r>
            <w:proofErr w:type="gramStart"/>
            <w:r w:rsidR="00AF173D" w:rsidRPr="00823806">
              <w:rPr>
                <w:rFonts w:ascii="Calibri" w:hAnsi="Calibri" w:cstheme="minorHAnsi"/>
                <w:sz w:val="18"/>
                <w:szCs w:val="18"/>
              </w:rPr>
              <w:t>and also</w:t>
            </w:r>
            <w:proofErr w:type="gramEnd"/>
            <w:r w:rsidR="00AF173D" w:rsidRPr="00823806">
              <w:rPr>
                <w:rFonts w:ascii="Calibri" w:hAnsi="Calibri" w:cstheme="minorHAnsi"/>
                <w:sz w:val="18"/>
                <w:szCs w:val="18"/>
              </w:rPr>
              <w:t xml:space="preserve"> various outputs of component 4 to promote knowledge-sharing and South-South collaboration, given AMDA’s strong experience from Kenya and Tanzania.</w:t>
            </w:r>
          </w:p>
        </w:tc>
      </w:tr>
      <w:tr w:rsidR="00AF173D" w:rsidRPr="00823806" w14:paraId="5A570F09" w14:textId="77777777" w:rsidTr="00E86DFA">
        <w:tblPrEx>
          <w:tblCellMar>
            <w:left w:w="0" w:type="dxa"/>
            <w:right w:w="0" w:type="dxa"/>
          </w:tblCellMar>
        </w:tblPrEx>
        <w:trPr>
          <w:trHeight w:val="300"/>
        </w:trPr>
        <w:tc>
          <w:tcPr>
            <w:tcW w:w="834" w:type="pct"/>
            <w:noWrap/>
            <w:tcMar>
              <w:top w:w="15" w:type="dxa"/>
              <w:left w:w="15" w:type="dxa"/>
              <w:bottom w:w="0" w:type="dxa"/>
              <w:right w:w="15" w:type="dxa"/>
            </w:tcMar>
          </w:tcPr>
          <w:p w14:paraId="77C2219C" w14:textId="7FD5C711" w:rsidR="00AF173D" w:rsidRPr="00823806" w:rsidDel="0059763D" w:rsidRDefault="005371C0" w:rsidP="00E86DFA">
            <w:pPr>
              <w:ind w:left="113" w:right="113"/>
              <w:rPr>
                <w:rFonts w:ascii="Calibri" w:hAnsi="Calibri" w:cstheme="minorHAnsi"/>
                <w:sz w:val="18"/>
                <w:szCs w:val="18"/>
              </w:rPr>
            </w:pPr>
            <w:r w:rsidRPr="00823806">
              <w:rPr>
                <w:rFonts w:ascii="Calibri" w:hAnsi="Calibri" w:cstheme="minorHAnsi"/>
                <w:sz w:val="18"/>
                <w:szCs w:val="18"/>
              </w:rPr>
              <w:t>Alliance for Rural Electrification (</w:t>
            </w:r>
            <w:r w:rsidR="00AF173D" w:rsidRPr="00823806">
              <w:rPr>
                <w:rFonts w:ascii="Calibri" w:hAnsi="Calibri" w:cstheme="minorHAnsi"/>
                <w:sz w:val="18"/>
                <w:szCs w:val="18"/>
              </w:rPr>
              <w:t>ARE</w:t>
            </w:r>
            <w:r w:rsidRPr="00823806">
              <w:rPr>
                <w:rFonts w:ascii="Calibri" w:hAnsi="Calibri" w:cstheme="minorHAnsi"/>
                <w:sz w:val="18"/>
                <w:szCs w:val="18"/>
              </w:rPr>
              <w:t>)</w:t>
            </w:r>
          </w:p>
        </w:tc>
        <w:tc>
          <w:tcPr>
            <w:tcW w:w="2074" w:type="pct"/>
            <w:noWrap/>
            <w:tcMar>
              <w:top w:w="15" w:type="dxa"/>
              <w:left w:w="15" w:type="dxa"/>
              <w:bottom w:w="0" w:type="dxa"/>
              <w:right w:w="15" w:type="dxa"/>
            </w:tcMar>
            <w:vAlign w:val="bottom"/>
          </w:tcPr>
          <w:p w14:paraId="6D9042D3" w14:textId="64E9EFDD" w:rsidR="00AF173D" w:rsidRPr="00823806" w:rsidDel="0059763D" w:rsidRDefault="00AF173D" w:rsidP="00FA2C9A">
            <w:pPr>
              <w:ind w:right="113"/>
              <w:jc w:val="both"/>
              <w:rPr>
                <w:rFonts w:ascii="Calibri" w:hAnsi="Calibri" w:cstheme="minorHAnsi"/>
                <w:sz w:val="18"/>
                <w:szCs w:val="18"/>
              </w:rPr>
            </w:pPr>
            <w:r w:rsidRPr="00823806">
              <w:rPr>
                <w:rFonts w:ascii="Calibri" w:hAnsi="Calibri" w:cstheme="minorHAnsi"/>
                <w:sz w:val="18"/>
                <w:szCs w:val="18"/>
              </w:rPr>
              <w:t>The international business association promoting a sustainabl</w:t>
            </w:r>
            <w:r w:rsidR="005371C0">
              <w:rPr>
                <w:rFonts w:ascii="Calibri" w:hAnsi="Calibri" w:cstheme="minorHAnsi"/>
                <w:sz w:val="18"/>
                <w:szCs w:val="18"/>
              </w:rPr>
              <w:t>e</w:t>
            </w:r>
            <w:r w:rsidRPr="00823806">
              <w:rPr>
                <w:rFonts w:ascii="Calibri" w:hAnsi="Calibri" w:cstheme="minorHAnsi"/>
                <w:sz w:val="18"/>
                <w:szCs w:val="18"/>
              </w:rPr>
              <w:t xml:space="preserve"> decentralized renewable energy industry fo</w:t>
            </w:r>
            <w:r w:rsidR="005371C0">
              <w:rPr>
                <w:rFonts w:ascii="Calibri" w:hAnsi="Calibri" w:cstheme="minorHAnsi"/>
                <w:sz w:val="18"/>
                <w:szCs w:val="18"/>
              </w:rPr>
              <w:t>r</w:t>
            </w:r>
            <w:r w:rsidRPr="00823806">
              <w:rPr>
                <w:rFonts w:ascii="Calibri" w:hAnsi="Calibri" w:cstheme="minorHAnsi"/>
                <w:sz w:val="18"/>
                <w:szCs w:val="18"/>
              </w:rPr>
              <w:t xml:space="preserve"> 21st century services and creating local jobs and inclusive economies.</w:t>
            </w:r>
          </w:p>
        </w:tc>
        <w:tc>
          <w:tcPr>
            <w:tcW w:w="2092" w:type="pct"/>
          </w:tcPr>
          <w:p w14:paraId="52607AE2" w14:textId="5F122464" w:rsidR="00AF173D" w:rsidRPr="00823806" w:rsidRDefault="00AF173D" w:rsidP="00E86DFA">
            <w:pPr>
              <w:ind w:left="113" w:right="113"/>
              <w:jc w:val="both"/>
              <w:rPr>
                <w:rFonts w:ascii="Calibri" w:hAnsi="Calibri" w:cstheme="minorHAnsi"/>
                <w:sz w:val="18"/>
                <w:szCs w:val="18"/>
              </w:rPr>
            </w:pPr>
            <w:r w:rsidRPr="00823806">
              <w:rPr>
                <w:rFonts w:ascii="Calibri" w:hAnsi="Calibri" w:cstheme="minorHAnsi"/>
                <w:sz w:val="18"/>
                <w:szCs w:val="18"/>
              </w:rPr>
              <w:t xml:space="preserve">With the establishment of its West Africa chapter based at the AfDB, ARE will partner with the project to support </w:t>
            </w:r>
            <w:r w:rsidR="00995A11">
              <w:rPr>
                <w:rFonts w:ascii="Calibri" w:hAnsi="Calibri" w:cstheme="minorHAnsi"/>
                <w:sz w:val="18"/>
                <w:szCs w:val="18"/>
              </w:rPr>
              <w:t>O</w:t>
            </w:r>
            <w:r w:rsidRPr="00823806">
              <w:rPr>
                <w:rFonts w:ascii="Calibri" w:hAnsi="Calibri" w:cstheme="minorHAnsi"/>
                <w:sz w:val="18"/>
                <w:szCs w:val="18"/>
              </w:rPr>
              <w:t xml:space="preserve">utput 1.1, </w:t>
            </w:r>
            <w:r w:rsidR="00995A11">
              <w:rPr>
                <w:rFonts w:ascii="Calibri" w:hAnsi="Calibri" w:cstheme="minorHAnsi"/>
                <w:sz w:val="18"/>
                <w:szCs w:val="18"/>
              </w:rPr>
              <w:t>O</w:t>
            </w:r>
            <w:r w:rsidRPr="00823806">
              <w:rPr>
                <w:rFonts w:ascii="Calibri" w:hAnsi="Calibri" w:cstheme="minorHAnsi"/>
                <w:sz w:val="18"/>
                <w:szCs w:val="18"/>
              </w:rPr>
              <w:t xml:space="preserve">utput 2.3, all of </w:t>
            </w:r>
            <w:r w:rsidR="00011976">
              <w:rPr>
                <w:rFonts w:ascii="Calibri" w:hAnsi="Calibri" w:cstheme="minorHAnsi"/>
                <w:sz w:val="18"/>
                <w:szCs w:val="18"/>
              </w:rPr>
              <w:t>C</w:t>
            </w:r>
            <w:r w:rsidRPr="00823806">
              <w:rPr>
                <w:rFonts w:ascii="Calibri" w:hAnsi="Calibri" w:cstheme="minorHAnsi"/>
                <w:sz w:val="18"/>
                <w:szCs w:val="18"/>
              </w:rPr>
              <w:t>omponent 3 and some output</w:t>
            </w:r>
            <w:r w:rsidR="00995A11">
              <w:rPr>
                <w:rFonts w:ascii="Calibri" w:hAnsi="Calibri" w:cstheme="minorHAnsi"/>
                <w:sz w:val="18"/>
                <w:szCs w:val="18"/>
              </w:rPr>
              <w:t>s</w:t>
            </w:r>
            <w:r w:rsidRPr="00823806">
              <w:rPr>
                <w:rFonts w:ascii="Calibri" w:hAnsi="Calibri" w:cstheme="minorHAnsi"/>
                <w:sz w:val="18"/>
                <w:szCs w:val="18"/>
              </w:rPr>
              <w:t xml:space="preserve"> of </w:t>
            </w:r>
            <w:r w:rsidR="00011976">
              <w:rPr>
                <w:rFonts w:ascii="Calibri" w:hAnsi="Calibri" w:cstheme="minorHAnsi"/>
                <w:sz w:val="18"/>
                <w:szCs w:val="18"/>
              </w:rPr>
              <w:t>C</w:t>
            </w:r>
            <w:r w:rsidRPr="00823806">
              <w:rPr>
                <w:rFonts w:ascii="Calibri" w:hAnsi="Calibri" w:cstheme="minorHAnsi"/>
                <w:sz w:val="18"/>
                <w:szCs w:val="18"/>
              </w:rPr>
              <w:t>omponent 4.</w:t>
            </w:r>
          </w:p>
        </w:tc>
      </w:tr>
    </w:tbl>
    <w:p w14:paraId="23B856CA" w14:textId="4844B247" w:rsidR="004F67FE" w:rsidRPr="00823806" w:rsidRDefault="004F67FE" w:rsidP="004F67FE">
      <w:pPr>
        <w:jc w:val="both"/>
        <w:rPr>
          <w:rFonts w:ascii="Calibri" w:eastAsia="SimSun" w:hAnsi="Calibri" w:cs="Calibri"/>
          <w:iCs/>
          <w:sz w:val="20"/>
          <w:szCs w:val="20"/>
        </w:rPr>
      </w:pPr>
    </w:p>
    <w:p w14:paraId="0E78228A" w14:textId="55BBFAE6" w:rsidR="00520AF8" w:rsidRPr="00C36703" w:rsidRDefault="00520AF8" w:rsidP="00823806">
      <w:pPr>
        <w:jc w:val="both"/>
        <w:rPr>
          <w:rFonts w:ascii="Calibri" w:eastAsia="SimSun" w:hAnsi="Calibri" w:cs="Calibri"/>
          <w:iCs/>
          <w:sz w:val="20"/>
          <w:szCs w:val="20"/>
        </w:rPr>
      </w:pPr>
      <w:r w:rsidRPr="00823806">
        <w:rPr>
          <w:rFonts w:ascii="Calibri" w:eastAsia="SimSun" w:hAnsi="Calibri" w:cs="Calibri"/>
          <w:iCs/>
          <w:sz w:val="20"/>
          <w:szCs w:val="20"/>
        </w:rPr>
        <w:t>In addition to the above</w:t>
      </w:r>
      <w:r>
        <w:rPr>
          <w:rFonts w:ascii="Calibri" w:eastAsia="SimSun" w:hAnsi="Calibri" w:cs="Calibri"/>
          <w:iCs/>
          <w:sz w:val="20"/>
          <w:szCs w:val="20"/>
        </w:rPr>
        <w:t xml:space="preserve">, the </w:t>
      </w:r>
      <w:r w:rsidR="00745C6B">
        <w:rPr>
          <w:rFonts w:ascii="Calibri" w:eastAsia="SimSun" w:hAnsi="Calibri" w:cs="Calibri"/>
          <w:iCs/>
          <w:sz w:val="20"/>
          <w:szCs w:val="20"/>
        </w:rPr>
        <w:t xml:space="preserve">AMP project will also complement and create synergies with </w:t>
      </w:r>
      <w:proofErr w:type="gramStart"/>
      <w:r w:rsidR="00745C6B">
        <w:rPr>
          <w:rFonts w:ascii="Calibri" w:eastAsia="SimSun" w:hAnsi="Calibri" w:cs="Calibri"/>
          <w:iCs/>
          <w:sz w:val="20"/>
          <w:szCs w:val="20"/>
        </w:rPr>
        <w:t>a number of</w:t>
      </w:r>
      <w:proofErr w:type="gramEnd"/>
      <w:r w:rsidR="00745C6B">
        <w:rPr>
          <w:rFonts w:ascii="Calibri" w:eastAsia="SimSun" w:hAnsi="Calibri" w:cs="Calibri"/>
          <w:iCs/>
          <w:sz w:val="20"/>
          <w:szCs w:val="20"/>
        </w:rPr>
        <w:t xml:space="preserve"> interventions supported by development partners, some of which will provide co-financing to this project. The main relevant development partners and interventions are listed </w:t>
      </w:r>
      <w:r w:rsidR="00745C6B" w:rsidRPr="00C36703">
        <w:rPr>
          <w:rFonts w:ascii="Calibri" w:eastAsia="SimSun" w:hAnsi="Calibri" w:cs="Calibri"/>
          <w:iCs/>
          <w:sz w:val="20"/>
          <w:szCs w:val="20"/>
        </w:rPr>
        <w:t xml:space="preserve">in </w:t>
      </w:r>
      <w:r w:rsidR="00C36703" w:rsidRPr="00C36703">
        <w:rPr>
          <w:rFonts w:ascii="Calibri" w:eastAsia="SimSun" w:hAnsi="Calibri" w:cs="Calibri"/>
          <w:iCs/>
          <w:sz w:val="20"/>
          <w:szCs w:val="20"/>
        </w:rPr>
        <w:fldChar w:fldCharType="begin"/>
      </w:r>
      <w:r w:rsidR="00C36703" w:rsidRPr="00C36703">
        <w:rPr>
          <w:rFonts w:ascii="Calibri" w:eastAsia="SimSun" w:hAnsi="Calibri" w:cs="Calibri"/>
          <w:iCs/>
          <w:sz w:val="20"/>
          <w:szCs w:val="20"/>
        </w:rPr>
        <w:instrText xml:space="preserve"> REF _Ref72748644 \h  \* MERGEFORMAT </w:instrText>
      </w:r>
      <w:r w:rsidR="00C36703" w:rsidRPr="00C36703">
        <w:rPr>
          <w:rFonts w:ascii="Calibri" w:eastAsia="SimSun" w:hAnsi="Calibri" w:cs="Calibri"/>
          <w:iCs/>
          <w:sz w:val="20"/>
          <w:szCs w:val="20"/>
        </w:rPr>
      </w:r>
      <w:r w:rsidR="00C36703" w:rsidRPr="00C36703">
        <w:rPr>
          <w:rFonts w:ascii="Calibri" w:eastAsia="SimSun" w:hAnsi="Calibri" w:cs="Calibri"/>
          <w:iCs/>
          <w:sz w:val="20"/>
          <w:szCs w:val="20"/>
        </w:rPr>
        <w:fldChar w:fldCharType="separate"/>
      </w:r>
      <w:r w:rsidR="00F5141C" w:rsidRPr="00F5141C">
        <w:rPr>
          <w:rFonts w:ascii="Calibri" w:hAnsi="Calibri" w:cs="Calibri"/>
          <w:sz w:val="20"/>
          <w:szCs w:val="20"/>
        </w:rPr>
        <w:t xml:space="preserve">Table </w:t>
      </w:r>
      <w:r w:rsidR="00F5141C" w:rsidRPr="00F5141C">
        <w:rPr>
          <w:rFonts w:ascii="Calibri" w:hAnsi="Calibri" w:cs="Calibri"/>
          <w:noProof/>
          <w:sz w:val="20"/>
          <w:szCs w:val="20"/>
        </w:rPr>
        <w:t>11</w:t>
      </w:r>
      <w:r w:rsidR="00C36703" w:rsidRPr="00C36703">
        <w:rPr>
          <w:rFonts w:ascii="Calibri" w:eastAsia="SimSun" w:hAnsi="Calibri" w:cs="Calibri"/>
          <w:iCs/>
          <w:sz w:val="20"/>
          <w:szCs w:val="20"/>
        </w:rPr>
        <w:fldChar w:fldCharType="end"/>
      </w:r>
      <w:r w:rsidR="00E90891" w:rsidRPr="00C36703">
        <w:rPr>
          <w:rFonts w:ascii="Calibri" w:eastAsia="SimSun" w:hAnsi="Calibri" w:cs="Calibri"/>
          <w:iCs/>
          <w:sz w:val="20"/>
          <w:szCs w:val="20"/>
        </w:rPr>
        <w:t xml:space="preserve">. </w:t>
      </w:r>
    </w:p>
    <w:p w14:paraId="56B3FEAE" w14:textId="77777777" w:rsidR="00C36703" w:rsidRPr="00C36703" w:rsidRDefault="00C36703" w:rsidP="00C36703"/>
    <w:p w14:paraId="1667BFBD" w14:textId="61604860" w:rsidR="00C36703" w:rsidRDefault="00C36703" w:rsidP="00C36703">
      <w:pPr>
        <w:pStyle w:val="Caption"/>
        <w:keepNext/>
      </w:pPr>
      <w:bookmarkStart w:id="54" w:name="_Ref72748644"/>
      <w:bookmarkStart w:id="55" w:name="_Toc84428738"/>
      <w:r w:rsidRPr="00C36703">
        <w:rPr>
          <w:u w:val="none"/>
        </w:rPr>
        <w:t xml:space="preserve">Table </w:t>
      </w:r>
      <w:r w:rsidRPr="00B768D5">
        <w:rPr>
          <w:u w:val="none"/>
        </w:rPr>
        <w:fldChar w:fldCharType="begin"/>
      </w:r>
      <w:r w:rsidRPr="00803F6D">
        <w:rPr>
          <w:u w:val="none"/>
        </w:rPr>
        <w:instrText xml:space="preserve"> SEQ Table \* ARABIC </w:instrText>
      </w:r>
      <w:r w:rsidRPr="00B768D5">
        <w:rPr>
          <w:u w:val="none"/>
        </w:rPr>
        <w:fldChar w:fldCharType="separate"/>
      </w:r>
      <w:r w:rsidR="00F5141C">
        <w:rPr>
          <w:noProof/>
          <w:u w:val="none"/>
        </w:rPr>
        <w:t>11</w:t>
      </w:r>
      <w:r w:rsidRPr="00B768D5">
        <w:rPr>
          <w:u w:val="none"/>
        </w:rPr>
        <w:fldChar w:fldCharType="end"/>
      </w:r>
      <w:bookmarkEnd w:id="54"/>
      <w:r w:rsidRPr="00803F6D">
        <w:rPr>
          <w:u w:val="none"/>
        </w:rPr>
        <w:t>:</w:t>
      </w:r>
      <w:r w:rsidRPr="00FA2C9A">
        <w:rPr>
          <w:u w:val="none"/>
        </w:rPr>
        <w:t xml:space="preserve"> </w:t>
      </w:r>
      <w:r w:rsidRPr="00803F6D">
        <w:rPr>
          <w:b w:val="0"/>
          <w:bCs/>
          <w:u w:val="none"/>
        </w:rPr>
        <w:t>Partn</w:t>
      </w:r>
      <w:r w:rsidRPr="00B768D5">
        <w:rPr>
          <w:b w:val="0"/>
          <w:bCs/>
          <w:u w:val="none"/>
        </w:rPr>
        <w:t>ers</w:t>
      </w:r>
      <w:r w:rsidRPr="00E86DFA">
        <w:rPr>
          <w:b w:val="0"/>
          <w:bCs/>
          <w:u w:val="none"/>
        </w:rPr>
        <w:t xml:space="preserve"> from donor organizations and other relevant projects / stakeholders</w:t>
      </w:r>
      <w:bookmarkEnd w:id="55"/>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4149"/>
        <w:gridCol w:w="4111"/>
      </w:tblGrid>
      <w:tr w:rsidR="00311DD2" w:rsidRPr="00694485" w14:paraId="2078E0FA" w14:textId="52AFAFFA" w:rsidTr="00823806">
        <w:trPr>
          <w:trHeight w:val="274"/>
          <w:tblHeader/>
        </w:trPr>
        <w:tc>
          <w:tcPr>
            <w:tcW w:w="1521" w:type="dxa"/>
            <w:shd w:val="clear" w:color="auto" w:fill="002060"/>
            <w:vAlign w:val="center"/>
          </w:tcPr>
          <w:p w14:paraId="7442F152" w14:textId="77777777" w:rsidR="00311DD2" w:rsidRPr="0037184F" w:rsidRDefault="00311DD2" w:rsidP="00490F23">
            <w:pPr>
              <w:rPr>
                <w:rFonts w:asciiTheme="minorHAnsi" w:hAnsiTheme="minorHAnsi" w:cstheme="minorHAnsi"/>
                <w:sz w:val="18"/>
                <w:szCs w:val="18"/>
              </w:rPr>
            </w:pPr>
            <w:r w:rsidRPr="0037184F">
              <w:rPr>
                <w:rFonts w:asciiTheme="minorHAnsi" w:hAnsiTheme="minorHAnsi" w:cstheme="minorHAnsi"/>
                <w:sz w:val="18"/>
                <w:szCs w:val="18"/>
              </w:rPr>
              <w:t>Donor</w:t>
            </w:r>
          </w:p>
        </w:tc>
        <w:tc>
          <w:tcPr>
            <w:tcW w:w="4149" w:type="dxa"/>
            <w:shd w:val="clear" w:color="auto" w:fill="002060"/>
            <w:vAlign w:val="center"/>
          </w:tcPr>
          <w:p w14:paraId="4730D1F9" w14:textId="77777777" w:rsidR="00311DD2" w:rsidRPr="0037184F" w:rsidRDefault="00311DD2" w:rsidP="00490F23">
            <w:pPr>
              <w:rPr>
                <w:rFonts w:asciiTheme="minorHAnsi" w:hAnsiTheme="minorHAnsi" w:cstheme="minorHAnsi"/>
                <w:sz w:val="18"/>
                <w:szCs w:val="18"/>
              </w:rPr>
            </w:pPr>
            <w:r w:rsidRPr="0037184F">
              <w:rPr>
                <w:rFonts w:asciiTheme="minorHAnsi" w:hAnsiTheme="minorHAnsi" w:cstheme="minorHAnsi"/>
                <w:sz w:val="18"/>
                <w:szCs w:val="18"/>
              </w:rPr>
              <w:t>Project/Activity</w:t>
            </w:r>
          </w:p>
        </w:tc>
        <w:tc>
          <w:tcPr>
            <w:tcW w:w="4111" w:type="dxa"/>
            <w:shd w:val="clear" w:color="auto" w:fill="002060"/>
            <w:vAlign w:val="center"/>
          </w:tcPr>
          <w:p w14:paraId="38FEED40" w14:textId="3B56C817" w:rsidR="00311DD2" w:rsidRPr="0037184F" w:rsidRDefault="00311DD2" w:rsidP="00490F23">
            <w:pPr>
              <w:rPr>
                <w:rFonts w:asciiTheme="minorHAnsi" w:hAnsiTheme="minorHAnsi" w:cstheme="minorHAnsi"/>
                <w:sz w:val="18"/>
                <w:szCs w:val="18"/>
              </w:rPr>
            </w:pPr>
            <w:r w:rsidRPr="0037184F">
              <w:rPr>
                <w:rFonts w:asciiTheme="minorHAnsi" w:hAnsiTheme="minorHAnsi" w:cstheme="minorHAnsi"/>
                <w:sz w:val="18"/>
                <w:szCs w:val="18"/>
              </w:rPr>
              <w:t>Synergies and Collaboration Opp</w:t>
            </w:r>
            <w:r w:rsidR="00E95C19" w:rsidRPr="0037184F">
              <w:rPr>
                <w:rFonts w:asciiTheme="minorHAnsi" w:hAnsiTheme="minorHAnsi" w:cstheme="minorHAnsi"/>
                <w:sz w:val="18"/>
                <w:szCs w:val="18"/>
              </w:rPr>
              <w:t>ortunities</w:t>
            </w:r>
          </w:p>
        </w:tc>
      </w:tr>
      <w:tr w:rsidR="00A02FE4" w:rsidRPr="00694485" w14:paraId="17819AD9" w14:textId="26E08B84" w:rsidTr="00823806">
        <w:tc>
          <w:tcPr>
            <w:tcW w:w="1521" w:type="dxa"/>
            <w:vMerge w:val="restart"/>
            <w:shd w:val="clear" w:color="auto" w:fill="auto"/>
          </w:tcPr>
          <w:p w14:paraId="585BA857" w14:textId="77777777" w:rsidR="00A02FE4" w:rsidRPr="0037184F" w:rsidRDefault="00A02FE4" w:rsidP="005F1AEB">
            <w:pPr>
              <w:jc w:val="both"/>
              <w:rPr>
                <w:rFonts w:asciiTheme="minorHAnsi" w:hAnsiTheme="minorHAnsi" w:cstheme="minorHAnsi"/>
                <w:sz w:val="18"/>
                <w:szCs w:val="18"/>
              </w:rPr>
            </w:pPr>
            <w:r w:rsidRPr="0037184F">
              <w:rPr>
                <w:rFonts w:asciiTheme="minorHAnsi" w:hAnsiTheme="minorHAnsi" w:cstheme="minorHAnsi"/>
                <w:b/>
                <w:sz w:val="18"/>
                <w:szCs w:val="18"/>
              </w:rPr>
              <w:t>AfDB</w:t>
            </w:r>
            <w:r w:rsidRPr="0037184F">
              <w:rPr>
                <w:rFonts w:asciiTheme="minorHAnsi" w:hAnsiTheme="minorHAnsi" w:cstheme="minorHAnsi"/>
                <w:sz w:val="18"/>
                <w:szCs w:val="18"/>
              </w:rPr>
              <w:t xml:space="preserve"> - African Development Bank</w:t>
            </w:r>
          </w:p>
        </w:tc>
        <w:tc>
          <w:tcPr>
            <w:tcW w:w="4149" w:type="dxa"/>
            <w:shd w:val="clear" w:color="auto" w:fill="auto"/>
          </w:tcPr>
          <w:p w14:paraId="4F56036C" w14:textId="4BA8597C" w:rsidR="00A02FE4" w:rsidRPr="0037184F" w:rsidRDefault="00A02FE4" w:rsidP="005F1AEB">
            <w:pPr>
              <w:jc w:val="both"/>
              <w:rPr>
                <w:rFonts w:asciiTheme="minorHAnsi" w:hAnsiTheme="minorHAnsi" w:cstheme="minorHAnsi"/>
                <w:b/>
                <w:bCs/>
                <w:sz w:val="18"/>
                <w:szCs w:val="18"/>
              </w:rPr>
            </w:pPr>
            <w:r w:rsidRPr="0037184F">
              <w:rPr>
                <w:rFonts w:asciiTheme="minorHAnsi" w:hAnsiTheme="minorHAnsi" w:cstheme="minorHAnsi"/>
                <w:b/>
                <w:bCs/>
                <w:sz w:val="18"/>
                <w:szCs w:val="18"/>
              </w:rPr>
              <w:t xml:space="preserve">Sustainable Energy Fund for Africa (SEFA) Technical assistance grant </w:t>
            </w:r>
            <w:r w:rsidRPr="0037184F">
              <w:rPr>
                <w:rFonts w:asciiTheme="minorHAnsi" w:hAnsiTheme="minorHAnsi" w:cstheme="minorHAnsi"/>
                <w:sz w:val="18"/>
                <w:szCs w:val="18"/>
              </w:rPr>
              <w:t xml:space="preserve">for mini-grid sector reforms with a budget of </w:t>
            </w:r>
            <w:r w:rsidR="00E40E9E">
              <w:rPr>
                <w:rFonts w:asciiTheme="minorHAnsi" w:hAnsiTheme="minorHAnsi" w:cstheme="minorHAnsi"/>
                <w:sz w:val="18"/>
                <w:szCs w:val="18"/>
              </w:rPr>
              <w:t xml:space="preserve">EUR </w:t>
            </w:r>
            <w:r w:rsidRPr="0037184F">
              <w:rPr>
                <w:rFonts w:asciiTheme="minorHAnsi" w:hAnsiTheme="minorHAnsi" w:cstheme="minorHAnsi"/>
                <w:sz w:val="18"/>
                <w:szCs w:val="18"/>
              </w:rPr>
              <w:t>0.9 million</w:t>
            </w:r>
          </w:p>
        </w:tc>
        <w:tc>
          <w:tcPr>
            <w:tcW w:w="4111" w:type="dxa"/>
            <w:vMerge w:val="restart"/>
            <w:shd w:val="clear" w:color="auto" w:fill="auto"/>
          </w:tcPr>
          <w:p w14:paraId="0F550393" w14:textId="7142B1EE" w:rsidR="00A82A81" w:rsidRPr="0037184F" w:rsidRDefault="00A02FE4" w:rsidP="004A15E1">
            <w:pPr>
              <w:jc w:val="both"/>
              <w:rPr>
                <w:rFonts w:asciiTheme="minorHAnsi" w:hAnsiTheme="minorHAnsi" w:cstheme="minorHAnsi"/>
                <w:sz w:val="18"/>
                <w:szCs w:val="18"/>
              </w:rPr>
            </w:pPr>
            <w:r w:rsidRPr="0037184F">
              <w:rPr>
                <w:rFonts w:asciiTheme="minorHAnsi" w:hAnsiTheme="minorHAnsi" w:cstheme="minorHAnsi"/>
                <w:sz w:val="18"/>
                <w:szCs w:val="18"/>
              </w:rPr>
              <w:t xml:space="preserve">PC 1, PC 2 and PC 3. Currently, an assessment of the </w:t>
            </w:r>
            <w:proofErr w:type="spellStart"/>
            <w:r w:rsidRPr="0037184F">
              <w:rPr>
                <w:rFonts w:asciiTheme="minorHAnsi" w:hAnsiTheme="minorHAnsi" w:cstheme="minorHAnsi"/>
                <w:sz w:val="18"/>
                <w:szCs w:val="18"/>
              </w:rPr>
              <w:t>minigrid</w:t>
            </w:r>
            <w:proofErr w:type="spellEnd"/>
            <w:r w:rsidRPr="0037184F">
              <w:rPr>
                <w:rFonts w:asciiTheme="minorHAnsi" w:hAnsiTheme="minorHAnsi" w:cstheme="minorHAnsi"/>
                <w:sz w:val="18"/>
                <w:szCs w:val="18"/>
              </w:rPr>
              <w:t xml:space="preserve"> sector has been launched by the AfDB. This study will analyze the COOPEL model closely. Moreover, the AfDB will support ABER in development of the e-waste framework</w:t>
            </w:r>
            <w:r w:rsidR="00E952FA">
              <w:rPr>
                <w:rFonts w:asciiTheme="minorHAnsi" w:hAnsiTheme="minorHAnsi" w:cstheme="minorHAnsi"/>
                <w:sz w:val="18"/>
                <w:szCs w:val="18"/>
              </w:rPr>
              <w:t xml:space="preserve">, analyses/mapping of productive uses/values chains </w:t>
            </w:r>
            <w:r w:rsidRPr="0037184F">
              <w:rPr>
                <w:rFonts w:asciiTheme="minorHAnsi" w:hAnsiTheme="minorHAnsi" w:cstheme="minorHAnsi"/>
                <w:sz w:val="18"/>
                <w:szCs w:val="18"/>
              </w:rPr>
              <w:t xml:space="preserve">as well as setting-up task teams in the framework of Desert to Power. </w:t>
            </w:r>
            <w:r w:rsidR="00D43375">
              <w:rPr>
                <w:rFonts w:asciiTheme="minorHAnsi" w:hAnsiTheme="minorHAnsi" w:cstheme="minorHAnsi"/>
                <w:sz w:val="18"/>
                <w:szCs w:val="18"/>
              </w:rPr>
              <w:t>To capitalize on these significant synergies</w:t>
            </w:r>
            <w:r w:rsidR="00C73919">
              <w:rPr>
                <w:rFonts w:asciiTheme="minorHAnsi" w:hAnsiTheme="minorHAnsi" w:cstheme="minorHAnsi"/>
                <w:sz w:val="18"/>
                <w:szCs w:val="18"/>
              </w:rPr>
              <w:t>,</w:t>
            </w:r>
            <w:r w:rsidR="004700DB">
              <w:rPr>
                <w:rFonts w:asciiTheme="minorHAnsi" w:hAnsiTheme="minorHAnsi" w:cstheme="minorHAnsi"/>
                <w:sz w:val="18"/>
                <w:szCs w:val="18"/>
              </w:rPr>
              <w:t xml:space="preserve"> the AMP project</w:t>
            </w:r>
            <w:r w:rsidRPr="0037184F">
              <w:rPr>
                <w:rFonts w:asciiTheme="minorHAnsi" w:hAnsiTheme="minorHAnsi" w:cstheme="minorHAnsi"/>
                <w:sz w:val="18"/>
                <w:szCs w:val="18"/>
              </w:rPr>
              <w:t xml:space="preserve"> </w:t>
            </w:r>
            <w:r w:rsidR="00D43375">
              <w:rPr>
                <w:rFonts w:asciiTheme="minorHAnsi" w:hAnsiTheme="minorHAnsi" w:cstheme="minorHAnsi"/>
                <w:sz w:val="18"/>
                <w:szCs w:val="18"/>
              </w:rPr>
              <w:t>will</w:t>
            </w:r>
            <w:r w:rsidR="000352F9" w:rsidRPr="0037184F">
              <w:rPr>
                <w:rFonts w:asciiTheme="minorHAnsi" w:hAnsiTheme="minorHAnsi" w:cstheme="minorHAnsi"/>
                <w:sz w:val="18"/>
                <w:szCs w:val="18"/>
              </w:rPr>
              <w:t xml:space="preserve"> mobilize co-financing and add-value in terms of promotion of the productive uses of energy and sharing-knowledge on </w:t>
            </w:r>
            <w:proofErr w:type="spellStart"/>
            <w:r w:rsidR="000352F9" w:rsidRPr="0037184F">
              <w:rPr>
                <w:rFonts w:asciiTheme="minorHAnsi" w:hAnsiTheme="minorHAnsi" w:cstheme="minorHAnsi"/>
                <w:sz w:val="18"/>
                <w:szCs w:val="18"/>
              </w:rPr>
              <w:t>minigrid</w:t>
            </w:r>
            <w:proofErr w:type="spellEnd"/>
            <w:r w:rsidR="000352F9" w:rsidRPr="0037184F">
              <w:rPr>
                <w:rFonts w:asciiTheme="minorHAnsi" w:hAnsiTheme="minorHAnsi" w:cstheme="minorHAnsi"/>
                <w:sz w:val="18"/>
                <w:szCs w:val="18"/>
              </w:rPr>
              <w:t xml:space="preserve"> cost reduction</w:t>
            </w:r>
            <w:r w:rsidR="00AF38EF" w:rsidRPr="0037184F">
              <w:rPr>
                <w:rFonts w:asciiTheme="minorHAnsi" w:hAnsiTheme="minorHAnsi" w:cstheme="minorHAnsi"/>
                <w:sz w:val="18"/>
                <w:szCs w:val="18"/>
              </w:rPr>
              <w:t xml:space="preserve">. </w:t>
            </w:r>
            <w:r w:rsidR="00D43375">
              <w:rPr>
                <w:rFonts w:asciiTheme="minorHAnsi" w:hAnsiTheme="minorHAnsi" w:cstheme="minorHAnsi"/>
                <w:sz w:val="18"/>
                <w:szCs w:val="18"/>
              </w:rPr>
              <w:t xml:space="preserve">The </w:t>
            </w:r>
            <w:proofErr w:type="spellStart"/>
            <w:r w:rsidR="00AF38EF" w:rsidRPr="0037184F">
              <w:rPr>
                <w:rFonts w:asciiTheme="minorHAnsi" w:hAnsiTheme="minorHAnsi" w:cstheme="minorHAnsi"/>
                <w:sz w:val="18"/>
                <w:szCs w:val="18"/>
              </w:rPr>
              <w:t>Yeleen</w:t>
            </w:r>
            <w:proofErr w:type="spellEnd"/>
            <w:r w:rsidR="00AF38EF" w:rsidRPr="0037184F">
              <w:rPr>
                <w:rFonts w:asciiTheme="minorHAnsi" w:hAnsiTheme="minorHAnsi" w:cstheme="minorHAnsi"/>
                <w:sz w:val="18"/>
                <w:szCs w:val="18"/>
              </w:rPr>
              <w:t xml:space="preserve"> project will</w:t>
            </w:r>
            <w:r w:rsidR="004700DB">
              <w:rPr>
                <w:rFonts w:asciiTheme="minorHAnsi" w:hAnsiTheme="minorHAnsi" w:cstheme="minorHAnsi"/>
                <w:sz w:val="18"/>
                <w:szCs w:val="18"/>
              </w:rPr>
              <w:t xml:space="preserve"> mostly</w:t>
            </w:r>
            <w:r w:rsidR="00AF38EF" w:rsidRPr="0037184F">
              <w:rPr>
                <w:rFonts w:asciiTheme="minorHAnsi" w:hAnsiTheme="minorHAnsi" w:cstheme="minorHAnsi"/>
                <w:sz w:val="18"/>
                <w:szCs w:val="18"/>
              </w:rPr>
              <w:t xml:space="preserve"> be implemented in different </w:t>
            </w:r>
            <w:r w:rsidR="00D43375">
              <w:rPr>
                <w:rFonts w:asciiTheme="minorHAnsi" w:hAnsiTheme="minorHAnsi" w:cstheme="minorHAnsi"/>
                <w:sz w:val="18"/>
                <w:szCs w:val="18"/>
              </w:rPr>
              <w:t>areas than</w:t>
            </w:r>
            <w:r w:rsidR="00AF38EF" w:rsidRPr="0037184F">
              <w:rPr>
                <w:rFonts w:asciiTheme="minorHAnsi" w:hAnsiTheme="minorHAnsi" w:cstheme="minorHAnsi"/>
                <w:sz w:val="18"/>
                <w:szCs w:val="18"/>
              </w:rPr>
              <w:t xml:space="preserve"> </w:t>
            </w:r>
            <w:r w:rsidR="00D43375">
              <w:rPr>
                <w:rFonts w:asciiTheme="minorHAnsi" w:hAnsiTheme="minorHAnsi" w:cstheme="minorHAnsi"/>
                <w:sz w:val="18"/>
                <w:szCs w:val="18"/>
              </w:rPr>
              <w:t>the</w:t>
            </w:r>
            <w:r w:rsidR="00AF38EF" w:rsidRPr="0037184F">
              <w:rPr>
                <w:rFonts w:asciiTheme="minorHAnsi" w:hAnsiTheme="minorHAnsi" w:cstheme="minorHAnsi"/>
                <w:sz w:val="18"/>
                <w:szCs w:val="18"/>
              </w:rPr>
              <w:t xml:space="preserve"> AMP chi</w:t>
            </w:r>
            <w:r w:rsidR="00994251" w:rsidRPr="0037184F">
              <w:rPr>
                <w:rFonts w:asciiTheme="minorHAnsi" w:hAnsiTheme="minorHAnsi" w:cstheme="minorHAnsi"/>
                <w:sz w:val="18"/>
                <w:szCs w:val="18"/>
              </w:rPr>
              <w:t>l</w:t>
            </w:r>
            <w:r w:rsidR="00AF38EF" w:rsidRPr="0037184F">
              <w:rPr>
                <w:rFonts w:asciiTheme="minorHAnsi" w:hAnsiTheme="minorHAnsi" w:cstheme="minorHAnsi"/>
                <w:sz w:val="18"/>
                <w:szCs w:val="18"/>
              </w:rPr>
              <w:t>d project.</w:t>
            </w:r>
            <w:r w:rsidR="00C73919">
              <w:rPr>
                <w:rFonts w:asciiTheme="minorHAnsi" w:hAnsiTheme="minorHAnsi" w:cstheme="minorHAnsi"/>
                <w:sz w:val="18"/>
                <w:szCs w:val="18"/>
              </w:rPr>
              <w:t xml:space="preserve"> For example,</w:t>
            </w:r>
            <w:r w:rsidR="00AF38EF" w:rsidRPr="0037184F">
              <w:rPr>
                <w:rFonts w:asciiTheme="minorHAnsi" w:hAnsiTheme="minorHAnsi" w:cstheme="minorHAnsi"/>
                <w:sz w:val="18"/>
                <w:szCs w:val="18"/>
              </w:rPr>
              <w:t xml:space="preserve"> </w:t>
            </w:r>
            <w:r w:rsidR="00D43375">
              <w:rPr>
                <w:rFonts w:asciiTheme="minorHAnsi" w:hAnsiTheme="minorHAnsi" w:cstheme="minorHAnsi"/>
                <w:sz w:val="18"/>
                <w:szCs w:val="18"/>
              </w:rPr>
              <w:t>the p</w:t>
            </w:r>
            <w:r w:rsidR="00994251" w:rsidRPr="0037184F">
              <w:rPr>
                <w:rFonts w:asciiTheme="minorHAnsi" w:hAnsiTheme="minorHAnsi" w:cstheme="minorHAnsi"/>
                <w:sz w:val="18"/>
                <w:szCs w:val="18"/>
              </w:rPr>
              <w:t xml:space="preserve">olicy and regulatory work planned </w:t>
            </w:r>
            <w:r w:rsidR="004A6483" w:rsidRPr="0037184F">
              <w:rPr>
                <w:rFonts w:asciiTheme="minorHAnsi" w:hAnsiTheme="minorHAnsi" w:cstheme="minorHAnsi"/>
                <w:sz w:val="18"/>
                <w:szCs w:val="18"/>
              </w:rPr>
              <w:t xml:space="preserve">under </w:t>
            </w:r>
            <w:r w:rsidR="00D43375">
              <w:rPr>
                <w:rFonts w:asciiTheme="minorHAnsi" w:hAnsiTheme="minorHAnsi" w:cstheme="minorHAnsi"/>
                <w:sz w:val="18"/>
                <w:szCs w:val="18"/>
              </w:rPr>
              <w:t xml:space="preserve">the </w:t>
            </w:r>
            <w:proofErr w:type="spellStart"/>
            <w:r w:rsidR="004A6483" w:rsidRPr="0037184F">
              <w:rPr>
                <w:rFonts w:asciiTheme="minorHAnsi" w:hAnsiTheme="minorHAnsi" w:cstheme="minorHAnsi"/>
                <w:sz w:val="18"/>
                <w:szCs w:val="18"/>
              </w:rPr>
              <w:t>Yeleen</w:t>
            </w:r>
            <w:proofErr w:type="spellEnd"/>
            <w:r w:rsidR="004A6483" w:rsidRPr="0037184F">
              <w:rPr>
                <w:rFonts w:asciiTheme="minorHAnsi" w:hAnsiTheme="minorHAnsi" w:cstheme="minorHAnsi"/>
                <w:sz w:val="18"/>
                <w:szCs w:val="18"/>
              </w:rPr>
              <w:t xml:space="preserve"> project do</w:t>
            </w:r>
            <w:r w:rsidR="00D43375">
              <w:rPr>
                <w:rFonts w:asciiTheme="minorHAnsi" w:hAnsiTheme="minorHAnsi" w:cstheme="minorHAnsi"/>
                <w:sz w:val="18"/>
                <w:szCs w:val="18"/>
              </w:rPr>
              <w:t>es</w:t>
            </w:r>
            <w:r w:rsidR="004A6483" w:rsidRPr="0037184F">
              <w:rPr>
                <w:rFonts w:asciiTheme="minorHAnsi" w:hAnsiTheme="minorHAnsi" w:cstheme="minorHAnsi"/>
                <w:sz w:val="18"/>
                <w:szCs w:val="18"/>
              </w:rPr>
              <w:t xml:space="preserve"> not involve </w:t>
            </w:r>
            <w:r w:rsidR="00D43375">
              <w:rPr>
                <w:rFonts w:asciiTheme="minorHAnsi" w:hAnsiTheme="minorHAnsi" w:cstheme="minorHAnsi"/>
                <w:sz w:val="18"/>
                <w:szCs w:val="18"/>
              </w:rPr>
              <w:t xml:space="preserve">a </w:t>
            </w:r>
            <w:r w:rsidR="004A6483" w:rsidRPr="0037184F">
              <w:rPr>
                <w:rFonts w:asciiTheme="minorHAnsi" w:hAnsiTheme="minorHAnsi" w:cstheme="minorHAnsi"/>
                <w:sz w:val="18"/>
                <w:szCs w:val="18"/>
              </w:rPr>
              <w:t>DREI analysis</w:t>
            </w:r>
            <w:r w:rsidR="0076157B" w:rsidRPr="0037184F">
              <w:rPr>
                <w:rFonts w:asciiTheme="minorHAnsi" w:hAnsiTheme="minorHAnsi" w:cstheme="minorHAnsi"/>
                <w:sz w:val="18"/>
                <w:szCs w:val="18"/>
              </w:rPr>
              <w:t xml:space="preserve">, therefore, the AMP project will add-value by </w:t>
            </w:r>
            <w:r w:rsidR="00016C3B" w:rsidRPr="0037184F">
              <w:rPr>
                <w:rFonts w:asciiTheme="minorHAnsi" w:hAnsiTheme="minorHAnsi" w:cstheme="minorHAnsi"/>
                <w:sz w:val="18"/>
                <w:szCs w:val="18"/>
              </w:rPr>
              <w:t xml:space="preserve">ensuring DREI serves as a tool to the </w:t>
            </w:r>
            <w:proofErr w:type="spellStart"/>
            <w:r w:rsidR="00016C3B" w:rsidRPr="0037184F">
              <w:rPr>
                <w:rFonts w:asciiTheme="minorHAnsi" w:hAnsiTheme="minorHAnsi" w:cstheme="minorHAnsi"/>
                <w:sz w:val="18"/>
                <w:szCs w:val="18"/>
              </w:rPr>
              <w:t>Yeleen</w:t>
            </w:r>
            <w:proofErr w:type="spellEnd"/>
            <w:r w:rsidR="00016C3B" w:rsidRPr="0037184F">
              <w:rPr>
                <w:rFonts w:asciiTheme="minorHAnsi" w:hAnsiTheme="minorHAnsi" w:cstheme="minorHAnsi"/>
                <w:sz w:val="18"/>
                <w:szCs w:val="18"/>
              </w:rPr>
              <w:t xml:space="preserve"> Project.</w:t>
            </w:r>
            <w:r w:rsidR="00F4142E" w:rsidRPr="0037184F">
              <w:rPr>
                <w:rFonts w:asciiTheme="minorHAnsi" w:hAnsiTheme="minorHAnsi" w:cstheme="minorHAnsi"/>
                <w:sz w:val="18"/>
                <w:szCs w:val="18"/>
              </w:rPr>
              <w:t xml:space="preserve"> The synergy between the </w:t>
            </w:r>
            <w:r w:rsidR="00F4142E" w:rsidRPr="00046100">
              <w:rPr>
                <w:rFonts w:asciiTheme="minorHAnsi" w:hAnsiTheme="minorHAnsi" w:cstheme="minorHAnsi"/>
                <w:sz w:val="18"/>
                <w:szCs w:val="18"/>
              </w:rPr>
              <w:t xml:space="preserve">various projects of the AfDB, especially </w:t>
            </w:r>
            <w:proofErr w:type="spellStart"/>
            <w:r w:rsidR="00F4142E" w:rsidRPr="00046100">
              <w:rPr>
                <w:rFonts w:asciiTheme="minorHAnsi" w:hAnsiTheme="minorHAnsi" w:cstheme="minorHAnsi"/>
                <w:sz w:val="18"/>
                <w:szCs w:val="18"/>
              </w:rPr>
              <w:t>Yeleen</w:t>
            </w:r>
            <w:proofErr w:type="spellEnd"/>
            <w:r w:rsidR="00F4142E" w:rsidRPr="00046100">
              <w:rPr>
                <w:rFonts w:asciiTheme="minorHAnsi" w:hAnsiTheme="minorHAnsi" w:cstheme="minorHAnsi"/>
                <w:sz w:val="18"/>
                <w:szCs w:val="18"/>
              </w:rPr>
              <w:t xml:space="preserve"> project, </w:t>
            </w:r>
            <w:r w:rsidR="003F709E" w:rsidRPr="00FA2C9A">
              <w:rPr>
                <w:rFonts w:asciiTheme="minorHAnsi" w:hAnsiTheme="minorHAnsi" w:cstheme="minorHAnsi"/>
                <w:sz w:val="18"/>
                <w:szCs w:val="18"/>
              </w:rPr>
              <w:t xml:space="preserve">has been </w:t>
            </w:r>
            <w:r w:rsidR="00F4142E" w:rsidRPr="00FA2C9A">
              <w:rPr>
                <w:rFonts w:asciiTheme="minorHAnsi" w:hAnsiTheme="minorHAnsi" w:cstheme="minorHAnsi"/>
                <w:sz w:val="18"/>
                <w:szCs w:val="18"/>
              </w:rPr>
              <w:t>translate</w:t>
            </w:r>
            <w:r w:rsidR="003F709E" w:rsidRPr="00FA2C9A">
              <w:rPr>
                <w:rFonts w:asciiTheme="minorHAnsi" w:hAnsiTheme="minorHAnsi" w:cstheme="minorHAnsi"/>
                <w:sz w:val="18"/>
                <w:szCs w:val="18"/>
              </w:rPr>
              <w:t>d</w:t>
            </w:r>
            <w:r w:rsidR="00F4142E" w:rsidRPr="00FA2C9A">
              <w:rPr>
                <w:rFonts w:asciiTheme="minorHAnsi" w:hAnsiTheme="minorHAnsi" w:cstheme="minorHAnsi"/>
                <w:sz w:val="18"/>
                <w:szCs w:val="18"/>
              </w:rPr>
              <w:t xml:space="preserve"> into </w:t>
            </w:r>
            <w:r w:rsidR="003F709E" w:rsidRPr="00FA2C9A">
              <w:rPr>
                <w:rFonts w:asciiTheme="minorHAnsi" w:hAnsiTheme="minorHAnsi" w:cstheme="minorHAnsi"/>
                <w:sz w:val="18"/>
                <w:szCs w:val="18"/>
              </w:rPr>
              <w:t xml:space="preserve">a </w:t>
            </w:r>
            <w:r w:rsidR="00F4142E" w:rsidRPr="00FA2C9A">
              <w:rPr>
                <w:rFonts w:asciiTheme="minorHAnsi" w:hAnsiTheme="minorHAnsi" w:cstheme="minorHAnsi"/>
                <w:sz w:val="18"/>
                <w:szCs w:val="18"/>
              </w:rPr>
              <w:t xml:space="preserve">co-financing </w:t>
            </w:r>
            <w:r w:rsidR="00D330A1" w:rsidRPr="00FA2C9A">
              <w:rPr>
                <w:rFonts w:asciiTheme="minorHAnsi" w:hAnsiTheme="minorHAnsi" w:cstheme="minorHAnsi"/>
                <w:sz w:val="18"/>
                <w:szCs w:val="18"/>
              </w:rPr>
              <w:t xml:space="preserve">of USD </w:t>
            </w:r>
            <w:r w:rsidR="00DF23BE">
              <w:rPr>
                <w:rFonts w:asciiTheme="minorHAnsi" w:hAnsiTheme="minorHAnsi" w:cstheme="minorHAnsi"/>
                <w:sz w:val="18"/>
                <w:szCs w:val="18"/>
              </w:rPr>
              <w:t>22,093,381</w:t>
            </w:r>
            <w:r w:rsidR="004C7322" w:rsidRPr="00046100">
              <w:rPr>
                <w:rFonts w:asciiTheme="minorHAnsi" w:hAnsiTheme="minorHAnsi" w:cstheme="minorHAnsi"/>
                <w:sz w:val="18"/>
                <w:szCs w:val="18"/>
              </w:rPr>
              <w:t>.</w:t>
            </w:r>
          </w:p>
        </w:tc>
      </w:tr>
      <w:tr w:rsidR="00A02FE4" w:rsidRPr="00694485" w14:paraId="454D1974" w14:textId="2984487D" w:rsidTr="00823806">
        <w:tc>
          <w:tcPr>
            <w:tcW w:w="1521" w:type="dxa"/>
            <w:vMerge/>
            <w:shd w:val="clear" w:color="auto" w:fill="auto"/>
          </w:tcPr>
          <w:p w14:paraId="3F3D54B6" w14:textId="26E8DEE9" w:rsidR="00A02FE4" w:rsidRPr="0037184F" w:rsidRDefault="00A02FE4" w:rsidP="005F1AEB">
            <w:pPr>
              <w:jc w:val="both"/>
              <w:rPr>
                <w:rFonts w:asciiTheme="minorHAnsi" w:hAnsiTheme="minorHAnsi" w:cstheme="minorHAnsi"/>
                <w:sz w:val="18"/>
                <w:szCs w:val="18"/>
              </w:rPr>
            </w:pPr>
          </w:p>
        </w:tc>
        <w:tc>
          <w:tcPr>
            <w:tcW w:w="4149" w:type="dxa"/>
            <w:shd w:val="clear" w:color="auto" w:fill="auto"/>
          </w:tcPr>
          <w:p w14:paraId="2EE79619" w14:textId="7E35C035" w:rsidR="00A02FE4" w:rsidRPr="0037184F" w:rsidRDefault="00A02FE4" w:rsidP="00F12575">
            <w:pPr>
              <w:jc w:val="both"/>
              <w:rPr>
                <w:rFonts w:asciiTheme="minorHAnsi" w:hAnsiTheme="minorHAnsi" w:cstheme="minorHAnsi"/>
                <w:sz w:val="18"/>
                <w:szCs w:val="18"/>
              </w:rPr>
            </w:pPr>
            <w:proofErr w:type="spellStart"/>
            <w:r w:rsidRPr="0037184F">
              <w:rPr>
                <w:rFonts w:asciiTheme="minorHAnsi" w:hAnsiTheme="minorHAnsi" w:cstheme="minorHAnsi"/>
                <w:b/>
                <w:sz w:val="18"/>
                <w:szCs w:val="18"/>
              </w:rPr>
              <w:t>Yeleen</w:t>
            </w:r>
            <w:proofErr w:type="spellEnd"/>
            <w:r w:rsidRPr="0037184F">
              <w:rPr>
                <w:rFonts w:asciiTheme="minorHAnsi" w:hAnsiTheme="minorHAnsi" w:cstheme="minorHAnsi"/>
                <w:sz w:val="18"/>
                <w:szCs w:val="18"/>
              </w:rPr>
              <w:t xml:space="preserve"> </w:t>
            </w:r>
            <w:r w:rsidRPr="0037184F">
              <w:rPr>
                <w:rFonts w:asciiTheme="minorHAnsi" w:hAnsiTheme="minorHAnsi" w:cstheme="minorHAnsi"/>
                <w:b/>
                <w:sz w:val="18"/>
                <w:szCs w:val="18"/>
              </w:rPr>
              <w:t>Rural Electrification project</w:t>
            </w:r>
            <w:r w:rsidR="008D0EE3">
              <w:rPr>
                <w:rFonts w:asciiTheme="minorHAnsi" w:hAnsiTheme="minorHAnsi" w:cstheme="minorHAnsi"/>
                <w:sz w:val="18"/>
                <w:szCs w:val="18"/>
              </w:rPr>
              <w:t xml:space="preserve"> aims to </w:t>
            </w:r>
            <w:r w:rsidRPr="0037184F">
              <w:rPr>
                <w:rFonts w:asciiTheme="minorHAnsi" w:hAnsiTheme="minorHAnsi" w:cstheme="minorHAnsi"/>
                <w:sz w:val="18"/>
                <w:szCs w:val="18"/>
              </w:rPr>
              <w:t>install 100 green mini-grids, plus SHS, plus productive use equipment. Planned from 2019 to 2025</w:t>
            </w:r>
            <w:r w:rsidR="008D0EE3">
              <w:rPr>
                <w:rFonts w:asciiTheme="minorHAnsi" w:hAnsiTheme="minorHAnsi" w:cstheme="minorHAnsi"/>
                <w:color w:val="000000"/>
                <w:sz w:val="18"/>
                <w:szCs w:val="18"/>
              </w:rPr>
              <w:t xml:space="preserve"> and f</w:t>
            </w:r>
            <w:r w:rsidRPr="0037184F">
              <w:rPr>
                <w:rFonts w:asciiTheme="minorHAnsi" w:hAnsiTheme="minorHAnsi" w:cstheme="minorHAnsi"/>
                <w:color w:val="000000"/>
                <w:sz w:val="18"/>
                <w:szCs w:val="18"/>
              </w:rPr>
              <w:t>unded by the GCF (</w:t>
            </w:r>
            <w:r w:rsidR="004E298B">
              <w:rPr>
                <w:rFonts w:asciiTheme="minorHAnsi" w:hAnsiTheme="minorHAnsi" w:cstheme="minorHAnsi"/>
                <w:color w:val="000000"/>
                <w:sz w:val="18"/>
                <w:szCs w:val="18"/>
              </w:rPr>
              <w:t>USD</w:t>
            </w:r>
            <w:r w:rsidRPr="0037184F">
              <w:rPr>
                <w:rFonts w:asciiTheme="minorHAnsi" w:hAnsiTheme="minorHAnsi" w:cstheme="minorHAnsi"/>
                <w:color w:val="000000"/>
                <w:sz w:val="18"/>
                <w:szCs w:val="18"/>
              </w:rPr>
              <w:t xml:space="preserve"> 27.1 million; 2019-2025), </w:t>
            </w:r>
            <w:r w:rsidR="004E298B">
              <w:rPr>
                <w:rFonts w:asciiTheme="minorHAnsi" w:hAnsiTheme="minorHAnsi" w:cstheme="minorHAnsi"/>
                <w:color w:val="000000"/>
                <w:sz w:val="18"/>
                <w:szCs w:val="18"/>
              </w:rPr>
              <w:t xml:space="preserve">USD </w:t>
            </w:r>
            <w:r w:rsidRPr="0037184F">
              <w:rPr>
                <w:rFonts w:asciiTheme="minorHAnsi" w:hAnsiTheme="minorHAnsi" w:cstheme="minorHAnsi"/>
                <w:color w:val="000000"/>
                <w:sz w:val="18"/>
                <w:szCs w:val="18"/>
              </w:rPr>
              <w:t>10 million African Development Bank and the French Development Agency (AFD) and the EU (</w:t>
            </w:r>
            <w:r w:rsidR="00D330A1">
              <w:rPr>
                <w:rFonts w:asciiTheme="minorHAnsi" w:hAnsiTheme="minorHAnsi" w:cstheme="minorHAnsi"/>
                <w:color w:val="000000"/>
                <w:sz w:val="18"/>
                <w:szCs w:val="18"/>
              </w:rPr>
              <w:t>USD</w:t>
            </w:r>
            <w:r w:rsidR="008D0EE3">
              <w:rPr>
                <w:rFonts w:asciiTheme="minorHAnsi" w:hAnsiTheme="minorHAnsi" w:cstheme="minorHAnsi"/>
                <w:color w:val="000000"/>
                <w:sz w:val="18"/>
                <w:szCs w:val="18"/>
              </w:rPr>
              <w:t>7.3</w:t>
            </w:r>
            <w:r w:rsidRPr="0037184F">
              <w:rPr>
                <w:rFonts w:asciiTheme="minorHAnsi" w:hAnsiTheme="minorHAnsi" w:cstheme="minorHAnsi"/>
                <w:color w:val="000000"/>
                <w:sz w:val="18"/>
                <w:szCs w:val="18"/>
              </w:rPr>
              <w:t xml:space="preserve"> million), aims to create a favorable environment for investment and operation of mini solar grids by the private sector. The project will include the installation of 100 mini-grids (11.4 MW; 50,000 household connections; 3,300 connections for productive use) in Burkina Faso using results-based payments to private sector operators, improving the regulatory framework to mobilize private sector capital in rural electrification investments based on renewable energies, and the supply of equipment for productive use to support economic activity in the targeted regions.</w:t>
            </w:r>
          </w:p>
        </w:tc>
        <w:tc>
          <w:tcPr>
            <w:tcW w:w="4111" w:type="dxa"/>
            <w:vMerge/>
            <w:shd w:val="clear" w:color="auto" w:fill="auto"/>
          </w:tcPr>
          <w:p w14:paraId="52DDA785" w14:textId="7394BC57" w:rsidR="00A02FE4" w:rsidRPr="0037184F" w:rsidRDefault="00A02FE4" w:rsidP="00490F23">
            <w:pPr>
              <w:rPr>
                <w:rFonts w:asciiTheme="minorHAnsi" w:hAnsiTheme="minorHAnsi" w:cstheme="minorHAnsi"/>
                <w:sz w:val="18"/>
                <w:szCs w:val="18"/>
              </w:rPr>
            </w:pPr>
          </w:p>
        </w:tc>
      </w:tr>
      <w:tr w:rsidR="00A02FE4" w:rsidRPr="00694485" w14:paraId="21B6B6E5" w14:textId="1C70776E" w:rsidTr="00823806">
        <w:tc>
          <w:tcPr>
            <w:tcW w:w="1521" w:type="dxa"/>
            <w:vMerge/>
            <w:shd w:val="clear" w:color="auto" w:fill="auto"/>
          </w:tcPr>
          <w:p w14:paraId="39D65148" w14:textId="77777777" w:rsidR="00A02FE4" w:rsidRPr="0037184F" w:rsidRDefault="00A02FE4" w:rsidP="00490F23">
            <w:pPr>
              <w:rPr>
                <w:rFonts w:asciiTheme="minorHAnsi" w:hAnsiTheme="minorHAnsi" w:cstheme="minorHAnsi"/>
                <w:sz w:val="18"/>
                <w:szCs w:val="18"/>
              </w:rPr>
            </w:pPr>
          </w:p>
        </w:tc>
        <w:tc>
          <w:tcPr>
            <w:tcW w:w="4149" w:type="dxa"/>
            <w:shd w:val="clear" w:color="auto" w:fill="auto"/>
          </w:tcPr>
          <w:p w14:paraId="6DF8FE56" w14:textId="2D9DB20A" w:rsidR="00A02FE4" w:rsidRPr="0037184F" w:rsidRDefault="00A02FE4" w:rsidP="00823806">
            <w:pPr>
              <w:jc w:val="both"/>
              <w:rPr>
                <w:rFonts w:asciiTheme="minorHAnsi" w:hAnsiTheme="minorHAnsi" w:cstheme="minorHAnsi"/>
                <w:sz w:val="18"/>
                <w:szCs w:val="18"/>
              </w:rPr>
            </w:pPr>
            <w:r w:rsidRPr="0037184F">
              <w:rPr>
                <w:rFonts w:asciiTheme="minorHAnsi" w:hAnsiTheme="minorHAnsi" w:cstheme="minorHAnsi"/>
                <w:b/>
                <w:sz w:val="18"/>
                <w:szCs w:val="18"/>
              </w:rPr>
              <w:t xml:space="preserve">Desert to Power </w:t>
            </w:r>
            <w:r w:rsidRPr="0037184F">
              <w:rPr>
                <w:rFonts w:asciiTheme="minorHAnsi" w:hAnsiTheme="minorHAnsi" w:cstheme="minorHAnsi"/>
                <w:sz w:val="18"/>
                <w:szCs w:val="18"/>
              </w:rPr>
              <w:t>is regional umbrella initiative</w:t>
            </w:r>
            <w:r w:rsidR="00D330A1">
              <w:rPr>
                <w:rFonts w:asciiTheme="minorHAnsi" w:hAnsiTheme="minorHAnsi" w:cstheme="minorHAnsi"/>
                <w:sz w:val="18"/>
                <w:szCs w:val="18"/>
              </w:rPr>
              <w:t xml:space="preserve"> starting in 7 countries</w:t>
            </w:r>
            <w:r w:rsidR="00684A36">
              <w:rPr>
                <w:rFonts w:asciiTheme="minorHAnsi" w:hAnsiTheme="minorHAnsi" w:cstheme="minorHAnsi"/>
                <w:sz w:val="18"/>
                <w:szCs w:val="18"/>
              </w:rPr>
              <w:t xml:space="preserve"> originally</w:t>
            </w:r>
            <w:r w:rsidRPr="0037184F">
              <w:rPr>
                <w:rFonts w:asciiTheme="minorHAnsi" w:hAnsiTheme="minorHAnsi" w:cstheme="minorHAnsi"/>
                <w:sz w:val="18"/>
                <w:szCs w:val="18"/>
              </w:rPr>
              <w:t xml:space="preserve"> with a total budget of </w:t>
            </w:r>
            <w:r w:rsidR="00C608E6">
              <w:rPr>
                <w:rFonts w:asciiTheme="minorHAnsi" w:hAnsiTheme="minorHAnsi" w:cstheme="minorHAnsi"/>
                <w:sz w:val="18"/>
                <w:szCs w:val="18"/>
              </w:rPr>
              <w:t xml:space="preserve">EUR </w:t>
            </w:r>
            <w:r w:rsidRPr="0037184F">
              <w:rPr>
                <w:rFonts w:asciiTheme="minorHAnsi" w:hAnsiTheme="minorHAnsi" w:cstheme="minorHAnsi"/>
                <w:sz w:val="18"/>
                <w:szCs w:val="18"/>
              </w:rPr>
              <w:t xml:space="preserve">185.52 million including a </w:t>
            </w:r>
            <w:r w:rsidR="00C608E6">
              <w:rPr>
                <w:rFonts w:asciiTheme="minorHAnsi" w:hAnsiTheme="minorHAnsi" w:cstheme="minorHAnsi"/>
                <w:sz w:val="18"/>
                <w:szCs w:val="18"/>
              </w:rPr>
              <w:t xml:space="preserve">EUR </w:t>
            </w:r>
            <w:r w:rsidRPr="0037184F">
              <w:rPr>
                <w:rFonts w:asciiTheme="minorHAnsi" w:hAnsiTheme="minorHAnsi" w:cstheme="minorHAnsi"/>
                <w:sz w:val="18"/>
                <w:szCs w:val="18"/>
              </w:rPr>
              <w:t xml:space="preserve">136.7 million loan, under which the </w:t>
            </w:r>
            <w:proofErr w:type="spellStart"/>
            <w:r w:rsidRPr="0037184F">
              <w:rPr>
                <w:rFonts w:asciiTheme="minorHAnsi" w:hAnsiTheme="minorHAnsi" w:cstheme="minorHAnsi"/>
                <w:sz w:val="18"/>
                <w:szCs w:val="18"/>
              </w:rPr>
              <w:t>Yeleen</w:t>
            </w:r>
            <w:proofErr w:type="spellEnd"/>
            <w:r w:rsidRPr="0037184F">
              <w:rPr>
                <w:rFonts w:asciiTheme="minorHAnsi" w:hAnsiTheme="minorHAnsi" w:cstheme="minorHAnsi"/>
                <w:sz w:val="18"/>
                <w:szCs w:val="18"/>
              </w:rPr>
              <w:t xml:space="preserve"> project is implemented.  </w:t>
            </w:r>
            <w:r w:rsidR="00D330A1">
              <w:rPr>
                <w:rFonts w:asciiTheme="minorHAnsi" w:hAnsiTheme="minorHAnsi" w:cstheme="minorHAnsi"/>
                <w:sz w:val="18"/>
                <w:szCs w:val="18"/>
              </w:rPr>
              <w:t>In Burkina Faso, t</w:t>
            </w:r>
            <w:r w:rsidRPr="0037184F">
              <w:rPr>
                <w:rFonts w:asciiTheme="minorHAnsi" w:hAnsiTheme="minorHAnsi" w:cstheme="minorHAnsi"/>
                <w:sz w:val="18"/>
                <w:szCs w:val="18"/>
              </w:rPr>
              <w:t>he project</w:t>
            </w:r>
            <w:r w:rsidR="00721245">
              <w:rPr>
                <w:rFonts w:asciiTheme="minorHAnsi" w:hAnsiTheme="minorHAnsi" w:cstheme="minorHAnsi"/>
                <w:sz w:val="18"/>
                <w:szCs w:val="18"/>
              </w:rPr>
              <w:t xml:space="preserve"> will</w:t>
            </w:r>
            <w:r w:rsidRPr="0037184F">
              <w:rPr>
                <w:rFonts w:asciiTheme="minorHAnsi" w:hAnsiTheme="minorHAnsi" w:cstheme="minorHAnsi"/>
                <w:sz w:val="18"/>
                <w:szCs w:val="18"/>
              </w:rPr>
              <w:t xml:space="preserve"> lead to the construction </w:t>
            </w:r>
            <w:r w:rsidRPr="0037184F">
              <w:rPr>
                <w:rFonts w:asciiTheme="minorHAnsi" w:hAnsiTheme="minorHAnsi" w:cstheme="minorHAnsi"/>
                <w:sz w:val="18"/>
                <w:szCs w:val="18"/>
              </w:rPr>
              <w:lastRenderedPageBreak/>
              <w:t>of four 52MW solar PV plants and extend the distribution network to connect 30,000 new HH. This project is planned for 2020 to 2024.</w:t>
            </w:r>
          </w:p>
        </w:tc>
        <w:tc>
          <w:tcPr>
            <w:tcW w:w="4111" w:type="dxa"/>
            <w:vMerge/>
            <w:shd w:val="clear" w:color="auto" w:fill="auto"/>
          </w:tcPr>
          <w:p w14:paraId="21A26FD5" w14:textId="644CDBAF" w:rsidR="00A02FE4" w:rsidRPr="0037184F" w:rsidRDefault="00A02FE4" w:rsidP="00490F23">
            <w:pPr>
              <w:rPr>
                <w:rFonts w:asciiTheme="minorHAnsi" w:hAnsiTheme="minorHAnsi" w:cstheme="minorHAnsi"/>
                <w:sz w:val="18"/>
                <w:szCs w:val="18"/>
              </w:rPr>
            </w:pPr>
          </w:p>
        </w:tc>
      </w:tr>
      <w:tr w:rsidR="009928FD" w:rsidRPr="00694485" w14:paraId="3E0CF3E6" w14:textId="6FA9130C" w:rsidTr="00823806">
        <w:tc>
          <w:tcPr>
            <w:tcW w:w="1521" w:type="dxa"/>
            <w:vMerge w:val="restart"/>
            <w:shd w:val="clear" w:color="auto" w:fill="auto"/>
          </w:tcPr>
          <w:p w14:paraId="24A6A4B4" w14:textId="77777777" w:rsidR="009928FD" w:rsidRPr="0037184F" w:rsidRDefault="009928FD" w:rsidP="00490F23">
            <w:pPr>
              <w:rPr>
                <w:rFonts w:asciiTheme="minorHAnsi" w:hAnsiTheme="minorHAnsi" w:cstheme="minorHAnsi"/>
                <w:b/>
                <w:bCs/>
                <w:sz w:val="18"/>
                <w:szCs w:val="18"/>
              </w:rPr>
            </w:pPr>
            <w:r w:rsidRPr="0037184F">
              <w:rPr>
                <w:rFonts w:asciiTheme="minorHAnsi" w:hAnsiTheme="minorHAnsi" w:cstheme="minorHAnsi"/>
                <w:b/>
                <w:bCs/>
                <w:sz w:val="18"/>
                <w:szCs w:val="18"/>
              </w:rPr>
              <w:t>World Bank</w:t>
            </w:r>
          </w:p>
          <w:p w14:paraId="02BF476D" w14:textId="77777777" w:rsidR="009928FD" w:rsidRPr="0037184F" w:rsidRDefault="009928FD" w:rsidP="00490F23">
            <w:pPr>
              <w:rPr>
                <w:rFonts w:asciiTheme="minorHAnsi" w:hAnsiTheme="minorHAnsi" w:cstheme="minorHAnsi"/>
                <w:b/>
                <w:bCs/>
                <w:sz w:val="18"/>
                <w:szCs w:val="18"/>
              </w:rPr>
            </w:pPr>
          </w:p>
          <w:p w14:paraId="1C9CEDCE" w14:textId="77777777" w:rsidR="009928FD" w:rsidRPr="0037184F" w:rsidRDefault="009928FD" w:rsidP="00490F23">
            <w:pPr>
              <w:rPr>
                <w:rFonts w:asciiTheme="minorHAnsi" w:hAnsiTheme="minorHAnsi" w:cstheme="minorHAnsi"/>
                <w:b/>
                <w:bCs/>
                <w:sz w:val="18"/>
                <w:szCs w:val="18"/>
              </w:rPr>
            </w:pPr>
          </w:p>
          <w:p w14:paraId="1677715C" w14:textId="77777777" w:rsidR="009928FD" w:rsidRPr="0037184F" w:rsidRDefault="009928FD" w:rsidP="00490F23">
            <w:pPr>
              <w:rPr>
                <w:rFonts w:asciiTheme="minorHAnsi" w:hAnsiTheme="minorHAnsi" w:cstheme="minorHAnsi"/>
                <w:b/>
                <w:bCs/>
                <w:sz w:val="18"/>
                <w:szCs w:val="18"/>
              </w:rPr>
            </w:pPr>
          </w:p>
          <w:p w14:paraId="03654E7D" w14:textId="77777777" w:rsidR="009928FD" w:rsidRPr="0037184F" w:rsidRDefault="009928FD" w:rsidP="00490F23">
            <w:pPr>
              <w:rPr>
                <w:rFonts w:asciiTheme="minorHAnsi" w:hAnsiTheme="minorHAnsi" w:cstheme="minorHAnsi"/>
                <w:b/>
                <w:bCs/>
                <w:sz w:val="18"/>
                <w:szCs w:val="18"/>
              </w:rPr>
            </w:pPr>
          </w:p>
          <w:p w14:paraId="4838FCB0" w14:textId="77777777" w:rsidR="009928FD" w:rsidRPr="0037184F" w:rsidRDefault="009928FD" w:rsidP="00490F23">
            <w:pPr>
              <w:rPr>
                <w:rFonts w:asciiTheme="minorHAnsi" w:hAnsiTheme="minorHAnsi" w:cstheme="minorHAnsi"/>
                <w:b/>
                <w:bCs/>
                <w:sz w:val="18"/>
                <w:szCs w:val="18"/>
              </w:rPr>
            </w:pPr>
          </w:p>
          <w:p w14:paraId="149C0120" w14:textId="77777777" w:rsidR="009928FD" w:rsidRPr="0037184F" w:rsidRDefault="009928FD" w:rsidP="00490F23">
            <w:pPr>
              <w:rPr>
                <w:rFonts w:asciiTheme="minorHAnsi" w:hAnsiTheme="minorHAnsi" w:cstheme="minorHAnsi"/>
                <w:b/>
                <w:bCs/>
                <w:sz w:val="18"/>
                <w:szCs w:val="18"/>
              </w:rPr>
            </w:pPr>
          </w:p>
          <w:p w14:paraId="23FE1D6E" w14:textId="77777777" w:rsidR="009928FD" w:rsidRPr="0037184F" w:rsidRDefault="009928FD" w:rsidP="00490F23">
            <w:pPr>
              <w:rPr>
                <w:rFonts w:asciiTheme="minorHAnsi" w:hAnsiTheme="minorHAnsi" w:cstheme="minorHAnsi"/>
                <w:b/>
                <w:bCs/>
                <w:sz w:val="18"/>
                <w:szCs w:val="18"/>
              </w:rPr>
            </w:pPr>
          </w:p>
          <w:p w14:paraId="4C20A107" w14:textId="77777777" w:rsidR="009928FD" w:rsidRPr="0037184F" w:rsidRDefault="009928FD" w:rsidP="00490F23">
            <w:pPr>
              <w:rPr>
                <w:rFonts w:asciiTheme="minorHAnsi" w:hAnsiTheme="minorHAnsi" w:cstheme="minorHAnsi"/>
                <w:b/>
                <w:bCs/>
                <w:sz w:val="18"/>
                <w:szCs w:val="18"/>
              </w:rPr>
            </w:pPr>
          </w:p>
          <w:p w14:paraId="7E3150F4" w14:textId="77777777" w:rsidR="009928FD" w:rsidRPr="0037184F" w:rsidRDefault="009928FD" w:rsidP="00490F23">
            <w:pPr>
              <w:rPr>
                <w:rFonts w:asciiTheme="minorHAnsi" w:hAnsiTheme="minorHAnsi" w:cstheme="minorHAnsi"/>
                <w:b/>
                <w:bCs/>
                <w:sz w:val="18"/>
                <w:szCs w:val="18"/>
              </w:rPr>
            </w:pPr>
          </w:p>
          <w:p w14:paraId="063EFA3C" w14:textId="77777777" w:rsidR="009928FD" w:rsidRPr="0037184F" w:rsidRDefault="009928FD" w:rsidP="00490F23">
            <w:pPr>
              <w:rPr>
                <w:rFonts w:asciiTheme="minorHAnsi" w:hAnsiTheme="minorHAnsi" w:cstheme="minorHAnsi"/>
                <w:b/>
                <w:bCs/>
                <w:sz w:val="18"/>
                <w:szCs w:val="18"/>
              </w:rPr>
            </w:pPr>
          </w:p>
          <w:p w14:paraId="15BBCC2F" w14:textId="77777777" w:rsidR="009928FD" w:rsidRPr="0037184F" w:rsidRDefault="009928FD" w:rsidP="00490F23">
            <w:pPr>
              <w:rPr>
                <w:rFonts w:asciiTheme="minorHAnsi" w:hAnsiTheme="minorHAnsi" w:cstheme="minorHAnsi"/>
                <w:b/>
                <w:bCs/>
                <w:sz w:val="18"/>
                <w:szCs w:val="18"/>
              </w:rPr>
            </w:pPr>
          </w:p>
          <w:p w14:paraId="49C7C270" w14:textId="77777777" w:rsidR="009928FD" w:rsidRPr="0037184F" w:rsidRDefault="009928FD" w:rsidP="00490F23">
            <w:pPr>
              <w:rPr>
                <w:rFonts w:asciiTheme="minorHAnsi" w:hAnsiTheme="minorHAnsi" w:cstheme="minorHAnsi"/>
                <w:b/>
                <w:bCs/>
                <w:sz w:val="18"/>
                <w:szCs w:val="18"/>
              </w:rPr>
            </w:pPr>
          </w:p>
          <w:p w14:paraId="00B49C36" w14:textId="77777777" w:rsidR="009928FD" w:rsidRPr="0037184F" w:rsidRDefault="009928FD" w:rsidP="00490F23">
            <w:pPr>
              <w:rPr>
                <w:rFonts w:asciiTheme="minorHAnsi" w:hAnsiTheme="minorHAnsi" w:cstheme="minorHAnsi"/>
                <w:b/>
                <w:bCs/>
                <w:sz w:val="18"/>
                <w:szCs w:val="18"/>
              </w:rPr>
            </w:pPr>
          </w:p>
          <w:p w14:paraId="2EED6666" w14:textId="77777777" w:rsidR="009928FD" w:rsidRPr="0037184F" w:rsidRDefault="009928FD" w:rsidP="00490F23">
            <w:pPr>
              <w:rPr>
                <w:rFonts w:asciiTheme="minorHAnsi" w:hAnsiTheme="minorHAnsi" w:cstheme="minorHAnsi"/>
                <w:b/>
                <w:bCs/>
                <w:sz w:val="18"/>
                <w:szCs w:val="18"/>
              </w:rPr>
            </w:pPr>
          </w:p>
          <w:p w14:paraId="584BF12E" w14:textId="77777777" w:rsidR="009928FD" w:rsidRPr="0037184F" w:rsidRDefault="009928FD" w:rsidP="00490F23">
            <w:pPr>
              <w:rPr>
                <w:rFonts w:asciiTheme="minorHAnsi" w:hAnsiTheme="minorHAnsi" w:cstheme="minorHAnsi"/>
                <w:b/>
                <w:bCs/>
                <w:sz w:val="18"/>
                <w:szCs w:val="18"/>
              </w:rPr>
            </w:pPr>
          </w:p>
          <w:p w14:paraId="681DD2A7" w14:textId="77777777" w:rsidR="009928FD" w:rsidRPr="0037184F" w:rsidRDefault="009928FD" w:rsidP="00490F23">
            <w:pPr>
              <w:rPr>
                <w:rFonts w:asciiTheme="minorHAnsi" w:hAnsiTheme="minorHAnsi" w:cstheme="minorHAnsi"/>
                <w:b/>
                <w:bCs/>
                <w:sz w:val="18"/>
                <w:szCs w:val="18"/>
              </w:rPr>
            </w:pPr>
          </w:p>
          <w:p w14:paraId="0A3FFBC3" w14:textId="77777777" w:rsidR="009928FD" w:rsidRPr="0037184F" w:rsidRDefault="009928FD" w:rsidP="00490F23">
            <w:pPr>
              <w:rPr>
                <w:rFonts w:asciiTheme="minorHAnsi" w:hAnsiTheme="minorHAnsi" w:cstheme="minorHAnsi"/>
                <w:b/>
                <w:bCs/>
                <w:sz w:val="18"/>
                <w:szCs w:val="18"/>
              </w:rPr>
            </w:pPr>
          </w:p>
          <w:p w14:paraId="406AFE26" w14:textId="77777777" w:rsidR="009928FD" w:rsidRPr="0037184F" w:rsidRDefault="009928FD" w:rsidP="00490F23">
            <w:pPr>
              <w:rPr>
                <w:rFonts w:asciiTheme="minorHAnsi" w:hAnsiTheme="minorHAnsi" w:cstheme="minorHAnsi"/>
                <w:b/>
                <w:bCs/>
                <w:sz w:val="18"/>
                <w:szCs w:val="18"/>
              </w:rPr>
            </w:pPr>
          </w:p>
          <w:p w14:paraId="45507582" w14:textId="77777777" w:rsidR="009928FD" w:rsidRPr="0037184F" w:rsidRDefault="009928FD" w:rsidP="00490F23">
            <w:pPr>
              <w:rPr>
                <w:rFonts w:asciiTheme="minorHAnsi" w:hAnsiTheme="minorHAnsi" w:cstheme="minorHAnsi"/>
                <w:b/>
                <w:bCs/>
                <w:sz w:val="18"/>
                <w:szCs w:val="18"/>
              </w:rPr>
            </w:pPr>
          </w:p>
          <w:p w14:paraId="68C49835" w14:textId="77777777" w:rsidR="009928FD" w:rsidRPr="0037184F" w:rsidRDefault="009928FD" w:rsidP="00490F23">
            <w:pPr>
              <w:rPr>
                <w:rFonts w:asciiTheme="minorHAnsi" w:hAnsiTheme="minorHAnsi" w:cstheme="minorHAnsi"/>
                <w:b/>
                <w:bCs/>
                <w:sz w:val="18"/>
                <w:szCs w:val="18"/>
              </w:rPr>
            </w:pPr>
          </w:p>
          <w:p w14:paraId="5980FCCA" w14:textId="77777777" w:rsidR="009928FD" w:rsidRPr="0037184F" w:rsidRDefault="009928FD" w:rsidP="00490F23">
            <w:pPr>
              <w:rPr>
                <w:rFonts w:asciiTheme="minorHAnsi" w:hAnsiTheme="minorHAnsi" w:cstheme="minorHAnsi"/>
                <w:b/>
                <w:bCs/>
                <w:sz w:val="18"/>
                <w:szCs w:val="18"/>
              </w:rPr>
            </w:pPr>
          </w:p>
          <w:p w14:paraId="680CB473" w14:textId="77777777" w:rsidR="009928FD" w:rsidRPr="0037184F" w:rsidRDefault="009928FD" w:rsidP="00490F23">
            <w:pPr>
              <w:rPr>
                <w:rFonts w:asciiTheme="minorHAnsi" w:hAnsiTheme="minorHAnsi" w:cstheme="minorHAnsi"/>
                <w:b/>
                <w:bCs/>
                <w:sz w:val="18"/>
                <w:szCs w:val="18"/>
              </w:rPr>
            </w:pPr>
          </w:p>
          <w:p w14:paraId="79933193" w14:textId="446EC1C6" w:rsidR="009928FD" w:rsidRPr="0037184F" w:rsidRDefault="009928FD" w:rsidP="00490F23">
            <w:pPr>
              <w:rPr>
                <w:rFonts w:asciiTheme="minorHAnsi" w:hAnsiTheme="minorHAnsi" w:cstheme="minorHAnsi"/>
                <w:b/>
                <w:bCs/>
                <w:sz w:val="18"/>
                <w:szCs w:val="18"/>
              </w:rPr>
            </w:pPr>
            <w:r w:rsidRPr="0037184F">
              <w:rPr>
                <w:rFonts w:asciiTheme="minorHAnsi" w:hAnsiTheme="minorHAnsi" w:cstheme="minorHAnsi"/>
                <w:b/>
                <w:bCs/>
                <w:sz w:val="18"/>
                <w:szCs w:val="18"/>
              </w:rPr>
              <w:t xml:space="preserve"> + DGIS+ CTF</w:t>
            </w:r>
          </w:p>
        </w:tc>
        <w:tc>
          <w:tcPr>
            <w:tcW w:w="4149" w:type="dxa"/>
            <w:shd w:val="clear" w:color="auto" w:fill="auto"/>
          </w:tcPr>
          <w:p w14:paraId="1EE1D20F" w14:textId="1753BDD8" w:rsidR="009928FD" w:rsidRPr="0037184F" w:rsidRDefault="009928FD" w:rsidP="00AA75B5">
            <w:pPr>
              <w:jc w:val="both"/>
              <w:rPr>
                <w:rFonts w:asciiTheme="minorHAnsi" w:hAnsiTheme="minorHAnsi" w:cstheme="minorHAnsi"/>
                <w:sz w:val="18"/>
                <w:szCs w:val="18"/>
              </w:rPr>
            </w:pPr>
            <w:r w:rsidRPr="0037184F">
              <w:rPr>
                <w:rFonts w:asciiTheme="minorHAnsi" w:hAnsiTheme="minorHAnsi" w:cstheme="minorHAnsi"/>
                <w:b/>
                <w:sz w:val="18"/>
                <w:szCs w:val="18"/>
              </w:rPr>
              <w:t>Electricity Sector Support Project (PASEL)</w:t>
            </w:r>
            <w:r w:rsidRPr="0037184F">
              <w:rPr>
                <w:rFonts w:asciiTheme="minorHAnsi" w:hAnsiTheme="minorHAnsi" w:cstheme="minorHAnsi"/>
                <w:sz w:val="18"/>
                <w:szCs w:val="18"/>
              </w:rPr>
              <w:t xml:space="preserve"> with a budget of </w:t>
            </w:r>
            <w:r w:rsidR="00C608E6">
              <w:rPr>
                <w:rFonts w:asciiTheme="minorHAnsi" w:hAnsiTheme="minorHAnsi" w:cstheme="minorHAnsi"/>
                <w:sz w:val="18"/>
                <w:szCs w:val="18"/>
              </w:rPr>
              <w:t xml:space="preserve">USD </w:t>
            </w:r>
            <w:r w:rsidRPr="0037184F">
              <w:rPr>
                <w:rFonts w:asciiTheme="minorHAnsi" w:hAnsiTheme="minorHAnsi" w:cstheme="minorHAnsi"/>
                <w:sz w:val="18"/>
                <w:szCs w:val="18"/>
              </w:rPr>
              <w:t xml:space="preserve">215 million including credit facility of </w:t>
            </w:r>
            <w:r w:rsidR="00C608E6">
              <w:rPr>
                <w:rFonts w:asciiTheme="minorHAnsi" w:hAnsiTheme="minorHAnsi" w:cstheme="minorHAnsi"/>
                <w:sz w:val="18"/>
                <w:szCs w:val="18"/>
              </w:rPr>
              <w:t xml:space="preserve">USD </w:t>
            </w:r>
            <w:r w:rsidRPr="0037184F">
              <w:rPr>
                <w:rFonts w:asciiTheme="minorHAnsi" w:hAnsiTheme="minorHAnsi" w:cstheme="minorHAnsi"/>
                <w:sz w:val="18"/>
                <w:szCs w:val="18"/>
              </w:rPr>
              <w:t>50 million, this project is implemented in two phases 2014-2021 and 2019-2024 including</w:t>
            </w:r>
            <w:r w:rsidRPr="0037184F">
              <w:rPr>
                <w:rFonts w:asciiTheme="minorHAnsi" w:hAnsiTheme="minorHAnsi" w:cstheme="minorHAnsi"/>
                <w:color w:val="000000"/>
                <w:sz w:val="18"/>
                <w:szCs w:val="18"/>
              </w:rPr>
              <w:t xml:space="preserve"> expanding access to electricity in rural areas</w:t>
            </w:r>
            <w:r w:rsidR="00684A36">
              <w:rPr>
                <w:rFonts w:asciiTheme="minorHAnsi" w:hAnsiTheme="minorHAnsi" w:cstheme="minorHAnsi"/>
                <w:color w:val="000000"/>
                <w:sz w:val="18"/>
                <w:szCs w:val="18"/>
              </w:rPr>
              <w:t xml:space="preserve"> of Burkina Faso</w:t>
            </w:r>
            <w:r w:rsidRPr="0037184F">
              <w:rPr>
                <w:rFonts w:asciiTheme="minorHAnsi" w:hAnsiTheme="minorHAnsi" w:cstheme="minorHAnsi"/>
                <w:color w:val="000000"/>
                <w:sz w:val="18"/>
                <w:szCs w:val="18"/>
              </w:rPr>
              <w:t xml:space="preserve">. It is expected to support electrification of 300 new rural localities and the connection of 115,000 households, micro, small and medium enterprises (MSMEs), and community infrastructure (schools, health centers, etc.) to modern and reliable energy sources at the lowest cost. Three project components will focus on </w:t>
            </w:r>
            <w:proofErr w:type="spellStart"/>
            <w:r w:rsidRPr="0037184F">
              <w:rPr>
                <w:rFonts w:asciiTheme="minorHAnsi" w:hAnsiTheme="minorHAnsi" w:cstheme="minorHAnsi"/>
                <w:color w:val="000000"/>
                <w:sz w:val="18"/>
                <w:szCs w:val="18"/>
              </w:rPr>
              <w:t>minigrids</w:t>
            </w:r>
            <w:proofErr w:type="spellEnd"/>
            <w:r w:rsidRPr="0037184F">
              <w:rPr>
                <w:rFonts w:asciiTheme="minorHAnsi" w:hAnsiTheme="minorHAnsi" w:cstheme="minorHAnsi"/>
                <w:color w:val="000000"/>
                <w:sz w:val="18"/>
                <w:szCs w:val="18"/>
              </w:rPr>
              <w:t xml:space="preserve">, namely Component 1: strengthening existing COOPELs based on commercial and technical performance;  Component 3: development, installation, and operation of solar PV  </w:t>
            </w:r>
            <w:proofErr w:type="spellStart"/>
            <w:r w:rsidRPr="0037184F">
              <w:rPr>
                <w:rFonts w:asciiTheme="minorHAnsi" w:hAnsiTheme="minorHAnsi" w:cstheme="minorHAnsi"/>
                <w:color w:val="000000"/>
                <w:sz w:val="18"/>
                <w:szCs w:val="18"/>
              </w:rPr>
              <w:t>minigrids</w:t>
            </w:r>
            <w:proofErr w:type="spellEnd"/>
            <w:r w:rsidRPr="0037184F">
              <w:rPr>
                <w:rFonts w:asciiTheme="minorHAnsi" w:hAnsiTheme="minorHAnsi" w:cstheme="minorHAnsi"/>
                <w:color w:val="000000"/>
                <w:sz w:val="18"/>
                <w:szCs w:val="18"/>
              </w:rPr>
              <w:t xml:space="preserve"> with storage and connection of 25,000 households and MSMEs by competitively selected private concessionaires (operators) to provide reliable, sustainable and affordable electricity; and Component 4: capacity building to improve the operational and commercial performance of COOPELs.</w:t>
            </w:r>
          </w:p>
        </w:tc>
        <w:tc>
          <w:tcPr>
            <w:tcW w:w="4111" w:type="dxa"/>
            <w:vMerge w:val="restart"/>
            <w:shd w:val="clear" w:color="auto" w:fill="auto"/>
          </w:tcPr>
          <w:p w14:paraId="7A85220D" w14:textId="60BA3428" w:rsidR="009928FD" w:rsidRPr="0037184F" w:rsidRDefault="004C7322" w:rsidP="004A15E1">
            <w:pPr>
              <w:jc w:val="both"/>
              <w:rPr>
                <w:rFonts w:asciiTheme="minorHAnsi" w:hAnsiTheme="minorHAnsi" w:cstheme="minorHAnsi"/>
                <w:sz w:val="18"/>
                <w:szCs w:val="18"/>
              </w:rPr>
            </w:pPr>
            <w:r w:rsidRPr="0037184F">
              <w:rPr>
                <w:rFonts w:asciiTheme="minorHAnsi" w:hAnsiTheme="minorHAnsi" w:cstheme="minorHAnsi"/>
                <w:sz w:val="18"/>
                <w:szCs w:val="18"/>
              </w:rPr>
              <w:t xml:space="preserve">Synergy on cost-reduction and innovative business models will be built between the AMP child project and PASEL. Additionally, the broad policy work planned under PASEL will be supported by the DREI and knowledge tools produced under PC4. </w:t>
            </w:r>
          </w:p>
          <w:p w14:paraId="444C96F0" w14:textId="1D08E672" w:rsidR="009928FD" w:rsidRPr="0037184F" w:rsidRDefault="009928FD" w:rsidP="004A15E1">
            <w:pPr>
              <w:jc w:val="both"/>
              <w:rPr>
                <w:rFonts w:asciiTheme="minorHAnsi" w:hAnsiTheme="minorHAnsi" w:cstheme="minorHAnsi"/>
                <w:sz w:val="18"/>
                <w:szCs w:val="18"/>
              </w:rPr>
            </w:pPr>
          </w:p>
        </w:tc>
      </w:tr>
      <w:tr w:rsidR="009928FD" w:rsidRPr="00694485" w14:paraId="5C2499AD" w14:textId="49475E76" w:rsidTr="00823806">
        <w:tc>
          <w:tcPr>
            <w:tcW w:w="1521" w:type="dxa"/>
            <w:vMerge/>
            <w:shd w:val="clear" w:color="auto" w:fill="auto"/>
          </w:tcPr>
          <w:p w14:paraId="11F5910E" w14:textId="77777777" w:rsidR="009928FD" w:rsidRPr="0037184F" w:rsidRDefault="009928FD" w:rsidP="00490F23">
            <w:pPr>
              <w:rPr>
                <w:rFonts w:asciiTheme="minorHAnsi" w:hAnsiTheme="minorHAnsi" w:cstheme="minorHAnsi"/>
                <w:sz w:val="18"/>
                <w:szCs w:val="18"/>
              </w:rPr>
            </w:pPr>
          </w:p>
        </w:tc>
        <w:tc>
          <w:tcPr>
            <w:tcW w:w="4149" w:type="dxa"/>
            <w:shd w:val="clear" w:color="auto" w:fill="auto"/>
          </w:tcPr>
          <w:p w14:paraId="14CA790A" w14:textId="02A6CF2E" w:rsidR="009928FD" w:rsidRPr="0037184F" w:rsidRDefault="009928FD" w:rsidP="00490F23">
            <w:pPr>
              <w:rPr>
                <w:rFonts w:asciiTheme="minorHAnsi" w:hAnsiTheme="minorHAnsi" w:cstheme="minorHAnsi"/>
                <w:sz w:val="18"/>
                <w:szCs w:val="18"/>
              </w:rPr>
            </w:pPr>
            <w:r w:rsidRPr="0037184F">
              <w:rPr>
                <w:rFonts w:asciiTheme="minorHAnsi" w:hAnsiTheme="minorHAnsi" w:cstheme="minorHAnsi"/>
                <w:sz w:val="18"/>
                <w:szCs w:val="18"/>
              </w:rPr>
              <w:t xml:space="preserve">Electrification of 179 localities along the North Core Interconnector (Nigeria-Niger-Burkina Faso) to be implemented from 2018 to 2021 for a </w:t>
            </w:r>
            <w:r w:rsidR="00C608E6">
              <w:rPr>
                <w:rFonts w:asciiTheme="minorHAnsi" w:hAnsiTheme="minorHAnsi" w:cstheme="minorHAnsi"/>
                <w:sz w:val="18"/>
                <w:szCs w:val="18"/>
              </w:rPr>
              <w:t xml:space="preserve">USD </w:t>
            </w:r>
            <w:r w:rsidRPr="0037184F">
              <w:rPr>
                <w:rFonts w:asciiTheme="minorHAnsi" w:hAnsiTheme="minorHAnsi" w:cstheme="minorHAnsi"/>
                <w:sz w:val="18"/>
                <w:szCs w:val="18"/>
              </w:rPr>
              <w:t xml:space="preserve">69.5 million budget. </w:t>
            </w:r>
          </w:p>
        </w:tc>
        <w:tc>
          <w:tcPr>
            <w:tcW w:w="4111" w:type="dxa"/>
            <w:vMerge/>
            <w:shd w:val="clear" w:color="auto" w:fill="auto"/>
          </w:tcPr>
          <w:p w14:paraId="51FFB693" w14:textId="44687BEC" w:rsidR="009928FD" w:rsidRPr="0037184F" w:rsidRDefault="009928FD" w:rsidP="00490F23">
            <w:pPr>
              <w:rPr>
                <w:rFonts w:asciiTheme="minorHAnsi" w:hAnsiTheme="minorHAnsi" w:cstheme="minorHAnsi"/>
                <w:sz w:val="18"/>
                <w:szCs w:val="18"/>
              </w:rPr>
            </w:pPr>
          </w:p>
        </w:tc>
      </w:tr>
      <w:tr w:rsidR="009928FD" w:rsidRPr="00694485" w14:paraId="5E9C644A" w14:textId="5A0BF9D8" w:rsidTr="00823806">
        <w:tc>
          <w:tcPr>
            <w:tcW w:w="1521" w:type="dxa"/>
            <w:vMerge/>
            <w:shd w:val="clear" w:color="auto" w:fill="auto"/>
          </w:tcPr>
          <w:p w14:paraId="03286AFA" w14:textId="77777777" w:rsidR="009928FD" w:rsidRPr="0037184F" w:rsidRDefault="009928FD" w:rsidP="00490F23">
            <w:pPr>
              <w:rPr>
                <w:rFonts w:asciiTheme="minorHAnsi" w:hAnsiTheme="minorHAnsi" w:cstheme="minorHAnsi"/>
                <w:sz w:val="18"/>
                <w:szCs w:val="18"/>
              </w:rPr>
            </w:pPr>
          </w:p>
        </w:tc>
        <w:tc>
          <w:tcPr>
            <w:tcW w:w="4149" w:type="dxa"/>
            <w:shd w:val="clear" w:color="auto" w:fill="auto"/>
          </w:tcPr>
          <w:p w14:paraId="409CA63A" w14:textId="0D6EA014" w:rsidR="009928FD" w:rsidRPr="0037184F" w:rsidRDefault="009928FD" w:rsidP="00573879">
            <w:pPr>
              <w:rPr>
                <w:rFonts w:asciiTheme="minorHAnsi" w:hAnsiTheme="minorHAnsi" w:cstheme="minorHAnsi"/>
                <w:sz w:val="18"/>
                <w:szCs w:val="18"/>
              </w:rPr>
            </w:pPr>
            <w:r w:rsidRPr="0037184F">
              <w:rPr>
                <w:rFonts w:asciiTheme="minorHAnsi" w:hAnsiTheme="minorHAnsi" w:cstheme="minorHAnsi"/>
                <w:b/>
                <w:sz w:val="18"/>
                <w:szCs w:val="18"/>
              </w:rPr>
              <w:t>Burkina Faso Electricity Access Project</w:t>
            </w:r>
            <w:r w:rsidRPr="0037184F">
              <w:rPr>
                <w:rFonts w:asciiTheme="minorHAnsi" w:hAnsiTheme="minorHAnsi" w:cstheme="minorHAnsi"/>
                <w:sz w:val="18"/>
                <w:szCs w:val="18"/>
              </w:rPr>
              <w:t xml:space="preserve"> (total US</w:t>
            </w:r>
            <w:r w:rsidR="00C608E6">
              <w:rPr>
                <w:rFonts w:asciiTheme="minorHAnsi" w:hAnsiTheme="minorHAnsi" w:cstheme="minorHAnsi"/>
                <w:sz w:val="18"/>
                <w:szCs w:val="18"/>
              </w:rPr>
              <w:t xml:space="preserve">D </w:t>
            </w:r>
            <w:r w:rsidRPr="0037184F">
              <w:rPr>
                <w:rFonts w:asciiTheme="minorHAnsi" w:hAnsiTheme="minorHAnsi" w:cstheme="minorHAnsi"/>
                <w:sz w:val="18"/>
                <w:szCs w:val="18"/>
              </w:rPr>
              <w:t>90</w:t>
            </w:r>
            <w:r w:rsidR="00C608E6">
              <w:rPr>
                <w:rFonts w:asciiTheme="minorHAnsi" w:hAnsiTheme="minorHAnsi" w:cstheme="minorHAnsi"/>
                <w:sz w:val="18"/>
                <w:szCs w:val="18"/>
              </w:rPr>
              <w:t xml:space="preserve"> million</w:t>
            </w:r>
            <w:r w:rsidRPr="0037184F">
              <w:rPr>
                <w:rFonts w:asciiTheme="minorHAnsi" w:hAnsiTheme="minorHAnsi" w:cstheme="minorHAnsi"/>
                <w:sz w:val="18"/>
                <w:szCs w:val="18"/>
              </w:rPr>
              <w:t xml:space="preserve">): grid extension to 170 localities (50,000 connections) and installation of solar PV </w:t>
            </w:r>
            <w:proofErr w:type="gramStart"/>
            <w:r w:rsidRPr="0037184F">
              <w:rPr>
                <w:rFonts w:asciiTheme="minorHAnsi" w:hAnsiTheme="minorHAnsi" w:cstheme="minorHAnsi"/>
                <w:sz w:val="18"/>
                <w:szCs w:val="18"/>
              </w:rPr>
              <w:t>mini-grids</w:t>
            </w:r>
            <w:proofErr w:type="gramEnd"/>
            <w:r w:rsidRPr="0037184F">
              <w:rPr>
                <w:rFonts w:asciiTheme="minorHAnsi" w:hAnsiTheme="minorHAnsi" w:cstheme="minorHAnsi"/>
                <w:sz w:val="18"/>
                <w:szCs w:val="18"/>
              </w:rPr>
              <w:t xml:space="preserve"> with storage (total 10MW) with 25,000 new connections in 220 rural localities. Includes a </w:t>
            </w:r>
            <w:r w:rsidR="00C608E6">
              <w:rPr>
                <w:rFonts w:asciiTheme="minorHAnsi" w:hAnsiTheme="minorHAnsi" w:cstheme="minorHAnsi"/>
                <w:color w:val="000000"/>
                <w:sz w:val="18"/>
                <w:szCs w:val="18"/>
              </w:rPr>
              <w:t>USD</w:t>
            </w:r>
            <w:r w:rsidRPr="0037184F">
              <w:rPr>
                <w:rFonts w:asciiTheme="minorHAnsi" w:hAnsiTheme="minorHAnsi" w:cstheme="minorHAnsi"/>
                <w:color w:val="000000"/>
                <w:sz w:val="18"/>
                <w:szCs w:val="18"/>
              </w:rPr>
              <w:t xml:space="preserve"> 1.5 million "Lighting Africa" sub-component entirely devoted to decentralized access to energy as part of a larger World Bank power sector support project.</w:t>
            </w:r>
          </w:p>
        </w:tc>
        <w:tc>
          <w:tcPr>
            <w:tcW w:w="4111" w:type="dxa"/>
            <w:vMerge/>
            <w:shd w:val="clear" w:color="auto" w:fill="auto"/>
          </w:tcPr>
          <w:p w14:paraId="187CC882" w14:textId="77C9DFE3" w:rsidR="009928FD" w:rsidRPr="0037184F" w:rsidRDefault="009928FD" w:rsidP="00490F23">
            <w:pPr>
              <w:rPr>
                <w:rFonts w:asciiTheme="minorHAnsi" w:hAnsiTheme="minorHAnsi" w:cstheme="minorHAnsi"/>
                <w:sz w:val="18"/>
                <w:szCs w:val="18"/>
              </w:rPr>
            </w:pPr>
          </w:p>
        </w:tc>
      </w:tr>
      <w:tr w:rsidR="009928FD" w:rsidRPr="00694485" w14:paraId="787042AB" w14:textId="0624F26E" w:rsidTr="00823806">
        <w:tc>
          <w:tcPr>
            <w:tcW w:w="1521" w:type="dxa"/>
            <w:vMerge/>
            <w:shd w:val="clear" w:color="auto" w:fill="auto"/>
          </w:tcPr>
          <w:p w14:paraId="30C04A31" w14:textId="77777777" w:rsidR="009928FD" w:rsidRPr="0037184F" w:rsidRDefault="009928FD" w:rsidP="00490F23">
            <w:pPr>
              <w:rPr>
                <w:rFonts w:asciiTheme="minorHAnsi" w:hAnsiTheme="minorHAnsi" w:cstheme="minorHAnsi"/>
                <w:sz w:val="18"/>
                <w:szCs w:val="18"/>
              </w:rPr>
            </w:pPr>
          </w:p>
        </w:tc>
        <w:tc>
          <w:tcPr>
            <w:tcW w:w="4149" w:type="dxa"/>
            <w:shd w:val="clear" w:color="auto" w:fill="auto"/>
          </w:tcPr>
          <w:p w14:paraId="5BEB1570" w14:textId="3DBAF845" w:rsidR="009928FD" w:rsidRPr="0037184F" w:rsidRDefault="009928FD" w:rsidP="0036685B">
            <w:pPr>
              <w:rPr>
                <w:rFonts w:asciiTheme="minorHAnsi" w:hAnsiTheme="minorHAnsi" w:cstheme="minorHAnsi"/>
                <w:sz w:val="18"/>
                <w:szCs w:val="18"/>
              </w:rPr>
            </w:pPr>
            <w:r w:rsidRPr="0037184F">
              <w:rPr>
                <w:rFonts w:asciiTheme="minorHAnsi" w:hAnsiTheme="minorHAnsi" w:cstheme="minorHAnsi"/>
                <w:b/>
                <w:sz w:val="18"/>
                <w:szCs w:val="18"/>
              </w:rPr>
              <w:t>Regional Off-Grid Electrification Project</w:t>
            </w:r>
            <w:r w:rsidRPr="0037184F">
              <w:rPr>
                <w:rFonts w:asciiTheme="minorHAnsi" w:hAnsiTheme="minorHAnsi" w:cstheme="minorHAnsi"/>
                <w:sz w:val="18"/>
                <w:szCs w:val="18"/>
              </w:rPr>
              <w:t xml:space="preserve"> (</w:t>
            </w:r>
            <w:r w:rsidRPr="0037184F">
              <w:rPr>
                <w:rFonts w:asciiTheme="minorHAnsi" w:hAnsiTheme="minorHAnsi" w:cstheme="minorHAnsi"/>
                <w:b/>
                <w:sz w:val="18"/>
                <w:szCs w:val="18"/>
              </w:rPr>
              <w:t>ROGEP</w:t>
            </w:r>
            <w:r w:rsidRPr="0037184F">
              <w:rPr>
                <w:rFonts w:asciiTheme="minorHAnsi" w:hAnsiTheme="minorHAnsi" w:cstheme="minorHAnsi"/>
                <w:sz w:val="18"/>
                <w:szCs w:val="18"/>
              </w:rPr>
              <w:t xml:space="preserve">), in cooperation with ECREEE, provides market development assistance through technical capacity building and grant financing to start-up plus credit lines to regional and local entrepreneurs and CFI for off-grid clean energy projects in 15 ECOWAS member states plus Cameroon, Chad, Mauritania and Central African Republic. </w:t>
            </w:r>
            <w:proofErr w:type="spellStart"/>
            <w:r w:rsidRPr="0037184F">
              <w:rPr>
                <w:rFonts w:asciiTheme="minorHAnsi" w:hAnsiTheme="minorHAnsi" w:cstheme="minorHAnsi"/>
                <w:sz w:val="18"/>
                <w:szCs w:val="18"/>
              </w:rPr>
              <w:t>Minigrids</w:t>
            </w:r>
            <w:proofErr w:type="spellEnd"/>
            <w:r w:rsidRPr="0037184F">
              <w:rPr>
                <w:rFonts w:asciiTheme="minorHAnsi" w:hAnsiTheme="minorHAnsi" w:cstheme="minorHAnsi"/>
                <w:sz w:val="18"/>
                <w:szCs w:val="18"/>
              </w:rPr>
              <w:t xml:space="preserve"> are, however, out-of-scope for ROGEP, which focus on SHS and standalone technologies (solar appliances, pumps, etc.).</w:t>
            </w:r>
          </w:p>
        </w:tc>
        <w:tc>
          <w:tcPr>
            <w:tcW w:w="4111" w:type="dxa"/>
            <w:vMerge/>
            <w:shd w:val="clear" w:color="auto" w:fill="auto"/>
          </w:tcPr>
          <w:p w14:paraId="52751936" w14:textId="25A8E373" w:rsidR="009928FD" w:rsidRPr="0037184F" w:rsidRDefault="009928FD" w:rsidP="00490F23">
            <w:pPr>
              <w:rPr>
                <w:rFonts w:asciiTheme="minorHAnsi" w:hAnsiTheme="minorHAnsi" w:cstheme="minorHAnsi"/>
                <w:sz w:val="18"/>
                <w:szCs w:val="18"/>
              </w:rPr>
            </w:pPr>
          </w:p>
        </w:tc>
      </w:tr>
      <w:tr w:rsidR="00961EA7" w:rsidRPr="00694485" w14:paraId="117A59EB" w14:textId="71550FBF" w:rsidTr="00823806">
        <w:tc>
          <w:tcPr>
            <w:tcW w:w="1521" w:type="dxa"/>
            <w:vMerge w:val="restart"/>
            <w:shd w:val="clear" w:color="auto" w:fill="auto"/>
          </w:tcPr>
          <w:p w14:paraId="05BA8473" w14:textId="3E5ED1DF" w:rsidR="00961EA7" w:rsidRPr="0037184F" w:rsidRDefault="00961EA7" w:rsidP="00490F23">
            <w:pPr>
              <w:rPr>
                <w:rFonts w:asciiTheme="minorHAnsi" w:hAnsiTheme="minorHAnsi" w:cstheme="minorHAnsi"/>
                <w:b/>
                <w:bCs/>
                <w:sz w:val="18"/>
                <w:szCs w:val="18"/>
              </w:rPr>
            </w:pPr>
            <w:r w:rsidRPr="0037184F">
              <w:rPr>
                <w:rFonts w:asciiTheme="minorHAnsi" w:hAnsiTheme="minorHAnsi" w:cstheme="minorHAnsi"/>
                <w:b/>
                <w:bCs/>
                <w:sz w:val="18"/>
                <w:szCs w:val="18"/>
              </w:rPr>
              <w:t>European Union</w:t>
            </w:r>
          </w:p>
        </w:tc>
        <w:tc>
          <w:tcPr>
            <w:tcW w:w="4149" w:type="dxa"/>
            <w:shd w:val="clear" w:color="auto" w:fill="auto"/>
          </w:tcPr>
          <w:p w14:paraId="5F77D9A9" w14:textId="67FFEA31" w:rsidR="00961EA7" w:rsidRPr="0037184F" w:rsidRDefault="00961EA7" w:rsidP="00490F23">
            <w:pPr>
              <w:rPr>
                <w:rFonts w:asciiTheme="minorHAnsi" w:hAnsiTheme="minorHAnsi" w:cstheme="minorHAnsi"/>
                <w:sz w:val="18"/>
                <w:szCs w:val="18"/>
              </w:rPr>
            </w:pPr>
            <w:r w:rsidRPr="0037184F">
              <w:rPr>
                <w:rFonts w:asciiTheme="minorHAnsi" w:hAnsiTheme="minorHAnsi" w:cstheme="minorHAnsi"/>
                <w:sz w:val="18"/>
                <w:szCs w:val="18"/>
              </w:rPr>
              <w:t xml:space="preserve">APC-EU Energy Facility: </w:t>
            </w:r>
            <w:r w:rsidRPr="0037184F">
              <w:rPr>
                <w:rFonts w:asciiTheme="minorHAnsi" w:hAnsiTheme="minorHAnsi" w:cstheme="minorHAnsi"/>
                <w:b/>
                <w:sz w:val="18"/>
                <w:szCs w:val="18"/>
              </w:rPr>
              <w:t>decentralized rural electrification</w:t>
            </w:r>
            <w:r w:rsidRPr="0037184F">
              <w:rPr>
                <w:rFonts w:asciiTheme="minorHAnsi" w:hAnsiTheme="minorHAnsi" w:cstheme="minorHAnsi"/>
                <w:sz w:val="18"/>
                <w:szCs w:val="18"/>
              </w:rPr>
              <w:t xml:space="preserve"> project in </w:t>
            </w:r>
            <w:proofErr w:type="spellStart"/>
            <w:r w:rsidRPr="0037184F">
              <w:rPr>
                <w:rFonts w:asciiTheme="minorHAnsi" w:hAnsiTheme="minorHAnsi" w:cstheme="minorHAnsi"/>
                <w:sz w:val="18"/>
                <w:szCs w:val="18"/>
              </w:rPr>
              <w:t>Ziro</w:t>
            </w:r>
            <w:proofErr w:type="spellEnd"/>
            <w:r w:rsidRPr="0037184F">
              <w:rPr>
                <w:rFonts w:asciiTheme="minorHAnsi" w:hAnsiTheme="minorHAnsi" w:cstheme="minorHAnsi"/>
                <w:sz w:val="18"/>
                <w:szCs w:val="18"/>
              </w:rPr>
              <w:t xml:space="preserve"> and </w:t>
            </w:r>
            <w:proofErr w:type="spellStart"/>
            <w:r w:rsidRPr="0037184F">
              <w:rPr>
                <w:rFonts w:asciiTheme="minorHAnsi" w:hAnsiTheme="minorHAnsi" w:cstheme="minorHAnsi"/>
                <w:sz w:val="18"/>
                <w:szCs w:val="18"/>
              </w:rPr>
              <w:t>Gourma</w:t>
            </w:r>
            <w:proofErr w:type="spellEnd"/>
            <w:r w:rsidRPr="0037184F">
              <w:rPr>
                <w:rFonts w:asciiTheme="minorHAnsi" w:hAnsiTheme="minorHAnsi" w:cstheme="minorHAnsi"/>
                <w:sz w:val="18"/>
                <w:szCs w:val="18"/>
              </w:rPr>
              <w:t xml:space="preserve"> regions with a budget of </w:t>
            </w:r>
            <w:r w:rsidR="00C608E6">
              <w:rPr>
                <w:rFonts w:asciiTheme="minorHAnsi" w:hAnsiTheme="minorHAnsi" w:cstheme="minorHAnsi"/>
                <w:sz w:val="18"/>
                <w:szCs w:val="18"/>
              </w:rPr>
              <w:t xml:space="preserve">EUR </w:t>
            </w:r>
            <w:r w:rsidRPr="0037184F">
              <w:rPr>
                <w:rFonts w:asciiTheme="minorHAnsi" w:hAnsiTheme="minorHAnsi" w:cstheme="minorHAnsi"/>
                <w:sz w:val="18"/>
                <w:szCs w:val="18"/>
              </w:rPr>
              <w:t>12 million from 2014-2020 with a possibility of extension.</w:t>
            </w:r>
          </w:p>
        </w:tc>
        <w:tc>
          <w:tcPr>
            <w:tcW w:w="4111" w:type="dxa"/>
            <w:vMerge w:val="restart"/>
            <w:shd w:val="clear" w:color="auto" w:fill="auto"/>
          </w:tcPr>
          <w:p w14:paraId="6749F823" w14:textId="7E8B2779" w:rsidR="00961EA7" w:rsidRPr="00823806" w:rsidRDefault="00E90891" w:rsidP="004A15E1">
            <w:pPr>
              <w:jc w:val="both"/>
              <w:rPr>
                <w:rFonts w:asciiTheme="minorHAnsi" w:hAnsiTheme="minorHAnsi" w:cstheme="minorHAnsi"/>
                <w:sz w:val="18"/>
                <w:szCs w:val="18"/>
              </w:rPr>
            </w:pPr>
            <w:r>
              <w:rPr>
                <w:rFonts w:asciiTheme="minorHAnsi" w:hAnsiTheme="minorHAnsi" w:cstheme="minorHAnsi"/>
                <w:sz w:val="18"/>
                <w:szCs w:val="18"/>
              </w:rPr>
              <w:t xml:space="preserve">The </w:t>
            </w:r>
            <w:r w:rsidRPr="00823806">
              <w:rPr>
                <w:rFonts w:asciiTheme="minorHAnsi" w:hAnsiTheme="minorHAnsi" w:cstheme="minorHAnsi"/>
                <w:sz w:val="18"/>
                <w:szCs w:val="18"/>
              </w:rPr>
              <w:t>EU</w:t>
            </w:r>
            <w:r w:rsidR="00491B35" w:rsidRPr="0037184F">
              <w:rPr>
                <w:rFonts w:asciiTheme="minorHAnsi" w:hAnsiTheme="minorHAnsi" w:cstheme="minorHAnsi"/>
                <w:sz w:val="18"/>
                <w:szCs w:val="18"/>
              </w:rPr>
              <w:t xml:space="preserve"> </w:t>
            </w:r>
            <w:r>
              <w:rPr>
                <w:rFonts w:asciiTheme="minorHAnsi" w:hAnsiTheme="minorHAnsi" w:cstheme="minorHAnsi"/>
                <w:sz w:val="18"/>
                <w:szCs w:val="18"/>
              </w:rPr>
              <w:t xml:space="preserve">is </w:t>
            </w:r>
            <w:r w:rsidR="004C7322">
              <w:rPr>
                <w:rFonts w:asciiTheme="minorHAnsi" w:hAnsiTheme="minorHAnsi" w:cstheme="minorHAnsi"/>
                <w:sz w:val="18"/>
                <w:szCs w:val="18"/>
              </w:rPr>
              <w:t>very</w:t>
            </w:r>
            <w:r w:rsidRPr="00823806">
              <w:rPr>
                <w:rFonts w:asciiTheme="minorHAnsi" w:hAnsiTheme="minorHAnsi" w:cstheme="minorHAnsi"/>
                <w:sz w:val="18"/>
                <w:szCs w:val="18"/>
              </w:rPr>
              <w:t xml:space="preserve"> </w:t>
            </w:r>
            <w:r w:rsidR="00E85418" w:rsidRPr="0037184F">
              <w:rPr>
                <w:rFonts w:asciiTheme="minorHAnsi" w:hAnsiTheme="minorHAnsi" w:cstheme="minorHAnsi"/>
                <w:sz w:val="18"/>
                <w:szCs w:val="18"/>
              </w:rPr>
              <w:t>involve</w:t>
            </w:r>
            <w:r w:rsidRPr="00823806">
              <w:rPr>
                <w:rFonts w:asciiTheme="minorHAnsi" w:hAnsiTheme="minorHAnsi" w:cstheme="minorHAnsi"/>
                <w:sz w:val="18"/>
                <w:szCs w:val="18"/>
              </w:rPr>
              <w:t>d</w:t>
            </w:r>
            <w:r w:rsidR="00E85418" w:rsidRPr="0037184F">
              <w:rPr>
                <w:rFonts w:asciiTheme="minorHAnsi" w:hAnsiTheme="minorHAnsi" w:cstheme="minorHAnsi"/>
                <w:sz w:val="18"/>
                <w:szCs w:val="18"/>
              </w:rPr>
              <w:t xml:space="preserve"> in the energy sector,</w:t>
            </w:r>
            <w:r w:rsidRPr="00823806">
              <w:rPr>
                <w:rFonts w:asciiTheme="minorHAnsi" w:hAnsiTheme="minorHAnsi" w:cstheme="minorHAnsi"/>
                <w:sz w:val="18"/>
                <w:szCs w:val="18"/>
              </w:rPr>
              <w:t xml:space="preserve"> in Burkina Faso</w:t>
            </w:r>
            <w:r w:rsidR="00FA3901" w:rsidRPr="0037184F">
              <w:rPr>
                <w:rFonts w:asciiTheme="minorHAnsi" w:hAnsiTheme="minorHAnsi" w:cstheme="minorHAnsi"/>
                <w:sz w:val="18"/>
                <w:szCs w:val="18"/>
              </w:rPr>
              <w:t>.</w:t>
            </w:r>
            <w:r w:rsidR="007E6B60">
              <w:rPr>
                <w:rFonts w:asciiTheme="minorHAnsi" w:hAnsiTheme="minorHAnsi" w:cstheme="minorHAnsi"/>
                <w:sz w:val="18"/>
                <w:szCs w:val="18"/>
              </w:rPr>
              <w:t xml:space="preserve"> </w:t>
            </w:r>
            <w:r w:rsidRPr="00823806">
              <w:rPr>
                <w:rFonts w:asciiTheme="minorHAnsi" w:hAnsiTheme="minorHAnsi" w:cstheme="minorHAnsi"/>
                <w:sz w:val="18"/>
                <w:szCs w:val="18"/>
              </w:rPr>
              <w:t>The EU will be consulted in</w:t>
            </w:r>
            <w:r>
              <w:rPr>
                <w:rFonts w:asciiTheme="minorHAnsi" w:hAnsiTheme="minorHAnsi" w:cstheme="minorHAnsi"/>
                <w:sz w:val="18"/>
                <w:szCs w:val="18"/>
              </w:rPr>
              <w:t xml:space="preserve"> the implementation of </w:t>
            </w:r>
            <w:r w:rsidR="00C9600B">
              <w:rPr>
                <w:rFonts w:asciiTheme="minorHAnsi" w:hAnsiTheme="minorHAnsi" w:cstheme="minorHAnsi"/>
                <w:sz w:val="18"/>
                <w:szCs w:val="18"/>
              </w:rPr>
              <w:t>all components</w:t>
            </w:r>
            <w:r>
              <w:rPr>
                <w:rFonts w:asciiTheme="minorHAnsi" w:hAnsiTheme="minorHAnsi" w:cstheme="minorHAnsi"/>
                <w:sz w:val="18"/>
                <w:szCs w:val="18"/>
              </w:rPr>
              <w:t xml:space="preserve"> of the AMP project. Moreover, the EU will be re</w:t>
            </w:r>
            <w:r w:rsidR="00C9600B">
              <w:rPr>
                <w:rFonts w:asciiTheme="minorHAnsi" w:hAnsiTheme="minorHAnsi" w:cstheme="minorHAnsi"/>
                <w:sz w:val="18"/>
                <w:szCs w:val="18"/>
              </w:rPr>
              <w:t xml:space="preserve">presented on the </w:t>
            </w:r>
            <w:r w:rsidR="00C608E6">
              <w:rPr>
                <w:rFonts w:asciiTheme="minorHAnsi" w:hAnsiTheme="minorHAnsi" w:cstheme="minorHAnsi"/>
                <w:sz w:val="18"/>
                <w:szCs w:val="18"/>
              </w:rPr>
              <w:t>P</w:t>
            </w:r>
            <w:r w:rsidR="00C9600B">
              <w:rPr>
                <w:rFonts w:asciiTheme="minorHAnsi" w:hAnsiTheme="minorHAnsi" w:cstheme="minorHAnsi"/>
                <w:sz w:val="18"/>
                <w:szCs w:val="18"/>
              </w:rPr>
              <w:t xml:space="preserve">roject </w:t>
            </w:r>
            <w:r w:rsidR="00C608E6">
              <w:rPr>
                <w:rFonts w:asciiTheme="minorHAnsi" w:hAnsiTheme="minorHAnsi" w:cstheme="minorHAnsi"/>
                <w:sz w:val="18"/>
                <w:szCs w:val="18"/>
              </w:rPr>
              <w:t>B</w:t>
            </w:r>
            <w:r w:rsidR="00C9600B">
              <w:rPr>
                <w:rFonts w:asciiTheme="minorHAnsi" w:hAnsiTheme="minorHAnsi" w:cstheme="minorHAnsi"/>
                <w:sz w:val="18"/>
                <w:szCs w:val="18"/>
              </w:rPr>
              <w:t>oard.</w:t>
            </w:r>
          </w:p>
        </w:tc>
      </w:tr>
      <w:tr w:rsidR="00961EA7" w:rsidRPr="00694485" w14:paraId="5255A22E" w14:textId="1BC14A55" w:rsidTr="00823806">
        <w:tc>
          <w:tcPr>
            <w:tcW w:w="1521" w:type="dxa"/>
            <w:vMerge/>
            <w:shd w:val="clear" w:color="auto" w:fill="auto"/>
          </w:tcPr>
          <w:p w14:paraId="1DD84E89" w14:textId="77777777" w:rsidR="00961EA7" w:rsidRPr="0037184F" w:rsidRDefault="00961EA7" w:rsidP="00490F23">
            <w:pPr>
              <w:rPr>
                <w:rFonts w:asciiTheme="minorHAnsi" w:hAnsiTheme="minorHAnsi" w:cstheme="minorHAnsi"/>
                <w:sz w:val="18"/>
                <w:szCs w:val="18"/>
              </w:rPr>
            </w:pPr>
          </w:p>
        </w:tc>
        <w:tc>
          <w:tcPr>
            <w:tcW w:w="4149" w:type="dxa"/>
            <w:shd w:val="clear" w:color="auto" w:fill="auto"/>
          </w:tcPr>
          <w:p w14:paraId="0E49A029" w14:textId="0421649F" w:rsidR="00961EA7" w:rsidRPr="0037184F" w:rsidRDefault="00961EA7" w:rsidP="008203B4">
            <w:pPr>
              <w:rPr>
                <w:rFonts w:asciiTheme="minorHAnsi" w:hAnsiTheme="minorHAnsi" w:cstheme="minorHAnsi"/>
                <w:sz w:val="18"/>
                <w:szCs w:val="18"/>
              </w:rPr>
            </w:pPr>
            <w:r w:rsidRPr="0037184F">
              <w:rPr>
                <w:rFonts w:asciiTheme="minorHAnsi" w:hAnsiTheme="minorHAnsi" w:cstheme="minorHAnsi"/>
                <w:sz w:val="18"/>
                <w:szCs w:val="18"/>
              </w:rPr>
              <w:t xml:space="preserve">APC-EU Energy Facility: Construction of </w:t>
            </w:r>
            <w:r w:rsidRPr="0037184F">
              <w:rPr>
                <w:rFonts w:asciiTheme="minorHAnsi" w:hAnsiTheme="minorHAnsi" w:cstheme="minorHAnsi"/>
                <w:b/>
                <w:sz w:val="18"/>
                <w:szCs w:val="18"/>
              </w:rPr>
              <w:t xml:space="preserve">12 solar mini-grids </w:t>
            </w:r>
            <w:r w:rsidRPr="0037184F">
              <w:rPr>
                <w:rFonts w:asciiTheme="minorHAnsi" w:hAnsiTheme="minorHAnsi" w:cstheme="minorHAnsi"/>
                <w:sz w:val="18"/>
                <w:szCs w:val="18"/>
              </w:rPr>
              <w:t xml:space="preserve">(with total capacity of 3.2MW) by </w:t>
            </w:r>
            <w:r w:rsidRPr="0037184F">
              <w:rPr>
                <w:rFonts w:asciiTheme="minorHAnsi" w:hAnsiTheme="minorHAnsi" w:cstheme="minorHAnsi"/>
                <w:b/>
                <w:sz w:val="18"/>
                <w:szCs w:val="18"/>
              </w:rPr>
              <w:t>SINCO</w:t>
            </w:r>
            <w:r w:rsidRPr="0037184F">
              <w:rPr>
                <w:rFonts w:asciiTheme="minorHAnsi" w:hAnsiTheme="minorHAnsi" w:cstheme="minorHAnsi"/>
                <w:sz w:val="18"/>
                <w:szCs w:val="18"/>
              </w:rPr>
              <w:t xml:space="preserve"> and distribution of </w:t>
            </w:r>
            <w:r w:rsidRPr="0037184F">
              <w:rPr>
                <w:rFonts w:asciiTheme="minorHAnsi" w:hAnsiTheme="minorHAnsi" w:cstheme="minorHAnsi"/>
                <w:b/>
                <w:sz w:val="18"/>
                <w:szCs w:val="18"/>
              </w:rPr>
              <w:t>SHS</w:t>
            </w:r>
            <w:r w:rsidRPr="0037184F">
              <w:rPr>
                <w:rFonts w:asciiTheme="minorHAnsi" w:hAnsiTheme="minorHAnsi" w:cstheme="minorHAnsi"/>
                <w:sz w:val="18"/>
                <w:szCs w:val="18"/>
              </w:rPr>
              <w:t xml:space="preserve"> in the North and Central North regions. Total budget is </w:t>
            </w:r>
            <w:r w:rsidR="00C608E6">
              <w:rPr>
                <w:rFonts w:asciiTheme="minorHAnsi" w:hAnsiTheme="minorHAnsi" w:cstheme="minorHAnsi"/>
                <w:sz w:val="18"/>
                <w:szCs w:val="18"/>
              </w:rPr>
              <w:t xml:space="preserve">EUR </w:t>
            </w:r>
            <w:r w:rsidRPr="0037184F">
              <w:rPr>
                <w:rFonts w:asciiTheme="minorHAnsi" w:hAnsiTheme="minorHAnsi" w:cstheme="minorHAnsi"/>
                <w:sz w:val="18"/>
                <w:szCs w:val="18"/>
              </w:rPr>
              <w:t>12.4</w:t>
            </w:r>
            <w:r w:rsidR="00C608E6">
              <w:rPr>
                <w:rFonts w:asciiTheme="minorHAnsi" w:hAnsiTheme="minorHAnsi" w:cstheme="minorHAnsi"/>
                <w:sz w:val="18"/>
                <w:szCs w:val="18"/>
              </w:rPr>
              <w:t xml:space="preserve"> </w:t>
            </w:r>
            <w:r w:rsidRPr="0037184F">
              <w:rPr>
                <w:rFonts w:asciiTheme="minorHAnsi" w:hAnsiTheme="minorHAnsi" w:cstheme="minorHAnsi"/>
                <w:sz w:val="18"/>
                <w:szCs w:val="18"/>
              </w:rPr>
              <w:t>m</w:t>
            </w:r>
            <w:r w:rsidR="00C608E6">
              <w:rPr>
                <w:rFonts w:asciiTheme="minorHAnsi" w:hAnsiTheme="minorHAnsi" w:cstheme="minorHAnsi"/>
                <w:sz w:val="18"/>
                <w:szCs w:val="18"/>
              </w:rPr>
              <w:t>illion</w:t>
            </w:r>
            <w:r w:rsidRPr="0037184F">
              <w:rPr>
                <w:rFonts w:asciiTheme="minorHAnsi" w:hAnsiTheme="minorHAnsi" w:cstheme="minorHAnsi"/>
                <w:sz w:val="18"/>
                <w:szCs w:val="18"/>
              </w:rPr>
              <w:t xml:space="preserve">, </w:t>
            </w:r>
            <w:r w:rsidR="00AF4E3C">
              <w:rPr>
                <w:rFonts w:asciiTheme="minorHAnsi" w:hAnsiTheme="minorHAnsi" w:cstheme="minorHAnsi"/>
                <w:sz w:val="18"/>
                <w:szCs w:val="18"/>
              </w:rPr>
              <w:t>c</w:t>
            </w:r>
            <w:r w:rsidRPr="0037184F">
              <w:rPr>
                <w:rFonts w:asciiTheme="minorHAnsi" w:hAnsiTheme="minorHAnsi" w:cstheme="minorHAnsi"/>
                <w:sz w:val="18"/>
                <w:szCs w:val="18"/>
              </w:rPr>
              <w:t xml:space="preserve">o-funded by </w:t>
            </w:r>
            <w:r w:rsidR="00C608E6">
              <w:rPr>
                <w:rFonts w:asciiTheme="minorHAnsi" w:hAnsiTheme="minorHAnsi" w:cstheme="minorHAnsi"/>
                <w:sz w:val="18"/>
                <w:szCs w:val="18"/>
              </w:rPr>
              <w:t xml:space="preserve">EUR </w:t>
            </w:r>
            <w:r w:rsidRPr="0037184F">
              <w:rPr>
                <w:rFonts w:asciiTheme="minorHAnsi" w:hAnsiTheme="minorHAnsi" w:cstheme="minorHAnsi"/>
                <w:sz w:val="18"/>
                <w:szCs w:val="18"/>
              </w:rPr>
              <w:t>8</w:t>
            </w:r>
            <w:r w:rsidR="00C608E6">
              <w:rPr>
                <w:rFonts w:asciiTheme="minorHAnsi" w:hAnsiTheme="minorHAnsi" w:cstheme="minorHAnsi"/>
                <w:sz w:val="18"/>
                <w:szCs w:val="18"/>
              </w:rPr>
              <w:t xml:space="preserve"> </w:t>
            </w:r>
            <w:r w:rsidRPr="0037184F">
              <w:rPr>
                <w:rFonts w:asciiTheme="minorHAnsi" w:hAnsiTheme="minorHAnsi" w:cstheme="minorHAnsi"/>
                <w:sz w:val="18"/>
                <w:szCs w:val="18"/>
              </w:rPr>
              <w:t>m</w:t>
            </w:r>
            <w:r w:rsidR="00C608E6">
              <w:rPr>
                <w:rFonts w:asciiTheme="minorHAnsi" w:hAnsiTheme="minorHAnsi" w:cstheme="minorHAnsi"/>
                <w:sz w:val="18"/>
                <w:szCs w:val="18"/>
              </w:rPr>
              <w:t>illion</w:t>
            </w:r>
            <w:r w:rsidRPr="0037184F">
              <w:rPr>
                <w:rFonts w:asciiTheme="minorHAnsi" w:hAnsiTheme="minorHAnsi" w:cstheme="minorHAnsi"/>
                <w:sz w:val="18"/>
                <w:szCs w:val="18"/>
              </w:rPr>
              <w:t xml:space="preserve"> and AFD </w:t>
            </w:r>
            <w:r w:rsidR="00C608E6">
              <w:rPr>
                <w:rFonts w:asciiTheme="minorHAnsi" w:hAnsiTheme="minorHAnsi" w:cstheme="minorHAnsi"/>
                <w:sz w:val="18"/>
                <w:szCs w:val="18"/>
              </w:rPr>
              <w:t xml:space="preserve">EUR </w:t>
            </w:r>
            <w:r w:rsidRPr="0037184F">
              <w:rPr>
                <w:rFonts w:asciiTheme="minorHAnsi" w:hAnsiTheme="minorHAnsi" w:cstheme="minorHAnsi"/>
                <w:sz w:val="18"/>
                <w:szCs w:val="18"/>
              </w:rPr>
              <w:t xml:space="preserve">4.4 </w:t>
            </w:r>
            <w:r w:rsidR="00C608E6">
              <w:rPr>
                <w:rFonts w:asciiTheme="minorHAnsi" w:hAnsiTheme="minorHAnsi" w:cstheme="minorHAnsi"/>
                <w:sz w:val="18"/>
                <w:szCs w:val="18"/>
              </w:rPr>
              <w:t xml:space="preserve">million </w:t>
            </w:r>
            <w:r w:rsidRPr="0037184F">
              <w:rPr>
                <w:rFonts w:asciiTheme="minorHAnsi" w:hAnsiTheme="minorHAnsi" w:cstheme="minorHAnsi"/>
                <w:sz w:val="18"/>
                <w:szCs w:val="18"/>
              </w:rPr>
              <w:t>implementation during the 2014-20 timeframe.</w:t>
            </w:r>
          </w:p>
        </w:tc>
        <w:tc>
          <w:tcPr>
            <w:tcW w:w="4111" w:type="dxa"/>
            <w:vMerge/>
            <w:shd w:val="clear" w:color="auto" w:fill="auto"/>
          </w:tcPr>
          <w:p w14:paraId="614D5CC5" w14:textId="1BFD9E50" w:rsidR="00961EA7" w:rsidRPr="0037184F" w:rsidRDefault="00961EA7" w:rsidP="00490F23">
            <w:pPr>
              <w:rPr>
                <w:rFonts w:asciiTheme="minorHAnsi" w:hAnsiTheme="minorHAnsi" w:cstheme="minorHAnsi"/>
                <w:sz w:val="18"/>
                <w:szCs w:val="18"/>
              </w:rPr>
            </w:pPr>
          </w:p>
        </w:tc>
      </w:tr>
      <w:tr w:rsidR="00961EA7" w:rsidRPr="00694485" w14:paraId="6A189B0B" w14:textId="6FECCCC0" w:rsidTr="00823806">
        <w:tc>
          <w:tcPr>
            <w:tcW w:w="1521" w:type="dxa"/>
            <w:vMerge/>
            <w:shd w:val="clear" w:color="auto" w:fill="auto"/>
          </w:tcPr>
          <w:p w14:paraId="3A3BA690" w14:textId="77777777" w:rsidR="00961EA7" w:rsidRPr="0037184F" w:rsidRDefault="00961EA7" w:rsidP="00490F23">
            <w:pPr>
              <w:rPr>
                <w:rFonts w:asciiTheme="minorHAnsi" w:hAnsiTheme="minorHAnsi" w:cstheme="minorHAnsi"/>
                <w:sz w:val="18"/>
                <w:szCs w:val="18"/>
              </w:rPr>
            </w:pPr>
          </w:p>
        </w:tc>
        <w:tc>
          <w:tcPr>
            <w:tcW w:w="4149" w:type="dxa"/>
            <w:shd w:val="clear" w:color="auto" w:fill="auto"/>
          </w:tcPr>
          <w:p w14:paraId="1D71B2B7" w14:textId="3F6194A3" w:rsidR="00961EA7" w:rsidRPr="0037184F" w:rsidRDefault="00961EA7" w:rsidP="00423D8E">
            <w:pPr>
              <w:rPr>
                <w:rFonts w:asciiTheme="minorHAnsi" w:hAnsiTheme="minorHAnsi" w:cstheme="minorHAnsi"/>
                <w:sz w:val="18"/>
                <w:szCs w:val="18"/>
              </w:rPr>
            </w:pPr>
            <w:proofErr w:type="spellStart"/>
            <w:r w:rsidRPr="0037184F">
              <w:rPr>
                <w:rFonts w:asciiTheme="minorHAnsi" w:hAnsiTheme="minorHAnsi" w:cstheme="minorHAnsi"/>
                <w:b/>
                <w:sz w:val="18"/>
                <w:szCs w:val="18"/>
              </w:rPr>
              <w:t>Yeleen</w:t>
            </w:r>
            <w:proofErr w:type="spellEnd"/>
            <w:r w:rsidRPr="0037184F">
              <w:rPr>
                <w:rFonts w:asciiTheme="minorHAnsi" w:hAnsiTheme="minorHAnsi" w:cstheme="minorHAnsi"/>
                <w:sz w:val="18"/>
                <w:szCs w:val="18"/>
              </w:rPr>
              <w:t xml:space="preserve"> </w:t>
            </w:r>
            <w:r w:rsidRPr="0037184F">
              <w:rPr>
                <w:rFonts w:asciiTheme="minorHAnsi" w:hAnsiTheme="minorHAnsi" w:cstheme="minorHAnsi"/>
                <w:b/>
                <w:sz w:val="18"/>
                <w:szCs w:val="18"/>
              </w:rPr>
              <w:t>Rural Electrification Project</w:t>
            </w:r>
            <w:r w:rsidRPr="0037184F">
              <w:rPr>
                <w:rFonts w:asciiTheme="minorHAnsi" w:hAnsiTheme="minorHAnsi" w:cstheme="minorHAnsi"/>
                <w:sz w:val="18"/>
                <w:szCs w:val="18"/>
              </w:rPr>
              <w:t xml:space="preserve"> EU will provide </w:t>
            </w:r>
            <w:r w:rsidR="00C608E6">
              <w:rPr>
                <w:rFonts w:asciiTheme="minorHAnsi" w:hAnsiTheme="minorHAnsi" w:cstheme="minorHAnsi"/>
                <w:sz w:val="18"/>
                <w:szCs w:val="18"/>
              </w:rPr>
              <w:t xml:space="preserve">EUR </w:t>
            </w:r>
            <w:r w:rsidRPr="0037184F">
              <w:rPr>
                <w:rFonts w:asciiTheme="minorHAnsi" w:hAnsiTheme="minorHAnsi" w:cstheme="minorHAnsi"/>
                <w:sz w:val="18"/>
                <w:szCs w:val="18"/>
              </w:rPr>
              <w:t>6</w:t>
            </w:r>
            <w:r w:rsidR="00C608E6">
              <w:rPr>
                <w:rFonts w:asciiTheme="minorHAnsi" w:hAnsiTheme="minorHAnsi" w:cstheme="minorHAnsi"/>
                <w:sz w:val="18"/>
                <w:szCs w:val="18"/>
              </w:rPr>
              <w:t xml:space="preserve"> </w:t>
            </w:r>
            <w:r w:rsidRPr="0037184F">
              <w:rPr>
                <w:rFonts w:asciiTheme="minorHAnsi" w:hAnsiTheme="minorHAnsi" w:cstheme="minorHAnsi"/>
                <w:sz w:val="18"/>
                <w:szCs w:val="18"/>
              </w:rPr>
              <w:t>m</w:t>
            </w:r>
            <w:r w:rsidR="00C608E6">
              <w:rPr>
                <w:rFonts w:asciiTheme="minorHAnsi" w:hAnsiTheme="minorHAnsi" w:cstheme="minorHAnsi"/>
                <w:sz w:val="18"/>
                <w:szCs w:val="18"/>
              </w:rPr>
              <w:t>illion f</w:t>
            </w:r>
            <w:r w:rsidRPr="0037184F">
              <w:rPr>
                <w:rFonts w:asciiTheme="minorHAnsi" w:hAnsiTheme="minorHAnsi" w:cstheme="minorHAnsi"/>
                <w:sz w:val="18"/>
                <w:szCs w:val="18"/>
              </w:rPr>
              <w:t>or result-based grant</w:t>
            </w:r>
            <w:r w:rsidR="00C608E6">
              <w:rPr>
                <w:rFonts w:asciiTheme="minorHAnsi" w:hAnsiTheme="minorHAnsi" w:cstheme="minorHAnsi"/>
                <w:sz w:val="18"/>
                <w:szCs w:val="18"/>
              </w:rPr>
              <w:t>.</w:t>
            </w:r>
          </w:p>
        </w:tc>
        <w:tc>
          <w:tcPr>
            <w:tcW w:w="4111" w:type="dxa"/>
            <w:vMerge/>
            <w:shd w:val="clear" w:color="auto" w:fill="auto"/>
          </w:tcPr>
          <w:p w14:paraId="6A77E41F" w14:textId="79A76C9E" w:rsidR="00961EA7" w:rsidRPr="0037184F" w:rsidRDefault="00961EA7" w:rsidP="00490F23">
            <w:pPr>
              <w:rPr>
                <w:rFonts w:asciiTheme="minorHAnsi" w:hAnsiTheme="minorHAnsi" w:cstheme="minorHAnsi"/>
                <w:sz w:val="18"/>
                <w:szCs w:val="18"/>
              </w:rPr>
            </w:pPr>
          </w:p>
        </w:tc>
      </w:tr>
      <w:tr w:rsidR="004C583B" w:rsidRPr="00694485" w14:paraId="1AB2D4C5" w14:textId="1ECC5B40" w:rsidTr="00823806">
        <w:tc>
          <w:tcPr>
            <w:tcW w:w="1521" w:type="dxa"/>
            <w:vMerge w:val="restart"/>
            <w:shd w:val="clear" w:color="auto" w:fill="auto"/>
          </w:tcPr>
          <w:p w14:paraId="3E2FF403" w14:textId="77777777" w:rsidR="004C583B" w:rsidRPr="0037184F" w:rsidRDefault="004C583B" w:rsidP="00490F23">
            <w:pPr>
              <w:rPr>
                <w:rFonts w:asciiTheme="minorHAnsi" w:hAnsiTheme="minorHAnsi" w:cstheme="minorHAnsi"/>
                <w:sz w:val="18"/>
                <w:szCs w:val="18"/>
                <w:lang w:val="fr-FR"/>
              </w:rPr>
            </w:pPr>
            <w:r w:rsidRPr="0037184F">
              <w:rPr>
                <w:rFonts w:asciiTheme="minorHAnsi" w:hAnsiTheme="minorHAnsi" w:cstheme="minorHAnsi"/>
                <w:b/>
                <w:sz w:val="18"/>
                <w:szCs w:val="18"/>
                <w:lang w:val="fr-FR"/>
              </w:rPr>
              <w:t>AFD</w:t>
            </w:r>
            <w:r w:rsidRPr="0037184F">
              <w:rPr>
                <w:rFonts w:asciiTheme="minorHAnsi" w:hAnsiTheme="minorHAnsi" w:cstheme="minorHAnsi"/>
                <w:sz w:val="18"/>
                <w:szCs w:val="18"/>
                <w:lang w:val="fr-FR"/>
              </w:rPr>
              <w:t xml:space="preserve"> – Agence Française de Développement</w:t>
            </w:r>
          </w:p>
          <w:p w14:paraId="236617EF" w14:textId="77777777" w:rsidR="004C583B" w:rsidRPr="0037184F" w:rsidRDefault="004C583B" w:rsidP="00490F23">
            <w:pPr>
              <w:rPr>
                <w:rFonts w:asciiTheme="minorHAnsi" w:hAnsiTheme="minorHAnsi" w:cstheme="minorHAnsi"/>
                <w:sz w:val="18"/>
                <w:szCs w:val="18"/>
                <w:lang w:val="fr-FR"/>
              </w:rPr>
            </w:pPr>
          </w:p>
          <w:p w14:paraId="033F7577" w14:textId="77777777" w:rsidR="004C583B" w:rsidRPr="0037184F" w:rsidRDefault="004C583B" w:rsidP="00490F23">
            <w:pPr>
              <w:rPr>
                <w:rFonts w:asciiTheme="minorHAnsi" w:hAnsiTheme="minorHAnsi" w:cstheme="minorHAnsi"/>
                <w:sz w:val="18"/>
                <w:szCs w:val="18"/>
                <w:lang w:val="fr-FR"/>
              </w:rPr>
            </w:pPr>
          </w:p>
          <w:p w14:paraId="18CF86EC" w14:textId="77777777" w:rsidR="004C583B" w:rsidRPr="0037184F" w:rsidRDefault="004C583B" w:rsidP="00490F23">
            <w:pPr>
              <w:rPr>
                <w:rFonts w:asciiTheme="minorHAnsi" w:hAnsiTheme="minorHAnsi" w:cstheme="minorHAnsi"/>
                <w:sz w:val="18"/>
                <w:szCs w:val="18"/>
                <w:lang w:val="fr-FR"/>
              </w:rPr>
            </w:pPr>
          </w:p>
          <w:p w14:paraId="4BE62A26" w14:textId="77777777" w:rsidR="004C583B" w:rsidRPr="0037184F" w:rsidRDefault="004C583B" w:rsidP="00490F23">
            <w:pPr>
              <w:rPr>
                <w:rFonts w:asciiTheme="minorHAnsi" w:hAnsiTheme="minorHAnsi" w:cstheme="minorHAnsi"/>
                <w:sz w:val="18"/>
                <w:szCs w:val="18"/>
                <w:lang w:val="fr-FR"/>
              </w:rPr>
            </w:pPr>
          </w:p>
          <w:p w14:paraId="0A209CEE" w14:textId="77777777" w:rsidR="004C583B" w:rsidRPr="0037184F" w:rsidRDefault="004C583B" w:rsidP="00490F23">
            <w:pPr>
              <w:rPr>
                <w:rFonts w:asciiTheme="minorHAnsi" w:hAnsiTheme="minorHAnsi" w:cstheme="minorHAnsi"/>
                <w:sz w:val="18"/>
                <w:szCs w:val="18"/>
                <w:lang w:val="fr-FR"/>
              </w:rPr>
            </w:pPr>
          </w:p>
          <w:p w14:paraId="156541B5" w14:textId="77777777" w:rsidR="004C583B" w:rsidRPr="0037184F" w:rsidRDefault="004C583B" w:rsidP="00490F23">
            <w:pPr>
              <w:rPr>
                <w:rFonts w:asciiTheme="minorHAnsi" w:hAnsiTheme="minorHAnsi" w:cstheme="minorHAnsi"/>
                <w:sz w:val="18"/>
                <w:szCs w:val="18"/>
                <w:lang w:val="fr-FR"/>
              </w:rPr>
            </w:pPr>
          </w:p>
          <w:p w14:paraId="6DBB6058" w14:textId="77777777" w:rsidR="004C583B" w:rsidRPr="0037184F" w:rsidRDefault="004C583B" w:rsidP="00490F23">
            <w:pPr>
              <w:rPr>
                <w:rFonts w:asciiTheme="minorHAnsi" w:hAnsiTheme="minorHAnsi" w:cstheme="minorHAnsi"/>
                <w:sz w:val="18"/>
                <w:szCs w:val="18"/>
                <w:lang w:val="fr-FR"/>
              </w:rPr>
            </w:pPr>
          </w:p>
          <w:p w14:paraId="50B0EF94" w14:textId="33368FCD" w:rsidR="004C583B" w:rsidRPr="0037184F" w:rsidRDefault="004C583B" w:rsidP="00490F23">
            <w:pPr>
              <w:rPr>
                <w:rFonts w:asciiTheme="minorHAnsi" w:hAnsiTheme="minorHAnsi" w:cstheme="minorHAnsi"/>
                <w:sz w:val="18"/>
                <w:szCs w:val="18"/>
                <w:lang w:val="fr-FR"/>
              </w:rPr>
            </w:pPr>
          </w:p>
        </w:tc>
        <w:tc>
          <w:tcPr>
            <w:tcW w:w="4149" w:type="dxa"/>
            <w:shd w:val="clear" w:color="auto" w:fill="auto"/>
          </w:tcPr>
          <w:p w14:paraId="1EE14631" w14:textId="68B02236" w:rsidR="004C583B" w:rsidRPr="0037184F" w:rsidRDefault="004C583B" w:rsidP="008C5E5B">
            <w:pPr>
              <w:rPr>
                <w:rFonts w:asciiTheme="minorHAnsi" w:hAnsiTheme="minorHAnsi" w:cstheme="minorHAnsi"/>
                <w:sz w:val="18"/>
                <w:szCs w:val="18"/>
              </w:rPr>
            </w:pPr>
            <w:r w:rsidRPr="0037184F">
              <w:rPr>
                <w:rFonts w:asciiTheme="minorHAnsi" w:hAnsiTheme="minorHAnsi" w:cstheme="minorHAnsi"/>
                <w:b/>
                <w:sz w:val="18"/>
                <w:szCs w:val="18"/>
              </w:rPr>
              <w:t>Access to the electricity network for the populations of northern Burkina Faso</w:t>
            </w:r>
            <w:r w:rsidRPr="0037184F">
              <w:rPr>
                <w:rFonts w:asciiTheme="minorHAnsi" w:hAnsiTheme="minorHAnsi" w:cstheme="minorHAnsi"/>
                <w:sz w:val="18"/>
                <w:szCs w:val="18"/>
              </w:rPr>
              <w:t xml:space="preserve">: subsidized grid connections in border areas in the North and Sahel regions; target: 27,000 new customers through €3m grant to SONABEL. </w:t>
            </w:r>
          </w:p>
          <w:p w14:paraId="2EE3EE76" w14:textId="48D34310" w:rsidR="004C583B" w:rsidRPr="0037184F" w:rsidRDefault="004C583B" w:rsidP="008C5E5B">
            <w:pPr>
              <w:rPr>
                <w:rFonts w:asciiTheme="minorHAnsi" w:hAnsiTheme="minorHAnsi" w:cstheme="minorHAnsi"/>
                <w:sz w:val="18"/>
                <w:szCs w:val="18"/>
              </w:rPr>
            </w:pPr>
            <w:r w:rsidRPr="0037184F">
              <w:rPr>
                <w:rFonts w:asciiTheme="minorHAnsi" w:hAnsiTheme="minorHAnsi" w:cstheme="minorHAnsi"/>
                <w:sz w:val="18"/>
                <w:szCs w:val="18"/>
              </w:rPr>
              <w:t>Status ongoing</w:t>
            </w:r>
          </w:p>
        </w:tc>
        <w:tc>
          <w:tcPr>
            <w:tcW w:w="4111" w:type="dxa"/>
            <w:vMerge w:val="restart"/>
            <w:shd w:val="clear" w:color="auto" w:fill="auto"/>
          </w:tcPr>
          <w:p w14:paraId="20D5589B" w14:textId="4DEF2F1E" w:rsidR="004C583B" w:rsidRPr="0037184F" w:rsidRDefault="00C9600B" w:rsidP="00490F23">
            <w:pPr>
              <w:rPr>
                <w:rFonts w:asciiTheme="minorHAnsi" w:hAnsiTheme="minorHAnsi" w:cstheme="minorHAnsi"/>
                <w:sz w:val="18"/>
                <w:szCs w:val="18"/>
              </w:rPr>
            </w:pPr>
            <w:r w:rsidRPr="00823806">
              <w:rPr>
                <w:rFonts w:asciiTheme="minorHAnsi" w:hAnsiTheme="minorHAnsi" w:cstheme="minorHAnsi"/>
                <w:sz w:val="18"/>
                <w:szCs w:val="18"/>
              </w:rPr>
              <w:t xml:space="preserve">AFD is involved in the flagship </w:t>
            </w:r>
            <w:proofErr w:type="spellStart"/>
            <w:r w:rsidRPr="00823806">
              <w:rPr>
                <w:rFonts w:asciiTheme="minorHAnsi" w:hAnsiTheme="minorHAnsi" w:cstheme="minorHAnsi"/>
                <w:sz w:val="18"/>
                <w:szCs w:val="18"/>
              </w:rPr>
              <w:t>Yeleen</w:t>
            </w:r>
            <w:proofErr w:type="spellEnd"/>
            <w:r w:rsidRPr="00823806">
              <w:rPr>
                <w:rFonts w:asciiTheme="minorHAnsi" w:hAnsiTheme="minorHAnsi" w:cstheme="minorHAnsi"/>
                <w:sz w:val="18"/>
                <w:szCs w:val="18"/>
              </w:rPr>
              <w:t xml:space="preserve"> Project</w:t>
            </w:r>
            <w:r w:rsidR="00E53697">
              <w:rPr>
                <w:rFonts w:asciiTheme="minorHAnsi" w:hAnsiTheme="minorHAnsi" w:cstheme="minorHAnsi"/>
                <w:sz w:val="18"/>
                <w:szCs w:val="18"/>
              </w:rPr>
              <w:t xml:space="preserve"> and other initiatives. As such, it will be included on the </w:t>
            </w:r>
            <w:r w:rsidR="00C608E6">
              <w:rPr>
                <w:rFonts w:asciiTheme="minorHAnsi" w:hAnsiTheme="minorHAnsi" w:cstheme="minorHAnsi"/>
                <w:sz w:val="18"/>
                <w:szCs w:val="18"/>
              </w:rPr>
              <w:t>P</w:t>
            </w:r>
            <w:r w:rsidR="00E53697">
              <w:rPr>
                <w:rFonts w:asciiTheme="minorHAnsi" w:hAnsiTheme="minorHAnsi" w:cstheme="minorHAnsi"/>
                <w:sz w:val="18"/>
                <w:szCs w:val="18"/>
              </w:rPr>
              <w:t xml:space="preserve">roject </w:t>
            </w:r>
            <w:r w:rsidR="00C608E6">
              <w:rPr>
                <w:rFonts w:asciiTheme="minorHAnsi" w:hAnsiTheme="minorHAnsi" w:cstheme="minorHAnsi"/>
                <w:sz w:val="18"/>
                <w:szCs w:val="18"/>
              </w:rPr>
              <w:t>B</w:t>
            </w:r>
            <w:r w:rsidR="00E53697">
              <w:rPr>
                <w:rFonts w:asciiTheme="minorHAnsi" w:hAnsiTheme="minorHAnsi" w:cstheme="minorHAnsi"/>
                <w:sz w:val="18"/>
                <w:szCs w:val="18"/>
              </w:rPr>
              <w:t xml:space="preserve">oard as a key development partner involved in the energy sector. </w:t>
            </w:r>
            <w:r w:rsidR="000D1979" w:rsidRPr="0037184F">
              <w:rPr>
                <w:rFonts w:asciiTheme="minorHAnsi" w:hAnsiTheme="minorHAnsi" w:cstheme="minorHAnsi"/>
                <w:sz w:val="18"/>
                <w:szCs w:val="18"/>
              </w:rPr>
              <w:t>No co</w:t>
            </w:r>
            <w:r w:rsidR="007E6B60">
              <w:rPr>
                <w:rFonts w:asciiTheme="minorHAnsi" w:hAnsiTheme="minorHAnsi" w:cstheme="minorHAnsi"/>
                <w:sz w:val="18"/>
                <w:szCs w:val="18"/>
              </w:rPr>
              <w:t>-</w:t>
            </w:r>
            <w:r w:rsidR="000D1979" w:rsidRPr="0037184F">
              <w:rPr>
                <w:rFonts w:asciiTheme="minorHAnsi" w:hAnsiTheme="minorHAnsi" w:cstheme="minorHAnsi"/>
                <w:sz w:val="18"/>
                <w:szCs w:val="18"/>
              </w:rPr>
              <w:t>financing</w:t>
            </w:r>
            <w:r w:rsidR="00E53697" w:rsidRPr="00823806">
              <w:rPr>
                <w:rFonts w:asciiTheme="minorHAnsi" w:hAnsiTheme="minorHAnsi" w:cstheme="minorHAnsi"/>
                <w:sz w:val="18"/>
                <w:szCs w:val="18"/>
              </w:rPr>
              <w:t xml:space="preserve"> is</w:t>
            </w:r>
            <w:r w:rsidR="00D55AEF" w:rsidRPr="00823806">
              <w:rPr>
                <w:rFonts w:asciiTheme="minorHAnsi" w:hAnsiTheme="minorHAnsi" w:cstheme="minorHAnsi"/>
                <w:sz w:val="18"/>
                <w:szCs w:val="18"/>
              </w:rPr>
              <w:t xml:space="preserve"> expected</w:t>
            </w:r>
            <w:r w:rsidR="00E53697">
              <w:rPr>
                <w:rFonts w:asciiTheme="minorHAnsi" w:hAnsiTheme="minorHAnsi" w:cstheme="minorHAnsi"/>
                <w:sz w:val="18"/>
                <w:szCs w:val="18"/>
              </w:rPr>
              <w:t xml:space="preserve"> from the AFD at this stage.</w:t>
            </w:r>
          </w:p>
        </w:tc>
      </w:tr>
      <w:tr w:rsidR="004C583B" w:rsidRPr="00694485" w14:paraId="366768EB" w14:textId="23469932" w:rsidTr="00823806">
        <w:tc>
          <w:tcPr>
            <w:tcW w:w="1521" w:type="dxa"/>
            <w:vMerge/>
            <w:shd w:val="clear" w:color="auto" w:fill="auto"/>
          </w:tcPr>
          <w:p w14:paraId="23E791E3" w14:textId="77777777" w:rsidR="004C583B" w:rsidRPr="0037184F" w:rsidRDefault="004C583B" w:rsidP="00490F23">
            <w:pPr>
              <w:rPr>
                <w:rFonts w:asciiTheme="minorHAnsi" w:hAnsiTheme="minorHAnsi" w:cstheme="minorHAnsi"/>
                <w:sz w:val="18"/>
                <w:szCs w:val="18"/>
              </w:rPr>
            </w:pPr>
          </w:p>
        </w:tc>
        <w:tc>
          <w:tcPr>
            <w:tcW w:w="4149" w:type="dxa"/>
            <w:shd w:val="clear" w:color="auto" w:fill="auto"/>
          </w:tcPr>
          <w:p w14:paraId="05D4756E" w14:textId="77777777" w:rsidR="004C583B" w:rsidRPr="0037184F" w:rsidRDefault="004C583B" w:rsidP="00490F23">
            <w:pPr>
              <w:rPr>
                <w:rFonts w:asciiTheme="minorHAnsi" w:hAnsiTheme="minorHAnsi" w:cstheme="minorHAnsi"/>
                <w:sz w:val="18"/>
                <w:szCs w:val="18"/>
              </w:rPr>
            </w:pPr>
            <w:r w:rsidRPr="0037184F">
              <w:rPr>
                <w:rFonts w:asciiTheme="minorHAnsi" w:hAnsiTheme="minorHAnsi" w:cstheme="minorHAnsi"/>
                <w:sz w:val="18"/>
                <w:szCs w:val="18"/>
              </w:rPr>
              <w:t xml:space="preserve">Support </w:t>
            </w:r>
            <w:proofErr w:type="spellStart"/>
            <w:r w:rsidRPr="0037184F">
              <w:rPr>
                <w:rFonts w:asciiTheme="minorHAnsi" w:hAnsiTheme="minorHAnsi" w:cstheme="minorHAnsi"/>
                <w:b/>
                <w:sz w:val="18"/>
                <w:szCs w:val="18"/>
              </w:rPr>
              <w:t>Yeleen</w:t>
            </w:r>
            <w:proofErr w:type="spellEnd"/>
            <w:r w:rsidRPr="0037184F">
              <w:rPr>
                <w:rFonts w:asciiTheme="minorHAnsi" w:hAnsiTheme="minorHAnsi" w:cstheme="minorHAnsi"/>
                <w:b/>
                <w:sz w:val="18"/>
                <w:szCs w:val="18"/>
              </w:rPr>
              <w:t xml:space="preserve"> Solar Plan 2025</w:t>
            </w:r>
            <w:r w:rsidRPr="0037184F">
              <w:rPr>
                <w:rFonts w:asciiTheme="minorHAnsi" w:hAnsiTheme="minorHAnsi" w:cstheme="minorHAnsi"/>
                <w:sz w:val="18"/>
                <w:szCs w:val="18"/>
              </w:rPr>
              <w:t xml:space="preserve"> (including rural electrification component)</w:t>
            </w:r>
          </w:p>
        </w:tc>
        <w:tc>
          <w:tcPr>
            <w:tcW w:w="4111" w:type="dxa"/>
            <w:vMerge/>
            <w:shd w:val="clear" w:color="auto" w:fill="auto"/>
          </w:tcPr>
          <w:p w14:paraId="666FC703" w14:textId="6FECCFAD" w:rsidR="004C583B" w:rsidRPr="0037184F" w:rsidRDefault="004C583B" w:rsidP="00490F23">
            <w:pPr>
              <w:rPr>
                <w:rFonts w:asciiTheme="minorHAnsi" w:hAnsiTheme="minorHAnsi" w:cstheme="minorHAnsi"/>
                <w:sz w:val="18"/>
                <w:szCs w:val="18"/>
              </w:rPr>
            </w:pPr>
          </w:p>
        </w:tc>
      </w:tr>
      <w:tr w:rsidR="004C583B" w:rsidRPr="00694485" w14:paraId="001DA849" w14:textId="77777777" w:rsidTr="00823806">
        <w:tc>
          <w:tcPr>
            <w:tcW w:w="1521" w:type="dxa"/>
            <w:vMerge/>
            <w:shd w:val="clear" w:color="auto" w:fill="auto"/>
          </w:tcPr>
          <w:p w14:paraId="0B672726" w14:textId="77777777" w:rsidR="004C583B" w:rsidRPr="0037184F" w:rsidRDefault="004C583B" w:rsidP="00490F23">
            <w:pPr>
              <w:rPr>
                <w:rFonts w:asciiTheme="minorHAnsi" w:hAnsiTheme="minorHAnsi" w:cstheme="minorHAnsi"/>
                <w:b/>
                <w:sz w:val="18"/>
                <w:szCs w:val="18"/>
              </w:rPr>
            </w:pPr>
          </w:p>
        </w:tc>
        <w:tc>
          <w:tcPr>
            <w:tcW w:w="4149" w:type="dxa"/>
            <w:shd w:val="clear" w:color="auto" w:fill="auto"/>
          </w:tcPr>
          <w:p w14:paraId="0F5598FA" w14:textId="758E96D4" w:rsidR="004C583B" w:rsidRPr="0037184F" w:rsidRDefault="004C583B" w:rsidP="00490F23">
            <w:pPr>
              <w:rPr>
                <w:rFonts w:asciiTheme="minorHAnsi" w:hAnsiTheme="minorHAnsi" w:cstheme="minorHAnsi"/>
                <w:sz w:val="18"/>
                <w:szCs w:val="18"/>
              </w:rPr>
            </w:pPr>
            <w:r w:rsidRPr="0037184F">
              <w:rPr>
                <w:rFonts w:asciiTheme="minorHAnsi" w:hAnsiTheme="minorHAnsi" w:cstheme="minorHAnsi"/>
                <w:sz w:val="18"/>
                <w:szCs w:val="18"/>
              </w:rPr>
              <w:t>Construction of solar PV mini-grids and distribution of SHS in 42 localities in Hauts-</w:t>
            </w:r>
            <w:proofErr w:type="spellStart"/>
            <w:r w:rsidRPr="0037184F">
              <w:rPr>
                <w:rFonts w:asciiTheme="minorHAnsi" w:hAnsiTheme="minorHAnsi" w:cstheme="minorHAnsi"/>
                <w:sz w:val="18"/>
                <w:szCs w:val="18"/>
              </w:rPr>
              <w:t>Bassins</w:t>
            </w:r>
            <w:proofErr w:type="spellEnd"/>
            <w:r w:rsidRPr="0037184F">
              <w:rPr>
                <w:rFonts w:asciiTheme="minorHAnsi" w:hAnsiTheme="minorHAnsi" w:cstheme="minorHAnsi"/>
                <w:sz w:val="18"/>
                <w:szCs w:val="18"/>
              </w:rPr>
              <w:t xml:space="preserve"> and Boucle du </w:t>
            </w:r>
            <w:proofErr w:type="spellStart"/>
            <w:r w:rsidRPr="0037184F">
              <w:rPr>
                <w:rFonts w:asciiTheme="minorHAnsi" w:hAnsiTheme="minorHAnsi" w:cstheme="minorHAnsi"/>
                <w:sz w:val="18"/>
                <w:szCs w:val="18"/>
              </w:rPr>
              <w:t>Mouhoun</w:t>
            </w:r>
            <w:proofErr w:type="spellEnd"/>
            <w:r w:rsidRPr="0037184F">
              <w:rPr>
                <w:rFonts w:asciiTheme="minorHAnsi" w:hAnsiTheme="minorHAnsi" w:cstheme="minorHAnsi"/>
                <w:sz w:val="18"/>
                <w:szCs w:val="18"/>
              </w:rPr>
              <w:t xml:space="preserve"> regions; total capacity of 1.5MW; will electrify 12,400 households, business and public facilities. Credit facility US$10m</w:t>
            </w:r>
          </w:p>
        </w:tc>
        <w:tc>
          <w:tcPr>
            <w:tcW w:w="4111" w:type="dxa"/>
            <w:vMerge/>
            <w:shd w:val="clear" w:color="auto" w:fill="auto"/>
          </w:tcPr>
          <w:p w14:paraId="457DA487" w14:textId="203B8285" w:rsidR="004C583B" w:rsidRPr="0037184F" w:rsidRDefault="004C583B" w:rsidP="00490F23">
            <w:pPr>
              <w:rPr>
                <w:rFonts w:asciiTheme="minorHAnsi" w:hAnsiTheme="minorHAnsi" w:cstheme="minorHAnsi"/>
                <w:sz w:val="18"/>
                <w:szCs w:val="18"/>
              </w:rPr>
            </w:pPr>
          </w:p>
        </w:tc>
      </w:tr>
      <w:tr w:rsidR="00DB3B12" w:rsidRPr="00694485" w14:paraId="410C1D3E" w14:textId="77777777" w:rsidTr="00823806">
        <w:tc>
          <w:tcPr>
            <w:tcW w:w="1521" w:type="dxa"/>
            <w:shd w:val="clear" w:color="auto" w:fill="auto"/>
          </w:tcPr>
          <w:p w14:paraId="056B54C3" w14:textId="52739ABE" w:rsidR="00DB3B12" w:rsidRPr="0037184F" w:rsidDel="00DB3B12" w:rsidRDefault="00DB3B12" w:rsidP="00490F23">
            <w:pPr>
              <w:rPr>
                <w:rFonts w:asciiTheme="minorHAnsi" w:hAnsiTheme="minorHAnsi" w:cstheme="minorHAnsi"/>
                <w:b/>
                <w:sz w:val="18"/>
                <w:szCs w:val="18"/>
              </w:rPr>
            </w:pPr>
            <w:r w:rsidRPr="0037184F">
              <w:rPr>
                <w:rFonts w:asciiTheme="minorHAnsi" w:hAnsiTheme="minorHAnsi" w:cstheme="minorHAnsi"/>
                <w:b/>
                <w:sz w:val="18"/>
                <w:szCs w:val="18"/>
              </w:rPr>
              <w:t>IRENA</w:t>
            </w:r>
            <w:r w:rsidRPr="0037184F">
              <w:rPr>
                <w:rFonts w:asciiTheme="minorHAnsi" w:hAnsiTheme="minorHAnsi" w:cstheme="minorHAnsi"/>
                <w:sz w:val="18"/>
                <w:szCs w:val="18"/>
              </w:rPr>
              <w:t>/Abu Dhabi Fund for Development (</w:t>
            </w:r>
            <w:r w:rsidRPr="0037184F">
              <w:rPr>
                <w:rFonts w:asciiTheme="minorHAnsi" w:hAnsiTheme="minorHAnsi" w:cstheme="minorHAnsi"/>
                <w:b/>
                <w:sz w:val="18"/>
                <w:szCs w:val="18"/>
              </w:rPr>
              <w:t>ADFD</w:t>
            </w:r>
            <w:r w:rsidRPr="0037184F">
              <w:rPr>
                <w:rFonts w:asciiTheme="minorHAnsi" w:hAnsiTheme="minorHAnsi" w:cstheme="minorHAnsi"/>
                <w:sz w:val="18"/>
                <w:szCs w:val="18"/>
              </w:rPr>
              <w:t>)</w:t>
            </w:r>
          </w:p>
        </w:tc>
        <w:tc>
          <w:tcPr>
            <w:tcW w:w="4149" w:type="dxa"/>
            <w:shd w:val="clear" w:color="auto" w:fill="auto"/>
          </w:tcPr>
          <w:p w14:paraId="019F7497" w14:textId="21C0B710" w:rsidR="00DB3B12" w:rsidRPr="0037184F" w:rsidRDefault="00BB287A" w:rsidP="004A15E1">
            <w:pPr>
              <w:jc w:val="both"/>
              <w:rPr>
                <w:rFonts w:asciiTheme="minorHAnsi" w:hAnsiTheme="minorHAnsi" w:cstheme="minorHAnsi"/>
                <w:bCs/>
                <w:color w:val="000000"/>
                <w:sz w:val="18"/>
                <w:szCs w:val="18"/>
              </w:rPr>
            </w:pPr>
            <w:r w:rsidRPr="0037184F">
              <w:rPr>
                <w:rFonts w:asciiTheme="minorHAnsi" w:hAnsiTheme="minorHAnsi" w:cstheme="minorHAnsi"/>
                <w:b/>
                <w:color w:val="000000"/>
                <w:sz w:val="18"/>
                <w:szCs w:val="18"/>
              </w:rPr>
              <w:t>Decentralized Rural Electrification Project</w:t>
            </w:r>
            <w:r w:rsidR="00F57A4A" w:rsidRPr="0037184F">
              <w:rPr>
                <w:rFonts w:asciiTheme="minorHAnsi" w:hAnsiTheme="minorHAnsi" w:cstheme="minorHAnsi"/>
                <w:b/>
                <w:color w:val="000000"/>
                <w:sz w:val="18"/>
                <w:szCs w:val="18"/>
              </w:rPr>
              <w:t xml:space="preserve"> </w:t>
            </w:r>
            <w:r w:rsidR="00F57A4A" w:rsidRPr="0037184F">
              <w:rPr>
                <w:rFonts w:asciiTheme="minorHAnsi" w:hAnsiTheme="minorHAnsi" w:cstheme="minorHAnsi"/>
                <w:bCs/>
                <w:color w:val="000000"/>
                <w:sz w:val="18"/>
                <w:szCs w:val="18"/>
              </w:rPr>
              <w:t>(PERD/</w:t>
            </w:r>
            <w:proofErr w:type="spellStart"/>
            <w:r w:rsidR="00F57A4A" w:rsidRPr="0037184F">
              <w:rPr>
                <w:rFonts w:asciiTheme="minorHAnsi" w:hAnsiTheme="minorHAnsi" w:cstheme="minorHAnsi"/>
                <w:bCs/>
                <w:color w:val="000000"/>
                <w:sz w:val="18"/>
                <w:szCs w:val="18"/>
              </w:rPr>
              <w:t>EnR</w:t>
            </w:r>
            <w:proofErr w:type="spellEnd"/>
            <w:r w:rsidR="00F57A4A" w:rsidRPr="0037184F">
              <w:rPr>
                <w:rFonts w:asciiTheme="minorHAnsi" w:hAnsiTheme="minorHAnsi" w:cstheme="minorHAnsi"/>
                <w:bCs/>
                <w:color w:val="000000"/>
                <w:sz w:val="18"/>
                <w:szCs w:val="18"/>
              </w:rPr>
              <w:t>)</w:t>
            </w:r>
            <w:r w:rsidRPr="0037184F">
              <w:rPr>
                <w:rFonts w:asciiTheme="minorHAnsi" w:hAnsiTheme="minorHAnsi" w:cstheme="minorHAnsi"/>
                <w:b/>
                <w:color w:val="000000"/>
                <w:sz w:val="18"/>
                <w:szCs w:val="18"/>
              </w:rPr>
              <w:t xml:space="preserve"> </w:t>
            </w:r>
            <w:r w:rsidRPr="0037184F">
              <w:rPr>
                <w:rFonts w:asciiTheme="minorHAnsi" w:hAnsiTheme="minorHAnsi" w:cstheme="minorHAnsi"/>
                <w:bCs/>
                <w:color w:val="000000"/>
                <w:sz w:val="18"/>
                <w:szCs w:val="18"/>
              </w:rPr>
              <w:t>funded</w:t>
            </w:r>
            <w:r w:rsidR="00F57A4A" w:rsidRPr="0037184F">
              <w:rPr>
                <w:rFonts w:asciiTheme="minorHAnsi" w:hAnsiTheme="minorHAnsi" w:cstheme="minorHAnsi"/>
                <w:bCs/>
                <w:color w:val="000000"/>
                <w:sz w:val="18"/>
                <w:szCs w:val="18"/>
              </w:rPr>
              <w:t xml:space="preserve"> by</w:t>
            </w:r>
            <w:r w:rsidRPr="0037184F">
              <w:rPr>
                <w:rFonts w:asciiTheme="minorHAnsi" w:hAnsiTheme="minorHAnsi" w:cstheme="minorHAnsi"/>
                <w:bCs/>
                <w:color w:val="000000"/>
                <w:sz w:val="18"/>
                <w:szCs w:val="18"/>
              </w:rPr>
              <w:t xml:space="preserve"> the </w:t>
            </w:r>
            <w:r w:rsidR="00F57A4A" w:rsidRPr="0037184F">
              <w:rPr>
                <w:rFonts w:asciiTheme="minorHAnsi" w:hAnsiTheme="minorHAnsi" w:cstheme="minorHAnsi"/>
                <w:bCs/>
                <w:color w:val="000000"/>
                <w:sz w:val="18"/>
                <w:szCs w:val="18"/>
              </w:rPr>
              <w:t xml:space="preserve">Abu Dhabi Development Fund, IRENA and the </w:t>
            </w:r>
            <w:proofErr w:type="spellStart"/>
            <w:r w:rsidR="00F57A4A" w:rsidRPr="0037184F">
              <w:rPr>
                <w:rFonts w:asciiTheme="minorHAnsi" w:hAnsiTheme="minorHAnsi" w:cstheme="minorHAnsi"/>
                <w:bCs/>
                <w:color w:val="000000"/>
                <w:sz w:val="18"/>
                <w:szCs w:val="18"/>
              </w:rPr>
              <w:t>GofBF</w:t>
            </w:r>
            <w:proofErr w:type="spellEnd"/>
            <w:r w:rsidR="00F57A4A" w:rsidRPr="0037184F">
              <w:rPr>
                <w:rFonts w:asciiTheme="minorHAnsi" w:hAnsiTheme="minorHAnsi" w:cstheme="minorHAnsi"/>
                <w:bCs/>
                <w:color w:val="000000"/>
                <w:sz w:val="18"/>
                <w:szCs w:val="18"/>
              </w:rPr>
              <w:t xml:space="preserve"> for $10 million aims to electrify </w:t>
            </w:r>
            <w:r w:rsidRPr="0037184F">
              <w:rPr>
                <w:rFonts w:asciiTheme="minorHAnsi" w:hAnsiTheme="minorHAnsi" w:cstheme="minorHAnsi"/>
                <w:bCs/>
                <w:color w:val="000000"/>
                <w:sz w:val="18"/>
                <w:szCs w:val="18"/>
              </w:rPr>
              <w:t>42 localities</w:t>
            </w:r>
            <w:r w:rsidR="00F57A4A" w:rsidRPr="0037184F">
              <w:rPr>
                <w:rFonts w:asciiTheme="minorHAnsi" w:hAnsiTheme="minorHAnsi" w:cstheme="minorHAnsi"/>
                <w:bCs/>
                <w:color w:val="000000"/>
                <w:sz w:val="18"/>
                <w:szCs w:val="18"/>
              </w:rPr>
              <w:t xml:space="preserve"> in the regions of the Hauts </w:t>
            </w:r>
            <w:proofErr w:type="spellStart"/>
            <w:r w:rsidR="00F57A4A" w:rsidRPr="0037184F">
              <w:rPr>
                <w:rFonts w:asciiTheme="minorHAnsi" w:hAnsiTheme="minorHAnsi" w:cstheme="minorHAnsi"/>
                <w:bCs/>
                <w:color w:val="000000"/>
                <w:sz w:val="18"/>
                <w:szCs w:val="18"/>
              </w:rPr>
              <w:t>Bassins</w:t>
            </w:r>
            <w:proofErr w:type="spellEnd"/>
            <w:r w:rsidR="00F57A4A" w:rsidRPr="0037184F">
              <w:rPr>
                <w:rFonts w:asciiTheme="minorHAnsi" w:hAnsiTheme="minorHAnsi" w:cstheme="minorHAnsi"/>
                <w:bCs/>
                <w:color w:val="000000"/>
                <w:sz w:val="18"/>
                <w:szCs w:val="18"/>
              </w:rPr>
              <w:t xml:space="preserve"> and the Boucle du </w:t>
            </w:r>
            <w:proofErr w:type="spellStart"/>
            <w:r w:rsidR="00F57A4A" w:rsidRPr="0037184F">
              <w:rPr>
                <w:rFonts w:asciiTheme="minorHAnsi" w:hAnsiTheme="minorHAnsi" w:cstheme="minorHAnsi"/>
                <w:bCs/>
                <w:color w:val="000000"/>
                <w:sz w:val="18"/>
                <w:szCs w:val="18"/>
              </w:rPr>
              <w:t>Mouhoun</w:t>
            </w:r>
            <w:proofErr w:type="spellEnd"/>
            <w:r w:rsidR="00F57A4A" w:rsidRPr="0037184F">
              <w:rPr>
                <w:rFonts w:asciiTheme="minorHAnsi" w:hAnsiTheme="minorHAnsi" w:cstheme="minorHAnsi"/>
                <w:bCs/>
                <w:color w:val="000000"/>
                <w:sz w:val="18"/>
                <w:szCs w:val="18"/>
              </w:rPr>
              <w:t xml:space="preserve"> via solar PV </w:t>
            </w:r>
            <w:proofErr w:type="spellStart"/>
            <w:r w:rsidR="00F57A4A" w:rsidRPr="0037184F">
              <w:rPr>
                <w:rFonts w:asciiTheme="minorHAnsi" w:hAnsiTheme="minorHAnsi" w:cstheme="minorHAnsi"/>
                <w:bCs/>
                <w:color w:val="000000"/>
                <w:sz w:val="18"/>
                <w:szCs w:val="18"/>
              </w:rPr>
              <w:t>minigrids</w:t>
            </w:r>
            <w:proofErr w:type="spellEnd"/>
            <w:r w:rsidRPr="0037184F">
              <w:rPr>
                <w:rFonts w:asciiTheme="minorHAnsi" w:hAnsiTheme="minorHAnsi" w:cstheme="minorHAnsi"/>
                <w:bCs/>
                <w:color w:val="000000"/>
                <w:sz w:val="18"/>
                <w:szCs w:val="18"/>
              </w:rPr>
              <w:t xml:space="preserve">. </w:t>
            </w:r>
            <w:r w:rsidR="00E251BD" w:rsidRPr="0037184F">
              <w:rPr>
                <w:rFonts w:asciiTheme="minorHAnsi" w:hAnsiTheme="minorHAnsi" w:cstheme="minorHAnsi"/>
                <w:bCs/>
                <w:color w:val="000000"/>
                <w:sz w:val="18"/>
                <w:szCs w:val="18"/>
              </w:rPr>
              <w:t xml:space="preserve">The project will target productive use of energy such as solar pumping, cold chain, milling, etc. Concretely, the project consists of developing </w:t>
            </w:r>
            <w:r w:rsidR="00F44330" w:rsidRPr="0037184F">
              <w:rPr>
                <w:rFonts w:asciiTheme="minorHAnsi" w:hAnsiTheme="minorHAnsi" w:cstheme="minorHAnsi"/>
                <w:bCs/>
                <w:color w:val="000000"/>
                <w:sz w:val="18"/>
                <w:szCs w:val="18"/>
              </w:rPr>
              <w:t xml:space="preserve">new/novel generation of energy services </w:t>
            </w:r>
            <w:r w:rsidR="00E251BD" w:rsidRPr="0037184F">
              <w:rPr>
                <w:rFonts w:asciiTheme="minorHAnsi" w:hAnsiTheme="minorHAnsi" w:cstheme="minorHAnsi"/>
                <w:bCs/>
                <w:color w:val="000000"/>
                <w:sz w:val="18"/>
                <w:szCs w:val="18"/>
              </w:rPr>
              <w:t>platforms. A low-voltage mini-grid will be built in each locality to supply basic social services, households and economic units. The project will impact 73,500 beneficiaries, of which approximately 33,000 direct beneficiaries connected to the electricity service (</w:t>
            </w:r>
            <w:proofErr w:type="gramStart"/>
            <w:r w:rsidR="00E251BD" w:rsidRPr="0037184F">
              <w:rPr>
                <w:rFonts w:asciiTheme="minorHAnsi" w:hAnsiTheme="minorHAnsi" w:cstheme="minorHAnsi"/>
                <w:bCs/>
                <w:color w:val="000000"/>
                <w:sz w:val="18"/>
                <w:szCs w:val="18"/>
              </w:rPr>
              <w:t>i.e.</w:t>
            </w:r>
            <w:proofErr w:type="gramEnd"/>
            <w:r w:rsidR="00E251BD" w:rsidRPr="0037184F">
              <w:rPr>
                <w:rFonts w:asciiTheme="minorHAnsi" w:hAnsiTheme="minorHAnsi" w:cstheme="minorHAnsi"/>
                <w:bCs/>
                <w:color w:val="000000"/>
                <w:sz w:val="18"/>
                <w:szCs w:val="18"/>
              </w:rPr>
              <w:t xml:space="preserve"> 4,260 households) and 44,100 indirect beneficiaries</w:t>
            </w:r>
            <w:r w:rsidR="003038E0" w:rsidRPr="0037184F">
              <w:rPr>
                <w:rFonts w:asciiTheme="minorHAnsi" w:hAnsiTheme="minorHAnsi" w:cstheme="minorHAnsi"/>
                <w:bCs/>
                <w:color w:val="000000"/>
                <w:sz w:val="18"/>
                <w:szCs w:val="18"/>
              </w:rPr>
              <w:t xml:space="preserve"> as well as </w:t>
            </w:r>
            <w:r w:rsidR="00E251BD" w:rsidRPr="0037184F">
              <w:rPr>
                <w:rFonts w:asciiTheme="minorHAnsi" w:hAnsiTheme="minorHAnsi" w:cstheme="minorHAnsi"/>
                <w:bCs/>
                <w:color w:val="000000"/>
                <w:sz w:val="18"/>
                <w:szCs w:val="18"/>
              </w:rPr>
              <w:t>438</w:t>
            </w:r>
            <w:r w:rsidR="00DB71CD" w:rsidRPr="0037184F">
              <w:rPr>
                <w:rFonts w:asciiTheme="minorHAnsi" w:hAnsiTheme="minorHAnsi" w:cstheme="minorHAnsi"/>
                <w:bCs/>
                <w:color w:val="000000"/>
                <w:sz w:val="18"/>
                <w:szCs w:val="18"/>
              </w:rPr>
              <w:t xml:space="preserve"> </w:t>
            </w:r>
            <w:r w:rsidR="00E251BD" w:rsidRPr="0037184F">
              <w:rPr>
                <w:rFonts w:asciiTheme="minorHAnsi" w:hAnsiTheme="minorHAnsi" w:cstheme="minorHAnsi"/>
                <w:bCs/>
                <w:color w:val="000000"/>
                <w:sz w:val="18"/>
                <w:szCs w:val="18"/>
              </w:rPr>
              <w:t xml:space="preserve">socio-economic </w:t>
            </w:r>
            <w:r w:rsidR="00DB71CD" w:rsidRPr="0037184F">
              <w:rPr>
                <w:rFonts w:asciiTheme="minorHAnsi" w:hAnsiTheme="minorHAnsi" w:cstheme="minorHAnsi"/>
                <w:bCs/>
                <w:color w:val="000000"/>
                <w:sz w:val="18"/>
                <w:szCs w:val="18"/>
              </w:rPr>
              <w:t xml:space="preserve">and community infrastructures </w:t>
            </w:r>
            <w:r w:rsidR="00E251BD" w:rsidRPr="0037184F">
              <w:rPr>
                <w:rFonts w:asciiTheme="minorHAnsi" w:hAnsiTheme="minorHAnsi" w:cstheme="minorHAnsi"/>
                <w:bCs/>
                <w:color w:val="000000"/>
                <w:sz w:val="18"/>
                <w:szCs w:val="18"/>
              </w:rPr>
              <w:t>including 70 schools, 28 health centers</w:t>
            </w:r>
            <w:r w:rsidR="00DB71CD" w:rsidRPr="0037184F">
              <w:rPr>
                <w:rFonts w:asciiTheme="minorHAnsi" w:hAnsiTheme="minorHAnsi" w:cstheme="minorHAnsi"/>
                <w:bCs/>
                <w:color w:val="000000"/>
                <w:sz w:val="18"/>
                <w:szCs w:val="18"/>
              </w:rPr>
              <w:t>.</w:t>
            </w:r>
          </w:p>
        </w:tc>
        <w:tc>
          <w:tcPr>
            <w:tcW w:w="4111" w:type="dxa"/>
            <w:shd w:val="clear" w:color="auto" w:fill="auto"/>
          </w:tcPr>
          <w:p w14:paraId="5D487DB9" w14:textId="33975FEE" w:rsidR="00DB71CD" w:rsidRPr="0037184F" w:rsidRDefault="00041EB3" w:rsidP="0036207B">
            <w:pPr>
              <w:jc w:val="both"/>
              <w:rPr>
                <w:rFonts w:asciiTheme="minorHAnsi" w:hAnsiTheme="minorHAnsi" w:cstheme="minorHAnsi"/>
                <w:sz w:val="18"/>
                <w:szCs w:val="18"/>
              </w:rPr>
            </w:pPr>
            <w:r w:rsidRPr="0037184F">
              <w:rPr>
                <w:rFonts w:asciiTheme="minorHAnsi" w:hAnsiTheme="minorHAnsi" w:cstheme="minorHAnsi"/>
                <w:sz w:val="18"/>
                <w:szCs w:val="18"/>
              </w:rPr>
              <w:t xml:space="preserve">Through </w:t>
            </w:r>
            <w:r w:rsidR="00DB71CD" w:rsidRPr="0037184F">
              <w:rPr>
                <w:rFonts w:asciiTheme="minorHAnsi" w:hAnsiTheme="minorHAnsi" w:cstheme="minorHAnsi"/>
                <w:sz w:val="18"/>
                <w:szCs w:val="18"/>
              </w:rPr>
              <w:t>PC2, PC3, PC4</w:t>
            </w:r>
            <w:r w:rsidRPr="0037184F">
              <w:rPr>
                <w:rFonts w:asciiTheme="minorHAnsi" w:hAnsiTheme="minorHAnsi" w:cstheme="minorHAnsi"/>
                <w:sz w:val="18"/>
                <w:szCs w:val="18"/>
              </w:rPr>
              <w:t xml:space="preserve"> this project </w:t>
            </w:r>
            <w:r w:rsidR="0009099C" w:rsidRPr="0037184F">
              <w:rPr>
                <w:rFonts w:asciiTheme="minorHAnsi" w:hAnsiTheme="minorHAnsi" w:cstheme="minorHAnsi"/>
                <w:sz w:val="18"/>
                <w:szCs w:val="18"/>
              </w:rPr>
              <w:t xml:space="preserve">is closely aligned with the AMP Child project. </w:t>
            </w:r>
          </w:p>
        </w:tc>
      </w:tr>
      <w:tr w:rsidR="007556B8" w:rsidRPr="00694485" w14:paraId="7974D3A0" w14:textId="2335CDD2" w:rsidTr="004F3B10">
        <w:tc>
          <w:tcPr>
            <w:tcW w:w="1521" w:type="dxa"/>
            <w:vMerge w:val="restart"/>
            <w:shd w:val="clear" w:color="auto" w:fill="auto"/>
          </w:tcPr>
          <w:p w14:paraId="64274A9E" w14:textId="17EBFE77" w:rsidR="007556B8" w:rsidRPr="0037184F" w:rsidRDefault="007556B8" w:rsidP="00490F23">
            <w:pPr>
              <w:rPr>
                <w:rFonts w:asciiTheme="minorHAnsi" w:hAnsiTheme="minorHAnsi" w:cstheme="minorHAnsi"/>
                <w:sz w:val="18"/>
                <w:szCs w:val="18"/>
              </w:rPr>
            </w:pPr>
          </w:p>
          <w:p w14:paraId="5266711B" w14:textId="77777777" w:rsidR="007556B8" w:rsidRPr="0037184F" w:rsidRDefault="007556B8" w:rsidP="00490F23">
            <w:pPr>
              <w:rPr>
                <w:rFonts w:asciiTheme="minorHAnsi" w:hAnsiTheme="minorHAnsi" w:cstheme="minorHAnsi"/>
                <w:b/>
                <w:bCs/>
                <w:sz w:val="18"/>
                <w:szCs w:val="18"/>
              </w:rPr>
            </w:pPr>
            <w:proofErr w:type="spellStart"/>
            <w:r w:rsidRPr="0037184F">
              <w:rPr>
                <w:rFonts w:asciiTheme="minorHAnsi" w:hAnsiTheme="minorHAnsi" w:cstheme="minorHAnsi"/>
                <w:b/>
                <w:bCs/>
                <w:sz w:val="18"/>
                <w:szCs w:val="18"/>
              </w:rPr>
              <w:t>Sida</w:t>
            </w:r>
            <w:proofErr w:type="spellEnd"/>
            <w:r w:rsidRPr="0037184F">
              <w:rPr>
                <w:rFonts w:asciiTheme="minorHAnsi" w:hAnsiTheme="minorHAnsi" w:cstheme="minorHAnsi"/>
                <w:b/>
                <w:bCs/>
                <w:sz w:val="18"/>
                <w:szCs w:val="18"/>
              </w:rPr>
              <w:t xml:space="preserve"> </w:t>
            </w:r>
          </w:p>
          <w:p w14:paraId="3F0DED41" w14:textId="77777777" w:rsidR="007556B8" w:rsidRPr="0037184F" w:rsidRDefault="007556B8" w:rsidP="00490F23">
            <w:pPr>
              <w:rPr>
                <w:rFonts w:asciiTheme="minorHAnsi" w:hAnsiTheme="minorHAnsi" w:cstheme="minorHAnsi"/>
                <w:b/>
                <w:bCs/>
                <w:sz w:val="18"/>
                <w:szCs w:val="18"/>
              </w:rPr>
            </w:pPr>
          </w:p>
          <w:p w14:paraId="1453A54A" w14:textId="77777777" w:rsidR="007556B8" w:rsidRPr="0037184F" w:rsidRDefault="007556B8" w:rsidP="00490F23">
            <w:pPr>
              <w:rPr>
                <w:rFonts w:asciiTheme="minorHAnsi" w:hAnsiTheme="minorHAnsi" w:cstheme="minorHAnsi"/>
                <w:b/>
                <w:bCs/>
                <w:sz w:val="18"/>
                <w:szCs w:val="18"/>
              </w:rPr>
            </w:pPr>
          </w:p>
          <w:p w14:paraId="67F8D714" w14:textId="77777777" w:rsidR="007556B8" w:rsidRPr="0037184F" w:rsidRDefault="007556B8" w:rsidP="00490F23">
            <w:pPr>
              <w:rPr>
                <w:rFonts w:asciiTheme="minorHAnsi" w:hAnsiTheme="minorHAnsi" w:cstheme="minorHAnsi"/>
                <w:b/>
                <w:bCs/>
                <w:sz w:val="18"/>
                <w:szCs w:val="18"/>
              </w:rPr>
            </w:pPr>
          </w:p>
          <w:p w14:paraId="50601A3E" w14:textId="77777777" w:rsidR="007556B8" w:rsidRPr="0037184F" w:rsidRDefault="007556B8" w:rsidP="00490F23">
            <w:pPr>
              <w:rPr>
                <w:rFonts w:asciiTheme="minorHAnsi" w:hAnsiTheme="minorHAnsi" w:cstheme="minorHAnsi"/>
                <w:b/>
                <w:bCs/>
                <w:sz w:val="18"/>
                <w:szCs w:val="18"/>
              </w:rPr>
            </w:pPr>
          </w:p>
          <w:p w14:paraId="11DB9FA8" w14:textId="77777777" w:rsidR="007556B8" w:rsidRPr="0037184F" w:rsidRDefault="007556B8" w:rsidP="00490F23">
            <w:pPr>
              <w:rPr>
                <w:rFonts w:asciiTheme="minorHAnsi" w:hAnsiTheme="minorHAnsi" w:cstheme="minorHAnsi"/>
                <w:b/>
                <w:bCs/>
                <w:sz w:val="18"/>
                <w:szCs w:val="18"/>
              </w:rPr>
            </w:pPr>
          </w:p>
          <w:p w14:paraId="3188AF6C" w14:textId="77777777" w:rsidR="007556B8" w:rsidRPr="0037184F" w:rsidRDefault="007556B8" w:rsidP="00490F23">
            <w:pPr>
              <w:rPr>
                <w:rFonts w:asciiTheme="minorHAnsi" w:hAnsiTheme="minorHAnsi" w:cstheme="minorHAnsi"/>
                <w:b/>
                <w:bCs/>
                <w:sz w:val="18"/>
                <w:szCs w:val="18"/>
              </w:rPr>
            </w:pPr>
          </w:p>
          <w:p w14:paraId="63BE8F55" w14:textId="77777777" w:rsidR="007556B8" w:rsidRPr="0037184F" w:rsidRDefault="007556B8" w:rsidP="00490F23">
            <w:pPr>
              <w:rPr>
                <w:rFonts w:asciiTheme="minorHAnsi" w:hAnsiTheme="minorHAnsi" w:cstheme="minorHAnsi"/>
                <w:b/>
                <w:bCs/>
                <w:sz w:val="18"/>
                <w:szCs w:val="18"/>
              </w:rPr>
            </w:pPr>
          </w:p>
          <w:p w14:paraId="208DAC90" w14:textId="77777777" w:rsidR="007556B8" w:rsidRPr="0037184F" w:rsidRDefault="007556B8" w:rsidP="00490F23">
            <w:pPr>
              <w:rPr>
                <w:rFonts w:asciiTheme="minorHAnsi" w:hAnsiTheme="minorHAnsi" w:cstheme="minorHAnsi"/>
                <w:b/>
                <w:bCs/>
                <w:sz w:val="18"/>
                <w:szCs w:val="18"/>
              </w:rPr>
            </w:pPr>
          </w:p>
          <w:p w14:paraId="7F157E41" w14:textId="0498CBA0" w:rsidR="007556B8" w:rsidRDefault="007556B8" w:rsidP="00490F23">
            <w:pPr>
              <w:rPr>
                <w:rFonts w:asciiTheme="minorHAnsi" w:hAnsiTheme="minorHAnsi" w:cstheme="minorHAnsi"/>
                <w:b/>
                <w:bCs/>
                <w:sz w:val="18"/>
                <w:szCs w:val="18"/>
              </w:rPr>
            </w:pPr>
          </w:p>
          <w:p w14:paraId="7B73CE75" w14:textId="77777777" w:rsidR="007556B8" w:rsidRDefault="007556B8" w:rsidP="00490F23">
            <w:pPr>
              <w:rPr>
                <w:rFonts w:asciiTheme="minorHAnsi" w:hAnsiTheme="minorHAnsi" w:cstheme="minorHAnsi"/>
                <w:b/>
                <w:bCs/>
                <w:sz w:val="18"/>
                <w:szCs w:val="18"/>
              </w:rPr>
            </w:pPr>
          </w:p>
          <w:p w14:paraId="3712581C" w14:textId="77777777" w:rsidR="007556B8" w:rsidRDefault="007556B8" w:rsidP="00490F23">
            <w:pPr>
              <w:rPr>
                <w:rFonts w:asciiTheme="minorHAnsi" w:hAnsiTheme="minorHAnsi" w:cstheme="minorHAnsi"/>
                <w:b/>
                <w:bCs/>
                <w:sz w:val="18"/>
                <w:szCs w:val="18"/>
              </w:rPr>
            </w:pPr>
          </w:p>
          <w:p w14:paraId="66746F22" w14:textId="77777777" w:rsidR="007556B8" w:rsidRDefault="007556B8" w:rsidP="00490F23">
            <w:pPr>
              <w:rPr>
                <w:rFonts w:asciiTheme="minorHAnsi" w:hAnsiTheme="minorHAnsi" w:cstheme="minorHAnsi"/>
                <w:b/>
                <w:bCs/>
                <w:sz w:val="18"/>
                <w:szCs w:val="18"/>
              </w:rPr>
            </w:pPr>
          </w:p>
          <w:p w14:paraId="562D7494" w14:textId="77777777" w:rsidR="007556B8" w:rsidRDefault="007556B8" w:rsidP="00490F23">
            <w:pPr>
              <w:rPr>
                <w:rFonts w:asciiTheme="minorHAnsi" w:hAnsiTheme="minorHAnsi" w:cstheme="minorHAnsi"/>
                <w:b/>
                <w:bCs/>
                <w:sz w:val="18"/>
                <w:szCs w:val="18"/>
              </w:rPr>
            </w:pPr>
          </w:p>
          <w:p w14:paraId="4FDEB7AB" w14:textId="77777777" w:rsidR="007556B8" w:rsidRDefault="007556B8" w:rsidP="00490F23">
            <w:pPr>
              <w:rPr>
                <w:rFonts w:asciiTheme="minorHAnsi" w:hAnsiTheme="minorHAnsi" w:cstheme="minorHAnsi"/>
                <w:b/>
                <w:bCs/>
                <w:sz w:val="18"/>
                <w:szCs w:val="18"/>
              </w:rPr>
            </w:pPr>
          </w:p>
          <w:p w14:paraId="598A9981" w14:textId="77777777" w:rsidR="007556B8" w:rsidRDefault="007556B8" w:rsidP="00490F23">
            <w:pPr>
              <w:rPr>
                <w:rFonts w:asciiTheme="minorHAnsi" w:hAnsiTheme="minorHAnsi" w:cstheme="minorHAnsi"/>
                <w:b/>
                <w:bCs/>
                <w:sz w:val="18"/>
                <w:szCs w:val="18"/>
              </w:rPr>
            </w:pPr>
          </w:p>
          <w:p w14:paraId="06848A45" w14:textId="77777777" w:rsidR="007556B8" w:rsidRDefault="007556B8" w:rsidP="00490F23">
            <w:pPr>
              <w:rPr>
                <w:rFonts w:asciiTheme="minorHAnsi" w:hAnsiTheme="minorHAnsi" w:cstheme="minorHAnsi"/>
                <w:b/>
                <w:bCs/>
                <w:sz w:val="18"/>
                <w:szCs w:val="18"/>
              </w:rPr>
            </w:pPr>
          </w:p>
          <w:p w14:paraId="44F3C7F1" w14:textId="77777777" w:rsidR="007556B8" w:rsidRDefault="007556B8" w:rsidP="00490F23">
            <w:pPr>
              <w:rPr>
                <w:rFonts w:asciiTheme="minorHAnsi" w:hAnsiTheme="minorHAnsi" w:cstheme="minorHAnsi"/>
                <w:b/>
                <w:bCs/>
                <w:sz w:val="18"/>
                <w:szCs w:val="18"/>
              </w:rPr>
            </w:pPr>
          </w:p>
          <w:p w14:paraId="24C6C031" w14:textId="77777777" w:rsidR="007556B8" w:rsidRDefault="007556B8" w:rsidP="00490F23">
            <w:pPr>
              <w:rPr>
                <w:rFonts w:asciiTheme="minorHAnsi" w:hAnsiTheme="minorHAnsi" w:cstheme="minorHAnsi"/>
                <w:b/>
                <w:bCs/>
                <w:sz w:val="18"/>
                <w:szCs w:val="18"/>
              </w:rPr>
            </w:pPr>
          </w:p>
          <w:p w14:paraId="499154A6" w14:textId="77777777" w:rsidR="007556B8" w:rsidRDefault="007556B8" w:rsidP="00490F23">
            <w:pPr>
              <w:rPr>
                <w:rFonts w:asciiTheme="minorHAnsi" w:hAnsiTheme="minorHAnsi" w:cstheme="minorHAnsi"/>
                <w:b/>
                <w:bCs/>
                <w:sz w:val="18"/>
                <w:szCs w:val="18"/>
              </w:rPr>
            </w:pPr>
          </w:p>
          <w:p w14:paraId="4EBDBDDE" w14:textId="77777777" w:rsidR="007556B8" w:rsidRDefault="007556B8" w:rsidP="00490F23">
            <w:pPr>
              <w:rPr>
                <w:rFonts w:asciiTheme="minorHAnsi" w:hAnsiTheme="minorHAnsi" w:cstheme="minorHAnsi"/>
                <w:b/>
                <w:bCs/>
                <w:sz w:val="18"/>
                <w:szCs w:val="18"/>
              </w:rPr>
            </w:pPr>
          </w:p>
          <w:p w14:paraId="3E2194B8" w14:textId="77777777" w:rsidR="007556B8" w:rsidRDefault="007556B8" w:rsidP="00490F23">
            <w:pPr>
              <w:rPr>
                <w:rFonts w:asciiTheme="minorHAnsi" w:hAnsiTheme="minorHAnsi" w:cstheme="minorHAnsi"/>
                <w:b/>
                <w:bCs/>
                <w:sz w:val="18"/>
                <w:szCs w:val="18"/>
              </w:rPr>
            </w:pPr>
          </w:p>
          <w:p w14:paraId="789EEE4F" w14:textId="77777777" w:rsidR="007556B8" w:rsidRDefault="007556B8" w:rsidP="00490F23">
            <w:pPr>
              <w:rPr>
                <w:rFonts w:asciiTheme="minorHAnsi" w:hAnsiTheme="minorHAnsi" w:cstheme="minorHAnsi"/>
                <w:b/>
                <w:bCs/>
                <w:sz w:val="18"/>
                <w:szCs w:val="18"/>
              </w:rPr>
            </w:pPr>
          </w:p>
          <w:p w14:paraId="40E23B5F" w14:textId="77777777" w:rsidR="007556B8" w:rsidRDefault="007556B8" w:rsidP="00490F23">
            <w:pPr>
              <w:rPr>
                <w:rFonts w:asciiTheme="minorHAnsi" w:hAnsiTheme="minorHAnsi" w:cstheme="minorHAnsi"/>
                <w:b/>
                <w:bCs/>
                <w:sz w:val="18"/>
                <w:szCs w:val="18"/>
              </w:rPr>
            </w:pPr>
          </w:p>
          <w:p w14:paraId="734B178C" w14:textId="77777777" w:rsidR="007556B8" w:rsidRDefault="007556B8" w:rsidP="00490F23">
            <w:pPr>
              <w:rPr>
                <w:rFonts w:asciiTheme="minorHAnsi" w:hAnsiTheme="minorHAnsi" w:cstheme="minorHAnsi"/>
                <w:b/>
                <w:bCs/>
                <w:sz w:val="18"/>
                <w:szCs w:val="18"/>
              </w:rPr>
            </w:pPr>
          </w:p>
          <w:p w14:paraId="21099098" w14:textId="77777777" w:rsidR="007556B8" w:rsidRDefault="007556B8" w:rsidP="00490F23">
            <w:pPr>
              <w:rPr>
                <w:rFonts w:asciiTheme="minorHAnsi" w:hAnsiTheme="minorHAnsi" w:cstheme="minorHAnsi"/>
                <w:b/>
                <w:bCs/>
                <w:sz w:val="18"/>
                <w:szCs w:val="18"/>
              </w:rPr>
            </w:pPr>
          </w:p>
          <w:p w14:paraId="2BE7759A" w14:textId="77777777" w:rsidR="007556B8" w:rsidRDefault="007556B8" w:rsidP="00490F23">
            <w:pPr>
              <w:rPr>
                <w:rFonts w:asciiTheme="minorHAnsi" w:hAnsiTheme="minorHAnsi" w:cstheme="minorHAnsi"/>
                <w:b/>
                <w:bCs/>
                <w:sz w:val="18"/>
                <w:szCs w:val="18"/>
              </w:rPr>
            </w:pPr>
          </w:p>
          <w:p w14:paraId="71EC41E7" w14:textId="77777777" w:rsidR="007556B8" w:rsidRDefault="007556B8" w:rsidP="00490F23">
            <w:pPr>
              <w:rPr>
                <w:rFonts w:asciiTheme="minorHAnsi" w:hAnsiTheme="minorHAnsi" w:cstheme="minorHAnsi"/>
                <w:b/>
                <w:bCs/>
                <w:sz w:val="18"/>
                <w:szCs w:val="18"/>
              </w:rPr>
            </w:pPr>
          </w:p>
          <w:p w14:paraId="6A62052D" w14:textId="77777777" w:rsidR="007556B8" w:rsidRDefault="007556B8" w:rsidP="00490F23">
            <w:pPr>
              <w:rPr>
                <w:rFonts w:asciiTheme="minorHAnsi" w:hAnsiTheme="minorHAnsi" w:cstheme="minorHAnsi"/>
                <w:b/>
                <w:bCs/>
                <w:sz w:val="18"/>
                <w:szCs w:val="18"/>
              </w:rPr>
            </w:pPr>
          </w:p>
          <w:p w14:paraId="7CDBA067" w14:textId="77777777" w:rsidR="007556B8" w:rsidRDefault="007556B8" w:rsidP="00490F23">
            <w:pPr>
              <w:rPr>
                <w:rFonts w:asciiTheme="minorHAnsi" w:hAnsiTheme="minorHAnsi" w:cstheme="minorHAnsi"/>
                <w:b/>
                <w:bCs/>
                <w:sz w:val="18"/>
                <w:szCs w:val="18"/>
              </w:rPr>
            </w:pPr>
          </w:p>
          <w:p w14:paraId="3A91F7CA" w14:textId="77777777" w:rsidR="007556B8" w:rsidRDefault="007556B8" w:rsidP="00490F23">
            <w:pPr>
              <w:rPr>
                <w:rFonts w:asciiTheme="minorHAnsi" w:hAnsiTheme="minorHAnsi" w:cstheme="minorHAnsi"/>
                <w:b/>
                <w:bCs/>
                <w:sz w:val="18"/>
                <w:szCs w:val="18"/>
              </w:rPr>
            </w:pPr>
          </w:p>
          <w:p w14:paraId="6627D2B8" w14:textId="77777777" w:rsidR="007556B8" w:rsidRDefault="007556B8" w:rsidP="00490F23">
            <w:pPr>
              <w:rPr>
                <w:rFonts w:asciiTheme="minorHAnsi" w:hAnsiTheme="minorHAnsi" w:cstheme="minorHAnsi"/>
                <w:b/>
                <w:bCs/>
                <w:sz w:val="18"/>
                <w:szCs w:val="18"/>
              </w:rPr>
            </w:pPr>
          </w:p>
          <w:p w14:paraId="07E7EECD" w14:textId="0CDBC52C" w:rsidR="007556B8" w:rsidRPr="0037184F" w:rsidRDefault="007556B8" w:rsidP="00490F23">
            <w:pPr>
              <w:rPr>
                <w:rFonts w:asciiTheme="minorHAnsi" w:hAnsiTheme="minorHAnsi" w:cstheme="minorHAnsi"/>
                <w:sz w:val="18"/>
                <w:szCs w:val="18"/>
              </w:rPr>
            </w:pPr>
            <w:r>
              <w:rPr>
                <w:rFonts w:asciiTheme="minorHAnsi" w:hAnsiTheme="minorHAnsi" w:cstheme="minorHAnsi"/>
                <w:b/>
                <w:bCs/>
                <w:sz w:val="18"/>
                <w:szCs w:val="18"/>
              </w:rPr>
              <w:t>+UNDP &amp; UNOPS</w:t>
            </w:r>
          </w:p>
        </w:tc>
        <w:tc>
          <w:tcPr>
            <w:tcW w:w="4149" w:type="dxa"/>
            <w:shd w:val="clear" w:color="auto" w:fill="auto"/>
          </w:tcPr>
          <w:p w14:paraId="67C0D67B" w14:textId="51480534" w:rsidR="007556B8" w:rsidRPr="00B768D5" w:rsidRDefault="007556B8" w:rsidP="00823806">
            <w:pPr>
              <w:jc w:val="both"/>
              <w:rPr>
                <w:rFonts w:asciiTheme="minorHAnsi" w:hAnsiTheme="minorHAnsi" w:cstheme="minorHAnsi"/>
                <w:sz w:val="18"/>
                <w:szCs w:val="18"/>
              </w:rPr>
            </w:pPr>
            <w:r w:rsidRPr="00FA2C9A">
              <w:rPr>
                <w:rFonts w:asciiTheme="minorHAnsi" w:hAnsiTheme="minorHAnsi" w:cstheme="minorHAnsi"/>
                <w:b/>
                <w:color w:val="000000"/>
                <w:sz w:val="18"/>
                <w:szCs w:val="18"/>
              </w:rPr>
              <w:lastRenderedPageBreak/>
              <w:t xml:space="preserve">REACT-EEP with funding from </w:t>
            </w:r>
            <w:proofErr w:type="spellStart"/>
            <w:r w:rsidR="00AF4E3C" w:rsidRPr="00FA2C9A">
              <w:rPr>
                <w:rFonts w:asciiTheme="minorHAnsi" w:hAnsiTheme="minorHAnsi" w:cstheme="minorHAnsi"/>
                <w:b/>
                <w:color w:val="000000"/>
                <w:sz w:val="18"/>
                <w:szCs w:val="18"/>
              </w:rPr>
              <w:t>Sida</w:t>
            </w:r>
            <w:proofErr w:type="spellEnd"/>
            <w:r w:rsidR="00AF4E3C" w:rsidRPr="00FA2C9A">
              <w:rPr>
                <w:rFonts w:asciiTheme="minorHAnsi" w:hAnsiTheme="minorHAnsi" w:cstheme="minorHAnsi"/>
                <w:b/>
                <w:color w:val="000000"/>
                <w:sz w:val="18"/>
                <w:szCs w:val="18"/>
              </w:rPr>
              <w:t xml:space="preserve"> </w:t>
            </w:r>
            <w:r w:rsidRPr="00FA2C9A">
              <w:rPr>
                <w:rFonts w:asciiTheme="minorHAnsi" w:hAnsiTheme="minorHAnsi" w:cstheme="minorHAnsi"/>
                <w:b/>
                <w:color w:val="000000"/>
                <w:sz w:val="18"/>
                <w:szCs w:val="18"/>
              </w:rPr>
              <w:t xml:space="preserve">and DFID has funds for ESCOs in Burkina </w:t>
            </w:r>
            <w:r w:rsidRPr="00B768D5">
              <w:rPr>
                <w:rFonts w:asciiTheme="minorHAnsi" w:hAnsiTheme="minorHAnsi" w:cstheme="minorHAnsi"/>
                <w:color w:val="000000"/>
                <w:sz w:val="18"/>
                <w:szCs w:val="18"/>
                <w:shd w:val="clear" w:color="auto" w:fill="FFFFFF"/>
              </w:rPr>
              <w:t xml:space="preserve">focusing on the agribusiness and renewable energy nexus, to ensure they rapidly scale and transition to external financing and sustainability. </w:t>
            </w:r>
            <w:r w:rsidRPr="00B768D5">
              <w:rPr>
                <w:rFonts w:asciiTheme="minorHAnsi" w:hAnsiTheme="minorHAnsi" w:cstheme="minorHAnsi"/>
                <w:color w:val="000000"/>
                <w:sz w:val="18"/>
                <w:szCs w:val="18"/>
              </w:rPr>
              <w:t xml:space="preserve">In the framework of the first challenge fund, 3-4 ESCOS that submitted </w:t>
            </w:r>
            <w:proofErr w:type="spellStart"/>
            <w:r w:rsidRPr="00B768D5">
              <w:rPr>
                <w:rFonts w:asciiTheme="minorHAnsi" w:hAnsiTheme="minorHAnsi" w:cstheme="minorHAnsi"/>
                <w:color w:val="000000"/>
                <w:sz w:val="18"/>
                <w:szCs w:val="18"/>
              </w:rPr>
              <w:t>minigrid</w:t>
            </w:r>
            <w:proofErr w:type="spellEnd"/>
            <w:r w:rsidRPr="00B768D5">
              <w:rPr>
                <w:rFonts w:asciiTheme="minorHAnsi" w:hAnsiTheme="minorHAnsi" w:cstheme="minorHAnsi"/>
                <w:color w:val="000000"/>
                <w:sz w:val="18"/>
                <w:szCs w:val="18"/>
              </w:rPr>
              <w:t xml:space="preserve"> projects were selected.  </w:t>
            </w:r>
            <w:r w:rsidRPr="00B768D5">
              <w:rPr>
                <w:rFonts w:asciiTheme="minorHAnsi" w:hAnsiTheme="minorHAnsi" w:cstheme="minorHAnsi"/>
                <w:sz w:val="18"/>
                <w:szCs w:val="18"/>
              </w:rPr>
              <w:t xml:space="preserve">Connection subsidies are provided in the framework of this project but only for customers in Ouagadougou and Bobo Dioulasso. </w:t>
            </w:r>
            <w:r w:rsidRPr="00B768D5">
              <w:rPr>
                <w:rFonts w:asciiTheme="minorHAnsi" w:hAnsiTheme="minorHAnsi" w:cstheme="minorHAnsi"/>
                <w:color w:val="000000"/>
                <w:sz w:val="18"/>
                <w:szCs w:val="18"/>
              </w:rPr>
              <w:t xml:space="preserve"> These projects are ongoing and can be good candidates for co-financing and pilot projects. Budget </w:t>
            </w:r>
            <w:r w:rsidRPr="00B768D5">
              <w:rPr>
                <w:rFonts w:asciiTheme="minorHAnsi" w:hAnsiTheme="minorHAnsi" w:cstheme="minorHAnsi"/>
                <w:sz w:val="18"/>
                <w:szCs w:val="18"/>
              </w:rPr>
              <w:t>€4.6m between 2019-2022.</w:t>
            </w:r>
          </w:p>
        </w:tc>
        <w:tc>
          <w:tcPr>
            <w:tcW w:w="4111" w:type="dxa"/>
            <w:vMerge w:val="restart"/>
            <w:shd w:val="clear" w:color="auto" w:fill="auto"/>
          </w:tcPr>
          <w:p w14:paraId="4E1AF146" w14:textId="59D0B3C0" w:rsidR="007556B8" w:rsidRPr="00E86DFA" w:rsidRDefault="007556B8" w:rsidP="00E444AE">
            <w:pPr>
              <w:jc w:val="both"/>
              <w:rPr>
                <w:rFonts w:asciiTheme="minorHAnsi" w:hAnsiTheme="minorHAnsi" w:cstheme="minorBidi"/>
                <w:i/>
                <w:iCs/>
                <w:color w:val="000000" w:themeColor="text1"/>
                <w:sz w:val="18"/>
                <w:szCs w:val="18"/>
                <w:u w:val="single"/>
              </w:rPr>
            </w:pPr>
            <w:r w:rsidRPr="00823806">
              <w:rPr>
                <w:rFonts w:asciiTheme="minorHAnsi" w:hAnsiTheme="minorHAnsi" w:cstheme="minorHAnsi"/>
                <w:sz w:val="18"/>
                <w:szCs w:val="18"/>
              </w:rPr>
              <w:t xml:space="preserve">SIDA is highly active in the energy sector in Burkina Faso. This partner was very involved in the PPG phase </w:t>
            </w:r>
            <w:r w:rsidRPr="00B768D5">
              <w:rPr>
                <w:rFonts w:asciiTheme="minorHAnsi" w:hAnsiTheme="minorHAnsi" w:cstheme="minorHAnsi"/>
                <w:sz w:val="18"/>
                <w:szCs w:val="18"/>
              </w:rPr>
              <w:t xml:space="preserve">participating in a series of meetings/interviews. Through its funding portfolio, </w:t>
            </w:r>
            <w:r w:rsidRPr="00FA2C9A">
              <w:rPr>
                <w:rFonts w:asciiTheme="minorHAnsi" w:hAnsiTheme="minorHAnsi" w:cstheme="minorHAnsi"/>
                <w:sz w:val="18"/>
                <w:szCs w:val="18"/>
              </w:rPr>
              <w:t xml:space="preserve">SIDA will provide co-financing of USD </w:t>
            </w:r>
            <w:r w:rsidR="003B396B" w:rsidRPr="00FA2C9A">
              <w:rPr>
                <w:rFonts w:asciiTheme="minorHAnsi" w:hAnsiTheme="minorHAnsi" w:cstheme="minorHAnsi"/>
                <w:sz w:val="18"/>
                <w:szCs w:val="18"/>
              </w:rPr>
              <w:t xml:space="preserve">2.9 </w:t>
            </w:r>
            <w:r w:rsidRPr="00FA2C9A">
              <w:rPr>
                <w:rFonts w:asciiTheme="minorHAnsi" w:hAnsiTheme="minorHAnsi" w:cstheme="minorHAnsi"/>
                <w:sz w:val="18"/>
                <w:szCs w:val="18"/>
              </w:rPr>
              <w:t>million</w:t>
            </w:r>
            <w:r w:rsidRPr="00B768D5">
              <w:rPr>
                <w:rFonts w:asciiTheme="minorHAnsi" w:hAnsiTheme="minorHAnsi" w:cstheme="minorHAnsi"/>
                <w:sz w:val="18"/>
                <w:szCs w:val="18"/>
              </w:rPr>
              <w:t xml:space="preserve"> in relation </w:t>
            </w:r>
            <w:proofErr w:type="spellStart"/>
            <w:r w:rsidRPr="00B768D5">
              <w:rPr>
                <w:rFonts w:asciiTheme="minorHAnsi" w:hAnsiTheme="minorHAnsi" w:cstheme="minorHAnsi"/>
                <w:sz w:val="18"/>
                <w:szCs w:val="18"/>
              </w:rPr>
              <w:t>o</w:t>
            </w:r>
            <w:proofErr w:type="spellEnd"/>
            <w:r w:rsidRPr="00B768D5">
              <w:rPr>
                <w:rFonts w:asciiTheme="minorHAnsi" w:hAnsiTheme="minorHAnsi" w:cstheme="minorHAnsi"/>
                <w:sz w:val="18"/>
                <w:szCs w:val="18"/>
              </w:rPr>
              <w:t xml:space="preserve"> all 4 project components. As a partner, SIDA is expected to support </w:t>
            </w:r>
            <w:r w:rsidR="00995A11" w:rsidRPr="00B768D5">
              <w:rPr>
                <w:rFonts w:asciiTheme="minorHAnsi" w:hAnsiTheme="minorHAnsi" w:cstheme="minorHAnsi"/>
                <w:b/>
                <w:bCs/>
                <w:sz w:val="18"/>
                <w:szCs w:val="18"/>
              </w:rPr>
              <w:t>O</w:t>
            </w:r>
            <w:r w:rsidRPr="00B768D5">
              <w:rPr>
                <w:rFonts w:asciiTheme="minorHAnsi" w:hAnsiTheme="minorHAnsi" w:cstheme="minorHAnsi"/>
                <w:b/>
                <w:bCs/>
                <w:sz w:val="18"/>
                <w:szCs w:val="18"/>
              </w:rPr>
              <w:t>utput 1.1</w:t>
            </w:r>
            <w:r w:rsidRPr="00B768D5">
              <w:rPr>
                <w:rFonts w:asciiTheme="minorHAnsi" w:hAnsiTheme="minorHAnsi" w:cstheme="minorHAnsi"/>
                <w:sz w:val="18"/>
                <w:szCs w:val="18"/>
              </w:rPr>
              <w:t xml:space="preserve"> </w:t>
            </w:r>
            <w:r w:rsidR="003B396B" w:rsidRPr="00B768D5">
              <w:rPr>
                <w:rFonts w:ascii="Calibri" w:hAnsi="Calibri" w:cs="Calibri"/>
                <w:sz w:val="18"/>
                <w:szCs w:val="18"/>
                <w:u w:val="single"/>
              </w:rPr>
              <w:t>(</w:t>
            </w:r>
            <w:r w:rsidR="00B768D5" w:rsidRPr="00B768D5">
              <w:rPr>
                <w:rFonts w:ascii="Calibri" w:hAnsi="Calibri" w:cs="Calibri"/>
                <w:sz w:val="18"/>
                <w:szCs w:val="18"/>
                <w:u w:val="single"/>
              </w:rPr>
              <w:t xml:space="preserve">inclusive national dialogue on </w:t>
            </w:r>
            <w:proofErr w:type="spellStart"/>
            <w:r w:rsidR="00B768D5" w:rsidRPr="00FD4E3E">
              <w:rPr>
                <w:rFonts w:ascii="Calibri" w:hAnsi="Calibri" w:cs="Calibri"/>
                <w:sz w:val="18"/>
                <w:szCs w:val="18"/>
                <w:u w:val="single"/>
              </w:rPr>
              <w:t>minigrids</w:t>
            </w:r>
            <w:proofErr w:type="spellEnd"/>
            <w:r w:rsidR="00B768D5" w:rsidRPr="00FD4E3E">
              <w:rPr>
                <w:rFonts w:ascii="Calibri" w:hAnsi="Calibri" w:cs="Calibri"/>
                <w:sz w:val="18"/>
                <w:szCs w:val="18"/>
                <w:u w:val="single"/>
              </w:rPr>
              <w:t>)</w:t>
            </w:r>
            <w:r w:rsidR="00575806" w:rsidRPr="00FA2C9A">
              <w:rPr>
                <w:rFonts w:ascii="Calibri" w:hAnsi="Calibri" w:cs="Calibri"/>
                <w:sz w:val="18"/>
                <w:szCs w:val="18"/>
                <w:u w:val="single"/>
              </w:rPr>
              <w:t>,</w:t>
            </w:r>
            <w:r w:rsidR="00575806" w:rsidRPr="00B768D5">
              <w:rPr>
                <w:rFonts w:ascii="Calibri" w:hAnsi="Calibri" w:cs="Calibri"/>
                <w:sz w:val="18"/>
                <w:szCs w:val="18"/>
                <w:u w:val="single"/>
              </w:rPr>
              <w:t xml:space="preserve"> </w:t>
            </w:r>
            <w:r w:rsidR="00995A11" w:rsidRPr="00B768D5">
              <w:rPr>
                <w:rFonts w:asciiTheme="minorHAnsi" w:hAnsiTheme="minorHAnsi" w:cstheme="minorHAnsi"/>
                <w:b/>
                <w:bCs/>
                <w:sz w:val="18"/>
                <w:szCs w:val="18"/>
              </w:rPr>
              <w:t>O</w:t>
            </w:r>
            <w:r w:rsidRPr="00B768D5">
              <w:rPr>
                <w:rFonts w:asciiTheme="minorHAnsi" w:hAnsiTheme="minorHAnsi" w:cstheme="minorHAnsi"/>
                <w:b/>
                <w:bCs/>
                <w:sz w:val="18"/>
                <w:szCs w:val="18"/>
              </w:rPr>
              <w:t>utput 2.</w:t>
            </w:r>
            <w:r w:rsidR="00B768D5" w:rsidRPr="00B768D5">
              <w:rPr>
                <w:rFonts w:asciiTheme="minorHAnsi" w:hAnsiTheme="minorHAnsi" w:cstheme="minorHAnsi"/>
                <w:b/>
                <w:bCs/>
                <w:sz w:val="18"/>
                <w:szCs w:val="18"/>
              </w:rPr>
              <w:t xml:space="preserve">3 </w:t>
            </w:r>
            <w:r w:rsidR="00B768D5" w:rsidRPr="00FA2C9A">
              <w:rPr>
                <w:rFonts w:asciiTheme="minorHAnsi" w:hAnsiTheme="minorHAnsi" w:cstheme="minorHAnsi"/>
                <w:sz w:val="18"/>
                <w:szCs w:val="18"/>
              </w:rPr>
              <w:t>(s</w:t>
            </w:r>
            <w:r w:rsidRPr="00FA2C9A">
              <w:rPr>
                <w:rFonts w:asciiTheme="minorHAnsi" w:hAnsiTheme="minorHAnsi" w:cstheme="minorHAnsi"/>
                <w:sz w:val="18"/>
                <w:szCs w:val="18"/>
              </w:rPr>
              <w:t>trengthening the industry association</w:t>
            </w:r>
            <w:r w:rsidR="00B768D5" w:rsidRPr="00FA2C9A">
              <w:rPr>
                <w:rFonts w:asciiTheme="minorHAnsi" w:hAnsiTheme="minorHAnsi" w:cstheme="minorHAnsi"/>
                <w:sz w:val="18"/>
                <w:szCs w:val="18"/>
              </w:rPr>
              <w:t>)</w:t>
            </w:r>
            <w:r w:rsidRPr="00B768D5">
              <w:rPr>
                <w:rFonts w:asciiTheme="minorHAnsi" w:hAnsiTheme="minorHAnsi" w:cstheme="minorHAnsi"/>
                <w:sz w:val="18"/>
                <w:szCs w:val="18"/>
              </w:rPr>
              <w:t xml:space="preserve"> and </w:t>
            </w:r>
            <w:r w:rsidR="00995A11" w:rsidRPr="00B768D5">
              <w:rPr>
                <w:rFonts w:asciiTheme="minorHAnsi" w:hAnsiTheme="minorHAnsi" w:cstheme="minorHAnsi"/>
                <w:b/>
                <w:bCs/>
                <w:sz w:val="18"/>
                <w:szCs w:val="18"/>
              </w:rPr>
              <w:t>O</w:t>
            </w:r>
            <w:r w:rsidRPr="00FD4E3E">
              <w:rPr>
                <w:rFonts w:ascii="Calibri" w:hAnsi="Calibri" w:cs="Calibri"/>
                <w:b/>
                <w:bCs/>
                <w:color w:val="000000" w:themeColor="text1"/>
                <w:sz w:val="18"/>
                <w:szCs w:val="18"/>
              </w:rPr>
              <w:t>utput 3.3</w:t>
            </w:r>
            <w:r w:rsidR="00B768D5" w:rsidRPr="00B768D5">
              <w:rPr>
                <w:rFonts w:ascii="Calibri" w:hAnsi="Calibri" w:cs="Calibri"/>
                <w:color w:val="000000" w:themeColor="text1"/>
                <w:sz w:val="18"/>
                <w:szCs w:val="18"/>
              </w:rPr>
              <w:t xml:space="preserve"> (</w:t>
            </w:r>
            <w:proofErr w:type="spellStart"/>
            <w:r w:rsidRPr="00B768D5">
              <w:rPr>
                <w:rFonts w:ascii="Calibri" w:hAnsi="Calibri" w:cs="Calibri"/>
                <w:color w:val="000000" w:themeColor="text1"/>
                <w:sz w:val="18"/>
                <w:szCs w:val="18"/>
              </w:rPr>
              <w:t>Minigrid</w:t>
            </w:r>
            <w:proofErr w:type="spellEnd"/>
            <w:r w:rsidRPr="00B768D5">
              <w:rPr>
                <w:rFonts w:ascii="Calibri" w:hAnsi="Calibri" w:cs="Calibri"/>
                <w:color w:val="000000" w:themeColor="text1"/>
                <w:sz w:val="18"/>
                <w:szCs w:val="18"/>
              </w:rPr>
              <w:t xml:space="preserve"> Funding Facility</w:t>
            </w:r>
            <w:r w:rsidR="00B768D5" w:rsidRPr="00B768D5">
              <w:rPr>
                <w:rFonts w:ascii="Calibri" w:hAnsi="Calibri" w:cs="Calibri"/>
                <w:color w:val="000000" w:themeColor="text1"/>
                <w:sz w:val="18"/>
                <w:szCs w:val="18"/>
              </w:rPr>
              <w:t xml:space="preserve">) </w:t>
            </w:r>
            <w:r w:rsidRPr="00B768D5">
              <w:rPr>
                <w:rFonts w:asciiTheme="minorHAnsi" w:hAnsiTheme="minorHAnsi" w:cstheme="minorHAnsi"/>
                <w:sz w:val="18"/>
                <w:szCs w:val="18"/>
              </w:rPr>
              <w:t>as early are 2</w:t>
            </w:r>
            <w:r w:rsidRPr="00B768D5">
              <w:rPr>
                <w:rFonts w:asciiTheme="minorHAnsi" w:hAnsiTheme="minorHAnsi" w:cstheme="minorHAnsi"/>
                <w:sz w:val="18"/>
                <w:szCs w:val="18"/>
                <w:vertAlign w:val="superscript"/>
              </w:rPr>
              <w:t>nd</w:t>
            </w:r>
            <w:r w:rsidRPr="00B768D5">
              <w:rPr>
                <w:rFonts w:asciiTheme="minorHAnsi" w:hAnsiTheme="minorHAnsi" w:cstheme="minorHAnsi"/>
                <w:sz w:val="18"/>
                <w:szCs w:val="18"/>
              </w:rPr>
              <w:t xml:space="preserve"> quarter of 2021 ahead of the start of the AMP project. </w:t>
            </w:r>
            <w:r w:rsidR="00D330A1" w:rsidRPr="00B768D5">
              <w:rPr>
                <w:rFonts w:asciiTheme="minorHAnsi" w:hAnsiTheme="minorHAnsi" w:cstheme="minorHAnsi"/>
                <w:sz w:val="18"/>
                <w:szCs w:val="18"/>
              </w:rPr>
              <w:t xml:space="preserve">In fact, </w:t>
            </w:r>
            <w:proofErr w:type="spellStart"/>
            <w:r w:rsidRPr="00B768D5">
              <w:rPr>
                <w:rFonts w:asciiTheme="minorHAnsi" w:hAnsiTheme="minorHAnsi" w:cstheme="minorHAnsi"/>
                <w:sz w:val="18"/>
                <w:szCs w:val="18"/>
              </w:rPr>
              <w:t>S</w:t>
            </w:r>
            <w:r w:rsidR="00D330A1" w:rsidRPr="00B768D5">
              <w:rPr>
                <w:rFonts w:asciiTheme="minorHAnsi" w:hAnsiTheme="minorHAnsi" w:cstheme="minorHAnsi"/>
                <w:sz w:val="18"/>
                <w:szCs w:val="18"/>
              </w:rPr>
              <w:t>ida</w:t>
            </w:r>
            <w:proofErr w:type="spellEnd"/>
            <w:r w:rsidRPr="00B768D5">
              <w:rPr>
                <w:rFonts w:asciiTheme="minorHAnsi" w:hAnsiTheme="minorHAnsi" w:cstheme="minorHAnsi"/>
                <w:sz w:val="18"/>
                <w:szCs w:val="18"/>
              </w:rPr>
              <w:t xml:space="preserve"> has started the preparatory work around </w:t>
            </w:r>
            <w:r w:rsidRPr="00B768D5">
              <w:rPr>
                <w:rFonts w:ascii="Calibri" w:hAnsi="Calibri" w:cstheme="minorHAnsi"/>
                <w:sz w:val="18"/>
                <w:szCs w:val="18"/>
              </w:rPr>
              <w:t xml:space="preserve">Output 3.3 </w:t>
            </w:r>
            <w:r w:rsidR="00B768D5" w:rsidRPr="00B768D5">
              <w:rPr>
                <w:rFonts w:ascii="Calibri" w:hAnsi="Calibri" w:cstheme="minorHAnsi"/>
                <w:sz w:val="18"/>
                <w:szCs w:val="18"/>
              </w:rPr>
              <w:t xml:space="preserve">by supporting </w:t>
            </w:r>
            <w:r w:rsidRPr="00B768D5">
              <w:rPr>
                <w:rFonts w:ascii="Calibri" w:hAnsi="Calibri" w:cstheme="minorHAnsi"/>
                <w:sz w:val="18"/>
                <w:szCs w:val="18"/>
              </w:rPr>
              <w:t xml:space="preserve">the development and implementation of innovative financial instruments for both supply and demand side (consumers and service providers) to facilitate investment in </w:t>
            </w:r>
            <w:proofErr w:type="spellStart"/>
            <w:r w:rsidRPr="00B768D5">
              <w:rPr>
                <w:rFonts w:ascii="Calibri" w:hAnsi="Calibri" w:cstheme="minorHAnsi"/>
                <w:sz w:val="18"/>
                <w:szCs w:val="18"/>
              </w:rPr>
              <w:t>minigrids</w:t>
            </w:r>
            <w:proofErr w:type="spellEnd"/>
            <w:r w:rsidRPr="00B768D5">
              <w:rPr>
                <w:rFonts w:ascii="Calibri" w:hAnsi="Calibri" w:cstheme="minorHAnsi"/>
                <w:sz w:val="18"/>
                <w:szCs w:val="18"/>
              </w:rPr>
              <w:t xml:space="preserve"> in collaboration with UNCDF. </w:t>
            </w:r>
            <w:r w:rsidRPr="00FA2C9A">
              <w:rPr>
                <w:rFonts w:asciiTheme="minorHAnsi" w:hAnsiTheme="minorHAnsi" w:cstheme="minorHAnsi"/>
                <w:sz w:val="18"/>
                <w:szCs w:val="18"/>
              </w:rPr>
              <w:t xml:space="preserve">Total co-financing of </w:t>
            </w:r>
            <w:r w:rsidR="0036207B" w:rsidRPr="00FA2C9A">
              <w:rPr>
                <w:rFonts w:ascii="Calibri" w:hAnsi="Calibri" w:cs="Calibri"/>
                <w:iCs/>
                <w:sz w:val="18"/>
                <w:szCs w:val="18"/>
              </w:rPr>
              <w:t>USD 2,918,995</w:t>
            </w:r>
            <w:r w:rsidRPr="00FA2C9A">
              <w:rPr>
                <w:rFonts w:asciiTheme="minorHAnsi" w:hAnsiTheme="minorHAnsi" w:cstheme="minorHAnsi"/>
                <w:sz w:val="18"/>
                <w:szCs w:val="18"/>
              </w:rPr>
              <w:t xml:space="preserve"> will be leveraged from </w:t>
            </w:r>
            <w:proofErr w:type="spellStart"/>
            <w:r w:rsidRPr="00FA2C9A">
              <w:rPr>
                <w:rFonts w:asciiTheme="minorHAnsi" w:hAnsiTheme="minorHAnsi" w:cstheme="minorHAnsi"/>
                <w:sz w:val="18"/>
                <w:szCs w:val="18"/>
              </w:rPr>
              <w:t>Sida</w:t>
            </w:r>
            <w:proofErr w:type="spellEnd"/>
            <w:r w:rsidRPr="00FA2C9A">
              <w:rPr>
                <w:rFonts w:asciiTheme="minorHAnsi" w:hAnsiTheme="minorHAnsi" w:cstheme="minorHAnsi"/>
                <w:sz w:val="18"/>
                <w:szCs w:val="18"/>
              </w:rPr>
              <w:t>.</w:t>
            </w:r>
          </w:p>
          <w:p w14:paraId="638E71B8" w14:textId="2FB39578" w:rsidR="007556B8" w:rsidRPr="00944EC1" w:rsidRDefault="007556B8" w:rsidP="00490F23">
            <w:pPr>
              <w:rPr>
                <w:rFonts w:asciiTheme="minorHAnsi" w:hAnsiTheme="minorHAnsi" w:cstheme="minorBidi"/>
                <w:i/>
                <w:iCs/>
                <w:color w:val="000000" w:themeColor="text1"/>
                <w:sz w:val="20"/>
                <w:szCs w:val="20"/>
                <w:u w:val="single"/>
              </w:rPr>
            </w:pPr>
          </w:p>
          <w:p w14:paraId="6225AB6F" w14:textId="0703E7E7" w:rsidR="007556B8" w:rsidRPr="00BB11FB" w:rsidRDefault="007556B8" w:rsidP="00823806">
            <w:pPr>
              <w:jc w:val="both"/>
              <w:rPr>
                <w:rFonts w:asciiTheme="minorHAnsi" w:hAnsiTheme="minorHAnsi" w:cstheme="minorBidi"/>
                <w:i/>
                <w:iCs/>
                <w:color w:val="000000" w:themeColor="text1"/>
                <w:sz w:val="20"/>
                <w:szCs w:val="20"/>
                <w:u w:val="single"/>
              </w:rPr>
            </w:pPr>
          </w:p>
        </w:tc>
      </w:tr>
      <w:tr w:rsidR="007556B8" w:rsidRPr="00694485" w14:paraId="15EEBA15" w14:textId="5A2E995D" w:rsidTr="004F3B10">
        <w:trPr>
          <w:trHeight w:val="565"/>
        </w:trPr>
        <w:tc>
          <w:tcPr>
            <w:tcW w:w="1521" w:type="dxa"/>
            <w:vMerge/>
            <w:shd w:val="clear" w:color="auto" w:fill="auto"/>
          </w:tcPr>
          <w:p w14:paraId="75F1BDD5" w14:textId="52A02138" w:rsidR="007556B8" w:rsidRPr="0037184F" w:rsidRDefault="007556B8" w:rsidP="00490F23">
            <w:pPr>
              <w:rPr>
                <w:rFonts w:asciiTheme="minorHAnsi" w:hAnsiTheme="minorHAnsi" w:cstheme="minorHAnsi"/>
                <w:b/>
                <w:bCs/>
                <w:sz w:val="18"/>
                <w:szCs w:val="18"/>
              </w:rPr>
            </w:pPr>
          </w:p>
        </w:tc>
        <w:tc>
          <w:tcPr>
            <w:tcW w:w="4149" w:type="dxa"/>
            <w:shd w:val="clear" w:color="auto" w:fill="auto"/>
          </w:tcPr>
          <w:p w14:paraId="560C96AE" w14:textId="3BDE1906" w:rsidR="007556B8" w:rsidRPr="00B768D5" w:rsidRDefault="007556B8" w:rsidP="00AA75B5">
            <w:pPr>
              <w:spacing w:line="259" w:lineRule="auto"/>
              <w:contextualSpacing/>
              <w:jc w:val="both"/>
              <w:rPr>
                <w:rFonts w:asciiTheme="minorHAnsi" w:hAnsiTheme="minorHAnsi" w:cstheme="minorHAnsi"/>
                <w:color w:val="000000"/>
                <w:sz w:val="18"/>
                <w:szCs w:val="18"/>
              </w:rPr>
            </w:pPr>
            <w:r w:rsidRPr="00FA2C9A">
              <w:rPr>
                <w:rFonts w:asciiTheme="minorHAnsi" w:hAnsiTheme="minorHAnsi" w:cstheme="minorHAnsi"/>
                <w:b/>
                <w:color w:val="000000"/>
                <w:sz w:val="18"/>
                <w:szCs w:val="18"/>
              </w:rPr>
              <w:t>Beyond the Grid ($63M across 6 countries):</w:t>
            </w:r>
            <w:r w:rsidRPr="00B768D5">
              <w:rPr>
                <w:rFonts w:asciiTheme="minorHAnsi" w:hAnsiTheme="minorHAnsi" w:cstheme="minorHAnsi"/>
                <w:color w:val="000000"/>
                <w:sz w:val="18"/>
                <w:szCs w:val="18"/>
              </w:rPr>
              <w:t xml:space="preserve"> The three main components of The Beyond the Grid initiative are: 1) investment/financing innovation; 2) convening/dissemination (multi-stakeholder taskforce); 3) Information and market intelligence (studies and data). Pre-qualification in progress, technology selection – solar home system (SSH) or nano-grid. </w:t>
            </w:r>
            <w:proofErr w:type="spellStart"/>
            <w:r w:rsidRPr="00B768D5">
              <w:rPr>
                <w:rFonts w:asciiTheme="minorHAnsi" w:hAnsiTheme="minorHAnsi" w:cstheme="minorHAnsi"/>
                <w:color w:val="000000"/>
                <w:sz w:val="18"/>
                <w:szCs w:val="18"/>
              </w:rPr>
              <w:t>Minigrids</w:t>
            </w:r>
            <w:proofErr w:type="spellEnd"/>
            <w:r w:rsidRPr="00B768D5">
              <w:rPr>
                <w:rFonts w:asciiTheme="minorHAnsi" w:hAnsiTheme="minorHAnsi" w:cstheme="minorHAnsi"/>
                <w:color w:val="000000"/>
                <w:sz w:val="18"/>
                <w:szCs w:val="18"/>
              </w:rPr>
              <w:t xml:space="preserve"> have been removed due to regulatory barriers (pricing: cap rate, security). </w:t>
            </w:r>
            <w:proofErr w:type="spellStart"/>
            <w:r w:rsidRPr="00B768D5">
              <w:rPr>
                <w:rFonts w:asciiTheme="minorHAnsi" w:hAnsiTheme="minorHAnsi" w:cstheme="minorHAnsi"/>
                <w:color w:val="000000"/>
                <w:sz w:val="18"/>
                <w:szCs w:val="18"/>
              </w:rPr>
              <w:t>KfW</w:t>
            </w:r>
            <w:proofErr w:type="spellEnd"/>
            <w:r w:rsidRPr="00B768D5">
              <w:rPr>
                <w:rFonts w:asciiTheme="minorHAnsi" w:hAnsiTheme="minorHAnsi" w:cstheme="minorHAnsi"/>
                <w:color w:val="000000"/>
                <w:sz w:val="18"/>
                <w:szCs w:val="18"/>
              </w:rPr>
              <w:t xml:space="preserve"> has also committed an additional funding of $25M to BGFA initiative and more donors and private funds are in discussions to join the initiative.</w:t>
            </w:r>
          </w:p>
        </w:tc>
        <w:tc>
          <w:tcPr>
            <w:tcW w:w="4111" w:type="dxa"/>
            <w:vMerge/>
            <w:shd w:val="clear" w:color="auto" w:fill="auto"/>
          </w:tcPr>
          <w:p w14:paraId="48BE6F09" w14:textId="460FB48D" w:rsidR="007556B8" w:rsidRPr="0037184F" w:rsidRDefault="007556B8" w:rsidP="00E444AE">
            <w:pPr>
              <w:jc w:val="both"/>
              <w:rPr>
                <w:rFonts w:asciiTheme="minorHAnsi" w:hAnsiTheme="minorHAnsi" w:cstheme="minorHAnsi"/>
                <w:sz w:val="18"/>
                <w:szCs w:val="18"/>
              </w:rPr>
            </w:pPr>
          </w:p>
        </w:tc>
      </w:tr>
      <w:tr w:rsidR="007556B8" w:rsidRPr="00694485" w14:paraId="06E09775" w14:textId="4CB67579" w:rsidTr="004F3B10">
        <w:trPr>
          <w:trHeight w:val="997"/>
        </w:trPr>
        <w:tc>
          <w:tcPr>
            <w:tcW w:w="1521" w:type="dxa"/>
            <w:vMerge/>
            <w:shd w:val="clear" w:color="auto" w:fill="auto"/>
          </w:tcPr>
          <w:p w14:paraId="37479C4C" w14:textId="77777777" w:rsidR="007556B8" w:rsidRPr="0037184F" w:rsidRDefault="007556B8" w:rsidP="00490F23">
            <w:pPr>
              <w:rPr>
                <w:rFonts w:asciiTheme="minorHAnsi" w:hAnsiTheme="minorHAnsi" w:cstheme="minorHAnsi"/>
                <w:b/>
                <w:bCs/>
                <w:sz w:val="18"/>
                <w:szCs w:val="18"/>
              </w:rPr>
            </w:pPr>
          </w:p>
        </w:tc>
        <w:tc>
          <w:tcPr>
            <w:tcW w:w="4149" w:type="dxa"/>
            <w:shd w:val="clear" w:color="auto" w:fill="auto"/>
          </w:tcPr>
          <w:p w14:paraId="5143D96A" w14:textId="18C8734C" w:rsidR="007556B8" w:rsidRPr="00E86DFA" w:rsidRDefault="007556B8" w:rsidP="004A15E1">
            <w:pPr>
              <w:jc w:val="both"/>
              <w:rPr>
                <w:rFonts w:asciiTheme="minorHAnsi" w:hAnsiTheme="minorHAnsi" w:cstheme="minorHAnsi"/>
                <w:color w:val="000000" w:themeColor="text1"/>
                <w:sz w:val="18"/>
                <w:szCs w:val="18"/>
              </w:rPr>
            </w:pPr>
            <w:r w:rsidRPr="00E86DFA">
              <w:rPr>
                <w:rFonts w:asciiTheme="minorHAnsi" w:hAnsiTheme="minorHAnsi" w:cstheme="minorHAnsi"/>
                <w:b/>
                <w:bCs/>
                <w:color w:val="000000" w:themeColor="text1"/>
                <w:sz w:val="18"/>
                <w:szCs w:val="18"/>
              </w:rPr>
              <w:t xml:space="preserve">Support for Rural Electrification by RE systems in the </w:t>
            </w:r>
            <w:proofErr w:type="spellStart"/>
            <w:r w:rsidRPr="00E86DFA">
              <w:rPr>
                <w:rFonts w:asciiTheme="minorHAnsi" w:hAnsiTheme="minorHAnsi" w:cstheme="minorHAnsi"/>
                <w:b/>
                <w:bCs/>
                <w:color w:val="000000" w:themeColor="text1"/>
                <w:sz w:val="18"/>
                <w:szCs w:val="18"/>
              </w:rPr>
              <w:t>Liptako-Gourma</w:t>
            </w:r>
            <w:proofErr w:type="spellEnd"/>
            <w:r w:rsidRPr="00E86DFA">
              <w:rPr>
                <w:rFonts w:asciiTheme="minorHAnsi" w:hAnsiTheme="minorHAnsi" w:cstheme="minorHAnsi"/>
                <w:b/>
                <w:bCs/>
                <w:color w:val="000000" w:themeColor="text1"/>
                <w:sz w:val="18"/>
                <w:szCs w:val="18"/>
              </w:rPr>
              <w:t xml:space="preserve"> Region</w:t>
            </w:r>
            <w:r w:rsidRPr="00E86DFA">
              <w:rPr>
                <w:rFonts w:asciiTheme="minorHAnsi" w:hAnsiTheme="minorHAnsi" w:cstheme="minorHAnsi"/>
                <w:bCs/>
                <w:color w:val="000000" w:themeColor="text1"/>
                <w:sz w:val="18"/>
                <w:szCs w:val="18"/>
              </w:rPr>
              <w:t xml:space="preserve">, in Mali, Niger and Burkina Faso implemented </w:t>
            </w:r>
            <w:r w:rsidR="00575E97" w:rsidRPr="00E86DFA">
              <w:rPr>
                <w:rFonts w:asciiTheme="minorHAnsi" w:hAnsiTheme="minorHAnsi" w:cstheme="minorHAnsi"/>
                <w:bCs/>
                <w:color w:val="000000" w:themeColor="text1"/>
                <w:sz w:val="18"/>
                <w:szCs w:val="18"/>
              </w:rPr>
              <w:t>by</w:t>
            </w:r>
            <w:r w:rsidRPr="00E86DFA">
              <w:rPr>
                <w:rFonts w:asciiTheme="minorHAnsi" w:hAnsiTheme="minorHAnsi" w:cstheme="minorHAnsi"/>
                <w:bCs/>
                <w:color w:val="000000" w:themeColor="text1"/>
                <w:sz w:val="18"/>
                <w:szCs w:val="18"/>
              </w:rPr>
              <w:t xml:space="preserve"> UNDP and UNOPS</w:t>
            </w:r>
            <w:r w:rsidR="00575E97" w:rsidRPr="00E86DFA">
              <w:rPr>
                <w:rFonts w:asciiTheme="minorHAnsi" w:hAnsiTheme="minorHAnsi" w:cstheme="minorHAnsi"/>
                <w:bCs/>
                <w:color w:val="000000" w:themeColor="text1"/>
                <w:sz w:val="18"/>
                <w:szCs w:val="18"/>
              </w:rPr>
              <w:t xml:space="preserve"> under the coordination of the </w:t>
            </w:r>
            <w:proofErr w:type="spellStart"/>
            <w:r w:rsidR="00575E97" w:rsidRPr="00E86DFA">
              <w:rPr>
                <w:rFonts w:asciiTheme="minorHAnsi" w:hAnsiTheme="minorHAnsi" w:cstheme="minorHAnsi"/>
                <w:bCs/>
                <w:color w:val="000000" w:themeColor="text1"/>
                <w:sz w:val="18"/>
                <w:szCs w:val="18"/>
              </w:rPr>
              <w:t>Liptako-Gourma</w:t>
            </w:r>
            <w:proofErr w:type="spellEnd"/>
            <w:r w:rsidR="00575E97" w:rsidRPr="00E86DFA">
              <w:rPr>
                <w:rFonts w:asciiTheme="minorHAnsi" w:hAnsiTheme="minorHAnsi" w:cstheme="minorHAnsi"/>
                <w:bCs/>
                <w:color w:val="000000" w:themeColor="text1"/>
                <w:sz w:val="18"/>
                <w:szCs w:val="18"/>
              </w:rPr>
              <w:t xml:space="preserve"> Authority, with ECREEE as partner</w:t>
            </w:r>
            <w:r w:rsidRPr="00E86DFA">
              <w:rPr>
                <w:rFonts w:asciiTheme="minorHAnsi" w:hAnsiTheme="minorHAnsi" w:cstheme="minorHAnsi"/>
                <w:bCs/>
                <w:color w:val="000000" w:themeColor="text1"/>
                <w:sz w:val="18"/>
                <w:szCs w:val="18"/>
              </w:rPr>
              <w:t xml:space="preserve">. </w:t>
            </w:r>
            <w:r w:rsidR="00AF4E3C" w:rsidRPr="00E86DFA">
              <w:rPr>
                <w:rFonts w:asciiTheme="minorHAnsi" w:hAnsiTheme="minorHAnsi" w:cstheme="minorHAnsi"/>
                <w:bCs/>
                <w:color w:val="000000" w:themeColor="text1"/>
                <w:sz w:val="18"/>
                <w:szCs w:val="18"/>
              </w:rPr>
              <w:t>The project started in 2021 and includes</w:t>
            </w:r>
            <w:r w:rsidRPr="00E86DFA">
              <w:rPr>
                <w:rFonts w:asciiTheme="minorHAnsi" w:hAnsiTheme="minorHAnsi" w:cstheme="minorHAnsi"/>
                <w:bCs/>
                <w:color w:val="000000" w:themeColor="text1"/>
                <w:sz w:val="18"/>
                <w:szCs w:val="18"/>
              </w:rPr>
              <w:t xml:space="preserve"> 5 components: 1) institutional support, 2) installation of off-grid power supply solutions, 3) Technical support for the improvement of regulatory frameworks, 4) Support for the development of the local private sector in the domain of renewable energy mini-grids and 5) </w:t>
            </w:r>
            <w:r w:rsidRPr="00E86DFA">
              <w:rPr>
                <w:rFonts w:asciiTheme="minorHAnsi" w:hAnsiTheme="minorHAnsi" w:cstheme="minorHAnsi"/>
                <w:color w:val="000000" w:themeColor="text1"/>
                <w:sz w:val="18"/>
                <w:szCs w:val="18"/>
              </w:rPr>
              <w:t xml:space="preserve">Promotion of productive energy and ecological investment in the cross-border regions of </w:t>
            </w:r>
            <w:proofErr w:type="spellStart"/>
            <w:r w:rsidRPr="00E86DFA">
              <w:rPr>
                <w:rFonts w:asciiTheme="minorHAnsi" w:hAnsiTheme="minorHAnsi" w:cstheme="minorHAnsi"/>
                <w:color w:val="000000" w:themeColor="text1"/>
                <w:sz w:val="18"/>
                <w:szCs w:val="18"/>
              </w:rPr>
              <w:t>Liptako-Gourma</w:t>
            </w:r>
            <w:proofErr w:type="spellEnd"/>
            <w:r w:rsidRPr="00E86DFA">
              <w:rPr>
                <w:rFonts w:asciiTheme="minorHAnsi" w:hAnsiTheme="minorHAnsi" w:cstheme="minorHAnsi"/>
                <w:color w:val="000000" w:themeColor="text1"/>
                <w:sz w:val="18"/>
                <w:szCs w:val="18"/>
              </w:rPr>
              <w:t xml:space="preserve">. Two </w:t>
            </w:r>
            <w:proofErr w:type="spellStart"/>
            <w:r w:rsidRPr="00E86DFA">
              <w:rPr>
                <w:rFonts w:asciiTheme="minorHAnsi" w:hAnsiTheme="minorHAnsi" w:cstheme="minorHAnsi"/>
                <w:color w:val="000000" w:themeColor="text1"/>
                <w:sz w:val="18"/>
                <w:szCs w:val="18"/>
              </w:rPr>
              <w:t>minigrids</w:t>
            </w:r>
            <w:proofErr w:type="spellEnd"/>
            <w:r w:rsidRPr="00E86DFA">
              <w:rPr>
                <w:rFonts w:asciiTheme="minorHAnsi" w:hAnsiTheme="minorHAnsi" w:cstheme="minorHAnsi"/>
                <w:color w:val="000000" w:themeColor="text1"/>
                <w:sz w:val="18"/>
                <w:szCs w:val="18"/>
              </w:rPr>
              <w:t xml:space="preserve"> are expected in the North of Burkina Faso. Total budget of </w:t>
            </w:r>
            <w:r w:rsidRPr="00E86DFA">
              <w:rPr>
                <w:rFonts w:asciiTheme="minorHAnsi" w:eastAsia="Arial" w:hAnsiTheme="minorHAnsi" w:cstheme="minorHAnsi"/>
                <w:color w:val="000000" w:themeColor="text1"/>
                <w:sz w:val="18"/>
                <w:szCs w:val="18"/>
              </w:rPr>
              <w:t>$8 485 765</w:t>
            </w:r>
            <w:r w:rsidRPr="00E86DFA" w:rsidDel="00882A7C">
              <w:rPr>
                <w:rFonts w:asciiTheme="minorHAnsi" w:hAnsiTheme="minorHAnsi" w:cstheme="minorHAnsi"/>
                <w:color w:val="000000" w:themeColor="text1"/>
                <w:sz w:val="18"/>
                <w:szCs w:val="18"/>
              </w:rPr>
              <w:t xml:space="preserve"> </w:t>
            </w:r>
            <w:r w:rsidRPr="00E86DFA">
              <w:rPr>
                <w:rFonts w:asciiTheme="minorHAnsi" w:hAnsiTheme="minorHAnsi" w:cstheme="minorHAnsi"/>
                <w:color w:val="000000" w:themeColor="text1"/>
                <w:sz w:val="18"/>
                <w:szCs w:val="18"/>
              </w:rPr>
              <w:t xml:space="preserve">to be implemented </w:t>
            </w:r>
            <w:r w:rsidRPr="00E86DFA">
              <w:rPr>
                <w:rFonts w:asciiTheme="minorHAnsi" w:eastAsia="Arial" w:hAnsiTheme="minorHAnsi" w:cstheme="minorHAnsi"/>
                <w:color w:val="000000" w:themeColor="text1"/>
                <w:sz w:val="18"/>
                <w:szCs w:val="18"/>
              </w:rPr>
              <w:t>over 37 months starting in 2021.</w:t>
            </w:r>
          </w:p>
        </w:tc>
        <w:tc>
          <w:tcPr>
            <w:tcW w:w="4111" w:type="dxa"/>
            <w:vMerge/>
            <w:shd w:val="clear" w:color="auto" w:fill="auto"/>
          </w:tcPr>
          <w:p w14:paraId="0EC58E8F" w14:textId="5D1B6020" w:rsidR="007556B8" w:rsidRPr="0037184F" w:rsidRDefault="007556B8" w:rsidP="00E444AE">
            <w:pPr>
              <w:jc w:val="both"/>
              <w:rPr>
                <w:rFonts w:asciiTheme="minorHAnsi" w:hAnsiTheme="minorHAnsi" w:cstheme="minorHAnsi"/>
                <w:sz w:val="18"/>
                <w:szCs w:val="18"/>
              </w:rPr>
            </w:pPr>
          </w:p>
        </w:tc>
      </w:tr>
      <w:tr w:rsidR="00BB7D81" w:rsidRPr="00694485" w14:paraId="75E45408" w14:textId="77777777" w:rsidTr="00823806">
        <w:trPr>
          <w:trHeight w:val="643"/>
        </w:trPr>
        <w:tc>
          <w:tcPr>
            <w:tcW w:w="1521" w:type="dxa"/>
            <w:shd w:val="clear" w:color="auto" w:fill="auto"/>
          </w:tcPr>
          <w:p w14:paraId="6C09724F" w14:textId="28AC3457" w:rsidR="00BB7D81" w:rsidRPr="00EF5F9B" w:rsidRDefault="00BB7D81" w:rsidP="00490F23">
            <w:pPr>
              <w:rPr>
                <w:rFonts w:asciiTheme="minorHAnsi" w:hAnsiTheme="minorHAnsi" w:cstheme="minorHAnsi"/>
                <w:b/>
                <w:color w:val="000000"/>
                <w:sz w:val="18"/>
                <w:szCs w:val="18"/>
              </w:rPr>
            </w:pPr>
            <w:r w:rsidRPr="00EF5F9B">
              <w:rPr>
                <w:rFonts w:asciiTheme="minorHAnsi" w:hAnsiTheme="minorHAnsi" w:cstheme="minorHAnsi"/>
                <w:b/>
                <w:color w:val="000000"/>
                <w:sz w:val="18"/>
                <w:szCs w:val="18"/>
              </w:rPr>
              <w:t>Denmark</w:t>
            </w:r>
          </w:p>
        </w:tc>
        <w:tc>
          <w:tcPr>
            <w:tcW w:w="4149" w:type="dxa"/>
            <w:shd w:val="clear" w:color="auto" w:fill="auto"/>
          </w:tcPr>
          <w:p w14:paraId="4173264D" w14:textId="7C45CBC1" w:rsidR="00BB7D81" w:rsidRPr="00E86DFA" w:rsidRDefault="00BB7D81" w:rsidP="00490F23">
            <w:pPr>
              <w:rPr>
                <w:rFonts w:asciiTheme="minorHAnsi" w:hAnsiTheme="minorHAnsi" w:cstheme="minorHAnsi"/>
                <w:color w:val="000000" w:themeColor="text1"/>
                <w:sz w:val="18"/>
                <w:szCs w:val="18"/>
                <w:shd w:val="clear" w:color="auto" w:fill="FFFFFF"/>
              </w:rPr>
            </w:pPr>
            <w:r w:rsidRPr="00E86DFA">
              <w:rPr>
                <w:rFonts w:asciiTheme="minorHAnsi" w:eastAsia="Calibri" w:hAnsiTheme="minorHAnsi" w:cstheme="minorHAnsi"/>
                <w:color w:val="000000" w:themeColor="text1"/>
                <w:sz w:val="18"/>
                <w:szCs w:val="18"/>
              </w:rPr>
              <w:t xml:space="preserve">Water, energy and agriculture project in fragile border areas with a budget of about USD </w:t>
            </w:r>
            <w:r w:rsidRPr="00E86DFA">
              <w:rPr>
                <w:rFonts w:asciiTheme="minorHAnsi" w:hAnsiTheme="minorHAnsi" w:cstheme="minorHAnsi"/>
                <w:color w:val="000000" w:themeColor="text1"/>
                <w:sz w:val="18"/>
                <w:szCs w:val="18"/>
              </w:rPr>
              <w:t>8.3</w:t>
            </w:r>
            <w:r w:rsidR="00575E97" w:rsidRPr="00E86DFA">
              <w:rPr>
                <w:rFonts w:asciiTheme="minorHAnsi" w:hAnsiTheme="minorHAnsi" w:cstheme="minorHAnsi"/>
                <w:color w:val="000000" w:themeColor="text1"/>
                <w:sz w:val="18"/>
                <w:szCs w:val="18"/>
              </w:rPr>
              <w:t xml:space="preserve"> million</w:t>
            </w:r>
            <w:r w:rsidR="00451F33" w:rsidRPr="00E86DFA">
              <w:rPr>
                <w:rFonts w:asciiTheme="minorHAnsi" w:hAnsiTheme="minorHAnsi" w:cstheme="minorHAnsi"/>
                <w:color w:val="000000" w:themeColor="text1"/>
                <w:sz w:val="18"/>
                <w:szCs w:val="18"/>
              </w:rPr>
              <w:t>.</w:t>
            </w:r>
          </w:p>
        </w:tc>
        <w:tc>
          <w:tcPr>
            <w:tcW w:w="4111" w:type="dxa"/>
            <w:shd w:val="clear" w:color="auto" w:fill="auto"/>
          </w:tcPr>
          <w:p w14:paraId="67B3C047" w14:textId="4319A444" w:rsidR="00BB7D81" w:rsidRPr="00823806" w:rsidRDefault="000D1979" w:rsidP="00490F23">
            <w:pPr>
              <w:rPr>
                <w:rFonts w:asciiTheme="minorHAnsi" w:hAnsiTheme="minorHAnsi" w:cstheme="minorHAnsi"/>
                <w:sz w:val="18"/>
                <w:szCs w:val="18"/>
              </w:rPr>
            </w:pPr>
            <w:r w:rsidRPr="0037184F">
              <w:rPr>
                <w:rFonts w:asciiTheme="minorHAnsi" w:hAnsiTheme="minorHAnsi" w:cstheme="minorHAnsi"/>
                <w:sz w:val="18"/>
                <w:szCs w:val="18"/>
              </w:rPr>
              <w:t xml:space="preserve">Synergy with </w:t>
            </w:r>
            <w:r w:rsidR="00FB1B4E" w:rsidRPr="0037184F">
              <w:rPr>
                <w:rFonts w:asciiTheme="minorHAnsi" w:hAnsiTheme="minorHAnsi" w:cstheme="minorHAnsi"/>
                <w:sz w:val="18"/>
                <w:szCs w:val="18"/>
              </w:rPr>
              <w:t>PC1 and PC2</w:t>
            </w:r>
            <w:r w:rsidRPr="0037184F">
              <w:rPr>
                <w:rFonts w:asciiTheme="minorHAnsi" w:hAnsiTheme="minorHAnsi" w:cstheme="minorHAnsi"/>
                <w:sz w:val="18"/>
                <w:szCs w:val="18"/>
              </w:rPr>
              <w:t xml:space="preserve">. </w:t>
            </w:r>
            <w:r w:rsidR="001732C2" w:rsidRPr="00823806">
              <w:rPr>
                <w:rFonts w:asciiTheme="minorHAnsi" w:hAnsiTheme="minorHAnsi" w:cstheme="minorHAnsi"/>
                <w:sz w:val="18"/>
                <w:szCs w:val="18"/>
              </w:rPr>
              <w:t xml:space="preserve">No co-financing expected although synergy is clearly established. </w:t>
            </w:r>
          </w:p>
        </w:tc>
      </w:tr>
      <w:tr w:rsidR="00BB7D81" w:rsidRPr="00694485" w14:paraId="6693BA68" w14:textId="77777777" w:rsidTr="00823806">
        <w:trPr>
          <w:trHeight w:val="997"/>
        </w:trPr>
        <w:tc>
          <w:tcPr>
            <w:tcW w:w="1521" w:type="dxa"/>
            <w:shd w:val="clear" w:color="auto" w:fill="auto"/>
          </w:tcPr>
          <w:p w14:paraId="01D3580F" w14:textId="3BB41B66" w:rsidR="00BB7D81" w:rsidRPr="00EF5F9B" w:rsidRDefault="00783FA8" w:rsidP="00490F23">
            <w:pPr>
              <w:rPr>
                <w:rFonts w:asciiTheme="minorHAnsi" w:hAnsiTheme="minorHAnsi" w:cstheme="minorHAnsi"/>
                <w:b/>
                <w:color w:val="000000"/>
                <w:sz w:val="18"/>
                <w:szCs w:val="18"/>
              </w:rPr>
            </w:pPr>
            <w:proofErr w:type="spellStart"/>
            <w:r w:rsidRPr="00EF5F9B">
              <w:rPr>
                <w:rFonts w:asciiTheme="minorHAnsi" w:hAnsiTheme="minorHAnsi" w:cstheme="minorHAnsi"/>
                <w:b/>
                <w:color w:val="000000"/>
                <w:sz w:val="18"/>
                <w:szCs w:val="18"/>
              </w:rPr>
              <w:t>KfW</w:t>
            </w:r>
            <w:proofErr w:type="spellEnd"/>
            <w:r w:rsidR="00BB7D81" w:rsidRPr="00EF5F9B">
              <w:rPr>
                <w:rFonts w:asciiTheme="minorHAnsi" w:hAnsiTheme="minorHAnsi" w:cstheme="minorHAnsi"/>
                <w:b/>
                <w:color w:val="000000"/>
                <w:sz w:val="18"/>
                <w:szCs w:val="18"/>
              </w:rPr>
              <w:t xml:space="preserve"> + FFO</w:t>
            </w:r>
          </w:p>
        </w:tc>
        <w:tc>
          <w:tcPr>
            <w:tcW w:w="4149" w:type="dxa"/>
            <w:shd w:val="clear" w:color="auto" w:fill="auto"/>
          </w:tcPr>
          <w:p w14:paraId="478E9086" w14:textId="21EE3533" w:rsidR="00CB2C95" w:rsidRPr="00E86DFA" w:rsidRDefault="00783FA8" w:rsidP="00E86DFA">
            <w:pPr>
              <w:pStyle w:val="NormalWeb"/>
              <w:spacing w:before="0" w:beforeAutospacing="0" w:after="0" w:afterAutospacing="0"/>
              <w:rPr>
                <w:rFonts w:asciiTheme="minorHAnsi" w:hAnsiTheme="minorHAnsi" w:cstheme="minorHAnsi"/>
                <w:color w:val="000000" w:themeColor="text1"/>
                <w:sz w:val="18"/>
                <w:szCs w:val="18"/>
              </w:rPr>
            </w:pPr>
            <w:r w:rsidRPr="00E86DFA">
              <w:rPr>
                <w:rFonts w:asciiTheme="minorHAnsi" w:hAnsiTheme="minorHAnsi" w:cstheme="minorHAnsi"/>
                <w:color w:val="000000" w:themeColor="text1"/>
                <w:sz w:val="18"/>
                <w:szCs w:val="18"/>
              </w:rPr>
              <w:t>PATRIP aims to stabili</w:t>
            </w:r>
            <w:r w:rsidR="00105F17" w:rsidRPr="00E86DFA">
              <w:rPr>
                <w:rFonts w:asciiTheme="minorHAnsi" w:hAnsiTheme="minorHAnsi" w:cstheme="minorHAnsi"/>
                <w:color w:val="000000" w:themeColor="text1"/>
                <w:sz w:val="18"/>
                <w:szCs w:val="18"/>
              </w:rPr>
              <w:t>z</w:t>
            </w:r>
            <w:r w:rsidRPr="00E86DFA">
              <w:rPr>
                <w:rFonts w:asciiTheme="minorHAnsi" w:hAnsiTheme="minorHAnsi" w:cstheme="minorHAnsi"/>
                <w:color w:val="000000" w:themeColor="text1"/>
                <w:sz w:val="18"/>
                <w:szCs w:val="18"/>
              </w:rPr>
              <w:t>e fragile border regions by focusing on cross-border projects to promote local conflict resolution mechanisms, legitimate governance and social cohesion. To this end, PATRIP combines basic infrastructure with cross-border political dialogue between communities and state administration. An important element in this context is the involvement of state actors to strengthen confidence in state security.</w:t>
            </w:r>
            <w:r w:rsidR="00CB2C95" w:rsidRPr="00E86DFA">
              <w:rPr>
                <w:rFonts w:asciiTheme="minorHAnsi" w:hAnsiTheme="minorHAnsi" w:cstheme="minorHAnsi"/>
                <w:color w:val="000000" w:themeColor="text1"/>
                <w:sz w:val="18"/>
                <w:szCs w:val="18"/>
              </w:rPr>
              <w:t xml:space="preserve"> </w:t>
            </w:r>
            <w:r w:rsidRPr="00E86DFA">
              <w:rPr>
                <w:rFonts w:asciiTheme="minorHAnsi" w:hAnsiTheme="minorHAnsi" w:cstheme="minorHAnsi"/>
                <w:color w:val="000000" w:themeColor="text1"/>
                <w:sz w:val="18"/>
                <w:szCs w:val="18"/>
              </w:rPr>
              <w:t>Bringing together communities from both sides of the border can yield several positive effects in this context</w:t>
            </w:r>
            <w:r w:rsidR="00506A0D">
              <w:rPr>
                <w:rFonts w:asciiTheme="minorHAnsi" w:hAnsiTheme="minorHAnsi" w:cstheme="minorHAnsi"/>
                <w:color w:val="000000" w:themeColor="text1"/>
                <w:sz w:val="18"/>
                <w:szCs w:val="18"/>
              </w:rPr>
              <w:t>, and p</w:t>
            </w:r>
            <w:r w:rsidR="00CB2C95" w:rsidRPr="00E86DFA">
              <w:rPr>
                <w:rFonts w:asciiTheme="minorHAnsi" w:hAnsiTheme="minorHAnsi" w:cstheme="minorHAnsi"/>
                <w:color w:val="000000" w:themeColor="text1"/>
                <w:sz w:val="18"/>
                <w:szCs w:val="18"/>
              </w:rPr>
              <w:t>romot</w:t>
            </w:r>
            <w:r w:rsidR="00506A0D">
              <w:rPr>
                <w:rFonts w:asciiTheme="minorHAnsi" w:hAnsiTheme="minorHAnsi" w:cstheme="minorHAnsi"/>
                <w:color w:val="000000" w:themeColor="text1"/>
                <w:sz w:val="18"/>
                <w:szCs w:val="18"/>
              </w:rPr>
              <w:t>e</w:t>
            </w:r>
            <w:r w:rsidR="00CB2C95" w:rsidRPr="00E86DFA">
              <w:rPr>
                <w:rFonts w:asciiTheme="minorHAnsi" w:hAnsiTheme="minorHAnsi" w:cstheme="minorHAnsi"/>
                <w:color w:val="000000" w:themeColor="text1"/>
                <w:sz w:val="18"/>
                <w:szCs w:val="18"/>
              </w:rPr>
              <w:t xml:space="preserve"> closer cooperation on both a state- as well as an inter-communal level</w:t>
            </w:r>
            <w:r w:rsidR="00506A0D">
              <w:rPr>
                <w:rFonts w:asciiTheme="minorHAnsi" w:hAnsiTheme="minorHAnsi" w:cstheme="minorHAnsi"/>
                <w:color w:val="000000" w:themeColor="text1"/>
                <w:sz w:val="18"/>
                <w:szCs w:val="18"/>
              </w:rPr>
              <w:t xml:space="preserve">, by: </w:t>
            </w:r>
          </w:p>
          <w:p w14:paraId="434B4D21" w14:textId="48624013" w:rsidR="00CB2C95" w:rsidRPr="00E86DFA" w:rsidRDefault="00CB2C95" w:rsidP="00E86DFA">
            <w:pPr>
              <w:numPr>
                <w:ilvl w:val="0"/>
                <w:numId w:val="35"/>
              </w:numPr>
              <w:rPr>
                <w:rFonts w:asciiTheme="minorHAnsi" w:hAnsiTheme="minorHAnsi" w:cstheme="minorHAnsi"/>
                <w:color w:val="000000" w:themeColor="text1"/>
                <w:sz w:val="18"/>
                <w:szCs w:val="18"/>
              </w:rPr>
            </w:pPr>
            <w:r w:rsidRPr="00E86DFA">
              <w:rPr>
                <w:rFonts w:asciiTheme="minorHAnsi" w:hAnsiTheme="minorHAnsi" w:cstheme="minorHAnsi"/>
                <w:color w:val="000000" w:themeColor="text1"/>
                <w:sz w:val="18"/>
                <w:szCs w:val="18"/>
              </w:rPr>
              <w:t xml:space="preserve">Creating a safer and more enabling environment for </w:t>
            </w:r>
            <w:proofErr w:type="gramStart"/>
            <w:r w:rsidRPr="00E86DFA">
              <w:rPr>
                <w:rFonts w:asciiTheme="minorHAnsi" w:hAnsiTheme="minorHAnsi" w:cstheme="minorHAnsi"/>
                <w:color w:val="000000" w:themeColor="text1"/>
                <w:sz w:val="18"/>
                <w:szCs w:val="18"/>
              </w:rPr>
              <w:t>trade</w:t>
            </w:r>
            <w:r w:rsidR="00506A0D">
              <w:rPr>
                <w:rFonts w:asciiTheme="minorHAnsi" w:hAnsiTheme="minorHAnsi" w:cstheme="minorHAnsi"/>
                <w:color w:val="000000" w:themeColor="text1"/>
                <w:sz w:val="18"/>
                <w:szCs w:val="18"/>
              </w:rPr>
              <w:t>;</w:t>
            </w:r>
            <w:proofErr w:type="gramEnd"/>
          </w:p>
          <w:p w14:paraId="3ADACCC5" w14:textId="5C764D84" w:rsidR="00CB2C95" w:rsidRPr="00E86DFA" w:rsidRDefault="00CB2C95" w:rsidP="00E86DFA">
            <w:pPr>
              <w:numPr>
                <w:ilvl w:val="0"/>
                <w:numId w:val="35"/>
              </w:numPr>
              <w:rPr>
                <w:rFonts w:asciiTheme="minorHAnsi" w:hAnsiTheme="minorHAnsi" w:cstheme="minorHAnsi"/>
                <w:color w:val="000000" w:themeColor="text1"/>
                <w:sz w:val="18"/>
                <w:szCs w:val="18"/>
              </w:rPr>
            </w:pPr>
            <w:r w:rsidRPr="00E86DFA">
              <w:rPr>
                <w:rFonts w:asciiTheme="minorHAnsi" w:hAnsiTheme="minorHAnsi" w:cstheme="minorHAnsi"/>
                <w:color w:val="000000" w:themeColor="text1"/>
                <w:sz w:val="18"/>
                <w:szCs w:val="18"/>
              </w:rPr>
              <w:t xml:space="preserve">Increasing the reach of public </w:t>
            </w:r>
            <w:proofErr w:type="gramStart"/>
            <w:r w:rsidRPr="00E86DFA">
              <w:rPr>
                <w:rFonts w:asciiTheme="minorHAnsi" w:hAnsiTheme="minorHAnsi" w:cstheme="minorHAnsi"/>
                <w:color w:val="000000" w:themeColor="text1"/>
                <w:sz w:val="18"/>
                <w:szCs w:val="18"/>
              </w:rPr>
              <w:t>services</w:t>
            </w:r>
            <w:r w:rsidR="00506A0D">
              <w:rPr>
                <w:rFonts w:asciiTheme="minorHAnsi" w:hAnsiTheme="minorHAnsi" w:cstheme="minorHAnsi"/>
                <w:color w:val="000000" w:themeColor="text1"/>
                <w:sz w:val="18"/>
                <w:szCs w:val="18"/>
              </w:rPr>
              <w:t>;</w:t>
            </w:r>
            <w:proofErr w:type="gramEnd"/>
          </w:p>
          <w:p w14:paraId="76EE7CFA" w14:textId="34E66BEC" w:rsidR="00CB2C95" w:rsidRPr="00E86DFA" w:rsidRDefault="00CB2C95" w:rsidP="00E86DFA">
            <w:pPr>
              <w:numPr>
                <w:ilvl w:val="0"/>
                <w:numId w:val="35"/>
              </w:numPr>
              <w:rPr>
                <w:rFonts w:asciiTheme="minorHAnsi" w:hAnsiTheme="minorHAnsi" w:cstheme="minorHAnsi"/>
                <w:color w:val="000000" w:themeColor="text1"/>
                <w:sz w:val="18"/>
                <w:szCs w:val="18"/>
              </w:rPr>
            </w:pPr>
            <w:r w:rsidRPr="00E86DFA">
              <w:rPr>
                <w:rFonts w:asciiTheme="minorHAnsi" w:hAnsiTheme="minorHAnsi" w:cstheme="minorHAnsi"/>
                <w:color w:val="000000" w:themeColor="text1"/>
                <w:sz w:val="18"/>
                <w:szCs w:val="18"/>
              </w:rPr>
              <w:t>Providing more opportunities for cultural exchange</w:t>
            </w:r>
            <w:r w:rsidR="00506A0D">
              <w:rPr>
                <w:rFonts w:asciiTheme="minorHAnsi" w:hAnsiTheme="minorHAnsi" w:cstheme="minorHAnsi"/>
                <w:color w:val="000000" w:themeColor="text1"/>
                <w:sz w:val="18"/>
                <w:szCs w:val="18"/>
              </w:rPr>
              <w:t>.</w:t>
            </w:r>
          </w:p>
          <w:p w14:paraId="23E5E42F" w14:textId="650904B6" w:rsidR="00BB7D81" w:rsidRPr="00E86DFA" w:rsidRDefault="00CB2C95" w:rsidP="00490F23">
            <w:pPr>
              <w:rPr>
                <w:rFonts w:asciiTheme="minorHAnsi" w:hAnsiTheme="minorHAnsi" w:cstheme="minorHAnsi"/>
                <w:color w:val="000000" w:themeColor="text1"/>
                <w:sz w:val="18"/>
                <w:szCs w:val="18"/>
                <w:shd w:val="clear" w:color="auto" w:fill="FFFFFF"/>
              </w:rPr>
            </w:pPr>
            <w:r w:rsidRPr="00E86DFA">
              <w:rPr>
                <w:rFonts w:asciiTheme="minorHAnsi" w:hAnsiTheme="minorHAnsi" w:cstheme="minorHAnsi"/>
                <w:color w:val="000000" w:themeColor="text1"/>
                <w:sz w:val="18"/>
                <w:szCs w:val="18"/>
                <w:shd w:val="clear" w:color="auto" w:fill="FFFFFF"/>
              </w:rPr>
              <w:t xml:space="preserve">The </w:t>
            </w:r>
            <w:r w:rsidR="0062201B" w:rsidRPr="00E86DFA">
              <w:rPr>
                <w:rFonts w:asciiTheme="minorHAnsi" w:hAnsiTheme="minorHAnsi" w:cstheme="minorHAnsi"/>
                <w:color w:val="000000" w:themeColor="text1"/>
                <w:sz w:val="18"/>
                <w:szCs w:val="18"/>
                <w:shd w:val="clear" w:color="auto" w:fill="FFFFFF"/>
              </w:rPr>
              <w:t>current project is budgeted for</w:t>
            </w:r>
            <w:r w:rsidR="0062201B" w:rsidRPr="00E86DFA">
              <w:rPr>
                <w:rFonts w:asciiTheme="minorHAnsi" w:eastAsia="Calibri" w:hAnsiTheme="minorHAnsi" w:cstheme="minorHAnsi"/>
                <w:color w:val="000000" w:themeColor="text1"/>
                <w:sz w:val="18"/>
                <w:szCs w:val="18"/>
              </w:rPr>
              <w:t xml:space="preserve"> USD 11.7</w:t>
            </w:r>
            <w:r w:rsidR="00575E97" w:rsidRPr="00E86DFA">
              <w:rPr>
                <w:rFonts w:asciiTheme="minorHAnsi" w:eastAsia="Calibri" w:hAnsiTheme="minorHAnsi" w:cstheme="minorHAnsi"/>
                <w:color w:val="000000" w:themeColor="text1"/>
                <w:sz w:val="18"/>
                <w:szCs w:val="18"/>
              </w:rPr>
              <w:t xml:space="preserve"> million</w:t>
            </w:r>
            <w:r w:rsidR="0062201B" w:rsidRPr="00E86DFA">
              <w:rPr>
                <w:rFonts w:asciiTheme="minorHAnsi" w:eastAsia="Calibri" w:hAnsiTheme="minorHAnsi" w:cstheme="minorHAnsi"/>
                <w:color w:val="000000" w:themeColor="text1"/>
                <w:sz w:val="18"/>
                <w:szCs w:val="18"/>
              </w:rPr>
              <w:t>.</w:t>
            </w:r>
          </w:p>
        </w:tc>
        <w:tc>
          <w:tcPr>
            <w:tcW w:w="4111" w:type="dxa"/>
            <w:shd w:val="clear" w:color="auto" w:fill="auto"/>
          </w:tcPr>
          <w:p w14:paraId="41294047" w14:textId="4A7BA97D" w:rsidR="00BB7D81" w:rsidRPr="00823806" w:rsidRDefault="000D1979" w:rsidP="00823806">
            <w:pPr>
              <w:jc w:val="both"/>
              <w:rPr>
                <w:rFonts w:asciiTheme="minorHAnsi" w:hAnsiTheme="minorHAnsi" w:cstheme="minorHAnsi"/>
                <w:sz w:val="18"/>
                <w:szCs w:val="18"/>
              </w:rPr>
            </w:pPr>
            <w:r w:rsidRPr="0037184F">
              <w:rPr>
                <w:rFonts w:asciiTheme="minorHAnsi" w:hAnsiTheme="minorHAnsi" w:cstheme="minorHAnsi"/>
                <w:sz w:val="18"/>
                <w:szCs w:val="18"/>
              </w:rPr>
              <w:t xml:space="preserve">Synergy with </w:t>
            </w:r>
            <w:r w:rsidR="001854F2" w:rsidRPr="0037184F">
              <w:rPr>
                <w:rFonts w:asciiTheme="minorHAnsi" w:hAnsiTheme="minorHAnsi" w:cstheme="minorHAnsi"/>
                <w:sz w:val="18"/>
                <w:szCs w:val="18"/>
              </w:rPr>
              <w:t>PC1 and PC2</w:t>
            </w:r>
            <w:r w:rsidR="00D55AEF" w:rsidRPr="0037184F">
              <w:rPr>
                <w:rFonts w:asciiTheme="minorHAnsi" w:hAnsiTheme="minorHAnsi" w:cstheme="minorHAnsi"/>
                <w:sz w:val="18"/>
                <w:szCs w:val="18"/>
              </w:rPr>
              <w:t>.</w:t>
            </w:r>
            <w:r w:rsidR="001732C2" w:rsidRPr="00823806">
              <w:rPr>
                <w:rFonts w:asciiTheme="minorHAnsi" w:hAnsiTheme="minorHAnsi" w:cstheme="minorHAnsi"/>
                <w:sz w:val="18"/>
                <w:szCs w:val="18"/>
              </w:rPr>
              <w:t xml:space="preserve"> No co-financing expected although synergy is clearly established.</w:t>
            </w:r>
          </w:p>
        </w:tc>
      </w:tr>
      <w:tr w:rsidR="00BB7D81" w:rsidRPr="00694485" w14:paraId="47FF1D75" w14:textId="77777777" w:rsidTr="00823806">
        <w:trPr>
          <w:trHeight w:val="997"/>
        </w:trPr>
        <w:tc>
          <w:tcPr>
            <w:tcW w:w="1521" w:type="dxa"/>
            <w:shd w:val="clear" w:color="auto" w:fill="auto"/>
          </w:tcPr>
          <w:p w14:paraId="10F9F472" w14:textId="09957043" w:rsidR="00BB7D81" w:rsidRPr="00EF5F9B" w:rsidRDefault="00BB7D81" w:rsidP="00490F23">
            <w:pPr>
              <w:rPr>
                <w:rFonts w:asciiTheme="minorHAnsi" w:hAnsiTheme="minorHAnsi" w:cstheme="minorHAnsi"/>
                <w:b/>
                <w:color w:val="000000"/>
                <w:sz w:val="18"/>
                <w:szCs w:val="18"/>
              </w:rPr>
            </w:pPr>
            <w:r w:rsidRPr="00EF5F9B">
              <w:rPr>
                <w:rFonts w:asciiTheme="minorHAnsi" w:hAnsiTheme="minorHAnsi" w:cstheme="minorHAnsi"/>
                <w:b/>
                <w:color w:val="000000"/>
                <w:sz w:val="18"/>
                <w:szCs w:val="18"/>
              </w:rPr>
              <w:t>Millennium Challenge Corporation (MCC)</w:t>
            </w:r>
          </w:p>
        </w:tc>
        <w:tc>
          <w:tcPr>
            <w:tcW w:w="4149" w:type="dxa"/>
            <w:shd w:val="clear" w:color="auto" w:fill="auto"/>
          </w:tcPr>
          <w:p w14:paraId="60236B64" w14:textId="0521F096" w:rsidR="00BB7D81" w:rsidRPr="0037184F" w:rsidRDefault="00C608E6" w:rsidP="004A15E1">
            <w:pPr>
              <w:jc w:val="both"/>
              <w:rPr>
                <w:rFonts w:asciiTheme="minorHAnsi" w:hAnsiTheme="minorHAnsi" w:cstheme="minorHAnsi"/>
                <w:color w:val="000000"/>
                <w:sz w:val="18"/>
                <w:szCs w:val="18"/>
                <w:shd w:val="clear" w:color="auto" w:fill="FFFFFF"/>
              </w:rPr>
            </w:pPr>
            <w:r>
              <w:rPr>
                <w:rFonts w:asciiTheme="minorHAnsi" w:hAnsiTheme="minorHAnsi" w:cstheme="minorHAnsi"/>
                <w:color w:val="000000"/>
                <w:sz w:val="18"/>
                <w:szCs w:val="18"/>
                <w:shd w:val="clear" w:color="auto" w:fill="FFFFFF"/>
              </w:rPr>
              <w:t xml:space="preserve">USD </w:t>
            </w:r>
            <w:r w:rsidR="00BB7D81" w:rsidRPr="0037184F">
              <w:rPr>
                <w:rFonts w:asciiTheme="minorHAnsi" w:hAnsiTheme="minorHAnsi" w:cstheme="minorHAnsi"/>
                <w:color w:val="000000"/>
                <w:sz w:val="18"/>
                <w:szCs w:val="18"/>
                <w:shd w:val="clear" w:color="auto" w:fill="FFFFFF"/>
              </w:rPr>
              <w:t>450 million compact agreement with the Government of Burkina Faso aims to address the country’s main binding constraint to economic growth: access to affordable and reliable electricity. The Strengthening Electricity Sector Effectiveness Project; the Cost-Effective and Reliable Electricity Supply Project; and the Grid Development and Access Project.</w:t>
            </w:r>
          </w:p>
        </w:tc>
        <w:tc>
          <w:tcPr>
            <w:tcW w:w="4111" w:type="dxa"/>
            <w:shd w:val="clear" w:color="auto" w:fill="auto"/>
          </w:tcPr>
          <w:p w14:paraId="11E63800" w14:textId="10715C84" w:rsidR="00BB7D81" w:rsidRPr="0037184F" w:rsidRDefault="001732C2" w:rsidP="00823806">
            <w:pPr>
              <w:jc w:val="both"/>
              <w:rPr>
                <w:rFonts w:asciiTheme="minorHAnsi" w:hAnsiTheme="minorHAnsi" w:cstheme="minorHAnsi"/>
                <w:sz w:val="18"/>
                <w:szCs w:val="18"/>
              </w:rPr>
            </w:pPr>
            <w:r>
              <w:rPr>
                <w:rFonts w:asciiTheme="minorHAnsi" w:hAnsiTheme="minorHAnsi" w:cstheme="minorHAnsi"/>
                <w:sz w:val="18"/>
                <w:szCs w:val="18"/>
              </w:rPr>
              <w:t>Thoug</w:t>
            </w:r>
            <w:r w:rsidRPr="00823806">
              <w:rPr>
                <w:rFonts w:asciiTheme="minorHAnsi" w:hAnsiTheme="minorHAnsi" w:cstheme="minorHAnsi"/>
                <w:sz w:val="18"/>
                <w:szCs w:val="18"/>
              </w:rPr>
              <w:t xml:space="preserve">h the MCC is focused on grid-extension, </w:t>
            </w:r>
            <w:r>
              <w:rPr>
                <w:rFonts w:asciiTheme="minorHAnsi" w:hAnsiTheme="minorHAnsi" w:cstheme="minorHAnsi"/>
                <w:sz w:val="18"/>
                <w:szCs w:val="18"/>
              </w:rPr>
              <w:t xml:space="preserve">through the engagements during the PPG phase, the MCC has indicated interest in supporting some outputs aside from common thematic areas such as capacity-building of institutional actors. The MCC is specifically interested in the promotion of the productive use of energy and gender mainstreaming aspect of the AMP project. </w:t>
            </w:r>
            <w:r w:rsidRPr="00823806">
              <w:rPr>
                <w:rFonts w:asciiTheme="minorHAnsi" w:hAnsiTheme="minorHAnsi" w:cstheme="minorHAnsi"/>
                <w:sz w:val="18"/>
                <w:szCs w:val="18"/>
              </w:rPr>
              <w:t xml:space="preserve">Though the MCC indicated interest in co-financing </w:t>
            </w:r>
            <w:r w:rsidR="00203814" w:rsidRPr="00823806">
              <w:rPr>
                <w:rFonts w:asciiTheme="minorHAnsi" w:hAnsiTheme="minorHAnsi" w:cstheme="minorHAnsi"/>
                <w:sz w:val="18"/>
                <w:szCs w:val="18"/>
              </w:rPr>
              <w:t xml:space="preserve">some outputs of the AMP project where synergy is clear, at this stage it is not able to </w:t>
            </w:r>
            <w:r w:rsidR="00203814">
              <w:rPr>
                <w:rFonts w:asciiTheme="minorHAnsi" w:hAnsiTheme="minorHAnsi" w:cstheme="minorHAnsi"/>
                <w:sz w:val="18"/>
                <w:szCs w:val="18"/>
              </w:rPr>
              <w:t xml:space="preserve">commit to a specific amount. This will be done mostly likely in 2022, when </w:t>
            </w:r>
            <w:r w:rsidR="00BE7ED4">
              <w:rPr>
                <w:rFonts w:asciiTheme="minorHAnsi" w:hAnsiTheme="minorHAnsi" w:cstheme="minorHAnsi"/>
                <w:sz w:val="18"/>
                <w:szCs w:val="18"/>
              </w:rPr>
              <w:t>their interventions are more clearly defined</w:t>
            </w:r>
            <w:r w:rsidR="00203814">
              <w:rPr>
                <w:rFonts w:asciiTheme="minorHAnsi" w:hAnsiTheme="minorHAnsi" w:cstheme="minorHAnsi"/>
                <w:sz w:val="18"/>
                <w:szCs w:val="18"/>
              </w:rPr>
              <w:t xml:space="preserve">. </w:t>
            </w:r>
          </w:p>
        </w:tc>
      </w:tr>
      <w:tr w:rsidR="00BB7D81" w:rsidRPr="00694485" w14:paraId="00908B9A" w14:textId="63524BA3" w:rsidTr="00823806">
        <w:trPr>
          <w:trHeight w:val="997"/>
        </w:trPr>
        <w:tc>
          <w:tcPr>
            <w:tcW w:w="1521" w:type="dxa"/>
            <w:shd w:val="clear" w:color="auto" w:fill="auto"/>
          </w:tcPr>
          <w:p w14:paraId="5195DDF0" w14:textId="62F5E990" w:rsidR="00BB7D81" w:rsidRPr="0037184F" w:rsidRDefault="00BB7D81" w:rsidP="00490F23">
            <w:pPr>
              <w:rPr>
                <w:rFonts w:asciiTheme="minorHAnsi" w:hAnsiTheme="minorHAnsi" w:cstheme="minorHAnsi"/>
                <w:b/>
                <w:bCs/>
                <w:sz w:val="18"/>
                <w:szCs w:val="18"/>
              </w:rPr>
            </w:pPr>
            <w:r w:rsidRPr="0037184F">
              <w:rPr>
                <w:rFonts w:asciiTheme="minorHAnsi" w:hAnsiTheme="minorHAnsi" w:cstheme="minorHAnsi"/>
                <w:b/>
                <w:color w:val="000000"/>
                <w:sz w:val="18"/>
                <w:szCs w:val="18"/>
              </w:rPr>
              <w:t>Water and Energy for Food (WE4F) - $63M</w:t>
            </w:r>
          </w:p>
        </w:tc>
        <w:tc>
          <w:tcPr>
            <w:tcW w:w="4149" w:type="dxa"/>
            <w:shd w:val="clear" w:color="auto" w:fill="auto"/>
          </w:tcPr>
          <w:p w14:paraId="7D701647" w14:textId="02176B9C" w:rsidR="00BB7D81" w:rsidRPr="0037184F" w:rsidRDefault="00BB7D81" w:rsidP="004A15E1">
            <w:pPr>
              <w:jc w:val="both"/>
              <w:rPr>
                <w:rFonts w:asciiTheme="minorHAnsi" w:hAnsiTheme="minorHAnsi" w:cstheme="minorHAnsi"/>
                <w:b/>
                <w:bCs/>
                <w:sz w:val="18"/>
                <w:szCs w:val="18"/>
              </w:rPr>
            </w:pPr>
            <w:r w:rsidRPr="0037184F">
              <w:rPr>
                <w:rFonts w:asciiTheme="minorHAnsi" w:hAnsiTheme="minorHAnsi" w:cstheme="minorHAnsi"/>
                <w:color w:val="000000"/>
                <w:sz w:val="18"/>
                <w:szCs w:val="18"/>
              </w:rPr>
              <w:t xml:space="preserve">This multi-donor regional program with Swedish Cooperation, German Cooperation, Netherlands Cooperation and USAID managed by GIZ with a budget of </w:t>
            </w:r>
            <w:r w:rsidR="00C608E6">
              <w:rPr>
                <w:rFonts w:asciiTheme="minorHAnsi" w:hAnsiTheme="minorHAnsi" w:cstheme="minorHAnsi"/>
                <w:color w:val="000000"/>
                <w:sz w:val="18"/>
                <w:szCs w:val="18"/>
              </w:rPr>
              <w:t xml:space="preserve">USD </w:t>
            </w:r>
            <w:r w:rsidRPr="0037184F">
              <w:rPr>
                <w:rFonts w:asciiTheme="minorHAnsi" w:hAnsiTheme="minorHAnsi" w:cstheme="minorHAnsi"/>
                <w:color w:val="000000"/>
                <w:sz w:val="18"/>
                <w:szCs w:val="18"/>
              </w:rPr>
              <w:t xml:space="preserve">63 million covering West Africa aims to scale water-energy-food innovation for food security, gender and poverty reduction in an </w:t>
            </w:r>
            <w:proofErr w:type="gramStart"/>
            <w:r w:rsidRPr="0037184F">
              <w:rPr>
                <w:rFonts w:asciiTheme="minorHAnsi" w:hAnsiTheme="minorHAnsi" w:cstheme="minorHAnsi"/>
                <w:color w:val="000000"/>
                <w:sz w:val="18"/>
                <w:szCs w:val="18"/>
              </w:rPr>
              <w:t>environmentally-sustainable</w:t>
            </w:r>
            <w:proofErr w:type="gramEnd"/>
            <w:r w:rsidRPr="0037184F">
              <w:rPr>
                <w:rFonts w:asciiTheme="minorHAnsi" w:hAnsiTheme="minorHAnsi" w:cstheme="minorHAnsi"/>
                <w:color w:val="000000"/>
                <w:sz w:val="18"/>
                <w:szCs w:val="18"/>
              </w:rPr>
              <w:t xml:space="preserve"> way. It would be good to leverage the </w:t>
            </w:r>
            <w:r w:rsidRPr="0037184F">
              <w:rPr>
                <w:rFonts w:asciiTheme="minorHAnsi" w:hAnsiTheme="minorHAnsi" w:cstheme="minorHAnsi"/>
                <w:color w:val="000000"/>
                <w:sz w:val="18"/>
                <w:szCs w:val="18"/>
              </w:rPr>
              <w:lastRenderedPageBreak/>
              <w:t xml:space="preserve">focus on gender and E4PU component to benefit BF the child project. The project is on-going and is </w:t>
            </w:r>
            <w:proofErr w:type="gramStart"/>
            <w:r w:rsidRPr="0037184F">
              <w:rPr>
                <w:rFonts w:asciiTheme="minorHAnsi" w:hAnsiTheme="minorHAnsi" w:cstheme="minorHAnsi"/>
                <w:color w:val="000000"/>
                <w:sz w:val="18"/>
                <w:szCs w:val="18"/>
              </w:rPr>
              <w:t>expect</w:t>
            </w:r>
            <w:proofErr w:type="gramEnd"/>
            <w:r w:rsidRPr="0037184F">
              <w:rPr>
                <w:rFonts w:asciiTheme="minorHAnsi" w:hAnsiTheme="minorHAnsi" w:cstheme="minorHAnsi"/>
                <w:color w:val="000000"/>
                <w:sz w:val="18"/>
                <w:szCs w:val="18"/>
              </w:rPr>
              <w:t xml:space="preserve"> to end in 2024. </w:t>
            </w:r>
          </w:p>
        </w:tc>
        <w:tc>
          <w:tcPr>
            <w:tcW w:w="4111" w:type="dxa"/>
            <w:shd w:val="clear" w:color="auto" w:fill="auto"/>
          </w:tcPr>
          <w:p w14:paraId="672CA7C5" w14:textId="3BABB969" w:rsidR="00BB7D81" w:rsidRPr="0037184F" w:rsidRDefault="00752CCF" w:rsidP="00490F23">
            <w:pPr>
              <w:rPr>
                <w:rFonts w:asciiTheme="minorHAnsi" w:hAnsiTheme="minorHAnsi" w:cstheme="minorHAnsi"/>
                <w:sz w:val="18"/>
                <w:szCs w:val="18"/>
              </w:rPr>
            </w:pPr>
            <w:r w:rsidRPr="0037184F">
              <w:rPr>
                <w:rFonts w:asciiTheme="minorHAnsi" w:hAnsiTheme="minorHAnsi" w:cstheme="minorHAnsi"/>
                <w:sz w:val="18"/>
                <w:szCs w:val="18"/>
              </w:rPr>
              <w:lastRenderedPageBreak/>
              <w:t>Synergy with PC</w:t>
            </w:r>
            <w:r>
              <w:rPr>
                <w:rFonts w:asciiTheme="minorHAnsi" w:hAnsiTheme="minorHAnsi" w:cstheme="minorHAnsi"/>
                <w:sz w:val="18"/>
                <w:szCs w:val="18"/>
              </w:rPr>
              <w:t>2</w:t>
            </w:r>
            <w:r w:rsidRPr="0037184F">
              <w:rPr>
                <w:rFonts w:asciiTheme="minorHAnsi" w:hAnsiTheme="minorHAnsi" w:cstheme="minorHAnsi"/>
                <w:sz w:val="18"/>
                <w:szCs w:val="18"/>
              </w:rPr>
              <w:t xml:space="preserve"> and PC</w:t>
            </w:r>
            <w:r>
              <w:rPr>
                <w:rFonts w:asciiTheme="minorHAnsi" w:hAnsiTheme="minorHAnsi" w:cstheme="minorHAnsi"/>
                <w:sz w:val="18"/>
                <w:szCs w:val="18"/>
              </w:rPr>
              <w:t>4</w:t>
            </w:r>
            <w:r w:rsidRPr="0037184F">
              <w:rPr>
                <w:rFonts w:asciiTheme="minorHAnsi" w:hAnsiTheme="minorHAnsi" w:cstheme="minorHAnsi"/>
                <w:sz w:val="18"/>
                <w:szCs w:val="18"/>
              </w:rPr>
              <w:t>.</w:t>
            </w:r>
            <w:r w:rsidRPr="00823806">
              <w:rPr>
                <w:rFonts w:asciiTheme="minorHAnsi" w:hAnsiTheme="minorHAnsi" w:cstheme="minorHAnsi"/>
                <w:sz w:val="18"/>
                <w:szCs w:val="18"/>
              </w:rPr>
              <w:t xml:space="preserve"> No co-financing expected although synergy is clearly established.</w:t>
            </w:r>
          </w:p>
        </w:tc>
      </w:tr>
      <w:tr w:rsidR="00BB7D81" w:rsidRPr="00694485" w14:paraId="72E07234" w14:textId="372D1E90" w:rsidTr="00823806">
        <w:trPr>
          <w:trHeight w:val="997"/>
        </w:trPr>
        <w:tc>
          <w:tcPr>
            <w:tcW w:w="1521" w:type="dxa"/>
            <w:shd w:val="clear" w:color="auto" w:fill="auto"/>
          </w:tcPr>
          <w:p w14:paraId="44484EF7" w14:textId="7C0FBC43" w:rsidR="00BB7D81" w:rsidRPr="0037184F" w:rsidRDefault="00BB7D81" w:rsidP="00490F23">
            <w:pPr>
              <w:rPr>
                <w:rFonts w:asciiTheme="minorHAnsi" w:hAnsiTheme="minorHAnsi" w:cstheme="minorHAnsi"/>
                <w:b/>
                <w:bCs/>
                <w:sz w:val="18"/>
                <w:szCs w:val="18"/>
              </w:rPr>
            </w:pPr>
            <w:r w:rsidRPr="0037184F">
              <w:rPr>
                <w:rFonts w:asciiTheme="minorHAnsi" w:hAnsiTheme="minorHAnsi" w:cstheme="minorHAnsi"/>
                <w:b/>
                <w:bCs/>
                <w:sz w:val="18"/>
                <w:szCs w:val="18"/>
              </w:rPr>
              <w:t>BOAD</w:t>
            </w:r>
          </w:p>
        </w:tc>
        <w:tc>
          <w:tcPr>
            <w:tcW w:w="4149" w:type="dxa"/>
            <w:shd w:val="clear" w:color="auto" w:fill="auto"/>
          </w:tcPr>
          <w:p w14:paraId="297E2675" w14:textId="77777777" w:rsidR="00BB7D81" w:rsidRPr="0037184F" w:rsidRDefault="00BB7D81" w:rsidP="004A15E1">
            <w:pPr>
              <w:jc w:val="both"/>
              <w:rPr>
                <w:rFonts w:asciiTheme="minorHAnsi" w:hAnsiTheme="minorHAnsi" w:cstheme="minorHAnsi"/>
                <w:b/>
                <w:color w:val="000000"/>
                <w:sz w:val="18"/>
                <w:szCs w:val="18"/>
                <w:u w:val="single"/>
              </w:rPr>
            </w:pPr>
            <w:r w:rsidRPr="0037184F">
              <w:rPr>
                <w:rFonts w:asciiTheme="minorHAnsi" w:hAnsiTheme="minorHAnsi" w:cstheme="minorHAnsi"/>
                <w:b/>
                <w:color w:val="000000"/>
                <w:sz w:val="18"/>
                <w:szCs w:val="18"/>
                <w:u w:val="single"/>
              </w:rPr>
              <w:t>Program for the Promotion of Private Investments in the Solar Energy Sector (PPIPS</w:t>
            </w:r>
            <w:r w:rsidRPr="0037184F">
              <w:rPr>
                <w:rFonts w:asciiTheme="minorHAnsi" w:hAnsiTheme="minorHAnsi" w:cstheme="minorHAnsi"/>
                <w:color w:val="000000"/>
                <w:sz w:val="18"/>
                <w:szCs w:val="18"/>
                <w:u w:val="single"/>
              </w:rPr>
              <w:t xml:space="preserve">) </w:t>
            </w:r>
            <w:r w:rsidRPr="0037184F">
              <w:rPr>
                <w:rFonts w:asciiTheme="minorHAnsi" w:hAnsiTheme="minorHAnsi" w:cstheme="minorHAnsi"/>
                <w:b/>
                <w:color w:val="000000"/>
                <w:sz w:val="18"/>
                <w:szCs w:val="18"/>
                <w:u w:val="single"/>
              </w:rPr>
              <w:t>in West Africa</w:t>
            </w:r>
          </w:p>
          <w:p w14:paraId="250A202B" w14:textId="14A4B4B3" w:rsidR="00BB7D81" w:rsidRPr="0037184F" w:rsidRDefault="00BB7D81" w:rsidP="004A15E1">
            <w:pPr>
              <w:jc w:val="both"/>
              <w:rPr>
                <w:rFonts w:asciiTheme="minorHAnsi" w:hAnsiTheme="minorHAnsi" w:cstheme="minorHAnsi"/>
                <w:b/>
                <w:bCs/>
                <w:sz w:val="18"/>
                <w:szCs w:val="18"/>
              </w:rPr>
            </w:pPr>
            <w:r w:rsidRPr="0037184F">
              <w:rPr>
                <w:rFonts w:asciiTheme="minorHAnsi" w:hAnsiTheme="minorHAnsi" w:cstheme="minorHAnsi"/>
                <w:color w:val="000000"/>
                <w:sz w:val="18"/>
                <w:szCs w:val="18"/>
              </w:rPr>
              <w:t>Implemented by</w:t>
            </w:r>
            <w:r w:rsidRPr="0037184F">
              <w:rPr>
                <w:rFonts w:asciiTheme="minorHAnsi" w:hAnsiTheme="minorHAnsi" w:cstheme="minorHAnsi"/>
                <w:b/>
                <w:color w:val="000000"/>
                <w:sz w:val="18"/>
                <w:szCs w:val="18"/>
              </w:rPr>
              <w:t xml:space="preserve"> </w:t>
            </w:r>
            <w:r w:rsidRPr="0037184F">
              <w:rPr>
                <w:rFonts w:asciiTheme="minorHAnsi" w:hAnsiTheme="minorHAnsi" w:cstheme="minorHAnsi"/>
                <w:color w:val="000000"/>
                <w:sz w:val="18"/>
                <w:szCs w:val="18"/>
              </w:rPr>
              <w:t xml:space="preserve">BOAD with </w:t>
            </w:r>
            <w:r w:rsidR="00C608E6">
              <w:rPr>
                <w:rFonts w:asciiTheme="minorHAnsi" w:hAnsiTheme="minorHAnsi" w:cstheme="minorHAnsi"/>
                <w:color w:val="000000"/>
                <w:sz w:val="18"/>
                <w:szCs w:val="18"/>
              </w:rPr>
              <w:t xml:space="preserve">USD </w:t>
            </w:r>
            <w:r w:rsidRPr="0037184F">
              <w:rPr>
                <w:rFonts w:asciiTheme="minorHAnsi" w:hAnsiTheme="minorHAnsi" w:cstheme="minorHAnsi"/>
                <w:color w:val="000000"/>
                <w:sz w:val="18"/>
                <w:szCs w:val="18"/>
              </w:rPr>
              <w:t xml:space="preserve">70 million with funding from GCF, the Program aims to address the financial and technical barriers to investment in the solar </w:t>
            </w:r>
            <w:proofErr w:type="spellStart"/>
            <w:r w:rsidRPr="0037184F">
              <w:rPr>
                <w:rFonts w:asciiTheme="minorHAnsi" w:hAnsiTheme="minorHAnsi" w:cstheme="minorHAnsi"/>
                <w:color w:val="000000"/>
                <w:sz w:val="18"/>
                <w:szCs w:val="18"/>
              </w:rPr>
              <w:t>minigrid</w:t>
            </w:r>
            <w:proofErr w:type="spellEnd"/>
            <w:r w:rsidRPr="0037184F">
              <w:rPr>
                <w:rFonts w:asciiTheme="minorHAnsi" w:hAnsiTheme="minorHAnsi" w:cstheme="minorHAnsi"/>
                <w:color w:val="000000"/>
                <w:sz w:val="18"/>
                <w:szCs w:val="18"/>
              </w:rPr>
              <w:t xml:space="preserve"> market in the Least Developed Countries ("LDCs") in the WAEMU region namely, Benin, Burkina Faso, Guinea-Bissau, Mali, Niger, Togo</w:t>
            </w:r>
            <w:r w:rsidR="00C608E6">
              <w:rPr>
                <w:rFonts w:asciiTheme="minorHAnsi" w:hAnsiTheme="minorHAnsi" w:cstheme="minorHAnsi"/>
                <w:color w:val="000000"/>
                <w:sz w:val="18"/>
                <w:szCs w:val="18"/>
              </w:rPr>
              <w:t>.</w:t>
            </w:r>
          </w:p>
        </w:tc>
        <w:tc>
          <w:tcPr>
            <w:tcW w:w="4111" w:type="dxa"/>
            <w:shd w:val="clear" w:color="auto" w:fill="auto"/>
          </w:tcPr>
          <w:p w14:paraId="58FA46AA" w14:textId="0DB4ED5B" w:rsidR="00BB7D81" w:rsidRPr="0037184F" w:rsidRDefault="007C080C" w:rsidP="004A15E1">
            <w:pPr>
              <w:jc w:val="both"/>
              <w:rPr>
                <w:rFonts w:asciiTheme="minorHAnsi" w:hAnsiTheme="minorHAnsi" w:cstheme="minorHAnsi"/>
                <w:sz w:val="18"/>
                <w:szCs w:val="18"/>
              </w:rPr>
            </w:pPr>
            <w:r w:rsidRPr="0037184F">
              <w:rPr>
                <w:rFonts w:asciiTheme="minorHAnsi" w:hAnsiTheme="minorHAnsi" w:cstheme="minorHAnsi"/>
                <w:sz w:val="18"/>
                <w:szCs w:val="18"/>
              </w:rPr>
              <w:t xml:space="preserve">Through technical assistance under </w:t>
            </w:r>
            <w:r w:rsidR="003F709E">
              <w:rPr>
                <w:rFonts w:asciiTheme="minorHAnsi" w:hAnsiTheme="minorHAnsi" w:cstheme="minorHAnsi"/>
                <w:sz w:val="18"/>
                <w:szCs w:val="18"/>
              </w:rPr>
              <w:t>PC</w:t>
            </w:r>
            <w:r w:rsidRPr="0037184F">
              <w:rPr>
                <w:rFonts w:asciiTheme="minorHAnsi" w:hAnsiTheme="minorHAnsi" w:cstheme="minorHAnsi"/>
                <w:sz w:val="18"/>
                <w:szCs w:val="18"/>
              </w:rPr>
              <w:t xml:space="preserve">3 and </w:t>
            </w:r>
            <w:r w:rsidR="003F709E">
              <w:rPr>
                <w:rFonts w:asciiTheme="minorHAnsi" w:hAnsiTheme="minorHAnsi" w:cstheme="minorHAnsi"/>
                <w:sz w:val="18"/>
                <w:szCs w:val="18"/>
              </w:rPr>
              <w:t>PC</w:t>
            </w:r>
            <w:r w:rsidRPr="0037184F">
              <w:rPr>
                <w:rFonts w:asciiTheme="minorHAnsi" w:hAnsiTheme="minorHAnsi" w:cstheme="minorHAnsi"/>
                <w:sz w:val="18"/>
                <w:szCs w:val="18"/>
              </w:rPr>
              <w:t>4,</w:t>
            </w:r>
            <w:r w:rsidR="00E63FDF" w:rsidRPr="0037184F">
              <w:rPr>
                <w:rFonts w:asciiTheme="minorHAnsi" w:hAnsiTheme="minorHAnsi" w:cstheme="minorHAnsi"/>
                <w:sz w:val="18"/>
                <w:szCs w:val="18"/>
              </w:rPr>
              <w:t xml:space="preserve"> </w:t>
            </w:r>
            <w:r w:rsidR="00BE7ED4">
              <w:rPr>
                <w:rFonts w:asciiTheme="minorHAnsi" w:hAnsiTheme="minorHAnsi" w:cstheme="minorHAnsi"/>
                <w:sz w:val="18"/>
                <w:szCs w:val="18"/>
              </w:rPr>
              <w:t>the AMP child project</w:t>
            </w:r>
            <w:r w:rsidR="006657CE" w:rsidRPr="0037184F">
              <w:rPr>
                <w:rFonts w:asciiTheme="minorHAnsi" w:hAnsiTheme="minorHAnsi" w:cstheme="minorHAnsi"/>
                <w:sz w:val="18"/>
                <w:szCs w:val="18"/>
              </w:rPr>
              <w:t xml:space="preserve"> will support private sector in developing and submitting bankable projects</w:t>
            </w:r>
            <w:r w:rsidRPr="0037184F">
              <w:rPr>
                <w:rFonts w:asciiTheme="minorHAnsi" w:hAnsiTheme="minorHAnsi" w:cstheme="minorHAnsi"/>
                <w:sz w:val="18"/>
                <w:szCs w:val="18"/>
              </w:rPr>
              <w:t xml:space="preserve"> for loans. Additionally, </w:t>
            </w:r>
            <w:r w:rsidR="00E12F2D" w:rsidRPr="0037184F">
              <w:rPr>
                <w:rFonts w:asciiTheme="minorHAnsi" w:hAnsiTheme="minorHAnsi" w:cstheme="minorHAnsi"/>
                <w:sz w:val="18"/>
                <w:szCs w:val="18"/>
              </w:rPr>
              <w:t xml:space="preserve">the project will facilitate roadshows, learning and knowledge-sharing events involving industry association, BOAD and local </w:t>
            </w:r>
            <w:r w:rsidR="00BE7ED4">
              <w:rPr>
                <w:rFonts w:asciiTheme="minorHAnsi" w:hAnsiTheme="minorHAnsi" w:cstheme="minorHAnsi"/>
                <w:sz w:val="18"/>
                <w:szCs w:val="18"/>
              </w:rPr>
              <w:t>financial institutions</w:t>
            </w:r>
            <w:r w:rsidR="00E12F2D" w:rsidRPr="0037184F">
              <w:rPr>
                <w:rFonts w:asciiTheme="minorHAnsi" w:hAnsiTheme="minorHAnsi" w:cstheme="minorHAnsi"/>
                <w:sz w:val="18"/>
                <w:szCs w:val="18"/>
              </w:rPr>
              <w:t>.</w:t>
            </w:r>
            <w:r w:rsidR="00E63FDF" w:rsidRPr="0037184F">
              <w:rPr>
                <w:rFonts w:asciiTheme="minorHAnsi" w:hAnsiTheme="minorHAnsi" w:cstheme="minorHAnsi"/>
                <w:sz w:val="18"/>
                <w:szCs w:val="18"/>
              </w:rPr>
              <w:t xml:space="preserve"> Though </w:t>
            </w:r>
            <w:r w:rsidR="005E553C" w:rsidRPr="0037184F">
              <w:rPr>
                <w:rFonts w:asciiTheme="minorHAnsi" w:hAnsiTheme="minorHAnsi" w:cstheme="minorHAnsi"/>
                <w:sz w:val="18"/>
                <w:szCs w:val="18"/>
              </w:rPr>
              <w:t>n</w:t>
            </w:r>
            <w:r w:rsidR="00E63FDF" w:rsidRPr="0037184F">
              <w:rPr>
                <w:rFonts w:asciiTheme="minorHAnsi" w:hAnsiTheme="minorHAnsi" w:cstheme="minorHAnsi"/>
                <w:sz w:val="18"/>
                <w:szCs w:val="18"/>
              </w:rPr>
              <w:t xml:space="preserve">o co-financing is </w:t>
            </w:r>
            <w:r w:rsidR="00014AFA">
              <w:rPr>
                <w:rFonts w:asciiTheme="minorHAnsi" w:hAnsiTheme="minorHAnsi" w:cstheme="minorHAnsi"/>
                <w:sz w:val="18"/>
                <w:szCs w:val="18"/>
              </w:rPr>
              <w:t>expected</w:t>
            </w:r>
            <w:r w:rsidR="00695C5E" w:rsidRPr="0037184F">
              <w:rPr>
                <w:rFonts w:asciiTheme="minorHAnsi" w:hAnsiTheme="minorHAnsi" w:cstheme="minorHAnsi"/>
                <w:sz w:val="18"/>
                <w:szCs w:val="18"/>
              </w:rPr>
              <w:t xml:space="preserve">, </w:t>
            </w:r>
            <w:proofErr w:type="spellStart"/>
            <w:r w:rsidR="00695C5E" w:rsidRPr="0037184F">
              <w:rPr>
                <w:rFonts w:asciiTheme="minorHAnsi" w:hAnsiTheme="minorHAnsi" w:cstheme="minorHAnsi"/>
                <w:sz w:val="18"/>
                <w:szCs w:val="18"/>
              </w:rPr>
              <w:t>minigrid</w:t>
            </w:r>
            <w:proofErr w:type="spellEnd"/>
            <w:r w:rsidR="00695C5E" w:rsidRPr="0037184F">
              <w:rPr>
                <w:rFonts w:asciiTheme="minorHAnsi" w:hAnsiTheme="minorHAnsi" w:cstheme="minorHAnsi"/>
                <w:sz w:val="18"/>
                <w:szCs w:val="18"/>
              </w:rPr>
              <w:t xml:space="preserve"> companies will be support </w:t>
            </w:r>
            <w:r w:rsidR="00014AFA">
              <w:rPr>
                <w:rFonts w:asciiTheme="minorHAnsi" w:hAnsiTheme="minorHAnsi" w:cstheme="minorHAnsi"/>
                <w:sz w:val="18"/>
                <w:szCs w:val="18"/>
              </w:rPr>
              <w:t xml:space="preserve">by AMP </w:t>
            </w:r>
            <w:r w:rsidR="00695C5E" w:rsidRPr="0037184F">
              <w:rPr>
                <w:rFonts w:asciiTheme="minorHAnsi" w:hAnsiTheme="minorHAnsi" w:cstheme="minorHAnsi"/>
                <w:sz w:val="18"/>
                <w:szCs w:val="18"/>
              </w:rPr>
              <w:t xml:space="preserve">to develop and submit bankable projects to </w:t>
            </w:r>
            <w:proofErr w:type="spellStart"/>
            <w:r w:rsidR="00695C5E" w:rsidRPr="0037184F">
              <w:rPr>
                <w:rFonts w:asciiTheme="minorHAnsi" w:hAnsiTheme="minorHAnsi" w:cstheme="minorHAnsi"/>
                <w:sz w:val="18"/>
                <w:szCs w:val="18"/>
              </w:rPr>
              <w:t>BoAD</w:t>
            </w:r>
            <w:proofErr w:type="spellEnd"/>
            <w:r w:rsidR="00695C5E" w:rsidRPr="0037184F">
              <w:rPr>
                <w:rFonts w:asciiTheme="minorHAnsi" w:hAnsiTheme="minorHAnsi" w:cstheme="minorHAnsi"/>
                <w:sz w:val="18"/>
                <w:szCs w:val="18"/>
              </w:rPr>
              <w:t>.</w:t>
            </w:r>
          </w:p>
        </w:tc>
      </w:tr>
      <w:tr w:rsidR="00BB7D81" w:rsidRPr="00694485" w14:paraId="08476225" w14:textId="1475C51F" w:rsidTr="00823806">
        <w:trPr>
          <w:trHeight w:val="997"/>
        </w:trPr>
        <w:tc>
          <w:tcPr>
            <w:tcW w:w="1521" w:type="dxa"/>
            <w:shd w:val="clear" w:color="auto" w:fill="auto"/>
          </w:tcPr>
          <w:p w14:paraId="278A3159" w14:textId="5E1932CA" w:rsidR="00BB7D81" w:rsidRPr="0037184F" w:rsidRDefault="00BB7D81" w:rsidP="00490F23">
            <w:pPr>
              <w:rPr>
                <w:rFonts w:asciiTheme="minorHAnsi" w:hAnsiTheme="minorHAnsi" w:cstheme="minorHAnsi"/>
                <w:b/>
                <w:bCs/>
                <w:sz w:val="18"/>
                <w:szCs w:val="18"/>
              </w:rPr>
            </w:pPr>
            <w:r w:rsidRPr="0037184F">
              <w:rPr>
                <w:rFonts w:asciiTheme="minorHAnsi" w:hAnsiTheme="minorHAnsi" w:cstheme="minorHAnsi"/>
                <w:b/>
                <w:bCs/>
                <w:sz w:val="18"/>
                <w:szCs w:val="18"/>
              </w:rPr>
              <w:t>UNCDF</w:t>
            </w:r>
          </w:p>
        </w:tc>
        <w:tc>
          <w:tcPr>
            <w:tcW w:w="4149" w:type="dxa"/>
            <w:shd w:val="clear" w:color="auto" w:fill="auto"/>
          </w:tcPr>
          <w:p w14:paraId="75B5260D" w14:textId="03B4A102" w:rsidR="00BB7D81" w:rsidRPr="0037184F" w:rsidRDefault="00BB7D81" w:rsidP="004A15E1">
            <w:pPr>
              <w:jc w:val="both"/>
              <w:rPr>
                <w:rFonts w:asciiTheme="minorHAnsi" w:hAnsiTheme="minorHAnsi" w:cstheme="minorHAnsi"/>
                <w:b/>
                <w:bCs/>
                <w:sz w:val="18"/>
                <w:szCs w:val="18"/>
              </w:rPr>
            </w:pPr>
            <w:r w:rsidRPr="0037184F">
              <w:rPr>
                <w:rFonts w:asciiTheme="minorHAnsi" w:hAnsiTheme="minorHAnsi" w:cstheme="minorHAnsi"/>
                <w:sz w:val="18"/>
                <w:szCs w:val="18"/>
              </w:rPr>
              <w:t xml:space="preserve">UNCDF </w:t>
            </w:r>
            <w:r w:rsidR="00BE7ED4">
              <w:rPr>
                <w:rFonts w:asciiTheme="minorHAnsi" w:hAnsiTheme="minorHAnsi" w:cstheme="minorHAnsi"/>
                <w:sz w:val="18"/>
                <w:szCs w:val="18"/>
              </w:rPr>
              <w:t>is implementing</w:t>
            </w:r>
            <w:r w:rsidRPr="0037184F">
              <w:rPr>
                <w:rFonts w:asciiTheme="minorHAnsi" w:hAnsiTheme="minorHAnsi" w:cstheme="minorHAnsi"/>
                <w:sz w:val="18"/>
                <w:szCs w:val="18"/>
              </w:rPr>
              <w:t xml:space="preserve"> </w:t>
            </w:r>
            <w:proofErr w:type="spellStart"/>
            <w:r w:rsidRPr="0037184F">
              <w:rPr>
                <w:rFonts w:asciiTheme="minorHAnsi" w:hAnsiTheme="minorHAnsi" w:cstheme="minorHAnsi"/>
                <w:sz w:val="18"/>
                <w:szCs w:val="18"/>
              </w:rPr>
              <w:t>CleanStart</w:t>
            </w:r>
            <w:proofErr w:type="spellEnd"/>
            <w:r w:rsidRPr="0037184F">
              <w:rPr>
                <w:rFonts w:asciiTheme="minorHAnsi" w:hAnsiTheme="minorHAnsi" w:cstheme="minorHAnsi"/>
                <w:sz w:val="18"/>
                <w:szCs w:val="18"/>
              </w:rPr>
              <w:t xml:space="preserve"> in Burkina Faso. </w:t>
            </w:r>
            <w:r w:rsidR="00C608E6">
              <w:rPr>
                <w:rFonts w:asciiTheme="minorHAnsi" w:hAnsiTheme="minorHAnsi" w:cstheme="minorHAnsi"/>
                <w:sz w:val="18"/>
                <w:szCs w:val="18"/>
              </w:rPr>
              <w:t xml:space="preserve">EUR </w:t>
            </w:r>
            <w:r w:rsidRPr="0037184F">
              <w:rPr>
                <w:rFonts w:asciiTheme="minorHAnsi" w:hAnsiTheme="minorHAnsi" w:cstheme="minorHAnsi"/>
                <w:sz w:val="18"/>
                <w:szCs w:val="18"/>
              </w:rPr>
              <w:t>2</w:t>
            </w:r>
            <w:r w:rsidR="00C608E6">
              <w:rPr>
                <w:rFonts w:asciiTheme="minorHAnsi" w:hAnsiTheme="minorHAnsi" w:cstheme="minorHAnsi"/>
                <w:sz w:val="18"/>
                <w:szCs w:val="18"/>
              </w:rPr>
              <w:t xml:space="preserve"> </w:t>
            </w:r>
            <w:r w:rsidRPr="0037184F">
              <w:rPr>
                <w:rFonts w:asciiTheme="minorHAnsi" w:hAnsiTheme="minorHAnsi" w:cstheme="minorHAnsi"/>
                <w:sz w:val="18"/>
                <w:szCs w:val="18"/>
              </w:rPr>
              <w:t>m</w:t>
            </w:r>
            <w:r w:rsidR="00C608E6">
              <w:rPr>
                <w:rFonts w:asciiTheme="minorHAnsi" w:hAnsiTheme="minorHAnsi" w:cstheme="minorHAnsi"/>
                <w:sz w:val="18"/>
                <w:szCs w:val="18"/>
              </w:rPr>
              <w:t>illion</w:t>
            </w:r>
            <w:r w:rsidRPr="0037184F">
              <w:rPr>
                <w:rFonts w:asciiTheme="minorHAnsi" w:hAnsiTheme="minorHAnsi" w:cstheme="minorHAnsi"/>
                <w:sz w:val="18"/>
                <w:szCs w:val="18"/>
              </w:rPr>
              <w:t xml:space="preserve"> will be disbursed over 3 years to ESCOs, financial service providers, digital service providers and incubators through calls for proposals. Performance-based financing in the amount US</w:t>
            </w:r>
            <w:r w:rsidR="00C608E6">
              <w:rPr>
                <w:rFonts w:asciiTheme="minorHAnsi" w:hAnsiTheme="minorHAnsi" w:cstheme="minorHAnsi"/>
                <w:sz w:val="18"/>
                <w:szCs w:val="18"/>
              </w:rPr>
              <w:t xml:space="preserve">D </w:t>
            </w:r>
            <w:r w:rsidRPr="0037184F">
              <w:rPr>
                <w:rFonts w:asciiTheme="minorHAnsi" w:hAnsiTheme="minorHAnsi" w:cstheme="minorHAnsi"/>
                <w:sz w:val="18"/>
                <w:szCs w:val="18"/>
              </w:rPr>
              <w:t>50,000-200,000 will</w:t>
            </w:r>
            <w:r w:rsidR="00BE7ED4">
              <w:rPr>
                <w:rFonts w:asciiTheme="minorHAnsi" w:hAnsiTheme="minorHAnsi" w:cstheme="minorHAnsi"/>
                <w:sz w:val="18"/>
                <w:szCs w:val="18"/>
              </w:rPr>
              <w:t xml:space="preserve"> be</w:t>
            </w:r>
            <w:r w:rsidRPr="0037184F">
              <w:rPr>
                <w:rFonts w:asciiTheme="minorHAnsi" w:hAnsiTheme="minorHAnsi" w:cstheme="minorHAnsi"/>
                <w:sz w:val="18"/>
                <w:szCs w:val="18"/>
              </w:rPr>
              <w:t xml:space="preserve"> provided as grants, loans and guarantees.</w:t>
            </w:r>
          </w:p>
        </w:tc>
        <w:tc>
          <w:tcPr>
            <w:tcW w:w="4111" w:type="dxa"/>
            <w:shd w:val="clear" w:color="auto" w:fill="auto"/>
          </w:tcPr>
          <w:p w14:paraId="0517F62E" w14:textId="45F4C73D" w:rsidR="00BB7D81" w:rsidRPr="0037184F" w:rsidRDefault="00696D65" w:rsidP="004A15E1">
            <w:pPr>
              <w:jc w:val="both"/>
              <w:rPr>
                <w:rFonts w:asciiTheme="minorHAnsi" w:hAnsiTheme="minorHAnsi" w:cstheme="minorHAnsi"/>
                <w:sz w:val="18"/>
                <w:szCs w:val="18"/>
              </w:rPr>
            </w:pPr>
            <w:r w:rsidRPr="0037184F">
              <w:rPr>
                <w:rFonts w:asciiTheme="minorHAnsi" w:hAnsiTheme="minorHAnsi" w:cstheme="minorHAnsi"/>
                <w:sz w:val="18"/>
                <w:szCs w:val="18"/>
              </w:rPr>
              <w:t xml:space="preserve">In the framework of the </w:t>
            </w:r>
            <w:r w:rsidR="00BE7ED4">
              <w:rPr>
                <w:rFonts w:asciiTheme="minorHAnsi" w:hAnsiTheme="minorHAnsi" w:cstheme="minorHAnsi"/>
                <w:sz w:val="18"/>
                <w:szCs w:val="18"/>
              </w:rPr>
              <w:t>AMP</w:t>
            </w:r>
            <w:r w:rsidRPr="0037184F">
              <w:rPr>
                <w:rFonts w:asciiTheme="minorHAnsi" w:hAnsiTheme="minorHAnsi" w:cstheme="minorHAnsi"/>
                <w:sz w:val="18"/>
                <w:szCs w:val="18"/>
              </w:rPr>
              <w:t xml:space="preserve"> project, UNCDF’s long-sta</w:t>
            </w:r>
            <w:r w:rsidR="00254F98" w:rsidRPr="0037184F">
              <w:rPr>
                <w:rFonts w:asciiTheme="minorHAnsi" w:hAnsiTheme="minorHAnsi" w:cstheme="minorHAnsi"/>
                <w:sz w:val="18"/>
                <w:szCs w:val="18"/>
              </w:rPr>
              <w:t>n</w:t>
            </w:r>
            <w:r w:rsidRPr="0037184F">
              <w:rPr>
                <w:rFonts w:asciiTheme="minorHAnsi" w:hAnsiTheme="minorHAnsi" w:cstheme="minorHAnsi"/>
                <w:sz w:val="18"/>
                <w:szCs w:val="18"/>
              </w:rPr>
              <w:t>ding experience in</w:t>
            </w:r>
            <w:r w:rsidR="00254F98" w:rsidRPr="0037184F">
              <w:rPr>
                <w:rFonts w:asciiTheme="minorHAnsi" w:hAnsiTheme="minorHAnsi" w:cstheme="minorHAnsi"/>
                <w:sz w:val="18"/>
                <w:szCs w:val="18"/>
              </w:rPr>
              <w:t xml:space="preserve"> access to financing including</w:t>
            </w:r>
            <w:r w:rsidRPr="0037184F">
              <w:rPr>
                <w:rFonts w:asciiTheme="minorHAnsi" w:hAnsiTheme="minorHAnsi" w:cstheme="minorHAnsi"/>
                <w:sz w:val="18"/>
                <w:szCs w:val="18"/>
              </w:rPr>
              <w:t xml:space="preserve"> digital financing</w:t>
            </w:r>
            <w:r w:rsidR="00254F98" w:rsidRPr="0037184F">
              <w:rPr>
                <w:rFonts w:asciiTheme="minorHAnsi" w:hAnsiTheme="minorHAnsi" w:cstheme="minorHAnsi"/>
                <w:sz w:val="18"/>
                <w:szCs w:val="18"/>
              </w:rPr>
              <w:t xml:space="preserve">/mobile banking and </w:t>
            </w:r>
            <w:r w:rsidR="00BC5B55" w:rsidRPr="0037184F">
              <w:rPr>
                <w:rFonts w:asciiTheme="minorHAnsi" w:hAnsiTheme="minorHAnsi" w:cstheme="minorHAnsi"/>
                <w:sz w:val="18"/>
                <w:szCs w:val="18"/>
              </w:rPr>
              <w:t xml:space="preserve">technical assistance support to ESCOs will be leveraged. </w:t>
            </w:r>
            <w:r w:rsidR="00BE7ED4">
              <w:rPr>
                <w:rFonts w:asciiTheme="minorHAnsi" w:hAnsiTheme="minorHAnsi" w:cstheme="minorHAnsi"/>
                <w:sz w:val="18"/>
                <w:szCs w:val="18"/>
              </w:rPr>
              <w:t xml:space="preserve">UNCDF will be responsible party to implement </w:t>
            </w:r>
            <w:r w:rsidR="00C608E6">
              <w:rPr>
                <w:rFonts w:asciiTheme="minorHAnsi" w:hAnsiTheme="minorHAnsi" w:cstheme="minorHAnsi"/>
                <w:sz w:val="18"/>
                <w:szCs w:val="18"/>
              </w:rPr>
              <w:t>PC3</w:t>
            </w:r>
            <w:r w:rsidR="00BE7ED4">
              <w:rPr>
                <w:rFonts w:asciiTheme="minorHAnsi" w:hAnsiTheme="minorHAnsi" w:cstheme="minorHAnsi"/>
                <w:sz w:val="18"/>
                <w:szCs w:val="18"/>
              </w:rPr>
              <w:t xml:space="preserve">. </w:t>
            </w:r>
            <w:r w:rsidR="00BC5B55" w:rsidRPr="0037184F">
              <w:rPr>
                <w:rFonts w:asciiTheme="minorHAnsi" w:hAnsiTheme="minorHAnsi" w:cstheme="minorHAnsi"/>
                <w:sz w:val="18"/>
                <w:szCs w:val="18"/>
              </w:rPr>
              <w:t xml:space="preserve">In the framework of </w:t>
            </w:r>
            <w:proofErr w:type="spellStart"/>
            <w:r w:rsidR="00BC5B55" w:rsidRPr="0037184F">
              <w:rPr>
                <w:rFonts w:asciiTheme="minorHAnsi" w:hAnsiTheme="minorHAnsi" w:cstheme="minorHAnsi"/>
                <w:sz w:val="18"/>
                <w:szCs w:val="18"/>
              </w:rPr>
              <w:t>CleanStart</w:t>
            </w:r>
            <w:proofErr w:type="spellEnd"/>
            <w:r w:rsidR="00BC5B55" w:rsidRPr="0037184F">
              <w:rPr>
                <w:rFonts w:asciiTheme="minorHAnsi" w:hAnsiTheme="minorHAnsi" w:cstheme="minorHAnsi"/>
                <w:sz w:val="18"/>
                <w:szCs w:val="18"/>
              </w:rPr>
              <w:t xml:space="preserve">, </w:t>
            </w:r>
            <w:r w:rsidR="00F95325" w:rsidRPr="0037184F">
              <w:rPr>
                <w:rFonts w:asciiTheme="minorHAnsi" w:hAnsiTheme="minorHAnsi" w:cstheme="minorHAnsi"/>
                <w:sz w:val="18"/>
                <w:szCs w:val="18"/>
              </w:rPr>
              <w:t>ESCO, financial service providers will receive training and technical assistance</w:t>
            </w:r>
            <w:r w:rsidR="00A0099F" w:rsidRPr="0037184F">
              <w:rPr>
                <w:rFonts w:asciiTheme="minorHAnsi" w:hAnsiTheme="minorHAnsi" w:cstheme="minorHAnsi"/>
                <w:sz w:val="18"/>
                <w:szCs w:val="18"/>
              </w:rPr>
              <w:t>, which will strengthen their technical know-how and facilitate access to credit.</w:t>
            </w:r>
            <w:r w:rsidR="00BE7ED4">
              <w:rPr>
                <w:rFonts w:asciiTheme="minorHAnsi" w:hAnsiTheme="minorHAnsi" w:cstheme="minorHAnsi"/>
                <w:sz w:val="18"/>
                <w:szCs w:val="18"/>
              </w:rPr>
              <w:t xml:space="preserve"> </w:t>
            </w:r>
            <w:r w:rsidR="00BE7ED4" w:rsidRPr="00FA2C9A">
              <w:rPr>
                <w:rFonts w:asciiTheme="minorHAnsi" w:hAnsiTheme="minorHAnsi" w:cstheme="minorHAnsi"/>
                <w:sz w:val="18"/>
                <w:szCs w:val="18"/>
              </w:rPr>
              <w:t xml:space="preserve">A co-financing of USD </w:t>
            </w:r>
            <w:r w:rsidR="001D577E" w:rsidRPr="00FA2C9A">
              <w:rPr>
                <w:rFonts w:asciiTheme="minorHAnsi" w:hAnsiTheme="minorHAnsi" w:cstheme="minorHAnsi"/>
                <w:sz w:val="18"/>
                <w:szCs w:val="18"/>
              </w:rPr>
              <w:t>600,000</w:t>
            </w:r>
            <w:r w:rsidR="00BE7ED4" w:rsidRPr="00FA2C9A">
              <w:rPr>
                <w:rFonts w:asciiTheme="minorHAnsi" w:hAnsiTheme="minorHAnsi" w:cstheme="minorHAnsi"/>
                <w:sz w:val="18"/>
                <w:szCs w:val="18"/>
              </w:rPr>
              <w:t xml:space="preserve"> has been mobilized to reflect this synergy</w:t>
            </w:r>
            <w:r w:rsidR="00BE7ED4" w:rsidRPr="001D577E">
              <w:rPr>
                <w:rFonts w:asciiTheme="minorHAnsi" w:hAnsiTheme="minorHAnsi" w:cstheme="minorHAnsi"/>
                <w:sz w:val="18"/>
                <w:szCs w:val="18"/>
              </w:rPr>
              <w:t>.</w:t>
            </w:r>
            <w:r w:rsidR="00BE7ED4">
              <w:rPr>
                <w:rFonts w:asciiTheme="minorHAnsi" w:hAnsiTheme="minorHAnsi" w:cstheme="minorHAnsi"/>
                <w:sz w:val="18"/>
                <w:szCs w:val="18"/>
              </w:rPr>
              <w:t xml:space="preserve"> </w:t>
            </w:r>
          </w:p>
        </w:tc>
      </w:tr>
      <w:tr w:rsidR="00BB7D81" w:rsidRPr="00694485" w14:paraId="69E4E3DF" w14:textId="034BF3DE" w:rsidTr="00823806">
        <w:trPr>
          <w:trHeight w:val="997"/>
        </w:trPr>
        <w:tc>
          <w:tcPr>
            <w:tcW w:w="1521" w:type="dxa"/>
            <w:shd w:val="clear" w:color="auto" w:fill="auto"/>
          </w:tcPr>
          <w:p w14:paraId="358CDCAA" w14:textId="2DEA0137" w:rsidR="00BB7D81" w:rsidRPr="0037184F" w:rsidRDefault="00BB7D81" w:rsidP="00490F23">
            <w:pPr>
              <w:rPr>
                <w:rFonts w:asciiTheme="minorHAnsi" w:hAnsiTheme="minorHAnsi" w:cstheme="minorHAnsi"/>
                <w:b/>
                <w:bCs/>
                <w:sz w:val="18"/>
                <w:szCs w:val="18"/>
              </w:rPr>
            </w:pPr>
            <w:r w:rsidRPr="0037184F">
              <w:rPr>
                <w:rFonts w:asciiTheme="minorHAnsi" w:hAnsiTheme="minorHAnsi" w:cstheme="minorHAnsi"/>
                <w:b/>
                <w:bCs/>
                <w:sz w:val="18"/>
                <w:szCs w:val="18"/>
              </w:rPr>
              <w:t>Global Affairs Canada</w:t>
            </w:r>
          </w:p>
        </w:tc>
        <w:tc>
          <w:tcPr>
            <w:tcW w:w="4149" w:type="dxa"/>
            <w:shd w:val="clear" w:color="auto" w:fill="auto"/>
          </w:tcPr>
          <w:p w14:paraId="77FA3A93" w14:textId="2E159FF4" w:rsidR="00BB7D81" w:rsidRPr="0037184F" w:rsidRDefault="00BE7ED4" w:rsidP="00823806">
            <w:pPr>
              <w:jc w:val="both"/>
              <w:rPr>
                <w:rFonts w:asciiTheme="minorHAnsi" w:hAnsiTheme="minorHAnsi" w:cstheme="minorHAnsi"/>
                <w:b/>
                <w:bCs/>
                <w:sz w:val="18"/>
                <w:szCs w:val="18"/>
              </w:rPr>
            </w:pPr>
            <w:proofErr w:type="spellStart"/>
            <w:r w:rsidRPr="0037184F">
              <w:rPr>
                <w:rFonts w:asciiTheme="minorHAnsi" w:hAnsiTheme="minorHAnsi" w:cstheme="minorHAnsi"/>
                <w:color w:val="000000"/>
                <w:sz w:val="18"/>
                <w:szCs w:val="18"/>
              </w:rPr>
              <w:t>Cowater</w:t>
            </w:r>
            <w:proofErr w:type="spellEnd"/>
            <w:r w:rsidRPr="0037184F">
              <w:rPr>
                <w:rFonts w:asciiTheme="minorHAnsi" w:hAnsiTheme="minorHAnsi" w:cstheme="minorHAnsi"/>
                <w:color w:val="000000"/>
                <w:sz w:val="18"/>
                <w:szCs w:val="18"/>
              </w:rPr>
              <w:t xml:space="preserve"> International </w:t>
            </w:r>
            <w:r>
              <w:rPr>
                <w:rFonts w:asciiTheme="minorHAnsi" w:hAnsiTheme="minorHAnsi" w:cstheme="minorHAnsi"/>
                <w:color w:val="000000"/>
                <w:sz w:val="18"/>
                <w:szCs w:val="18"/>
              </w:rPr>
              <w:t xml:space="preserve">is implementing a </w:t>
            </w:r>
            <w:r w:rsidR="00BB7D81" w:rsidRPr="0037184F">
              <w:rPr>
                <w:rFonts w:asciiTheme="minorHAnsi" w:hAnsiTheme="minorHAnsi" w:cstheme="minorHAnsi"/>
                <w:color w:val="000000"/>
                <w:sz w:val="18"/>
                <w:szCs w:val="18"/>
              </w:rPr>
              <w:t>USD 12 million</w:t>
            </w:r>
            <w:r>
              <w:rPr>
                <w:rFonts w:asciiTheme="minorHAnsi" w:hAnsiTheme="minorHAnsi" w:cstheme="minorHAnsi"/>
                <w:color w:val="000000"/>
                <w:sz w:val="18"/>
                <w:szCs w:val="18"/>
              </w:rPr>
              <w:t xml:space="preserve"> project </w:t>
            </w:r>
            <w:r w:rsidR="00BB7D81" w:rsidRPr="0037184F">
              <w:rPr>
                <w:rFonts w:asciiTheme="minorHAnsi" w:hAnsiTheme="minorHAnsi" w:cstheme="minorHAnsi"/>
                <w:color w:val="000000"/>
                <w:sz w:val="18"/>
                <w:szCs w:val="18"/>
              </w:rPr>
              <w:t>(2017-2021)</w:t>
            </w:r>
            <w:r>
              <w:rPr>
                <w:rFonts w:asciiTheme="minorHAnsi" w:hAnsiTheme="minorHAnsi" w:cstheme="minorHAnsi"/>
                <w:color w:val="000000"/>
                <w:sz w:val="18"/>
                <w:szCs w:val="18"/>
              </w:rPr>
              <w:t xml:space="preserve"> </w:t>
            </w:r>
            <w:r w:rsidR="00BB7D81" w:rsidRPr="0037184F">
              <w:rPr>
                <w:rFonts w:asciiTheme="minorHAnsi" w:hAnsiTheme="minorHAnsi" w:cstheme="minorHAnsi"/>
                <w:color w:val="000000"/>
                <w:sz w:val="18"/>
                <w:szCs w:val="18"/>
              </w:rPr>
              <w:t xml:space="preserve">funded by Global Affairs Canada (GAC), </w:t>
            </w:r>
            <w:r>
              <w:rPr>
                <w:rFonts w:asciiTheme="minorHAnsi" w:hAnsiTheme="minorHAnsi" w:cstheme="minorHAnsi"/>
                <w:color w:val="000000"/>
                <w:sz w:val="18"/>
                <w:szCs w:val="18"/>
              </w:rPr>
              <w:t xml:space="preserve">which </w:t>
            </w:r>
            <w:r w:rsidR="00BB7D81" w:rsidRPr="0037184F">
              <w:rPr>
                <w:rFonts w:asciiTheme="minorHAnsi" w:hAnsiTheme="minorHAnsi" w:cstheme="minorHAnsi"/>
                <w:color w:val="000000"/>
                <w:sz w:val="18"/>
                <w:szCs w:val="18"/>
              </w:rPr>
              <w:t>aims to electrify 15 rural villages and 30 health and social centers with solar energy. It also aims to create income-generating activities (including a small industrial zone for 10 micro-enterprises) and to provide micro-credit solutions to rural entrepreneurs.</w:t>
            </w:r>
          </w:p>
        </w:tc>
        <w:tc>
          <w:tcPr>
            <w:tcW w:w="4111" w:type="dxa"/>
            <w:shd w:val="clear" w:color="auto" w:fill="auto"/>
          </w:tcPr>
          <w:p w14:paraId="13D7451F" w14:textId="485E53BE" w:rsidR="00BB7D81" w:rsidRPr="0037184F" w:rsidRDefault="00D55AEF" w:rsidP="00490F23">
            <w:pPr>
              <w:rPr>
                <w:rFonts w:asciiTheme="minorHAnsi" w:hAnsiTheme="minorHAnsi" w:cstheme="minorHAnsi"/>
                <w:sz w:val="18"/>
                <w:szCs w:val="18"/>
              </w:rPr>
            </w:pPr>
            <w:r w:rsidRPr="0037184F">
              <w:rPr>
                <w:rFonts w:asciiTheme="minorHAnsi" w:hAnsiTheme="minorHAnsi" w:cstheme="minorHAnsi"/>
                <w:sz w:val="18"/>
                <w:szCs w:val="18"/>
              </w:rPr>
              <w:t>Synergy with components 2</w:t>
            </w:r>
            <w:r w:rsidR="00AC30C8" w:rsidRPr="0037184F">
              <w:rPr>
                <w:rFonts w:asciiTheme="minorHAnsi" w:hAnsiTheme="minorHAnsi" w:cstheme="minorHAnsi"/>
                <w:sz w:val="18"/>
                <w:szCs w:val="18"/>
              </w:rPr>
              <w:t xml:space="preserve"> and 4 </w:t>
            </w:r>
            <w:r w:rsidR="00570561" w:rsidRPr="00823806">
              <w:rPr>
                <w:rFonts w:asciiTheme="minorHAnsi" w:hAnsiTheme="minorHAnsi" w:cstheme="minorHAnsi"/>
                <w:sz w:val="18"/>
                <w:szCs w:val="18"/>
              </w:rPr>
              <w:t>b</w:t>
            </w:r>
            <w:r w:rsidR="00AC30C8" w:rsidRPr="0037184F">
              <w:rPr>
                <w:rFonts w:asciiTheme="minorHAnsi" w:hAnsiTheme="minorHAnsi" w:cstheme="minorHAnsi"/>
                <w:sz w:val="18"/>
                <w:szCs w:val="18"/>
              </w:rPr>
              <w:t>ut, n</w:t>
            </w:r>
            <w:r w:rsidRPr="0037184F">
              <w:rPr>
                <w:rFonts w:asciiTheme="minorHAnsi" w:hAnsiTheme="minorHAnsi" w:cstheme="minorHAnsi"/>
                <w:sz w:val="18"/>
                <w:szCs w:val="18"/>
              </w:rPr>
              <w:t>o co</w:t>
            </w:r>
            <w:r w:rsidR="00B25035">
              <w:rPr>
                <w:rFonts w:asciiTheme="minorHAnsi" w:hAnsiTheme="minorHAnsi" w:cstheme="minorHAnsi"/>
                <w:sz w:val="18"/>
                <w:szCs w:val="18"/>
              </w:rPr>
              <w:t>-</w:t>
            </w:r>
            <w:r w:rsidRPr="0037184F">
              <w:rPr>
                <w:rFonts w:asciiTheme="minorHAnsi" w:hAnsiTheme="minorHAnsi" w:cstheme="minorHAnsi"/>
                <w:sz w:val="18"/>
                <w:szCs w:val="18"/>
              </w:rPr>
              <w:t>financing is expected.</w:t>
            </w:r>
          </w:p>
        </w:tc>
      </w:tr>
      <w:tr w:rsidR="00BB7D81" w:rsidRPr="00694485" w14:paraId="11AE606E" w14:textId="755DFFBE" w:rsidTr="00823806">
        <w:trPr>
          <w:trHeight w:val="997"/>
        </w:trPr>
        <w:tc>
          <w:tcPr>
            <w:tcW w:w="1521" w:type="dxa"/>
            <w:shd w:val="clear" w:color="auto" w:fill="auto"/>
          </w:tcPr>
          <w:p w14:paraId="40F42332" w14:textId="35A377E9" w:rsidR="00BB7D81" w:rsidRPr="0037184F" w:rsidRDefault="00BB7D81" w:rsidP="000546C9">
            <w:pPr>
              <w:rPr>
                <w:rFonts w:asciiTheme="minorHAnsi" w:hAnsiTheme="minorHAnsi" w:cstheme="minorHAnsi"/>
                <w:b/>
                <w:bCs/>
                <w:sz w:val="18"/>
                <w:szCs w:val="18"/>
              </w:rPr>
            </w:pPr>
            <w:r w:rsidRPr="0037184F">
              <w:rPr>
                <w:rFonts w:asciiTheme="minorHAnsi" w:hAnsiTheme="minorHAnsi" w:cstheme="minorHAnsi"/>
                <w:b/>
                <w:color w:val="000000"/>
                <w:sz w:val="18"/>
                <w:szCs w:val="18"/>
              </w:rPr>
              <w:t>Global Green Growth Institute (GGGI)</w:t>
            </w:r>
          </w:p>
        </w:tc>
        <w:tc>
          <w:tcPr>
            <w:tcW w:w="4149" w:type="dxa"/>
            <w:shd w:val="clear" w:color="auto" w:fill="auto"/>
          </w:tcPr>
          <w:p w14:paraId="73FC5DAE" w14:textId="4D420D3B" w:rsidR="00BB7D81" w:rsidRPr="0037184F" w:rsidRDefault="00BB7D81" w:rsidP="004A15E1">
            <w:pPr>
              <w:contextualSpacing/>
              <w:jc w:val="both"/>
              <w:rPr>
                <w:rFonts w:asciiTheme="minorHAnsi" w:hAnsiTheme="minorHAnsi" w:cstheme="minorHAnsi"/>
                <w:b/>
                <w:color w:val="000000"/>
                <w:sz w:val="18"/>
                <w:szCs w:val="18"/>
              </w:rPr>
            </w:pPr>
            <w:r w:rsidRPr="0037184F">
              <w:rPr>
                <w:rFonts w:asciiTheme="minorHAnsi" w:hAnsiTheme="minorHAnsi" w:cstheme="minorHAnsi"/>
                <w:color w:val="000000"/>
                <w:sz w:val="18"/>
                <w:szCs w:val="18"/>
              </w:rPr>
              <w:t xml:space="preserve">Active in BF since the end of 2018, within the Ministry of the Environment, GGGI is implementing a 5-year country program around: access to green/climate financing, "green city" (city strategy), development of rural areas (Ecovillage, E4PU, solar irrigation, land management, etc.), and Green Governance (MRV systems, Bankable project, etc.). GGGI obtained GCF Readiness funds for the project "Strategic framework and entity support for Burkina Faso" to support </w:t>
            </w:r>
            <w:proofErr w:type="spellStart"/>
            <w:r w:rsidRPr="0037184F">
              <w:rPr>
                <w:rFonts w:asciiTheme="minorHAnsi" w:hAnsiTheme="minorHAnsi" w:cstheme="minorHAnsi"/>
                <w:color w:val="000000"/>
                <w:sz w:val="18"/>
                <w:szCs w:val="18"/>
              </w:rPr>
              <w:t>Coris</w:t>
            </w:r>
            <w:proofErr w:type="spellEnd"/>
            <w:r w:rsidRPr="0037184F">
              <w:rPr>
                <w:rFonts w:asciiTheme="minorHAnsi" w:hAnsiTheme="minorHAnsi" w:cstheme="minorHAnsi"/>
                <w:color w:val="000000"/>
                <w:sz w:val="18"/>
                <w:szCs w:val="18"/>
              </w:rPr>
              <w:t xml:space="preserve"> Bank accreditation and the IEF. The project started in January 2020. The GGGI </w:t>
            </w:r>
            <w:r w:rsidR="00D330A1">
              <w:rPr>
                <w:rFonts w:asciiTheme="minorHAnsi" w:hAnsiTheme="minorHAnsi" w:cstheme="minorHAnsi"/>
                <w:color w:val="000000"/>
                <w:sz w:val="18"/>
                <w:szCs w:val="18"/>
              </w:rPr>
              <w:t>will</w:t>
            </w:r>
            <w:r w:rsidRPr="0037184F">
              <w:rPr>
                <w:rFonts w:asciiTheme="minorHAnsi" w:hAnsiTheme="minorHAnsi" w:cstheme="minorHAnsi"/>
                <w:color w:val="000000"/>
                <w:sz w:val="18"/>
                <w:szCs w:val="18"/>
              </w:rPr>
              <w:t xml:space="preserve"> therefore support the preparatory phase of pilot project development (consultation, feasibility study, etc.) and access to finance component through </w:t>
            </w:r>
            <w:proofErr w:type="spellStart"/>
            <w:r w:rsidRPr="0037184F">
              <w:rPr>
                <w:rFonts w:asciiTheme="minorHAnsi" w:hAnsiTheme="minorHAnsi" w:cstheme="minorHAnsi"/>
                <w:color w:val="000000"/>
                <w:sz w:val="18"/>
                <w:szCs w:val="18"/>
              </w:rPr>
              <w:t>Coris</w:t>
            </w:r>
            <w:proofErr w:type="spellEnd"/>
            <w:r w:rsidRPr="0037184F">
              <w:rPr>
                <w:rFonts w:asciiTheme="minorHAnsi" w:hAnsiTheme="minorHAnsi" w:cstheme="minorHAnsi"/>
                <w:color w:val="000000"/>
                <w:sz w:val="18"/>
                <w:szCs w:val="18"/>
              </w:rPr>
              <w:t xml:space="preserve"> Bank.</w:t>
            </w:r>
          </w:p>
          <w:p w14:paraId="70F709C1" w14:textId="64037715" w:rsidR="00BB7D81" w:rsidRPr="0037184F" w:rsidRDefault="00BB7D81" w:rsidP="004A15E1">
            <w:pPr>
              <w:jc w:val="both"/>
              <w:rPr>
                <w:rFonts w:asciiTheme="minorHAnsi" w:hAnsiTheme="minorHAnsi" w:cstheme="minorHAnsi"/>
                <w:b/>
                <w:bCs/>
                <w:sz w:val="18"/>
                <w:szCs w:val="18"/>
              </w:rPr>
            </w:pPr>
          </w:p>
        </w:tc>
        <w:tc>
          <w:tcPr>
            <w:tcW w:w="4111" w:type="dxa"/>
            <w:shd w:val="clear" w:color="auto" w:fill="auto"/>
          </w:tcPr>
          <w:p w14:paraId="322901C8" w14:textId="40E21BAF" w:rsidR="00E423C5" w:rsidRPr="0037184F" w:rsidRDefault="009B372D" w:rsidP="004A15E1">
            <w:pPr>
              <w:jc w:val="both"/>
              <w:rPr>
                <w:rFonts w:asciiTheme="minorHAnsi" w:hAnsiTheme="minorHAnsi" w:cstheme="minorHAnsi"/>
                <w:sz w:val="18"/>
                <w:szCs w:val="18"/>
              </w:rPr>
            </w:pPr>
            <w:r>
              <w:rPr>
                <w:rFonts w:asciiTheme="minorHAnsi" w:hAnsiTheme="minorHAnsi" w:cstheme="minorHAnsi"/>
                <w:sz w:val="18"/>
                <w:szCs w:val="18"/>
              </w:rPr>
              <w:t>O</w:t>
            </w:r>
            <w:r w:rsidR="00BA3647" w:rsidRPr="0037184F">
              <w:rPr>
                <w:rFonts w:asciiTheme="minorHAnsi" w:hAnsiTheme="minorHAnsi" w:cstheme="minorHAnsi"/>
                <w:sz w:val="18"/>
                <w:szCs w:val="18"/>
              </w:rPr>
              <w:t xml:space="preserve">utputs </w:t>
            </w:r>
            <w:r>
              <w:rPr>
                <w:rFonts w:asciiTheme="minorHAnsi" w:hAnsiTheme="minorHAnsi" w:cstheme="minorHAnsi"/>
                <w:sz w:val="18"/>
                <w:szCs w:val="18"/>
              </w:rPr>
              <w:t xml:space="preserve">related to </w:t>
            </w:r>
            <w:r w:rsidR="00BA3647" w:rsidRPr="0037184F">
              <w:rPr>
                <w:rFonts w:asciiTheme="minorHAnsi" w:hAnsiTheme="minorHAnsi" w:cstheme="minorHAnsi"/>
                <w:sz w:val="18"/>
                <w:szCs w:val="18"/>
              </w:rPr>
              <w:t>c</w:t>
            </w:r>
            <w:r w:rsidR="00E423C5" w:rsidRPr="0037184F">
              <w:rPr>
                <w:rFonts w:asciiTheme="minorHAnsi" w:hAnsiTheme="minorHAnsi" w:cstheme="minorHAnsi"/>
                <w:sz w:val="18"/>
                <w:szCs w:val="18"/>
              </w:rPr>
              <w:t>apacity-building</w:t>
            </w:r>
            <w:r w:rsidR="00715458" w:rsidRPr="0037184F">
              <w:rPr>
                <w:rFonts w:asciiTheme="minorHAnsi" w:hAnsiTheme="minorHAnsi" w:cstheme="minorHAnsi"/>
                <w:sz w:val="18"/>
                <w:szCs w:val="18"/>
              </w:rPr>
              <w:t>, access to finance and convening and knowledge dissemination around climate change</w:t>
            </w:r>
            <w:r w:rsidR="00D53639" w:rsidRPr="0037184F">
              <w:rPr>
                <w:rFonts w:asciiTheme="minorHAnsi" w:hAnsiTheme="minorHAnsi" w:cstheme="minorHAnsi"/>
                <w:sz w:val="18"/>
                <w:szCs w:val="18"/>
              </w:rPr>
              <w:t xml:space="preserve"> and renewable energy are key activities where the two project</w:t>
            </w:r>
            <w:r w:rsidR="00533648" w:rsidRPr="0037184F">
              <w:rPr>
                <w:rFonts w:asciiTheme="minorHAnsi" w:hAnsiTheme="minorHAnsi" w:cstheme="minorHAnsi"/>
                <w:sz w:val="18"/>
                <w:szCs w:val="18"/>
              </w:rPr>
              <w:t>s</w:t>
            </w:r>
            <w:r w:rsidR="00D53639" w:rsidRPr="0037184F">
              <w:rPr>
                <w:rFonts w:asciiTheme="minorHAnsi" w:hAnsiTheme="minorHAnsi" w:cstheme="minorHAnsi"/>
                <w:sz w:val="18"/>
                <w:szCs w:val="18"/>
              </w:rPr>
              <w:t xml:space="preserve"> can collaborate. GGGI has been leading </w:t>
            </w:r>
            <w:r>
              <w:rPr>
                <w:rFonts w:asciiTheme="minorHAnsi" w:hAnsiTheme="minorHAnsi" w:cstheme="minorHAnsi"/>
                <w:sz w:val="18"/>
                <w:szCs w:val="18"/>
              </w:rPr>
              <w:t xml:space="preserve">the </w:t>
            </w:r>
            <w:r w:rsidR="00D53639" w:rsidRPr="0037184F">
              <w:rPr>
                <w:rFonts w:asciiTheme="minorHAnsi" w:hAnsiTheme="minorHAnsi" w:cstheme="minorHAnsi"/>
                <w:sz w:val="18"/>
                <w:szCs w:val="18"/>
              </w:rPr>
              <w:t xml:space="preserve">work </w:t>
            </w:r>
            <w:r w:rsidR="00533648" w:rsidRPr="0037184F">
              <w:rPr>
                <w:rFonts w:asciiTheme="minorHAnsi" w:hAnsiTheme="minorHAnsi" w:cstheme="minorHAnsi"/>
                <w:sz w:val="18"/>
                <w:szCs w:val="18"/>
              </w:rPr>
              <w:t xml:space="preserve">around </w:t>
            </w:r>
            <w:r w:rsidR="00D53639" w:rsidRPr="0037184F">
              <w:rPr>
                <w:rFonts w:asciiTheme="minorHAnsi" w:hAnsiTheme="minorHAnsi" w:cstheme="minorHAnsi"/>
                <w:sz w:val="18"/>
                <w:szCs w:val="18"/>
              </w:rPr>
              <w:t>NDC</w:t>
            </w:r>
            <w:r w:rsidR="00533648" w:rsidRPr="0037184F">
              <w:rPr>
                <w:rFonts w:asciiTheme="minorHAnsi" w:hAnsiTheme="minorHAnsi" w:cstheme="minorHAnsi"/>
                <w:sz w:val="18"/>
                <w:szCs w:val="18"/>
              </w:rPr>
              <w:t xml:space="preserve"> </w:t>
            </w:r>
            <w:r w:rsidR="00D53639" w:rsidRPr="0037184F">
              <w:rPr>
                <w:rFonts w:asciiTheme="minorHAnsi" w:hAnsiTheme="minorHAnsi" w:cstheme="minorHAnsi"/>
                <w:sz w:val="18"/>
                <w:szCs w:val="18"/>
              </w:rPr>
              <w:t>and MRV</w:t>
            </w:r>
            <w:r w:rsidR="00715458" w:rsidRPr="0037184F">
              <w:rPr>
                <w:rFonts w:asciiTheme="minorHAnsi" w:hAnsiTheme="minorHAnsi" w:cstheme="minorHAnsi"/>
                <w:sz w:val="18"/>
                <w:szCs w:val="18"/>
              </w:rPr>
              <w:t xml:space="preserve"> </w:t>
            </w:r>
            <w:r w:rsidR="00533648" w:rsidRPr="0037184F">
              <w:rPr>
                <w:rFonts w:asciiTheme="minorHAnsi" w:hAnsiTheme="minorHAnsi" w:cstheme="minorHAnsi"/>
                <w:sz w:val="18"/>
                <w:szCs w:val="18"/>
              </w:rPr>
              <w:t xml:space="preserve">in Burkina Faso. </w:t>
            </w:r>
          </w:p>
        </w:tc>
      </w:tr>
    </w:tbl>
    <w:p w14:paraId="64DEF1E7" w14:textId="77777777" w:rsidR="006377B8" w:rsidRPr="00FD7C66" w:rsidRDefault="006377B8" w:rsidP="0062442A">
      <w:pPr>
        <w:tabs>
          <w:tab w:val="left" w:pos="643"/>
        </w:tabs>
        <w:rPr>
          <w:rFonts w:cs="Calibri"/>
          <w:szCs w:val="20"/>
        </w:rPr>
      </w:pPr>
    </w:p>
    <w:p w14:paraId="0D2DEF3E" w14:textId="6C3208E2" w:rsidR="00F51D25" w:rsidRPr="00CC1F5D" w:rsidRDefault="00F51D25" w:rsidP="005913BC">
      <w:pPr>
        <w:numPr>
          <w:ilvl w:val="0"/>
          <w:numId w:val="36"/>
        </w:numPr>
        <w:tabs>
          <w:tab w:val="left" w:pos="643"/>
        </w:tabs>
        <w:jc w:val="both"/>
        <w:rPr>
          <w:rFonts w:ascii="Calibri" w:hAnsi="Calibri" w:cs="Calibri"/>
          <w:sz w:val="20"/>
          <w:szCs w:val="20"/>
        </w:rPr>
      </w:pPr>
      <w:proofErr w:type="gramStart"/>
      <w:r w:rsidRPr="00CC1F5D">
        <w:rPr>
          <w:rFonts w:ascii="Calibri" w:hAnsi="Calibri" w:cs="Calibri"/>
          <w:sz w:val="20"/>
          <w:szCs w:val="20"/>
        </w:rPr>
        <w:t>A number of</w:t>
      </w:r>
      <w:proofErr w:type="gramEnd"/>
      <w:r w:rsidRPr="00CC1F5D">
        <w:rPr>
          <w:rFonts w:ascii="Calibri" w:hAnsi="Calibri" w:cs="Calibri"/>
          <w:sz w:val="20"/>
          <w:szCs w:val="20"/>
        </w:rPr>
        <w:t xml:space="preserve"> the abovementioned partners have provided letters of co-financing for this project, as attached </w:t>
      </w:r>
      <w:r w:rsidR="00DF6679" w:rsidRPr="00CC1F5D">
        <w:rPr>
          <w:rFonts w:ascii="Calibri" w:hAnsi="Calibri" w:cs="Calibri"/>
          <w:sz w:val="20"/>
          <w:szCs w:val="20"/>
        </w:rPr>
        <w:t>in</w:t>
      </w:r>
      <w:r w:rsidRPr="00CC1F5D">
        <w:rPr>
          <w:rFonts w:ascii="Calibri" w:hAnsi="Calibri" w:cs="Calibri"/>
          <w:sz w:val="20"/>
          <w:szCs w:val="20"/>
        </w:rPr>
        <w:t xml:space="preserve"> Annex 14 to this project document. As further described in </w:t>
      </w:r>
      <w:r w:rsidR="007B213E" w:rsidRPr="00CC1F5D">
        <w:rPr>
          <w:rFonts w:ascii="Calibri" w:hAnsi="Calibri" w:cs="Calibri"/>
          <w:sz w:val="20"/>
          <w:szCs w:val="20"/>
        </w:rPr>
        <w:t>Table 12</w:t>
      </w:r>
      <w:r w:rsidR="00DF6679" w:rsidRPr="00CC1F5D">
        <w:rPr>
          <w:rFonts w:ascii="Calibri" w:hAnsi="Calibri" w:cs="Calibri"/>
          <w:sz w:val="20"/>
          <w:szCs w:val="20"/>
        </w:rPr>
        <w:t xml:space="preserve"> </w:t>
      </w:r>
      <w:r w:rsidRPr="00CC1F5D">
        <w:rPr>
          <w:rFonts w:ascii="Calibri" w:hAnsi="Calibri" w:cs="Calibri"/>
          <w:sz w:val="20"/>
          <w:szCs w:val="20"/>
        </w:rPr>
        <w:t xml:space="preserve">below, most of these co-financed activities correspond to funds not flowing through UNDP accounts and whose results are not included in the project results framework. In this case, UNDP is accountable to monitor the risk to realization of co-financing amounts and realization amounts annually in the GEF PIR, at mid-term and at terminal evaluation. Specifically, potential risks associated with co-financing that may affect the Project, including safeguards related risks that fall within the project context or area of influence, will be considered in safeguards due diligence and the project risk </w:t>
      </w:r>
      <w:r w:rsidRPr="00CC1F5D">
        <w:rPr>
          <w:rFonts w:ascii="Calibri" w:hAnsi="Calibri" w:cs="Calibri"/>
          <w:sz w:val="20"/>
          <w:szCs w:val="20"/>
        </w:rPr>
        <w:lastRenderedPageBreak/>
        <w:t>register and monitored accordingly. Risk management measures identified will be only those within the control of the UNDP project (</w:t>
      </w:r>
      <w:proofErr w:type="gramStart"/>
      <w:r w:rsidRPr="00CC1F5D">
        <w:rPr>
          <w:rFonts w:ascii="Calibri" w:hAnsi="Calibri" w:cs="Calibri"/>
          <w:sz w:val="20"/>
          <w:szCs w:val="20"/>
        </w:rPr>
        <w:t>e.g.</w:t>
      </w:r>
      <w:proofErr w:type="gramEnd"/>
      <w:r w:rsidRPr="00CC1F5D">
        <w:rPr>
          <w:rFonts w:ascii="Calibri" w:hAnsi="Calibri" w:cs="Calibri"/>
          <w:sz w:val="20"/>
          <w:szCs w:val="20"/>
        </w:rPr>
        <w:t xml:space="preserve"> managing reputational risk). See the ESMF (Annex 10) for more details on the management of risks related to the different types of co-financ</w:t>
      </w:r>
      <w:r w:rsidR="00885C2E" w:rsidRPr="00CC1F5D">
        <w:rPr>
          <w:rFonts w:ascii="Calibri" w:hAnsi="Calibri" w:cs="Calibri"/>
          <w:sz w:val="20"/>
          <w:szCs w:val="20"/>
        </w:rPr>
        <w:t>ed activities</w:t>
      </w:r>
      <w:r w:rsidRPr="00CC1F5D">
        <w:rPr>
          <w:rFonts w:ascii="Calibri" w:hAnsi="Calibri" w:cs="Calibri"/>
          <w:sz w:val="20"/>
          <w:szCs w:val="20"/>
        </w:rPr>
        <w:t xml:space="preserve"> in this project. </w:t>
      </w:r>
    </w:p>
    <w:p w14:paraId="2996D1A5" w14:textId="19F578EA" w:rsidR="00F51D25" w:rsidRPr="00CC1F5D" w:rsidRDefault="00F51D25" w:rsidP="00F51D25">
      <w:pPr>
        <w:tabs>
          <w:tab w:val="left" w:pos="643"/>
        </w:tabs>
        <w:jc w:val="both"/>
        <w:rPr>
          <w:rFonts w:ascii="Calibri" w:hAnsi="Calibri" w:cs="Calibri"/>
          <w:sz w:val="20"/>
          <w:szCs w:val="20"/>
        </w:rPr>
      </w:pPr>
    </w:p>
    <w:p w14:paraId="0067F1D7" w14:textId="41E23752" w:rsidR="00DF6679" w:rsidRPr="00CC1F5D" w:rsidRDefault="00DF6679" w:rsidP="00485121">
      <w:pPr>
        <w:pStyle w:val="Caption"/>
        <w:keepNext/>
      </w:pPr>
      <w:bookmarkStart w:id="56" w:name="_Ref83649730"/>
      <w:bookmarkStart w:id="57" w:name="_Toc84428739"/>
      <w:r w:rsidRPr="00CC1F5D">
        <w:rPr>
          <w:u w:val="none"/>
        </w:rPr>
        <w:t xml:space="preserve">Table </w:t>
      </w:r>
      <w:r w:rsidRPr="00CC1F5D">
        <w:rPr>
          <w:u w:val="none"/>
        </w:rPr>
        <w:fldChar w:fldCharType="begin"/>
      </w:r>
      <w:r w:rsidRPr="00CC1F5D">
        <w:rPr>
          <w:u w:val="none"/>
        </w:rPr>
        <w:instrText xml:space="preserve"> SEQ Table \* ARABIC </w:instrText>
      </w:r>
      <w:r w:rsidRPr="00CC1F5D">
        <w:rPr>
          <w:u w:val="none"/>
        </w:rPr>
        <w:fldChar w:fldCharType="separate"/>
      </w:r>
      <w:r w:rsidR="00F5141C" w:rsidRPr="00CC1F5D">
        <w:rPr>
          <w:noProof/>
          <w:u w:val="none"/>
        </w:rPr>
        <w:t>12</w:t>
      </w:r>
      <w:r w:rsidRPr="00CC1F5D">
        <w:rPr>
          <w:u w:val="none"/>
        </w:rPr>
        <w:fldChar w:fldCharType="end"/>
      </w:r>
      <w:bookmarkEnd w:id="56"/>
      <w:r w:rsidRPr="00CC1F5D">
        <w:rPr>
          <w:u w:val="none"/>
        </w:rPr>
        <w:t>:</w:t>
      </w:r>
      <w:r w:rsidRPr="00CC1F5D">
        <w:t xml:space="preserve"> </w:t>
      </w:r>
      <w:r w:rsidRPr="00CC1F5D">
        <w:rPr>
          <w:b w:val="0"/>
          <w:bCs/>
          <w:u w:val="none"/>
        </w:rPr>
        <w:t>List of co-financed activities not included as project results</w:t>
      </w:r>
      <w:bookmarkEnd w:id="57"/>
    </w:p>
    <w:tbl>
      <w:tblPr>
        <w:tblW w:w="0" w:type="auto"/>
        <w:tblInd w:w="720" w:type="dxa"/>
        <w:tblCellMar>
          <w:left w:w="0" w:type="dxa"/>
          <w:right w:w="0" w:type="dxa"/>
        </w:tblCellMar>
        <w:tblLook w:val="04A0" w:firstRow="1" w:lastRow="0" w:firstColumn="1" w:lastColumn="0" w:noHBand="0" w:noVBand="1"/>
      </w:tblPr>
      <w:tblGrid>
        <w:gridCol w:w="2875"/>
        <w:gridCol w:w="1715"/>
        <w:gridCol w:w="1232"/>
        <w:gridCol w:w="1170"/>
        <w:gridCol w:w="1170"/>
      </w:tblGrid>
      <w:tr w:rsidR="00265A20" w:rsidRPr="00CC1F5D" w14:paraId="1EA53855" w14:textId="77777777" w:rsidTr="00485121">
        <w:tc>
          <w:tcPr>
            <w:tcW w:w="2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4F004D9" w14:textId="77777777" w:rsidR="00F216B4" w:rsidRPr="00CC1F5D" w:rsidRDefault="00F216B4" w:rsidP="00976B58">
            <w:pPr>
              <w:autoSpaceDE w:val="0"/>
              <w:autoSpaceDN w:val="0"/>
              <w:spacing w:after="60"/>
              <w:jc w:val="both"/>
              <w:rPr>
                <w:rFonts w:ascii="Calibri" w:eastAsia="SimSun" w:hAnsi="Calibri"/>
                <w:b/>
                <w:bCs/>
                <w:color w:val="000000"/>
                <w:sz w:val="20"/>
                <w:szCs w:val="20"/>
              </w:rPr>
            </w:pPr>
            <w:r w:rsidRPr="00CC1F5D">
              <w:rPr>
                <w:rFonts w:ascii="Calibri" w:eastAsia="SimSun" w:hAnsi="Calibri"/>
                <w:b/>
                <w:bCs/>
                <w:color w:val="000000"/>
                <w:sz w:val="20"/>
                <w:szCs w:val="20"/>
              </w:rPr>
              <w:t>Co-financing source</w:t>
            </w:r>
          </w:p>
        </w:tc>
        <w:tc>
          <w:tcPr>
            <w:tcW w:w="171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6F6D96A" w14:textId="77777777" w:rsidR="00F216B4" w:rsidRPr="00CC1F5D" w:rsidRDefault="00F216B4" w:rsidP="00976B58">
            <w:pPr>
              <w:autoSpaceDE w:val="0"/>
              <w:autoSpaceDN w:val="0"/>
              <w:spacing w:after="60"/>
              <w:jc w:val="both"/>
              <w:rPr>
                <w:rFonts w:ascii="Calibri" w:eastAsia="SimSun" w:hAnsi="Calibri"/>
                <w:b/>
                <w:bCs/>
                <w:color w:val="000000"/>
                <w:sz w:val="20"/>
                <w:szCs w:val="20"/>
              </w:rPr>
            </w:pPr>
            <w:r w:rsidRPr="00CC1F5D">
              <w:rPr>
                <w:rFonts w:ascii="Calibri" w:eastAsia="SimSun" w:hAnsi="Calibri"/>
                <w:b/>
                <w:bCs/>
                <w:color w:val="000000"/>
                <w:sz w:val="20"/>
                <w:szCs w:val="20"/>
              </w:rPr>
              <w:t>Co-financing type</w:t>
            </w:r>
          </w:p>
        </w:tc>
        <w:tc>
          <w:tcPr>
            <w:tcW w:w="123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6FF9685" w14:textId="376D4F4A" w:rsidR="00F216B4" w:rsidRPr="00CC1F5D" w:rsidRDefault="00F216B4" w:rsidP="00976B58">
            <w:pPr>
              <w:autoSpaceDE w:val="0"/>
              <w:autoSpaceDN w:val="0"/>
              <w:spacing w:after="60"/>
              <w:jc w:val="both"/>
              <w:rPr>
                <w:rFonts w:ascii="Calibri" w:eastAsia="SimSun" w:hAnsi="Calibri"/>
                <w:b/>
                <w:bCs/>
                <w:color w:val="000000"/>
                <w:sz w:val="20"/>
                <w:szCs w:val="20"/>
              </w:rPr>
            </w:pPr>
            <w:r w:rsidRPr="00CC1F5D">
              <w:rPr>
                <w:rFonts w:ascii="Calibri" w:eastAsia="SimSun" w:hAnsi="Calibri"/>
                <w:b/>
                <w:bCs/>
                <w:color w:val="000000"/>
                <w:sz w:val="20"/>
                <w:szCs w:val="20"/>
              </w:rPr>
              <w:t>Co-financing amount</w:t>
            </w:r>
            <w:r w:rsidR="00265A20" w:rsidRPr="00CC1F5D">
              <w:rPr>
                <w:rFonts w:ascii="Calibri" w:eastAsia="SimSun" w:hAnsi="Calibri"/>
                <w:b/>
                <w:bCs/>
                <w:color w:val="000000"/>
                <w:sz w:val="20"/>
                <w:szCs w:val="20"/>
              </w:rPr>
              <w:t xml:space="preserve"> (USD)</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63E2C15" w14:textId="77777777" w:rsidR="00F216B4" w:rsidRPr="00CC1F5D" w:rsidRDefault="00F216B4" w:rsidP="00976B58">
            <w:pPr>
              <w:autoSpaceDE w:val="0"/>
              <w:autoSpaceDN w:val="0"/>
              <w:spacing w:after="60"/>
              <w:jc w:val="both"/>
              <w:rPr>
                <w:rFonts w:ascii="Calibri" w:eastAsia="SimSun" w:hAnsi="Calibri"/>
                <w:b/>
                <w:bCs/>
                <w:sz w:val="20"/>
                <w:szCs w:val="20"/>
              </w:rPr>
            </w:pPr>
            <w:r w:rsidRPr="00CC1F5D">
              <w:rPr>
                <w:rFonts w:ascii="Calibri" w:eastAsia="SimSun" w:hAnsi="Calibri"/>
                <w:b/>
                <w:bCs/>
                <w:sz w:val="20"/>
                <w:szCs w:val="20"/>
              </w:rPr>
              <w:t>Included in project results?</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2DEB36" w14:textId="77777777" w:rsidR="00F216B4" w:rsidRPr="00CC1F5D" w:rsidRDefault="00F216B4" w:rsidP="00976B58">
            <w:pPr>
              <w:autoSpaceDE w:val="0"/>
              <w:autoSpaceDN w:val="0"/>
              <w:spacing w:after="60"/>
              <w:jc w:val="both"/>
              <w:rPr>
                <w:rFonts w:ascii="Calibri" w:eastAsia="SimSun" w:hAnsi="Calibri"/>
                <w:b/>
                <w:bCs/>
                <w:sz w:val="20"/>
                <w:szCs w:val="20"/>
              </w:rPr>
            </w:pPr>
            <w:r w:rsidRPr="00CC1F5D">
              <w:rPr>
                <w:rFonts w:ascii="Calibri" w:eastAsia="SimSun" w:hAnsi="Calibri"/>
                <w:b/>
                <w:bCs/>
                <w:sz w:val="20"/>
                <w:szCs w:val="20"/>
              </w:rPr>
              <w:t>If yes, list the relevant outputs</w:t>
            </w:r>
          </w:p>
        </w:tc>
      </w:tr>
      <w:tr w:rsidR="00265A20" w:rsidRPr="00CC1F5D" w14:paraId="340641F0" w14:textId="77777777" w:rsidTr="00485121">
        <w:tc>
          <w:tcPr>
            <w:tcW w:w="2875"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436ED3D2" w14:textId="6A1F9022" w:rsidR="00F216B4" w:rsidRPr="00CC1F5D" w:rsidRDefault="00265A20" w:rsidP="00976B58">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Burkinabè Rural Electrification Agency (ABER)</w:t>
            </w:r>
          </w:p>
        </w:tc>
        <w:tc>
          <w:tcPr>
            <w:tcW w:w="1715" w:type="dxa"/>
            <w:tcBorders>
              <w:top w:val="nil"/>
              <w:left w:val="nil"/>
              <w:bottom w:val="single" w:sz="4" w:space="0" w:color="auto"/>
              <w:right w:val="single" w:sz="8" w:space="0" w:color="auto"/>
            </w:tcBorders>
            <w:tcMar>
              <w:top w:w="0" w:type="dxa"/>
              <w:left w:w="108" w:type="dxa"/>
              <w:bottom w:w="0" w:type="dxa"/>
              <w:right w:w="108" w:type="dxa"/>
            </w:tcMar>
            <w:hideMark/>
          </w:tcPr>
          <w:p w14:paraId="0DC0E8F2" w14:textId="030DEEF7" w:rsidR="00F216B4" w:rsidRPr="00CC1F5D" w:rsidRDefault="00051F7B" w:rsidP="00976B58">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Grant</w:t>
            </w:r>
            <w:r w:rsidR="00941A5E" w:rsidRPr="00CC1F5D">
              <w:rPr>
                <w:rFonts w:ascii="Calibri" w:eastAsia="SimSun" w:hAnsi="Calibri"/>
                <w:color w:val="000000"/>
                <w:sz w:val="20"/>
                <w:szCs w:val="20"/>
              </w:rPr>
              <w:t xml:space="preserve"> and</w:t>
            </w:r>
            <w:r w:rsidR="009E6DA2" w:rsidRPr="00CC1F5D">
              <w:rPr>
                <w:rFonts w:ascii="Calibri" w:eastAsia="SimSun" w:hAnsi="Calibri"/>
                <w:color w:val="000000"/>
                <w:sz w:val="20"/>
                <w:szCs w:val="20"/>
              </w:rPr>
              <w:t xml:space="preserve"> Loan</w:t>
            </w:r>
          </w:p>
        </w:tc>
        <w:tc>
          <w:tcPr>
            <w:tcW w:w="1232" w:type="dxa"/>
            <w:tcBorders>
              <w:top w:val="nil"/>
              <w:left w:val="nil"/>
              <w:bottom w:val="single" w:sz="4" w:space="0" w:color="auto"/>
              <w:right w:val="single" w:sz="8" w:space="0" w:color="auto"/>
            </w:tcBorders>
            <w:tcMar>
              <w:top w:w="0" w:type="dxa"/>
              <w:left w:w="108" w:type="dxa"/>
              <w:bottom w:w="0" w:type="dxa"/>
              <w:right w:w="108" w:type="dxa"/>
            </w:tcMar>
          </w:tcPr>
          <w:p w14:paraId="3CB55498" w14:textId="77B437C9" w:rsidR="00F216B4" w:rsidRPr="00CC1F5D" w:rsidRDefault="00265A20" w:rsidP="00485121">
            <w:pPr>
              <w:autoSpaceDE w:val="0"/>
              <w:autoSpaceDN w:val="0"/>
              <w:spacing w:after="60"/>
              <w:jc w:val="right"/>
              <w:rPr>
                <w:rFonts w:ascii="Calibri" w:eastAsia="SimSun" w:hAnsi="Calibri"/>
                <w:color w:val="000000"/>
                <w:sz w:val="20"/>
                <w:szCs w:val="20"/>
              </w:rPr>
            </w:pPr>
            <w:r w:rsidRPr="00CC1F5D">
              <w:rPr>
                <w:rFonts w:ascii="Calibri" w:eastAsia="SimSun" w:hAnsi="Calibri"/>
                <w:color w:val="000000"/>
                <w:sz w:val="20"/>
                <w:szCs w:val="20"/>
              </w:rPr>
              <w:t>75,500,000</w:t>
            </w:r>
          </w:p>
        </w:tc>
        <w:tc>
          <w:tcPr>
            <w:tcW w:w="1170" w:type="dxa"/>
            <w:tcBorders>
              <w:top w:val="nil"/>
              <w:left w:val="nil"/>
              <w:bottom w:val="single" w:sz="4" w:space="0" w:color="auto"/>
              <w:right w:val="single" w:sz="8" w:space="0" w:color="auto"/>
            </w:tcBorders>
            <w:tcMar>
              <w:top w:w="0" w:type="dxa"/>
              <w:left w:w="108" w:type="dxa"/>
              <w:bottom w:w="0" w:type="dxa"/>
              <w:right w:w="108" w:type="dxa"/>
            </w:tcMar>
            <w:hideMark/>
          </w:tcPr>
          <w:p w14:paraId="137B2C67" w14:textId="0403C235" w:rsidR="00F216B4" w:rsidRPr="00CC1F5D" w:rsidRDefault="00265A20" w:rsidP="00976B58">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No</w:t>
            </w: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77633572" w14:textId="0A5BBB1D" w:rsidR="00F216B4" w:rsidRPr="00CC1F5D" w:rsidRDefault="00265A20" w:rsidP="00976B58">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N/A</w:t>
            </w:r>
          </w:p>
        </w:tc>
      </w:tr>
      <w:tr w:rsidR="006659D7" w:rsidRPr="00CC1F5D" w14:paraId="4CFA9C7A" w14:textId="77777777" w:rsidTr="00485121">
        <w:tc>
          <w:tcPr>
            <w:tcW w:w="28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F36289" w14:textId="6E1CAF8A" w:rsidR="006659D7" w:rsidRPr="00CC1F5D" w:rsidRDefault="006659D7"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Burkinabè Rural Electrification Agency (ABER)</w:t>
            </w:r>
          </w:p>
        </w:tc>
        <w:tc>
          <w:tcPr>
            <w:tcW w:w="17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17E6C8" w14:textId="1024FBAE" w:rsidR="006659D7" w:rsidRPr="00CC1F5D" w:rsidRDefault="006659D7"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In-Kind</w:t>
            </w:r>
          </w:p>
        </w:tc>
        <w:tc>
          <w:tcPr>
            <w:tcW w:w="1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FD454C" w14:textId="04B0E6E6" w:rsidR="006659D7" w:rsidRPr="00CC1F5D" w:rsidRDefault="006659D7" w:rsidP="00485121">
            <w:pPr>
              <w:autoSpaceDE w:val="0"/>
              <w:autoSpaceDN w:val="0"/>
              <w:spacing w:after="60"/>
              <w:jc w:val="right"/>
              <w:rPr>
                <w:rFonts w:ascii="Calibri" w:hAnsi="Calibri" w:cs="Calibri"/>
                <w:sz w:val="20"/>
                <w:szCs w:val="20"/>
              </w:rPr>
            </w:pPr>
            <w:r w:rsidRPr="00CC1F5D">
              <w:rPr>
                <w:rFonts w:ascii="Calibri" w:hAnsi="Calibri" w:cs="Calibri"/>
                <w:sz w:val="20"/>
                <w:szCs w:val="20"/>
              </w:rPr>
              <w:t>1,758,818</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5848C1" w14:textId="6030C376" w:rsidR="006659D7" w:rsidRPr="00CC1F5D" w:rsidRDefault="006659D7"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No</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EBED47" w14:textId="73437253" w:rsidR="006659D7" w:rsidRPr="00CC1F5D" w:rsidRDefault="006659D7"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N/A</w:t>
            </w:r>
          </w:p>
        </w:tc>
      </w:tr>
      <w:tr w:rsidR="00894B3A" w:rsidRPr="00CC1F5D" w14:paraId="751AF261" w14:textId="77777777" w:rsidTr="00485121">
        <w:tc>
          <w:tcPr>
            <w:tcW w:w="28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1C60D6" w14:textId="027FA421" w:rsidR="00265A20" w:rsidRPr="00CC1F5D" w:rsidRDefault="00265A20"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African Development Bank</w:t>
            </w:r>
          </w:p>
        </w:tc>
        <w:tc>
          <w:tcPr>
            <w:tcW w:w="17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EBBEAFA" w14:textId="759BD732" w:rsidR="00265A20" w:rsidRPr="00CC1F5D" w:rsidRDefault="009E6DA2"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Grant</w:t>
            </w:r>
            <w:r w:rsidR="00941A5E" w:rsidRPr="00CC1F5D">
              <w:rPr>
                <w:rFonts w:ascii="Calibri" w:eastAsia="SimSun" w:hAnsi="Calibri"/>
                <w:color w:val="000000"/>
                <w:sz w:val="20"/>
                <w:szCs w:val="20"/>
              </w:rPr>
              <w:t xml:space="preserve"> and</w:t>
            </w:r>
            <w:r w:rsidRPr="00CC1F5D">
              <w:rPr>
                <w:rFonts w:ascii="Calibri" w:eastAsia="SimSun" w:hAnsi="Calibri"/>
                <w:color w:val="000000"/>
                <w:sz w:val="20"/>
                <w:szCs w:val="20"/>
              </w:rPr>
              <w:t xml:space="preserve"> Loan</w:t>
            </w:r>
          </w:p>
        </w:tc>
        <w:tc>
          <w:tcPr>
            <w:tcW w:w="1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324EC3" w14:textId="3508D635" w:rsidR="00265A20" w:rsidRPr="00CC1F5D" w:rsidRDefault="00265A20" w:rsidP="00485121">
            <w:pPr>
              <w:autoSpaceDE w:val="0"/>
              <w:autoSpaceDN w:val="0"/>
              <w:spacing w:after="60"/>
              <w:jc w:val="right"/>
              <w:rPr>
                <w:rFonts w:ascii="Calibri" w:eastAsia="SimSun" w:hAnsi="Calibri"/>
                <w:color w:val="000000"/>
                <w:sz w:val="20"/>
                <w:szCs w:val="20"/>
              </w:rPr>
            </w:pPr>
            <w:r w:rsidRPr="00CC1F5D">
              <w:rPr>
                <w:rFonts w:ascii="Calibri" w:hAnsi="Calibri" w:cs="Calibri"/>
                <w:sz w:val="20"/>
                <w:szCs w:val="20"/>
                <w:lang w:val="fr-CA"/>
              </w:rPr>
              <w:t>22,093,381</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0475CA" w14:textId="58A933C9" w:rsidR="00265A20" w:rsidRPr="00CC1F5D" w:rsidRDefault="00265A20"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No</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27B668" w14:textId="5575F5AB" w:rsidR="00265A20" w:rsidRPr="00CC1F5D" w:rsidRDefault="00265A20"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N/A</w:t>
            </w:r>
          </w:p>
        </w:tc>
      </w:tr>
      <w:tr w:rsidR="00265A20" w:rsidRPr="00CC1F5D" w14:paraId="5F348271" w14:textId="77777777" w:rsidTr="00485121">
        <w:tc>
          <w:tcPr>
            <w:tcW w:w="28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832839" w14:textId="0AB6B2A6" w:rsidR="00265A20" w:rsidRPr="00CC1F5D" w:rsidRDefault="00265A20" w:rsidP="00265A20">
            <w:pPr>
              <w:autoSpaceDE w:val="0"/>
              <w:autoSpaceDN w:val="0"/>
              <w:spacing w:after="60"/>
              <w:jc w:val="both"/>
              <w:rPr>
                <w:rFonts w:ascii="Calibri" w:eastAsia="SimSun" w:hAnsi="Calibri"/>
                <w:color w:val="000000"/>
                <w:sz w:val="20"/>
                <w:szCs w:val="20"/>
              </w:rPr>
            </w:pPr>
            <w:r w:rsidRPr="00CC1F5D">
              <w:rPr>
                <w:rFonts w:ascii="Calibri" w:hAnsi="Calibri" w:cs="Calibri"/>
                <w:sz w:val="20"/>
                <w:szCs w:val="20"/>
              </w:rPr>
              <w:t>Swedish Cooperation (</w:t>
            </w:r>
            <w:proofErr w:type="spellStart"/>
            <w:r w:rsidRPr="00CC1F5D">
              <w:rPr>
                <w:rFonts w:ascii="Calibri" w:hAnsi="Calibri" w:cs="Calibri"/>
                <w:sz w:val="20"/>
                <w:szCs w:val="20"/>
              </w:rPr>
              <w:t>Sida</w:t>
            </w:r>
            <w:proofErr w:type="spellEnd"/>
            <w:r w:rsidRPr="00CC1F5D">
              <w:rPr>
                <w:rFonts w:ascii="Calibri" w:hAnsi="Calibri" w:cs="Calibri"/>
                <w:sz w:val="20"/>
                <w:szCs w:val="20"/>
              </w:rPr>
              <w:t>)</w:t>
            </w:r>
          </w:p>
        </w:tc>
        <w:tc>
          <w:tcPr>
            <w:tcW w:w="17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AACDF9" w14:textId="3FAD9EE0" w:rsidR="00265A20" w:rsidRPr="00CC1F5D" w:rsidRDefault="009E6DA2"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Grant</w:t>
            </w:r>
          </w:p>
        </w:tc>
        <w:tc>
          <w:tcPr>
            <w:tcW w:w="1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ACBD4C" w14:textId="30D904B8" w:rsidR="00265A20" w:rsidRPr="00CC1F5D" w:rsidRDefault="00265A20" w:rsidP="00485121">
            <w:pPr>
              <w:autoSpaceDE w:val="0"/>
              <w:autoSpaceDN w:val="0"/>
              <w:spacing w:after="60"/>
              <w:jc w:val="right"/>
              <w:rPr>
                <w:rFonts w:ascii="Calibri" w:eastAsia="SimSun" w:hAnsi="Calibri"/>
                <w:color w:val="000000"/>
                <w:sz w:val="20"/>
                <w:szCs w:val="20"/>
              </w:rPr>
            </w:pPr>
            <w:r w:rsidRPr="00CC1F5D">
              <w:rPr>
                <w:rFonts w:ascii="Calibri" w:hAnsi="Calibri" w:cs="Calibri"/>
                <w:sz w:val="20"/>
                <w:szCs w:val="20"/>
                <w:lang w:val="fr-CA"/>
              </w:rPr>
              <w:t>2,918,995</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E6DF67" w14:textId="034AC7A3" w:rsidR="00265A20" w:rsidRPr="00CC1F5D" w:rsidRDefault="00265A20"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No</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15679B" w14:textId="5885CBE6" w:rsidR="00265A20" w:rsidRPr="00CC1F5D" w:rsidRDefault="00265A20"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N/A</w:t>
            </w:r>
          </w:p>
        </w:tc>
      </w:tr>
      <w:tr w:rsidR="00265A20" w:rsidRPr="00CC1F5D" w14:paraId="2BEE8622" w14:textId="77777777" w:rsidTr="00485121">
        <w:tc>
          <w:tcPr>
            <w:tcW w:w="28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695BDC" w14:textId="1DF041D4" w:rsidR="00265A20" w:rsidRPr="00CC1F5D" w:rsidRDefault="00265A20" w:rsidP="00265A20">
            <w:pPr>
              <w:autoSpaceDE w:val="0"/>
              <w:autoSpaceDN w:val="0"/>
              <w:spacing w:after="60"/>
              <w:jc w:val="both"/>
              <w:rPr>
                <w:rFonts w:ascii="Calibri" w:eastAsia="SimSun" w:hAnsi="Calibri"/>
                <w:color w:val="000000"/>
                <w:sz w:val="20"/>
                <w:szCs w:val="20"/>
              </w:rPr>
            </w:pPr>
            <w:r w:rsidRPr="00CC1F5D">
              <w:rPr>
                <w:rFonts w:ascii="Calibri" w:hAnsi="Calibri" w:cs="Calibri"/>
                <w:sz w:val="20"/>
                <w:szCs w:val="20"/>
              </w:rPr>
              <w:t>UNCDF</w:t>
            </w:r>
          </w:p>
        </w:tc>
        <w:tc>
          <w:tcPr>
            <w:tcW w:w="17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F60699" w14:textId="05B5B41F" w:rsidR="00265A20" w:rsidRPr="00CC1F5D" w:rsidRDefault="00051F7B"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I</w:t>
            </w:r>
            <w:r w:rsidR="009E6DA2" w:rsidRPr="00CC1F5D">
              <w:rPr>
                <w:rFonts w:ascii="Calibri" w:eastAsia="SimSun" w:hAnsi="Calibri"/>
                <w:color w:val="000000"/>
                <w:sz w:val="20"/>
                <w:szCs w:val="20"/>
              </w:rPr>
              <w:t>n-Kind</w:t>
            </w:r>
          </w:p>
        </w:tc>
        <w:tc>
          <w:tcPr>
            <w:tcW w:w="1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680933" w14:textId="44FCD61D" w:rsidR="00265A20" w:rsidRPr="00CC1F5D" w:rsidRDefault="00265A20" w:rsidP="00485121">
            <w:pPr>
              <w:autoSpaceDE w:val="0"/>
              <w:autoSpaceDN w:val="0"/>
              <w:spacing w:after="60"/>
              <w:jc w:val="right"/>
              <w:rPr>
                <w:rFonts w:ascii="Calibri" w:eastAsia="SimSun" w:hAnsi="Calibri"/>
                <w:color w:val="000000"/>
                <w:sz w:val="20"/>
                <w:szCs w:val="20"/>
              </w:rPr>
            </w:pPr>
            <w:r w:rsidRPr="00CC1F5D">
              <w:rPr>
                <w:rFonts w:ascii="Calibri" w:hAnsi="Calibri" w:cs="Calibri"/>
                <w:sz w:val="20"/>
                <w:szCs w:val="20"/>
                <w:lang w:val="fr-CA"/>
              </w:rPr>
              <w:t>6</w:t>
            </w:r>
            <w:r w:rsidRPr="00CC1F5D">
              <w:rPr>
                <w:rFonts w:ascii="Calibri" w:hAnsi="Calibri" w:cs="Calibri"/>
                <w:sz w:val="20"/>
                <w:szCs w:val="20"/>
              </w:rPr>
              <w:t>00,000</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35DFD7" w14:textId="1B89E041" w:rsidR="00265A20" w:rsidRPr="00CC1F5D" w:rsidRDefault="00265A20"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No</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D90DAE" w14:textId="711A1995" w:rsidR="00265A20" w:rsidRPr="00CC1F5D" w:rsidRDefault="00265A20"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N/A</w:t>
            </w:r>
          </w:p>
        </w:tc>
      </w:tr>
      <w:tr w:rsidR="00265A20" w:rsidRPr="00CC1F5D" w14:paraId="112E5951" w14:textId="77777777" w:rsidTr="00485121">
        <w:tc>
          <w:tcPr>
            <w:tcW w:w="28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FDF8E9" w14:textId="251A2C59" w:rsidR="00265A20" w:rsidRPr="00CC1F5D" w:rsidRDefault="00265A20" w:rsidP="00265A20">
            <w:pPr>
              <w:autoSpaceDE w:val="0"/>
              <w:autoSpaceDN w:val="0"/>
              <w:spacing w:after="60"/>
              <w:jc w:val="both"/>
              <w:rPr>
                <w:rFonts w:ascii="Calibri" w:eastAsia="SimSun" w:hAnsi="Calibri"/>
                <w:color w:val="000000"/>
                <w:sz w:val="20"/>
                <w:szCs w:val="20"/>
              </w:rPr>
            </w:pPr>
            <w:r w:rsidRPr="00CC1F5D">
              <w:rPr>
                <w:rFonts w:ascii="Calibri" w:hAnsi="Calibri" w:cs="Calibri"/>
                <w:sz w:val="20"/>
                <w:szCs w:val="20"/>
              </w:rPr>
              <w:t>UNDP</w:t>
            </w:r>
          </w:p>
        </w:tc>
        <w:tc>
          <w:tcPr>
            <w:tcW w:w="17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42EBFE" w14:textId="1319B988" w:rsidR="00265A20" w:rsidRPr="00CC1F5D" w:rsidRDefault="009E6DA2"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Grant</w:t>
            </w:r>
          </w:p>
        </w:tc>
        <w:tc>
          <w:tcPr>
            <w:tcW w:w="1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6457F3" w14:textId="149FF3E7" w:rsidR="00265A20" w:rsidRPr="00CC1F5D" w:rsidRDefault="00265A20" w:rsidP="00485121">
            <w:pPr>
              <w:autoSpaceDE w:val="0"/>
              <w:autoSpaceDN w:val="0"/>
              <w:spacing w:after="60"/>
              <w:jc w:val="right"/>
              <w:rPr>
                <w:rFonts w:ascii="Calibri" w:eastAsia="SimSun" w:hAnsi="Calibri"/>
                <w:color w:val="000000"/>
                <w:sz w:val="20"/>
                <w:szCs w:val="20"/>
              </w:rPr>
            </w:pPr>
            <w:r w:rsidRPr="00CC1F5D">
              <w:rPr>
                <w:rFonts w:ascii="Calibri" w:hAnsi="Calibri" w:cs="Calibri"/>
                <w:sz w:val="20"/>
                <w:szCs w:val="20"/>
                <w:lang w:val="fr-CA"/>
              </w:rPr>
              <w:t>2,080,867</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8ED59A" w14:textId="6A3DCAAA" w:rsidR="00265A20" w:rsidRPr="00CC1F5D" w:rsidRDefault="00265A20"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No</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A543FE" w14:textId="1154515B" w:rsidR="00265A20" w:rsidRPr="00CC1F5D" w:rsidRDefault="00265A20"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N/A</w:t>
            </w:r>
          </w:p>
        </w:tc>
      </w:tr>
      <w:tr w:rsidR="00894B3A" w:rsidRPr="00CC1F5D" w14:paraId="3C982FB9" w14:textId="77777777" w:rsidTr="00485121">
        <w:tc>
          <w:tcPr>
            <w:tcW w:w="28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18D752" w14:textId="78240CFF" w:rsidR="00265A20" w:rsidRPr="00CC1F5D" w:rsidRDefault="00265A20" w:rsidP="00265A20">
            <w:pPr>
              <w:autoSpaceDE w:val="0"/>
              <w:autoSpaceDN w:val="0"/>
              <w:spacing w:after="60"/>
              <w:jc w:val="both"/>
              <w:rPr>
                <w:rFonts w:ascii="Calibri" w:eastAsia="SimSun" w:hAnsi="Calibri"/>
                <w:color w:val="000000"/>
                <w:sz w:val="20"/>
                <w:szCs w:val="20"/>
              </w:rPr>
            </w:pPr>
            <w:r w:rsidRPr="00CC1F5D">
              <w:rPr>
                <w:rFonts w:ascii="Calibri" w:hAnsi="Calibri" w:cs="Calibri"/>
                <w:sz w:val="20"/>
                <w:szCs w:val="20"/>
              </w:rPr>
              <w:t>ECOWAS Centre for Renewable Energy and Energy Efficiency (ECREEE)</w:t>
            </w:r>
          </w:p>
        </w:tc>
        <w:tc>
          <w:tcPr>
            <w:tcW w:w="17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0960CC" w14:textId="114775E1" w:rsidR="00265A20" w:rsidRPr="00CC1F5D" w:rsidRDefault="009E6DA2"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In-Kind</w:t>
            </w:r>
          </w:p>
        </w:tc>
        <w:tc>
          <w:tcPr>
            <w:tcW w:w="1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D33D44" w14:textId="3BA9ED64" w:rsidR="00265A20" w:rsidRPr="00CC1F5D" w:rsidRDefault="00265A20" w:rsidP="00485121">
            <w:pPr>
              <w:autoSpaceDE w:val="0"/>
              <w:autoSpaceDN w:val="0"/>
              <w:spacing w:after="60"/>
              <w:jc w:val="right"/>
              <w:rPr>
                <w:rFonts w:ascii="Calibri" w:eastAsia="SimSun" w:hAnsi="Calibri"/>
                <w:color w:val="000000"/>
                <w:sz w:val="20"/>
                <w:szCs w:val="20"/>
              </w:rPr>
            </w:pPr>
            <w:r w:rsidRPr="00CC1F5D">
              <w:rPr>
                <w:rFonts w:ascii="Calibri" w:hAnsi="Calibri" w:cs="Calibri"/>
                <w:sz w:val="20"/>
                <w:szCs w:val="20"/>
                <w:lang w:val="fr-CA"/>
              </w:rPr>
              <w:t>5</w:t>
            </w:r>
            <w:r w:rsidRPr="00CC1F5D">
              <w:rPr>
                <w:rFonts w:ascii="Calibri" w:hAnsi="Calibri" w:cs="Calibri"/>
                <w:sz w:val="20"/>
                <w:szCs w:val="20"/>
              </w:rPr>
              <w:t>00,000</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E2144C" w14:textId="4DE6259D" w:rsidR="00265A20" w:rsidRPr="00CC1F5D" w:rsidRDefault="00265A20"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No</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318319" w14:textId="611FF249" w:rsidR="00265A20" w:rsidRPr="00CC1F5D" w:rsidRDefault="00265A20" w:rsidP="00265A20">
            <w:pPr>
              <w:autoSpaceDE w:val="0"/>
              <w:autoSpaceDN w:val="0"/>
              <w:spacing w:after="60"/>
              <w:jc w:val="both"/>
              <w:rPr>
                <w:rFonts w:ascii="Calibri" w:eastAsia="SimSun" w:hAnsi="Calibri"/>
                <w:color w:val="000000"/>
                <w:sz w:val="20"/>
                <w:szCs w:val="20"/>
              </w:rPr>
            </w:pPr>
            <w:r w:rsidRPr="00CC1F5D">
              <w:rPr>
                <w:rFonts w:ascii="Calibri" w:eastAsia="SimSun" w:hAnsi="Calibri"/>
                <w:color w:val="000000"/>
                <w:sz w:val="20"/>
                <w:szCs w:val="20"/>
              </w:rPr>
              <w:t>N/A</w:t>
            </w:r>
          </w:p>
        </w:tc>
      </w:tr>
      <w:tr w:rsidR="009E6DA2" w:rsidRPr="00966EF0" w14:paraId="2ADFEEC6" w14:textId="77777777" w:rsidTr="00485121">
        <w:tc>
          <w:tcPr>
            <w:tcW w:w="28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346F40" w14:textId="255F2814" w:rsidR="009E6DA2" w:rsidRPr="00CC1F5D" w:rsidRDefault="009E6DA2" w:rsidP="00265A20">
            <w:pPr>
              <w:autoSpaceDE w:val="0"/>
              <w:autoSpaceDN w:val="0"/>
              <w:spacing w:after="60"/>
              <w:jc w:val="both"/>
              <w:rPr>
                <w:rFonts w:ascii="Calibri" w:hAnsi="Calibri" w:cs="Calibri"/>
                <w:b/>
                <w:bCs/>
                <w:sz w:val="20"/>
                <w:szCs w:val="20"/>
              </w:rPr>
            </w:pPr>
            <w:r w:rsidRPr="00CC1F5D">
              <w:rPr>
                <w:rFonts w:ascii="Calibri" w:hAnsi="Calibri" w:cs="Calibri"/>
                <w:b/>
                <w:bCs/>
                <w:sz w:val="20"/>
                <w:szCs w:val="20"/>
              </w:rPr>
              <w:t>TOTAL</w:t>
            </w:r>
          </w:p>
        </w:tc>
        <w:tc>
          <w:tcPr>
            <w:tcW w:w="17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9CB3E8" w14:textId="77777777" w:rsidR="009E6DA2" w:rsidRPr="00CC1F5D" w:rsidRDefault="009E6DA2" w:rsidP="00265A20">
            <w:pPr>
              <w:autoSpaceDE w:val="0"/>
              <w:autoSpaceDN w:val="0"/>
              <w:spacing w:after="60"/>
              <w:jc w:val="both"/>
              <w:rPr>
                <w:rFonts w:ascii="Calibri" w:eastAsia="SimSun" w:hAnsi="Calibri"/>
                <w:color w:val="000000"/>
                <w:sz w:val="20"/>
                <w:szCs w:val="20"/>
              </w:rPr>
            </w:pPr>
          </w:p>
        </w:tc>
        <w:tc>
          <w:tcPr>
            <w:tcW w:w="1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AE93F6" w14:textId="2300E5B9" w:rsidR="009E6DA2" w:rsidRPr="00051F7B" w:rsidRDefault="009E6DA2" w:rsidP="00485121">
            <w:pPr>
              <w:autoSpaceDE w:val="0"/>
              <w:autoSpaceDN w:val="0"/>
              <w:spacing w:after="60"/>
              <w:jc w:val="right"/>
              <w:rPr>
                <w:rFonts w:ascii="Calibri" w:hAnsi="Calibri" w:cs="Calibri"/>
                <w:sz w:val="20"/>
                <w:szCs w:val="20"/>
                <w:lang w:val="fr-CA"/>
              </w:rPr>
            </w:pPr>
            <w:r w:rsidRPr="00CC1F5D">
              <w:rPr>
                <w:rFonts w:ascii="Calibri" w:hAnsi="Calibri" w:cs="Calibri"/>
                <w:b/>
                <w:sz w:val="20"/>
                <w:szCs w:val="20"/>
              </w:rPr>
              <w:t>103,693,243</w:t>
            </w: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6F258C" w14:textId="77777777" w:rsidR="009E6DA2" w:rsidRPr="009E6DA2" w:rsidRDefault="009E6DA2" w:rsidP="00265A20">
            <w:pPr>
              <w:autoSpaceDE w:val="0"/>
              <w:autoSpaceDN w:val="0"/>
              <w:spacing w:after="60"/>
              <w:jc w:val="both"/>
              <w:rPr>
                <w:rFonts w:ascii="Calibri" w:eastAsia="SimSun" w:hAnsi="Calibri"/>
                <w:color w:val="000000"/>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005C40" w14:textId="77777777" w:rsidR="009E6DA2" w:rsidRPr="009E6DA2" w:rsidRDefault="009E6DA2" w:rsidP="00265A20">
            <w:pPr>
              <w:autoSpaceDE w:val="0"/>
              <w:autoSpaceDN w:val="0"/>
              <w:spacing w:after="60"/>
              <w:jc w:val="both"/>
              <w:rPr>
                <w:rFonts w:ascii="Calibri" w:eastAsia="SimSun" w:hAnsi="Calibri"/>
                <w:color w:val="000000"/>
                <w:sz w:val="20"/>
                <w:szCs w:val="20"/>
              </w:rPr>
            </w:pPr>
          </w:p>
        </w:tc>
      </w:tr>
    </w:tbl>
    <w:p w14:paraId="4F201A37" w14:textId="1D9A943D" w:rsidR="00F51D25" w:rsidRDefault="00F51D25" w:rsidP="00F51D25">
      <w:pPr>
        <w:tabs>
          <w:tab w:val="left" w:pos="643"/>
        </w:tabs>
        <w:jc w:val="both"/>
        <w:rPr>
          <w:rFonts w:ascii="Calibri" w:hAnsi="Calibri" w:cs="Calibri"/>
          <w:sz w:val="20"/>
          <w:szCs w:val="20"/>
        </w:rPr>
      </w:pPr>
    </w:p>
    <w:p w14:paraId="606388E2" w14:textId="77777777" w:rsidR="00F51D25" w:rsidRPr="00485121" w:rsidRDefault="00F51D25" w:rsidP="00485121">
      <w:pPr>
        <w:tabs>
          <w:tab w:val="left" w:pos="643"/>
        </w:tabs>
        <w:jc w:val="both"/>
        <w:rPr>
          <w:rFonts w:ascii="Calibri" w:hAnsi="Calibri" w:cs="Calibri"/>
          <w:sz w:val="20"/>
          <w:szCs w:val="20"/>
        </w:rPr>
      </w:pPr>
    </w:p>
    <w:p w14:paraId="0E97931D" w14:textId="49F6692E" w:rsidR="0046169D" w:rsidRPr="00FA5A60" w:rsidRDefault="00532324" w:rsidP="005913BC">
      <w:pPr>
        <w:numPr>
          <w:ilvl w:val="0"/>
          <w:numId w:val="36"/>
        </w:numPr>
        <w:tabs>
          <w:tab w:val="left" w:pos="643"/>
        </w:tabs>
        <w:jc w:val="both"/>
        <w:rPr>
          <w:rFonts w:ascii="Calibri" w:hAnsi="Calibri" w:cs="Calibri"/>
          <w:sz w:val="20"/>
          <w:szCs w:val="20"/>
        </w:rPr>
      </w:pPr>
      <w:r w:rsidRPr="00E86DFA">
        <w:rPr>
          <w:rFonts w:ascii="Calibri" w:hAnsi="Calibri" w:cs="Calibri"/>
          <w:sz w:val="20"/>
          <w:szCs w:val="20"/>
          <w:u w:val="single"/>
        </w:rPr>
        <w:t xml:space="preserve">The private sector </w:t>
      </w:r>
      <w:r w:rsidR="00990FD1" w:rsidRPr="00E86DFA">
        <w:rPr>
          <w:rFonts w:ascii="Calibri" w:hAnsi="Calibri" w:cs="Calibri"/>
          <w:sz w:val="20"/>
          <w:szCs w:val="20"/>
          <w:u w:val="single"/>
        </w:rPr>
        <w:t>engagement</w:t>
      </w:r>
      <w:r w:rsidR="00600E90">
        <w:rPr>
          <w:rFonts w:ascii="Calibri" w:hAnsi="Calibri" w:cs="Calibri"/>
          <w:sz w:val="20"/>
          <w:szCs w:val="20"/>
          <w:u w:val="single"/>
        </w:rPr>
        <w:t>.</w:t>
      </w:r>
      <w:r w:rsidR="00B80E1D" w:rsidRPr="00FA5A60">
        <w:rPr>
          <w:rFonts w:ascii="Calibri" w:hAnsi="Calibri" w:cs="Calibri"/>
          <w:b/>
          <w:bCs/>
          <w:szCs w:val="20"/>
        </w:rPr>
        <w:t xml:space="preserve"> </w:t>
      </w:r>
      <w:r w:rsidR="00E83099" w:rsidRPr="00FA5A60">
        <w:rPr>
          <w:rFonts w:ascii="Calibri" w:hAnsi="Calibri" w:cs="Calibri"/>
          <w:sz w:val="20"/>
          <w:szCs w:val="20"/>
        </w:rPr>
        <w:t xml:space="preserve">The crux </w:t>
      </w:r>
      <w:r w:rsidRPr="00FA5A60">
        <w:rPr>
          <w:rFonts w:ascii="Calibri" w:hAnsi="Calibri" w:cs="Calibri"/>
          <w:sz w:val="20"/>
          <w:szCs w:val="20"/>
        </w:rPr>
        <w:t>of the project is</w:t>
      </w:r>
      <w:r w:rsidR="00E83099" w:rsidRPr="00FA5A60">
        <w:rPr>
          <w:rFonts w:ascii="Calibri" w:hAnsi="Calibri" w:cs="Calibri"/>
          <w:sz w:val="20"/>
          <w:szCs w:val="20"/>
        </w:rPr>
        <w:t xml:space="preserve"> to</w:t>
      </w:r>
      <w:r w:rsidR="00AC54DC" w:rsidRPr="00FA5A60">
        <w:rPr>
          <w:rFonts w:ascii="Calibri" w:hAnsi="Calibri" w:cs="Calibri"/>
          <w:sz w:val="20"/>
          <w:szCs w:val="20"/>
        </w:rPr>
        <w:t xml:space="preserve"> increase private sector investment in the renewable </w:t>
      </w:r>
      <w:proofErr w:type="spellStart"/>
      <w:r w:rsidR="00AC54DC" w:rsidRPr="00FA5A60">
        <w:rPr>
          <w:rFonts w:ascii="Calibri" w:hAnsi="Calibri" w:cs="Calibri"/>
          <w:sz w:val="20"/>
          <w:szCs w:val="20"/>
        </w:rPr>
        <w:t>minigrid</w:t>
      </w:r>
      <w:proofErr w:type="spellEnd"/>
      <w:r w:rsidR="00AC54DC" w:rsidRPr="00FA5A60">
        <w:rPr>
          <w:rFonts w:ascii="Calibri" w:hAnsi="Calibri" w:cs="Calibri"/>
          <w:sz w:val="20"/>
          <w:szCs w:val="20"/>
        </w:rPr>
        <w:t xml:space="preserve"> sector. </w:t>
      </w:r>
      <w:r w:rsidR="008C58C1" w:rsidRPr="00FA5A60">
        <w:rPr>
          <w:rFonts w:ascii="Calibri" w:hAnsi="Calibri" w:cs="Calibri"/>
          <w:sz w:val="20"/>
          <w:szCs w:val="20"/>
        </w:rPr>
        <w:t>In fact</w:t>
      </w:r>
      <w:r w:rsidR="00AC54DC" w:rsidRPr="00FA5A60">
        <w:rPr>
          <w:rFonts w:ascii="Calibri" w:hAnsi="Calibri" w:cs="Calibri"/>
          <w:sz w:val="20"/>
          <w:szCs w:val="20"/>
        </w:rPr>
        <w:t xml:space="preserve">, all outputs are geared towards this principle of making sure private sector actors </w:t>
      </w:r>
      <w:proofErr w:type="gramStart"/>
      <w:r w:rsidR="00AC54DC" w:rsidRPr="00FA5A60">
        <w:rPr>
          <w:rFonts w:ascii="Calibri" w:hAnsi="Calibri" w:cs="Calibri"/>
          <w:sz w:val="20"/>
          <w:szCs w:val="20"/>
        </w:rPr>
        <w:t>are able to</w:t>
      </w:r>
      <w:proofErr w:type="gramEnd"/>
      <w:r w:rsidR="00AC54DC" w:rsidRPr="00FA5A60">
        <w:rPr>
          <w:rFonts w:ascii="Calibri" w:hAnsi="Calibri" w:cs="Calibri"/>
          <w:sz w:val="20"/>
          <w:szCs w:val="20"/>
        </w:rPr>
        <w:t xml:space="preserve"> thrive in the </w:t>
      </w:r>
      <w:proofErr w:type="spellStart"/>
      <w:r w:rsidR="00AC54DC" w:rsidRPr="00FA5A60">
        <w:rPr>
          <w:rFonts w:ascii="Calibri" w:hAnsi="Calibri" w:cs="Calibri"/>
          <w:sz w:val="20"/>
          <w:szCs w:val="20"/>
        </w:rPr>
        <w:t>minigrid</w:t>
      </w:r>
      <w:proofErr w:type="spellEnd"/>
      <w:r w:rsidR="00AC54DC" w:rsidRPr="00FA5A60">
        <w:rPr>
          <w:rFonts w:ascii="Calibri" w:hAnsi="Calibri" w:cs="Calibri"/>
          <w:sz w:val="20"/>
          <w:szCs w:val="20"/>
        </w:rPr>
        <w:t xml:space="preserve"> market in Burkina Faso.</w:t>
      </w:r>
      <w:r w:rsidR="008C58C1" w:rsidRPr="00FA5A60">
        <w:rPr>
          <w:rFonts w:ascii="Calibri" w:hAnsi="Calibri" w:cs="Calibri"/>
          <w:sz w:val="20"/>
          <w:szCs w:val="20"/>
        </w:rPr>
        <w:t xml:space="preserve"> There are over 30 local companies identified in the mini-grid/off-grid sector. With the support from ECREEE and IRENA, an industry association, APER (The Association of Renewable Energy Professionals), was established in 2015. Also, with support from ECREEE and the WB, a multi-stakeholder platform (taskforce/community of practice) including representatives from the private sector was established in 2019. </w:t>
      </w:r>
      <w:r w:rsidR="005F5AE2" w:rsidRPr="00FA5A60">
        <w:rPr>
          <w:rFonts w:ascii="Calibri" w:hAnsi="Calibri" w:cs="Calibri"/>
          <w:sz w:val="20"/>
          <w:szCs w:val="20"/>
        </w:rPr>
        <w:t>Th</w:t>
      </w:r>
      <w:r w:rsidR="008C58C1" w:rsidRPr="00FA5A60">
        <w:rPr>
          <w:rFonts w:ascii="Calibri" w:hAnsi="Calibri" w:cs="Calibri"/>
          <w:sz w:val="20"/>
          <w:szCs w:val="20"/>
        </w:rPr>
        <w:t xml:space="preserve">e Burkina Faso child </w:t>
      </w:r>
      <w:r w:rsidR="005F5AE2" w:rsidRPr="00FA5A60">
        <w:rPr>
          <w:rFonts w:ascii="Calibri" w:hAnsi="Calibri" w:cs="Calibri"/>
          <w:sz w:val="20"/>
          <w:szCs w:val="20"/>
        </w:rPr>
        <w:t>project promotes an active consultation</w:t>
      </w:r>
      <w:r w:rsidR="008C58C1" w:rsidRPr="00FA5A60">
        <w:rPr>
          <w:rFonts w:ascii="Calibri" w:hAnsi="Calibri" w:cs="Calibri"/>
          <w:sz w:val="20"/>
          <w:szCs w:val="20"/>
        </w:rPr>
        <w:t xml:space="preserve"> and partnership </w:t>
      </w:r>
      <w:r w:rsidR="005F5AE2" w:rsidRPr="00FA5A60">
        <w:rPr>
          <w:rFonts w:ascii="Calibri" w:hAnsi="Calibri" w:cs="Calibri"/>
          <w:sz w:val="20"/>
          <w:szCs w:val="20"/>
        </w:rPr>
        <w:t>with the private</w:t>
      </w:r>
      <w:r w:rsidR="008C58C1" w:rsidRPr="00FA5A60">
        <w:rPr>
          <w:rFonts w:ascii="Calibri" w:hAnsi="Calibri" w:cs="Calibri"/>
          <w:sz w:val="20"/>
          <w:szCs w:val="20"/>
        </w:rPr>
        <w:t xml:space="preserve"> sector</w:t>
      </w:r>
      <w:r w:rsidR="005F5AE2" w:rsidRPr="00FA5A60">
        <w:rPr>
          <w:rFonts w:ascii="Calibri" w:hAnsi="Calibri" w:cs="Calibri"/>
          <w:sz w:val="20"/>
          <w:szCs w:val="20"/>
        </w:rPr>
        <w:t xml:space="preserve"> from the formulation to the implementation phase. </w:t>
      </w:r>
      <w:r w:rsidR="00791858" w:rsidRPr="00FA5A60">
        <w:rPr>
          <w:rFonts w:ascii="Calibri" w:hAnsi="Calibri" w:cs="Calibri"/>
          <w:sz w:val="20"/>
          <w:szCs w:val="20"/>
        </w:rPr>
        <w:t xml:space="preserve">During the PPG phase APER, the local umbrella industry association and individual companies were consulted to ensure their </w:t>
      </w:r>
      <w:r w:rsidR="005F5AE2" w:rsidRPr="00FA5A60">
        <w:rPr>
          <w:rFonts w:ascii="Calibri" w:hAnsi="Calibri" w:cs="Calibri"/>
          <w:sz w:val="20"/>
          <w:szCs w:val="20"/>
        </w:rPr>
        <w:t>buy-in and active participation</w:t>
      </w:r>
      <w:r w:rsidR="00791858" w:rsidRPr="00FA5A60">
        <w:rPr>
          <w:rFonts w:ascii="Calibri" w:hAnsi="Calibri" w:cs="Calibri"/>
          <w:sz w:val="20"/>
          <w:szCs w:val="20"/>
        </w:rPr>
        <w:t xml:space="preserve">. </w:t>
      </w:r>
      <w:r w:rsidR="00B813D1" w:rsidRPr="00FA5A60">
        <w:rPr>
          <w:rFonts w:ascii="Calibri" w:hAnsi="Calibri" w:cs="Calibri"/>
          <w:sz w:val="20"/>
          <w:szCs w:val="20"/>
        </w:rPr>
        <w:t>APER will serve as member of the multi-</w:t>
      </w:r>
      <w:proofErr w:type="gramStart"/>
      <w:r w:rsidR="00B813D1" w:rsidRPr="00FA5A60">
        <w:rPr>
          <w:rFonts w:ascii="Calibri" w:hAnsi="Calibri" w:cs="Calibri"/>
          <w:sz w:val="20"/>
          <w:szCs w:val="20"/>
        </w:rPr>
        <w:t>stakeholders</w:t>
      </w:r>
      <w:proofErr w:type="gramEnd"/>
      <w:r w:rsidR="00B813D1" w:rsidRPr="00FA5A60">
        <w:rPr>
          <w:rFonts w:ascii="Calibri" w:hAnsi="Calibri" w:cs="Calibri"/>
          <w:sz w:val="20"/>
          <w:szCs w:val="20"/>
        </w:rPr>
        <w:t xml:space="preserve"> platform as well </w:t>
      </w:r>
      <w:r w:rsidR="00D64ECF" w:rsidRPr="00FA5A60">
        <w:rPr>
          <w:rFonts w:ascii="Calibri" w:hAnsi="Calibri" w:cs="Calibri"/>
          <w:sz w:val="20"/>
          <w:szCs w:val="20"/>
        </w:rPr>
        <w:t xml:space="preserve">member of </w:t>
      </w:r>
      <w:r w:rsidR="00B813D1" w:rsidRPr="00FA5A60">
        <w:rPr>
          <w:rFonts w:ascii="Calibri" w:hAnsi="Calibri" w:cs="Calibri"/>
          <w:sz w:val="20"/>
          <w:szCs w:val="20"/>
        </w:rPr>
        <w:t xml:space="preserve">the project’s steering committee. </w:t>
      </w:r>
      <w:r w:rsidR="000E4471" w:rsidRPr="00FA5A60">
        <w:rPr>
          <w:rFonts w:ascii="Calibri" w:hAnsi="Calibri" w:cs="Calibri"/>
          <w:sz w:val="20"/>
          <w:szCs w:val="20"/>
        </w:rPr>
        <w:t xml:space="preserve">Therefore, the private sector will be involved in all decision-making instances related to the project. </w:t>
      </w:r>
      <w:r w:rsidR="00D64ECF" w:rsidRPr="00FA5A60">
        <w:rPr>
          <w:rFonts w:ascii="Calibri" w:hAnsi="Calibri" w:cs="Calibri"/>
          <w:sz w:val="20"/>
          <w:szCs w:val="20"/>
        </w:rPr>
        <w:t xml:space="preserve">Private actors </w:t>
      </w:r>
      <w:r w:rsidR="005F5AE2" w:rsidRPr="00FA5A60">
        <w:rPr>
          <w:rFonts w:ascii="Calibri" w:hAnsi="Calibri" w:cs="Calibri"/>
          <w:sz w:val="20"/>
          <w:szCs w:val="20"/>
        </w:rPr>
        <w:t>will be involved as key counterparts in specialized training and technical advice will be offered based on industry needs. The private sector</w:t>
      </w:r>
      <w:r w:rsidR="001D697E" w:rsidRPr="00FA5A60">
        <w:rPr>
          <w:rFonts w:ascii="Calibri" w:hAnsi="Calibri" w:cs="Calibri"/>
          <w:sz w:val="20"/>
          <w:szCs w:val="20"/>
        </w:rPr>
        <w:t>, from both the supply and demand side, is</w:t>
      </w:r>
      <w:r w:rsidR="005F5AE2" w:rsidRPr="00FA5A60">
        <w:rPr>
          <w:rFonts w:ascii="Calibri" w:hAnsi="Calibri" w:cs="Calibri"/>
          <w:sz w:val="20"/>
          <w:szCs w:val="20"/>
        </w:rPr>
        <w:t xml:space="preserve"> a major actor in the proje</w:t>
      </w:r>
      <w:r w:rsidR="001D697E" w:rsidRPr="00FA5A60">
        <w:rPr>
          <w:rFonts w:ascii="Calibri" w:hAnsi="Calibri" w:cs="Calibri"/>
          <w:sz w:val="20"/>
          <w:szCs w:val="20"/>
        </w:rPr>
        <w:t>c</w:t>
      </w:r>
      <w:r w:rsidR="005F5AE2" w:rsidRPr="00FA5A60">
        <w:rPr>
          <w:rFonts w:ascii="Calibri" w:hAnsi="Calibri" w:cs="Calibri"/>
          <w:sz w:val="20"/>
          <w:szCs w:val="20"/>
        </w:rPr>
        <w:t>t, not only as beneficiary but also as purveyor of resources</w:t>
      </w:r>
      <w:r w:rsidR="00381D63" w:rsidRPr="00FA5A60">
        <w:rPr>
          <w:rFonts w:ascii="Calibri" w:hAnsi="Calibri" w:cs="Calibri"/>
          <w:sz w:val="20"/>
          <w:szCs w:val="20"/>
        </w:rPr>
        <w:t xml:space="preserve"> (co-financing and pilot projects)</w:t>
      </w:r>
      <w:r w:rsidR="005F5AE2" w:rsidRPr="00FA5A60">
        <w:rPr>
          <w:rFonts w:ascii="Calibri" w:hAnsi="Calibri" w:cs="Calibri"/>
          <w:sz w:val="20"/>
          <w:szCs w:val="20"/>
        </w:rPr>
        <w:t xml:space="preserve"> and skills</w:t>
      </w:r>
      <w:r w:rsidR="00381D63" w:rsidRPr="00FA5A60">
        <w:rPr>
          <w:rFonts w:ascii="Calibri" w:hAnsi="Calibri" w:cs="Calibri"/>
          <w:sz w:val="20"/>
          <w:szCs w:val="20"/>
        </w:rPr>
        <w:t xml:space="preserve"> (trainings to local communities, women, etc.). </w:t>
      </w:r>
    </w:p>
    <w:p w14:paraId="2688544E" w14:textId="77777777" w:rsidR="0046169D" w:rsidRPr="00FA5A60" w:rsidRDefault="0046169D" w:rsidP="003109D4">
      <w:pPr>
        <w:tabs>
          <w:tab w:val="left" w:pos="643"/>
        </w:tabs>
        <w:ind w:left="360"/>
        <w:jc w:val="both"/>
        <w:rPr>
          <w:rFonts w:cs="Calibri"/>
          <w:szCs w:val="20"/>
        </w:rPr>
      </w:pPr>
    </w:p>
    <w:p w14:paraId="661BF977" w14:textId="20E80DBF" w:rsidR="00E9379A" w:rsidRPr="00FA5A60" w:rsidRDefault="006D2E54" w:rsidP="00E77976">
      <w:pPr>
        <w:numPr>
          <w:ilvl w:val="0"/>
          <w:numId w:val="36"/>
        </w:numPr>
        <w:tabs>
          <w:tab w:val="left" w:pos="643"/>
        </w:tabs>
        <w:jc w:val="both"/>
      </w:pPr>
      <w:r w:rsidRPr="00FA5A60">
        <w:rPr>
          <w:rFonts w:ascii="Calibri" w:hAnsi="Calibri" w:cs="Calibri"/>
          <w:sz w:val="20"/>
          <w:szCs w:val="20"/>
        </w:rPr>
        <w:t xml:space="preserve">Moreover, </w:t>
      </w:r>
      <w:r w:rsidR="005A4CC0" w:rsidRPr="00FA5A60">
        <w:rPr>
          <w:rFonts w:ascii="Calibri" w:hAnsi="Calibri" w:cs="Calibri"/>
          <w:sz w:val="20"/>
          <w:szCs w:val="20"/>
        </w:rPr>
        <w:t>the private sector will be actively involved in</w:t>
      </w:r>
      <w:r w:rsidR="00FD28FF" w:rsidRPr="00FA5A60">
        <w:rPr>
          <w:rFonts w:ascii="Calibri" w:hAnsi="Calibri" w:cs="Calibri"/>
          <w:sz w:val="20"/>
          <w:szCs w:val="20"/>
        </w:rPr>
        <w:t xml:space="preserve"> virtually all project components,</w:t>
      </w:r>
      <w:r w:rsidR="005A4CC0" w:rsidRPr="00FA5A60">
        <w:rPr>
          <w:rFonts w:ascii="Calibri" w:hAnsi="Calibri" w:cs="Calibri"/>
          <w:sz w:val="20"/>
          <w:szCs w:val="20"/>
        </w:rPr>
        <w:t xml:space="preserve"> </w:t>
      </w:r>
      <w:r w:rsidR="005578A3" w:rsidRPr="00FA5A60">
        <w:rPr>
          <w:rFonts w:ascii="Calibri" w:hAnsi="Calibri" w:cs="Calibri"/>
          <w:sz w:val="20"/>
          <w:szCs w:val="20"/>
        </w:rPr>
        <w:t>policy and regulations,</w:t>
      </w:r>
      <w:r w:rsidRPr="00FA5A60">
        <w:rPr>
          <w:rFonts w:ascii="Calibri" w:hAnsi="Calibri" w:cs="Calibri"/>
          <w:sz w:val="20"/>
          <w:szCs w:val="20"/>
        </w:rPr>
        <w:t xml:space="preserve"> </w:t>
      </w:r>
      <w:r w:rsidR="005A4CC0" w:rsidRPr="00FA5A60">
        <w:rPr>
          <w:rFonts w:ascii="Calibri" w:hAnsi="Calibri" w:cs="Calibri"/>
          <w:sz w:val="20"/>
          <w:szCs w:val="20"/>
        </w:rPr>
        <w:t xml:space="preserve">pilot projects around innovative business models, capacity building activities including certification </w:t>
      </w:r>
      <w:r w:rsidR="005578A3" w:rsidRPr="00FA5A60">
        <w:rPr>
          <w:rFonts w:ascii="Calibri" w:hAnsi="Calibri" w:cs="Calibri"/>
          <w:sz w:val="20"/>
          <w:szCs w:val="20"/>
        </w:rPr>
        <w:t xml:space="preserve">and tenders </w:t>
      </w:r>
      <w:r w:rsidR="005A4CC0" w:rsidRPr="00FA5A60">
        <w:rPr>
          <w:rFonts w:ascii="Calibri" w:hAnsi="Calibri" w:cs="Calibri"/>
          <w:sz w:val="20"/>
          <w:szCs w:val="20"/>
        </w:rPr>
        <w:t>as well as the design of innovative financial instrument</w:t>
      </w:r>
      <w:r w:rsidR="005578A3" w:rsidRPr="00FA5A60">
        <w:rPr>
          <w:rFonts w:ascii="Calibri" w:hAnsi="Calibri" w:cs="Calibri"/>
          <w:sz w:val="20"/>
          <w:szCs w:val="20"/>
        </w:rPr>
        <w:t xml:space="preserve">s. </w:t>
      </w:r>
      <w:r w:rsidRPr="00FA5A60">
        <w:rPr>
          <w:rFonts w:ascii="Calibri" w:hAnsi="Calibri" w:cs="Calibri"/>
          <w:sz w:val="20"/>
          <w:szCs w:val="20"/>
        </w:rPr>
        <w:t>Aware of the difficulties at this level, the National Agency for renewable energy and energy efficiency</w:t>
      </w:r>
      <w:r w:rsidR="00EC52BA" w:rsidRPr="00FA5A60">
        <w:rPr>
          <w:rFonts w:ascii="Calibri" w:hAnsi="Calibri" w:cs="Calibri"/>
          <w:sz w:val="20"/>
          <w:szCs w:val="20"/>
        </w:rPr>
        <w:t xml:space="preserve"> (ANEREE)</w:t>
      </w:r>
      <w:r w:rsidRPr="00FA5A60">
        <w:rPr>
          <w:rFonts w:ascii="Calibri" w:hAnsi="Calibri" w:cs="Calibri"/>
          <w:sz w:val="20"/>
          <w:szCs w:val="20"/>
        </w:rPr>
        <w:t xml:space="preserve">, </w:t>
      </w:r>
      <w:r w:rsidR="00EC52BA" w:rsidRPr="00FA5A60">
        <w:rPr>
          <w:rFonts w:ascii="Calibri" w:hAnsi="Calibri" w:cs="Calibri"/>
          <w:sz w:val="20"/>
          <w:szCs w:val="20"/>
        </w:rPr>
        <w:t xml:space="preserve">with funding support from the EU, </w:t>
      </w:r>
      <w:r w:rsidRPr="00FA5A60">
        <w:rPr>
          <w:rFonts w:ascii="Calibri" w:hAnsi="Calibri" w:cs="Calibri"/>
          <w:sz w:val="20"/>
          <w:szCs w:val="20"/>
        </w:rPr>
        <w:t>is working to strengthen human capital by training 500 young people in solar energy and establishing a solar cluster/platform.</w:t>
      </w:r>
      <w:r w:rsidR="00E85708" w:rsidRPr="00FA5A60">
        <w:rPr>
          <w:rFonts w:ascii="Calibri" w:hAnsi="Calibri" w:cs="Calibri"/>
          <w:sz w:val="20"/>
          <w:szCs w:val="20"/>
        </w:rPr>
        <w:t xml:space="preserve"> The </w:t>
      </w:r>
      <w:r w:rsidR="00325AA5" w:rsidRPr="00FA5A60">
        <w:rPr>
          <w:rFonts w:ascii="Calibri" w:hAnsi="Calibri" w:cs="Calibri"/>
          <w:sz w:val="20"/>
          <w:szCs w:val="20"/>
        </w:rPr>
        <w:t xml:space="preserve">AMP </w:t>
      </w:r>
      <w:r w:rsidR="00E85708" w:rsidRPr="00FA5A60">
        <w:rPr>
          <w:rFonts w:ascii="Calibri" w:hAnsi="Calibri" w:cs="Calibri"/>
          <w:sz w:val="20"/>
          <w:szCs w:val="20"/>
        </w:rPr>
        <w:t>project will b</w:t>
      </w:r>
      <w:r w:rsidR="00120855" w:rsidRPr="00FA5A60">
        <w:rPr>
          <w:rFonts w:ascii="Calibri" w:hAnsi="Calibri" w:cs="Calibri"/>
          <w:sz w:val="20"/>
          <w:szCs w:val="20"/>
        </w:rPr>
        <w:t>uild</w:t>
      </w:r>
      <w:r w:rsidR="00E85708" w:rsidRPr="00FA5A60">
        <w:rPr>
          <w:rFonts w:ascii="Calibri" w:hAnsi="Calibri" w:cs="Calibri"/>
          <w:sz w:val="20"/>
          <w:szCs w:val="20"/>
        </w:rPr>
        <w:t xml:space="preserve"> upon this activity</w:t>
      </w:r>
      <w:r w:rsidR="00325AA5" w:rsidRPr="00FA5A60">
        <w:rPr>
          <w:rFonts w:ascii="Calibri" w:hAnsi="Calibri" w:cs="Calibri"/>
          <w:sz w:val="20"/>
          <w:szCs w:val="20"/>
        </w:rPr>
        <w:t xml:space="preserve"> in collaboration with the EU, </w:t>
      </w:r>
      <w:proofErr w:type="spellStart"/>
      <w:r w:rsidR="00325AA5" w:rsidRPr="00FA5A60">
        <w:rPr>
          <w:rFonts w:ascii="Calibri" w:hAnsi="Calibri" w:cs="Calibri"/>
          <w:sz w:val="20"/>
          <w:szCs w:val="20"/>
        </w:rPr>
        <w:t>Sida</w:t>
      </w:r>
      <w:proofErr w:type="spellEnd"/>
      <w:r w:rsidR="00325AA5" w:rsidRPr="00FA5A60">
        <w:rPr>
          <w:rFonts w:ascii="Calibri" w:hAnsi="Calibri" w:cs="Calibri"/>
          <w:sz w:val="20"/>
          <w:szCs w:val="20"/>
        </w:rPr>
        <w:t>, ECREEE</w:t>
      </w:r>
      <w:r w:rsidR="00430E57" w:rsidRPr="00FA5A60">
        <w:rPr>
          <w:rFonts w:ascii="Calibri" w:hAnsi="Calibri" w:cs="Calibri"/>
          <w:sz w:val="20"/>
          <w:szCs w:val="20"/>
        </w:rPr>
        <w:t>, Alliance for Rural Electrification (ARE)</w:t>
      </w:r>
      <w:r w:rsidR="00325AA5" w:rsidRPr="00FA5A60">
        <w:rPr>
          <w:rFonts w:ascii="Calibri" w:hAnsi="Calibri" w:cs="Calibri"/>
          <w:sz w:val="20"/>
          <w:szCs w:val="20"/>
        </w:rPr>
        <w:t xml:space="preserve"> and the regional AMP, contributing specific content around renewable energy </w:t>
      </w:r>
      <w:proofErr w:type="spellStart"/>
      <w:r w:rsidR="00325AA5" w:rsidRPr="00FA5A60">
        <w:rPr>
          <w:rFonts w:ascii="Calibri" w:hAnsi="Calibri" w:cs="Calibri"/>
          <w:sz w:val="20"/>
          <w:szCs w:val="20"/>
        </w:rPr>
        <w:t>minigrids</w:t>
      </w:r>
      <w:proofErr w:type="spellEnd"/>
      <w:r w:rsidR="006D3855" w:rsidRPr="00FA5A60">
        <w:rPr>
          <w:rFonts w:ascii="Calibri" w:hAnsi="Calibri" w:cs="Calibri"/>
          <w:sz w:val="20"/>
          <w:szCs w:val="20"/>
        </w:rPr>
        <w:t>, certification and standards.</w:t>
      </w:r>
    </w:p>
    <w:p w14:paraId="0473D6EB" w14:textId="47EBCB5D" w:rsidR="005F5AE2" w:rsidRPr="00AA75B5" w:rsidRDefault="005F5AE2" w:rsidP="005F22B6">
      <w:pPr>
        <w:tabs>
          <w:tab w:val="left" w:pos="643"/>
        </w:tabs>
        <w:rPr>
          <w:rFonts w:ascii="Calibri" w:hAnsi="Calibri" w:cs="Calibri"/>
          <w:sz w:val="20"/>
          <w:szCs w:val="20"/>
        </w:rPr>
      </w:pPr>
    </w:p>
    <w:p w14:paraId="798E0E90" w14:textId="5D7E9332" w:rsidR="00292515" w:rsidRDefault="00925D33" w:rsidP="00292515">
      <w:pPr>
        <w:numPr>
          <w:ilvl w:val="0"/>
          <w:numId w:val="36"/>
        </w:numPr>
        <w:jc w:val="both"/>
        <w:rPr>
          <w:rFonts w:ascii="Calibri" w:hAnsi="Calibri" w:cs="Calibri"/>
          <w:sz w:val="20"/>
          <w:szCs w:val="20"/>
        </w:rPr>
      </w:pPr>
      <w:r w:rsidRPr="00E86DFA">
        <w:rPr>
          <w:rFonts w:ascii="Calibri" w:hAnsi="Calibri" w:cs="Calibri"/>
          <w:sz w:val="20"/>
          <w:szCs w:val="20"/>
          <w:u w:val="single"/>
        </w:rPr>
        <w:t>R</w:t>
      </w:r>
      <w:r w:rsidR="00677513" w:rsidRPr="00E86DFA">
        <w:rPr>
          <w:rFonts w:ascii="Calibri" w:hAnsi="Calibri" w:cs="Calibri"/>
          <w:sz w:val="20"/>
          <w:szCs w:val="20"/>
          <w:u w:val="single"/>
        </w:rPr>
        <w:t>isks</w:t>
      </w:r>
      <w:r w:rsidR="00677513" w:rsidRPr="00AA75B5">
        <w:rPr>
          <w:rFonts w:ascii="Calibri" w:hAnsi="Calibri" w:cs="Calibri"/>
          <w:i/>
          <w:sz w:val="20"/>
          <w:szCs w:val="20"/>
        </w:rPr>
        <w:t>:</w:t>
      </w:r>
      <w:r w:rsidR="00677513" w:rsidRPr="00AA75B5">
        <w:rPr>
          <w:rFonts w:ascii="Calibri" w:hAnsi="Calibri" w:cs="Calibri"/>
          <w:b/>
          <w:i/>
          <w:sz w:val="20"/>
          <w:szCs w:val="20"/>
        </w:rPr>
        <w:t xml:space="preserve"> </w:t>
      </w:r>
      <w:r w:rsidR="00D328AD" w:rsidRPr="00760CDA">
        <w:rPr>
          <w:rFonts w:ascii="Calibri" w:hAnsi="Calibri" w:cs="Calibri"/>
          <w:sz w:val="20"/>
          <w:szCs w:val="20"/>
        </w:rPr>
        <w:t>The PPG</w:t>
      </w:r>
      <w:r w:rsidR="0002458C" w:rsidRPr="00760CDA">
        <w:rPr>
          <w:rFonts w:ascii="Calibri" w:hAnsi="Calibri" w:cs="Calibri"/>
          <w:sz w:val="20"/>
          <w:szCs w:val="20"/>
        </w:rPr>
        <w:t xml:space="preserve"> </w:t>
      </w:r>
      <w:r w:rsidR="00260794" w:rsidRPr="00760CDA">
        <w:rPr>
          <w:rFonts w:ascii="Calibri" w:hAnsi="Calibri" w:cs="Calibri"/>
          <w:sz w:val="20"/>
          <w:szCs w:val="20"/>
        </w:rPr>
        <w:t>phase</w:t>
      </w:r>
      <w:r w:rsidR="00D328AD" w:rsidRPr="00760CDA">
        <w:rPr>
          <w:rFonts w:ascii="Calibri" w:hAnsi="Calibri" w:cs="Calibri"/>
          <w:sz w:val="20"/>
          <w:szCs w:val="20"/>
        </w:rPr>
        <w:t xml:space="preserve"> identified</w:t>
      </w:r>
      <w:r w:rsidR="00260794" w:rsidRPr="00300A72">
        <w:rPr>
          <w:rFonts w:ascii="Calibri" w:hAnsi="Calibri" w:cs="Calibri"/>
          <w:sz w:val="20"/>
          <w:szCs w:val="20"/>
        </w:rPr>
        <w:t xml:space="preserve"> / confirmed</w:t>
      </w:r>
      <w:r w:rsidR="00D328AD" w:rsidRPr="00D07DD7">
        <w:rPr>
          <w:rFonts w:ascii="Calibri" w:hAnsi="Calibri" w:cs="Calibri"/>
          <w:sz w:val="20"/>
          <w:szCs w:val="20"/>
        </w:rPr>
        <w:t xml:space="preserve"> a </w:t>
      </w:r>
      <w:r w:rsidR="00260794" w:rsidRPr="00B4514B">
        <w:rPr>
          <w:rFonts w:ascii="Calibri" w:hAnsi="Calibri" w:cs="Calibri"/>
          <w:sz w:val="20"/>
          <w:szCs w:val="20"/>
        </w:rPr>
        <w:t xml:space="preserve">series of risks that can </w:t>
      </w:r>
      <w:r w:rsidR="00260794" w:rsidRPr="00E952FA">
        <w:rPr>
          <w:rFonts w:ascii="Calibri" w:hAnsi="Calibri" w:cs="Calibri"/>
          <w:sz w:val="20"/>
          <w:szCs w:val="20"/>
        </w:rPr>
        <w:t>potential</w:t>
      </w:r>
      <w:r w:rsidR="002A500E" w:rsidRPr="00E952FA">
        <w:rPr>
          <w:rFonts w:ascii="Calibri" w:hAnsi="Calibri" w:cs="Calibri"/>
          <w:sz w:val="20"/>
          <w:szCs w:val="20"/>
        </w:rPr>
        <w:t>ly</w:t>
      </w:r>
      <w:r w:rsidR="00260794" w:rsidRPr="00E952FA">
        <w:rPr>
          <w:rFonts w:ascii="Calibri" w:hAnsi="Calibri" w:cs="Calibri"/>
          <w:sz w:val="20"/>
          <w:szCs w:val="20"/>
        </w:rPr>
        <w:t xml:space="preserve"> jeopardize the success of the project</w:t>
      </w:r>
      <w:r w:rsidR="002E63C2" w:rsidRPr="00DC64AB">
        <w:rPr>
          <w:rFonts w:ascii="Calibri" w:hAnsi="Calibri" w:cs="Calibri"/>
          <w:sz w:val="20"/>
          <w:szCs w:val="20"/>
        </w:rPr>
        <w:t xml:space="preserve"> and the achievement of the ex</w:t>
      </w:r>
      <w:r w:rsidR="002E63C2" w:rsidRPr="00F925C3">
        <w:rPr>
          <w:rFonts w:ascii="Calibri" w:hAnsi="Calibri" w:cs="Calibri"/>
          <w:sz w:val="20"/>
          <w:szCs w:val="20"/>
        </w:rPr>
        <w:t>pected outcomes</w:t>
      </w:r>
      <w:r w:rsidR="00F87EA9">
        <w:rPr>
          <w:rFonts w:ascii="Calibri" w:hAnsi="Calibri" w:cs="Calibri"/>
          <w:sz w:val="20"/>
          <w:szCs w:val="20"/>
        </w:rPr>
        <w:t xml:space="preserve">, as </w:t>
      </w:r>
      <w:r w:rsidR="00F87EA9" w:rsidRPr="00C85CE9">
        <w:rPr>
          <w:rFonts w:ascii="Calibri" w:hAnsi="Calibri" w:cs="Calibri"/>
          <w:sz w:val="20"/>
          <w:szCs w:val="20"/>
        </w:rPr>
        <w:t xml:space="preserve">listed in </w:t>
      </w:r>
      <w:r w:rsidR="00C85CE9" w:rsidRPr="00C85CE9">
        <w:rPr>
          <w:rFonts w:ascii="Calibri" w:hAnsi="Calibri" w:cs="Calibri"/>
          <w:sz w:val="20"/>
          <w:szCs w:val="20"/>
        </w:rPr>
        <w:fldChar w:fldCharType="begin"/>
      </w:r>
      <w:r w:rsidR="00C85CE9" w:rsidRPr="00C85CE9">
        <w:rPr>
          <w:rFonts w:ascii="Calibri" w:hAnsi="Calibri" w:cs="Calibri"/>
          <w:sz w:val="20"/>
          <w:szCs w:val="20"/>
        </w:rPr>
        <w:instrText xml:space="preserve"> REF _Ref72748748 \h  \* MERGEFORMAT </w:instrText>
      </w:r>
      <w:r w:rsidR="00C85CE9" w:rsidRPr="00C85CE9">
        <w:rPr>
          <w:rFonts w:ascii="Calibri" w:hAnsi="Calibri" w:cs="Calibri"/>
          <w:sz w:val="20"/>
          <w:szCs w:val="20"/>
        </w:rPr>
      </w:r>
      <w:r w:rsidR="00C85CE9" w:rsidRPr="00C85CE9">
        <w:rPr>
          <w:rFonts w:ascii="Calibri" w:hAnsi="Calibri" w:cs="Calibri"/>
          <w:sz w:val="20"/>
          <w:szCs w:val="20"/>
        </w:rPr>
        <w:fldChar w:fldCharType="separate"/>
      </w:r>
      <w:r w:rsidR="00F5141C" w:rsidRPr="00F5141C">
        <w:rPr>
          <w:rFonts w:ascii="Calibri" w:hAnsi="Calibri" w:cs="Calibri"/>
          <w:sz w:val="20"/>
          <w:szCs w:val="20"/>
        </w:rPr>
        <w:t xml:space="preserve">Table </w:t>
      </w:r>
      <w:r w:rsidR="00F5141C" w:rsidRPr="00F5141C">
        <w:rPr>
          <w:rFonts w:ascii="Calibri" w:hAnsi="Calibri" w:cs="Calibri"/>
          <w:noProof/>
          <w:sz w:val="20"/>
          <w:szCs w:val="20"/>
        </w:rPr>
        <w:t>13</w:t>
      </w:r>
      <w:r w:rsidR="00C85CE9" w:rsidRPr="00C85CE9">
        <w:rPr>
          <w:rFonts w:ascii="Calibri" w:hAnsi="Calibri" w:cs="Calibri"/>
          <w:sz w:val="20"/>
          <w:szCs w:val="20"/>
        </w:rPr>
        <w:fldChar w:fldCharType="end"/>
      </w:r>
      <w:r w:rsidR="002E63C2" w:rsidRPr="00C85CE9">
        <w:rPr>
          <w:rFonts w:ascii="Calibri" w:hAnsi="Calibri" w:cs="Calibri"/>
          <w:sz w:val="20"/>
          <w:szCs w:val="20"/>
        </w:rPr>
        <w:t>.</w:t>
      </w:r>
      <w:r w:rsidR="00E704FA" w:rsidRPr="00962A13">
        <w:rPr>
          <w:rFonts w:ascii="Calibri" w:hAnsi="Calibri" w:cs="Calibri"/>
          <w:sz w:val="20"/>
          <w:szCs w:val="20"/>
        </w:rPr>
        <w:t xml:space="preserve"> These risks include but are not </w:t>
      </w:r>
      <w:r w:rsidR="00E704FA" w:rsidRPr="00962A13">
        <w:rPr>
          <w:rFonts w:ascii="Calibri" w:hAnsi="Calibri" w:cs="Calibri"/>
          <w:sz w:val="20"/>
          <w:szCs w:val="20"/>
        </w:rPr>
        <w:lastRenderedPageBreak/>
        <w:t>limited to</w:t>
      </w:r>
      <w:r w:rsidR="0037309E" w:rsidRPr="00962A13">
        <w:rPr>
          <w:rFonts w:ascii="Calibri" w:hAnsi="Calibri" w:cs="Calibri"/>
          <w:sz w:val="20"/>
          <w:szCs w:val="20"/>
        </w:rPr>
        <w:t xml:space="preserve"> the following categories: </w:t>
      </w:r>
      <w:r w:rsidR="004A07ED" w:rsidRPr="00962A13">
        <w:rPr>
          <w:rFonts w:ascii="Calibri" w:hAnsi="Calibri" w:cs="Calibri"/>
          <w:sz w:val="20"/>
          <w:szCs w:val="20"/>
        </w:rPr>
        <w:t xml:space="preserve">political and security, social and </w:t>
      </w:r>
      <w:r w:rsidR="0019250A" w:rsidRPr="00962A13">
        <w:rPr>
          <w:rFonts w:ascii="Calibri" w:hAnsi="Calibri" w:cs="Calibri"/>
          <w:sz w:val="20"/>
          <w:szCs w:val="20"/>
        </w:rPr>
        <w:t>environmental, operational</w:t>
      </w:r>
      <w:r w:rsidR="00E704FA" w:rsidRPr="00962A13">
        <w:rPr>
          <w:rFonts w:ascii="Calibri" w:hAnsi="Calibri" w:cs="Calibri"/>
          <w:sz w:val="20"/>
          <w:szCs w:val="20"/>
        </w:rPr>
        <w:t xml:space="preserve">, organizational </w:t>
      </w:r>
      <w:r w:rsidR="0037309E" w:rsidRPr="00962A13">
        <w:rPr>
          <w:rFonts w:ascii="Calibri" w:hAnsi="Calibri" w:cs="Calibri"/>
          <w:sz w:val="20"/>
          <w:szCs w:val="20"/>
        </w:rPr>
        <w:t xml:space="preserve">and of </w:t>
      </w:r>
      <w:r w:rsidR="0019250A" w:rsidRPr="00962A13">
        <w:rPr>
          <w:rFonts w:ascii="Calibri" w:hAnsi="Calibri" w:cs="Calibri"/>
          <w:sz w:val="20"/>
          <w:szCs w:val="20"/>
        </w:rPr>
        <w:t>course, sanitary</w:t>
      </w:r>
      <w:r w:rsidR="002A500E" w:rsidRPr="00962A13">
        <w:rPr>
          <w:rFonts w:ascii="Calibri" w:hAnsi="Calibri" w:cs="Calibri"/>
          <w:sz w:val="20"/>
          <w:szCs w:val="20"/>
        </w:rPr>
        <w:t xml:space="preserve"> and socio-economic</w:t>
      </w:r>
      <w:r w:rsidR="0019250A" w:rsidRPr="00962A13">
        <w:rPr>
          <w:rFonts w:ascii="Calibri" w:hAnsi="Calibri" w:cs="Calibri"/>
          <w:sz w:val="20"/>
          <w:szCs w:val="20"/>
        </w:rPr>
        <w:t xml:space="preserve"> as a result of the COVID-19 pandemic and its </w:t>
      </w:r>
      <w:r w:rsidR="005F22B6" w:rsidRPr="00962A13">
        <w:rPr>
          <w:rFonts w:ascii="Calibri" w:hAnsi="Calibri" w:cs="Calibri"/>
          <w:sz w:val="20"/>
          <w:szCs w:val="20"/>
        </w:rPr>
        <w:t>uncertainties</w:t>
      </w:r>
      <w:r w:rsidR="0019250A" w:rsidRPr="00962A13">
        <w:rPr>
          <w:rFonts w:ascii="Calibri" w:hAnsi="Calibri" w:cs="Calibri"/>
          <w:sz w:val="20"/>
          <w:szCs w:val="20"/>
        </w:rPr>
        <w:t xml:space="preserve">. </w:t>
      </w:r>
      <w:r w:rsidR="00852C90" w:rsidRPr="00962A13">
        <w:rPr>
          <w:rFonts w:ascii="Calibri" w:hAnsi="Calibri" w:cs="Calibri"/>
          <w:sz w:val="20"/>
          <w:szCs w:val="20"/>
        </w:rPr>
        <w:t>Th</w:t>
      </w:r>
      <w:r w:rsidR="00D666CC" w:rsidRPr="00962A13">
        <w:rPr>
          <w:rFonts w:ascii="Calibri" w:hAnsi="Calibri" w:cs="Calibri"/>
          <w:sz w:val="20"/>
          <w:szCs w:val="20"/>
        </w:rPr>
        <w:t xml:space="preserve">e overall risk level of this project is </w:t>
      </w:r>
      <w:r w:rsidR="00D330A1">
        <w:rPr>
          <w:rFonts w:ascii="Calibri" w:hAnsi="Calibri" w:cs="Calibri"/>
          <w:sz w:val="20"/>
          <w:szCs w:val="20"/>
        </w:rPr>
        <w:t>moderate</w:t>
      </w:r>
      <w:r w:rsidR="00852C90" w:rsidRPr="00962A13">
        <w:rPr>
          <w:rFonts w:ascii="Calibri" w:hAnsi="Calibri" w:cs="Calibri"/>
          <w:sz w:val="20"/>
          <w:szCs w:val="20"/>
        </w:rPr>
        <w:t xml:space="preserve">. </w:t>
      </w:r>
      <w:r w:rsidR="002A1A0F" w:rsidRPr="00962A13">
        <w:rPr>
          <w:rFonts w:ascii="Calibri" w:hAnsi="Calibri" w:cs="Calibri"/>
          <w:sz w:val="20"/>
          <w:szCs w:val="20"/>
        </w:rPr>
        <w:t>The project</w:t>
      </w:r>
      <w:r w:rsidR="00D666CC" w:rsidRPr="00962A13">
        <w:rPr>
          <w:rFonts w:ascii="Calibri" w:hAnsi="Calibri" w:cs="Calibri"/>
          <w:sz w:val="20"/>
          <w:szCs w:val="20"/>
        </w:rPr>
        <w:t xml:space="preserve">’s </w:t>
      </w:r>
      <w:r w:rsidR="002A1A0F" w:rsidRPr="00962A13">
        <w:rPr>
          <w:rFonts w:ascii="Calibri" w:hAnsi="Calibri" w:cs="Calibri"/>
          <w:sz w:val="20"/>
          <w:szCs w:val="20"/>
        </w:rPr>
        <w:t xml:space="preserve">major risks and risk management/mitigation measures are identified and listed in the risk registry in Annex 7. </w:t>
      </w:r>
    </w:p>
    <w:p w14:paraId="59D1910A" w14:textId="77777777" w:rsidR="00292515" w:rsidRDefault="00292515" w:rsidP="00485121">
      <w:pPr>
        <w:pStyle w:val="ListParagraph"/>
        <w:rPr>
          <w:rFonts w:ascii="Calibri" w:hAnsi="Calibri" w:cs="Calibri"/>
          <w:sz w:val="20"/>
          <w:szCs w:val="20"/>
        </w:rPr>
      </w:pPr>
    </w:p>
    <w:p w14:paraId="6B890F31" w14:textId="592BFA72" w:rsidR="00292515" w:rsidRPr="00CC1F5D" w:rsidRDefault="00292515" w:rsidP="00292515">
      <w:pPr>
        <w:numPr>
          <w:ilvl w:val="0"/>
          <w:numId w:val="36"/>
        </w:numPr>
        <w:jc w:val="both"/>
        <w:rPr>
          <w:rFonts w:ascii="Calibri" w:hAnsi="Calibri" w:cs="Calibri"/>
          <w:sz w:val="20"/>
          <w:szCs w:val="20"/>
        </w:rPr>
      </w:pPr>
      <w:r w:rsidRPr="00CC1F5D">
        <w:rPr>
          <w:rFonts w:ascii="Calibri" w:hAnsi="Calibri" w:cs="Calibri"/>
          <w:sz w:val="20"/>
          <w:szCs w:val="20"/>
        </w:rPr>
        <w:t xml:space="preserve">COVID-19 risks, opportunities and mitigation measures: Given the magnitude of the global pandemic of the COVID-19 virus, it is undeniable that it remains </w:t>
      </w:r>
      <w:r w:rsidR="00E950DD" w:rsidRPr="00CC1F5D">
        <w:rPr>
          <w:rFonts w:ascii="Calibri" w:hAnsi="Calibri" w:cs="Calibri"/>
          <w:sz w:val="20"/>
          <w:szCs w:val="20"/>
        </w:rPr>
        <w:t>a key operational</w:t>
      </w:r>
      <w:r w:rsidRPr="00CC1F5D">
        <w:rPr>
          <w:rFonts w:ascii="Calibri" w:hAnsi="Calibri" w:cs="Calibri"/>
          <w:sz w:val="20"/>
          <w:szCs w:val="20"/>
        </w:rPr>
        <w:t xml:space="preserve"> risk to be considered in the framework of this project</w:t>
      </w:r>
      <w:r w:rsidR="00495C83" w:rsidRPr="00CC1F5D">
        <w:rPr>
          <w:rFonts w:ascii="Calibri" w:hAnsi="Calibri" w:cs="Calibri"/>
          <w:sz w:val="20"/>
          <w:szCs w:val="20"/>
        </w:rPr>
        <w:t xml:space="preserve">, as highlighted in </w:t>
      </w:r>
      <w:r w:rsidR="003B50AC" w:rsidRPr="00CC1F5D">
        <w:rPr>
          <w:rFonts w:ascii="Calibri" w:hAnsi="Calibri" w:cs="Calibri"/>
          <w:sz w:val="20"/>
          <w:szCs w:val="20"/>
        </w:rPr>
        <w:fldChar w:fldCharType="begin"/>
      </w:r>
      <w:r w:rsidR="003B50AC" w:rsidRPr="00CC1F5D">
        <w:rPr>
          <w:rFonts w:ascii="Calibri" w:hAnsi="Calibri" w:cs="Calibri"/>
          <w:sz w:val="20"/>
          <w:szCs w:val="20"/>
        </w:rPr>
        <w:instrText xml:space="preserve"> REF _Ref72748748 \h  \* MERGEFORMAT </w:instrText>
      </w:r>
      <w:r w:rsidR="003B50AC" w:rsidRPr="00CC1F5D">
        <w:rPr>
          <w:rFonts w:ascii="Calibri" w:hAnsi="Calibri" w:cs="Calibri"/>
          <w:sz w:val="20"/>
          <w:szCs w:val="20"/>
        </w:rPr>
      </w:r>
      <w:r w:rsidR="003B50AC" w:rsidRPr="00CC1F5D">
        <w:rPr>
          <w:rFonts w:ascii="Calibri" w:hAnsi="Calibri" w:cs="Calibri"/>
          <w:sz w:val="20"/>
          <w:szCs w:val="20"/>
        </w:rPr>
        <w:fldChar w:fldCharType="separate"/>
      </w:r>
      <w:r w:rsidR="00F5141C" w:rsidRPr="00CC1F5D">
        <w:rPr>
          <w:rFonts w:ascii="Calibri" w:hAnsi="Calibri" w:cs="Calibri"/>
          <w:sz w:val="20"/>
          <w:szCs w:val="20"/>
        </w:rPr>
        <w:t xml:space="preserve">Table </w:t>
      </w:r>
      <w:r w:rsidR="00F5141C" w:rsidRPr="00CC1F5D">
        <w:rPr>
          <w:rFonts w:ascii="Calibri" w:hAnsi="Calibri" w:cs="Calibri"/>
          <w:noProof/>
          <w:sz w:val="20"/>
          <w:szCs w:val="20"/>
        </w:rPr>
        <w:t>13</w:t>
      </w:r>
      <w:r w:rsidR="003B50AC" w:rsidRPr="00CC1F5D">
        <w:rPr>
          <w:rFonts w:ascii="Calibri" w:hAnsi="Calibri" w:cs="Calibri"/>
          <w:sz w:val="20"/>
          <w:szCs w:val="20"/>
        </w:rPr>
        <w:fldChar w:fldCharType="end"/>
      </w:r>
      <w:r w:rsidR="003B50AC" w:rsidRPr="00CC1F5D">
        <w:rPr>
          <w:rFonts w:ascii="Calibri" w:hAnsi="Calibri" w:cs="Calibri"/>
          <w:sz w:val="20"/>
          <w:szCs w:val="20"/>
        </w:rPr>
        <w:t xml:space="preserve"> </w:t>
      </w:r>
      <w:r w:rsidR="00495C83" w:rsidRPr="00CC1F5D">
        <w:rPr>
          <w:rFonts w:ascii="Calibri" w:hAnsi="Calibri" w:cs="Calibri"/>
          <w:sz w:val="20"/>
          <w:szCs w:val="20"/>
        </w:rPr>
        <w:t>and Annex 7</w:t>
      </w:r>
      <w:r w:rsidR="00796653" w:rsidRPr="00CC1F5D">
        <w:rPr>
          <w:rFonts w:ascii="Calibri" w:hAnsi="Calibri" w:cs="Calibri"/>
          <w:sz w:val="20"/>
          <w:szCs w:val="20"/>
        </w:rPr>
        <w:t xml:space="preserve">. </w:t>
      </w:r>
      <w:r w:rsidR="00843F2C" w:rsidRPr="00CC1F5D">
        <w:rPr>
          <w:rFonts w:ascii="Calibri" w:hAnsi="Calibri" w:cs="Calibri"/>
          <w:sz w:val="20"/>
          <w:szCs w:val="20"/>
        </w:rPr>
        <w:t>At the time of writing, variants and second/third waves of infections are emerging worldwide with concomitant reactions from authorities, ranging from mild restrictions on movement and curfews, to strict lockdowns and strict domestic travel restrictions. The strictest forms of restrictions could negatively impact activities requiring the physical presence of team members and stakeholders. Mitigation measures have been planned in this project. For instance, online communication and teleconferencing options will be investigated and given preference as needed to facilitate social distancing for technical assistance activities. At the pilot level, risks could relate to supply chain delays or disruptions, limited availability of implementation teams due to sickness or restrictions, broader time and cost impacts of COVID-19 compliance for the project</w:t>
      </w:r>
      <w:r w:rsidR="00495C83" w:rsidRPr="00CC1F5D">
        <w:rPr>
          <w:rFonts w:ascii="Calibri" w:hAnsi="Calibri" w:cs="Calibri"/>
          <w:sz w:val="20"/>
          <w:szCs w:val="20"/>
        </w:rPr>
        <w:t xml:space="preserve">, and a reduced ability to pay of </w:t>
      </w:r>
      <w:proofErr w:type="spellStart"/>
      <w:r w:rsidR="00495C83" w:rsidRPr="00CC1F5D">
        <w:rPr>
          <w:rFonts w:ascii="Calibri" w:hAnsi="Calibri" w:cs="Calibri"/>
          <w:sz w:val="20"/>
          <w:szCs w:val="20"/>
        </w:rPr>
        <w:t>minigrid</w:t>
      </w:r>
      <w:proofErr w:type="spellEnd"/>
      <w:r w:rsidR="00495C83" w:rsidRPr="00CC1F5D">
        <w:rPr>
          <w:rFonts w:ascii="Calibri" w:hAnsi="Calibri" w:cs="Calibri"/>
          <w:sz w:val="20"/>
          <w:szCs w:val="20"/>
        </w:rPr>
        <w:t xml:space="preserve"> consumers due to the negative economic impacts of the pandemic</w:t>
      </w:r>
      <w:r w:rsidR="00843F2C" w:rsidRPr="00CC1F5D">
        <w:rPr>
          <w:rFonts w:ascii="Calibri" w:hAnsi="Calibri" w:cs="Calibri"/>
          <w:sz w:val="20"/>
          <w:szCs w:val="20"/>
        </w:rPr>
        <w:t>. These risks will be reassessed at implementation stage and contingency planning developed as needed</w:t>
      </w:r>
      <w:r w:rsidR="003B50AC" w:rsidRPr="00CC1F5D">
        <w:rPr>
          <w:rFonts w:ascii="Calibri" w:hAnsi="Calibri" w:cs="Calibri"/>
          <w:sz w:val="20"/>
          <w:szCs w:val="20"/>
        </w:rPr>
        <w:t>, for instance</w:t>
      </w:r>
      <w:r w:rsidR="00843F2C" w:rsidRPr="00CC1F5D">
        <w:rPr>
          <w:rFonts w:ascii="Calibri" w:hAnsi="Calibri" w:cs="Calibri"/>
          <w:sz w:val="20"/>
          <w:szCs w:val="20"/>
        </w:rPr>
        <w:t xml:space="preserve"> to schedule procurement in a way that minimizes disruptions and identify alternatives when bottlenecks are faced by the project. Duty of care for project team members</w:t>
      </w:r>
      <w:r w:rsidR="00495C83" w:rsidRPr="00CC1F5D">
        <w:rPr>
          <w:rFonts w:ascii="Calibri" w:hAnsi="Calibri" w:cs="Calibri"/>
          <w:sz w:val="20"/>
          <w:szCs w:val="20"/>
        </w:rPr>
        <w:t xml:space="preserve">, </w:t>
      </w:r>
      <w:r w:rsidR="00843F2C" w:rsidRPr="00CC1F5D">
        <w:rPr>
          <w:rFonts w:ascii="Calibri" w:hAnsi="Calibri" w:cs="Calibri"/>
          <w:sz w:val="20"/>
          <w:szCs w:val="20"/>
        </w:rPr>
        <w:t xml:space="preserve">workers </w:t>
      </w:r>
      <w:r w:rsidR="00495C83" w:rsidRPr="00CC1F5D">
        <w:rPr>
          <w:rFonts w:ascii="Calibri" w:hAnsi="Calibri" w:cs="Calibri"/>
          <w:sz w:val="20"/>
          <w:szCs w:val="20"/>
        </w:rPr>
        <w:t xml:space="preserve">and the target communities </w:t>
      </w:r>
      <w:r w:rsidR="00843F2C" w:rsidRPr="00CC1F5D">
        <w:rPr>
          <w:rFonts w:ascii="Calibri" w:hAnsi="Calibri" w:cs="Calibri"/>
          <w:sz w:val="20"/>
          <w:szCs w:val="20"/>
        </w:rPr>
        <w:t xml:space="preserve">will also be ensured, an aspect that is further elaborated in the SESP (Annex 6) and ESMF (Annex 10). </w:t>
      </w:r>
    </w:p>
    <w:p w14:paraId="72AD9A85" w14:textId="77777777" w:rsidR="00495C83" w:rsidRPr="00CC1F5D" w:rsidRDefault="00495C83" w:rsidP="00485121">
      <w:pPr>
        <w:ind w:left="360"/>
        <w:jc w:val="both"/>
        <w:rPr>
          <w:rFonts w:ascii="Calibri" w:hAnsi="Calibri" w:cs="Calibri"/>
          <w:sz w:val="20"/>
          <w:szCs w:val="20"/>
        </w:rPr>
      </w:pPr>
    </w:p>
    <w:p w14:paraId="3CF1FFAB" w14:textId="7632C6C5" w:rsidR="00AB64F0" w:rsidRPr="00CC1F5D" w:rsidRDefault="00AB64F0" w:rsidP="00292515">
      <w:pPr>
        <w:numPr>
          <w:ilvl w:val="0"/>
          <w:numId w:val="36"/>
        </w:numPr>
        <w:jc w:val="both"/>
        <w:rPr>
          <w:rFonts w:ascii="Calibri" w:hAnsi="Calibri" w:cs="Calibri"/>
          <w:sz w:val="20"/>
          <w:szCs w:val="20"/>
        </w:rPr>
      </w:pPr>
      <w:proofErr w:type="gramStart"/>
      <w:r w:rsidRPr="00CC1F5D">
        <w:rPr>
          <w:rFonts w:ascii="Calibri" w:hAnsi="Calibri" w:cs="Calibri"/>
          <w:sz w:val="20"/>
          <w:szCs w:val="20"/>
        </w:rPr>
        <w:t>COVID-19,</w:t>
      </w:r>
      <w:proofErr w:type="gramEnd"/>
      <w:r w:rsidRPr="00CC1F5D">
        <w:rPr>
          <w:rFonts w:ascii="Calibri" w:hAnsi="Calibri" w:cs="Calibri"/>
          <w:sz w:val="20"/>
          <w:szCs w:val="20"/>
        </w:rPr>
        <w:t xml:space="preserve"> represents also an opportunity for the project, especially when it comes to building the resilience of health infrastructure and the rural population </w:t>
      </w:r>
      <w:r w:rsidR="003B50AC" w:rsidRPr="00CC1F5D">
        <w:rPr>
          <w:rFonts w:ascii="Calibri" w:hAnsi="Calibri" w:cs="Calibri"/>
          <w:sz w:val="20"/>
          <w:szCs w:val="20"/>
        </w:rPr>
        <w:t>through increased</w:t>
      </w:r>
      <w:r w:rsidRPr="00CC1F5D">
        <w:rPr>
          <w:rFonts w:ascii="Calibri" w:hAnsi="Calibri" w:cs="Calibri"/>
          <w:sz w:val="20"/>
          <w:szCs w:val="20"/>
        </w:rPr>
        <w:t xml:space="preserve"> access </w:t>
      </w:r>
      <w:r w:rsidR="003B50AC" w:rsidRPr="00CC1F5D">
        <w:rPr>
          <w:rFonts w:ascii="Calibri" w:hAnsi="Calibri" w:cs="Calibri"/>
          <w:sz w:val="20"/>
          <w:szCs w:val="20"/>
        </w:rPr>
        <w:t xml:space="preserve">to clean, affordable and reliable </w:t>
      </w:r>
      <w:r w:rsidRPr="00CC1F5D">
        <w:rPr>
          <w:rFonts w:ascii="Calibri" w:hAnsi="Calibri" w:cs="Calibri"/>
          <w:sz w:val="20"/>
          <w:szCs w:val="20"/>
        </w:rPr>
        <w:t>electricity.</w:t>
      </w:r>
      <w:r w:rsidR="00E650EB" w:rsidRPr="00CC1F5D">
        <w:rPr>
          <w:rFonts w:ascii="Calibri" w:hAnsi="Calibri" w:cs="Calibri"/>
          <w:sz w:val="20"/>
          <w:szCs w:val="20"/>
        </w:rPr>
        <w:t xml:space="preserve"> The strategy of this project will support the </w:t>
      </w:r>
      <w:proofErr w:type="spellStart"/>
      <w:r w:rsidR="00E650EB" w:rsidRPr="00CC1F5D">
        <w:rPr>
          <w:rFonts w:ascii="Calibri" w:hAnsi="Calibri" w:cs="Calibri"/>
          <w:sz w:val="20"/>
          <w:szCs w:val="20"/>
        </w:rPr>
        <w:t>GoBF’s</w:t>
      </w:r>
      <w:proofErr w:type="spellEnd"/>
      <w:r w:rsidR="00E650EB" w:rsidRPr="00CC1F5D">
        <w:rPr>
          <w:rFonts w:ascii="Calibri" w:hAnsi="Calibri" w:cs="Calibri"/>
          <w:sz w:val="20"/>
          <w:szCs w:val="20"/>
        </w:rPr>
        <w:t xml:space="preserve"> COVID-19 response and recovery by building the resilience of the vulnerable populations and health facilities through provision of sustainable energy and income generating activities under Output 2.1 (pilot projects). Specifically, the pilot projects will target the water and agriculture sectors as demanded by Burkina Faso’s national stakeholders during the PPG phase, which called for showcasing water-energy and food nexus in order to promote socio-economic growth, increase private sector engagement and reduce poverty in rural areas.</w:t>
      </w:r>
      <w:r w:rsidR="003B50AC" w:rsidRPr="00CC1F5D">
        <w:rPr>
          <w:rFonts w:ascii="Calibri" w:hAnsi="Calibri" w:cs="Calibri"/>
          <w:sz w:val="20"/>
          <w:szCs w:val="20"/>
        </w:rPr>
        <w:t xml:space="preserve"> Further </w:t>
      </w:r>
      <w:r w:rsidR="000D6C80" w:rsidRPr="00CC1F5D">
        <w:rPr>
          <w:rFonts w:ascii="Calibri" w:hAnsi="Calibri" w:cs="Calibri"/>
          <w:sz w:val="20"/>
          <w:szCs w:val="20"/>
        </w:rPr>
        <w:t xml:space="preserve">elaboration on the </w:t>
      </w:r>
      <w:r w:rsidR="003B50AC" w:rsidRPr="00CC1F5D">
        <w:rPr>
          <w:rFonts w:ascii="Calibri" w:hAnsi="Calibri" w:cs="Calibri"/>
          <w:sz w:val="20"/>
          <w:szCs w:val="20"/>
        </w:rPr>
        <w:t xml:space="preserve">opportunities provided by the COVID-19 pandemic </w:t>
      </w:r>
      <w:r w:rsidR="000D6C80" w:rsidRPr="00CC1F5D">
        <w:rPr>
          <w:rFonts w:ascii="Calibri" w:hAnsi="Calibri" w:cs="Calibri"/>
          <w:sz w:val="20"/>
          <w:szCs w:val="20"/>
        </w:rPr>
        <w:t xml:space="preserve">is </w:t>
      </w:r>
      <w:proofErr w:type="gramStart"/>
      <w:r w:rsidR="000D6C80" w:rsidRPr="00CC1F5D">
        <w:rPr>
          <w:rFonts w:ascii="Calibri" w:hAnsi="Calibri" w:cs="Calibri"/>
          <w:sz w:val="20"/>
          <w:szCs w:val="20"/>
        </w:rPr>
        <w:t xml:space="preserve">provided </w:t>
      </w:r>
      <w:r w:rsidR="003B50AC" w:rsidRPr="00CC1F5D">
        <w:rPr>
          <w:rFonts w:ascii="Calibri" w:hAnsi="Calibri" w:cs="Calibri"/>
          <w:sz w:val="20"/>
          <w:szCs w:val="20"/>
        </w:rPr>
        <w:t xml:space="preserve"> in</w:t>
      </w:r>
      <w:proofErr w:type="gramEnd"/>
      <w:r w:rsidR="003B50AC" w:rsidRPr="00CC1F5D">
        <w:rPr>
          <w:rFonts w:ascii="Calibri" w:hAnsi="Calibri" w:cs="Calibri"/>
          <w:sz w:val="20"/>
          <w:szCs w:val="20"/>
        </w:rPr>
        <w:t xml:space="preserve"> Annex 19. </w:t>
      </w:r>
    </w:p>
    <w:p w14:paraId="3C210195" w14:textId="77777777" w:rsidR="00750D65" w:rsidRPr="00CC1F5D" w:rsidRDefault="00750D65" w:rsidP="00EF5F9B">
      <w:pPr>
        <w:jc w:val="both"/>
        <w:rPr>
          <w:rFonts w:ascii="Calibri" w:hAnsi="Calibri" w:cs="Calibri"/>
          <w:sz w:val="20"/>
          <w:szCs w:val="20"/>
        </w:rPr>
      </w:pPr>
    </w:p>
    <w:p w14:paraId="24DD2BAB" w14:textId="158C1408" w:rsidR="00C85CE9" w:rsidRPr="00485121" w:rsidRDefault="00C85CE9" w:rsidP="00C85CE9">
      <w:pPr>
        <w:pStyle w:val="Caption"/>
        <w:keepNext/>
        <w:rPr>
          <w:b w:val="0"/>
          <w:bCs/>
          <w:u w:val="none"/>
        </w:rPr>
      </w:pPr>
      <w:bookmarkStart w:id="58" w:name="_Ref72748748"/>
      <w:bookmarkStart w:id="59" w:name="_Toc84428740"/>
      <w:r w:rsidRPr="00CC1F5D">
        <w:rPr>
          <w:u w:val="none"/>
        </w:rPr>
        <w:t xml:space="preserve">Table </w:t>
      </w:r>
      <w:r w:rsidRPr="00CC1F5D">
        <w:rPr>
          <w:u w:val="none"/>
        </w:rPr>
        <w:fldChar w:fldCharType="begin"/>
      </w:r>
      <w:r w:rsidRPr="00CC1F5D">
        <w:rPr>
          <w:u w:val="none"/>
        </w:rPr>
        <w:instrText xml:space="preserve"> SEQ Table \* ARABIC </w:instrText>
      </w:r>
      <w:r w:rsidRPr="00CC1F5D">
        <w:rPr>
          <w:u w:val="none"/>
        </w:rPr>
        <w:fldChar w:fldCharType="separate"/>
      </w:r>
      <w:r w:rsidR="00F5141C" w:rsidRPr="00CC1F5D">
        <w:rPr>
          <w:noProof/>
          <w:u w:val="none"/>
        </w:rPr>
        <w:t>13</w:t>
      </w:r>
      <w:r w:rsidRPr="00CC1F5D">
        <w:rPr>
          <w:u w:val="none"/>
        </w:rPr>
        <w:fldChar w:fldCharType="end"/>
      </w:r>
      <w:bookmarkEnd w:id="58"/>
      <w:r w:rsidRPr="00CC1F5D">
        <w:rPr>
          <w:u w:val="none"/>
        </w:rPr>
        <w:t xml:space="preserve">: </w:t>
      </w:r>
      <w:r w:rsidRPr="00CC1F5D">
        <w:rPr>
          <w:b w:val="0"/>
          <w:bCs/>
          <w:u w:val="none"/>
        </w:rPr>
        <w:t>Project Risk Table</w:t>
      </w:r>
      <w:r w:rsidR="008211EB" w:rsidRPr="00CC1F5D">
        <w:rPr>
          <w:b w:val="0"/>
          <w:bCs/>
          <w:u w:val="none"/>
        </w:rPr>
        <w:t xml:space="preserve">. </w:t>
      </w:r>
      <w:r w:rsidR="00183156" w:rsidRPr="00CC1F5D">
        <w:rPr>
          <w:b w:val="0"/>
          <w:bCs/>
          <w:u w:val="none"/>
        </w:rPr>
        <w:t xml:space="preserve">See also the Risk Register in Annex 7. </w:t>
      </w:r>
      <w:r w:rsidR="008211EB" w:rsidRPr="00CC1F5D">
        <w:rPr>
          <w:b w:val="0"/>
          <w:bCs/>
          <w:u w:val="none"/>
        </w:rPr>
        <w:t>Further social and environmental risks are described in the SESP (Annex 6)</w:t>
      </w:r>
      <w:r w:rsidR="00183156" w:rsidRPr="00CC1F5D">
        <w:rPr>
          <w:b w:val="0"/>
          <w:bCs/>
          <w:u w:val="none"/>
        </w:rPr>
        <w:t>.</w:t>
      </w:r>
      <w:bookmarkEnd w:id="59"/>
      <w:r w:rsidR="00183156">
        <w:rPr>
          <w:b w:val="0"/>
          <w:bCs/>
          <w:u w:val="none"/>
        </w:rPr>
        <w:t xml:space="preserve"> </w:t>
      </w:r>
    </w:p>
    <w:p w14:paraId="6305BA18" w14:textId="6DC10B60" w:rsidR="00DB369B" w:rsidRPr="00485121" w:rsidRDefault="00DB369B" w:rsidP="00DB369B"/>
    <w:tbl>
      <w:tblPr>
        <w:tblW w:w="10247"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9"/>
        <w:gridCol w:w="1765"/>
        <w:gridCol w:w="1377"/>
        <w:gridCol w:w="3013"/>
        <w:gridCol w:w="74"/>
        <w:gridCol w:w="3529"/>
      </w:tblGrid>
      <w:tr w:rsidR="00DB369B" w:rsidRPr="00BC51D2" w14:paraId="3AA7F0DF" w14:textId="77777777" w:rsidTr="00485121">
        <w:tc>
          <w:tcPr>
            <w:tcW w:w="0" w:type="auto"/>
            <w:shd w:val="clear" w:color="auto" w:fill="FFCC00"/>
          </w:tcPr>
          <w:p w14:paraId="798F5EA9"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w:t>
            </w:r>
          </w:p>
        </w:tc>
        <w:tc>
          <w:tcPr>
            <w:tcW w:w="1765" w:type="dxa"/>
            <w:shd w:val="clear" w:color="auto" w:fill="FFCC00"/>
          </w:tcPr>
          <w:p w14:paraId="0C2F733B"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Description</w:t>
            </w:r>
          </w:p>
        </w:tc>
        <w:tc>
          <w:tcPr>
            <w:tcW w:w="1347" w:type="dxa"/>
            <w:shd w:val="clear" w:color="auto" w:fill="FFCC00"/>
          </w:tcPr>
          <w:p w14:paraId="13645F66"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Risk Category</w:t>
            </w:r>
          </w:p>
        </w:tc>
        <w:tc>
          <w:tcPr>
            <w:tcW w:w="3026" w:type="dxa"/>
            <w:shd w:val="clear" w:color="auto" w:fill="FFCC00"/>
          </w:tcPr>
          <w:p w14:paraId="0CAC920B" w14:textId="001F2467" w:rsidR="00DB369B" w:rsidRPr="00BC51D2" w:rsidRDefault="004C2C38" w:rsidP="00287AC6">
            <w:pPr>
              <w:rPr>
                <w:rFonts w:ascii="Calibri" w:hAnsi="Calibri" w:cs="Calibri"/>
                <w:b/>
                <w:sz w:val="18"/>
                <w:szCs w:val="18"/>
              </w:rPr>
            </w:pPr>
            <w:r>
              <w:rPr>
                <w:rFonts w:ascii="Calibri" w:hAnsi="Calibri" w:cs="Calibri"/>
                <w:b/>
                <w:sz w:val="18"/>
                <w:szCs w:val="18"/>
              </w:rPr>
              <w:t xml:space="preserve">Rating / </w:t>
            </w:r>
            <w:r w:rsidR="00DB369B" w:rsidRPr="00BC51D2">
              <w:rPr>
                <w:rFonts w:ascii="Calibri" w:hAnsi="Calibri" w:cs="Calibri"/>
                <w:b/>
                <w:sz w:val="18"/>
                <w:szCs w:val="18"/>
              </w:rPr>
              <w:t>Impact &amp;</w:t>
            </w:r>
          </w:p>
          <w:p w14:paraId="536B5622" w14:textId="020AAF08" w:rsidR="00DB369B" w:rsidRPr="00BC51D2" w:rsidRDefault="004C2C38" w:rsidP="00287AC6">
            <w:pPr>
              <w:rPr>
                <w:rFonts w:ascii="Calibri" w:hAnsi="Calibri" w:cs="Calibri"/>
                <w:b/>
                <w:sz w:val="18"/>
                <w:szCs w:val="18"/>
              </w:rPr>
            </w:pPr>
            <w:r>
              <w:rPr>
                <w:rFonts w:ascii="Calibri" w:hAnsi="Calibri" w:cs="Calibri"/>
                <w:b/>
                <w:sz w:val="18"/>
                <w:szCs w:val="18"/>
              </w:rPr>
              <w:t>Likelihood</w:t>
            </w:r>
          </w:p>
        </w:tc>
        <w:tc>
          <w:tcPr>
            <w:tcW w:w="3619" w:type="dxa"/>
            <w:gridSpan w:val="2"/>
            <w:shd w:val="clear" w:color="auto" w:fill="FFCC00"/>
          </w:tcPr>
          <w:p w14:paraId="57D441A6"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Risk Treatment / Management Measures</w:t>
            </w:r>
          </w:p>
        </w:tc>
      </w:tr>
      <w:tr w:rsidR="00DB369B" w:rsidRPr="00BC51D2" w14:paraId="2315A58F" w14:textId="77777777" w:rsidTr="00485121">
        <w:tc>
          <w:tcPr>
            <w:tcW w:w="0" w:type="auto"/>
            <w:shd w:val="clear" w:color="auto" w:fill="auto"/>
          </w:tcPr>
          <w:p w14:paraId="57D073CD"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1</w:t>
            </w:r>
          </w:p>
        </w:tc>
        <w:tc>
          <w:tcPr>
            <w:tcW w:w="1765" w:type="dxa"/>
            <w:shd w:val="clear" w:color="auto" w:fill="auto"/>
          </w:tcPr>
          <w:p w14:paraId="72F762AD"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Lack of Government commitment to develop and implement policies that promote   decentralized energy </w:t>
            </w:r>
          </w:p>
          <w:p w14:paraId="17917392" w14:textId="77777777" w:rsidR="00DB369B" w:rsidRPr="00BC51D2" w:rsidRDefault="00DB369B" w:rsidP="00287AC6">
            <w:pPr>
              <w:rPr>
                <w:rFonts w:ascii="Calibri" w:hAnsi="Calibri" w:cs="Calibri"/>
                <w:sz w:val="18"/>
                <w:szCs w:val="18"/>
              </w:rPr>
            </w:pPr>
          </w:p>
        </w:tc>
        <w:tc>
          <w:tcPr>
            <w:tcW w:w="1347" w:type="dxa"/>
            <w:shd w:val="clear" w:color="auto" w:fill="auto"/>
          </w:tcPr>
          <w:p w14:paraId="420B7118"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Political</w:t>
            </w:r>
          </w:p>
          <w:p w14:paraId="4BFE8361" w14:textId="77777777" w:rsidR="00DB369B" w:rsidRPr="00BC51D2" w:rsidRDefault="00DB369B" w:rsidP="00287AC6">
            <w:pPr>
              <w:rPr>
                <w:rFonts w:ascii="Calibri" w:hAnsi="Calibri" w:cs="Calibri"/>
                <w:b/>
                <w:sz w:val="18"/>
                <w:szCs w:val="18"/>
              </w:rPr>
            </w:pPr>
          </w:p>
          <w:p w14:paraId="7E02FC06" w14:textId="77777777" w:rsidR="00DB369B" w:rsidRPr="00BC51D2" w:rsidRDefault="00DB369B" w:rsidP="00287AC6">
            <w:pPr>
              <w:rPr>
                <w:rFonts w:ascii="Calibri" w:hAnsi="Calibri" w:cs="Calibri"/>
                <w:i/>
                <w:sz w:val="18"/>
                <w:szCs w:val="18"/>
              </w:rPr>
            </w:pPr>
            <w:r w:rsidRPr="00BC51D2">
              <w:rPr>
                <w:rFonts w:ascii="Calibri" w:hAnsi="Calibri" w:cs="Calibri"/>
                <w:b/>
                <w:i/>
                <w:sz w:val="18"/>
                <w:szCs w:val="18"/>
              </w:rPr>
              <w:t>5.1. Government commitment</w:t>
            </w:r>
            <w:r w:rsidRPr="00BC51D2">
              <w:rPr>
                <w:rFonts w:ascii="Calibri" w:hAnsi="Calibri" w:cs="Calibri"/>
                <w:i/>
                <w:sz w:val="18"/>
                <w:szCs w:val="18"/>
              </w:rPr>
              <w:t xml:space="preserve"> </w:t>
            </w:r>
          </w:p>
        </w:tc>
        <w:tc>
          <w:tcPr>
            <w:tcW w:w="3026" w:type="dxa"/>
            <w:shd w:val="clear" w:color="auto" w:fill="auto"/>
          </w:tcPr>
          <w:p w14:paraId="538B5F93" w14:textId="0DF2A81B"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The </w:t>
            </w:r>
            <w:r w:rsidR="004C2C38">
              <w:rPr>
                <w:rFonts w:ascii="Calibri" w:hAnsi="Calibri" w:cs="Calibri"/>
                <w:sz w:val="18"/>
                <w:szCs w:val="18"/>
              </w:rPr>
              <w:t>rating</w:t>
            </w:r>
            <w:r w:rsidRPr="00BC51D2">
              <w:rPr>
                <w:rFonts w:ascii="Calibri" w:hAnsi="Calibri" w:cs="Calibri"/>
                <w:sz w:val="18"/>
                <w:szCs w:val="18"/>
              </w:rPr>
              <w:t xml:space="preserve"> of this risks is </w:t>
            </w:r>
            <w:r w:rsidR="004C2C38" w:rsidRPr="004C2C38">
              <w:rPr>
                <w:rFonts w:ascii="Calibri" w:hAnsi="Calibri" w:cs="Calibri"/>
                <w:b/>
                <w:bCs/>
                <w:sz w:val="18"/>
                <w:szCs w:val="18"/>
              </w:rPr>
              <w:t>Moderate</w:t>
            </w:r>
            <w:r w:rsidR="004C2C38">
              <w:rPr>
                <w:rFonts w:ascii="Calibri" w:hAnsi="Calibri" w:cs="Calibri"/>
                <w:sz w:val="18"/>
                <w:szCs w:val="18"/>
              </w:rPr>
              <w:t xml:space="preserve"> </w:t>
            </w:r>
            <w:r w:rsidRPr="00BC51D2">
              <w:rPr>
                <w:rFonts w:ascii="Calibri" w:hAnsi="Calibri" w:cs="Calibri"/>
                <w:sz w:val="18"/>
                <w:szCs w:val="18"/>
              </w:rPr>
              <w:t>because it could make the project less of a priority or redundant and difficult to implement without the support of the government of Burkina Faso’s (</w:t>
            </w:r>
            <w:proofErr w:type="spellStart"/>
            <w:r w:rsidRPr="00BC51D2">
              <w:rPr>
                <w:rFonts w:ascii="Calibri" w:hAnsi="Calibri" w:cs="Calibri"/>
                <w:sz w:val="18"/>
                <w:szCs w:val="18"/>
              </w:rPr>
              <w:t>GoBF</w:t>
            </w:r>
            <w:proofErr w:type="spellEnd"/>
            <w:r w:rsidRPr="00BC51D2">
              <w:rPr>
                <w:rFonts w:ascii="Calibri" w:hAnsi="Calibri" w:cs="Calibri"/>
                <w:sz w:val="18"/>
                <w:szCs w:val="18"/>
              </w:rPr>
              <w:t>)</w:t>
            </w:r>
            <w:r w:rsidR="004C2C38">
              <w:rPr>
                <w:rFonts w:ascii="Calibri" w:hAnsi="Calibri" w:cs="Calibri"/>
                <w:sz w:val="18"/>
                <w:szCs w:val="18"/>
              </w:rPr>
              <w:t>.</w:t>
            </w:r>
          </w:p>
          <w:p w14:paraId="24DE6BBC" w14:textId="77777777" w:rsidR="00DB369B" w:rsidRPr="00BC51D2" w:rsidRDefault="00DB369B" w:rsidP="00287AC6">
            <w:pPr>
              <w:rPr>
                <w:rFonts w:ascii="Calibri" w:hAnsi="Calibri" w:cs="Calibri"/>
                <w:sz w:val="18"/>
                <w:szCs w:val="18"/>
              </w:rPr>
            </w:pPr>
          </w:p>
          <w:p w14:paraId="03D7E344" w14:textId="77777777" w:rsidR="00DB369B" w:rsidRPr="00BC51D2" w:rsidRDefault="00DB369B" w:rsidP="00287AC6">
            <w:pPr>
              <w:rPr>
                <w:rFonts w:ascii="Calibri" w:hAnsi="Calibri" w:cs="Calibri"/>
                <w:i/>
                <w:sz w:val="18"/>
                <w:szCs w:val="18"/>
              </w:rPr>
            </w:pPr>
          </w:p>
          <w:p w14:paraId="0C3664A0" w14:textId="7F7B4A15" w:rsidR="00DB369B" w:rsidRPr="00BC51D2" w:rsidRDefault="00DB369B" w:rsidP="00287AC6">
            <w:pPr>
              <w:rPr>
                <w:rFonts w:ascii="Calibri" w:hAnsi="Calibri" w:cs="Calibri"/>
                <w:i/>
                <w:sz w:val="18"/>
                <w:szCs w:val="18"/>
              </w:rPr>
            </w:pPr>
            <w:r w:rsidRPr="00BC51D2">
              <w:rPr>
                <w:rFonts w:ascii="Calibri" w:hAnsi="Calibri" w:cs="Calibri"/>
                <w:i/>
                <w:sz w:val="18"/>
                <w:szCs w:val="18"/>
              </w:rPr>
              <w:t>L =</w:t>
            </w:r>
            <w:r w:rsidR="004C2C38">
              <w:rPr>
                <w:rFonts w:ascii="Calibri" w:hAnsi="Calibri" w:cs="Calibri"/>
                <w:i/>
                <w:sz w:val="18"/>
                <w:szCs w:val="18"/>
              </w:rPr>
              <w:t>2</w:t>
            </w:r>
          </w:p>
          <w:p w14:paraId="1DBEF517" w14:textId="77777777" w:rsidR="00DB369B" w:rsidRPr="00BC51D2" w:rsidRDefault="00DB369B" w:rsidP="00287AC6">
            <w:pPr>
              <w:rPr>
                <w:rFonts w:ascii="Calibri" w:hAnsi="Calibri" w:cs="Calibri"/>
                <w:i/>
                <w:sz w:val="18"/>
                <w:szCs w:val="18"/>
              </w:rPr>
            </w:pPr>
            <w:r w:rsidRPr="00BC51D2">
              <w:rPr>
                <w:rFonts w:ascii="Calibri" w:hAnsi="Calibri" w:cs="Calibri"/>
                <w:i/>
                <w:sz w:val="18"/>
                <w:szCs w:val="18"/>
              </w:rPr>
              <w:t>I = 4</w:t>
            </w:r>
          </w:p>
        </w:tc>
        <w:tc>
          <w:tcPr>
            <w:tcW w:w="3619" w:type="dxa"/>
            <w:gridSpan w:val="2"/>
            <w:shd w:val="clear" w:color="auto" w:fill="auto"/>
          </w:tcPr>
          <w:p w14:paraId="41CD3837" w14:textId="77777777" w:rsidR="00DB369B" w:rsidRPr="00BC51D2" w:rsidRDefault="00DB369B" w:rsidP="00287AC6">
            <w:pPr>
              <w:jc w:val="both"/>
              <w:rPr>
                <w:rFonts w:ascii="Calibri" w:hAnsi="Calibri" w:cs="Calibri"/>
                <w:sz w:val="18"/>
                <w:szCs w:val="18"/>
              </w:rPr>
            </w:pPr>
            <w:r w:rsidRPr="00BC51D2">
              <w:rPr>
                <w:rFonts w:ascii="Calibri" w:hAnsi="Calibri" w:cs="Calibri"/>
                <w:sz w:val="18"/>
                <w:szCs w:val="18"/>
              </w:rPr>
              <w:t xml:space="preserve">In the PPG phase, all attempts were made to make sure the project’s objectives and activities align with national priorities and program especially for rural electrification. </w:t>
            </w:r>
          </w:p>
          <w:p w14:paraId="78F26D0B" w14:textId="77777777" w:rsidR="00DB369B" w:rsidRPr="00BC51D2" w:rsidRDefault="00DB369B" w:rsidP="00287AC6">
            <w:pPr>
              <w:jc w:val="both"/>
              <w:rPr>
                <w:rFonts w:ascii="Calibri" w:hAnsi="Calibri" w:cs="Calibri"/>
                <w:sz w:val="18"/>
                <w:szCs w:val="18"/>
              </w:rPr>
            </w:pPr>
          </w:p>
          <w:p w14:paraId="074E41C0" w14:textId="77777777" w:rsidR="00DB369B" w:rsidRPr="00BC51D2" w:rsidRDefault="00DB369B" w:rsidP="00287AC6">
            <w:pPr>
              <w:jc w:val="both"/>
              <w:rPr>
                <w:rFonts w:ascii="Calibri" w:hAnsi="Calibri" w:cs="Calibri"/>
                <w:sz w:val="18"/>
                <w:szCs w:val="18"/>
              </w:rPr>
            </w:pPr>
            <w:r w:rsidRPr="00BC51D2">
              <w:rPr>
                <w:rFonts w:ascii="Calibri" w:hAnsi="Calibri" w:cs="Calibri"/>
                <w:sz w:val="18"/>
                <w:szCs w:val="18"/>
              </w:rPr>
              <w:t>The involvement of the ministry of energy through the rural electrification agency (ABER), will  ensure government of Burkina Faso’s (</w:t>
            </w:r>
            <w:proofErr w:type="spellStart"/>
            <w:r w:rsidRPr="00BC51D2">
              <w:rPr>
                <w:rFonts w:ascii="Calibri" w:hAnsi="Calibri" w:cs="Calibri"/>
                <w:sz w:val="18"/>
                <w:szCs w:val="18"/>
              </w:rPr>
              <w:t>GoBF</w:t>
            </w:r>
            <w:proofErr w:type="spellEnd"/>
            <w:r w:rsidRPr="00BC51D2">
              <w:rPr>
                <w:rFonts w:ascii="Calibri" w:hAnsi="Calibri" w:cs="Calibri"/>
                <w:sz w:val="18"/>
                <w:szCs w:val="18"/>
              </w:rPr>
              <w:t xml:space="preserve">) commitment and relevant institutions political commitment to renewable energy promotion in order to boost access to energy through adequate ongoing stakeholder consultations, close coordination and active involvement in project implementation including transparent communication of project milestones to show </w:t>
            </w:r>
            <w:r w:rsidRPr="00BC51D2">
              <w:rPr>
                <w:rFonts w:ascii="Calibri" w:hAnsi="Calibri" w:cs="Calibri"/>
                <w:sz w:val="18"/>
                <w:szCs w:val="18"/>
              </w:rPr>
              <w:lastRenderedPageBreak/>
              <w:t xml:space="preserve">progress and successes as well as commitment of resources. </w:t>
            </w:r>
          </w:p>
          <w:p w14:paraId="603D14E0" w14:textId="77777777" w:rsidR="00DB369B" w:rsidRPr="00BC51D2" w:rsidRDefault="00DB369B" w:rsidP="00287AC6">
            <w:pPr>
              <w:jc w:val="both"/>
              <w:rPr>
                <w:rFonts w:ascii="Calibri" w:hAnsi="Calibri" w:cs="Calibri"/>
                <w:sz w:val="18"/>
                <w:szCs w:val="18"/>
              </w:rPr>
            </w:pPr>
          </w:p>
          <w:p w14:paraId="2256C312" w14:textId="77777777" w:rsidR="00DB369B" w:rsidRPr="00BC51D2" w:rsidRDefault="00DB369B" w:rsidP="00287AC6">
            <w:pPr>
              <w:jc w:val="both"/>
              <w:rPr>
                <w:rFonts w:ascii="Calibri" w:hAnsi="Calibri" w:cs="Calibri"/>
                <w:sz w:val="18"/>
                <w:szCs w:val="18"/>
              </w:rPr>
            </w:pPr>
            <w:r w:rsidRPr="00BC51D2">
              <w:rPr>
                <w:rFonts w:ascii="Calibri" w:hAnsi="Calibri" w:cs="Calibri"/>
                <w:sz w:val="18"/>
                <w:szCs w:val="18"/>
              </w:rPr>
              <w:t>The multi-</w:t>
            </w:r>
            <w:proofErr w:type="spellStart"/>
            <w:r w:rsidRPr="00BC51D2">
              <w:rPr>
                <w:rFonts w:ascii="Calibri" w:hAnsi="Calibri" w:cs="Calibri"/>
                <w:sz w:val="18"/>
                <w:szCs w:val="18"/>
              </w:rPr>
              <w:t>stakehoder’s</w:t>
            </w:r>
            <w:proofErr w:type="spellEnd"/>
            <w:r w:rsidRPr="00BC51D2">
              <w:rPr>
                <w:rFonts w:ascii="Calibri" w:hAnsi="Calibri" w:cs="Calibri"/>
                <w:sz w:val="18"/>
                <w:szCs w:val="18"/>
              </w:rPr>
              <w:t xml:space="preserve"> platform, which will be put in place in the framework of the project and the fact that the UNPD is chairing the donors’ coordination group will also serve to manage / mitigate this risk. </w:t>
            </w:r>
          </w:p>
        </w:tc>
      </w:tr>
      <w:tr w:rsidR="00DB369B" w:rsidRPr="00BC51D2" w14:paraId="7718816E" w14:textId="77777777" w:rsidTr="00485121">
        <w:tc>
          <w:tcPr>
            <w:tcW w:w="0" w:type="auto"/>
          </w:tcPr>
          <w:p w14:paraId="107D2C21" w14:textId="294E76DC" w:rsidR="00DB369B" w:rsidRPr="00BC51D2" w:rsidRDefault="00DB369B" w:rsidP="00287AC6">
            <w:pPr>
              <w:rPr>
                <w:rFonts w:ascii="Calibri" w:hAnsi="Calibri" w:cs="Calibri"/>
                <w:sz w:val="18"/>
                <w:szCs w:val="18"/>
              </w:rPr>
            </w:pPr>
            <w:r>
              <w:rPr>
                <w:rFonts w:ascii="Calibri" w:hAnsi="Calibri" w:cs="Calibri"/>
                <w:sz w:val="18"/>
                <w:szCs w:val="18"/>
              </w:rPr>
              <w:lastRenderedPageBreak/>
              <w:t>2</w:t>
            </w:r>
          </w:p>
        </w:tc>
        <w:tc>
          <w:tcPr>
            <w:tcW w:w="1765" w:type="dxa"/>
          </w:tcPr>
          <w:p w14:paraId="2D12A4EA"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Changes in regulations and strategy</w:t>
            </w:r>
          </w:p>
        </w:tc>
        <w:tc>
          <w:tcPr>
            <w:tcW w:w="1347" w:type="dxa"/>
          </w:tcPr>
          <w:p w14:paraId="3F4D5DF4"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Regulatory</w:t>
            </w:r>
          </w:p>
          <w:p w14:paraId="161A3548"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6.1 Change in the regulatory framework within the country of operation</w:t>
            </w:r>
          </w:p>
        </w:tc>
        <w:tc>
          <w:tcPr>
            <w:tcW w:w="3026" w:type="dxa"/>
          </w:tcPr>
          <w:p w14:paraId="067AC441" w14:textId="3957E210" w:rsidR="00DB369B" w:rsidRPr="00BC51D2" w:rsidRDefault="00DB369B" w:rsidP="00287AC6">
            <w:pPr>
              <w:rPr>
                <w:rFonts w:ascii="Calibri" w:hAnsi="Calibri" w:cs="Calibri"/>
                <w:sz w:val="18"/>
                <w:szCs w:val="18"/>
              </w:rPr>
            </w:pPr>
            <w:r w:rsidRPr="00BC51D2">
              <w:rPr>
                <w:rFonts w:ascii="Calibri" w:hAnsi="Calibri" w:cs="Calibri"/>
                <w:sz w:val="18"/>
                <w:szCs w:val="18"/>
              </w:rPr>
              <w:t>The probability of transformational changes in regulation for the off-grid sector is really high</w:t>
            </w:r>
            <w:r w:rsidR="004C2C38">
              <w:rPr>
                <w:rFonts w:ascii="Calibri" w:hAnsi="Calibri" w:cs="Calibri"/>
                <w:sz w:val="18"/>
                <w:szCs w:val="18"/>
              </w:rPr>
              <w:t xml:space="preserve">, therefore this risk has a </w:t>
            </w:r>
            <w:proofErr w:type="gramStart"/>
            <w:r w:rsidR="004C2C38" w:rsidRPr="004C2C38">
              <w:rPr>
                <w:rFonts w:ascii="Calibri" w:hAnsi="Calibri" w:cs="Calibri"/>
                <w:b/>
                <w:bCs/>
                <w:sz w:val="18"/>
                <w:szCs w:val="18"/>
              </w:rPr>
              <w:t>High</w:t>
            </w:r>
            <w:proofErr w:type="gramEnd"/>
            <w:r w:rsidR="004C2C38">
              <w:rPr>
                <w:rFonts w:ascii="Calibri" w:hAnsi="Calibri" w:cs="Calibri"/>
                <w:sz w:val="18"/>
                <w:szCs w:val="18"/>
              </w:rPr>
              <w:t xml:space="preserve"> rating</w:t>
            </w:r>
            <w:r w:rsidRPr="00BC51D2">
              <w:rPr>
                <w:rFonts w:ascii="Calibri" w:hAnsi="Calibri" w:cs="Calibri"/>
                <w:sz w:val="18"/>
                <w:szCs w:val="18"/>
              </w:rPr>
              <w:t xml:space="preserve">. This risk will, however, have very positive impacts on the projects as one of the biggest barriers impeding the widespread promotion of clean energy </w:t>
            </w:r>
            <w:proofErr w:type="spellStart"/>
            <w:r w:rsidRPr="00BC51D2">
              <w:rPr>
                <w:rFonts w:ascii="Calibri" w:hAnsi="Calibri" w:cs="Calibri"/>
                <w:sz w:val="18"/>
                <w:szCs w:val="18"/>
              </w:rPr>
              <w:t>minigrids</w:t>
            </w:r>
            <w:proofErr w:type="spellEnd"/>
            <w:r w:rsidRPr="00BC51D2">
              <w:rPr>
                <w:rFonts w:ascii="Calibri" w:hAnsi="Calibri" w:cs="Calibri"/>
                <w:sz w:val="18"/>
                <w:szCs w:val="18"/>
              </w:rPr>
              <w:t xml:space="preserve"> is inadequate regulatory framework such as delivery method, tariffs, standards, etc. </w:t>
            </w:r>
          </w:p>
          <w:p w14:paraId="2EC7B4D3" w14:textId="77777777" w:rsidR="00DB369B" w:rsidRPr="00BC51D2" w:rsidRDefault="00DB369B" w:rsidP="00287AC6">
            <w:pPr>
              <w:rPr>
                <w:rFonts w:ascii="Calibri" w:hAnsi="Calibri" w:cs="Calibri"/>
                <w:sz w:val="18"/>
                <w:szCs w:val="18"/>
              </w:rPr>
            </w:pPr>
          </w:p>
          <w:p w14:paraId="3E70D9DF"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L=5</w:t>
            </w:r>
          </w:p>
          <w:p w14:paraId="0A6303FA"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I=5</w:t>
            </w:r>
          </w:p>
        </w:tc>
        <w:tc>
          <w:tcPr>
            <w:tcW w:w="3619" w:type="dxa"/>
            <w:gridSpan w:val="2"/>
          </w:tcPr>
          <w:p w14:paraId="139C37A2" w14:textId="3FB3941C" w:rsidR="00DB369B" w:rsidRPr="00BC51D2" w:rsidRDefault="00DB369B" w:rsidP="00287AC6">
            <w:pPr>
              <w:jc w:val="both"/>
              <w:rPr>
                <w:rFonts w:ascii="Calibri" w:hAnsi="Calibri" w:cs="Calibri"/>
                <w:sz w:val="18"/>
                <w:szCs w:val="18"/>
              </w:rPr>
            </w:pPr>
            <w:r w:rsidRPr="00BC51D2">
              <w:rPr>
                <w:rFonts w:ascii="Calibri" w:hAnsi="Calibri" w:cs="Calibri"/>
                <w:sz w:val="18"/>
                <w:szCs w:val="18"/>
              </w:rPr>
              <w:t xml:space="preserve">During the PPG phase, all consultations with stakeholders indicated the need for changes regulatory reforms. The project implementer partner (ABER) and technical and financial partners such as SIDA, EU, WB, AfDB indicated that reforms will be engaged in the course of 2021 onward. </w:t>
            </w:r>
          </w:p>
          <w:p w14:paraId="6B0F02F6" w14:textId="77777777" w:rsidR="00DB369B" w:rsidRPr="00BC51D2" w:rsidRDefault="00DB369B" w:rsidP="00287AC6">
            <w:pPr>
              <w:jc w:val="both"/>
              <w:rPr>
                <w:rFonts w:ascii="Calibri" w:hAnsi="Calibri" w:cs="Calibri"/>
                <w:color w:val="000000"/>
                <w:sz w:val="18"/>
                <w:szCs w:val="18"/>
              </w:rPr>
            </w:pPr>
            <w:r w:rsidRPr="00BC51D2">
              <w:rPr>
                <w:rFonts w:ascii="Calibri" w:hAnsi="Calibri" w:cs="Calibri"/>
                <w:sz w:val="18"/>
                <w:szCs w:val="18"/>
              </w:rPr>
              <w:t xml:space="preserve">The AMP Child project (national) and the regional AMP will be highly involved in the formulation, implementation and dissemination of these reforms under their components 1, 2, 3 and 4, which are: Policy and Regulations, </w:t>
            </w:r>
            <w:r w:rsidRPr="00BC51D2">
              <w:rPr>
                <w:rFonts w:ascii="Calibri" w:hAnsi="Calibri" w:cs="Calibri"/>
                <w:color w:val="000000"/>
                <w:sz w:val="18"/>
                <w:szCs w:val="18"/>
              </w:rPr>
              <w:t>Project and Business Model Innovation with Private Sector Engagement, Innovative Financing and finally, Convening, dissemination, tracking (knowledge management).</w:t>
            </w:r>
          </w:p>
          <w:p w14:paraId="39F191A7" w14:textId="77777777" w:rsidR="00DB369B" w:rsidRPr="00BC51D2" w:rsidRDefault="00DB369B" w:rsidP="00287AC6">
            <w:pPr>
              <w:jc w:val="both"/>
              <w:rPr>
                <w:rFonts w:ascii="Calibri" w:hAnsi="Calibri" w:cs="Calibri"/>
                <w:color w:val="000000"/>
                <w:sz w:val="18"/>
                <w:szCs w:val="18"/>
              </w:rPr>
            </w:pPr>
          </w:p>
          <w:p w14:paraId="036D77EF" w14:textId="77777777" w:rsidR="00DB369B" w:rsidRPr="00BC51D2" w:rsidRDefault="00DB369B" w:rsidP="00287AC6">
            <w:pPr>
              <w:jc w:val="both"/>
              <w:rPr>
                <w:rFonts w:ascii="Calibri" w:hAnsi="Calibri" w:cs="Calibri"/>
                <w:sz w:val="18"/>
                <w:szCs w:val="18"/>
              </w:rPr>
            </w:pPr>
            <w:r w:rsidRPr="00BC51D2">
              <w:rPr>
                <w:rFonts w:ascii="Calibri" w:hAnsi="Calibri" w:cs="Calibri"/>
                <w:color w:val="000000"/>
                <w:sz w:val="18"/>
                <w:szCs w:val="18"/>
              </w:rPr>
              <w:t xml:space="preserve">This is one of the rare risks that will have a positive impact on the project and its occurrence is fully expected. </w:t>
            </w:r>
          </w:p>
        </w:tc>
      </w:tr>
      <w:tr w:rsidR="00DB369B" w:rsidRPr="00BC51D2" w14:paraId="09AC1DAB" w14:textId="77777777" w:rsidTr="00485121">
        <w:tc>
          <w:tcPr>
            <w:tcW w:w="0" w:type="auto"/>
          </w:tcPr>
          <w:p w14:paraId="022A54BF" w14:textId="2CE12546" w:rsidR="00DB369B" w:rsidRPr="00BC51D2" w:rsidRDefault="00DB369B" w:rsidP="00287AC6">
            <w:pPr>
              <w:rPr>
                <w:rFonts w:ascii="Calibri" w:hAnsi="Calibri" w:cs="Calibri"/>
                <w:sz w:val="18"/>
                <w:szCs w:val="18"/>
              </w:rPr>
            </w:pPr>
            <w:r>
              <w:rPr>
                <w:rFonts w:ascii="Calibri" w:hAnsi="Calibri" w:cs="Calibri"/>
                <w:sz w:val="18"/>
                <w:szCs w:val="18"/>
              </w:rPr>
              <w:t>3</w:t>
            </w:r>
          </w:p>
        </w:tc>
        <w:tc>
          <w:tcPr>
            <w:tcW w:w="1765" w:type="dxa"/>
          </w:tcPr>
          <w:p w14:paraId="2D01D990"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Investments made in Component 2—</w:t>
            </w:r>
          </w:p>
          <w:p w14:paraId="3B04294E"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Project and Business Model Innovation with Private Sector Engagement (pilot projects) may not be economically and </w:t>
            </w:r>
            <w:proofErr w:type="gramStart"/>
            <w:r w:rsidRPr="00BC51D2">
              <w:rPr>
                <w:rFonts w:ascii="Calibri" w:hAnsi="Calibri" w:cs="Calibri"/>
                <w:sz w:val="18"/>
                <w:szCs w:val="18"/>
              </w:rPr>
              <w:t>financial</w:t>
            </w:r>
            <w:proofErr w:type="gramEnd"/>
            <w:r w:rsidRPr="00BC51D2">
              <w:rPr>
                <w:rFonts w:ascii="Calibri" w:hAnsi="Calibri" w:cs="Calibri"/>
                <w:sz w:val="18"/>
                <w:szCs w:val="18"/>
              </w:rPr>
              <w:t xml:space="preserve"> viable and do not demonstrate cost reduction of renewable energy. </w:t>
            </w:r>
          </w:p>
        </w:tc>
        <w:tc>
          <w:tcPr>
            <w:tcW w:w="1347" w:type="dxa"/>
          </w:tcPr>
          <w:p w14:paraId="29B16476"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 xml:space="preserve">Financial </w:t>
            </w:r>
          </w:p>
          <w:p w14:paraId="1567D584"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 xml:space="preserve">2.1. Cost recovery </w:t>
            </w:r>
          </w:p>
          <w:p w14:paraId="4B76E9D7" w14:textId="77777777" w:rsidR="00DB369B" w:rsidRPr="00BC51D2" w:rsidRDefault="00DB369B" w:rsidP="00287AC6">
            <w:pPr>
              <w:rPr>
                <w:rFonts w:ascii="Calibri" w:hAnsi="Calibri" w:cs="Calibri"/>
                <w:sz w:val="18"/>
                <w:szCs w:val="18"/>
              </w:rPr>
            </w:pPr>
          </w:p>
        </w:tc>
        <w:tc>
          <w:tcPr>
            <w:tcW w:w="3026" w:type="dxa"/>
          </w:tcPr>
          <w:p w14:paraId="2BF5C27C" w14:textId="0B544947"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The </w:t>
            </w:r>
            <w:r w:rsidR="004C2C38">
              <w:rPr>
                <w:rFonts w:ascii="Calibri" w:hAnsi="Calibri" w:cs="Calibri"/>
                <w:sz w:val="18"/>
                <w:szCs w:val="18"/>
              </w:rPr>
              <w:t>rating</w:t>
            </w:r>
            <w:r w:rsidRPr="00BC51D2">
              <w:rPr>
                <w:rFonts w:ascii="Calibri" w:hAnsi="Calibri" w:cs="Calibri"/>
                <w:sz w:val="18"/>
                <w:szCs w:val="18"/>
              </w:rPr>
              <w:t xml:space="preserve"> of this risks is </w:t>
            </w:r>
            <w:r w:rsidR="004C2C38" w:rsidRPr="004C2C38">
              <w:rPr>
                <w:rFonts w:ascii="Calibri" w:hAnsi="Calibri" w:cs="Calibri"/>
                <w:b/>
                <w:bCs/>
                <w:sz w:val="18"/>
                <w:szCs w:val="18"/>
              </w:rPr>
              <w:t>Moderate</w:t>
            </w:r>
            <w:r w:rsidRPr="00BC51D2">
              <w:rPr>
                <w:rFonts w:ascii="Calibri" w:hAnsi="Calibri" w:cs="Calibri"/>
                <w:sz w:val="18"/>
                <w:szCs w:val="18"/>
              </w:rPr>
              <w:t xml:space="preserve"> because pilot’s projects may not be able to recover cost of investments due to low purchasing power of customers. </w:t>
            </w:r>
          </w:p>
          <w:p w14:paraId="0E32DFAC" w14:textId="77777777" w:rsidR="00DB369B" w:rsidRPr="00BC51D2" w:rsidRDefault="00DB369B" w:rsidP="00287AC6">
            <w:pPr>
              <w:rPr>
                <w:rFonts w:ascii="Calibri" w:hAnsi="Calibri" w:cs="Calibri"/>
                <w:sz w:val="18"/>
                <w:szCs w:val="18"/>
              </w:rPr>
            </w:pPr>
          </w:p>
          <w:p w14:paraId="50BB8E0B" w14:textId="6CC62B94" w:rsidR="00DB369B" w:rsidRPr="00BC51D2" w:rsidRDefault="00DB369B" w:rsidP="00287AC6">
            <w:pPr>
              <w:rPr>
                <w:rFonts w:ascii="Calibri" w:hAnsi="Calibri" w:cs="Calibri"/>
                <w:sz w:val="18"/>
                <w:szCs w:val="18"/>
              </w:rPr>
            </w:pPr>
            <w:r w:rsidRPr="00BC51D2">
              <w:rPr>
                <w:rFonts w:ascii="Calibri" w:hAnsi="Calibri" w:cs="Calibri"/>
                <w:sz w:val="18"/>
                <w:szCs w:val="18"/>
              </w:rPr>
              <w:t>L =</w:t>
            </w:r>
            <w:r w:rsidR="004C2C38">
              <w:rPr>
                <w:rFonts w:ascii="Calibri" w:hAnsi="Calibri" w:cs="Calibri"/>
                <w:sz w:val="18"/>
                <w:szCs w:val="18"/>
              </w:rPr>
              <w:t>2</w:t>
            </w:r>
          </w:p>
          <w:p w14:paraId="46451D8D" w14:textId="753E458C"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I = </w:t>
            </w:r>
            <w:r w:rsidR="004C2C38">
              <w:rPr>
                <w:rFonts w:ascii="Calibri" w:hAnsi="Calibri" w:cs="Calibri"/>
                <w:sz w:val="18"/>
                <w:szCs w:val="18"/>
              </w:rPr>
              <w:t>4</w:t>
            </w:r>
          </w:p>
        </w:tc>
        <w:tc>
          <w:tcPr>
            <w:tcW w:w="3619" w:type="dxa"/>
            <w:gridSpan w:val="2"/>
          </w:tcPr>
          <w:p w14:paraId="648B9717" w14:textId="77777777" w:rsidR="00DB369B" w:rsidRPr="00BC51D2" w:rsidRDefault="00DB369B" w:rsidP="00287AC6">
            <w:pPr>
              <w:jc w:val="both"/>
              <w:rPr>
                <w:rFonts w:ascii="Calibri" w:hAnsi="Calibri" w:cs="Calibri"/>
                <w:sz w:val="18"/>
                <w:szCs w:val="18"/>
              </w:rPr>
            </w:pPr>
            <w:proofErr w:type="gramStart"/>
            <w:r w:rsidRPr="00BC51D2">
              <w:rPr>
                <w:rFonts w:ascii="Calibri" w:hAnsi="Calibri" w:cs="Calibri"/>
                <w:sz w:val="18"/>
                <w:szCs w:val="18"/>
              </w:rPr>
              <w:t>Stakeholders</w:t>
            </w:r>
            <w:proofErr w:type="gramEnd"/>
            <w:r w:rsidRPr="00BC51D2">
              <w:rPr>
                <w:rFonts w:ascii="Calibri" w:hAnsi="Calibri" w:cs="Calibri"/>
                <w:sz w:val="18"/>
                <w:szCs w:val="18"/>
              </w:rPr>
              <w:t xml:space="preserve"> consultation and engagement in project identification and selection including adequate pre- feasibility studies. Also, pilot projects as per the </w:t>
            </w:r>
            <w:proofErr w:type="gramStart"/>
            <w:r w:rsidRPr="00BC51D2">
              <w:rPr>
                <w:rFonts w:ascii="Calibri" w:hAnsi="Calibri" w:cs="Calibri"/>
                <w:sz w:val="18"/>
                <w:szCs w:val="18"/>
              </w:rPr>
              <w:t>stakeholders</w:t>
            </w:r>
            <w:proofErr w:type="gramEnd"/>
            <w:r w:rsidRPr="00BC51D2">
              <w:rPr>
                <w:rFonts w:ascii="Calibri" w:hAnsi="Calibri" w:cs="Calibri"/>
                <w:sz w:val="18"/>
                <w:szCs w:val="18"/>
              </w:rPr>
              <w:t xml:space="preserve"> consultations are all based on productive uses in agriculture value-chains in off grid communities in order to safeguard payments. The fact that </w:t>
            </w:r>
            <w:proofErr w:type="spellStart"/>
            <w:r w:rsidRPr="00BC51D2">
              <w:rPr>
                <w:rFonts w:ascii="Calibri" w:hAnsi="Calibri" w:cs="Calibri"/>
                <w:sz w:val="18"/>
                <w:szCs w:val="18"/>
              </w:rPr>
              <w:t>minigrids</w:t>
            </w:r>
            <w:proofErr w:type="spellEnd"/>
            <w:r w:rsidRPr="00BC51D2">
              <w:rPr>
                <w:rFonts w:ascii="Calibri" w:hAnsi="Calibri" w:cs="Calibri"/>
                <w:sz w:val="18"/>
                <w:szCs w:val="18"/>
              </w:rPr>
              <w:t xml:space="preserve"> are anchored in productive uses which have a constant flow of revenues, this increases the economic and financial viability of the project.  In fact, one of the upsides of this project is capitalize on experience from other African countries and South-South cooperation to foster exchanges of knowledge and expertise from other projects.</w:t>
            </w:r>
          </w:p>
        </w:tc>
      </w:tr>
      <w:tr w:rsidR="00DB369B" w:rsidRPr="00BC51D2" w14:paraId="6C37BDEB" w14:textId="77777777" w:rsidTr="00485121">
        <w:trPr>
          <w:trHeight w:val="2690"/>
        </w:trPr>
        <w:tc>
          <w:tcPr>
            <w:tcW w:w="0" w:type="auto"/>
          </w:tcPr>
          <w:p w14:paraId="2AFAE36B" w14:textId="7651363D" w:rsidR="00DB369B" w:rsidRPr="00BC51D2" w:rsidRDefault="00DB369B" w:rsidP="00287AC6">
            <w:pPr>
              <w:rPr>
                <w:rFonts w:ascii="Calibri" w:hAnsi="Calibri" w:cs="Calibri"/>
                <w:sz w:val="18"/>
                <w:szCs w:val="18"/>
              </w:rPr>
            </w:pPr>
            <w:r>
              <w:rPr>
                <w:rFonts w:ascii="Calibri" w:hAnsi="Calibri" w:cs="Calibri"/>
                <w:sz w:val="18"/>
                <w:szCs w:val="18"/>
              </w:rPr>
              <w:t>4</w:t>
            </w:r>
          </w:p>
        </w:tc>
        <w:tc>
          <w:tcPr>
            <w:tcW w:w="1765" w:type="dxa"/>
          </w:tcPr>
          <w:p w14:paraId="75F33F7B" w14:textId="77777777" w:rsidR="00DB369B" w:rsidRPr="00CC1F5D" w:rsidRDefault="00DB369B" w:rsidP="00287AC6">
            <w:pPr>
              <w:rPr>
                <w:rFonts w:ascii="Calibri" w:hAnsi="Calibri" w:cs="Calibri"/>
                <w:sz w:val="18"/>
                <w:szCs w:val="18"/>
              </w:rPr>
            </w:pPr>
            <w:r w:rsidRPr="00CC1F5D">
              <w:rPr>
                <w:rFonts w:ascii="Calibri" w:hAnsi="Calibri" w:cs="Calibri"/>
                <w:sz w:val="18"/>
                <w:szCs w:val="18"/>
              </w:rPr>
              <w:t xml:space="preserve">FOREX issues </w:t>
            </w:r>
            <w:proofErr w:type="gramStart"/>
            <w:r w:rsidRPr="00CC1F5D">
              <w:rPr>
                <w:rFonts w:ascii="Calibri" w:hAnsi="Calibri" w:cs="Calibri"/>
                <w:sz w:val="18"/>
                <w:szCs w:val="18"/>
              </w:rPr>
              <w:t>due to the fact that</w:t>
            </w:r>
            <w:proofErr w:type="gramEnd"/>
            <w:r w:rsidRPr="00CC1F5D">
              <w:rPr>
                <w:rFonts w:ascii="Calibri" w:hAnsi="Calibri" w:cs="Calibri"/>
                <w:sz w:val="18"/>
                <w:szCs w:val="18"/>
              </w:rPr>
              <w:t xml:space="preserve"> pilot project developers and financial institutions may receive loans and investment in dollars. </w:t>
            </w:r>
          </w:p>
        </w:tc>
        <w:tc>
          <w:tcPr>
            <w:tcW w:w="1347" w:type="dxa"/>
          </w:tcPr>
          <w:p w14:paraId="0FD75A0E" w14:textId="77777777" w:rsidR="00DB369B" w:rsidRPr="00CC1F5D" w:rsidRDefault="00DB369B" w:rsidP="00287AC6">
            <w:pPr>
              <w:rPr>
                <w:rFonts w:ascii="Calibri" w:hAnsi="Calibri" w:cs="Calibri"/>
                <w:b/>
                <w:sz w:val="18"/>
                <w:szCs w:val="18"/>
              </w:rPr>
            </w:pPr>
            <w:r w:rsidRPr="00CC1F5D">
              <w:rPr>
                <w:rFonts w:ascii="Calibri" w:hAnsi="Calibri" w:cs="Calibri"/>
                <w:b/>
                <w:sz w:val="18"/>
                <w:szCs w:val="18"/>
              </w:rPr>
              <w:t>Financial</w:t>
            </w:r>
          </w:p>
          <w:p w14:paraId="53A6950A" w14:textId="77777777" w:rsidR="00DB369B" w:rsidRPr="00CC1F5D" w:rsidRDefault="00DB369B" w:rsidP="00287AC6">
            <w:pPr>
              <w:rPr>
                <w:rFonts w:ascii="Calibri" w:hAnsi="Calibri" w:cs="Calibri"/>
                <w:b/>
                <w:sz w:val="18"/>
                <w:szCs w:val="18"/>
              </w:rPr>
            </w:pPr>
            <w:r w:rsidRPr="00CC1F5D">
              <w:rPr>
                <w:rFonts w:ascii="Calibri" w:hAnsi="Calibri" w:cs="Calibri"/>
                <w:b/>
                <w:sz w:val="18"/>
                <w:szCs w:val="18"/>
              </w:rPr>
              <w:t xml:space="preserve">2.4. Fluctuation in credit rate, market, currency </w:t>
            </w:r>
          </w:p>
          <w:p w14:paraId="38B08530" w14:textId="77777777" w:rsidR="00DB369B" w:rsidRPr="00CC1F5D" w:rsidRDefault="00DB369B" w:rsidP="00287AC6">
            <w:pPr>
              <w:rPr>
                <w:rFonts w:ascii="Calibri" w:hAnsi="Calibri" w:cs="Calibri"/>
                <w:b/>
                <w:sz w:val="18"/>
                <w:szCs w:val="18"/>
              </w:rPr>
            </w:pPr>
            <w:r w:rsidRPr="00CC1F5D">
              <w:rPr>
                <w:rFonts w:ascii="Calibri" w:hAnsi="Calibri" w:cs="Calibri"/>
                <w:b/>
                <w:sz w:val="18"/>
                <w:szCs w:val="18"/>
              </w:rPr>
              <w:t>2.5. Delivery</w:t>
            </w:r>
          </w:p>
          <w:p w14:paraId="66F25322" w14:textId="77777777" w:rsidR="00DB369B" w:rsidRPr="00CC1F5D" w:rsidRDefault="00DB369B" w:rsidP="00287AC6">
            <w:pPr>
              <w:rPr>
                <w:rFonts w:ascii="Calibri" w:hAnsi="Calibri" w:cs="Calibri"/>
                <w:sz w:val="18"/>
                <w:szCs w:val="18"/>
              </w:rPr>
            </w:pPr>
          </w:p>
        </w:tc>
        <w:tc>
          <w:tcPr>
            <w:tcW w:w="3026" w:type="dxa"/>
          </w:tcPr>
          <w:p w14:paraId="796C313D" w14:textId="0F6DAD11" w:rsidR="00DB369B" w:rsidRPr="00CC1F5D" w:rsidRDefault="00DB369B" w:rsidP="00287AC6">
            <w:pPr>
              <w:rPr>
                <w:rFonts w:ascii="Calibri" w:hAnsi="Calibri" w:cs="Calibri"/>
                <w:sz w:val="18"/>
                <w:szCs w:val="18"/>
              </w:rPr>
            </w:pPr>
            <w:r w:rsidRPr="00CC1F5D">
              <w:rPr>
                <w:rFonts w:ascii="Calibri" w:hAnsi="Calibri" w:cs="Calibri"/>
                <w:sz w:val="18"/>
                <w:szCs w:val="18"/>
              </w:rPr>
              <w:t xml:space="preserve">The </w:t>
            </w:r>
            <w:r w:rsidR="004C2C38" w:rsidRPr="00CC1F5D">
              <w:rPr>
                <w:rFonts w:ascii="Calibri" w:hAnsi="Calibri" w:cs="Calibri"/>
                <w:sz w:val="18"/>
                <w:szCs w:val="18"/>
              </w:rPr>
              <w:t>rating</w:t>
            </w:r>
            <w:r w:rsidRPr="00CC1F5D">
              <w:rPr>
                <w:rFonts w:ascii="Calibri" w:hAnsi="Calibri" w:cs="Calibri"/>
                <w:sz w:val="18"/>
                <w:szCs w:val="18"/>
              </w:rPr>
              <w:t xml:space="preserve"> of this risks is </w:t>
            </w:r>
            <w:r w:rsidR="004C2C38" w:rsidRPr="00CC1F5D">
              <w:rPr>
                <w:rFonts w:ascii="Calibri" w:hAnsi="Calibri" w:cs="Calibri"/>
                <w:b/>
                <w:bCs/>
                <w:sz w:val="18"/>
                <w:szCs w:val="18"/>
              </w:rPr>
              <w:t>Moderate</w:t>
            </w:r>
            <w:r w:rsidRPr="00CC1F5D">
              <w:rPr>
                <w:rFonts w:ascii="Calibri" w:hAnsi="Calibri" w:cs="Calibri"/>
                <w:sz w:val="18"/>
                <w:szCs w:val="18"/>
              </w:rPr>
              <w:t xml:space="preserve"> because pilot projects may be subjected to high interest rates and forex fluctuations and limit bankability of project for funding by investors. </w:t>
            </w:r>
          </w:p>
          <w:p w14:paraId="46A9F4F5" w14:textId="77777777" w:rsidR="00DB369B" w:rsidRPr="00CC1F5D" w:rsidRDefault="00DB369B" w:rsidP="00287AC6">
            <w:pPr>
              <w:rPr>
                <w:rFonts w:ascii="Calibri" w:hAnsi="Calibri" w:cs="Calibri"/>
                <w:sz w:val="18"/>
                <w:szCs w:val="18"/>
              </w:rPr>
            </w:pPr>
          </w:p>
          <w:p w14:paraId="01274854" w14:textId="77777777" w:rsidR="00DB369B" w:rsidRPr="00CC1F5D" w:rsidRDefault="00DB369B" w:rsidP="00287AC6">
            <w:pPr>
              <w:rPr>
                <w:rFonts w:ascii="Calibri" w:hAnsi="Calibri" w:cs="Calibri"/>
                <w:sz w:val="18"/>
                <w:szCs w:val="18"/>
              </w:rPr>
            </w:pPr>
            <w:r w:rsidRPr="00CC1F5D">
              <w:rPr>
                <w:rFonts w:ascii="Calibri" w:hAnsi="Calibri" w:cs="Calibri"/>
                <w:sz w:val="18"/>
                <w:szCs w:val="18"/>
              </w:rPr>
              <w:t>L =2</w:t>
            </w:r>
          </w:p>
          <w:p w14:paraId="5B0E7284" w14:textId="5F991BBB" w:rsidR="00DB369B" w:rsidRPr="00CC1F5D" w:rsidRDefault="00DB369B" w:rsidP="00287AC6">
            <w:pPr>
              <w:rPr>
                <w:rFonts w:ascii="Calibri" w:hAnsi="Calibri" w:cs="Calibri"/>
                <w:sz w:val="18"/>
                <w:szCs w:val="18"/>
              </w:rPr>
            </w:pPr>
            <w:r w:rsidRPr="00CC1F5D">
              <w:rPr>
                <w:rFonts w:ascii="Calibri" w:hAnsi="Calibri" w:cs="Calibri"/>
                <w:sz w:val="18"/>
                <w:szCs w:val="18"/>
              </w:rPr>
              <w:t xml:space="preserve">I = </w:t>
            </w:r>
            <w:r w:rsidR="004C2C38" w:rsidRPr="00CC1F5D">
              <w:rPr>
                <w:rFonts w:ascii="Calibri" w:hAnsi="Calibri" w:cs="Calibri"/>
                <w:sz w:val="18"/>
                <w:szCs w:val="18"/>
              </w:rPr>
              <w:t>4</w:t>
            </w:r>
          </w:p>
          <w:p w14:paraId="544C0E0A" w14:textId="77777777" w:rsidR="00DB369B" w:rsidRPr="00CC1F5D" w:rsidRDefault="00DB369B" w:rsidP="00287AC6">
            <w:pPr>
              <w:rPr>
                <w:rFonts w:ascii="Calibri" w:hAnsi="Calibri" w:cs="Calibri"/>
                <w:sz w:val="18"/>
                <w:szCs w:val="18"/>
              </w:rPr>
            </w:pPr>
            <w:r w:rsidRPr="00CC1F5D">
              <w:rPr>
                <w:rFonts w:ascii="Calibri" w:hAnsi="Calibri" w:cs="Calibri"/>
                <w:sz w:val="18"/>
                <w:szCs w:val="18"/>
              </w:rPr>
              <w:t xml:space="preserve"> </w:t>
            </w:r>
          </w:p>
        </w:tc>
        <w:tc>
          <w:tcPr>
            <w:tcW w:w="3619" w:type="dxa"/>
            <w:gridSpan w:val="2"/>
          </w:tcPr>
          <w:p w14:paraId="04C38402" w14:textId="77777777" w:rsidR="00DB369B" w:rsidRPr="00CC1F5D" w:rsidRDefault="00DB369B" w:rsidP="00287AC6">
            <w:pPr>
              <w:jc w:val="both"/>
              <w:rPr>
                <w:rFonts w:ascii="Calibri" w:hAnsi="Calibri" w:cs="Calibri"/>
                <w:sz w:val="18"/>
                <w:szCs w:val="18"/>
              </w:rPr>
            </w:pPr>
            <w:r w:rsidRPr="00CC1F5D">
              <w:rPr>
                <w:rFonts w:ascii="Calibri" w:hAnsi="Calibri" w:cs="Calibri"/>
                <w:sz w:val="18"/>
                <w:szCs w:val="18"/>
              </w:rPr>
              <w:t xml:space="preserve">Training will be provided to local financial </w:t>
            </w:r>
            <w:proofErr w:type="gramStart"/>
            <w:r w:rsidRPr="00CC1F5D">
              <w:rPr>
                <w:rFonts w:ascii="Calibri" w:hAnsi="Calibri" w:cs="Calibri"/>
                <w:sz w:val="18"/>
                <w:szCs w:val="18"/>
              </w:rPr>
              <w:t>institutions</w:t>
            </w:r>
            <w:proofErr w:type="gramEnd"/>
            <w:r w:rsidRPr="00CC1F5D">
              <w:rPr>
                <w:rFonts w:ascii="Calibri" w:hAnsi="Calibri" w:cs="Calibri"/>
                <w:sz w:val="18"/>
                <w:szCs w:val="18"/>
              </w:rPr>
              <w:t xml:space="preserve"> so they fully understand the risks and benefits of solar </w:t>
            </w:r>
            <w:proofErr w:type="spellStart"/>
            <w:r w:rsidRPr="00CC1F5D">
              <w:rPr>
                <w:rFonts w:ascii="Calibri" w:hAnsi="Calibri" w:cs="Calibri"/>
                <w:sz w:val="18"/>
                <w:szCs w:val="18"/>
              </w:rPr>
              <w:t>minigrid</w:t>
            </w:r>
            <w:proofErr w:type="spellEnd"/>
            <w:r w:rsidRPr="00CC1F5D">
              <w:rPr>
                <w:rFonts w:ascii="Calibri" w:hAnsi="Calibri" w:cs="Calibri"/>
                <w:sz w:val="18"/>
                <w:szCs w:val="18"/>
              </w:rPr>
              <w:t xml:space="preserve"> projects. Therefore, local FI will be more inclined to finance project in local currency </w:t>
            </w:r>
            <w:proofErr w:type="gramStart"/>
            <w:r w:rsidRPr="00CC1F5D">
              <w:rPr>
                <w:rFonts w:ascii="Calibri" w:hAnsi="Calibri" w:cs="Calibri"/>
                <w:sz w:val="18"/>
                <w:szCs w:val="18"/>
              </w:rPr>
              <w:t>and also</w:t>
            </w:r>
            <w:proofErr w:type="gramEnd"/>
            <w:r w:rsidRPr="00CC1F5D">
              <w:rPr>
                <w:rFonts w:ascii="Calibri" w:hAnsi="Calibri" w:cs="Calibri"/>
                <w:sz w:val="18"/>
                <w:szCs w:val="18"/>
              </w:rPr>
              <w:t xml:space="preserve"> put in place financial products in line with the specific needs of the </w:t>
            </w:r>
            <w:proofErr w:type="spellStart"/>
            <w:r w:rsidRPr="00CC1F5D">
              <w:rPr>
                <w:rFonts w:ascii="Calibri" w:hAnsi="Calibri" w:cs="Calibri"/>
                <w:sz w:val="18"/>
                <w:szCs w:val="18"/>
              </w:rPr>
              <w:t>minigrids</w:t>
            </w:r>
            <w:proofErr w:type="spellEnd"/>
            <w:r w:rsidRPr="00CC1F5D">
              <w:rPr>
                <w:rFonts w:ascii="Calibri" w:hAnsi="Calibri" w:cs="Calibri"/>
                <w:sz w:val="18"/>
                <w:szCs w:val="18"/>
              </w:rPr>
              <w:t xml:space="preserve"> market. </w:t>
            </w:r>
          </w:p>
        </w:tc>
      </w:tr>
      <w:tr w:rsidR="001D5E45" w:rsidRPr="00BC51D2" w14:paraId="3DC7B102" w14:textId="77777777" w:rsidTr="00485121">
        <w:tc>
          <w:tcPr>
            <w:tcW w:w="490" w:type="dxa"/>
          </w:tcPr>
          <w:p w14:paraId="679E0173" w14:textId="530173BD" w:rsidR="001D5E45" w:rsidRPr="00485121" w:rsidRDefault="001D5E45" w:rsidP="00287AC6">
            <w:pPr>
              <w:rPr>
                <w:rFonts w:ascii="Calibri" w:hAnsi="Calibri" w:cs="Calibri"/>
                <w:sz w:val="18"/>
                <w:szCs w:val="18"/>
                <w:highlight w:val="yellow"/>
              </w:rPr>
            </w:pPr>
            <w:r w:rsidRPr="00485121">
              <w:rPr>
                <w:rFonts w:ascii="Calibri" w:hAnsi="Calibri" w:cs="Calibri"/>
                <w:sz w:val="18"/>
                <w:szCs w:val="18"/>
                <w:highlight w:val="yellow"/>
              </w:rPr>
              <w:lastRenderedPageBreak/>
              <w:t>5</w:t>
            </w:r>
          </w:p>
        </w:tc>
        <w:tc>
          <w:tcPr>
            <w:tcW w:w="1765" w:type="dxa"/>
          </w:tcPr>
          <w:p w14:paraId="33AA7996" w14:textId="278E9229" w:rsidR="001D5E45" w:rsidRPr="00CC1F5D" w:rsidRDefault="001D5E45" w:rsidP="00287AC6">
            <w:pPr>
              <w:rPr>
                <w:rFonts w:ascii="Calibri" w:hAnsi="Calibri" w:cs="Calibri"/>
                <w:sz w:val="18"/>
                <w:szCs w:val="18"/>
              </w:rPr>
            </w:pPr>
            <w:r w:rsidRPr="00CC1F5D">
              <w:rPr>
                <w:rFonts w:ascii="Calibri" w:hAnsi="Calibri" w:cs="Calibri"/>
                <w:sz w:val="18"/>
                <w:szCs w:val="18"/>
              </w:rPr>
              <w:t>Project delays or disruptions due to COVID-19</w:t>
            </w:r>
          </w:p>
        </w:tc>
        <w:tc>
          <w:tcPr>
            <w:tcW w:w="1347" w:type="dxa"/>
          </w:tcPr>
          <w:p w14:paraId="2E073D0B" w14:textId="505A6A0C" w:rsidR="001D5E45" w:rsidRPr="00CC1F5D" w:rsidRDefault="001D5E45" w:rsidP="00287AC6">
            <w:pPr>
              <w:rPr>
                <w:rFonts w:ascii="Calibri" w:hAnsi="Calibri" w:cs="Calibri"/>
                <w:b/>
                <w:sz w:val="18"/>
                <w:szCs w:val="18"/>
              </w:rPr>
            </w:pPr>
            <w:r w:rsidRPr="00CC1F5D">
              <w:rPr>
                <w:rFonts w:ascii="Calibri" w:hAnsi="Calibri" w:cs="Calibri"/>
                <w:b/>
                <w:sz w:val="18"/>
                <w:szCs w:val="18"/>
              </w:rPr>
              <w:t>Operational</w:t>
            </w:r>
          </w:p>
        </w:tc>
        <w:tc>
          <w:tcPr>
            <w:tcW w:w="3101" w:type="dxa"/>
            <w:gridSpan w:val="2"/>
          </w:tcPr>
          <w:p w14:paraId="5FA2E24A" w14:textId="77777777" w:rsidR="001D5E45" w:rsidRPr="00CC1F5D" w:rsidRDefault="001D5E45" w:rsidP="00287AC6">
            <w:pPr>
              <w:rPr>
                <w:rFonts w:ascii="Calibri" w:hAnsi="Calibri" w:cs="Calibri"/>
                <w:sz w:val="18"/>
                <w:szCs w:val="18"/>
              </w:rPr>
            </w:pPr>
            <w:r w:rsidRPr="00CC1F5D">
              <w:rPr>
                <w:rFonts w:ascii="Calibri" w:hAnsi="Calibri" w:cs="Calibri"/>
                <w:sz w:val="18"/>
                <w:szCs w:val="18"/>
              </w:rPr>
              <w:t xml:space="preserve">The rating of this risk is </w:t>
            </w:r>
            <w:r w:rsidRPr="00CC1F5D">
              <w:rPr>
                <w:rFonts w:ascii="Calibri" w:hAnsi="Calibri" w:cs="Calibri"/>
                <w:b/>
                <w:bCs/>
                <w:sz w:val="18"/>
                <w:szCs w:val="18"/>
              </w:rPr>
              <w:t>Moderate</w:t>
            </w:r>
            <w:r w:rsidRPr="00CC1F5D">
              <w:rPr>
                <w:rFonts w:ascii="Calibri" w:hAnsi="Calibri" w:cs="Calibri"/>
                <w:sz w:val="18"/>
                <w:szCs w:val="18"/>
              </w:rPr>
              <w:t>.</w:t>
            </w:r>
          </w:p>
          <w:p w14:paraId="78D02F00" w14:textId="77777777" w:rsidR="001D5E45" w:rsidRPr="00CC1F5D" w:rsidRDefault="001D5E45" w:rsidP="00287AC6">
            <w:pPr>
              <w:rPr>
                <w:rFonts w:ascii="Calibri" w:hAnsi="Calibri" w:cs="Calibri"/>
                <w:sz w:val="18"/>
                <w:szCs w:val="18"/>
              </w:rPr>
            </w:pPr>
          </w:p>
          <w:p w14:paraId="51F10084" w14:textId="77777777" w:rsidR="001D5E45" w:rsidRPr="00CC1F5D" w:rsidRDefault="001D5E45" w:rsidP="00287AC6">
            <w:pPr>
              <w:rPr>
                <w:rFonts w:ascii="Calibri" w:hAnsi="Calibri" w:cs="Calibri"/>
                <w:sz w:val="18"/>
                <w:szCs w:val="18"/>
              </w:rPr>
            </w:pPr>
            <w:r w:rsidRPr="00CC1F5D">
              <w:rPr>
                <w:rFonts w:ascii="Calibri" w:hAnsi="Calibri" w:cs="Calibri"/>
                <w:sz w:val="18"/>
                <w:szCs w:val="18"/>
              </w:rPr>
              <w:t>L = 3</w:t>
            </w:r>
          </w:p>
          <w:p w14:paraId="66BDA8C2" w14:textId="10C4B970" w:rsidR="001D5E45" w:rsidRPr="00CC1F5D" w:rsidRDefault="001D5E45" w:rsidP="00287AC6">
            <w:pPr>
              <w:rPr>
                <w:rFonts w:ascii="Calibri" w:hAnsi="Calibri" w:cs="Calibri"/>
                <w:sz w:val="18"/>
                <w:szCs w:val="18"/>
              </w:rPr>
            </w:pPr>
            <w:r w:rsidRPr="00CC1F5D">
              <w:rPr>
                <w:rFonts w:ascii="Calibri" w:hAnsi="Calibri" w:cs="Calibri"/>
                <w:sz w:val="18"/>
                <w:szCs w:val="18"/>
              </w:rPr>
              <w:t>I = 3</w:t>
            </w:r>
          </w:p>
        </w:tc>
        <w:tc>
          <w:tcPr>
            <w:tcW w:w="3544" w:type="dxa"/>
          </w:tcPr>
          <w:p w14:paraId="13EE6C10" w14:textId="77777777" w:rsidR="001D5E45" w:rsidRPr="00CC1F5D" w:rsidRDefault="001D5E45" w:rsidP="001D5E45">
            <w:pPr>
              <w:jc w:val="both"/>
              <w:rPr>
                <w:rFonts w:ascii="Calibri" w:hAnsi="Calibri" w:cs="Calibri"/>
                <w:sz w:val="18"/>
                <w:szCs w:val="18"/>
              </w:rPr>
            </w:pPr>
            <w:r w:rsidRPr="00CC1F5D">
              <w:rPr>
                <w:rFonts w:ascii="Calibri" w:hAnsi="Calibri" w:cs="Calibri"/>
                <w:sz w:val="18"/>
                <w:szCs w:val="18"/>
              </w:rPr>
              <w:t xml:space="preserve">The COVID-19 pandemic is, at the time of writing, at a point of inflection. Variants and second/third waves of infections are emerging worldwide with concomitant reactions from authorities, ranging from mild restrictions on movement and curfews, to strict lockdowns and strict domestic travel restrictions. The most robust forms of restrictions could negatively impact activities requiring the physical presence of team members and stakeholders. </w:t>
            </w:r>
          </w:p>
          <w:p w14:paraId="3CB46C84" w14:textId="77777777" w:rsidR="001D5E45" w:rsidRPr="00CC1F5D" w:rsidRDefault="001D5E45" w:rsidP="001D5E45">
            <w:pPr>
              <w:jc w:val="both"/>
              <w:rPr>
                <w:rFonts w:ascii="Calibri" w:hAnsi="Calibri" w:cs="Calibri"/>
                <w:sz w:val="18"/>
                <w:szCs w:val="18"/>
              </w:rPr>
            </w:pPr>
          </w:p>
          <w:p w14:paraId="70B3E176" w14:textId="77777777" w:rsidR="001D5E45" w:rsidRPr="00CC1F5D" w:rsidRDefault="001D5E45" w:rsidP="001D5E45">
            <w:pPr>
              <w:jc w:val="both"/>
              <w:rPr>
                <w:rFonts w:ascii="Calibri" w:hAnsi="Calibri" w:cs="Calibri"/>
                <w:sz w:val="18"/>
                <w:szCs w:val="18"/>
              </w:rPr>
            </w:pPr>
            <w:r w:rsidRPr="00CC1F5D">
              <w:rPr>
                <w:rFonts w:ascii="Calibri" w:hAnsi="Calibri" w:cs="Calibri"/>
                <w:sz w:val="18"/>
                <w:szCs w:val="18"/>
              </w:rPr>
              <w:t>At the pilot level, risks could relate to:</w:t>
            </w:r>
          </w:p>
          <w:p w14:paraId="3FDD6015" w14:textId="77777777" w:rsidR="001D5E45" w:rsidRPr="00CC1F5D" w:rsidRDefault="001D5E45" w:rsidP="001D5E45">
            <w:pPr>
              <w:jc w:val="both"/>
              <w:rPr>
                <w:rFonts w:ascii="Calibri" w:hAnsi="Calibri" w:cs="Calibri"/>
                <w:sz w:val="18"/>
                <w:szCs w:val="18"/>
              </w:rPr>
            </w:pPr>
            <w:r w:rsidRPr="00CC1F5D">
              <w:rPr>
                <w:rFonts w:ascii="Calibri" w:hAnsi="Calibri" w:cs="Calibri"/>
                <w:sz w:val="18"/>
                <w:szCs w:val="18"/>
              </w:rPr>
              <w:t xml:space="preserve">- Supply chain delays or disruptions. Delays with importing or local availability of material and equipment due to reduced manufacturing capacity impacting planned delivery timelines. </w:t>
            </w:r>
          </w:p>
          <w:p w14:paraId="2ABBD4FB" w14:textId="77777777" w:rsidR="001D5E45" w:rsidRPr="00CC1F5D" w:rsidRDefault="001D5E45" w:rsidP="001D5E45">
            <w:pPr>
              <w:jc w:val="both"/>
              <w:rPr>
                <w:rFonts w:ascii="Calibri" w:hAnsi="Calibri" w:cs="Calibri"/>
                <w:sz w:val="18"/>
                <w:szCs w:val="18"/>
              </w:rPr>
            </w:pPr>
            <w:r w:rsidRPr="00CC1F5D">
              <w:rPr>
                <w:rFonts w:ascii="Calibri" w:hAnsi="Calibri" w:cs="Calibri"/>
                <w:sz w:val="18"/>
                <w:szCs w:val="18"/>
              </w:rPr>
              <w:t xml:space="preserve">- Availability of implementation teams. Increased absenteeism of resources due to sickness, the need to care for others, or restrictions on travel may impact project efficiency or progress. </w:t>
            </w:r>
          </w:p>
          <w:p w14:paraId="02E66260" w14:textId="77777777" w:rsidR="001D5E45" w:rsidRPr="00CC1F5D" w:rsidRDefault="001D5E45" w:rsidP="001D5E45">
            <w:pPr>
              <w:jc w:val="both"/>
              <w:rPr>
                <w:rFonts w:ascii="Calibri" w:hAnsi="Calibri" w:cs="Calibri"/>
                <w:sz w:val="18"/>
                <w:szCs w:val="18"/>
              </w:rPr>
            </w:pPr>
            <w:r w:rsidRPr="00CC1F5D">
              <w:rPr>
                <w:rFonts w:ascii="Calibri" w:hAnsi="Calibri" w:cs="Calibri"/>
                <w:sz w:val="18"/>
                <w:szCs w:val="18"/>
              </w:rPr>
              <w:t>- Broader time and cost impact of COVID compliance. Project timelines may be delayed when scheduling around social distancing requirements and/or costs may increase to ensure compliance with COVID-19 guidance.</w:t>
            </w:r>
          </w:p>
          <w:p w14:paraId="5B58B166" w14:textId="77777777" w:rsidR="001D5E45" w:rsidRPr="00CC1F5D" w:rsidRDefault="001D5E45" w:rsidP="001D5E45">
            <w:pPr>
              <w:jc w:val="both"/>
              <w:rPr>
                <w:rFonts w:ascii="Calibri" w:hAnsi="Calibri" w:cs="Calibri"/>
                <w:sz w:val="18"/>
                <w:szCs w:val="18"/>
              </w:rPr>
            </w:pPr>
            <w:r w:rsidRPr="00CC1F5D">
              <w:rPr>
                <w:rFonts w:ascii="Calibri" w:hAnsi="Calibri" w:cs="Calibri"/>
                <w:sz w:val="18"/>
                <w:szCs w:val="18"/>
              </w:rPr>
              <w:t xml:space="preserve">- Reduced ability to pay of </w:t>
            </w:r>
            <w:proofErr w:type="spellStart"/>
            <w:r w:rsidRPr="00CC1F5D">
              <w:rPr>
                <w:rFonts w:ascii="Calibri" w:hAnsi="Calibri" w:cs="Calibri"/>
                <w:sz w:val="18"/>
                <w:szCs w:val="18"/>
              </w:rPr>
              <w:t>minigrid</w:t>
            </w:r>
            <w:proofErr w:type="spellEnd"/>
            <w:r w:rsidRPr="00CC1F5D">
              <w:rPr>
                <w:rFonts w:ascii="Calibri" w:hAnsi="Calibri" w:cs="Calibri"/>
                <w:sz w:val="18"/>
                <w:szCs w:val="18"/>
              </w:rPr>
              <w:t xml:space="preserve"> consumers due to the negative economic impacts of COVID-19. </w:t>
            </w:r>
          </w:p>
          <w:p w14:paraId="749A7C8E" w14:textId="77777777" w:rsidR="001D5E45" w:rsidRPr="00CC1F5D" w:rsidRDefault="001D5E45" w:rsidP="001D5E45">
            <w:pPr>
              <w:jc w:val="both"/>
              <w:rPr>
                <w:rFonts w:ascii="Calibri" w:hAnsi="Calibri" w:cs="Calibri"/>
                <w:sz w:val="18"/>
                <w:szCs w:val="18"/>
              </w:rPr>
            </w:pPr>
          </w:p>
          <w:p w14:paraId="65A95702" w14:textId="77777777" w:rsidR="001D5E45" w:rsidRPr="00CC1F5D" w:rsidRDefault="001D5E45" w:rsidP="001D5E45">
            <w:pPr>
              <w:jc w:val="both"/>
              <w:rPr>
                <w:rFonts w:ascii="Calibri" w:hAnsi="Calibri" w:cs="Calibri"/>
                <w:sz w:val="18"/>
                <w:szCs w:val="18"/>
              </w:rPr>
            </w:pPr>
            <w:r w:rsidRPr="00CC1F5D">
              <w:rPr>
                <w:rFonts w:ascii="Calibri" w:hAnsi="Calibri" w:cs="Calibri"/>
                <w:sz w:val="18"/>
                <w:szCs w:val="18"/>
              </w:rPr>
              <w:t xml:space="preserve">Scheduling of activities such as site development and on-site training that may require physical presence in certain localities has been front-loaded, allowing for a buffer in case the sanitary situation deteriorates to the point of preventing the swift realization of these activities. </w:t>
            </w:r>
          </w:p>
          <w:p w14:paraId="2C7BD8A5" w14:textId="77777777" w:rsidR="001D5E45" w:rsidRPr="00CC1F5D" w:rsidRDefault="001D5E45" w:rsidP="001D5E45">
            <w:pPr>
              <w:jc w:val="both"/>
              <w:rPr>
                <w:rFonts w:ascii="Calibri" w:hAnsi="Calibri" w:cs="Calibri"/>
                <w:sz w:val="18"/>
                <w:szCs w:val="18"/>
              </w:rPr>
            </w:pPr>
          </w:p>
          <w:p w14:paraId="26330184" w14:textId="77777777" w:rsidR="001D5E45" w:rsidRPr="00CC1F5D" w:rsidRDefault="001D5E45" w:rsidP="001D5E45">
            <w:pPr>
              <w:jc w:val="both"/>
              <w:rPr>
                <w:rFonts w:ascii="Calibri" w:hAnsi="Calibri" w:cs="Calibri"/>
                <w:sz w:val="18"/>
                <w:szCs w:val="18"/>
              </w:rPr>
            </w:pPr>
            <w:r w:rsidRPr="00CC1F5D">
              <w:rPr>
                <w:rFonts w:ascii="Calibri" w:hAnsi="Calibri" w:cs="Calibri"/>
                <w:sz w:val="18"/>
                <w:szCs w:val="18"/>
              </w:rPr>
              <w:t xml:space="preserve">Online communication and teleconferencing options will be investigated and given preference to facilitate social distancing, where needed. </w:t>
            </w:r>
          </w:p>
          <w:p w14:paraId="0DCDFB0D" w14:textId="77777777" w:rsidR="001D5E45" w:rsidRPr="00CC1F5D" w:rsidRDefault="001D5E45" w:rsidP="001D5E45">
            <w:pPr>
              <w:jc w:val="both"/>
              <w:rPr>
                <w:rFonts w:ascii="Calibri" w:hAnsi="Calibri" w:cs="Calibri"/>
                <w:sz w:val="18"/>
                <w:szCs w:val="18"/>
              </w:rPr>
            </w:pPr>
          </w:p>
          <w:p w14:paraId="3224C9E3" w14:textId="77777777" w:rsidR="001D5E45" w:rsidRPr="00CC1F5D" w:rsidRDefault="001D5E45" w:rsidP="001D5E45">
            <w:pPr>
              <w:jc w:val="both"/>
              <w:rPr>
                <w:rFonts w:ascii="Calibri" w:hAnsi="Calibri" w:cs="Calibri"/>
                <w:sz w:val="18"/>
                <w:szCs w:val="18"/>
              </w:rPr>
            </w:pPr>
            <w:r w:rsidRPr="00CC1F5D">
              <w:rPr>
                <w:rFonts w:ascii="Calibri" w:hAnsi="Calibri" w:cs="Calibri"/>
                <w:sz w:val="18"/>
                <w:szCs w:val="18"/>
              </w:rPr>
              <w:t>During project implementation this risk will be reassessed and following activities may be carried as needed:</w:t>
            </w:r>
          </w:p>
          <w:p w14:paraId="4861CABA" w14:textId="77777777" w:rsidR="001D5E45" w:rsidRPr="00CC1F5D" w:rsidRDefault="001D5E45" w:rsidP="001D5E45">
            <w:pPr>
              <w:jc w:val="both"/>
              <w:rPr>
                <w:rFonts w:ascii="Calibri" w:hAnsi="Calibri" w:cs="Calibri"/>
                <w:sz w:val="18"/>
                <w:szCs w:val="18"/>
              </w:rPr>
            </w:pPr>
            <w:r w:rsidRPr="00CC1F5D">
              <w:rPr>
                <w:rFonts w:ascii="Calibri" w:hAnsi="Calibri" w:cs="Calibri"/>
                <w:sz w:val="18"/>
                <w:szCs w:val="18"/>
              </w:rPr>
              <w:t xml:space="preserve">- Performing a schedule assessment or time-impact analysis, including examining the status of material procurement on projects. </w:t>
            </w:r>
          </w:p>
          <w:p w14:paraId="6AAB236D" w14:textId="77777777" w:rsidR="001D5E45" w:rsidRPr="00CC1F5D" w:rsidRDefault="001D5E45" w:rsidP="001D5E45">
            <w:pPr>
              <w:jc w:val="both"/>
              <w:rPr>
                <w:rFonts w:ascii="Calibri" w:hAnsi="Calibri" w:cs="Calibri"/>
                <w:sz w:val="18"/>
                <w:szCs w:val="18"/>
              </w:rPr>
            </w:pPr>
            <w:r w:rsidRPr="00CC1F5D">
              <w:rPr>
                <w:rFonts w:ascii="Calibri" w:hAnsi="Calibri" w:cs="Calibri"/>
                <w:sz w:val="18"/>
                <w:szCs w:val="18"/>
              </w:rPr>
              <w:t xml:space="preserve">- Identifying most critical materials, equipment, products for procurement and engaging suppliers to prioritize delivery and/or expose key vulnerabilities. </w:t>
            </w:r>
          </w:p>
          <w:p w14:paraId="427AEEFB" w14:textId="77777777" w:rsidR="001D5E45" w:rsidRPr="00CC1F5D" w:rsidRDefault="001D5E45" w:rsidP="001D5E45">
            <w:pPr>
              <w:jc w:val="both"/>
              <w:rPr>
                <w:rFonts w:ascii="Calibri" w:hAnsi="Calibri" w:cs="Calibri"/>
                <w:sz w:val="18"/>
                <w:szCs w:val="18"/>
              </w:rPr>
            </w:pPr>
            <w:r w:rsidRPr="00CC1F5D">
              <w:rPr>
                <w:rFonts w:ascii="Calibri" w:hAnsi="Calibri" w:cs="Calibri"/>
                <w:sz w:val="18"/>
                <w:szCs w:val="18"/>
              </w:rPr>
              <w:t xml:space="preserve">- Identifying key resources and skills and possible alternatives in case of absences. </w:t>
            </w:r>
          </w:p>
          <w:p w14:paraId="012ED99F" w14:textId="77777777" w:rsidR="001D5E45" w:rsidRPr="00CC1F5D" w:rsidRDefault="001D5E45" w:rsidP="001D5E45">
            <w:pPr>
              <w:jc w:val="both"/>
              <w:rPr>
                <w:rFonts w:ascii="Calibri" w:hAnsi="Calibri" w:cs="Calibri"/>
                <w:sz w:val="18"/>
                <w:szCs w:val="18"/>
              </w:rPr>
            </w:pPr>
            <w:r w:rsidRPr="00CC1F5D">
              <w:rPr>
                <w:rFonts w:ascii="Calibri" w:hAnsi="Calibri" w:cs="Calibri"/>
                <w:sz w:val="18"/>
                <w:szCs w:val="18"/>
              </w:rPr>
              <w:lastRenderedPageBreak/>
              <w:t xml:space="preserve">- Prioritizing and facilitating vaccinations of workers if possible. </w:t>
            </w:r>
          </w:p>
          <w:p w14:paraId="7D5F5258" w14:textId="77777777" w:rsidR="001D5E45" w:rsidRPr="00CC1F5D" w:rsidRDefault="001D5E45" w:rsidP="001D5E45">
            <w:pPr>
              <w:jc w:val="both"/>
              <w:rPr>
                <w:rFonts w:ascii="Calibri" w:hAnsi="Calibri" w:cs="Calibri"/>
                <w:sz w:val="18"/>
                <w:szCs w:val="18"/>
              </w:rPr>
            </w:pPr>
            <w:r w:rsidRPr="00CC1F5D">
              <w:rPr>
                <w:rFonts w:ascii="Calibri" w:hAnsi="Calibri" w:cs="Calibri"/>
                <w:sz w:val="18"/>
                <w:szCs w:val="18"/>
              </w:rPr>
              <w:t xml:space="preserve">- Assessing cost impacts of enhanced cleaning, reduced workforce, and other modifications. </w:t>
            </w:r>
          </w:p>
          <w:p w14:paraId="15000B8C" w14:textId="4CE6F2E7" w:rsidR="001D5E45" w:rsidRPr="00CC1F5D" w:rsidRDefault="001D5E45" w:rsidP="001D5E45">
            <w:pPr>
              <w:rPr>
                <w:rFonts w:ascii="Calibri" w:hAnsi="Calibri" w:cs="Calibri"/>
                <w:sz w:val="18"/>
                <w:szCs w:val="18"/>
              </w:rPr>
            </w:pPr>
            <w:r w:rsidRPr="00CC1F5D">
              <w:rPr>
                <w:rFonts w:ascii="Calibri" w:hAnsi="Calibri" w:cs="Calibri"/>
                <w:sz w:val="18"/>
                <w:szCs w:val="18"/>
              </w:rPr>
              <w:t>- Assessing what services can be continued offsite to limit schedule delays.</w:t>
            </w:r>
          </w:p>
        </w:tc>
      </w:tr>
      <w:tr w:rsidR="00DB369B" w:rsidRPr="00BC51D2" w14:paraId="6D92A274" w14:textId="77777777" w:rsidTr="00485121">
        <w:tc>
          <w:tcPr>
            <w:tcW w:w="490" w:type="dxa"/>
          </w:tcPr>
          <w:p w14:paraId="317DC886" w14:textId="3A04C962" w:rsidR="00DB369B" w:rsidRPr="00BC51D2" w:rsidRDefault="004655B5" w:rsidP="00287AC6">
            <w:pPr>
              <w:rPr>
                <w:rFonts w:ascii="Calibri" w:hAnsi="Calibri" w:cs="Calibri"/>
                <w:sz w:val="18"/>
                <w:szCs w:val="18"/>
              </w:rPr>
            </w:pPr>
            <w:r>
              <w:rPr>
                <w:rFonts w:ascii="Calibri" w:hAnsi="Calibri" w:cs="Calibri"/>
                <w:sz w:val="18"/>
                <w:szCs w:val="18"/>
              </w:rPr>
              <w:lastRenderedPageBreak/>
              <w:t>6</w:t>
            </w:r>
          </w:p>
        </w:tc>
        <w:tc>
          <w:tcPr>
            <w:tcW w:w="1765" w:type="dxa"/>
          </w:tcPr>
          <w:p w14:paraId="418282BD" w14:textId="77777777" w:rsidR="00DB369B" w:rsidRPr="00CC1F5D" w:rsidRDefault="00DB369B" w:rsidP="00287AC6">
            <w:pPr>
              <w:rPr>
                <w:rFonts w:ascii="Calibri" w:hAnsi="Calibri" w:cs="Calibri"/>
                <w:sz w:val="18"/>
                <w:szCs w:val="18"/>
              </w:rPr>
            </w:pPr>
            <w:r w:rsidRPr="00CC1F5D">
              <w:rPr>
                <w:rFonts w:ascii="Calibri" w:hAnsi="Calibri" w:cs="Calibri"/>
                <w:sz w:val="18"/>
                <w:szCs w:val="18"/>
              </w:rPr>
              <w:t>Lack of coordination with existing initiatives / stakeholders</w:t>
            </w:r>
          </w:p>
        </w:tc>
        <w:tc>
          <w:tcPr>
            <w:tcW w:w="1347" w:type="dxa"/>
          </w:tcPr>
          <w:p w14:paraId="46DE6021" w14:textId="77777777" w:rsidR="00DB369B" w:rsidRPr="00CC1F5D" w:rsidRDefault="00DB369B" w:rsidP="00287AC6">
            <w:pPr>
              <w:rPr>
                <w:rFonts w:ascii="Calibri" w:hAnsi="Calibri" w:cs="Calibri"/>
                <w:b/>
                <w:sz w:val="18"/>
                <w:szCs w:val="18"/>
              </w:rPr>
            </w:pPr>
            <w:r w:rsidRPr="00CC1F5D">
              <w:rPr>
                <w:rFonts w:ascii="Calibri" w:hAnsi="Calibri" w:cs="Calibri"/>
                <w:b/>
                <w:sz w:val="18"/>
                <w:szCs w:val="18"/>
              </w:rPr>
              <w:t>Operational</w:t>
            </w:r>
          </w:p>
          <w:p w14:paraId="5C1AB92A" w14:textId="77777777" w:rsidR="00DB369B" w:rsidRPr="00CC1F5D" w:rsidRDefault="00DB369B" w:rsidP="00287AC6">
            <w:pPr>
              <w:rPr>
                <w:rFonts w:ascii="Calibri" w:hAnsi="Calibri" w:cs="Calibri"/>
                <w:b/>
                <w:sz w:val="18"/>
                <w:szCs w:val="18"/>
              </w:rPr>
            </w:pPr>
            <w:r w:rsidRPr="00CC1F5D">
              <w:rPr>
                <w:rFonts w:ascii="Calibri" w:hAnsi="Calibri" w:cs="Calibri"/>
                <w:b/>
                <w:sz w:val="18"/>
                <w:szCs w:val="18"/>
              </w:rPr>
              <w:t>3.5 Synergy potential (linking with other initiatives as relevant)</w:t>
            </w:r>
          </w:p>
        </w:tc>
        <w:tc>
          <w:tcPr>
            <w:tcW w:w="3101" w:type="dxa"/>
            <w:gridSpan w:val="2"/>
          </w:tcPr>
          <w:p w14:paraId="4AFF41DB" w14:textId="77777777" w:rsidR="00DB369B" w:rsidRPr="00CC1F5D" w:rsidRDefault="00DB369B" w:rsidP="00287AC6">
            <w:pPr>
              <w:rPr>
                <w:rFonts w:ascii="Calibri" w:hAnsi="Calibri" w:cs="Calibri"/>
                <w:sz w:val="18"/>
                <w:szCs w:val="18"/>
              </w:rPr>
            </w:pPr>
            <w:r w:rsidRPr="00CC1F5D">
              <w:rPr>
                <w:rFonts w:ascii="Calibri" w:hAnsi="Calibri" w:cs="Calibri"/>
                <w:sz w:val="18"/>
                <w:szCs w:val="18"/>
              </w:rPr>
              <w:t xml:space="preserve">The </w:t>
            </w:r>
            <w:r w:rsidR="004C2C38" w:rsidRPr="00CC1F5D">
              <w:rPr>
                <w:rFonts w:ascii="Calibri" w:hAnsi="Calibri" w:cs="Calibri"/>
                <w:sz w:val="18"/>
                <w:szCs w:val="18"/>
              </w:rPr>
              <w:t>rating</w:t>
            </w:r>
            <w:r w:rsidRPr="00CC1F5D">
              <w:rPr>
                <w:rFonts w:ascii="Calibri" w:hAnsi="Calibri" w:cs="Calibri"/>
                <w:sz w:val="18"/>
                <w:szCs w:val="18"/>
              </w:rPr>
              <w:t xml:space="preserve"> of this risk is </w:t>
            </w:r>
            <w:r w:rsidR="004C2C38" w:rsidRPr="00CC1F5D">
              <w:rPr>
                <w:rFonts w:ascii="Calibri" w:hAnsi="Calibri" w:cs="Calibri"/>
                <w:b/>
                <w:bCs/>
                <w:sz w:val="18"/>
                <w:szCs w:val="18"/>
              </w:rPr>
              <w:t>L</w:t>
            </w:r>
            <w:r w:rsidRPr="00CC1F5D">
              <w:rPr>
                <w:rFonts w:ascii="Calibri" w:hAnsi="Calibri" w:cs="Calibri"/>
                <w:b/>
                <w:bCs/>
                <w:sz w:val="18"/>
                <w:szCs w:val="18"/>
              </w:rPr>
              <w:t>ow</w:t>
            </w:r>
            <w:r w:rsidR="004C2C38" w:rsidRPr="00CC1F5D">
              <w:rPr>
                <w:rFonts w:ascii="Calibri" w:hAnsi="Calibri" w:cs="Calibri"/>
                <w:sz w:val="18"/>
                <w:szCs w:val="18"/>
              </w:rPr>
              <w:t>.</w:t>
            </w:r>
          </w:p>
          <w:p w14:paraId="1542F0D3" w14:textId="77777777" w:rsidR="004C2C38" w:rsidRPr="00CC1F5D" w:rsidRDefault="004C2C38" w:rsidP="00287AC6">
            <w:pPr>
              <w:rPr>
                <w:rFonts w:ascii="Calibri" w:hAnsi="Calibri" w:cs="Calibri"/>
                <w:sz w:val="18"/>
                <w:szCs w:val="18"/>
              </w:rPr>
            </w:pPr>
          </w:p>
          <w:p w14:paraId="5784849C" w14:textId="77777777" w:rsidR="004C2C38" w:rsidRPr="00CC1F5D" w:rsidRDefault="004C2C38" w:rsidP="00287AC6">
            <w:pPr>
              <w:rPr>
                <w:rFonts w:ascii="Calibri" w:hAnsi="Calibri" w:cs="Calibri"/>
                <w:sz w:val="18"/>
                <w:szCs w:val="18"/>
              </w:rPr>
            </w:pPr>
            <w:r w:rsidRPr="00CC1F5D">
              <w:rPr>
                <w:rFonts w:ascii="Calibri" w:hAnsi="Calibri" w:cs="Calibri"/>
                <w:sz w:val="18"/>
                <w:szCs w:val="18"/>
              </w:rPr>
              <w:t>L = 2</w:t>
            </w:r>
          </w:p>
          <w:p w14:paraId="083E5EAC" w14:textId="5232AB63" w:rsidR="004C2C38" w:rsidRPr="00CC1F5D" w:rsidRDefault="004C2C38" w:rsidP="00287AC6">
            <w:pPr>
              <w:rPr>
                <w:rFonts w:ascii="Calibri" w:hAnsi="Calibri" w:cs="Calibri"/>
                <w:sz w:val="18"/>
                <w:szCs w:val="18"/>
              </w:rPr>
            </w:pPr>
            <w:r w:rsidRPr="00CC1F5D">
              <w:rPr>
                <w:rFonts w:ascii="Calibri" w:hAnsi="Calibri" w:cs="Calibri"/>
                <w:sz w:val="18"/>
                <w:szCs w:val="18"/>
              </w:rPr>
              <w:t>I = 2</w:t>
            </w:r>
          </w:p>
        </w:tc>
        <w:tc>
          <w:tcPr>
            <w:tcW w:w="3544" w:type="dxa"/>
          </w:tcPr>
          <w:p w14:paraId="5BC29ADD" w14:textId="6745CA50" w:rsidR="00DB369B" w:rsidRPr="00CC1F5D" w:rsidRDefault="00DB369B" w:rsidP="00287AC6">
            <w:pPr>
              <w:rPr>
                <w:rFonts w:ascii="Calibri" w:hAnsi="Calibri" w:cs="Calibri"/>
                <w:sz w:val="18"/>
                <w:szCs w:val="18"/>
              </w:rPr>
            </w:pPr>
            <w:r w:rsidRPr="00CC1F5D">
              <w:rPr>
                <w:rFonts w:ascii="Calibri" w:hAnsi="Calibri" w:cs="Calibri"/>
                <w:sz w:val="18"/>
                <w:szCs w:val="18"/>
              </w:rPr>
              <w:t>There will be representatives of the donor partners in the multi-</w:t>
            </w:r>
            <w:proofErr w:type="gramStart"/>
            <w:r w:rsidRPr="00CC1F5D">
              <w:rPr>
                <w:rFonts w:ascii="Calibri" w:hAnsi="Calibri" w:cs="Calibri"/>
                <w:sz w:val="18"/>
                <w:szCs w:val="18"/>
              </w:rPr>
              <w:t>stakeholders</w:t>
            </w:r>
            <w:proofErr w:type="gramEnd"/>
            <w:r w:rsidRPr="00CC1F5D">
              <w:rPr>
                <w:rFonts w:ascii="Calibri" w:hAnsi="Calibri" w:cs="Calibri"/>
                <w:sz w:val="18"/>
                <w:szCs w:val="18"/>
              </w:rPr>
              <w:t xml:space="preserve"> platform. Also, ABER being the coordinating entity for rural electrification projects and the implementing partner of the GEF7 child project will contribute to better coordination. Moreover, the project will employ a robust and inclusive </w:t>
            </w:r>
            <w:proofErr w:type="gramStart"/>
            <w:r w:rsidRPr="00CC1F5D">
              <w:rPr>
                <w:rFonts w:ascii="Calibri" w:hAnsi="Calibri" w:cs="Calibri"/>
                <w:sz w:val="18"/>
                <w:szCs w:val="18"/>
              </w:rPr>
              <w:t>stakeholders</w:t>
            </w:r>
            <w:proofErr w:type="gramEnd"/>
            <w:r w:rsidRPr="00CC1F5D">
              <w:rPr>
                <w:rFonts w:ascii="Calibri" w:hAnsi="Calibri" w:cs="Calibri"/>
                <w:sz w:val="18"/>
                <w:szCs w:val="18"/>
              </w:rPr>
              <w:t xml:space="preserve"> engagement. </w:t>
            </w:r>
          </w:p>
        </w:tc>
      </w:tr>
      <w:tr w:rsidR="00DB369B" w:rsidRPr="00BC51D2" w14:paraId="7FB59518" w14:textId="77777777" w:rsidTr="00485121">
        <w:tc>
          <w:tcPr>
            <w:tcW w:w="0" w:type="auto"/>
          </w:tcPr>
          <w:p w14:paraId="2D6F3D9E" w14:textId="64AE9927" w:rsidR="00DB369B" w:rsidRPr="00BC51D2" w:rsidRDefault="004655B5" w:rsidP="00287AC6">
            <w:pPr>
              <w:rPr>
                <w:rFonts w:ascii="Calibri" w:hAnsi="Calibri" w:cs="Calibri"/>
                <w:sz w:val="18"/>
                <w:szCs w:val="18"/>
              </w:rPr>
            </w:pPr>
            <w:r>
              <w:rPr>
                <w:rFonts w:ascii="Calibri" w:hAnsi="Calibri" w:cs="Calibri"/>
                <w:sz w:val="18"/>
                <w:szCs w:val="18"/>
              </w:rPr>
              <w:t>7</w:t>
            </w:r>
          </w:p>
        </w:tc>
        <w:tc>
          <w:tcPr>
            <w:tcW w:w="1765" w:type="dxa"/>
          </w:tcPr>
          <w:p w14:paraId="1F9BAB72" w14:textId="77777777" w:rsidR="00DB369B" w:rsidRPr="00CC1F5D" w:rsidRDefault="00DB369B" w:rsidP="00287AC6">
            <w:pPr>
              <w:rPr>
                <w:rFonts w:ascii="Calibri" w:hAnsi="Calibri" w:cs="Calibri"/>
                <w:sz w:val="18"/>
                <w:szCs w:val="18"/>
              </w:rPr>
            </w:pPr>
            <w:r w:rsidRPr="00CC1F5D">
              <w:rPr>
                <w:rFonts w:ascii="Calibri" w:hAnsi="Calibri" w:cs="Calibri"/>
                <w:sz w:val="18"/>
                <w:szCs w:val="18"/>
              </w:rPr>
              <w:t xml:space="preserve">Burkina Faso is highly vulnerable to climate change and is already being impacted by frequent droughts and decrease in water availability which contributes to famine, lowering of agricultural yields and weakening of the economic base, triggering a process of impoverishment. </w:t>
            </w:r>
          </w:p>
        </w:tc>
        <w:tc>
          <w:tcPr>
            <w:tcW w:w="1347" w:type="dxa"/>
          </w:tcPr>
          <w:p w14:paraId="320CEE1C" w14:textId="77777777" w:rsidR="00DB369B" w:rsidRPr="00CC1F5D" w:rsidRDefault="00DB369B" w:rsidP="00287AC6">
            <w:pPr>
              <w:rPr>
                <w:rFonts w:ascii="Calibri" w:hAnsi="Calibri" w:cs="Calibri"/>
                <w:b/>
                <w:sz w:val="18"/>
                <w:szCs w:val="18"/>
              </w:rPr>
            </w:pPr>
            <w:r w:rsidRPr="00CC1F5D">
              <w:rPr>
                <w:rFonts w:ascii="Calibri" w:hAnsi="Calibri" w:cs="Calibri"/>
                <w:b/>
                <w:sz w:val="18"/>
                <w:szCs w:val="18"/>
              </w:rPr>
              <w:t>Social and Environmental</w:t>
            </w:r>
          </w:p>
          <w:p w14:paraId="35177CC4" w14:textId="77777777" w:rsidR="00DB369B" w:rsidRPr="00CC1F5D" w:rsidRDefault="00DB369B" w:rsidP="00287AC6">
            <w:pPr>
              <w:rPr>
                <w:rFonts w:ascii="Calibri" w:hAnsi="Calibri" w:cs="Calibri"/>
                <w:b/>
                <w:sz w:val="18"/>
                <w:szCs w:val="18"/>
              </w:rPr>
            </w:pPr>
            <w:r w:rsidRPr="00CC1F5D">
              <w:rPr>
                <w:rFonts w:ascii="Calibri" w:hAnsi="Calibri" w:cs="Calibri"/>
                <w:b/>
                <w:sz w:val="18"/>
                <w:szCs w:val="18"/>
              </w:rPr>
              <w:t xml:space="preserve">1.4. Climate change and </w:t>
            </w:r>
          </w:p>
          <w:p w14:paraId="611A47D0" w14:textId="77777777" w:rsidR="00DB369B" w:rsidRPr="00CC1F5D" w:rsidRDefault="00DB369B" w:rsidP="00287AC6">
            <w:pPr>
              <w:rPr>
                <w:rFonts w:ascii="Calibri" w:hAnsi="Calibri" w:cs="Calibri"/>
                <w:b/>
                <w:sz w:val="18"/>
                <w:szCs w:val="18"/>
              </w:rPr>
            </w:pPr>
            <w:r w:rsidRPr="00CC1F5D">
              <w:rPr>
                <w:rFonts w:ascii="Calibri" w:hAnsi="Calibri" w:cs="Calibri"/>
                <w:b/>
                <w:sz w:val="18"/>
                <w:szCs w:val="18"/>
              </w:rPr>
              <w:t>disaster</w:t>
            </w:r>
          </w:p>
          <w:p w14:paraId="4841E3E2" w14:textId="77777777" w:rsidR="00DB369B" w:rsidRPr="00CC1F5D" w:rsidRDefault="00DB369B" w:rsidP="00287AC6">
            <w:pPr>
              <w:rPr>
                <w:rFonts w:ascii="Calibri" w:hAnsi="Calibri" w:cs="Calibri"/>
                <w:b/>
                <w:sz w:val="18"/>
                <w:szCs w:val="18"/>
              </w:rPr>
            </w:pPr>
          </w:p>
          <w:p w14:paraId="22D02F78" w14:textId="77777777" w:rsidR="00DB369B" w:rsidRPr="00CC1F5D" w:rsidRDefault="00DB369B" w:rsidP="00287AC6">
            <w:pPr>
              <w:rPr>
                <w:rFonts w:ascii="Calibri" w:hAnsi="Calibri" w:cs="Calibri"/>
                <w:b/>
                <w:sz w:val="18"/>
                <w:szCs w:val="18"/>
              </w:rPr>
            </w:pPr>
            <w:r w:rsidRPr="00CC1F5D">
              <w:rPr>
                <w:rFonts w:ascii="Calibri" w:hAnsi="Calibri" w:cs="Calibri"/>
                <w:b/>
                <w:sz w:val="18"/>
                <w:szCs w:val="18"/>
              </w:rPr>
              <w:t>Safety and Security</w:t>
            </w:r>
          </w:p>
          <w:p w14:paraId="27B9C452" w14:textId="77777777" w:rsidR="00DB369B" w:rsidRPr="00CC1F5D" w:rsidRDefault="00DB369B" w:rsidP="00287AC6">
            <w:pPr>
              <w:rPr>
                <w:rFonts w:ascii="Calibri" w:hAnsi="Calibri" w:cs="Calibri"/>
                <w:b/>
                <w:sz w:val="18"/>
                <w:szCs w:val="18"/>
              </w:rPr>
            </w:pPr>
            <w:r w:rsidRPr="00CC1F5D">
              <w:rPr>
                <w:rFonts w:ascii="Calibri" w:hAnsi="Calibri" w:cs="Calibri"/>
                <w:b/>
                <w:sz w:val="18"/>
                <w:szCs w:val="18"/>
              </w:rPr>
              <w:t>8.5 Natural Hazards</w:t>
            </w:r>
          </w:p>
          <w:p w14:paraId="1CAD3A55" w14:textId="77777777" w:rsidR="00DB369B" w:rsidRPr="00CC1F5D" w:rsidRDefault="00DB369B" w:rsidP="00287AC6">
            <w:pPr>
              <w:rPr>
                <w:rFonts w:ascii="Calibri" w:hAnsi="Calibri" w:cs="Calibri"/>
                <w:b/>
                <w:sz w:val="18"/>
                <w:szCs w:val="18"/>
              </w:rPr>
            </w:pPr>
            <w:r w:rsidRPr="00CC1F5D">
              <w:rPr>
                <w:rFonts w:ascii="Calibri" w:hAnsi="Calibri" w:cs="Calibri"/>
                <w:b/>
                <w:sz w:val="18"/>
                <w:szCs w:val="18"/>
              </w:rPr>
              <w:t>8.6 Manmade Hazards</w:t>
            </w:r>
          </w:p>
        </w:tc>
        <w:tc>
          <w:tcPr>
            <w:tcW w:w="3026" w:type="dxa"/>
          </w:tcPr>
          <w:p w14:paraId="3CA39FBA" w14:textId="61604B49" w:rsidR="00DB369B" w:rsidRPr="00CC1F5D" w:rsidRDefault="00DB369B" w:rsidP="00287AC6">
            <w:pPr>
              <w:rPr>
                <w:rFonts w:ascii="Calibri" w:hAnsi="Calibri" w:cs="Calibri"/>
                <w:sz w:val="18"/>
                <w:szCs w:val="18"/>
              </w:rPr>
            </w:pPr>
            <w:r w:rsidRPr="00CC1F5D">
              <w:rPr>
                <w:rFonts w:ascii="Calibri" w:hAnsi="Calibri" w:cs="Calibri"/>
                <w:sz w:val="18"/>
                <w:szCs w:val="18"/>
              </w:rPr>
              <w:t xml:space="preserve">The </w:t>
            </w:r>
            <w:r w:rsidR="004C2C38" w:rsidRPr="00CC1F5D">
              <w:rPr>
                <w:rFonts w:ascii="Calibri" w:hAnsi="Calibri" w:cs="Calibri"/>
                <w:sz w:val="18"/>
                <w:szCs w:val="18"/>
              </w:rPr>
              <w:t>rating</w:t>
            </w:r>
            <w:r w:rsidRPr="00CC1F5D">
              <w:rPr>
                <w:rFonts w:ascii="Calibri" w:hAnsi="Calibri" w:cs="Calibri"/>
                <w:sz w:val="18"/>
                <w:szCs w:val="18"/>
              </w:rPr>
              <w:t xml:space="preserve"> of this risks is </w:t>
            </w:r>
            <w:r w:rsidR="004C2C38" w:rsidRPr="00CC1F5D">
              <w:rPr>
                <w:rFonts w:ascii="Calibri" w:hAnsi="Calibri" w:cs="Calibri"/>
                <w:b/>
                <w:bCs/>
                <w:sz w:val="18"/>
                <w:szCs w:val="18"/>
              </w:rPr>
              <w:t>S</w:t>
            </w:r>
            <w:r w:rsidRPr="00CC1F5D">
              <w:rPr>
                <w:rFonts w:ascii="Calibri" w:hAnsi="Calibri" w:cs="Calibri"/>
                <w:b/>
                <w:bCs/>
                <w:sz w:val="18"/>
                <w:szCs w:val="18"/>
              </w:rPr>
              <w:t xml:space="preserve">ubstantial </w:t>
            </w:r>
            <w:r w:rsidRPr="00CC1F5D">
              <w:rPr>
                <w:rFonts w:ascii="Calibri" w:hAnsi="Calibri" w:cs="Calibri"/>
                <w:sz w:val="18"/>
                <w:szCs w:val="18"/>
              </w:rPr>
              <w:t xml:space="preserve">as climate impacts and variability mostly droughts and flooding in Burkina Faso are frequent. The impact on the </w:t>
            </w:r>
            <w:proofErr w:type="spellStart"/>
            <w:r w:rsidRPr="00CC1F5D">
              <w:rPr>
                <w:rFonts w:ascii="Calibri" w:hAnsi="Calibri" w:cs="Calibri"/>
                <w:sz w:val="18"/>
                <w:szCs w:val="18"/>
              </w:rPr>
              <w:t>minigrid</w:t>
            </w:r>
            <w:proofErr w:type="spellEnd"/>
            <w:r w:rsidRPr="00CC1F5D">
              <w:rPr>
                <w:rFonts w:ascii="Calibri" w:hAnsi="Calibri" w:cs="Calibri"/>
                <w:sz w:val="18"/>
                <w:szCs w:val="18"/>
              </w:rPr>
              <w:t xml:space="preserve"> infrastructure is minimal.  </w:t>
            </w:r>
          </w:p>
          <w:p w14:paraId="6C337C08" w14:textId="77777777" w:rsidR="00DB369B" w:rsidRPr="00CC1F5D" w:rsidRDefault="00DB369B" w:rsidP="00287AC6">
            <w:pPr>
              <w:rPr>
                <w:rFonts w:ascii="Calibri" w:hAnsi="Calibri" w:cs="Calibri"/>
                <w:sz w:val="18"/>
                <w:szCs w:val="18"/>
              </w:rPr>
            </w:pPr>
            <w:r w:rsidRPr="00CC1F5D">
              <w:rPr>
                <w:rFonts w:ascii="Calibri" w:hAnsi="Calibri" w:cs="Calibri"/>
                <w:sz w:val="18"/>
                <w:szCs w:val="18"/>
              </w:rPr>
              <w:t xml:space="preserve">However, as the pilot projects are targeting agricultural value-chains (small scale farmers), the climate related risks affect their ability to pay. </w:t>
            </w:r>
          </w:p>
          <w:p w14:paraId="0E2A3A77" w14:textId="77777777" w:rsidR="00DB369B" w:rsidRPr="00CC1F5D" w:rsidRDefault="00DB369B" w:rsidP="00287AC6">
            <w:pPr>
              <w:rPr>
                <w:rFonts w:ascii="Calibri" w:hAnsi="Calibri" w:cs="Calibri"/>
                <w:sz w:val="18"/>
                <w:szCs w:val="18"/>
              </w:rPr>
            </w:pPr>
          </w:p>
          <w:p w14:paraId="0511AEF1" w14:textId="77777777" w:rsidR="00DB369B" w:rsidRPr="00CC1F5D" w:rsidRDefault="00DB369B" w:rsidP="00287AC6">
            <w:pPr>
              <w:rPr>
                <w:rFonts w:ascii="Calibri" w:hAnsi="Calibri" w:cs="Calibri"/>
                <w:sz w:val="18"/>
                <w:szCs w:val="18"/>
              </w:rPr>
            </w:pPr>
            <w:r w:rsidRPr="00CC1F5D">
              <w:rPr>
                <w:rFonts w:ascii="Calibri" w:hAnsi="Calibri" w:cs="Calibri"/>
                <w:sz w:val="18"/>
                <w:szCs w:val="18"/>
              </w:rPr>
              <w:t>L =4</w:t>
            </w:r>
          </w:p>
          <w:p w14:paraId="12710083" w14:textId="77777777" w:rsidR="00DB369B" w:rsidRPr="00CC1F5D" w:rsidRDefault="00DB369B" w:rsidP="00287AC6">
            <w:pPr>
              <w:rPr>
                <w:rFonts w:ascii="Calibri" w:hAnsi="Calibri" w:cs="Calibri"/>
                <w:sz w:val="18"/>
                <w:szCs w:val="18"/>
              </w:rPr>
            </w:pPr>
            <w:r w:rsidRPr="00CC1F5D">
              <w:rPr>
                <w:rFonts w:ascii="Calibri" w:hAnsi="Calibri" w:cs="Calibri"/>
                <w:sz w:val="18"/>
                <w:szCs w:val="18"/>
              </w:rPr>
              <w:t>I = 4</w:t>
            </w:r>
          </w:p>
        </w:tc>
        <w:tc>
          <w:tcPr>
            <w:tcW w:w="3619" w:type="dxa"/>
            <w:gridSpan w:val="2"/>
          </w:tcPr>
          <w:p w14:paraId="142D5478" w14:textId="77777777" w:rsidR="00DB369B" w:rsidRPr="00CC1F5D" w:rsidRDefault="00DB369B" w:rsidP="00287AC6">
            <w:pPr>
              <w:rPr>
                <w:rFonts w:ascii="Calibri" w:hAnsi="Calibri" w:cs="Calibri"/>
                <w:sz w:val="18"/>
                <w:szCs w:val="18"/>
              </w:rPr>
            </w:pPr>
            <w:r w:rsidRPr="00CC1F5D">
              <w:rPr>
                <w:rFonts w:ascii="Calibri" w:hAnsi="Calibri" w:cs="Calibri"/>
                <w:sz w:val="18"/>
                <w:szCs w:val="18"/>
              </w:rPr>
              <w:t>Climate risks assessment tool will be used to assess the vulnerability of all pilot projects to climate impacts are fully integrated into the project design.</w:t>
            </w:r>
          </w:p>
        </w:tc>
      </w:tr>
      <w:tr w:rsidR="00DB369B" w:rsidRPr="00BC51D2" w14:paraId="18A9BDFA" w14:textId="77777777" w:rsidTr="00485121">
        <w:tc>
          <w:tcPr>
            <w:tcW w:w="0" w:type="auto"/>
          </w:tcPr>
          <w:p w14:paraId="7425AB4F" w14:textId="1936643B" w:rsidR="00DB369B" w:rsidRPr="00BC51D2" w:rsidRDefault="004655B5" w:rsidP="00287AC6">
            <w:pPr>
              <w:rPr>
                <w:rFonts w:ascii="Calibri" w:hAnsi="Calibri" w:cs="Calibri"/>
                <w:sz w:val="18"/>
                <w:szCs w:val="18"/>
              </w:rPr>
            </w:pPr>
            <w:r>
              <w:rPr>
                <w:rFonts w:ascii="Calibri" w:hAnsi="Calibri" w:cs="Calibri"/>
                <w:sz w:val="18"/>
                <w:szCs w:val="18"/>
              </w:rPr>
              <w:t>8</w:t>
            </w:r>
          </w:p>
        </w:tc>
        <w:tc>
          <w:tcPr>
            <w:tcW w:w="1765" w:type="dxa"/>
          </w:tcPr>
          <w:p w14:paraId="6429DD9F" w14:textId="77777777" w:rsidR="00DB369B" w:rsidRPr="00CC1F5D" w:rsidRDefault="00DB369B" w:rsidP="00287AC6">
            <w:pPr>
              <w:rPr>
                <w:rFonts w:ascii="Calibri" w:hAnsi="Calibri" w:cs="Calibri"/>
                <w:sz w:val="18"/>
                <w:szCs w:val="18"/>
              </w:rPr>
            </w:pPr>
            <w:r w:rsidRPr="00CC1F5D">
              <w:rPr>
                <w:rFonts w:ascii="Calibri" w:hAnsi="Calibri" w:cs="Calibri"/>
                <w:sz w:val="18"/>
                <w:szCs w:val="18"/>
              </w:rPr>
              <w:t>Institutional and private sector partners will not be capable of playing their roles</w:t>
            </w:r>
          </w:p>
        </w:tc>
        <w:tc>
          <w:tcPr>
            <w:tcW w:w="1347" w:type="dxa"/>
          </w:tcPr>
          <w:p w14:paraId="35281A91" w14:textId="77777777" w:rsidR="00DB369B" w:rsidRPr="00CC1F5D" w:rsidRDefault="00DB369B" w:rsidP="00287AC6">
            <w:pPr>
              <w:rPr>
                <w:rFonts w:ascii="Calibri" w:hAnsi="Calibri" w:cs="Calibri"/>
                <w:b/>
                <w:sz w:val="18"/>
                <w:szCs w:val="18"/>
              </w:rPr>
            </w:pPr>
            <w:r w:rsidRPr="00CC1F5D">
              <w:rPr>
                <w:rFonts w:ascii="Calibri" w:hAnsi="Calibri" w:cs="Calibri"/>
                <w:b/>
                <w:sz w:val="18"/>
                <w:szCs w:val="18"/>
              </w:rPr>
              <w:t xml:space="preserve">Operational </w:t>
            </w:r>
          </w:p>
          <w:p w14:paraId="5E90058A" w14:textId="77777777" w:rsidR="00DB369B" w:rsidRPr="00CC1F5D" w:rsidRDefault="00DB369B" w:rsidP="00287AC6">
            <w:pPr>
              <w:rPr>
                <w:rFonts w:ascii="Calibri" w:hAnsi="Calibri" w:cs="Calibri"/>
                <w:b/>
                <w:sz w:val="18"/>
                <w:szCs w:val="18"/>
              </w:rPr>
            </w:pPr>
            <w:r w:rsidRPr="00CC1F5D">
              <w:rPr>
                <w:rFonts w:ascii="Calibri" w:hAnsi="Calibri" w:cs="Calibri"/>
                <w:b/>
                <w:sz w:val="18"/>
                <w:szCs w:val="18"/>
              </w:rPr>
              <w:t>3.8 Capacity development of national partners</w:t>
            </w:r>
          </w:p>
          <w:p w14:paraId="5631694E" w14:textId="77777777" w:rsidR="00DB369B" w:rsidRPr="00CC1F5D" w:rsidRDefault="00DB369B" w:rsidP="00287AC6">
            <w:pPr>
              <w:rPr>
                <w:rFonts w:ascii="Calibri" w:hAnsi="Calibri" w:cs="Calibri"/>
                <w:b/>
                <w:sz w:val="18"/>
                <w:szCs w:val="18"/>
              </w:rPr>
            </w:pPr>
          </w:p>
          <w:p w14:paraId="40A1BDF0" w14:textId="77777777" w:rsidR="00DB369B" w:rsidRPr="00CC1F5D" w:rsidRDefault="00DB369B" w:rsidP="00287AC6">
            <w:pPr>
              <w:rPr>
                <w:rFonts w:ascii="Calibri" w:hAnsi="Calibri" w:cs="Calibri"/>
                <w:b/>
                <w:sz w:val="18"/>
                <w:szCs w:val="18"/>
              </w:rPr>
            </w:pPr>
          </w:p>
        </w:tc>
        <w:tc>
          <w:tcPr>
            <w:tcW w:w="3026" w:type="dxa"/>
          </w:tcPr>
          <w:p w14:paraId="1800698C" w14:textId="70889CB4" w:rsidR="00DB369B" w:rsidRPr="00CC1F5D" w:rsidRDefault="00DB369B" w:rsidP="00287AC6">
            <w:pPr>
              <w:rPr>
                <w:rFonts w:ascii="Calibri" w:hAnsi="Calibri" w:cs="Calibri"/>
                <w:sz w:val="18"/>
                <w:szCs w:val="18"/>
              </w:rPr>
            </w:pPr>
            <w:r w:rsidRPr="00CC1F5D">
              <w:rPr>
                <w:rFonts w:ascii="Calibri" w:hAnsi="Calibri" w:cs="Calibri"/>
                <w:sz w:val="18"/>
                <w:szCs w:val="18"/>
              </w:rPr>
              <w:t xml:space="preserve">The </w:t>
            </w:r>
            <w:r w:rsidR="004C2C38" w:rsidRPr="00CC1F5D">
              <w:rPr>
                <w:rFonts w:ascii="Calibri" w:hAnsi="Calibri" w:cs="Calibri"/>
                <w:sz w:val="18"/>
                <w:szCs w:val="18"/>
              </w:rPr>
              <w:t>rating</w:t>
            </w:r>
            <w:r w:rsidRPr="00CC1F5D">
              <w:rPr>
                <w:rFonts w:ascii="Calibri" w:hAnsi="Calibri" w:cs="Calibri"/>
                <w:sz w:val="18"/>
                <w:szCs w:val="18"/>
              </w:rPr>
              <w:t xml:space="preserve"> of this risk </w:t>
            </w:r>
            <w:r w:rsidR="004C2C38" w:rsidRPr="00CC1F5D">
              <w:rPr>
                <w:rFonts w:ascii="Calibri" w:hAnsi="Calibri" w:cs="Calibri"/>
                <w:sz w:val="18"/>
                <w:szCs w:val="18"/>
              </w:rPr>
              <w:t>is</w:t>
            </w:r>
            <w:r w:rsidRPr="00CC1F5D">
              <w:rPr>
                <w:rFonts w:ascii="Calibri" w:hAnsi="Calibri" w:cs="Calibri"/>
                <w:sz w:val="18"/>
                <w:szCs w:val="18"/>
              </w:rPr>
              <w:t xml:space="preserve"> </w:t>
            </w:r>
            <w:r w:rsidR="004C2C38" w:rsidRPr="00CC1F5D">
              <w:rPr>
                <w:rFonts w:ascii="Calibri" w:hAnsi="Calibri" w:cs="Calibri"/>
                <w:b/>
                <w:bCs/>
                <w:sz w:val="18"/>
                <w:szCs w:val="18"/>
              </w:rPr>
              <w:t>S</w:t>
            </w:r>
            <w:r w:rsidRPr="00CC1F5D">
              <w:rPr>
                <w:rFonts w:ascii="Calibri" w:hAnsi="Calibri" w:cs="Calibri"/>
                <w:b/>
                <w:bCs/>
                <w:sz w:val="18"/>
                <w:szCs w:val="18"/>
              </w:rPr>
              <w:t>ubstantial</w:t>
            </w:r>
            <w:r w:rsidRPr="00CC1F5D">
              <w:rPr>
                <w:rFonts w:ascii="Calibri" w:hAnsi="Calibri" w:cs="Calibri"/>
                <w:sz w:val="18"/>
                <w:szCs w:val="18"/>
              </w:rPr>
              <w:t xml:space="preserve"> as with recent reforms and those foreseen, stakeholders will need some time to understand and/or learn their new roles.  It is important to ensure the various stakeholders </w:t>
            </w:r>
            <w:proofErr w:type="gramStart"/>
            <w:r w:rsidRPr="00CC1F5D">
              <w:rPr>
                <w:rFonts w:ascii="Calibri" w:hAnsi="Calibri" w:cs="Calibri"/>
                <w:sz w:val="18"/>
                <w:szCs w:val="18"/>
              </w:rPr>
              <w:t>are able to</w:t>
            </w:r>
            <w:proofErr w:type="gramEnd"/>
            <w:r w:rsidRPr="00CC1F5D">
              <w:rPr>
                <w:rFonts w:ascii="Calibri" w:hAnsi="Calibri" w:cs="Calibri"/>
                <w:sz w:val="18"/>
                <w:szCs w:val="18"/>
              </w:rPr>
              <w:t xml:space="preserve"> fully take play their role for market uptake of clean energy </w:t>
            </w:r>
            <w:proofErr w:type="spellStart"/>
            <w:r w:rsidRPr="00CC1F5D">
              <w:rPr>
                <w:rFonts w:ascii="Calibri" w:hAnsi="Calibri" w:cs="Calibri"/>
                <w:sz w:val="18"/>
                <w:szCs w:val="18"/>
              </w:rPr>
              <w:t>minigrids</w:t>
            </w:r>
            <w:proofErr w:type="spellEnd"/>
            <w:r w:rsidRPr="00CC1F5D">
              <w:rPr>
                <w:rFonts w:ascii="Calibri" w:hAnsi="Calibri" w:cs="Calibri"/>
                <w:sz w:val="18"/>
                <w:szCs w:val="18"/>
              </w:rPr>
              <w:t>.</w:t>
            </w:r>
          </w:p>
          <w:p w14:paraId="62DDCCAA" w14:textId="77777777" w:rsidR="00DB369B" w:rsidRPr="00CC1F5D" w:rsidRDefault="00DB369B" w:rsidP="00287AC6">
            <w:pPr>
              <w:rPr>
                <w:rFonts w:ascii="Calibri" w:hAnsi="Calibri" w:cs="Calibri"/>
                <w:sz w:val="18"/>
                <w:szCs w:val="18"/>
              </w:rPr>
            </w:pPr>
          </w:p>
          <w:p w14:paraId="7201876C" w14:textId="77777777" w:rsidR="00DB369B" w:rsidRPr="00CC1F5D" w:rsidRDefault="00DB369B" w:rsidP="00287AC6">
            <w:pPr>
              <w:rPr>
                <w:rFonts w:ascii="Calibri" w:hAnsi="Calibri" w:cs="Calibri"/>
                <w:sz w:val="18"/>
                <w:szCs w:val="18"/>
              </w:rPr>
            </w:pPr>
            <w:r w:rsidRPr="00CC1F5D">
              <w:rPr>
                <w:rFonts w:ascii="Calibri" w:hAnsi="Calibri" w:cs="Calibri"/>
                <w:sz w:val="18"/>
                <w:szCs w:val="18"/>
              </w:rPr>
              <w:t>L = 3</w:t>
            </w:r>
          </w:p>
          <w:p w14:paraId="3FB52921" w14:textId="77777777" w:rsidR="00DB369B" w:rsidRPr="00CC1F5D" w:rsidRDefault="00DB369B" w:rsidP="00287AC6">
            <w:pPr>
              <w:rPr>
                <w:rFonts w:ascii="Calibri" w:hAnsi="Calibri" w:cs="Calibri"/>
                <w:sz w:val="18"/>
                <w:szCs w:val="18"/>
              </w:rPr>
            </w:pPr>
            <w:r w:rsidRPr="00CC1F5D">
              <w:rPr>
                <w:rFonts w:ascii="Calibri" w:hAnsi="Calibri" w:cs="Calibri"/>
                <w:sz w:val="18"/>
                <w:szCs w:val="18"/>
              </w:rPr>
              <w:t>I = 4</w:t>
            </w:r>
          </w:p>
        </w:tc>
        <w:tc>
          <w:tcPr>
            <w:tcW w:w="3619" w:type="dxa"/>
            <w:gridSpan w:val="2"/>
          </w:tcPr>
          <w:p w14:paraId="23F7AA3C" w14:textId="77777777" w:rsidR="00DB369B" w:rsidRPr="00CC1F5D" w:rsidRDefault="00DB369B" w:rsidP="00287AC6">
            <w:pPr>
              <w:jc w:val="both"/>
              <w:rPr>
                <w:rFonts w:ascii="Calibri" w:hAnsi="Calibri" w:cs="Calibri"/>
                <w:sz w:val="18"/>
                <w:szCs w:val="18"/>
              </w:rPr>
            </w:pPr>
            <w:r w:rsidRPr="00CC1F5D">
              <w:rPr>
                <w:rFonts w:ascii="Calibri" w:hAnsi="Calibri" w:cs="Calibri"/>
                <w:sz w:val="18"/>
                <w:szCs w:val="18"/>
              </w:rPr>
              <w:t xml:space="preserve">The project is going to provide capacity building to all stakeholders from government, private sector and civil society. Under components 1, 2, 3, especially institutional actors such as the rural electrification agency, the regulator, and standards body as well as private sector companies and financial institutions will receive targeted capacity building. </w:t>
            </w:r>
          </w:p>
          <w:p w14:paraId="6F4A9211" w14:textId="7B6F5E96" w:rsidR="00DB369B" w:rsidRPr="00CC1F5D" w:rsidRDefault="00DB369B" w:rsidP="00287AC6">
            <w:pPr>
              <w:jc w:val="both"/>
              <w:rPr>
                <w:rFonts w:ascii="Calibri" w:hAnsi="Calibri" w:cs="Calibri"/>
                <w:sz w:val="18"/>
                <w:szCs w:val="18"/>
              </w:rPr>
            </w:pPr>
            <w:r w:rsidRPr="00CC1F5D">
              <w:rPr>
                <w:rFonts w:ascii="Calibri" w:hAnsi="Calibri" w:cs="Calibri"/>
                <w:sz w:val="18"/>
                <w:szCs w:val="18"/>
              </w:rPr>
              <w:t xml:space="preserve">As far as ABER the implementing partner is concerned, the HACT (assessment) which was done during the PPG phase confirmed that ABER </w:t>
            </w:r>
            <w:proofErr w:type="gramStart"/>
            <w:r w:rsidRPr="00CC1F5D">
              <w:rPr>
                <w:rFonts w:ascii="Calibri" w:hAnsi="Calibri" w:cs="Calibri"/>
                <w:sz w:val="18"/>
                <w:szCs w:val="18"/>
              </w:rPr>
              <w:t>is capable of managing</w:t>
            </w:r>
            <w:proofErr w:type="gramEnd"/>
            <w:r w:rsidRPr="00CC1F5D">
              <w:rPr>
                <w:rFonts w:ascii="Calibri" w:hAnsi="Calibri" w:cs="Calibri"/>
                <w:sz w:val="18"/>
                <w:szCs w:val="18"/>
              </w:rPr>
              <w:t xml:space="preserve"> project funds. Moreover, a Responsible Party will implement activities. For which ABER has weaknesses. </w:t>
            </w:r>
          </w:p>
        </w:tc>
      </w:tr>
      <w:tr w:rsidR="00DB369B" w:rsidRPr="00BC51D2" w14:paraId="70049E16" w14:textId="77777777" w:rsidTr="00485121">
        <w:tc>
          <w:tcPr>
            <w:tcW w:w="0" w:type="auto"/>
          </w:tcPr>
          <w:p w14:paraId="42E9CF2D" w14:textId="56AFF6F6" w:rsidR="00DB369B" w:rsidRPr="00BC51D2" w:rsidRDefault="004655B5" w:rsidP="00287AC6">
            <w:pPr>
              <w:rPr>
                <w:rFonts w:ascii="Calibri" w:hAnsi="Calibri" w:cs="Calibri"/>
                <w:sz w:val="18"/>
                <w:szCs w:val="18"/>
              </w:rPr>
            </w:pPr>
            <w:r>
              <w:rPr>
                <w:rFonts w:ascii="Calibri" w:hAnsi="Calibri" w:cs="Calibri"/>
                <w:sz w:val="18"/>
                <w:szCs w:val="18"/>
              </w:rPr>
              <w:t>9</w:t>
            </w:r>
          </w:p>
        </w:tc>
        <w:tc>
          <w:tcPr>
            <w:tcW w:w="1765" w:type="dxa"/>
          </w:tcPr>
          <w:p w14:paraId="1EBDC366"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Workers and target communities are not fully briefed/trained /protected during installation and/or operation of new equipment</w:t>
            </w:r>
          </w:p>
        </w:tc>
        <w:tc>
          <w:tcPr>
            <w:tcW w:w="1347" w:type="dxa"/>
          </w:tcPr>
          <w:p w14:paraId="70FDCF8E"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Operational</w:t>
            </w:r>
          </w:p>
          <w:p w14:paraId="541080EE"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Occupational safety/health and well-being</w:t>
            </w:r>
          </w:p>
        </w:tc>
        <w:tc>
          <w:tcPr>
            <w:tcW w:w="3026" w:type="dxa"/>
          </w:tcPr>
          <w:p w14:paraId="182F1E87" w14:textId="368CE0C9"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The </w:t>
            </w:r>
            <w:r w:rsidR="004C2C38">
              <w:rPr>
                <w:rFonts w:ascii="Calibri" w:hAnsi="Calibri" w:cs="Calibri"/>
                <w:sz w:val="18"/>
                <w:szCs w:val="18"/>
              </w:rPr>
              <w:t>rating</w:t>
            </w:r>
            <w:r w:rsidRPr="00BC51D2">
              <w:rPr>
                <w:rFonts w:ascii="Calibri" w:hAnsi="Calibri" w:cs="Calibri"/>
                <w:sz w:val="18"/>
                <w:szCs w:val="18"/>
              </w:rPr>
              <w:t xml:space="preserve"> of this risk is </w:t>
            </w:r>
            <w:r w:rsidR="004C2C38" w:rsidRPr="004C2C38">
              <w:rPr>
                <w:rFonts w:ascii="Calibri" w:hAnsi="Calibri" w:cs="Calibri"/>
                <w:b/>
                <w:bCs/>
                <w:sz w:val="18"/>
                <w:szCs w:val="18"/>
              </w:rPr>
              <w:t>Moderate</w:t>
            </w:r>
            <w:r w:rsidR="004C2C38">
              <w:rPr>
                <w:rFonts w:ascii="Calibri" w:hAnsi="Calibri" w:cs="Calibri"/>
                <w:b/>
                <w:bCs/>
                <w:sz w:val="18"/>
                <w:szCs w:val="18"/>
              </w:rPr>
              <w:t>.</w:t>
            </w:r>
          </w:p>
          <w:p w14:paraId="62B2E261" w14:textId="77777777" w:rsidR="00DB369B" w:rsidRPr="00BC51D2" w:rsidRDefault="00DB369B" w:rsidP="00287AC6">
            <w:pPr>
              <w:rPr>
                <w:rFonts w:ascii="Calibri" w:hAnsi="Calibri" w:cs="Calibri"/>
                <w:sz w:val="18"/>
                <w:szCs w:val="18"/>
              </w:rPr>
            </w:pPr>
          </w:p>
          <w:p w14:paraId="03A38C11"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L = 2</w:t>
            </w:r>
          </w:p>
          <w:p w14:paraId="34412013" w14:textId="24CAEB42"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I = </w:t>
            </w:r>
            <w:r w:rsidR="004C2C38">
              <w:rPr>
                <w:rFonts w:ascii="Calibri" w:hAnsi="Calibri" w:cs="Calibri"/>
                <w:sz w:val="18"/>
                <w:szCs w:val="18"/>
              </w:rPr>
              <w:t>4</w:t>
            </w:r>
          </w:p>
          <w:p w14:paraId="41783FB6" w14:textId="77777777" w:rsidR="00DB369B" w:rsidRPr="00BC51D2" w:rsidRDefault="00DB369B" w:rsidP="00287AC6">
            <w:pPr>
              <w:rPr>
                <w:rFonts w:ascii="Calibri" w:hAnsi="Calibri" w:cs="Calibri"/>
                <w:sz w:val="18"/>
                <w:szCs w:val="18"/>
              </w:rPr>
            </w:pPr>
          </w:p>
          <w:p w14:paraId="3D30F58B" w14:textId="77777777" w:rsidR="00DB369B" w:rsidRPr="00BC51D2" w:rsidRDefault="00DB369B" w:rsidP="00287AC6">
            <w:pPr>
              <w:rPr>
                <w:rFonts w:ascii="Calibri" w:hAnsi="Calibri" w:cs="Calibri"/>
                <w:sz w:val="18"/>
                <w:szCs w:val="18"/>
              </w:rPr>
            </w:pPr>
          </w:p>
        </w:tc>
        <w:tc>
          <w:tcPr>
            <w:tcW w:w="3619" w:type="dxa"/>
            <w:gridSpan w:val="2"/>
          </w:tcPr>
          <w:p w14:paraId="1A48B9D4" w14:textId="77777777" w:rsidR="00DB369B" w:rsidRPr="00BC51D2" w:rsidRDefault="00DB369B" w:rsidP="00287AC6">
            <w:pPr>
              <w:jc w:val="both"/>
              <w:rPr>
                <w:rFonts w:ascii="Calibri" w:hAnsi="Calibri" w:cs="Calibri"/>
                <w:sz w:val="18"/>
                <w:szCs w:val="18"/>
              </w:rPr>
            </w:pPr>
            <w:r w:rsidRPr="00BC51D2">
              <w:rPr>
                <w:rFonts w:ascii="Calibri" w:hAnsi="Calibri" w:cs="Calibri"/>
                <w:sz w:val="18"/>
                <w:szCs w:val="18"/>
              </w:rPr>
              <w:t xml:space="preserve">In the framework of pilot project sever </w:t>
            </w:r>
            <w:proofErr w:type="gramStart"/>
            <w:r w:rsidRPr="00BC51D2">
              <w:rPr>
                <w:rFonts w:ascii="Calibri" w:hAnsi="Calibri" w:cs="Calibri"/>
                <w:sz w:val="18"/>
                <w:szCs w:val="18"/>
              </w:rPr>
              <w:t>stakeholders</w:t>
            </w:r>
            <w:proofErr w:type="gramEnd"/>
            <w:r w:rsidRPr="00BC51D2">
              <w:rPr>
                <w:rFonts w:ascii="Calibri" w:hAnsi="Calibri" w:cs="Calibri"/>
                <w:sz w:val="18"/>
                <w:szCs w:val="18"/>
              </w:rPr>
              <w:t xml:space="preserve"> engagement and sensitization activities are foreseen. Project developers are private sector companies that are used to abiding laws and rules in place in terms of labor and quality standards. However, ABER and ANEREEE will safeguard the target communities by doing appropriate checks and safeguards on equipment (prior to importation and on arrival) and personnel who will be involved in installation. Moreover, the local community will be involved through </w:t>
            </w:r>
            <w:r w:rsidRPr="00BC51D2">
              <w:rPr>
                <w:rFonts w:ascii="Calibri" w:hAnsi="Calibri" w:cs="Calibri"/>
                <w:sz w:val="18"/>
                <w:szCs w:val="18"/>
              </w:rPr>
              <w:lastRenderedPageBreak/>
              <w:t xml:space="preserve">community-level conversation, sensitizations to understand how to avoid </w:t>
            </w:r>
            <w:proofErr w:type="gramStart"/>
            <w:r w:rsidRPr="00BC51D2">
              <w:rPr>
                <w:rFonts w:ascii="Calibri" w:hAnsi="Calibri" w:cs="Calibri"/>
                <w:sz w:val="18"/>
                <w:szCs w:val="18"/>
              </w:rPr>
              <w:t>to prevent</w:t>
            </w:r>
            <w:proofErr w:type="gramEnd"/>
            <w:r w:rsidRPr="00BC51D2">
              <w:rPr>
                <w:rFonts w:ascii="Calibri" w:hAnsi="Calibri" w:cs="Calibri"/>
                <w:sz w:val="18"/>
                <w:szCs w:val="18"/>
              </w:rPr>
              <w:t xml:space="preserve"> incidents. </w:t>
            </w:r>
          </w:p>
        </w:tc>
      </w:tr>
      <w:tr w:rsidR="00BB0A5A" w:rsidRPr="00BC51D2" w14:paraId="2DB90877" w14:textId="77777777" w:rsidTr="0061694F">
        <w:tc>
          <w:tcPr>
            <w:tcW w:w="0" w:type="auto"/>
          </w:tcPr>
          <w:p w14:paraId="105866AC" w14:textId="6AA14DB8" w:rsidR="00BB0A5A" w:rsidRPr="00CC1F5D" w:rsidRDefault="00BB0A5A" w:rsidP="00BB0A5A">
            <w:pPr>
              <w:rPr>
                <w:rFonts w:ascii="Calibri" w:hAnsi="Calibri" w:cs="Calibri"/>
                <w:sz w:val="18"/>
                <w:szCs w:val="18"/>
              </w:rPr>
            </w:pPr>
            <w:r w:rsidRPr="00CC1F5D">
              <w:rPr>
                <w:rFonts w:cs="Calibri"/>
                <w:sz w:val="18"/>
                <w:szCs w:val="18"/>
              </w:rPr>
              <w:lastRenderedPageBreak/>
              <w:t>10</w:t>
            </w:r>
          </w:p>
        </w:tc>
        <w:tc>
          <w:tcPr>
            <w:tcW w:w="1765" w:type="dxa"/>
          </w:tcPr>
          <w:p w14:paraId="2A679A05" w14:textId="492F6CF3" w:rsidR="00BB0A5A" w:rsidRPr="00CC1F5D" w:rsidRDefault="00BB0A5A" w:rsidP="00BB0A5A">
            <w:pPr>
              <w:rPr>
                <w:rFonts w:ascii="Calibri" w:hAnsi="Calibri" w:cs="Calibri"/>
                <w:sz w:val="18"/>
                <w:szCs w:val="18"/>
              </w:rPr>
            </w:pPr>
            <w:r w:rsidRPr="00CC1F5D">
              <w:rPr>
                <w:rFonts w:cs="Calibri"/>
                <w:sz w:val="18"/>
                <w:szCs w:val="18"/>
              </w:rPr>
              <w:t>Risk to indigenous peoples</w:t>
            </w:r>
          </w:p>
        </w:tc>
        <w:tc>
          <w:tcPr>
            <w:tcW w:w="1347" w:type="dxa"/>
          </w:tcPr>
          <w:p w14:paraId="3B738FB4" w14:textId="77777777" w:rsidR="00BB0A5A" w:rsidRPr="00CC1F5D" w:rsidRDefault="00BB0A5A" w:rsidP="00BB0A5A">
            <w:pPr>
              <w:rPr>
                <w:rFonts w:cs="Calibri"/>
                <w:b/>
                <w:sz w:val="18"/>
                <w:szCs w:val="18"/>
              </w:rPr>
            </w:pPr>
            <w:r w:rsidRPr="00CC1F5D">
              <w:rPr>
                <w:rFonts w:cs="Calibri"/>
                <w:b/>
                <w:sz w:val="18"/>
                <w:szCs w:val="18"/>
              </w:rPr>
              <w:t>Social and Environmental</w:t>
            </w:r>
          </w:p>
          <w:p w14:paraId="638C7ADF" w14:textId="77777777" w:rsidR="00BB0A5A" w:rsidRPr="00CC1F5D" w:rsidRDefault="00BB0A5A" w:rsidP="00BB0A5A">
            <w:pPr>
              <w:rPr>
                <w:rFonts w:ascii="Calibri" w:hAnsi="Calibri" w:cs="Calibri"/>
                <w:b/>
                <w:sz w:val="18"/>
                <w:szCs w:val="18"/>
              </w:rPr>
            </w:pPr>
          </w:p>
        </w:tc>
        <w:tc>
          <w:tcPr>
            <w:tcW w:w="3026" w:type="dxa"/>
          </w:tcPr>
          <w:p w14:paraId="5B5CB5AB" w14:textId="77777777" w:rsidR="00BB0A5A" w:rsidRPr="00CC1F5D" w:rsidRDefault="00BB0A5A" w:rsidP="00BB0A5A">
            <w:pPr>
              <w:rPr>
                <w:rFonts w:cs="Calibri"/>
                <w:sz w:val="18"/>
                <w:szCs w:val="18"/>
              </w:rPr>
            </w:pPr>
            <w:r w:rsidRPr="00CC1F5D">
              <w:rPr>
                <w:rFonts w:cs="Calibri"/>
                <w:sz w:val="18"/>
                <w:szCs w:val="18"/>
              </w:rPr>
              <w:t xml:space="preserve">The rating of this risk is </w:t>
            </w:r>
            <w:r w:rsidRPr="00CC1F5D">
              <w:rPr>
                <w:rFonts w:cs="Calibri"/>
                <w:b/>
                <w:bCs/>
                <w:sz w:val="18"/>
                <w:szCs w:val="18"/>
              </w:rPr>
              <w:t>Substantial.</w:t>
            </w:r>
          </w:p>
          <w:p w14:paraId="0EB253B1" w14:textId="77777777" w:rsidR="00BB0A5A" w:rsidRPr="00CC1F5D" w:rsidRDefault="00BB0A5A" w:rsidP="00BB0A5A">
            <w:pPr>
              <w:rPr>
                <w:rFonts w:cs="Calibri"/>
                <w:sz w:val="18"/>
                <w:szCs w:val="18"/>
              </w:rPr>
            </w:pPr>
          </w:p>
          <w:p w14:paraId="6A41565C" w14:textId="77777777" w:rsidR="00BB0A5A" w:rsidRPr="00CC1F5D" w:rsidRDefault="00BB0A5A" w:rsidP="00BB0A5A">
            <w:pPr>
              <w:rPr>
                <w:rFonts w:cs="Calibri"/>
                <w:sz w:val="18"/>
                <w:szCs w:val="18"/>
              </w:rPr>
            </w:pPr>
            <w:r w:rsidRPr="00CC1F5D">
              <w:rPr>
                <w:rFonts w:cs="Calibri"/>
                <w:sz w:val="18"/>
                <w:szCs w:val="18"/>
              </w:rPr>
              <w:t>L = 3</w:t>
            </w:r>
          </w:p>
          <w:p w14:paraId="679AF5F0" w14:textId="77777777" w:rsidR="00BB0A5A" w:rsidRPr="00CC1F5D" w:rsidRDefault="00BB0A5A" w:rsidP="00BB0A5A">
            <w:pPr>
              <w:rPr>
                <w:rFonts w:cs="Calibri"/>
                <w:sz w:val="18"/>
                <w:szCs w:val="18"/>
              </w:rPr>
            </w:pPr>
            <w:r w:rsidRPr="00CC1F5D">
              <w:rPr>
                <w:rFonts w:cs="Calibri"/>
                <w:sz w:val="18"/>
                <w:szCs w:val="18"/>
              </w:rPr>
              <w:t>I = 4</w:t>
            </w:r>
          </w:p>
          <w:p w14:paraId="1F529AAD" w14:textId="77777777" w:rsidR="00BB0A5A" w:rsidRPr="00CC1F5D" w:rsidRDefault="00BB0A5A" w:rsidP="00BB0A5A">
            <w:pPr>
              <w:rPr>
                <w:rFonts w:ascii="Calibri" w:hAnsi="Calibri" w:cs="Calibri"/>
                <w:sz w:val="18"/>
                <w:szCs w:val="18"/>
              </w:rPr>
            </w:pPr>
          </w:p>
        </w:tc>
        <w:tc>
          <w:tcPr>
            <w:tcW w:w="3619" w:type="dxa"/>
            <w:gridSpan w:val="2"/>
          </w:tcPr>
          <w:p w14:paraId="3ED9F551" w14:textId="77777777" w:rsidR="00BB0A5A" w:rsidRPr="00CC1F5D" w:rsidRDefault="00BB0A5A" w:rsidP="00BB0A5A">
            <w:pPr>
              <w:jc w:val="both"/>
              <w:rPr>
                <w:rFonts w:cs="Calibri"/>
                <w:sz w:val="18"/>
                <w:szCs w:val="18"/>
              </w:rPr>
            </w:pPr>
            <w:r w:rsidRPr="00CC1F5D">
              <w:rPr>
                <w:rFonts w:cs="Calibri"/>
                <w:sz w:val="18"/>
                <w:szCs w:val="18"/>
              </w:rPr>
              <w:t>Due to the relative nature of the term “indigenous” a generic concept is considered. This may include tribes, first peoples/nations, aboriginals, ethnic groups, occupational and geographical related groups like hunter-gatherers, nomads, peasants, hill people, etc., are also considered for all practical purposes as “indigenous peoples”. At the PPG phase, this country has been found as having indigenous groups at the national level. This increases the risks of the project on indigenous peoples. However, pilots have been delimited to a region where it is unlikely that indigenous people will be found. An indigenous people assessment has been conducted by an Environmental and Social expert, and an Indigenous Peoples Plan Framework (called Vulnerable Groups Planning Framework) is being developed as part of the PPG phase. It is expected that the risks identified here will be mitigated and managed during the project cycle. As part of the ESIA/ESMP, an Indigenous Peoples Plan will be put in place and Free, Prior and Informed Consent (</w:t>
            </w:r>
            <w:proofErr w:type="gramStart"/>
            <w:r w:rsidRPr="00CC1F5D">
              <w:rPr>
                <w:rFonts w:cs="Calibri"/>
                <w:sz w:val="18"/>
                <w:szCs w:val="18"/>
              </w:rPr>
              <w:t>FPIC)  secured</w:t>
            </w:r>
            <w:proofErr w:type="gramEnd"/>
            <w:r w:rsidRPr="00CC1F5D">
              <w:rPr>
                <w:rFonts w:cs="Calibri"/>
                <w:sz w:val="18"/>
                <w:szCs w:val="18"/>
              </w:rPr>
              <w:t xml:space="preserve">, if necessary for SES compliance. </w:t>
            </w:r>
          </w:p>
          <w:p w14:paraId="4AA50B4D" w14:textId="77777777" w:rsidR="00BB0A5A" w:rsidRPr="00CC1F5D" w:rsidRDefault="00BB0A5A" w:rsidP="00BB0A5A">
            <w:pPr>
              <w:jc w:val="both"/>
              <w:rPr>
                <w:rFonts w:cs="Calibri"/>
                <w:sz w:val="18"/>
                <w:szCs w:val="18"/>
              </w:rPr>
            </w:pPr>
          </w:p>
          <w:p w14:paraId="3F049446" w14:textId="38AF71DF" w:rsidR="00BB0A5A" w:rsidRPr="00CC1F5D" w:rsidRDefault="00BB0A5A" w:rsidP="00BB0A5A">
            <w:pPr>
              <w:jc w:val="both"/>
              <w:rPr>
                <w:rFonts w:ascii="Calibri" w:hAnsi="Calibri" w:cs="Calibri"/>
                <w:sz w:val="18"/>
                <w:szCs w:val="18"/>
              </w:rPr>
            </w:pPr>
            <w:r w:rsidRPr="00CC1F5D">
              <w:rPr>
                <w:rFonts w:cs="Calibri"/>
                <w:sz w:val="18"/>
                <w:szCs w:val="18"/>
              </w:rPr>
              <w:t xml:space="preserve">See ESMF (Annex 10) Attachment II and IPPF for details of assessment and management of this risk.  </w:t>
            </w:r>
          </w:p>
        </w:tc>
      </w:tr>
      <w:tr w:rsidR="00DB369B" w:rsidRPr="00BC51D2" w14:paraId="3E1ACD85" w14:textId="77777777" w:rsidTr="00485121">
        <w:tc>
          <w:tcPr>
            <w:tcW w:w="0" w:type="auto"/>
          </w:tcPr>
          <w:p w14:paraId="7C31B4BD" w14:textId="37A218CE" w:rsidR="00DB369B" w:rsidRPr="00BC51D2" w:rsidRDefault="004655B5" w:rsidP="00287AC6">
            <w:pPr>
              <w:rPr>
                <w:rFonts w:ascii="Calibri" w:hAnsi="Calibri" w:cs="Calibri"/>
                <w:sz w:val="18"/>
                <w:szCs w:val="18"/>
              </w:rPr>
            </w:pPr>
            <w:r>
              <w:rPr>
                <w:rFonts w:ascii="Calibri" w:hAnsi="Calibri" w:cs="Calibri"/>
                <w:sz w:val="18"/>
                <w:szCs w:val="18"/>
              </w:rPr>
              <w:t>1</w:t>
            </w:r>
            <w:r w:rsidR="00BB0A5A">
              <w:rPr>
                <w:rFonts w:ascii="Calibri" w:hAnsi="Calibri" w:cs="Calibri"/>
                <w:sz w:val="18"/>
                <w:szCs w:val="18"/>
              </w:rPr>
              <w:t>1</w:t>
            </w:r>
          </w:p>
        </w:tc>
        <w:tc>
          <w:tcPr>
            <w:tcW w:w="1765" w:type="dxa"/>
          </w:tcPr>
          <w:p w14:paraId="19EFB584"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Sector stakeholders do not participate/ engage actively in the project. </w:t>
            </w:r>
          </w:p>
        </w:tc>
        <w:tc>
          <w:tcPr>
            <w:tcW w:w="1347" w:type="dxa"/>
          </w:tcPr>
          <w:p w14:paraId="1C13505D"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Social and Environmental</w:t>
            </w:r>
          </w:p>
          <w:p w14:paraId="2BFEB73C" w14:textId="77777777" w:rsidR="00DB369B" w:rsidRPr="00BC51D2" w:rsidRDefault="00DB369B" w:rsidP="00287AC6">
            <w:pPr>
              <w:jc w:val="center"/>
              <w:rPr>
                <w:rFonts w:ascii="Calibri" w:hAnsi="Calibri" w:cs="Calibri"/>
                <w:b/>
                <w:sz w:val="18"/>
                <w:szCs w:val="18"/>
              </w:rPr>
            </w:pPr>
          </w:p>
          <w:p w14:paraId="65C83C28"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 xml:space="preserve">1.11. Stakeholder </w:t>
            </w:r>
          </w:p>
          <w:p w14:paraId="4DB8AFAF" w14:textId="77777777" w:rsidR="00DB369B" w:rsidRPr="00BC51D2" w:rsidRDefault="00DB369B" w:rsidP="00287AC6">
            <w:pPr>
              <w:jc w:val="center"/>
              <w:rPr>
                <w:rFonts w:ascii="Calibri" w:hAnsi="Calibri" w:cs="Calibri"/>
                <w:b/>
                <w:sz w:val="18"/>
                <w:szCs w:val="18"/>
              </w:rPr>
            </w:pPr>
            <w:r w:rsidRPr="00BC51D2">
              <w:rPr>
                <w:rFonts w:ascii="Calibri" w:hAnsi="Calibri" w:cs="Calibri"/>
                <w:b/>
                <w:sz w:val="18"/>
                <w:szCs w:val="18"/>
              </w:rPr>
              <w:t>engagement</w:t>
            </w:r>
          </w:p>
        </w:tc>
        <w:tc>
          <w:tcPr>
            <w:tcW w:w="3026" w:type="dxa"/>
          </w:tcPr>
          <w:p w14:paraId="4138AEA8" w14:textId="07069495"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The </w:t>
            </w:r>
            <w:r w:rsidR="00027D9D">
              <w:rPr>
                <w:rFonts w:ascii="Calibri" w:hAnsi="Calibri" w:cs="Calibri"/>
                <w:sz w:val="18"/>
                <w:szCs w:val="18"/>
              </w:rPr>
              <w:t>rating</w:t>
            </w:r>
            <w:r w:rsidRPr="00BC51D2">
              <w:rPr>
                <w:rFonts w:ascii="Calibri" w:hAnsi="Calibri" w:cs="Calibri"/>
                <w:sz w:val="18"/>
                <w:szCs w:val="18"/>
              </w:rPr>
              <w:t xml:space="preserve"> of this risk is </w:t>
            </w:r>
            <w:r w:rsidR="00027D9D" w:rsidRPr="00027D9D">
              <w:rPr>
                <w:rFonts w:ascii="Calibri" w:hAnsi="Calibri" w:cs="Calibri"/>
                <w:b/>
                <w:bCs/>
                <w:sz w:val="18"/>
                <w:szCs w:val="18"/>
              </w:rPr>
              <w:t>L</w:t>
            </w:r>
            <w:r w:rsidRPr="00027D9D">
              <w:rPr>
                <w:rFonts w:ascii="Calibri" w:hAnsi="Calibri" w:cs="Calibri"/>
                <w:b/>
                <w:bCs/>
                <w:sz w:val="18"/>
                <w:szCs w:val="18"/>
              </w:rPr>
              <w:t>ow</w:t>
            </w:r>
            <w:r w:rsidRPr="00BC51D2">
              <w:rPr>
                <w:rFonts w:ascii="Calibri" w:hAnsi="Calibri" w:cs="Calibri"/>
                <w:sz w:val="18"/>
                <w:szCs w:val="18"/>
              </w:rPr>
              <w:t>.</w:t>
            </w:r>
          </w:p>
          <w:p w14:paraId="369133F4" w14:textId="77777777" w:rsidR="00DB369B" w:rsidRPr="00BC51D2" w:rsidRDefault="00DB369B" w:rsidP="00287AC6">
            <w:pPr>
              <w:rPr>
                <w:rFonts w:ascii="Calibri" w:hAnsi="Calibri" w:cs="Calibri"/>
                <w:sz w:val="18"/>
                <w:szCs w:val="18"/>
              </w:rPr>
            </w:pPr>
          </w:p>
          <w:p w14:paraId="7B82F812"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L =2</w:t>
            </w:r>
          </w:p>
          <w:p w14:paraId="6A73C1F9"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I = 2</w:t>
            </w:r>
          </w:p>
        </w:tc>
        <w:tc>
          <w:tcPr>
            <w:tcW w:w="3619" w:type="dxa"/>
            <w:gridSpan w:val="2"/>
          </w:tcPr>
          <w:p w14:paraId="75E55BF9" w14:textId="77777777" w:rsidR="00DB369B" w:rsidRPr="00BC51D2" w:rsidRDefault="00DB369B" w:rsidP="00287AC6">
            <w:pPr>
              <w:jc w:val="both"/>
              <w:rPr>
                <w:rFonts w:ascii="Calibri" w:hAnsi="Calibri" w:cs="Calibri"/>
                <w:sz w:val="18"/>
                <w:szCs w:val="18"/>
              </w:rPr>
            </w:pPr>
            <w:r w:rsidRPr="00BC51D2">
              <w:rPr>
                <w:rFonts w:ascii="Calibri" w:hAnsi="Calibri" w:cs="Calibri"/>
                <w:sz w:val="18"/>
                <w:szCs w:val="18"/>
              </w:rPr>
              <w:t xml:space="preserve">A well-structured national consultation and dissemination process will be developed that allows for active dialogue and involvement of all stakeholders during the project duration. </w:t>
            </w:r>
          </w:p>
        </w:tc>
      </w:tr>
      <w:tr w:rsidR="00DB369B" w:rsidRPr="00BC51D2" w14:paraId="5E97C8E2" w14:textId="77777777" w:rsidTr="00485121">
        <w:tc>
          <w:tcPr>
            <w:tcW w:w="0" w:type="auto"/>
          </w:tcPr>
          <w:p w14:paraId="254B37DE" w14:textId="609E5DB7" w:rsidR="00DB369B" w:rsidRPr="00BC51D2" w:rsidRDefault="00DB369B" w:rsidP="00287AC6">
            <w:pPr>
              <w:rPr>
                <w:rFonts w:ascii="Calibri" w:hAnsi="Calibri" w:cs="Calibri"/>
                <w:sz w:val="18"/>
                <w:szCs w:val="18"/>
              </w:rPr>
            </w:pPr>
            <w:r>
              <w:rPr>
                <w:rFonts w:ascii="Calibri" w:hAnsi="Calibri" w:cs="Calibri"/>
                <w:sz w:val="18"/>
                <w:szCs w:val="18"/>
              </w:rPr>
              <w:t>1</w:t>
            </w:r>
            <w:r w:rsidR="00BB0A5A">
              <w:rPr>
                <w:rFonts w:ascii="Calibri" w:hAnsi="Calibri" w:cs="Calibri"/>
                <w:sz w:val="18"/>
                <w:szCs w:val="18"/>
              </w:rPr>
              <w:t>2</w:t>
            </w:r>
          </w:p>
        </w:tc>
        <w:tc>
          <w:tcPr>
            <w:tcW w:w="1765" w:type="dxa"/>
          </w:tcPr>
          <w:p w14:paraId="51AAFD3D"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Limited experience and capacity of project partners and executing entities/Institutions.</w:t>
            </w:r>
          </w:p>
        </w:tc>
        <w:tc>
          <w:tcPr>
            <w:tcW w:w="1347" w:type="dxa"/>
          </w:tcPr>
          <w:p w14:paraId="27C1F2D7"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Operational</w:t>
            </w:r>
          </w:p>
          <w:p w14:paraId="568DE83D" w14:textId="77777777" w:rsidR="00DB369B" w:rsidRPr="00BC51D2" w:rsidRDefault="00DB369B" w:rsidP="00287AC6">
            <w:pPr>
              <w:rPr>
                <w:rFonts w:ascii="Calibri" w:hAnsi="Calibri" w:cs="Calibri"/>
                <w:b/>
                <w:sz w:val="18"/>
                <w:szCs w:val="18"/>
              </w:rPr>
            </w:pPr>
          </w:p>
          <w:p w14:paraId="1D13469A"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3.8. Capacity development of national partners</w:t>
            </w:r>
          </w:p>
          <w:p w14:paraId="07883EA4" w14:textId="77777777" w:rsidR="00DB369B" w:rsidRPr="00BC51D2" w:rsidRDefault="00DB369B" w:rsidP="00287AC6">
            <w:pPr>
              <w:rPr>
                <w:rFonts w:ascii="Calibri" w:hAnsi="Calibri" w:cs="Calibri"/>
                <w:b/>
                <w:sz w:val="18"/>
                <w:szCs w:val="18"/>
              </w:rPr>
            </w:pPr>
          </w:p>
          <w:p w14:paraId="10D7D201"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 xml:space="preserve">Strategic </w:t>
            </w:r>
          </w:p>
          <w:p w14:paraId="42A01B39" w14:textId="77777777" w:rsidR="00DB369B" w:rsidRPr="00BC51D2" w:rsidRDefault="00DB369B" w:rsidP="00287AC6">
            <w:pPr>
              <w:rPr>
                <w:rFonts w:ascii="Calibri" w:hAnsi="Calibri" w:cs="Calibri"/>
                <w:b/>
                <w:sz w:val="18"/>
                <w:szCs w:val="18"/>
              </w:rPr>
            </w:pPr>
            <w:r w:rsidRPr="00BC51D2">
              <w:rPr>
                <w:rFonts w:ascii="Calibri" w:hAnsi="Calibri" w:cs="Calibri"/>
                <w:sz w:val="18"/>
                <w:szCs w:val="18"/>
              </w:rPr>
              <w:t>7.3 Capacities of the partners</w:t>
            </w:r>
          </w:p>
        </w:tc>
        <w:tc>
          <w:tcPr>
            <w:tcW w:w="3026" w:type="dxa"/>
          </w:tcPr>
          <w:p w14:paraId="13412FA7" w14:textId="071261D9"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The </w:t>
            </w:r>
            <w:r w:rsidR="00027D9D">
              <w:rPr>
                <w:rFonts w:ascii="Calibri" w:hAnsi="Calibri" w:cs="Calibri"/>
                <w:sz w:val="18"/>
                <w:szCs w:val="18"/>
              </w:rPr>
              <w:t>rating</w:t>
            </w:r>
            <w:r w:rsidRPr="00BC51D2">
              <w:rPr>
                <w:rFonts w:ascii="Calibri" w:hAnsi="Calibri" w:cs="Calibri"/>
                <w:sz w:val="18"/>
                <w:szCs w:val="18"/>
              </w:rPr>
              <w:t xml:space="preserve"> of this risks is </w:t>
            </w:r>
            <w:r w:rsidR="00027D9D" w:rsidRPr="00027D9D">
              <w:rPr>
                <w:rFonts w:ascii="Calibri" w:hAnsi="Calibri" w:cs="Calibri"/>
                <w:b/>
                <w:bCs/>
                <w:sz w:val="18"/>
                <w:szCs w:val="18"/>
              </w:rPr>
              <w:t>M</w:t>
            </w:r>
            <w:r w:rsidRPr="00027D9D">
              <w:rPr>
                <w:rFonts w:ascii="Calibri" w:hAnsi="Calibri" w:cs="Calibri"/>
                <w:b/>
                <w:bCs/>
                <w:sz w:val="18"/>
                <w:szCs w:val="18"/>
              </w:rPr>
              <w:t>oderate</w:t>
            </w:r>
            <w:r w:rsidRPr="00BC51D2">
              <w:rPr>
                <w:rFonts w:ascii="Calibri" w:hAnsi="Calibri" w:cs="Calibri"/>
                <w:sz w:val="18"/>
                <w:szCs w:val="18"/>
              </w:rPr>
              <w:t>.</w:t>
            </w:r>
          </w:p>
          <w:p w14:paraId="46CDDA42" w14:textId="77777777" w:rsidR="00DB369B" w:rsidRPr="00BC51D2" w:rsidRDefault="00DB369B" w:rsidP="00287AC6">
            <w:pPr>
              <w:rPr>
                <w:rFonts w:ascii="Calibri" w:hAnsi="Calibri" w:cs="Calibri"/>
                <w:sz w:val="18"/>
                <w:szCs w:val="18"/>
              </w:rPr>
            </w:pPr>
          </w:p>
          <w:p w14:paraId="623ADF7B"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L =2</w:t>
            </w:r>
          </w:p>
          <w:p w14:paraId="079C52CB"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I = 4</w:t>
            </w:r>
          </w:p>
        </w:tc>
        <w:tc>
          <w:tcPr>
            <w:tcW w:w="3619" w:type="dxa"/>
            <w:gridSpan w:val="2"/>
          </w:tcPr>
          <w:p w14:paraId="1320F8CF" w14:textId="77777777" w:rsidR="00DB369B" w:rsidRPr="00BC51D2" w:rsidRDefault="00DB369B" w:rsidP="00287AC6">
            <w:pPr>
              <w:jc w:val="both"/>
              <w:rPr>
                <w:rFonts w:ascii="Calibri" w:hAnsi="Calibri" w:cs="Calibri"/>
                <w:sz w:val="18"/>
                <w:szCs w:val="18"/>
              </w:rPr>
            </w:pPr>
            <w:r w:rsidRPr="00BC51D2">
              <w:rPr>
                <w:rFonts w:ascii="Calibri" w:hAnsi="Calibri" w:cs="Calibri"/>
                <w:sz w:val="18"/>
                <w:szCs w:val="18"/>
              </w:rPr>
              <w:t>For national procurement rules will be applied to procure experienced</w:t>
            </w:r>
            <w:r w:rsidRPr="00BC51D2">
              <w:rPr>
                <w:rFonts w:ascii="Calibri" w:hAnsi="Calibri" w:cs="Calibri"/>
              </w:rPr>
              <w:t xml:space="preserve"> </w:t>
            </w:r>
            <w:r w:rsidRPr="00BC51D2">
              <w:rPr>
                <w:rFonts w:ascii="Calibri" w:hAnsi="Calibri" w:cs="Calibri"/>
                <w:sz w:val="18"/>
                <w:szCs w:val="18"/>
              </w:rPr>
              <w:t xml:space="preserve">project partners and executing entities/Institutions with demonstrated and successful </w:t>
            </w:r>
            <w:proofErr w:type="gramStart"/>
            <w:r w:rsidRPr="00BC51D2">
              <w:rPr>
                <w:rFonts w:ascii="Calibri" w:hAnsi="Calibri" w:cs="Calibri"/>
                <w:sz w:val="18"/>
                <w:szCs w:val="18"/>
              </w:rPr>
              <w:t>past experience</w:t>
            </w:r>
            <w:proofErr w:type="gramEnd"/>
            <w:r w:rsidRPr="00BC51D2">
              <w:rPr>
                <w:rFonts w:ascii="Calibri" w:hAnsi="Calibri" w:cs="Calibri"/>
                <w:sz w:val="18"/>
                <w:szCs w:val="18"/>
              </w:rPr>
              <w:t xml:space="preserve"> in the sector.</w:t>
            </w:r>
          </w:p>
        </w:tc>
      </w:tr>
      <w:tr w:rsidR="00DB369B" w:rsidRPr="00BC51D2" w14:paraId="508D1C67" w14:textId="77777777" w:rsidTr="00485121">
        <w:tc>
          <w:tcPr>
            <w:tcW w:w="0" w:type="auto"/>
          </w:tcPr>
          <w:p w14:paraId="00027BF8" w14:textId="367E2F3D" w:rsidR="00DB369B" w:rsidRPr="00BC51D2" w:rsidRDefault="00DB369B" w:rsidP="00287AC6">
            <w:pPr>
              <w:rPr>
                <w:rFonts w:ascii="Calibri" w:hAnsi="Calibri" w:cs="Calibri"/>
                <w:sz w:val="18"/>
                <w:szCs w:val="18"/>
              </w:rPr>
            </w:pPr>
            <w:r>
              <w:rPr>
                <w:rFonts w:ascii="Calibri" w:hAnsi="Calibri" w:cs="Calibri"/>
                <w:sz w:val="18"/>
                <w:szCs w:val="18"/>
              </w:rPr>
              <w:t>1</w:t>
            </w:r>
            <w:r w:rsidR="00BB0A5A">
              <w:rPr>
                <w:rFonts w:ascii="Calibri" w:hAnsi="Calibri" w:cs="Calibri"/>
                <w:sz w:val="18"/>
                <w:szCs w:val="18"/>
              </w:rPr>
              <w:t>3</w:t>
            </w:r>
          </w:p>
        </w:tc>
        <w:tc>
          <w:tcPr>
            <w:tcW w:w="1765" w:type="dxa"/>
          </w:tcPr>
          <w:p w14:paraId="7A5A81DA"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Social and political conflicts. More recently, terrorist activities have </w:t>
            </w:r>
            <w:proofErr w:type="gramStart"/>
            <w:r w:rsidRPr="00BC51D2">
              <w:rPr>
                <w:rFonts w:ascii="Calibri" w:hAnsi="Calibri" w:cs="Calibri"/>
                <w:sz w:val="18"/>
                <w:szCs w:val="18"/>
              </w:rPr>
              <w:t>escalated</w:t>
            </w:r>
            <w:proofErr w:type="gramEnd"/>
            <w:r w:rsidRPr="00BC51D2">
              <w:rPr>
                <w:rFonts w:ascii="Calibri" w:hAnsi="Calibri" w:cs="Calibri"/>
                <w:sz w:val="18"/>
                <w:szCs w:val="18"/>
              </w:rPr>
              <w:t xml:space="preserve"> and the uncertainty of this events could affect project implementation in conflict and terrorist prone areas.</w:t>
            </w:r>
          </w:p>
        </w:tc>
        <w:tc>
          <w:tcPr>
            <w:tcW w:w="1347" w:type="dxa"/>
          </w:tcPr>
          <w:p w14:paraId="7D348134"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Safety and Security</w:t>
            </w:r>
          </w:p>
          <w:p w14:paraId="624D9D00" w14:textId="77777777" w:rsidR="00DB369B" w:rsidRPr="00BC51D2" w:rsidRDefault="00DB369B" w:rsidP="00287AC6">
            <w:pPr>
              <w:rPr>
                <w:rFonts w:ascii="Calibri" w:hAnsi="Calibri" w:cs="Calibri"/>
                <w:b/>
                <w:sz w:val="18"/>
                <w:szCs w:val="18"/>
              </w:rPr>
            </w:pPr>
          </w:p>
          <w:p w14:paraId="568D059B" w14:textId="77777777" w:rsidR="00DB369B" w:rsidRPr="00BC51D2" w:rsidRDefault="00DB369B" w:rsidP="00287AC6">
            <w:pPr>
              <w:rPr>
                <w:rFonts w:ascii="Calibri" w:hAnsi="Calibri" w:cs="Calibri"/>
                <w:b/>
                <w:sz w:val="18"/>
                <w:szCs w:val="18"/>
              </w:rPr>
            </w:pPr>
            <w:proofErr w:type="gramStart"/>
            <w:r w:rsidRPr="00BC51D2">
              <w:rPr>
                <w:rFonts w:ascii="Calibri" w:hAnsi="Calibri" w:cs="Calibri"/>
                <w:b/>
                <w:sz w:val="18"/>
                <w:szCs w:val="18"/>
              </w:rPr>
              <w:t>8.1 Armed</w:t>
            </w:r>
            <w:proofErr w:type="gramEnd"/>
            <w:r w:rsidRPr="00BC51D2">
              <w:rPr>
                <w:rFonts w:ascii="Calibri" w:hAnsi="Calibri" w:cs="Calibri"/>
                <w:b/>
                <w:sz w:val="18"/>
                <w:szCs w:val="18"/>
              </w:rPr>
              <w:t xml:space="preserve"> conflict </w:t>
            </w:r>
          </w:p>
          <w:p w14:paraId="7B1CE7C4"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 xml:space="preserve">8.2 Terrorism </w:t>
            </w:r>
          </w:p>
          <w:p w14:paraId="1EF44FF4"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8.3 Civil Unrest</w:t>
            </w:r>
          </w:p>
        </w:tc>
        <w:tc>
          <w:tcPr>
            <w:tcW w:w="3026" w:type="dxa"/>
          </w:tcPr>
          <w:p w14:paraId="1DABFFF6" w14:textId="1D344882"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The </w:t>
            </w:r>
            <w:r w:rsidR="00027D9D">
              <w:rPr>
                <w:rFonts w:ascii="Calibri" w:hAnsi="Calibri" w:cs="Calibri"/>
                <w:sz w:val="18"/>
                <w:szCs w:val="18"/>
              </w:rPr>
              <w:t>rating</w:t>
            </w:r>
            <w:r w:rsidRPr="00BC51D2">
              <w:rPr>
                <w:rFonts w:ascii="Calibri" w:hAnsi="Calibri" w:cs="Calibri"/>
                <w:sz w:val="18"/>
                <w:szCs w:val="18"/>
              </w:rPr>
              <w:t xml:space="preserve"> of this risk is </w:t>
            </w:r>
            <w:r w:rsidR="00027D9D" w:rsidRPr="00027D9D">
              <w:rPr>
                <w:rFonts w:ascii="Calibri" w:hAnsi="Calibri" w:cs="Calibri"/>
                <w:b/>
                <w:bCs/>
                <w:sz w:val="18"/>
                <w:szCs w:val="18"/>
              </w:rPr>
              <w:t>S</w:t>
            </w:r>
            <w:r w:rsidRPr="00027D9D">
              <w:rPr>
                <w:rFonts w:ascii="Calibri" w:hAnsi="Calibri" w:cs="Calibri"/>
                <w:b/>
                <w:bCs/>
                <w:sz w:val="18"/>
                <w:szCs w:val="18"/>
              </w:rPr>
              <w:t>ubstantial</w:t>
            </w:r>
            <w:r w:rsidRPr="00BC51D2">
              <w:rPr>
                <w:rFonts w:ascii="Calibri" w:hAnsi="Calibri" w:cs="Calibri"/>
                <w:sz w:val="18"/>
                <w:szCs w:val="18"/>
              </w:rPr>
              <w:t>.</w:t>
            </w:r>
          </w:p>
          <w:p w14:paraId="6A873C4F" w14:textId="77777777" w:rsidR="00DB369B" w:rsidRPr="00BC51D2" w:rsidRDefault="00DB369B" w:rsidP="00287AC6">
            <w:pPr>
              <w:rPr>
                <w:rFonts w:ascii="Calibri" w:hAnsi="Calibri" w:cs="Calibri"/>
                <w:sz w:val="18"/>
                <w:szCs w:val="18"/>
              </w:rPr>
            </w:pPr>
          </w:p>
          <w:p w14:paraId="61218886"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L =2</w:t>
            </w:r>
          </w:p>
          <w:p w14:paraId="5E7F771C"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I = 5</w:t>
            </w:r>
          </w:p>
        </w:tc>
        <w:tc>
          <w:tcPr>
            <w:tcW w:w="3619" w:type="dxa"/>
            <w:gridSpan w:val="2"/>
          </w:tcPr>
          <w:p w14:paraId="5B0965BB" w14:textId="77777777" w:rsidR="00DB369B" w:rsidRPr="00BC51D2" w:rsidRDefault="00DB369B" w:rsidP="00287AC6">
            <w:pPr>
              <w:jc w:val="both"/>
              <w:rPr>
                <w:rFonts w:ascii="Calibri" w:hAnsi="Calibri" w:cs="Calibri"/>
                <w:sz w:val="18"/>
                <w:szCs w:val="18"/>
              </w:rPr>
            </w:pPr>
            <w:r w:rsidRPr="00BC51D2">
              <w:rPr>
                <w:rFonts w:ascii="Calibri" w:hAnsi="Calibri" w:cs="Calibri"/>
                <w:sz w:val="18"/>
                <w:szCs w:val="18"/>
              </w:rPr>
              <w:t xml:space="preserve">The sites will be selected in a way that project activities will not take place in high-risk areas. Also, the project will work as much as possible with the decentralized authorities of the provinces and rural areas of Burkina Faso.  The political will / support for this project is </w:t>
            </w:r>
            <w:proofErr w:type="gramStart"/>
            <w:r w:rsidRPr="00BC51D2">
              <w:rPr>
                <w:rFonts w:ascii="Calibri" w:hAnsi="Calibri" w:cs="Calibri"/>
                <w:sz w:val="18"/>
                <w:szCs w:val="18"/>
              </w:rPr>
              <w:t>really strong</w:t>
            </w:r>
            <w:proofErr w:type="gramEnd"/>
            <w:r w:rsidRPr="00BC51D2">
              <w:rPr>
                <w:rFonts w:ascii="Calibri" w:hAnsi="Calibri" w:cs="Calibri"/>
                <w:sz w:val="18"/>
                <w:szCs w:val="18"/>
              </w:rPr>
              <w:t xml:space="preserve"> as demonstrated through the PIF and PPG phases, which will serve to safeguard the project and its target population against the various security and political threats. Also, the project will be monitoring of the local and regional security and safety situation in order </w:t>
            </w:r>
            <w:r w:rsidRPr="00BC51D2">
              <w:rPr>
                <w:rFonts w:ascii="Calibri" w:hAnsi="Calibri" w:cs="Calibri"/>
                <w:sz w:val="18"/>
                <w:szCs w:val="18"/>
              </w:rPr>
              <w:lastRenderedPageBreak/>
              <w:t xml:space="preserve">to inform safety decisions on site selection for pilot project and other activities. The project will benefit from the support of the local security forces and </w:t>
            </w:r>
            <w:r w:rsidRPr="00BC51D2">
              <w:rPr>
                <w:rFonts w:ascii="Calibri" w:eastAsia="Arial" w:hAnsi="Calibri" w:cs="Calibri"/>
                <w:sz w:val="18"/>
                <w:szCs w:val="18"/>
              </w:rPr>
              <w:t>UNDSS to assess access to project sites and how to best protect beneficiaries and staff amid the ongoing conflict in the Sahel region</w:t>
            </w:r>
            <w:r w:rsidRPr="00BC51D2">
              <w:rPr>
                <w:rFonts w:ascii="Calibri" w:eastAsia="Arial" w:hAnsi="Calibri" w:cs="Calibri"/>
                <w:szCs w:val="20"/>
              </w:rPr>
              <w:t>.</w:t>
            </w:r>
          </w:p>
        </w:tc>
      </w:tr>
      <w:tr w:rsidR="00DB369B" w:rsidRPr="00BC51D2" w14:paraId="2060AC3C" w14:textId="77777777" w:rsidTr="00485121">
        <w:trPr>
          <w:trHeight w:val="185"/>
        </w:trPr>
        <w:tc>
          <w:tcPr>
            <w:tcW w:w="0" w:type="auto"/>
          </w:tcPr>
          <w:p w14:paraId="508769CB" w14:textId="21E7175F" w:rsidR="00DB369B" w:rsidRPr="00BC51D2" w:rsidRDefault="00DB369B" w:rsidP="00287AC6">
            <w:pPr>
              <w:rPr>
                <w:rFonts w:ascii="Calibri" w:hAnsi="Calibri" w:cs="Calibri"/>
                <w:sz w:val="18"/>
                <w:szCs w:val="18"/>
              </w:rPr>
            </w:pPr>
            <w:r>
              <w:rPr>
                <w:rFonts w:ascii="Calibri" w:hAnsi="Calibri" w:cs="Calibri"/>
                <w:sz w:val="18"/>
                <w:szCs w:val="18"/>
              </w:rPr>
              <w:lastRenderedPageBreak/>
              <w:t>1</w:t>
            </w:r>
            <w:r w:rsidR="00BB0A5A">
              <w:rPr>
                <w:rFonts w:ascii="Calibri" w:hAnsi="Calibri" w:cs="Calibri"/>
                <w:sz w:val="18"/>
                <w:szCs w:val="18"/>
              </w:rPr>
              <w:t>4</w:t>
            </w:r>
          </w:p>
        </w:tc>
        <w:tc>
          <w:tcPr>
            <w:tcW w:w="1765" w:type="dxa"/>
          </w:tcPr>
          <w:p w14:paraId="75F26A6F"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Private sector is not able to deliver pilot projects</w:t>
            </w:r>
          </w:p>
        </w:tc>
        <w:tc>
          <w:tcPr>
            <w:tcW w:w="1347" w:type="dxa"/>
          </w:tcPr>
          <w:p w14:paraId="6FEA0E6C"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Organizational</w:t>
            </w:r>
          </w:p>
          <w:p w14:paraId="013826DF"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4.6 Due diligence of private sector</w:t>
            </w:r>
          </w:p>
        </w:tc>
        <w:tc>
          <w:tcPr>
            <w:tcW w:w="3026" w:type="dxa"/>
          </w:tcPr>
          <w:p w14:paraId="6237E033" w14:textId="30906716"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The </w:t>
            </w:r>
            <w:r w:rsidR="00027D9D">
              <w:rPr>
                <w:rFonts w:ascii="Calibri" w:hAnsi="Calibri" w:cs="Calibri"/>
                <w:sz w:val="18"/>
                <w:szCs w:val="18"/>
              </w:rPr>
              <w:t>rating</w:t>
            </w:r>
            <w:r w:rsidRPr="00BC51D2">
              <w:rPr>
                <w:rFonts w:ascii="Calibri" w:hAnsi="Calibri" w:cs="Calibri"/>
                <w:sz w:val="18"/>
                <w:szCs w:val="18"/>
              </w:rPr>
              <w:t xml:space="preserve"> of this risk </w:t>
            </w:r>
            <w:r w:rsidR="00027D9D">
              <w:rPr>
                <w:rFonts w:ascii="Calibri" w:hAnsi="Calibri" w:cs="Calibri"/>
                <w:sz w:val="18"/>
                <w:szCs w:val="18"/>
              </w:rPr>
              <w:t xml:space="preserve">is </w:t>
            </w:r>
            <w:r w:rsidR="00027D9D" w:rsidRPr="00027D9D">
              <w:rPr>
                <w:rFonts w:ascii="Calibri" w:hAnsi="Calibri" w:cs="Calibri"/>
                <w:b/>
                <w:bCs/>
                <w:sz w:val="18"/>
                <w:szCs w:val="18"/>
              </w:rPr>
              <w:t>Moderate</w:t>
            </w:r>
            <w:r w:rsidR="00027D9D">
              <w:rPr>
                <w:rFonts w:ascii="Calibri" w:hAnsi="Calibri" w:cs="Calibri"/>
                <w:sz w:val="18"/>
                <w:szCs w:val="18"/>
              </w:rPr>
              <w:t xml:space="preserve">. </w:t>
            </w:r>
            <w:r w:rsidRPr="00BC51D2">
              <w:rPr>
                <w:rFonts w:ascii="Calibri" w:hAnsi="Calibri" w:cs="Calibri"/>
                <w:sz w:val="18"/>
                <w:szCs w:val="18"/>
              </w:rPr>
              <w:t xml:space="preserve"> </w:t>
            </w:r>
          </w:p>
          <w:p w14:paraId="14A0DE4C" w14:textId="77777777" w:rsidR="00DB369B" w:rsidRPr="00BC51D2" w:rsidRDefault="00DB369B" w:rsidP="00287AC6">
            <w:pPr>
              <w:rPr>
                <w:rFonts w:ascii="Calibri" w:hAnsi="Calibri" w:cs="Calibri"/>
                <w:sz w:val="18"/>
                <w:szCs w:val="18"/>
              </w:rPr>
            </w:pPr>
          </w:p>
          <w:p w14:paraId="7A7CB969" w14:textId="4BF132FB"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L = </w:t>
            </w:r>
            <w:r w:rsidR="00027D9D">
              <w:rPr>
                <w:rFonts w:ascii="Calibri" w:hAnsi="Calibri" w:cs="Calibri"/>
                <w:sz w:val="18"/>
                <w:szCs w:val="18"/>
              </w:rPr>
              <w:t>2</w:t>
            </w:r>
          </w:p>
          <w:p w14:paraId="1DE1ED01" w14:textId="79434143"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I = </w:t>
            </w:r>
            <w:r w:rsidR="00027D9D">
              <w:rPr>
                <w:rFonts w:ascii="Calibri" w:hAnsi="Calibri" w:cs="Calibri"/>
                <w:sz w:val="18"/>
                <w:szCs w:val="18"/>
              </w:rPr>
              <w:t>4</w:t>
            </w:r>
          </w:p>
        </w:tc>
        <w:tc>
          <w:tcPr>
            <w:tcW w:w="3619" w:type="dxa"/>
            <w:gridSpan w:val="2"/>
          </w:tcPr>
          <w:p w14:paraId="7F4DFC93" w14:textId="7A8CA689" w:rsidR="00DB369B" w:rsidRPr="00BC51D2" w:rsidRDefault="00DB369B" w:rsidP="00287AC6">
            <w:pPr>
              <w:jc w:val="both"/>
              <w:rPr>
                <w:rFonts w:ascii="Calibri" w:hAnsi="Calibri" w:cs="Calibri"/>
                <w:sz w:val="18"/>
                <w:szCs w:val="18"/>
              </w:rPr>
            </w:pPr>
            <w:r w:rsidRPr="00BC51D2">
              <w:rPr>
                <w:rFonts w:ascii="Calibri" w:hAnsi="Calibri" w:cs="Calibri"/>
                <w:sz w:val="18"/>
                <w:szCs w:val="18"/>
              </w:rPr>
              <w:t xml:space="preserve">The pilot project selection follows a rigorous process of calls for proposals. Also, ABER, the implementing partner or other stakeholders </w:t>
            </w:r>
            <w:proofErr w:type="gramStart"/>
            <w:r w:rsidRPr="00BC51D2">
              <w:rPr>
                <w:rFonts w:ascii="Calibri" w:hAnsi="Calibri" w:cs="Calibri"/>
                <w:sz w:val="18"/>
                <w:szCs w:val="18"/>
              </w:rPr>
              <w:t>have to</w:t>
            </w:r>
            <w:proofErr w:type="gramEnd"/>
            <w:r w:rsidRPr="00BC51D2">
              <w:rPr>
                <w:rFonts w:ascii="Calibri" w:hAnsi="Calibri" w:cs="Calibri"/>
                <w:sz w:val="18"/>
                <w:szCs w:val="18"/>
              </w:rPr>
              <w:t xml:space="preserve"> endorse the project and promoter. </w:t>
            </w:r>
          </w:p>
          <w:p w14:paraId="6DDFA2F6" w14:textId="77777777" w:rsidR="00DB369B" w:rsidRPr="00BC51D2" w:rsidRDefault="00DB369B" w:rsidP="00287AC6">
            <w:pPr>
              <w:jc w:val="both"/>
              <w:rPr>
                <w:rFonts w:ascii="Calibri" w:hAnsi="Calibri" w:cs="Calibri"/>
                <w:sz w:val="18"/>
                <w:szCs w:val="18"/>
              </w:rPr>
            </w:pPr>
            <w:r w:rsidRPr="00BC51D2">
              <w:rPr>
                <w:rFonts w:ascii="Calibri" w:hAnsi="Calibri" w:cs="Calibri"/>
                <w:sz w:val="18"/>
                <w:szCs w:val="18"/>
              </w:rPr>
              <w:t xml:space="preserve">Prior to the start of the pilot project due diligence will be conducted to ensure the developer is able to fully execute the project without any major risk. </w:t>
            </w:r>
          </w:p>
        </w:tc>
      </w:tr>
      <w:tr w:rsidR="00DB369B" w:rsidRPr="00BC51D2" w14:paraId="11037D2D" w14:textId="77777777" w:rsidTr="00485121">
        <w:trPr>
          <w:trHeight w:val="185"/>
        </w:trPr>
        <w:tc>
          <w:tcPr>
            <w:tcW w:w="0" w:type="auto"/>
          </w:tcPr>
          <w:p w14:paraId="37BC4F11" w14:textId="397853AE" w:rsidR="00DB369B" w:rsidRPr="00BC51D2" w:rsidRDefault="00DB369B" w:rsidP="00287AC6">
            <w:pPr>
              <w:rPr>
                <w:rFonts w:ascii="Calibri" w:hAnsi="Calibri" w:cs="Calibri"/>
                <w:sz w:val="18"/>
                <w:szCs w:val="18"/>
              </w:rPr>
            </w:pPr>
            <w:r>
              <w:rPr>
                <w:rFonts w:ascii="Calibri" w:hAnsi="Calibri" w:cs="Calibri"/>
                <w:sz w:val="18"/>
                <w:szCs w:val="18"/>
              </w:rPr>
              <w:t>1</w:t>
            </w:r>
            <w:r w:rsidR="00BB0A5A">
              <w:rPr>
                <w:rFonts w:ascii="Calibri" w:hAnsi="Calibri" w:cs="Calibri"/>
                <w:sz w:val="18"/>
                <w:szCs w:val="18"/>
              </w:rPr>
              <w:t>5</w:t>
            </w:r>
          </w:p>
        </w:tc>
        <w:tc>
          <w:tcPr>
            <w:tcW w:w="1765" w:type="dxa"/>
          </w:tcPr>
          <w:p w14:paraId="4E320DC6"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Procurements are not done </w:t>
            </w:r>
            <w:proofErr w:type="gramStart"/>
            <w:r w:rsidRPr="00BC51D2">
              <w:rPr>
                <w:rFonts w:ascii="Calibri" w:hAnsi="Calibri" w:cs="Calibri"/>
                <w:sz w:val="18"/>
                <w:szCs w:val="18"/>
              </w:rPr>
              <w:t>appropriately</w:t>
            </w:r>
            <w:proofErr w:type="gramEnd"/>
            <w:r w:rsidRPr="00BC51D2">
              <w:rPr>
                <w:rFonts w:ascii="Calibri" w:hAnsi="Calibri" w:cs="Calibri"/>
                <w:sz w:val="18"/>
                <w:szCs w:val="18"/>
              </w:rPr>
              <w:t xml:space="preserve"> and selected companies do not have the appropriate capacity to deliver</w:t>
            </w:r>
          </w:p>
        </w:tc>
        <w:tc>
          <w:tcPr>
            <w:tcW w:w="1347" w:type="dxa"/>
          </w:tcPr>
          <w:p w14:paraId="71475385"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Organizational</w:t>
            </w:r>
          </w:p>
          <w:p w14:paraId="585C196A"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4.10 Procurement</w:t>
            </w:r>
          </w:p>
        </w:tc>
        <w:tc>
          <w:tcPr>
            <w:tcW w:w="3026" w:type="dxa"/>
          </w:tcPr>
          <w:p w14:paraId="6047DA56" w14:textId="2FAEDAD2" w:rsidR="00DB369B" w:rsidRDefault="00DB369B" w:rsidP="00287AC6">
            <w:pPr>
              <w:rPr>
                <w:rFonts w:ascii="Calibri" w:hAnsi="Calibri" w:cs="Calibri"/>
                <w:sz w:val="18"/>
                <w:szCs w:val="18"/>
              </w:rPr>
            </w:pPr>
            <w:r w:rsidRPr="00BC51D2">
              <w:rPr>
                <w:rFonts w:ascii="Calibri" w:hAnsi="Calibri" w:cs="Calibri"/>
                <w:sz w:val="18"/>
                <w:szCs w:val="18"/>
              </w:rPr>
              <w:t xml:space="preserve">This </w:t>
            </w:r>
            <w:r w:rsidR="00027D9D">
              <w:rPr>
                <w:rFonts w:ascii="Calibri" w:hAnsi="Calibri" w:cs="Calibri"/>
                <w:sz w:val="18"/>
                <w:szCs w:val="18"/>
              </w:rPr>
              <w:t xml:space="preserve">rating of this risk is </w:t>
            </w:r>
            <w:r w:rsidR="00027D9D" w:rsidRPr="00027D9D">
              <w:rPr>
                <w:rFonts w:ascii="Calibri" w:hAnsi="Calibri" w:cs="Calibri"/>
                <w:b/>
                <w:bCs/>
                <w:sz w:val="18"/>
                <w:szCs w:val="18"/>
              </w:rPr>
              <w:t>Moderate</w:t>
            </w:r>
            <w:r w:rsidR="00027D9D">
              <w:rPr>
                <w:rFonts w:ascii="Calibri" w:hAnsi="Calibri" w:cs="Calibri"/>
                <w:sz w:val="18"/>
                <w:szCs w:val="18"/>
              </w:rPr>
              <w:t xml:space="preserve">, </w:t>
            </w:r>
            <w:r w:rsidRPr="00BC51D2">
              <w:rPr>
                <w:rFonts w:ascii="Calibri" w:hAnsi="Calibri" w:cs="Calibri"/>
                <w:sz w:val="18"/>
                <w:szCs w:val="18"/>
              </w:rPr>
              <w:t xml:space="preserve">as it may jeopardize the implementation of </w:t>
            </w:r>
            <w:r w:rsidR="00027D9D">
              <w:rPr>
                <w:rFonts w:ascii="Calibri" w:hAnsi="Calibri" w:cs="Calibri"/>
                <w:sz w:val="18"/>
                <w:szCs w:val="18"/>
              </w:rPr>
              <w:t>C</w:t>
            </w:r>
            <w:r w:rsidRPr="00BC51D2">
              <w:rPr>
                <w:rFonts w:ascii="Calibri" w:hAnsi="Calibri" w:cs="Calibri"/>
                <w:sz w:val="18"/>
                <w:szCs w:val="18"/>
              </w:rPr>
              <w:t xml:space="preserve">omponent 2 (pilot project), which is an important part of the project. </w:t>
            </w:r>
          </w:p>
          <w:p w14:paraId="5466B485" w14:textId="77777777" w:rsidR="00027D9D" w:rsidRPr="00BC51D2" w:rsidRDefault="00027D9D" w:rsidP="00287AC6">
            <w:pPr>
              <w:rPr>
                <w:rFonts w:ascii="Calibri" w:hAnsi="Calibri" w:cs="Calibri"/>
                <w:sz w:val="18"/>
                <w:szCs w:val="18"/>
              </w:rPr>
            </w:pPr>
          </w:p>
          <w:p w14:paraId="3F90057C" w14:textId="71424964" w:rsidR="00DB369B" w:rsidRPr="00BC51D2" w:rsidRDefault="00DB369B" w:rsidP="00287AC6">
            <w:pPr>
              <w:rPr>
                <w:rFonts w:ascii="Calibri" w:hAnsi="Calibri" w:cs="Calibri"/>
                <w:sz w:val="18"/>
                <w:szCs w:val="18"/>
              </w:rPr>
            </w:pPr>
            <w:r w:rsidRPr="00BC51D2">
              <w:rPr>
                <w:rFonts w:ascii="Calibri" w:hAnsi="Calibri" w:cs="Calibri"/>
                <w:sz w:val="18"/>
                <w:szCs w:val="18"/>
              </w:rPr>
              <w:t>L</w:t>
            </w:r>
            <w:r w:rsidR="00027D9D">
              <w:rPr>
                <w:rFonts w:ascii="Calibri" w:hAnsi="Calibri" w:cs="Calibri"/>
                <w:sz w:val="18"/>
                <w:szCs w:val="18"/>
              </w:rPr>
              <w:t xml:space="preserve"> </w:t>
            </w:r>
            <w:r w:rsidRPr="00BC51D2">
              <w:rPr>
                <w:rFonts w:ascii="Calibri" w:hAnsi="Calibri" w:cs="Calibri"/>
                <w:sz w:val="18"/>
                <w:szCs w:val="18"/>
              </w:rPr>
              <w:t>=</w:t>
            </w:r>
            <w:r w:rsidR="00027D9D">
              <w:rPr>
                <w:rFonts w:ascii="Calibri" w:hAnsi="Calibri" w:cs="Calibri"/>
                <w:sz w:val="18"/>
                <w:szCs w:val="18"/>
              </w:rPr>
              <w:t xml:space="preserve"> 2</w:t>
            </w:r>
          </w:p>
          <w:p w14:paraId="132F43A3" w14:textId="6C7F345D" w:rsidR="00DB369B" w:rsidRPr="00BC51D2" w:rsidRDefault="00DB369B" w:rsidP="00287AC6">
            <w:pPr>
              <w:rPr>
                <w:rFonts w:ascii="Calibri" w:hAnsi="Calibri" w:cs="Calibri"/>
                <w:sz w:val="18"/>
                <w:szCs w:val="18"/>
              </w:rPr>
            </w:pPr>
            <w:r w:rsidRPr="00BC51D2">
              <w:rPr>
                <w:rFonts w:ascii="Calibri" w:hAnsi="Calibri" w:cs="Calibri"/>
                <w:sz w:val="18"/>
                <w:szCs w:val="18"/>
              </w:rPr>
              <w:t>I</w:t>
            </w:r>
            <w:r w:rsidR="00027D9D">
              <w:rPr>
                <w:rFonts w:ascii="Calibri" w:hAnsi="Calibri" w:cs="Calibri"/>
                <w:sz w:val="18"/>
                <w:szCs w:val="18"/>
              </w:rPr>
              <w:t xml:space="preserve"> </w:t>
            </w:r>
            <w:r w:rsidRPr="00BC51D2">
              <w:rPr>
                <w:rFonts w:ascii="Calibri" w:hAnsi="Calibri" w:cs="Calibri"/>
                <w:sz w:val="18"/>
                <w:szCs w:val="18"/>
              </w:rPr>
              <w:t>=</w:t>
            </w:r>
            <w:r w:rsidR="00027D9D">
              <w:rPr>
                <w:rFonts w:ascii="Calibri" w:hAnsi="Calibri" w:cs="Calibri"/>
                <w:sz w:val="18"/>
                <w:szCs w:val="18"/>
              </w:rPr>
              <w:t xml:space="preserve"> 4</w:t>
            </w:r>
          </w:p>
        </w:tc>
        <w:tc>
          <w:tcPr>
            <w:tcW w:w="3619" w:type="dxa"/>
            <w:gridSpan w:val="2"/>
          </w:tcPr>
          <w:p w14:paraId="174272AC" w14:textId="77777777" w:rsidR="00DB369B" w:rsidRPr="00BC51D2" w:rsidRDefault="00DB369B" w:rsidP="00287AC6">
            <w:pPr>
              <w:jc w:val="both"/>
              <w:rPr>
                <w:rFonts w:ascii="Calibri" w:hAnsi="Calibri" w:cs="Calibri"/>
                <w:sz w:val="18"/>
                <w:szCs w:val="18"/>
              </w:rPr>
            </w:pPr>
            <w:r w:rsidRPr="00BC51D2">
              <w:rPr>
                <w:rFonts w:ascii="Calibri" w:hAnsi="Calibri" w:cs="Calibri"/>
                <w:sz w:val="18"/>
                <w:szCs w:val="18"/>
              </w:rPr>
              <w:t xml:space="preserve">ABER has implemented several tenders. The HACT did not mention this risk as being of any significant importance. However, training on tenders will be provided to ABER and other parties. </w:t>
            </w:r>
          </w:p>
        </w:tc>
      </w:tr>
      <w:tr w:rsidR="00DB369B" w:rsidRPr="00BC51D2" w14:paraId="14D4787C" w14:textId="77777777" w:rsidTr="00485121">
        <w:trPr>
          <w:trHeight w:val="185"/>
        </w:trPr>
        <w:tc>
          <w:tcPr>
            <w:tcW w:w="0" w:type="auto"/>
          </w:tcPr>
          <w:p w14:paraId="4DE5DC9F" w14:textId="582F0E94" w:rsidR="00DB369B" w:rsidRPr="00BC51D2" w:rsidRDefault="00DB369B" w:rsidP="00287AC6">
            <w:pPr>
              <w:rPr>
                <w:rFonts w:ascii="Calibri" w:hAnsi="Calibri" w:cs="Calibri"/>
                <w:sz w:val="18"/>
                <w:szCs w:val="18"/>
              </w:rPr>
            </w:pPr>
            <w:r>
              <w:rPr>
                <w:rFonts w:ascii="Calibri" w:hAnsi="Calibri" w:cs="Calibri"/>
                <w:sz w:val="18"/>
                <w:szCs w:val="18"/>
              </w:rPr>
              <w:t>1</w:t>
            </w:r>
            <w:r w:rsidR="00BB0A5A">
              <w:rPr>
                <w:rFonts w:ascii="Calibri" w:hAnsi="Calibri" w:cs="Calibri"/>
                <w:sz w:val="18"/>
                <w:szCs w:val="18"/>
              </w:rPr>
              <w:t>6</w:t>
            </w:r>
          </w:p>
        </w:tc>
        <w:tc>
          <w:tcPr>
            <w:tcW w:w="1765" w:type="dxa"/>
          </w:tcPr>
          <w:p w14:paraId="064D9F39" w14:textId="77777777"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Confusion in roles </w:t>
            </w:r>
          </w:p>
        </w:tc>
        <w:tc>
          <w:tcPr>
            <w:tcW w:w="1347" w:type="dxa"/>
          </w:tcPr>
          <w:p w14:paraId="6AE210EA" w14:textId="77777777" w:rsidR="00DB369B" w:rsidRPr="00BC51D2" w:rsidRDefault="00DB369B" w:rsidP="00287AC6">
            <w:pPr>
              <w:rPr>
                <w:rFonts w:ascii="Calibri" w:hAnsi="Calibri" w:cs="Calibri"/>
                <w:b/>
                <w:sz w:val="18"/>
                <w:szCs w:val="18"/>
              </w:rPr>
            </w:pPr>
            <w:r w:rsidRPr="00BC51D2">
              <w:rPr>
                <w:rFonts w:ascii="Calibri" w:hAnsi="Calibri" w:cs="Calibri"/>
                <w:b/>
                <w:sz w:val="18"/>
                <w:szCs w:val="18"/>
              </w:rPr>
              <w:t>7.4 Roles and responsibilities of partners</w:t>
            </w:r>
          </w:p>
        </w:tc>
        <w:tc>
          <w:tcPr>
            <w:tcW w:w="3026" w:type="dxa"/>
          </w:tcPr>
          <w:p w14:paraId="7DAFDE96" w14:textId="5ED09CA1" w:rsidR="00DB369B" w:rsidRPr="00BC51D2" w:rsidRDefault="00DB369B" w:rsidP="00287AC6">
            <w:pPr>
              <w:rPr>
                <w:rFonts w:ascii="Calibri" w:hAnsi="Calibri" w:cs="Calibri"/>
                <w:sz w:val="18"/>
                <w:szCs w:val="18"/>
              </w:rPr>
            </w:pPr>
            <w:r w:rsidRPr="00BC51D2">
              <w:rPr>
                <w:rFonts w:ascii="Calibri" w:hAnsi="Calibri" w:cs="Calibri"/>
                <w:sz w:val="18"/>
                <w:szCs w:val="18"/>
              </w:rPr>
              <w:t xml:space="preserve">The </w:t>
            </w:r>
            <w:r w:rsidR="00027D9D">
              <w:rPr>
                <w:rFonts w:ascii="Calibri" w:hAnsi="Calibri" w:cs="Calibri"/>
                <w:sz w:val="18"/>
                <w:szCs w:val="18"/>
              </w:rPr>
              <w:t xml:space="preserve">rating of this risk is </w:t>
            </w:r>
            <w:r w:rsidR="00027D9D" w:rsidRPr="00027D9D">
              <w:rPr>
                <w:rFonts w:ascii="Calibri" w:hAnsi="Calibri" w:cs="Calibri"/>
                <w:b/>
                <w:bCs/>
                <w:sz w:val="18"/>
                <w:szCs w:val="18"/>
              </w:rPr>
              <w:t>Low</w:t>
            </w:r>
            <w:r w:rsidR="00027D9D">
              <w:rPr>
                <w:rFonts w:ascii="Calibri" w:hAnsi="Calibri" w:cs="Calibri"/>
                <w:sz w:val="18"/>
                <w:szCs w:val="18"/>
              </w:rPr>
              <w:t xml:space="preserve">. </w:t>
            </w:r>
            <w:r w:rsidRPr="00BC51D2">
              <w:rPr>
                <w:rFonts w:ascii="Calibri" w:hAnsi="Calibri" w:cs="Calibri"/>
                <w:sz w:val="18"/>
                <w:szCs w:val="18"/>
              </w:rPr>
              <w:t xml:space="preserve"> </w:t>
            </w:r>
          </w:p>
          <w:p w14:paraId="5EFB0AD0" w14:textId="77777777" w:rsidR="00DB369B" w:rsidRPr="00BC51D2" w:rsidRDefault="00DB369B" w:rsidP="00287AC6">
            <w:pPr>
              <w:rPr>
                <w:rFonts w:ascii="Calibri" w:hAnsi="Calibri" w:cs="Calibri"/>
                <w:sz w:val="18"/>
                <w:szCs w:val="18"/>
              </w:rPr>
            </w:pPr>
          </w:p>
          <w:p w14:paraId="5FDAC42C" w14:textId="0E214066" w:rsidR="00DB369B" w:rsidRPr="00BC51D2" w:rsidRDefault="00DB369B" w:rsidP="00287AC6">
            <w:pPr>
              <w:rPr>
                <w:rFonts w:ascii="Calibri" w:hAnsi="Calibri" w:cs="Calibri"/>
                <w:sz w:val="18"/>
                <w:szCs w:val="18"/>
              </w:rPr>
            </w:pPr>
            <w:r w:rsidRPr="00BC51D2">
              <w:rPr>
                <w:rFonts w:ascii="Calibri" w:hAnsi="Calibri" w:cs="Calibri"/>
                <w:sz w:val="18"/>
                <w:szCs w:val="18"/>
              </w:rPr>
              <w:t>L</w:t>
            </w:r>
            <w:r w:rsidR="00027D9D">
              <w:rPr>
                <w:rFonts w:ascii="Calibri" w:hAnsi="Calibri" w:cs="Calibri"/>
                <w:sz w:val="18"/>
                <w:szCs w:val="18"/>
              </w:rPr>
              <w:t xml:space="preserve"> </w:t>
            </w:r>
            <w:r w:rsidRPr="00BC51D2">
              <w:rPr>
                <w:rFonts w:ascii="Calibri" w:hAnsi="Calibri" w:cs="Calibri"/>
                <w:sz w:val="18"/>
                <w:szCs w:val="18"/>
              </w:rPr>
              <w:t>=</w:t>
            </w:r>
            <w:r w:rsidR="00027D9D">
              <w:rPr>
                <w:rFonts w:ascii="Calibri" w:hAnsi="Calibri" w:cs="Calibri"/>
                <w:sz w:val="18"/>
                <w:szCs w:val="18"/>
              </w:rPr>
              <w:t xml:space="preserve"> </w:t>
            </w:r>
            <w:r w:rsidRPr="00BC51D2">
              <w:rPr>
                <w:rFonts w:ascii="Calibri" w:hAnsi="Calibri" w:cs="Calibri"/>
                <w:sz w:val="18"/>
                <w:szCs w:val="18"/>
              </w:rPr>
              <w:t>1</w:t>
            </w:r>
          </w:p>
          <w:p w14:paraId="66A4BA6D" w14:textId="61B2359C" w:rsidR="00DB369B" w:rsidRPr="00BC51D2" w:rsidRDefault="00DB369B" w:rsidP="00287AC6">
            <w:pPr>
              <w:rPr>
                <w:rFonts w:ascii="Calibri" w:hAnsi="Calibri" w:cs="Calibri"/>
                <w:sz w:val="18"/>
                <w:szCs w:val="18"/>
              </w:rPr>
            </w:pPr>
            <w:r w:rsidRPr="00BC51D2">
              <w:rPr>
                <w:rFonts w:ascii="Calibri" w:hAnsi="Calibri" w:cs="Calibri"/>
                <w:sz w:val="18"/>
                <w:szCs w:val="18"/>
              </w:rPr>
              <w:t>I</w:t>
            </w:r>
            <w:r w:rsidR="00027D9D">
              <w:rPr>
                <w:rFonts w:ascii="Calibri" w:hAnsi="Calibri" w:cs="Calibri"/>
                <w:sz w:val="18"/>
                <w:szCs w:val="18"/>
              </w:rPr>
              <w:t xml:space="preserve"> </w:t>
            </w:r>
            <w:r w:rsidRPr="00BC51D2">
              <w:rPr>
                <w:rFonts w:ascii="Calibri" w:hAnsi="Calibri" w:cs="Calibri"/>
                <w:sz w:val="18"/>
                <w:szCs w:val="18"/>
              </w:rPr>
              <w:t>=</w:t>
            </w:r>
            <w:r w:rsidR="00027D9D">
              <w:rPr>
                <w:rFonts w:ascii="Calibri" w:hAnsi="Calibri" w:cs="Calibri"/>
                <w:sz w:val="18"/>
                <w:szCs w:val="18"/>
              </w:rPr>
              <w:t xml:space="preserve"> 3</w:t>
            </w:r>
          </w:p>
        </w:tc>
        <w:tc>
          <w:tcPr>
            <w:tcW w:w="3619" w:type="dxa"/>
            <w:gridSpan w:val="2"/>
          </w:tcPr>
          <w:p w14:paraId="5890DDC2" w14:textId="77777777" w:rsidR="00DB369B" w:rsidRPr="00BC51D2" w:rsidRDefault="00DB369B" w:rsidP="00287AC6">
            <w:pPr>
              <w:jc w:val="both"/>
              <w:rPr>
                <w:rFonts w:ascii="Calibri" w:hAnsi="Calibri" w:cs="Calibri"/>
                <w:sz w:val="18"/>
                <w:szCs w:val="18"/>
              </w:rPr>
            </w:pPr>
            <w:r w:rsidRPr="00BC51D2">
              <w:rPr>
                <w:rFonts w:ascii="Calibri" w:hAnsi="Calibri" w:cs="Calibri"/>
                <w:sz w:val="18"/>
                <w:szCs w:val="18"/>
              </w:rPr>
              <w:t xml:space="preserve">Each partner’s role and responsibility will be clearly spelled out. Also, where appropriate, contracts or </w:t>
            </w:r>
            <w:proofErr w:type="spellStart"/>
            <w:r w:rsidRPr="00BC51D2">
              <w:rPr>
                <w:rFonts w:ascii="Calibri" w:hAnsi="Calibri" w:cs="Calibri"/>
                <w:sz w:val="18"/>
                <w:szCs w:val="18"/>
              </w:rPr>
              <w:t>MoUs</w:t>
            </w:r>
            <w:proofErr w:type="spellEnd"/>
            <w:r w:rsidRPr="00BC51D2">
              <w:rPr>
                <w:rFonts w:ascii="Calibri" w:hAnsi="Calibri" w:cs="Calibri"/>
                <w:sz w:val="18"/>
                <w:szCs w:val="18"/>
              </w:rPr>
              <w:t xml:space="preserve"> will be executed. </w:t>
            </w:r>
          </w:p>
        </w:tc>
      </w:tr>
    </w:tbl>
    <w:p w14:paraId="7494DC6C" w14:textId="7B31964E" w:rsidR="007931D4" w:rsidRPr="00FD7C66" w:rsidRDefault="007931D4" w:rsidP="005F22B6">
      <w:pPr>
        <w:rPr>
          <w:rFonts w:cs="Calibri"/>
          <w:szCs w:val="20"/>
        </w:rPr>
      </w:pPr>
    </w:p>
    <w:p w14:paraId="42D12F5C" w14:textId="77777777" w:rsidR="002A1A0F" w:rsidRPr="00FD7C66" w:rsidRDefault="002A1A0F" w:rsidP="00DD2543">
      <w:pPr>
        <w:ind w:right="43"/>
        <w:rPr>
          <w:rFonts w:cs="Calibri"/>
          <w:szCs w:val="20"/>
        </w:rPr>
      </w:pPr>
    </w:p>
    <w:p w14:paraId="67776687" w14:textId="1EF82F06" w:rsidR="00402AA1" w:rsidRPr="003C608A" w:rsidRDefault="0019250A" w:rsidP="005913BC">
      <w:pPr>
        <w:numPr>
          <w:ilvl w:val="0"/>
          <w:numId w:val="36"/>
        </w:numPr>
        <w:ind w:right="43"/>
        <w:jc w:val="both"/>
        <w:rPr>
          <w:rFonts w:ascii="Calibri" w:hAnsi="Calibri" w:cs="Calibri"/>
          <w:sz w:val="20"/>
          <w:szCs w:val="20"/>
        </w:rPr>
      </w:pPr>
      <w:r w:rsidRPr="003C608A">
        <w:rPr>
          <w:rFonts w:ascii="Calibri" w:hAnsi="Calibri" w:cs="Calibri"/>
          <w:sz w:val="20"/>
          <w:szCs w:val="20"/>
        </w:rPr>
        <w:t>These risks are</w:t>
      </w:r>
      <w:r w:rsidR="00E704FA" w:rsidRPr="003C608A">
        <w:rPr>
          <w:rFonts w:ascii="Calibri" w:hAnsi="Calibri" w:cs="Calibri"/>
          <w:sz w:val="20"/>
          <w:szCs w:val="20"/>
        </w:rPr>
        <w:t xml:space="preserve"> presented </w:t>
      </w:r>
      <w:r w:rsidRPr="003C608A">
        <w:rPr>
          <w:rFonts w:ascii="Calibri" w:hAnsi="Calibri" w:cs="Calibri"/>
          <w:sz w:val="20"/>
          <w:szCs w:val="20"/>
        </w:rPr>
        <w:t xml:space="preserve">in more details </w:t>
      </w:r>
      <w:r w:rsidR="00E704FA" w:rsidRPr="003C608A">
        <w:rPr>
          <w:rFonts w:ascii="Calibri" w:hAnsi="Calibri" w:cs="Calibri"/>
          <w:sz w:val="20"/>
          <w:szCs w:val="20"/>
        </w:rPr>
        <w:t xml:space="preserve">in </w:t>
      </w:r>
      <w:r w:rsidR="00E704FA" w:rsidRPr="000A0261">
        <w:rPr>
          <w:rFonts w:ascii="Calibri" w:hAnsi="Calibri" w:cs="Calibri"/>
          <w:sz w:val="20"/>
          <w:szCs w:val="20"/>
        </w:rPr>
        <w:t xml:space="preserve">the risk log (Annex </w:t>
      </w:r>
      <w:r w:rsidR="000A0261" w:rsidRPr="000A0261">
        <w:rPr>
          <w:rFonts w:ascii="Calibri" w:hAnsi="Calibri" w:cs="Calibri"/>
          <w:sz w:val="20"/>
          <w:szCs w:val="20"/>
        </w:rPr>
        <w:t>7</w:t>
      </w:r>
      <w:r w:rsidR="00E704FA" w:rsidRPr="000A0261">
        <w:rPr>
          <w:rFonts w:ascii="Calibri" w:hAnsi="Calibri" w:cs="Calibri"/>
          <w:sz w:val="20"/>
          <w:szCs w:val="20"/>
        </w:rPr>
        <w:t xml:space="preserve">). </w:t>
      </w:r>
      <w:r w:rsidR="00777B2F" w:rsidRPr="000A0261">
        <w:rPr>
          <w:rFonts w:ascii="Calibri" w:hAnsi="Calibri" w:cs="Calibri"/>
          <w:sz w:val="20"/>
          <w:szCs w:val="20"/>
        </w:rPr>
        <w:t>At this stage no risk is deemed</w:t>
      </w:r>
      <w:r w:rsidR="00E704FA" w:rsidRPr="000A0261">
        <w:rPr>
          <w:rFonts w:ascii="Calibri" w:hAnsi="Calibri" w:cs="Calibri"/>
          <w:sz w:val="20"/>
          <w:szCs w:val="20"/>
        </w:rPr>
        <w:t xml:space="preserve"> critical</w:t>
      </w:r>
      <w:r w:rsidR="00777B2F" w:rsidRPr="000A0261">
        <w:rPr>
          <w:rFonts w:ascii="Calibri" w:hAnsi="Calibri" w:cs="Calibri"/>
          <w:sz w:val="20"/>
          <w:szCs w:val="20"/>
        </w:rPr>
        <w:t>. Also, mitigation measure</w:t>
      </w:r>
      <w:r w:rsidR="00EA3B5D" w:rsidRPr="000A0261">
        <w:rPr>
          <w:rFonts w:ascii="Calibri" w:hAnsi="Calibri" w:cs="Calibri"/>
          <w:sz w:val="20"/>
          <w:szCs w:val="20"/>
        </w:rPr>
        <w:t>s</w:t>
      </w:r>
      <w:r w:rsidR="00777B2F" w:rsidRPr="000A0261">
        <w:rPr>
          <w:rFonts w:ascii="Calibri" w:hAnsi="Calibri" w:cs="Calibri"/>
          <w:sz w:val="20"/>
          <w:szCs w:val="20"/>
        </w:rPr>
        <w:t xml:space="preserve"> have been identified for </w:t>
      </w:r>
      <w:r w:rsidR="00E704FA" w:rsidRPr="000A0261">
        <w:rPr>
          <w:rFonts w:ascii="Calibri" w:hAnsi="Calibri" w:cs="Calibri"/>
          <w:sz w:val="20"/>
          <w:szCs w:val="20"/>
        </w:rPr>
        <w:t xml:space="preserve">all risks </w:t>
      </w:r>
      <w:r w:rsidR="00EA3B5D" w:rsidRPr="000A0261">
        <w:rPr>
          <w:rFonts w:ascii="Calibri" w:hAnsi="Calibri" w:cs="Calibri"/>
          <w:sz w:val="20"/>
          <w:szCs w:val="20"/>
        </w:rPr>
        <w:t>in a consultative manner with stakeholders during the PPG</w:t>
      </w:r>
      <w:r w:rsidR="00E704FA" w:rsidRPr="000A0261">
        <w:rPr>
          <w:rFonts w:ascii="Calibri" w:hAnsi="Calibri" w:cs="Calibri"/>
          <w:sz w:val="20"/>
          <w:szCs w:val="20"/>
        </w:rPr>
        <w:t xml:space="preserve">. Social and Environmental project risks identified in the SESP (Annex </w:t>
      </w:r>
      <w:r w:rsidR="000A0261" w:rsidRPr="000A0261">
        <w:rPr>
          <w:rFonts w:ascii="Calibri" w:hAnsi="Calibri" w:cs="Calibri"/>
          <w:sz w:val="20"/>
          <w:szCs w:val="20"/>
        </w:rPr>
        <w:t>6</w:t>
      </w:r>
      <w:r w:rsidR="00E704FA" w:rsidRPr="000A0261">
        <w:rPr>
          <w:rFonts w:ascii="Calibri" w:hAnsi="Calibri" w:cs="Calibri"/>
          <w:sz w:val="20"/>
          <w:szCs w:val="20"/>
        </w:rPr>
        <w:t xml:space="preserve">) relate mainly to </w:t>
      </w:r>
      <w:r w:rsidR="00080AAB" w:rsidRPr="000A0261">
        <w:rPr>
          <w:rFonts w:ascii="Calibri" w:hAnsi="Calibri" w:cs="Calibri"/>
          <w:sz w:val="20"/>
          <w:szCs w:val="20"/>
        </w:rPr>
        <w:t>stakeholder engagement, g</w:t>
      </w:r>
      <w:r w:rsidR="00E704FA" w:rsidRPr="000A0261">
        <w:rPr>
          <w:rFonts w:ascii="Calibri" w:hAnsi="Calibri" w:cs="Calibri"/>
          <w:sz w:val="20"/>
          <w:szCs w:val="20"/>
        </w:rPr>
        <w:t xml:space="preserve">ender </w:t>
      </w:r>
      <w:r w:rsidR="00080AAB" w:rsidRPr="000A0261">
        <w:rPr>
          <w:rFonts w:ascii="Calibri" w:hAnsi="Calibri" w:cs="Calibri"/>
          <w:sz w:val="20"/>
          <w:szCs w:val="20"/>
        </w:rPr>
        <w:t>and</w:t>
      </w:r>
      <w:r w:rsidR="00E51B16" w:rsidRPr="000A0261">
        <w:rPr>
          <w:rFonts w:ascii="Calibri" w:hAnsi="Calibri" w:cs="Calibri"/>
          <w:sz w:val="20"/>
          <w:szCs w:val="20"/>
        </w:rPr>
        <w:t xml:space="preserve"> climate change</w:t>
      </w:r>
      <w:r w:rsidR="00E704FA" w:rsidRPr="000A0261">
        <w:rPr>
          <w:rFonts w:ascii="Calibri" w:hAnsi="Calibri" w:cs="Calibri"/>
          <w:sz w:val="20"/>
          <w:szCs w:val="20"/>
        </w:rPr>
        <w:t xml:space="preserve"> </w:t>
      </w:r>
      <w:r w:rsidR="00EF1741" w:rsidRPr="000A0261">
        <w:rPr>
          <w:rFonts w:ascii="Calibri" w:hAnsi="Calibri" w:cs="Calibri"/>
          <w:sz w:val="20"/>
          <w:szCs w:val="20"/>
        </w:rPr>
        <w:t xml:space="preserve">and </w:t>
      </w:r>
      <w:r w:rsidR="00E704FA" w:rsidRPr="000A0261">
        <w:rPr>
          <w:rFonts w:ascii="Calibri" w:hAnsi="Calibri" w:cs="Calibri"/>
          <w:sz w:val="20"/>
          <w:szCs w:val="20"/>
        </w:rPr>
        <w:t xml:space="preserve">are categorized as low and moderate.  They are mitigated </w:t>
      </w:r>
      <w:r w:rsidR="00EA3B5D" w:rsidRPr="000A0261">
        <w:rPr>
          <w:rFonts w:ascii="Calibri" w:hAnsi="Calibri" w:cs="Calibri"/>
          <w:sz w:val="20"/>
          <w:szCs w:val="20"/>
        </w:rPr>
        <w:t>through</w:t>
      </w:r>
      <w:r w:rsidR="00E704FA" w:rsidRPr="000A0261">
        <w:rPr>
          <w:rFonts w:ascii="Calibri" w:hAnsi="Calibri" w:cs="Calibri"/>
          <w:sz w:val="20"/>
          <w:szCs w:val="20"/>
        </w:rPr>
        <w:t xml:space="preserve"> the Gender Analysis and Action Plan (Annex </w:t>
      </w:r>
      <w:r w:rsidR="000A0261" w:rsidRPr="000A0261">
        <w:rPr>
          <w:rFonts w:ascii="Calibri" w:hAnsi="Calibri" w:cs="Calibri"/>
          <w:sz w:val="20"/>
          <w:szCs w:val="20"/>
        </w:rPr>
        <w:t>11</w:t>
      </w:r>
      <w:r w:rsidR="00E704FA" w:rsidRPr="000A0261">
        <w:rPr>
          <w:rFonts w:ascii="Calibri" w:hAnsi="Calibri" w:cs="Calibri"/>
          <w:sz w:val="20"/>
          <w:szCs w:val="20"/>
        </w:rPr>
        <w:t xml:space="preserve">) and the stakeholder engagement plan (Annex </w:t>
      </w:r>
      <w:r w:rsidR="000A0261" w:rsidRPr="000A0261">
        <w:rPr>
          <w:rFonts w:ascii="Calibri" w:hAnsi="Calibri" w:cs="Calibri"/>
          <w:sz w:val="20"/>
          <w:szCs w:val="20"/>
        </w:rPr>
        <w:t>9</w:t>
      </w:r>
      <w:r w:rsidR="00E704FA" w:rsidRPr="000A0261">
        <w:rPr>
          <w:rFonts w:ascii="Calibri" w:hAnsi="Calibri" w:cs="Calibri"/>
          <w:sz w:val="20"/>
          <w:szCs w:val="20"/>
        </w:rPr>
        <w:t xml:space="preserve">). </w:t>
      </w:r>
      <w:r w:rsidR="00402AA1" w:rsidRPr="000A0261">
        <w:rPr>
          <w:rFonts w:ascii="Calibri" w:hAnsi="Calibri" w:cs="Calibri"/>
          <w:sz w:val="20"/>
          <w:szCs w:val="20"/>
        </w:rPr>
        <w:t xml:space="preserve">As per </w:t>
      </w:r>
      <w:r w:rsidR="00DA30DB" w:rsidRPr="000A0261">
        <w:rPr>
          <w:rFonts w:ascii="Calibri" w:hAnsi="Calibri" w:cs="Calibri"/>
          <w:sz w:val="20"/>
          <w:szCs w:val="20"/>
        </w:rPr>
        <w:t xml:space="preserve">its </w:t>
      </w:r>
      <w:r w:rsidR="00402AA1" w:rsidRPr="000A0261">
        <w:rPr>
          <w:rFonts w:ascii="Calibri" w:hAnsi="Calibri" w:cs="Calibri"/>
          <w:sz w:val="20"/>
          <w:szCs w:val="20"/>
        </w:rPr>
        <w:t>standar</w:t>
      </w:r>
      <w:r w:rsidR="00DA30DB" w:rsidRPr="000A0261">
        <w:rPr>
          <w:rFonts w:ascii="Calibri" w:hAnsi="Calibri" w:cs="Calibri"/>
          <w:sz w:val="20"/>
          <w:szCs w:val="20"/>
        </w:rPr>
        <w:t xml:space="preserve">d </w:t>
      </w:r>
      <w:r w:rsidR="0086381F" w:rsidRPr="000A0261">
        <w:rPr>
          <w:rFonts w:ascii="Calibri" w:hAnsi="Calibri" w:cs="Calibri"/>
          <w:sz w:val="20"/>
          <w:szCs w:val="20"/>
        </w:rPr>
        <w:t>operating procedures,</w:t>
      </w:r>
      <w:r w:rsidR="00DA30DB" w:rsidRPr="000A0261">
        <w:rPr>
          <w:rFonts w:ascii="Calibri" w:hAnsi="Calibri" w:cs="Calibri"/>
          <w:sz w:val="20"/>
          <w:szCs w:val="20"/>
        </w:rPr>
        <w:t xml:space="preserve"> </w:t>
      </w:r>
      <w:r w:rsidR="00402AA1" w:rsidRPr="000A0261">
        <w:rPr>
          <w:rFonts w:ascii="Calibri" w:hAnsi="Calibri" w:cs="Calibri"/>
          <w:sz w:val="20"/>
          <w:szCs w:val="20"/>
        </w:rPr>
        <w:t>UND</w:t>
      </w:r>
      <w:r w:rsidR="0086381F" w:rsidRPr="000A0261">
        <w:rPr>
          <w:rFonts w:ascii="Calibri" w:hAnsi="Calibri" w:cs="Calibri"/>
          <w:sz w:val="20"/>
          <w:szCs w:val="20"/>
        </w:rPr>
        <w:t xml:space="preserve">P </w:t>
      </w:r>
      <w:r w:rsidR="00402AA1" w:rsidRPr="000A0261">
        <w:rPr>
          <w:rFonts w:ascii="Calibri" w:hAnsi="Calibri" w:cs="Calibri"/>
          <w:sz w:val="20"/>
          <w:szCs w:val="20"/>
        </w:rPr>
        <w:t xml:space="preserve">will </w:t>
      </w:r>
      <w:r w:rsidR="002D4CF7" w:rsidRPr="000A0261">
        <w:rPr>
          <w:rFonts w:ascii="Calibri" w:hAnsi="Calibri" w:cs="Calibri"/>
          <w:sz w:val="20"/>
          <w:szCs w:val="20"/>
        </w:rPr>
        <w:t>conduct</w:t>
      </w:r>
      <w:r w:rsidR="002D4CF7" w:rsidRPr="003C608A">
        <w:rPr>
          <w:rFonts w:ascii="Calibri" w:hAnsi="Calibri" w:cs="Calibri"/>
          <w:sz w:val="20"/>
          <w:szCs w:val="20"/>
        </w:rPr>
        <w:t xml:space="preserve"> quarterly </w:t>
      </w:r>
      <w:r w:rsidR="00402AA1" w:rsidRPr="003C608A">
        <w:rPr>
          <w:rFonts w:ascii="Calibri" w:hAnsi="Calibri" w:cs="Calibri"/>
          <w:sz w:val="20"/>
          <w:szCs w:val="20"/>
        </w:rPr>
        <w:t>monitor</w:t>
      </w:r>
      <w:r w:rsidR="002D4CF7" w:rsidRPr="003C608A">
        <w:rPr>
          <w:rFonts w:ascii="Calibri" w:hAnsi="Calibri" w:cs="Calibri"/>
          <w:sz w:val="20"/>
          <w:szCs w:val="20"/>
        </w:rPr>
        <w:t>ing</w:t>
      </w:r>
      <w:r w:rsidR="00402AA1" w:rsidRPr="003C608A">
        <w:rPr>
          <w:rFonts w:ascii="Calibri" w:hAnsi="Calibri" w:cs="Calibri"/>
          <w:sz w:val="20"/>
          <w:szCs w:val="20"/>
        </w:rPr>
        <w:t xml:space="preserve"> and report on the status of risks t</w:t>
      </w:r>
      <w:r w:rsidR="000A2806">
        <w:rPr>
          <w:rFonts w:ascii="Calibri" w:hAnsi="Calibri" w:cs="Calibri"/>
          <w:sz w:val="20"/>
          <w:szCs w:val="20"/>
        </w:rPr>
        <w:t xml:space="preserve">hrough its </w:t>
      </w:r>
      <w:r w:rsidR="00402AA1" w:rsidRPr="003C608A">
        <w:rPr>
          <w:rFonts w:ascii="Calibri" w:hAnsi="Calibri" w:cs="Calibri"/>
          <w:sz w:val="20"/>
          <w:szCs w:val="20"/>
        </w:rPr>
        <w:t>Country Office. The UNDP Country Office will record progress in the UNDP ATLAS risk log. Risks will be reported as critical when the impact and probability are high (</w:t>
      </w:r>
      <w:proofErr w:type="gramStart"/>
      <w:r w:rsidR="00402AA1" w:rsidRPr="003C608A">
        <w:rPr>
          <w:rFonts w:ascii="Calibri" w:hAnsi="Calibri" w:cs="Calibri"/>
          <w:sz w:val="20"/>
          <w:szCs w:val="20"/>
        </w:rPr>
        <w:t>i.e.</w:t>
      </w:r>
      <w:proofErr w:type="gramEnd"/>
      <w:r w:rsidR="00402AA1" w:rsidRPr="003C608A">
        <w:rPr>
          <w:rFonts w:ascii="Calibri" w:hAnsi="Calibri" w:cs="Calibri"/>
          <w:sz w:val="20"/>
          <w:szCs w:val="20"/>
        </w:rPr>
        <w:t xml:space="preserve"> when impact is rated as 5, and when impact is rated as 4 and probability is rated at 3 or higher). Management responses to critical risks will also be reported to the GEF in the annual PIR. </w:t>
      </w:r>
    </w:p>
    <w:p w14:paraId="6AA54951" w14:textId="77777777" w:rsidR="00402AA1" w:rsidRPr="00FD7C66" w:rsidRDefault="00402AA1" w:rsidP="00402AA1">
      <w:pPr>
        <w:spacing w:line="259" w:lineRule="auto"/>
        <w:rPr>
          <w:rFonts w:cs="Calibri"/>
          <w:szCs w:val="20"/>
        </w:rPr>
      </w:pPr>
      <w:r w:rsidRPr="00FD7C66">
        <w:rPr>
          <w:rFonts w:cs="Calibri"/>
          <w:szCs w:val="20"/>
        </w:rPr>
        <w:t xml:space="preserve"> </w:t>
      </w:r>
    </w:p>
    <w:p w14:paraId="59F23A9D" w14:textId="23549231" w:rsidR="00967A25" w:rsidRPr="004A15E1" w:rsidRDefault="00354A3A" w:rsidP="005913BC">
      <w:pPr>
        <w:widowControl w:val="0"/>
        <w:numPr>
          <w:ilvl w:val="0"/>
          <w:numId w:val="36"/>
        </w:numPr>
        <w:autoSpaceDE w:val="0"/>
        <w:autoSpaceDN w:val="0"/>
        <w:adjustRightInd w:val="0"/>
        <w:spacing w:after="240"/>
        <w:jc w:val="both"/>
        <w:rPr>
          <w:rFonts w:asciiTheme="minorHAnsi" w:hAnsiTheme="minorHAnsi" w:cstheme="minorHAnsi"/>
          <w:sz w:val="20"/>
          <w:szCs w:val="20"/>
        </w:rPr>
      </w:pPr>
      <w:r w:rsidRPr="004A15E1">
        <w:rPr>
          <w:rFonts w:asciiTheme="minorHAnsi" w:hAnsiTheme="minorHAnsi" w:cstheme="minorHAnsi"/>
          <w:sz w:val="20"/>
          <w:szCs w:val="20"/>
          <w:u w:val="single"/>
        </w:rPr>
        <w:t>Assumptions</w:t>
      </w:r>
      <w:r w:rsidRPr="004A15E1">
        <w:rPr>
          <w:rFonts w:asciiTheme="minorHAnsi" w:hAnsiTheme="minorHAnsi" w:cstheme="minorHAnsi"/>
          <w:sz w:val="20"/>
          <w:szCs w:val="20"/>
        </w:rPr>
        <w:t xml:space="preserve">. </w:t>
      </w:r>
      <w:r w:rsidR="00402AA1" w:rsidRPr="004A15E1">
        <w:rPr>
          <w:rFonts w:asciiTheme="minorHAnsi" w:hAnsiTheme="minorHAnsi" w:cstheme="minorHAnsi"/>
          <w:sz w:val="20"/>
          <w:szCs w:val="20"/>
        </w:rPr>
        <w:t>The project</w:t>
      </w:r>
      <w:r w:rsidR="0006441A" w:rsidRPr="004A15E1">
        <w:rPr>
          <w:rFonts w:asciiTheme="minorHAnsi" w:hAnsiTheme="minorHAnsi" w:cstheme="minorHAnsi"/>
          <w:sz w:val="20"/>
          <w:szCs w:val="20"/>
        </w:rPr>
        <w:t>’s</w:t>
      </w:r>
      <w:r w:rsidR="009258B2" w:rsidRPr="004A15E1">
        <w:rPr>
          <w:rFonts w:asciiTheme="minorHAnsi" w:hAnsiTheme="minorHAnsi" w:cstheme="minorHAnsi"/>
          <w:sz w:val="20"/>
          <w:szCs w:val="20"/>
        </w:rPr>
        <w:t xml:space="preserve"> success</w:t>
      </w:r>
      <w:r w:rsidR="00402AA1" w:rsidRPr="004A15E1">
        <w:rPr>
          <w:rFonts w:asciiTheme="minorHAnsi" w:hAnsiTheme="minorHAnsi" w:cstheme="minorHAnsi"/>
          <w:sz w:val="20"/>
          <w:szCs w:val="20"/>
        </w:rPr>
        <w:t xml:space="preserve"> is</w:t>
      </w:r>
      <w:r w:rsidR="009258B2" w:rsidRPr="004A15E1">
        <w:rPr>
          <w:rFonts w:asciiTheme="minorHAnsi" w:hAnsiTheme="minorHAnsi" w:cstheme="minorHAnsi"/>
          <w:sz w:val="20"/>
          <w:szCs w:val="20"/>
        </w:rPr>
        <w:t xml:space="preserve"> contingent up</w:t>
      </w:r>
      <w:r w:rsidR="00402AA1" w:rsidRPr="004A15E1">
        <w:rPr>
          <w:rFonts w:asciiTheme="minorHAnsi" w:hAnsiTheme="minorHAnsi" w:cstheme="minorHAnsi"/>
          <w:sz w:val="20"/>
          <w:szCs w:val="20"/>
        </w:rPr>
        <w:t>on the</w:t>
      </w:r>
      <w:r w:rsidR="009258B2" w:rsidRPr="004A15E1">
        <w:rPr>
          <w:rFonts w:asciiTheme="minorHAnsi" w:hAnsiTheme="minorHAnsi" w:cstheme="minorHAnsi"/>
          <w:sz w:val="20"/>
          <w:szCs w:val="20"/>
        </w:rPr>
        <w:t xml:space="preserve"> following</w:t>
      </w:r>
      <w:r w:rsidR="00402AA1" w:rsidRPr="004A15E1">
        <w:rPr>
          <w:rFonts w:asciiTheme="minorHAnsi" w:hAnsiTheme="minorHAnsi" w:cstheme="minorHAnsi"/>
          <w:sz w:val="20"/>
          <w:szCs w:val="20"/>
        </w:rPr>
        <w:t xml:space="preserve"> </w:t>
      </w:r>
      <w:r w:rsidR="00967A25" w:rsidRPr="004A15E1">
        <w:rPr>
          <w:rFonts w:asciiTheme="minorHAnsi" w:hAnsiTheme="minorHAnsi" w:cstheme="minorHAnsi"/>
          <w:sz w:val="20"/>
          <w:szCs w:val="20"/>
        </w:rPr>
        <w:t>key assumption</w:t>
      </w:r>
      <w:r w:rsidR="009258B2" w:rsidRPr="004A15E1">
        <w:rPr>
          <w:rFonts w:asciiTheme="minorHAnsi" w:hAnsiTheme="minorHAnsi" w:cstheme="minorHAnsi"/>
          <w:sz w:val="20"/>
          <w:szCs w:val="20"/>
        </w:rPr>
        <w:t>s</w:t>
      </w:r>
      <w:r w:rsidR="00967A25" w:rsidRPr="004A15E1">
        <w:rPr>
          <w:rFonts w:asciiTheme="minorHAnsi" w:hAnsiTheme="minorHAnsi" w:cstheme="minorHAnsi"/>
          <w:sz w:val="20"/>
          <w:szCs w:val="20"/>
        </w:rPr>
        <w:t>:</w:t>
      </w:r>
      <w:r w:rsidR="00402AA1" w:rsidRPr="004A15E1">
        <w:rPr>
          <w:rFonts w:asciiTheme="minorHAnsi" w:hAnsiTheme="minorHAnsi" w:cstheme="minorHAnsi"/>
          <w:sz w:val="20"/>
          <w:szCs w:val="20"/>
        </w:rPr>
        <w:t xml:space="preserve"> </w:t>
      </w:r>
    </w:p>
    <w:p w14:paraId="35776D37" w14:textId="79C499E4" w:rsidR="00AC0B8F" w:rsidRPr="004A15E1" w:rsidRDefault="00BB6B81" w:rsidP="005913BC">
      <w:pPr>
        <w:widowControl w:val="0"/>
        <w:numPr>
          <w:ilvl w:val="0"/>
          <w:numId w:val="33"/>
        </w:numPr>
        <w:autoSpaceDE w:val="0"/>
        <w:autoSpaceDN w:val="0"/>
        <w:adjustRightInd w:val="0"/>
        <w:ind w:left="714" w:hanging="357"/>
        <w:jc w:val="both"/>
        <w:rPr>
          <w:rFonts w:asciiTheme="minorHAnsi" w:hAnsiTheme="minorHAnsi" w:cstheme="minorHAnsi"/>
          <w:sz w:val="20"/>
          <w:szCs w:val="20"/>
        </w:rPr>
      </w:pPr>
      <w:r w:rsidRPr="004A15E1">
        <w:rPr>
          <w:rFonts w:asciiTheme="minorHAnsi" w:hAnsiTheme="minorHAnsi" w:cstheme="minorHAnsi"/>
          <w:sz w:val="20"/>
          <w:szCs w:val="20"/>
        </w:rPr>
        <w:t>I</w:t>
      </w:r>
      <w:r w:rsidR="00402AA1" w:rsidRPr="004A15E1">
        <w:rPr>
          <w:rFonts w:asciiTheme="minorHAnsi" w:hAnsiTheme="minorHAnsi" w:cstheme="minorHAnsi"/>
          <w:sz w:val="20"/>
          <w:szCs w:val="20"/>
        </w:rPr>
        <w:t xml:space="preserve">nvolved </w:t>
      </w:r>
      <w:r w:rsidR="0090799F" w:rsidRPr="004A15E1">
        <w:rPr>
          <w:rFonts w:asciiTheme="minorHAnsi" w:hAnsiTheme="minorHAnsi" w:cstheme="minorHAnsi"/>
          <w:sz w:val="20"/>
          <w:szCs w:val="20"/>
        </w:rPr>
        <w:t xml:space="preserve">stakeholders at </w:t>
      </w:r>
      <w:r w:rsidR="00402AA1" w:rsidRPr="004A15E1">
        <w:rPr>
          <w:rFonts w:asciiTheme="minorHAnsi" w:hAnsiTheme="minorHAnsi" w:cstheme="minorHAnsi"/>
          <w:sz w:val="20"/>
          <w:szCs w:val="20"/>
        </w:rPr>
        <w:t>national</w:t>
      </w:r>
      <w:r w:rsidR="0090799F" w:rsidRPr="004A15E1">
        <w:rPr>
          <w:rFonts w:asciiTheme="minorHAnsi" w:hAnsiTheme="minorHAnsi" w:cstheme="minorHAnsi"/>
          <w:sz w:val="20"/>
          <w:szCs w:val="20"/>
        </w:rPr>
        <w:t xml:space="preserve"> and local </w:t>
      </w:r>
      <w:r w:rsidR="00402AA1" w:rsidRPr="004A15E1">
        <w:rPr>
          <w:rFonts w:asciiTheme="minorHAnsi" w:hAnsiTheme="minorHAnsi" w:cstheme="minorHAnsi"/>
          <w:sz w:val="20"/>
          <w:szCs w:val="20"/>
        </w:rPr>
        <w:t xml:space="preserve">community </w:t>
      </w:r>
      <w:r w:rsidR="0090799F" w:rsidRPr="004A15E1">
        <w:rPr>
          <w:rFonts w:asciiTheme="minorHAnsi" w:hAnsiTheme="minorHAnsi" w:cstheme="minorHAnsi"/>
          <w:sz w:val="20"/>
          <w:szCs w:val="20"/>
        </w:rPr>
        <w:t>level</w:t>
      </w:r>
      <w:r w:rsidR="00354A3A" w:rsidRPr="004A15E1">
        <w:rPr>
          <w:rFonts w:asciiTheme="minorHAnsi" w:hAnsiTheme="minorHAnsi" w:cstheme="minorHAnsi"/>
          <w:sz w:val="20"/>
          <w:szCs w:val="20"/>
        </w:rPr>
        <w:t>s</w:t>
      </w:r>
      <w:r w:rsidR="0090799F" w:rsidRPr="004A15E1">
        <w:rPr>
          <w:rFonts w:asciiTheme="minorHAnsi" w:hAnsiTheme="minorHAnsi" w:cstheme="minorHAnsi"/>
          <w:sz w:val="20"/>
          <w:szCs w:val="20"/>
        </w:rPr>
        <w:t xml:space="preserve"> across different categories</w:t>
      </w:r>
      <w:r w:rsidRPr="004A15E1">
        <w:rPr>
          <w:rFonts w:asciiTheme="minorHAnsi" w:hAnsiTheme="minorHAnsi" w:cstheme="minorHAnsi"/>
          <w:sz w:val="20"/>
          <w:szCs w:val="20"/>
        </w:rPr>
        <w:t xml:space="preserve"> </w:t>
      </w:r>
      <w:r w:rsidR="00402AA1" w:rsidRPr="004A15E1">
        <w:rPr>
          <w:rFonts w:asciiTheme="minorHAnsi" w:hAnsiTheme="minorHAnsi" w:cstheme="minorHAnsi"/>
          <w:sz w:val="20"/>
          <w:szCs w:val="20"/>
        </w:rPr>
        <w:t xml:space="preserve">are willing and able to </w:t>
      </w:r>
      <w:r w:rsidRPr="004A15E1">
        <w:rPr>
          <w:rFonts w:asciiTheme="minorHAnsi" w:hAnsiTheme="minorHAnsi" w:cstheme="minorHAnsi"/>
          <w:sz w:val="20"/>
          <w:szCs w:val="20"/>
        </w:rPr>
        <w:t xml:space="preserve">participate in and to </w:t>
      </w:r>
      <w:r w:rsidR="00402AA1" w:rsidRPr="004A15E1">
        <w:rPr>
          <w:rFonts w:asciiTheme="minorHAnsi" w:hAnsiTheme="minorHAnsi" w:cstheme="minorHAnsi"/>
          <w:sz w:val="20"/>
          <w:szCs w:val="20"/>
        </w:rPr>
        <w:t xml:space="preserve">contribute to the </w:t>
      </w:r>
      <w:r w:rsidR="0090799F" w:rsidRPr="004A15E1">
        <w:rPr>
          <w:rFonts w:asciiTheme="minorHAnsi" w:hAnsiTheme="minorHAnsi" w:cstheme="minorHAnsi"/>
          <w:sz w:val="20"/>
          <w:szCs w:val="20"/>
        </w:rPr>
        <w:t>success</w:t>
      </w:r>
      <w:r w:rsidR="00402AA1" w:rsidRPr="004A15E1">
        <w:rPr>
          <w:rFonts w:asciiTheme="minorHAnsi" w:hAnsiTheme="minorHAnsi" w:cstheme="minorHAnsi"/>
          <w:sz w:val="20"/>
          <w:szCs w:val="20"/>
        </w:rPr>
        <w:t xml:space="preserve">. </w:t>
      </w:r>
    </w:p>
    <w:p w14:paraId="02C5FE66" w14:textId="692B8E0E" w:rsidR="00967A25" w:rsidRPr="004A15E1" w:rsidRDefault="00967A25" w:rsidP="005913BC">
      <w:pPr>
        <w:widowControl w:val="0"/>
        <w:numPr>
          <w:ilvl w:val="0"/>
          <w:numId w:val="33"/>
        </w:numPr>
        <w:autoSpaceDE w:val="0"/>
        <w:autoSpaceDN w:val="0"/>
        <w:adjustRightInd w:val="0"/>
        <w:ind w:left="714" w:hanging="357"/>
        <w:jc w:val="both"/>
        <w:rPr>
          <w:rFonts w:asciiTheme="minorHAnsi" w:hAnsiTheme="minorHAnsi" w:cstheme="minorHAnsi"/>
          <w:sz w:val="20"/>
          <w:szCs w:val="20"/>
        </w:rPr>
      </w:pPr>
      <w:r w:rsidRPr="004A15E1">
        <w:rPr>
          <w:rFonts w:asciiTheme="minorHAnsi" w:hAnsiTheme="minorHAnsi" w:cstheme="minorHAnsi"/>
          <w:sz w:val="20"/>
          <w:szCs w:val="20"/>
        </w:rPr>
        <w:t xml:space="preserve">The security </w:t>
      </w:r>
      <w:r w:rsidR="00A80D01" w:rsidRPr="004A15E1">
        <w:rPr>
          <w:rFonts w:asciiTheme="minorHAnsi" w:hAnsiTheme="minorHAnsi" w:cstheme="minorHAnsi"/>
          <w:sz w:val="20"/>
          <w:szCs w:val="20"/>
        </w:rPr>
        <w:t xml:space="preserve">and sanitary </w:t>
      </w:r>
      <w:r w:rsidRPr="004A15E1">
        <w:rPr>
          <w:rFonts w:asciiTheme="minorHAnsi" w:hAnsiTheme="minorHAnsi" w:cstheme="minorHAnsi"/>
          <w:sz w:val="20"/>
          <w:szCs w:val="20"/>
        </w:rPr>
        <w:t xml:space="preserve">situation in Burkina Faso will not further </w:t>
      </w:r>
      <w:r w:rsidR="00AC0B8F" w:rsidRPr="004A15E1">
        <w:rPr>
          <w:rFonts w:asciiTheme="minorHAnsi" w:hAnsiTheme="minorHAnsi" w:cstheme="minorHAnsi"/>
          <w:sz w:val="20"/>
          <w:szCs w:val="20"/>
        </w:rPr>
        <w:t xml:space="preserve">deteriorate </w:t>
      </w:r>
      <w:r w:rsidR="00A80D01" w:rsidRPr="004A15E1">
        <w:rPr>
          <w:rFonts w:asciiTheme="minorHAnsi" w:hAnsiTheme="minorHAnsi" w:cstheme="minorHAnsi"/>
          <w:sz w:val="20"/>
          <w:szCs w:val="20"/>
        </w:rPr>
        <w:t xml:space="preserve">to an extent where it </w:t>
      </w:r>
      <w:proofErr w:type="gramStart"/>
      <w:r w:rsidR="00A80D01" w:rsidRPr="004A15E1">
        <w:rPr>
          <w:rFonts w:asciiTheme="minorHAnsi" w:hAnsiTheme="minorHAnsi" w:cstheme="minorHAnsi"/>
          <w:sz w:val="20"/>
          <w:szCs w:val="20"/>
        </w:rPr>
        <w:t>will</w:t>
      </w:r>
      <w:proofErr w:type="gramEnd"/>
      <w:r w:rsidR="00AC0B8F" w:rsidRPr="004A15E1">
        <w:rPr>
          <w:rFonts w:asciiTheme="minorHAnsi" w:hAnsiTheme="minorHAnsi" w:cstheme="minorHAnsi"/>
          <w:sz w:val="20"/>
          <w:szCs w:val="20"/>
        </w:rPr>
        <w:t xml:space="preserve"> impossible </w:t>
      </w:r>
      <w:r w:rsidR="00A80D01" w:rsidRPr="004A15E1">
        <w:rPr>
          <w:rFonts w:asciiTheme="minorHAnsi" w:hAnsiTheme="minorHAnsi" w:cstheme="minorHAnsi"/>
          <w:sz w:val="20"/>
          <w:szCs w:val="20"/>
        </w:rPr>
        <w:t>to</w:t>
      </w:r>
      <w:r w:rsidR="00AC0B8F" w:rsidRPr="004A15E1">
        <w:rPr>
          <w:rFonts w:asciiTheme="minorHAnsi" w:hAnsiTheme="minorHAnsi" w:cstheme="minorHAnsi"/>
          <w:sz w:val="20"/>
          <w:szCs w:val="20"/>
        </w:rPr>
        <w:t xml:space="preserve"> implement</w:t>
      </w:r>
      <w:r w:rsidR="00A80D01" w:rsidRPr="004A15E1">
        <w:rPr>
          <w:rFonts w:asciiTheme="minorHAnsi" w:hAnsiTheme="minorHAnsi" w:cstheme="minorHAnsi"/>
          <w:sz w:val="20"/>
          <w:szCs w:val="20"/>
        </w:rPr>
        <w:t xml:space="preserve"> the project activities</w:t>
      </w:r>
      <w:r w:rsidR="00AC0B8F" w:rsidRPr="004A15E1">
        <w:rPr>
          <w:rFonts w:asciiTheme="minorHAnsi" w:hAnsiTheme="minorHAnsi" w:cstheme="minorHAnsi"/>
          <w:sz w:val="20"/>
          <w:szCs w:val="20"/>
        </w:rPr>
        <w:t>.</w:t>
      </w:r>
    </w:p>
    <w:p w14:paraId="7E562787" w14:textId="2C4944F5" w:rsidR="00E03D98" w:rsidRPr="004A15E1" w:rsidRDefault="00E03D98" w:rsidP="005913BC">
      <w:pPr>
        <w:numPr>
          <w:ilvl w:val="0"/>
          <w:numId w:val="33"/>
        </w:numPr>
        <w:ind w:left="714" w:hanging="357"/>
        <w:jc w:val="both"/>
        <w:rPr>
          <w:rFonts w:asciiTheme="minorHAnsi" w:hAnsiTheme="minorHAnsi" w:cstheme="minorHAnsi"/>
          <w:sz w:val="20"/>
          <w:szCs w:val="20"/>
        </w:rPr>
      </w:pPr>
      <w:r w:rsidRPr="004A15E1">
        <w:rPr>
          <w:rFonts w:asciiTheme="minorHAnsi" w:eastAsia="Arial" w:hAnsiTheme="minorHAnsi" w:cstheme="minorHAnsi"/>
          <w:sz w:val="20"/>
          <w:szCs w:val="20"/>
        </w:rPr>
        <w:t>ABER remains committed to the project and support</w:t>
      </w:r>
      <w:r w:rsidR="00407B36" w:rsidRPr="004A15E1">
        <w:rPr>
          <w:rFonts w:asciiTheme="minorHAnsi" w:eastAsia="Arial" w:hAnsiTheme="minorHAnsi" w:cstheme="minorHAnsi"/>
          <w:sz w:val="20"/>
          <w:szCs w:val="20"/>
        </w:rPr>
        <w:t>s a</w:t>
      </w:r>
      <w:r w:rsidRPr="004A15E1">
        <w:rPr>
          <w:rFonts w:asciiTheme="minorHAnsi" w:eastAsia="Arial" w:hAnsiTheme="minorHAnsi" w:cstheme="minorHAnsi"/>
          <w:sz w:val="20"/>
          <w:szCs w:val="20"/>
        </w:rPr>
        <w:t xml:space="preserve">ll </w:t>
      </w:r>
      <w:r w:rsidR="00407B36" w:rsidRPr="004A15E1">
        <w:rPr>
          <w:rFonts w:asciiTheme="minorHAnsi" w:eastAsia="Arial" w:hAnsiTheme="minorHAnsi" w:cstheme="minorHAnsi"/>
          <w:sz w:val="20"/>
          <w:szCs w:val="20"/>
        </w:rPr>
        <w:t xml:space="preserve">activities such as site identification for pilot projects acquisition of permits and </w:t>
      </w:r>
      <w:r w:rsidRPr="004A15E1">
        <w:rPr>
          <w:rFonts w:asciiTheme="minorHAnsi" w:eastAsia="Arial" w:hAnsiTheme="minorHAnsi" w:cstheme="minorHAnsi"/>
          <w:sz w:val="20"/>
          <w:szCs w:val="20"/>
        </w:rPr>
        <w:t xml:space="preserve">the </w:t>
      </w:r>
      <w:r w:rsidR="00774F46" w:rsidRPr="004A15E1">
        <w:rPr>
          <w:rFonts w:asciiTheme="minorHAnsi" w:eastAsia="Arial" w:hAnsiTheme="minorHAnsi" w:cstheme="minorHAnsi"/>
          <w:sz w:val="20"/>
          <w:szCs w:val="20"/>
        </w:rPr>
        <w:t>approva</w:t>
      </w:r>
      <w:r w:rsidR="00DD2543" w:rsidRPr="004A15E1">
        <w:rPr>
          <w:rFonts w:asciiTheme="minorHAnsi" w:eastAsia="Arial" w:hAnsiTheme="minorHAnsi" w:cstheme="minorHAnsi"/>
          <w:sz w:val="20"/>
          <w:szCs w:val="20"/>
        </w:rPr>
        <w:t>l</w:t>
      </w:r>
      <w:r w:rsidR="00774F46" w:rsidRPr="004A15E1">
        <w:rPr>
          <w:rFonts w:asciiTheme="minorHAnsi" w:eastAsia="Arial" w:hAnsiTheme="minorHAnsi" w:cstheme="minorHAnsi"/>
          <w:sz w:val="20"/>
          <w:szCs w:val="20"/>
        </w:rPr>
        <w:t>, availability of</w:t>
      </w:r>
      <w:r w:rsidRPr="004A15E1">
        <w:rPr>
          <w:rFonts w:asciiTheme="minorHAnsi" w:eastAsia="Arial" w:hAnsiTheme="minorHAnsi" w:cstheme="minorHAnsi"/>
          <w:sz w:val="20"/>
          <w:szCs w:val="20"/>
        </w:rPr>
        <w:t xml:space="preserve"> provision </w:t>
      </w:r>
      <w:r w:rsidR="00774F46" w:rsidRPr="004A15E1">
        <w:rPr>
          <w:rFonts w:asciiTheme="minorHAnsi" w:eastAsia="Arial" w:hAnsiTheme="minorHAnsi" w:cstheme="minorHAnsi"/>
          <w:sz w:val="20"/>
          <w:szCs w:val="20"/>
        </w:rPr>
        <w:t>of staff, co-financing, etc.</w:t>
      </w:r>
    </w:p>
    <w:p w14:paraId="32666907" w14:textId="11E73EDB" w:rsidR="004A56E9" w:rsidRPr="004A15E1" w:rsidRDefault="00E03D98" w:rsidP="005913BC">
      <w:pPr>
        <w:numPr>
          <w:ilvl w:val="0"/>
          <w:numId w:val="33"/>
        </w:numPr>
        <w:ind w:left="714" w:hanging="357"/>
        <w:jc w:val="both"/>
        <w:rPr>
          <w:rFonts w:asciiTheme="minorHAnsi" w:hAnsiTheme="minorHAnsi" w:cstheme="minorHAnsi"/>
          <w:sz w:val="20"/>
          <w:szCs w:val="20"/>
        </w:rPr>
      </w:pPr>
      <w:r w:rsidRPr="004A15E1">
        <w:rPr>
          <w:rFonts w:asciiTheme="minorHAnsi" w:eastAsia="Arial" w:hAnsiTheme="minorHAnsi" w:cstheme="minorHAnsi"/>
          <w:sz w:val="20"/>
          <w:szCs w:val="20"/>
        </w:rPr>
        <w:t>The</w:t>
      </w:r>
      <w:r w:rsidR="00774F46" w:rsidRPr="004A15E1">
        <w:rPr>
          <w:rFonts w:asciiTheme="minorHAnsi" w:eastAsia="Arial" w:hAnsiTheme="minorHAnsi" w:cstheme="minorHAnsi"/>
          <w:sz w:val="20"/>
          <w:szCs w:val="20"/>
        </w:rPr>
        <w:t xml:space="preserve">re are enough </w:t>
      </w:r>
      <w:r w:rsidRPr="004A15E1">
        <w:rPr>
          <w:rFonts w:asciiTheme="minorHAnsi" w:eastAsia="Arial" w:hAnsiTheme="minorHAnsi" w:cstheme="minorHAnsi"/>
          <w:sz w:val="20"/>
          <w:szCs w:val="20"/>
        </w:rPr>
        <w:t xml:space="preserve">private sector </w:t>
      </w:r>
      <w:r w:rsidR="00774F46" w:rsidRPr="004A15E1">
        <w:rPr>
          <w:rFonts w:asciiTheme="minorHAnsi" w:eastAsia="Arial" w:hAnsiTheme="minorHAnsi" w:cstheme="minorHAnsi"/>
          <w:sz w:val="20"/>
          <w:szCs w:val="20"/>
        </w:rPr>
        <w:t xml:space="preserve">companies </w:t>
      </w:r>
      <w:r w:rsidR="00B06142" w:rsidRPr="004A15E1">
        <w:rPr>
          <w:rFonts w:asciiTheme="minorHAnsi" w:eastAsia="Arial" w:hAnsiTheme="minorHAnsi" w:cstheme="minorHAnsi"/>
          <w:sz w:val="20"/>
          <w:szCs w:val="20"/>
        </w:rPr>
        <w:t xml:space="preserve">that </w:t>
      </w:r>
      <w:r w:rsidR="00370FD1" w:rsidRPr="004A15E1">
        <w:rPr>
          <w:rFonts w:asciiTheme="minorHAnsi" w:eastAsia="Arial" w:hAnsiTheme="minorHAnsi" w:cstheme="minorHAnsi"/>
          <w:sz w:val="20"/>
          <w:szCs w:val="20"/>
        </w:rPr>
        <w:t xml:space="preserve">can participate in tenders for </w:t>
      </w:r>
      <w:r w:rsidR="00774F46" w:rsidRPr="004A15E1">
        <w:rPr>
          <w:rFonts w:asciiTheme="minorHAnsi" w:eastAsia="Arial" w:hAnsiTheme="minorHAnsi" w:cstheme="minorHAnsi"/>
          <w:sz w:val="20"/>
          <w:szCs w:val="20"/>
        </w:rPr>
        <w:t>the pilot</w:t>
      </w:r>
      <w:r w:rsidR="00370FD1" w:rsidRPr="004A15E1">
        <w:rPr>
          <w:rFonts w:asciiTheme="minorHAnsi" w:eastAsia="Arial" w:hAnsiTheme="minorHAnsi" w:cstheme="minorHAnsi"/>
          <w:sz w:val="20"/>
          <w:szCs w:val="20"/>
        </w:rPr>
        <w:t xml:space="preserve"> projects</w:t>
      </w:r>
      <w:r w:rsidR="001363D1">
        <w:rPr>
          <w:rFonts w:asciiTheme="minorHAnsi" w:eastAsia="Arial" w:hAnsiTheme="minorHAnsi" w:cstheme="minorHAnsi"/>
          <w:sz w:val="20"/>
          <w:szCs w:val="20"/>
        </w:rPr>
        <w:t xml:space="preserve">. </w:t>
      </w:r>
    </w:p>
    <w:p w14:paraId="29ED90D1" w14:textId="29749604" w:rsidR="004A56E9" w:rsidRPr="00891B35" w:rsidRDefault="004A56E9" w:rsidP="005913BC">
      <w:pPr>
        <w:numPr>
          <w:ilvl w:val="0"/>
          <w:numId w:val="33"/>
        </w:numPr>
        <w:ind w:left="714" w:hanging="357"/>
        <w:jc w:val="both"/>
        <w:rPr>
          <w:rFonts w:asciiTheme="minorHAnsi" w:hAnsiTheme="minorHAnsi" w:cstheme="minorHAnsi"/>
          <w:sz w:val="20"/>
          <w:szCs w:val="20"/>
        </w:rPr>
      </w:pPr>
      <w:r w:rsidRPr="004A15E1">
        <w:rPr>
          <w:rFonts w:asciiTheme="minorHAnsi" w:eastAsia="Arial" w:hAnsiTheme="minorHAnsi" w:cstheme="minorHAnsi"/>
          <w:sz w:val="20"/>
          <w:szCs w:val="20"/>
        </w:rPr>
        <w:t xml:space="preserve">Funding from GEF for the project will be available and disbursed in a timely manner. </w:t>
      </w:r>
    </w:p>
    <w:p w14:paraId="78ABE440" w14:textId="77777777" w:rsidR="00FC6B55" w:rsidRPr="004A15E1" w:rsidRDefault="00FC6B55" w:rsidP="00891B35">
      <w:pPr>
        <w:jc w:val="both"/>
        <w:rPr>
          <w:rFonts w:asciiTheme="minorHAnsi" w:hAnsiTheme="minorHAnsi" w:cstheme="minorHAnsi"/>
          <w:sz w:val="20"/>
          <w:szCs w:val="20"/>
        </w:rPr>
      </w:pPr>
    </w:p>
    <w:p w14:paraId="1FBB1BC2" w14:textId="64511A82" w:rsidR="00A034A0" w:rsidRPr="009A7F5C" w:rsidRDefault="00A572FB" w:rsidP="005913BC">
      <w:pPr>
        <w:numPr>
          <w:ilvl w:val="0"/>
          <w:numId w:val="36"/>
        </w:numPr>
        <w:jc w:val="both"/>
        <w:rPr>
          <w:rFonts w:cs="Calibri"/>
          <w:szCs w:val="20"/>
        </w:rPr>
      </w:pPr>
      <w:r w:rsidRPr="00DA71B5">
        <w:rPr>
          <w:rFonts w:ascii="Calibri" w:hAnsi="Calibri" w:cs="Calibri"/>
          <w:sz w:val="20"/>
          <w:szCs w:val="20"/>
          <w:u w:val="single"/>
        </w:rPr>
        <w:t>Stakeholder engagement</w:t>
      </w:r>
      <w:r w:rsidR="00707A93" w:rsidRPr="00DA71B5">
        <w:rPr>
          <w:rFonts w:ascii="Calibri" w:hAnsi="Calibri" w:cs="Calibri"/>
          <w:sz w:val="20"/>
          <w:szCs w:val="20"/>
        </w:rPr>
        <w:t xml:space="preserve">: </w:t>
      </w:r>
      <w:r w:rsidR="00B37A80" w:rsidRPr="00DA71B5">
        <w:rPr>
          <w:rFonts w:ascii="Calibri" w:hAnsi="Calibri" w:cs="Calibri"/>
          <w:sz w:val="20"/>
          <w:szCs w:val="20"/>
        </w:rPr>
        <w:t xml:space="preserve">The Project implementation strategy includes extensive stakeholder participation at all levels. </w:t>
      </w:r>
      <w:r w:rsidR="00323C80" w:rsidRPr="00DA71B5">
        <w:rPr>
          <w:rFonts w:ascii="Calibri" w:hAnsi="Calibri" w:cs="Calibri"/>
          <w:sz w:val="20"/>
          <w:szCs w:val="20"/>
        </w:rPr>
        <w:t>Full d</w:t>
      </w:r>
      <w:r w:rsidR="00B37A80" w:rsidRPr="00DA71B5">
        <w:rPr>
          <w:rFonts w:ascii="Calibri" w:hAnsi="Calibri" w:cs="Calibri"/>
          <w:sz w:val="20"/>
          <w:szCs w:val="20"/>
        </w:rPr>
        <w:t>etails o</w:t>
      </w:r>
      <w:r w:rsidR="00323C80" w:rsidRPr="00DA71B5">
        <w:rPr>
          <w:rFonts w:ascii="Calibri" w:hAnsi="Calibri" w:cs="Calibri"/>
          <w:sz w:val="20"/>
          <w:szCs w:val="20"/>
        </w:rPr>
        <w:t>n</w:t>
      </w:r>
      <w:r w:rsidR="00B37A80" w:rsidRPr="00DA71B5">
        <w:rPr>
          <w:rFonts w:ascii="Calibri" w:hAnsi="Calibri" w:cs="Calibri"/>
          <w:sz w:val="20"/>
          <w:szCs w:val="20"/>
        </w:rPr>
        <w:t xml:space="preserve"> the stakeholder</w:t>
      </w:r>
      <w:r w:rsidR="00323C80" w:rsidRPr="00DA71B5">
        <w:rPr>
          <w:rFonts w:ascii="Calibri" w:hAnsi="Calibri" w:cs="Calibri"/>
          <w:sz w:val="20"/>
          <w:szCs w:val="20"/>
        </w:rPr>
        <w:t>s</w:t>
      </w:r>
      <w:r w:rsidR="005A3D35" w:rsidRPr="00DA71B5">
        <w:rPr>
          <w:rFonts w:ascii="Calibri" w:hAnsi="Calibri" w:cs="Calibri"/>
          <w:sz w:val="20"/>
          <w:szCs w:val="20"/>
        </w:rPr>
        <w:t>’</w:t>
      </w:r>
      <w:r w:rsidR="00B37A80" w:rsidRPr="00DA71B5">
        <w:rPr>
          <w:rFonts w:ascii="Calibri" w:hAnsi="Calibri" w:cs="Calibri"/>
          <w:sz w:val="20"/>
          <w:szCs w:val="20"/>
        </w:rPr>
        <w:t xml:space="preserve"> participation are provided in the Stakeholder Engagement Plan (Annex F). At a broad level, participation and representation of stakeholders will be ensured through the governance structure</w:t>
      </w:r>
      <w:r w:rsidR="00A062B8" w:rsidRPr="00DA71B5">
        <w:rPr>
          <w:rFonts w:ascii="Calibri" w:hAnsi="Calibri" w:cs="Calibri"/>
          <w:sz w:val="20"/>
          <w:szCs w:val="20"/>
        </w:rPr>
        <w:t xml:space="preserve"> and coordination mechanisms </w:t>
      </w:r>
      <w:r w:rsidR="008E4074">
        <w:rPr>
          <w:rFonts w:ascii="Calibri" w:hAnsi="Calibri" w:cs="Calibri"/>
          <w:sz w:val="20"/>
          <w:szCs w:val="20"/>
        </w:rPr>
        <w:t>(Project Board/Steering Committee</w:t>
      </w:r>
      <w:r w:rsidR="003E43DD">
        <w:rPr>
          <w:rFonts w:ascii="Calibri" w:hAnsi="Calibri" w:cs="Calibri"/>
          <w:sz w:val="20"/>
          <w:szCs w:val="20"/>
        </w:rPr>
        <w:t xml:space="preserve">) </w:t>
      </w:r>
      <w:r w:rsidR="00B37A80" w:rsidRPr="00DA71B5">
        <w:rPr>
          <w:rFonts w:ascii="Calibri" w:hAnsi="Calibri" w:cs="Calibri"/>
          <w:sz w:val="20"/>
          <w:szCs w:val="20"/>
        </w:rPr>
        <w:t>t</w:t>
      </w:r>
      <w:r w:rsidR="00323C80" w:rsidRPr="00DA71B5">
        <w:rPr>
          <w:rFonts w:ascii="Calibri" w:hAnsi="Calibri" w:cs="Calibri"/>
          <w:sz w:val="20"/>
          <w:szCs w:val="20"/>
        </w:rPr>
        <w:t xml:space="preserve">hat will </w:t>
      </w:r>
      <w:r w:rsidR="00B37A80" w:rsidRPr="00DA71B5">
        <w:rPr>
          <w:rFonts w:ascii="Calibri" w:hAnsi="Calibri" w:cs="Calibri"/>
          <w:sz w:val="20"/>
          <w:szCs w:val="20"/>
        </w:rPr>
        <w:t xml:space="preserve">be put in place by the </w:t>
      </w:r>
      <w:r w:rsidR="00B37A80" w:rsidRPr="00DA71B5">
        <w:rPr>
          <w:rFonts w:ascii="Calibri" w:hAnsi="Calibri" w:cs="Calibri"/>
          <w:sz w:val="20"/>
          <w:szCs w:val="20"/>
        </w:rPr>
        <w:lastRenderedPageBreak/>
        <w:t>Project as outlined</w:t>
      </w:r>
      <w:r w:rsidR="00466A80" w:rsidRPr="00DA71B5">
        <w:rPr>
          <w:rFonts w:ascii="Calibri" w:hAnsi="Calibri" w:cs="Calibri"/>
          <w:sz w:val="20"/>
          <w:szCs w:val="20"/>
        </w:rPr>
        <w:t xml:space="preserve"> under</w:t>
      </w:r>
      <w:r w:rsidR="00B37A80" w:rsidRPr="00DA71B5">
        <w:rPr>
          <w:rFonts w:ascii="Calibri" w:hAnsi="Calibri" w:cs="Calibri"/>
          <w:sz w:val="20"/>
          <w:szCs w:val="20"/>
        </w:rPr>
        <w:t xml:space="preserve"> Governance and Management Arrangements (section VIII), and through existing structures at national, municipal and village/community levels. </w:t>
      </w:r>
      <w:r w:rsidR="00A034A0" w:rsidRPr="00DA71B5">
        <w:rPr>
          <w:rFonts w:ascii="Calibri" w:hAnsi="Calibri" w:cs="Calibri"/>
          <w:sz w:val="20"/>
          <w:szCs w:val="20"/>
        </w:rPr>
        <w:t xml:space="preserve">Stakeholders will be consulted and involved in </w:t>
      </w:r>
      <w:r w:rsidR="002B3843">
        <w:rPr>
          <w:rFonts w:ascii="Calibri" w:hAnsi="Calibri" w:cs="Calibri"/>
          <w:sz w:val="20"/>
          <w:szCs w:val="20"/>
        </w:rPr>
        <w:t xml:space="preserve">the </w:t>
      </w:r>
      <w:r w:rsidR="00A034A0" w:rsidRPr="00DA71B5">
        <w:rPr>
          <w:rFonts w:ascii="Calibri" w:hAnsi="Calibri" w:cs="Calibri"/>
          <w:sz w:val="20"/>
          <w:szCs w:val="20"/>
        </w:rPr>
        <w:t>project from inception to implementation</w:t>
      </w:r>
      <w:r w:rsidR="00A33C87">
        <w:rPr>
          <w:rFonts w:ascii="Calibri" w:hAnsi="Calibri" w:cs="Calibri"/>
          <w:sz w:val="20"/>
          <w:szCs w:val="20"/>
        </w:rPr>
        <w:t xml:space="preserve"> and evaluation </w:t>
      </w:r>
      <w:r w:rsidR="00A034A0" w:rsidRPr="00DA71B5">
        <w:rPr>
          <w:rFonts w:ascii="Calibri" w:hAnsi="Calibri" w:cs="Calibri"/>
          <w:sz w:val="20"/>
          <w:szCs w:val="20"/>
        </w:rPr>
        <w:t>to ensure buy-in</w:t>
      </w:r>
      <w:r w:rsidR="00A33C87">
        <w:rPr>
          <w:rFonts w:ascii="Calibri" w:hAnsi="Calibri" w:cs="Calibri"/>
          <w:sz w:val="20"/>
          <w:szCs w:val="20"/>
        </w:rPr>
        <w:t>,</w:t>
      </w:r>
      <w:r w:rsidR="00A034A0" w:rsidRPr="00DA71B5">
        <w:rPr>
          <w:rFonts w:ascii="Calibri" w:hAnsi="Calibri" w:cs="Calibri"/>
          <w:sz w:val="20"/>
          <w:szCs w:val="20"/>
        </w:rPr>
        <w:t xml:space="preserve"> ownership of the project</w:t>
      </w:r>
      <w:r w:rsidR="00A33C87">
        <w:rPr>
          <w:rFonts w:ascii="Calibri" w:hAnsi="Calibri" w:cs="Calibri"/>
          <w:sz w:val="20"/>
          <w:szCs w:val="20"/>
        </w:rPr>
        <w:t xml:space="preserve"> and learning</w:t>
      </w:r>
      <w:r w:rsidR="00A034A0" w:rsidRPr="00DA71B5">
        <w:rPr>
          <w:rFonts w:ascii="Calibri" w:hAnsi="Calibri" w:cs="Calibri"/>
          <w:sz w:val="20"/>
          <w:szCs w:val="20"/>
        </w:rPr>
        <w:t xml:space="preserve">, thereby maximizing its impact and sustainability. Several media of engagement will be used including meetings at national and community level, radio, TV messages and social media. To ensure inclusivity, messages will be translated and vehiculated in the appropriate local languages. Stakeholders will attend </w:t>
      </w:r>
      <w:r w:rsidR="002B3843">
        <w:rPr>
          <w:rFonts w:ascii="Calibri" w:hAnsi="Calibri" w:cs="Calibri"/>
          <w:sz w:val="20"/>
          <w:szCs w:val="20"/>
        </w:rPr>
        <w:t xml:space="preserve">the </w:t>
      </w:r>
      <w:r w:rsidR="00A034A0" w:rsidRPr="00DA71B5">
        <w:rPr>
          <w:rFonts w:ascii="Calibri" w:hAnsi="Calibri" w:cs="Calibri"/>
          <w:sz w:val="20"/>
          <w:szCs w:val="20"/>
        </w:rPr>
        <w:t xml:space="preserve">national inception workshop as well as community-level meetings, especially in the framework of the pilot projects where community mobilization activities will be required prior to commencement of any work. </w:t>
      </w:r>
      <w:r w:rsidR="00AD0E6D">
        <w:rPr>
          <w:rFonts w:ascii="Calibri" w:hAnsi="Calibri" w:cs="Calibri"/>
          <w:sz w:val="20"/>
          <w:szCs w:val="20"/>
        </w:rPr>
        <w:t xml:space="preserve">The realities of COVID-19 will be factored into the </w:t>
      </w:r>
      <w:proofErr w:type="gramStart"/>
      <w:r w:rsidR="00AD0E6D">
        <w:rPr>
          <w:rFonts w:ascii="Calibri" w:hAnsi="Calibri" w:cs="Calibri"/>
          <w:sz w:val="20"/>
          <w:szCs w:val="20"/>
        </w:rPr>
        <w:t>stakeholders</w:t>
      </w:r>
      <w:proofErr w:type="gramEnd"/>
      <w:r w:rsidR="00AD0E6D">
        <w:rPr>
          <w:rFonts w:ascii="Calibri" w:hAnsi="Calibri" w:cs="Calibri"/>
          <w:sz w:val="20"/>
          <w:szCs w:val="20"/>
        </w:rPr>
        <w:t xml:space="preserve"> engagement. Therefore, meetings where necessary will be held virtually to ensure safety of participants. </w:t>
      </w:r>
      <w:r w:rsidR="00A87AD5" w:rsidRPr="00DA71B5">
        <w:rPr>
          <w:rFonts w:ascii="Calibri" w:hAnsi="Calibri" w:cs="Calibri"/>
          <w:sz w:val="20"/>
          <w:szCs w:val="20"/>
        </w:rPr>
        <w:t xml:space="preserve">Several </w:t>
      </w:r>
      <w:r w:rsidR="00B37A80" w:rsidRPr="00DA71B5">
        <w:rPr>
          <w:rFonts w:ascii="Calibri" w:hAnsi="Calibri" w:cs="Calibri"/>
          <w:sz w:val="20"/>
          <w:szCs w:val="20"/>
        </w:rPr>
        <w:t xml:space="preserve">types of actors will be particularly involved in order to </w:t>
      </w:r>
      <w:r w:rsidR="00AD0E6D" w:rsidRPr="00DA71B5">
        <w:rPr>
          <w:rFonts w:ascii="Calibri" w:hAnsi="Calibri" w:cs="Calibri"/>
          <w:sz w:val="20"/>
          <w:szCs w:val="20"/>
        </w:rPr>
        <w:t>guarantee</w:t>
      </w:r>
      <w:r w:rsidR="00B37A80" w:rsidRPr="00DA71B5">
        <w:rPr>
          <w:rFonts w:ascii="Calibri" w:hAnsi="Calibri" w:cs="Calibri"/>
          <w:sz w:val="20"/>
          <w:szCs w:val="20"/>
        </w:rPr>
        <w:t xml:space="preserve"> beneficiaries’ full participation in the project</w:t>
      </w:r>
      <w:r w:rsidR="00A87AD5" w:rsidRPr="00DA71B5">
        <w:rPr>
          <w:rFonts w:ascii="Calibri" w:hAnsi="Calibri" w:cs="Calibri"/>
          <w:sz w:val="20"/>
          <w:szCs w:val="20"/>
        </w:rPr>
        <w:t xml:space="preserve">, especially those </w:t>
      </w:r>
      <w:r w:rsidR="002B3843">
        <w:rPr>
          <w:rFonts w:ascii="Calibri" w:hAnsi="Calibri" w:cs="Calibri"/>
          <w:sz w:val="20"/>
          <w:szCs w:val="20"/>
        </w:rPr>
        <w:t>representing</w:t>
      </w:r>
      <w:r w:rsidR="002B3843" w:rsidRPr="00DA71B5">
        <w:rPr>
          <w:rFonts w:ascii="Calibri" w:hAnsi="Calibri" w:cs="Calibri"/>
          <w:sz w:val="20"/>
          <w:szCs w:val="20"/>
        </w:rPr>
        <w:t xml:space="preserve"> </w:t>
      </w:r>
      <w:r w:rsidR="00A87AD5" w:rsidRPr="00DA71B5">
        <w:rPr>
          <w:rFonts w:ascii="Calibri" w:hAnsi="Calibri" w:cs="Calibri"/>
          <w:sz w:val="20"/>
          <w:szCs w:val="20"/>
        </w:rPr>
        <w:t>vulnerable and marginalized groups</w:t>
      </w:r>
      <w:r w:rsidR="00B37A80" w:rsidRPr="00DA71B5">
        <w:rPr>
          <w:rFonts w:ascii="Calibri" w:hAnsi="Calibri" w:cs="Calibri"/>
          <w:sz w:val="20"/>
          <w:szCs w:val="20"/>
        </w:rPr>
        <w:t xml:space="preserve">: </w:t>
      </w:r>
    </w:p>
    <w:p w14:paraId="7E4AC648" w14:textId="5FAD7CFE" w:rsidR="00A034A0" w:rsidRPr="00E86DFA" w:rsidRDefault="00B37A80" w:rsidP="00E86DFA">
      <w:pPr>
        <w:numPr>
          <w:ilvl w:val="1"/>
          <w:numId w:val="109"/>
        </w:numPr>
        <w:jc w:val="both"/>
        <w:rPr>
          <w:rFonts w:cs="Calibri"/>
          <w:sz w:val="20"/>
          <w:szCs w:val="20"/>
        </w:rPr>
      </w:pPr>
      <w:r w:rsidRPr="00823FD0">
        <w:rPr>
          <w:rFonts w:ascii="Calibri" w:hAnsi="Calibri" w:cs="Calibri"/>
          <w:sz w:val="20"/>
          <w:szCs w:val="20"/>
        </w:rPr>
        <w:t xml:space="preserve">Association des </w:t>
      </w:r>
      <w:proofErr w:type="spellStart"/>
      <w:r w:rsidR="00CA58D0" w:rsidRPr="00823FD0">
        <w:rPr>
          <w:rFonts w:ascii="Calibri" w:hAnsi="Calibri" w:cs="Calibri"/>
          <w:sz w:val="20"/>
          <w:szCs w:val="20"/>
        </w:rPr>
        <w:t>P</w:t>
      </w:r>
      <w:r w:rsidR="00664454" w:rsidRPr="00823FD0">
        <w:rPr>
          <w:rFonts w:ascii="Calibri" w:hAnsi="Calibri" w:cs="Calibri"/>
          <w:sz w:val="20"/>
          <w:szCs w:val="20"/>
        </w:rPr>
        <w:t>rofessionnels</w:t>
      </w:r>
      <w:proofErr w:type="spellEnd"/>
      <w:r w:rsidR="00664454" w:rsidRPr="00823FD0">
        <w:rPr>
          <w:rFonts w:ascii="Calibri" w:hAnsi="Calibri" w:cs="Calibri"/>
          <w:sz w:val="20"/>
          <w:szCs w:val="20"/>
        </w:rPr>
        <w:t xml:space="preserve"> des </w:t>
      </w:r>
      <w:r w:rsidR="00CA58D0" w:rsidRPr="00823FD0">
        <w:rPr>
          <w:rFonts w:ascii="Calibri" w:hAnsi="Calibri" w:cs="Calibri"/>
          <w:sz w:val="20"/>
          <w:szCs w:val="20"/>
        </w:rPr>
        <w:t>E</w:t>
      </w:r>
      <w:r w:rsidR="00664454" w:rsidRPr="00823FD0">
        <w:rPr>
          <w:rFonts w:ascii="Calibri" w:hAnsi="Calibri" w:cs="Calibri"/>
          <w:sz w:val="20"/>
          <w:szCs w:val="20"/>
        </w:rPr>
        <w:t xml:space="preserve">nergies </w:t>
      </w:r>
      <w:proofErr w:type="spellStart"/>
      <w:r w:rsidR="00CA58D0" w:rsidRPr="00823FD0">
        <w:rPr>
          <w:rFonts w:ascii="Calibri" w:hAnsi="Calibri" w:cs="Calibri"/>
          <w:sz w:val="20"/>
          <w:szCs w:val="20"/>
        </w:rPr>
        <w:t>R</w:t>
      </w:r>
      <w:r w:rsidR="00664454" w:rsidRPr="00823FD0">
        <w:rPr>
          <w:rFonts w:ascii="Calibri" w:hAnsi="Calibri" w:cs="Calibri"/>
          <w:sz w:val="20"/>
          <w:szCs w:val="20"/>
        </w:rPr>
        <w:t>enouvelables</w:t>
      </w:r>
      <w:proofErr w:type="spellEnd"/>
      <w:r w:rsidR="007848B4" w:rsidRPr="00823FD0">
        <w:rPr>
          <w:rFonts w:ascii="Calibri" w:hAnsi="Calibri" w:cs="Calibri"/>
          <w:sz w:val="20"/>
          <w:szCs w:val="20"/>
        </w:rPr>
        <w:t xml:space="preserve"> (APER)</w:t>
      </w:r>
      <w:r w:rsidR="00664454" w:rsidRPr="00823FD0">
        <w:rPr>
          <w:rFonts w:ascii="Calibri" w:hAnsi="Calibri" w:cs="Calibri"/>
          <w:sz w:val="20"/>
          <w:szCs w:val="20"/>
        </w:rPr>
        <w:t xml:space="preserve">, </w:t>
      </w:r>
      <w:r w:rsidR="00E20341" w:rsidRPr="00823FD0">
        <w:rPr>
          <w:rFonts w:ascii="Calibri" w:hAnsi="Calibri" w:cs="Calibri"/>
          <w:sz w:val="20"/>
          <w:szCs w:val="20"/>
        </w:rPr>
        <w:t xml:space="preserve">AMDA, ARE and </w:t>
      </w:r>
      <w:proofErr w:type="spellStart"/>
      <w:r w:rsidR="00E20341" w:rsidRPr="00823FD0">
        <w:rPr>
          <w:rFonts w:ascii="Calibri" w:hAnsi="Calibri" w:cs="Calibri"/>
          <w:sz w:val="20"/>
          <w:szCs w:val="20"/>
        </w:rPr>
        <w:t>Gogla</w:t>
      </w:r>
      <w:proofErr w:type="spellEnd"/>
      <w:r w:rsidR="00E20341" w:rsidRPr="00823FD0">
        <w:rPr>
          <w:rFonts w:ascii="Calibri" w:hAnsi="Calibri" w:cs="Calibri"/>
          <w:sz w:val="20"/>
          <w:szCs w:val="20"/>
        </w:rPr>
        <w:t xml:space="preserve"> </w:t>
      </w:r>
      <w:r w:rsidR="00664454" w:rsidRPr="00823FD0">
        <w:rPr>
          <w:rFonts w:ascii="Calibri" w:hAnsi="Calibri" w:cs="Calibri"/>
          <w:sz w:val="20"/>
          <w:szCs w:val="20"/>
        </w:rPr>
        <w:t>industry association composed of private sector actors</w:t>
      </w:r>
      <w:r w:rsidR="00E20341" w:rsidRPr="00823FD0">
        <w:rPr>
          <w:rFonts w:ascii="Calibri" w:hAnsi="Calibri" w:cs="Calibri"/>
          <w:sz w:val="20"/>
          <w:szCs w:val="20"/>
        </w:rPr>
        <w:t xml:space="preserve"> representing the voice of the industry.</w:t>
      </w:r>
    </w:p>
    <w:p w14:paraId="7031F2E1" w14:textId="535D3E47" w:rsidR="00376683" w:rsidRPr="00823FD0" w:rsidRDefault="00B37A80" w:rsidP="00E86DFA">
      <w:pPr>
        <w:numPr>
          <w:ilvl w:val="1"/>
          <w:numId w:val="109"/>
        </w:numPr>
        <w:jc w:val="both"/>
        <w:rPr>
          <w:rFonts w:ascii="Calibri" w:hAnsi="Calibri" w:cs="Calibri"/>
          <w:sz w:val="20"/>
          <w:szCs w:val="20"/>
        </w:rPr>
      </w:pPr>
      <w:r w:rsidRPr="00823FD0">
        <w:rPr>
          <w:rFonts w:ascii="Calibri" w:hAnsi="Calibri" w:cs="Calibri"/>
          <w:sz w:val="20"/>
          <w:szCs w:val="20"/>
        </w:rPr>
        <w:t>The village development committees (</w:t>
      </w:r>
      <w:proofErr w:type="spellStart"/>
      <w:r w:rsidRPr="00823FD0">
        <w:rPr>
          <w:rFonts w:ascii="Calibri" w:hAnsi="Calibri" w:cs="Calibri"/>
          <w:i/>
          <w:sz w:val="20"/>
          <w:szCs w:val="20"/>
        </w:rPr>
        <w:t>Comité</w:t>
      </w:r>
      <w:proofErr w:type="spellEnd"/>
      <w:r w:rsidRPr="00823FD0">
        <w:rPr>
          <w:rFonts w:ascii="Calibri" w:hAnsi="Calibri" w:cs="Calibri"/>
          <w:i/>
          <w:sz w:val="20"/>
          <w:szCs w:val="20"/>
        </w:rPr>
        <w:t xml:space="preserve"> </w:t>
      </w:r>
      <w:proofErr w:type="spellStart"/>
      <w:r w:rsidRPr="00823FD0">
        <w:rPr>
          <w:rFonts w:ascii="Calibri" w:hAnsi="Calibri" w:cs="Calibri"/>
          <w:i/>
          <w:sz w:val="20"/>
          <w:szCs w:val="20"/>
        </w:rPr>
        <w:t>villageois</w:t>
      </w:r>
      <w:proofErr w:type="spellEnd"/>
      <w:r w:rsidRPr="00823FD0">
        <w:rPr>
          <w:rFonts w:ascii="Calibri" w:hAnsi="Calibri" w:cs="Calibri"/>
          <w:i/>
          <w:sz w:val="20"/>
          <w:szCs w:val="20"/>
        </w:rPr>
        <w:t xml:space="preserve"> de </w:t>
      </w:r>
      <w:proofErr w:type="spellStart"/>
      <w:r w:rsidRPr="00823FD0">
        <w:rPr>
          <w:rFonts w:ascii="Calibri" w:hAnsi="Calibri" w:cs="Calibri"/>
          <w:i/>
          <w:sz w:val="20"/>
          <w:szCs w:val="20"/>
        </w:rPr>
        <w:t>développement</w:t>
      </w:r>
      <w:proofErr w:type="spellEnd"/>
      <w:r w:rsidRPr="00823FD0">
        <w:rPr>
          <w:rFonts w:ascii="Calibri" w:hAnsi="Calibri" w:cs="Calibri"/>
          <w:sz w:val="20"/>
          <w:szCs w:val="20"/>
        </w:rPr>
        <w:t>), which are representative</w:t>
      </w:r>
      <w:r w:rsidR="002B3843" w:rsidRPr="00823FD0">
        <w:rPr>
          <w:rFonts w:ascii="Calibri" w:hAnsi="Calibri" w:cs="Calibri"/>
          <w:sz w:val="20"/>
          <w:szCs w:val="20"/>
        </w:rPr>
        <w:t>s</w:t>
      </w:r>
      <w:r w:rsidRPr="00823FD0">
        <w:rPr>
          <w:rFonts w:ascii="Calibri" w:hAnsi="Calibri" w:cs="Calibri"/>
          <w:sz w:val="20"/>
          <w:szCs w:val="20"/>
        </w:rPr>
        <w:t xml:space="preserve"> elected at the village level who represent villages’ interests at the Municipal level. </w:t>
      </w:r>
    </w:p>
    <w:p w14:paraId="27F5C423" w14:textId="1DA10DB8" w:rsidR="00A034A0" w:rsidRPr="00823FD0" w:rsidRDefault="000A2806" w:rsidP="00E86DFA">
      <w:pPr>
        <w:numPr>
          <w:ilvl w:val="1"/>
          <w:numId w:val="109"/>
        </w:numPr>
        <w:jc w:val="both"/>
        <w:rPr>
          <w:rFonts w:ascii="Calibri" w:hAnsi="Calibri" w:cs="Calibri"/>
          <w:sz w:val="20"/>
          <w:szCs w:val="20"/>
        </w:rPr>
      </w:pPr>
      <w:r w:rsidRPr="00823FD0">
        <w:rPr>
          <w:rFonts w:ascii="Calibri" w:hAnsi="Calibri" w:cs="Calibri"/>
          <w:sz w:val="20"/>
          <w:szCs w:val="20"/>
        </w:rPr>
        <w:t xml:space="preserve">Fédération National des </w:t>
      </w:r>
      <w:proofErr w:type="spellStart"/>
      <w:r w:rsidRPr="00823FD0">
        <w:rPr>
          <w:rFonts w:ascii="Calibri" w:hAnsi="Calibri" w:cs="Calibri"/>
          <w:sz w:val="20"/>
          <w:szCs w:val="20"/>
        </w:rPr>
        <w:t>Groupements</w:t>
      </w:r>
      <w:proofErr w:type="spellEnd"/>
      <w:r w:rsidRPr="00823FD0">
        <w:rPr>
          <w:rFonts w:ascii="Calibri" w:hAnsi="Calibri" w:cs="Calibri"/>
          <w:sz w:val="20"/>
          <w:szCs w:val="20"/>
        </w:rPr>
        <w:t xml:space="preserve"> de Naam </w:t>
      </w:r>
      <w:r w:rsidR="00376683" w:rsidRPr="00823FD0">
        <w:rPr>
          <w:rFonts w:ascii="Calibri" w:hAnsi="Calibri" w:cs="Calibri"/>
          <w:sz w:val="20"/>
          <w:szCs w:val="20"/>
        </w:rPr>
        <w:t>National Federation of Naam Groups (FNGN)</w:t>
      </w:r>
      <w:r w:rsidRPr="00823FD0">
        <w:rPr>
          <w:rFonts w:ascii="Calibri" w:hAnsi="Calibri" w:cs="Calibri"/>
          <w:sz w:val="20"/>
          <w:szCs w:val="20"/>
        </w:rPr>
        <w:t xml:space="preserve">, </w:t>
      </w:r>
      <w:r w:rsidRPr="00E86DFA">
        <w:rPr>
          <w:rFonts w:ascii="Calibri" w:hAnsi="Calibri" w:cstheme="minorHAnsi"/>
          <w:sz w:val="20"/>
          <w:szCs w:val="20"/>
        </w:rPr>
        <w:t>a cooperative with hundreds of thousands of members in Burkina Faso and manages more than 160 multifunctional platforms operated by its members.</w:t>
      </w:r>
    </w:p>
    <w:p w14:paraId="4B237745" w14:textId="68D8CAC0" w:rsidR="00A034A0" w:rsidRPr="00E86DFA" w:rsidRDefault="00B37A80" w:rsidP="00E86DFA">
      <w:pPr>
        <w:numPr>
          <w:ilvl w:val="1"/>
          <w:numId w:val="109"/>
        </w:numPr>
        <w:jc w:val="both"/>
        <w:rPr>
          <w:rFonts w:cs="Calibri"/>
          <w:sz w:val="20"/>
          <w:szCs w:val="20"/>
        </w:rPr>
      </w:pPr>
      <w:r w:rsidRPr="00823FD0">
        <w:rPr>
          <w:rFonts w:ascii="Calibri" w:hAnsi="Calibri" w:cs="Calibri"/>
          <w:sz w:val="20"/>
          <w:szCs w:val="20"/>
        </w:rPr>
        <w:t>The Regional Agriculture Chambers (</w:t>
      </w:r>
      <w:proofErr w:type="spellStart"/>
      <w:r w:rsidRPr="00823FD0">
        <w:rPr>
          <w:rFonts w:ascii="Calibri" w:hAnsi="Calibri" w:cs="Calibri"/>
          <w:i/>
          <w:sz w:val="20"/>
          <w:szCs w:val="20"/>
        </w:rPr>
        <w:t>Chambres</w:t>
      </w:r>
      <w:proofErr w:type="spellEnd"/>
      <w:r w:rsidRPr="00823FD0">
        <w:rPr>
          <w:rFonts w:ascii="Calibri" w:hAnsi="Calibri" w:cs="Calibri"/>
          <w:i/>
          <w:sz w:val="20"/>
          <w:szCs w:val="20"/>
        </w:rPr>
        <w:t xml:space="preserve"> </w:t>
      </w:r>
      <w:proofErr w:type="spellStart"/>
      <w:r w:rsidRPr="00823FD0">
        <w:rPr>
          <w:rFonts w:ascii="Calibri" w:hAnsi="Calibri" w:cs="Calibri"/>
          <w:i/>
          <w:sz w:val="20"/>
          <w:szCs w:val="20"/>
        </w:rPr>
        <w:t>Régionales</w:t>
      </w:r>
      <w:proofErr w:type="spellEnd"/>
      <w:r w:rsidRPr="00823FD0">
        <w:rPr>
          <w:rFonts w:ascii="Calibri" w:hAnsi="Calibri" w:cs="Calibri"/>
          <w:i/>
          <w:sz w:val="20"/>
          <w:szCs w:val="20"/>
        </w:rPr>
        <w:t xml:space="preserve"> </w:t>
      </w:r>
      <w:proofErr w:type="spellStart"/>
      <w:r w:rsidRPr="00823FD0">
        <w:rPr>
          <w:rFonts w:ascii="Calibri" w:hAnsi="Calibri" w:cs="Calibri"/>
          <w:i/>
          <w:sz w:val="20"/>
          <w:szCs w:val="20"/>
        </w:rPr>
        <w:t>d’Agriculture</w:t>
      </w:r>
      <w:proofErr w:type="spellEnd"/>
      <w:r w:rsidRPr="00823FD0">
        <w:rPr>
          <w:rFonts w:ascii="Calibri" w:hAnsi="Calibri" w:cs="Calibri"/>
          <w:i/>
          <w:sz w:val="20"/>
          <w:szCs w:val="20"/>
        </w:rPr>
        <w:t>, CRA</w:t>
      </w:r>
      <w:r w:rsidRPr="00823FD0">
        <w:rPr>
          <w:rFonts w:ascii="Calibri" w:hAnsi="Calibri" w:cs="Calibri"/>
          <w:sz w:val="20"/>
          <w:szCs w:val="20"/>
        </w:rPr>
        <w:t xml:space="preserve">), which are regional structures representing farmers and promoting their development. </w:t>
      </w:r>
    </w:p>
    <w:p w14:paraId="79A284E7" w14:textId="5C206E4C" w:rsidR="00A034A0" w:rsidRPr="00E86DFA" w:rsidRDefault="00B37A80" w:rsidP="00E86DFA">
      <w:pPr>
        <w:numPr>
          <w:ilvl w:val="1"/>
          <w:numId w:val="109"/>
        </w:numPr>
        <w:jc w:val="both"/>
        <w:rPr>
          <w:rFonts w:cs="Calibri"/>
          <w:sz w:val="20"/>
          <w:szCs w:val="20"/>
        </w:rPr>
      </w:pPr>
      <w:r w:rsidRPr="00823FD0">
        <w:rPr>
          <w:rFonts w:ascii="Calibri" w:hAnsi="Calibri" w:cs="Calibri"/>
          <w:sz w:val="20"/>
          <w:szCs w:val="20"/>
        </w:rPr>
        <w:t>Women organization</w:t>
      </w:r>
      <w:r w:rsidR="00D40F1C" w:rsidRPr="00823FD0">
        <w:rPr>
          <w:rFonts w:ascii="Calibri" w:hAnsi="Calibri" w:cs="Calibri"/>
          <w:sz w:val="20"/>
          <w:szCs w:val="20"/>
        </w:rPr>
        <w:t>s</w:t>
      </w:r>
      <w:r w:rsidR="00BD77F2" w:rsidRPr="00823FD0">
        <w:rPr>
          <w:rFonts w:ascii="Calibri" w:hAnsi="Calibri" w:cs="Calibri"/>
          <w:sz w:val="20"/>
          <w:szCs w:val="20"/>
        </w:rPr>
        <w:t xml:space="preserve"> / groups</w:t>
      </w:r>
      <w:r w:rsidRPr="00823FD0">
        <w:rPr>
          <w:rFonts w:ascii="Calibri" w:hAnsi="Calibri" w:cs="Calibri"/>
          <w:sz w:val="20"/>
          <w:szCs w:val="20"/>
        </w:rPr>
        <w:t xml:space="preserve">, in order to ensure the specific needs of women are </w:t>
      </w:r>
      <w:proofErr w:type="gramStart"/>
      <w:r w:rsidRPr="00823FD0">
        <w:rPr>
          <w:rFonts w:ascii="Calibri" w:hAnsi="Calibri" w:cs="Calibri"/>
          <w:sz w:val="20"/>
          <w:szCs w:val="20"/>
        </w:rPr>
        <w:t>taken into account</w:t>
      </w:r>
      <w:proofErr w:type="gramEnd"/>
      <w:r w:rsidRPr="00823FD0">
        <w:rPr>
          <w:rFonts w:ascii="Calibri" w:hAnsi="Calibri" w:cs="Calibri"/>
          <w:sz w:val="20"/>
          <w:szCs w:val="20"/>
        </w:rPr>
        <w:t xml:space="preserve"> and their voices are heard. </w:t>
      </w:r>
    </w:p>
    <w:p w14:paraId="6116BC2B" w14:textId="1551C621" w:rsidR="00A034A0" w:rsidRPr="00E86DFA" w:rsidRDefault="00D40F1C" w:rsidP="00E86DFA">
      <w:pPr>
        <w:numPr>
          <w:ilvl w:val="1"/>
          <w:numId w:val="109"/>
        </w:numPr>
        <w:jc w:val="both"/>
        <w:rPr>
          <w:rFonts w:cs="Calibri"/>
          <w:sz w:val="20"/>
          <w:szCs w:val="20"/>
        </w:rPr>
      </w:pPr>
      <w:r w:rsidRPr="00823FD0">
        <w:rPr>
          <w:rFonts w:ascii="Calibri" w:hAnsi="Calibri" w:cs="Calibri"/>
          <w:sz w:val="20"/>
          <w:szCs w:val="20"/>
        </w:rPr>
        <w:t>Farmers</w:t>
      </w:r>
      <w:r w:rsidR="005E65FA" w:rsidRPr="00823FD0">
        <w:rPr>
          <w:rFonts w:ascii="Calibri" w:hAnsi="Calibri" w:cs="Calibri"/>
          <w:sz w:val="20"/>
          <w:szCs w:val="20"/>
        </w:rPr>
        <w:t>’</w:t>
      </w:r>
      <w:r w:rsidRPr="00823FD0">
        <w:rPr>
          <w:rFonts w:ascii="Calibri" w:hAnsi="Calibri" w:cs="Calibri"/>
          <w:sz w:val="20"/>
          <w:szCs w:val="20"/>
        </w:rPr>
        <w:t xml:space="preserve"> </w:t>
      </w:r>
      <w:r w:rsidR="00C82BF5" w:rsidRPr="00823FD0">
        <w:rPr>
          <w:rFonts w:ascii="Calibri" w:hAnsi="Calibri" w:cs="Calibri"/>
          <w:sz w:val="20"/>
          <w:szCs w:val="20"/>
        </w:rPr>
        <w:t>cooperatives especially in the framework of the pilot projects</w:t>
      </w:r>
      <w:r w:rsidR="006C23C5" w:rsidRPr="00823FD0">
        <w:rPr>
          <w:rFonts w:ascii="Calibri" w:hAnsi="Calibri" w:cs="Calibri"/>
          <w:sz w:val="20"/>
          <w:szCs w:val="20"/>
        </w:rPr>
        <w:t>.</w:t>
      </w:r>
      <w:r w:rsidR="00BD52EF" w:rsidRPr="00823FD0">
        <w:rPr>
          <w:rFonts w:ascii="Calibri" w:hAnsi="Calibri" w:cs="Calibri"/>
          <w:sz w:val="20"/>
          <w:szCs w:val="20"/>
        </w:rPr>
        <w:t xml:space="preserve"> This include minority</w:t>
      </w:r>
      <w:r w:rsidR="0040640E" w:rsidRPr="00823FD0">
        <w:rPr>
          <w:rFonts w:ascii="Calibri" w:hAnsi="Calibri" w:cs="Calibri"/>
          <w:sz w:val="20"/>
          <w:szCs w:val="20"/>
        </w:rPr>
        <w:t xml:space="preserve"> / </w:t>
      </w:r>
      <w:r w:rsidR="00F21B99" w:rsidRPr="00823FD0">
        <w:rPr>
          <w:rFonts w:ascii="Calibri" w:hAnsi="Calibri" w:cs="Calibri"/>
          <w:sz w:val="20"/>
          <w:szCs w:val="20"/>
        </w:rPr>
        <w:t>indigenous</w:t>
      </w:r>
      <w:r w:rsidR="00BD52EF" w:rsidRPr="00823FD0">
        <w:rPr>
          <w:rFonts w:ascii="Calibri" w:hAnsi="Calibri" w:cs="Calibri"/>
          <w:sz w:val="20"/>
          <w:szCs w:val="20"/>
        </w:rPr>
        <w:t xml:space="preserve"> groups </w:t>
      </w:r>
      <w:proofErr w:type="spellStart"/>
      <w:r w:rsidR="00BD52EF" w:rsidRPr="00823FD0">
        <w:rPr>
          <w:rFonts w:ascii="Calibri" w:hAnsi="Calibri" w:cs="Calibri"/>
          <w:sz w:val="20"/>
          <w:szCs w:val="20"/>
        </w:rPr>
        <w:t>Fulanis</w:t>
      </w:r>
      <w:proofErr w:type="spellEnd"/>
      <w:r w:rsidR="00BD52EF" w:rsidRPr="00823FD0">
        <w:rPr>
          <w:rFonts w:ascii="Calibri" w:hAnsi="Calibri" w:cs="Calibri"/>
          <w:sz w:val="20"/>
          <w:szCs w:val="20"/>
        </w:rPr>
        <w:t xml:space="preserve"> (herders), Bobos and </w:t>
      </w:r>
      <w:proofErr w:type="spellStart"/>
      <w:r w:rsidR="00BD52EF" w:rsidRPr="00823FD0">
        <w:rPr>
          <w:rFonts w:ascii="Calibri" w:hAnsi="Calibri" w:cs="Calibri"/>
          <w:sz w:val="20"/>
          <w:szCs w:val="20"/>
        </w:rPr>
        <w:t>Dogons</w:t>
      </w:r>
      <w:proofErr w:type="spellEnd"/>
      <w:r w:rsidR="00BD52EF" w:rsidRPr="00823FD0">
        <w:rPr>
          <w:rFonts w:ascii="Calibri" w:hAnsi="Calibri" w:cs="Calibri"/>
          <w:sz w:val="20"/>
          <w:szCs w:val="20"/>
        </w:rPr>
        <w:t xml:space="preserve"> (subsistence farmers)</w:t>
      </w:r>
      <w:r w:rsidR="0026327B" w:rsidRPr="00823FD0">
        <w:rPr>
          <w:rFonts w:ascii="Calibri" w:hAnsi="Calibri" w:cs="Calibri"/>
          <w:sz w:val="20"/>
          <w:szCs w:val="20"/>
        </w:rPr>
        <w:t>.</w:t>
      </w:r>
    </w:p>
    <w:p w14:paraId="71EE5F81" w14:textId="7C17D772" w:rsidR="00A034A0" w:rsidRPr="00E86DFA" w:rsidRDefault="00082C98" w:rsidP="00E86DFA">
      <w:pPr>
        <w:numPr>
          <w:ilvl w:val="1"/>
          <w:numId w:val="109"/>
        </w:numPr>
        <w:jc w:val="both"/>
        <w:rPr>
          <w:rFonts w:cs="Calibri"/>
          <w:sz w:val="20"/>
          <w:szCs w:val="20"/>
        </w:rPr>
      </w:pPr>
      <w:r w:rsidRPr="00823FD0">
        <w:rPr>
          <w:rFonts w:ascii="Calibri" w:hAnsi="Calibri" w:cs="Calibri"/>
          <w:sz w:val="20"/>
          <w:szCs w:val="20"/>
        </w:rPr>
        <w:t>UNHCR</w:t>
      </w:r>
      <w:r w:rsidR="00E07E54" w:rsidRPr="00823FD0">
        <w:rPr>
          <w:rFonts w:ascii="Calibri" w:hAnsi="Calibri" w:cs="Calibri"/>
          <w:sz w:val="20"/>
          <w:szCs w:val="20"/>
        </w:rPr>
        <w:t xml:space="preserve">, Save the Children, </w:t>
      </w:r>
      <w:proofErr w:type="spellStart"/>
      <w:r w:rsidR="00E07E54" w:rsidRPr="00823FD0">
        <w:rPr>
          <w:rFonts w:ascii="Calibri" w:hAnsi="Calibri" w:cs="Calibri"/>
          <w:sz w:val="20"/>
          <w:szCs w:val="20"/>
        </w:rPr>
        <w:t>Africare</w:t>
      </w:r>
      <w:proofErr w:type="spellEnd"/>
      <w:r w:rsidR="000228A2" w:rsidRPr="00823FD0">
        <w:rPr>
          <w:rFonts w:ascii="Calibri" w:hAnsi="Calibri" w:cs="Calibri"/>
          <w:sz w:val="20"/>
          <w:szCs w:val="20"/>
        </w:rPr>
        <w:t>, UN Women</w:t>
      </w:r>
    </w:p>
    <w:p w14:paraId="642374F0" w14:textId="79833E01" w:rsidR="00E07E54" w:rsidRPr="00E86DFA" w:rsidRDefault="00A00ADB" w:rsidP="00E86DFA">
      <w:pPr>
        <w:numPr>
          <w:ilvl w:val="1"/>
          <w:numId w:val="109"/>
        </w:numPr>
        <w:jc w:val="both"/>
        <w:rPr>
          <w:rFonts w:cs="Calibri"/>
          <w:sz w:val="20"/>
          <w:szCs w:val="20"/>
        </w:rPr>
      </w:pPr>
      <w:r w:rsidRPr="00823FD0">
        <w:rPr>
          <w:rFonts w:ascii="Calibri" w:hAnsi="Calibri" w:cs="Calibri"/>
          <w:sz w:val="20"/>
          <w:szCs w:val="20"/>
        </w:rPr>
        <w:t>Workers’ unions and youth group at the local, nation</w:t>
      </w:r>
      <w:r w:rsidR="00DA3F4B" w:rsidRPr="00823FD0">
        <w:rPr>
          <w:rFonts w:ascii="Calibri" w:hAnsi="Calibri" w:cs="Calibri"/>
          <w:sz w:val="20"/>
          <w:szCs w:val="20"/>
        </w:rPr>
        <w:t>al and international level.</w:t>
      </w:r>
    </w:p>
    <w:p w14:paraId="70774DE8" w14:textId="77777777" w:rsidR="00AC02F6" w:rsidRDefault="00AC02F6">
      <w:pPr>
        <w:jc w:val="both"/>
        <w:rPr>
          <w:rFonts w:ascii="Calibri" w:hAnsi="Calibri" w:cs="Calibri"/>
          <w:sz w:val="20"/>
          <w:szCs w:val="20"/>
        </w:rPr>
      </w:pPr>
    </w:p>
    <w:p w14:paraId="5E370284" w14:textId="5177F8DC" w:rsidR="00300A72" w:rsidRPr="00B03E03" w:rsidRDefault="00317C00" w:rsidP="00B03E03">
      <w:pPr>
        <w:ind w:left="360"/>
        <w:jc w:val="both"/>
        <w:rPr>
          <w:rFonts w:asciiTheme="majorHAnsi" w:hAnsiTheme="majorHAnsi"/>
          <w:sz w:val="20"/>
          <w:szCs w:val="20"/>
        </w:rPr>
      </w:pPr>
      <w:r w:rsidRPr="00B03E03">
        <w:rPr>
          <w:rFonts w:ascii="Calibri" w:hAnsi="Calibri" w:cs="Calibri"/>
          <w:sz w:val="20"/>
          <w:szCs w:val="20"/>
        </w:rPr>
        <w:t>Key components and outputs such as</w:t>
      </w:r>
      <w:r w:rsidR="00941D2C" w:rsidRPr="00B03E03">
        <w:rPr>
          <w:rFonts w:ascii="Calibri" w:hAnsi="Calibri" w:cs="Calibri"/>
          <w:sz w:val="20"/>
          <w:szCs w:val="20"/>
        </w:rPr>
        <w:t xml:space="preserve"> </w:t>
      </w:r>
      <w:r w:rsidR="002B3843" w:rsidRPr="00B03E03">
        <w:rPr>
          <w:rFonts w:ascii="Calibri" w:hAnsi="Calibri" w:cs="Calibri"/>
          <w:sz w:val="20"/>
          <w:szCs w:val="20"/>
        </w:rPr>
        <w:t xml:space="preserve">the </w:t>
      </w:r>
      <w:r w:rsidR="00941D2C" w:rsidRPr="00B03E03">
        <w:rPr>
          <w:rFonts w:ascii="Calibri" w:hAnsi="Calibri" w:cs="Calibri"/>
          <w:sz w:val="20"/>
          <w:szCs w:val="20"/>
        </w:rPr>
        <w:t>m</w:t>
      </w:r>
      <w:r w:rsidR="00767568" w:rsidRPr="00B03E03">
        <w:rPr>
          <w:rFonts w:ascii="Calibri" w:hAnsi="Calibri" w:cs="Calibri"/>
          <w:bCs/>
          <w:noProof/>
          <w:sz w:val="20"/>
          <w:szCs w:val="20"/>
          <w:lang w:eastAsia="zh-CN"/>
        </w:rPr>
        <w:t xml:space="preserve">ulti-Stakeholder </w:t>
      </w:r>
      <w:r w:rsidR="000A2806">
        <w:rPr>
          <w:rFonts w:ascii="Calibri" w:hAnsi="Calibri" w:cs="Calibri"/>
          <w:bCs/>
          <w:noProof/>
          <w:sz w:val="20"/>
          <w:szCs w:val="20"/>
          <w:lang w:eastAsia="zh-CN"/>
        </w:rPr>
        <w:t>Platform</w:t>
      </w:r>
      <w:r w:rsidR="003F7A38" w:rsidRPr="00B03E03">
        <w:rPr>
          <w:rFonts w:ascii="Calibri" w:hAnsi="Calibri" w:cs="Calibri"/>
          <w:bCs/>
          <w:noProof/>
          <w:sz w:val="20"/>
          <w:szCs w:val="20"/>
          <w:lang w:eastAsia="zh-CN"/>
        </w:rPr>
        <w:t xml:space="preserve"> for </w:t>
      </w:r>
      <w:r w:rsidR="000A2806">
        <w:rPr>
          <w:rFonts w:ascii="Calibri" w:hAnsi="Calibri" w:cs="Calibri"/>
          <w:bCs/>
          <w:noProof/>
          <w:sz w:val="20"/>
          <w:szCs w:val="20"/>
          <w:lang w:eastAsia="zh-CN"/>
        </w:rPr>
        <w:t>N</w:t>
      </w:r>
      <w:r w:rsidR="003F7A38" w:rsidRPr="00B03E03">
        <w:rPr>
          <w:rFonts w:ascii="Calibri" w:hAnsi="Calibri" w:cs="Calibri"/>
          <w:bCs/>
          <w:noProof/>
          <w:sz w:val="20"/>
          <w:szCs w:val="20"/>
          <w:lang w:eastAsia="zh-CN"/>
        </w:rPr>
        <w:t xml:space="preserve">ational </w:t>
      </w:r>
      <w:r w:rsidR="000A2806">
        <w:rPr>
          <w:rFonts w:ascii="Calibri" w:hAnsi="Calibri" w:cs="Calibri"/>
          <w:bCs/>
          <w:noProof/>
          <w:sz w:val="20"/>
          <w:szCs w:val="20"/>
          <w:lang w:eastAsia="zh-CN"/>
        </w:rPr>
        <w:t>D</w:t>
      </w:r>
      <w:r w:rsidR="003F7A38" w:rsidRPr="00B03E03">
        <w:rPr>
          <w:rFonts w:ascii="Calibri" w:hAnsi="Calibri" w:cs="Calibri"/>
          <w:bCs/>
          <w:noProof/>
          <w:sz w:val="20"/>
          <w:szCs w:val="20"/>
          <w:lang w:eastAsia="zh-CN"/>
        </w:rPr>
        <w:t>ialogue, the community of practices</w:t>
      </w:r>
      <w:r w:rsidR="00941D2C" w:rsidRPr="00B03E03">
        <w:rPr>
          <w:rFonts w:ascii="Calibri" w:hAnsi="Calibri" w:cs="Calibri"/>
          <w:bCs/>
          <w:noProof/>
          <w:sz w:val="20"/>
          <w:szCs w:val="20"/>
          <w:lang w:eastAsia="zh-CN"/>
        </w:rPr>
        <w:t xml:space="preserve"> </w:t>
      </w:r>
      <w:r w:rsidR="00AD0E6D" w:rsidRPr="00B03E03">
        <w:rPr>
          <w:rFonts w:ascii="Calibri" w:hAnsi="Calibri" w:cs="Calibri"/>
          <w:bCs/>
          <w:noProof/>
          <w:sz w:val="20"/>
          <w:szCs w:val="20"/>
          <w:lang w:eastAsia="zh-CN"/>
        </w:rPr>
        <w:t xml:space="preserve">at national and regional level, </w:t>
      </w:r>
      <w:r w:rsidR="00941D2C" w:rsidRPr="00B03E03">
        <w:rPr>
          <w:rFonts w:ascii="Calibri" w:hAnsi="Calibri" w:cs="Calibri"/>
          <w:bCs/>
          <w:noProof/>
          <w:sz w:val="20"/>
          <w:szCs w:val="20"/>
          <w:lang w:eastAsia="zh-CN"/>
        </w:rPr>
        <w:t>will ensure inclusive and continuous stakeholders engagement</w:t>
      </w:r>
      <w:r w:rsidR="00300A72" w:rsidRPr="00B03E03">
        <w:rPr>
          <w:rFonts w:ascii="Calibri" w:hAnsi="Calibri" w:cs="Calibri"/>
          <w:bCs/>
          <w:noProof/>
          <w:sz w:val="20"/>
          <w:szCs w:val="20"/>
          <w:lang w:eastAsia="zh-CN"/>
        </w:rPr>
        <w:t xml:space="preserve"> throughout the project.</w:t>
      </w:r>
      <w:r w:rsidR="00811988">
        <w:rPr>
          <w:rFonts w:ascii="Calibri" w:hAnsi="Calibri" w:cs="Calibri"/>
          <w:bCs/>
          <w:noProof/>
          <w:sz w:val="20"/>
          <w:szCs w:val="20"/>
          <w:lang w:eastAsia="zh-CN"/>
        </w:rPr>
        <w:t xml:space="preserve"> </w:t>
      </w:r>
      <w:r w:rsidR="00300A72" w:rsidRPr="00B03E03">
        <w:rPr>
          <w:rFonts w:ascii="Calibri" w:hAnsi="Calibri" w:cs="Calibri"/>
          <w:bCs/>
          <w:noProof/>
          <w:sz w:val="20"/>
          <w:szCs w:val="20"/>
          <w:lang w:eastAsia="zh-CN"/>
        </w:rPr>
        <w:t xml:space="preserve">Additionally, </w:t>
      </w:r>
      <w:r w:rsidR="00300A72" w:rsidRPr="00B03E03">
        <w:rPr>
          <w:rFonts w:asciiTheme="majorHAnsi" w:hAnsiTheme="majorHAnsi"/>
          <w:sz w:val="20"/>
          <w:szCs w:val="20"/>
        </w:rPr>
        <w:t>the Project Board/Steering Committee will serve</w:t>
      </w:r>
      <w:r w:rsidR="00053305" w:rsidRPr="00B03E03">
        <w:rPr>
          <w:rFonts w:asciiTheme="majorHAnsi" w:hAnsiTheme="majorHAnsi"/>
          <w:sz w:val="20"/>
          <w:szCs w:val="20"/>
        </w:rPr>
        <w:t xml:space="preserve"> as vital</w:t>
      </w:r>
      <w:r w:rsidR="00300A72" w:rsidRPr="00B03E03">
        <w:rPr>
          <w:rFonts w:asciiTheme="majorHAnsi" w:hAnsiTheme="majorHAnsi"/>
          <w:sz w:val="20"/>
          <w:szCs w:val="20"/>
        </w:rPr>
        <w:t xml:space="preserve"> </w:t>
      </w:r>
      <w:r w:rsidR="00053305" w:rsidRPr="00B03E03">
        <w:rPr>
          <w:rFonts w:asciiTheme="majorHAnsi" w:hAnsiTheme="majorHAnsi"/>
          <w:sz w:val="20"/>
          <w:szCs w:val="20"/>
        </w:rPr>
        <w:t>tool</w:t>
      </w:r>
      <w:r w:rsidR="00300A72" w:rsidRPr="00B03E03">
        <w:rPr>
          <w:rFonts w:asciiTheme="majorHAnsi" w:hAnsiTheme="majorHAnsi"/>
          <w:sz w:val="20"/>
          <w:szCs w:val="20"/>
        </w:rPr>
        <w:t xml:space="preserve"> for stakeholder engagement </w:t>
      </w:r>
      <w:r w:rsidR="00053305" w:rsidRPr="00B03E03">
        <w:rPr>
          <w:rFonts w:asciiTheme="majorHAnsi" w:hAnsiTheme="majorHAnsi"/>
          <w:sz w:val="20"/>
          <w:szCs w:val="20"/>
        </w:rPr>
        <w:t xml:space="preserve">due to its inclusiveness as it is composed </w:t>
      </w:r>
      <w:r w:rsidR="00811988" w:rsidRPr="00B03E03">
        <w:rPr>
          <w:rFonts w:asciiTheme="majorHAnsi" w:hAnsiTheme="majorHAnsi"/>
          <w:sz w:val="20"/>
          <w:szCs w:val="20"/>
        </w:rPr>
        <w:t xml:space="preserve">of </w:t>
      </w:r>
      <w:r w:rsidR="00053305" w:rsidRPr="00B03E03">
        <w:rPr>
          <w:rFonts w:asciiTheme="majorHAnsi" w:hAnsiTheme="majorHAnsi"/>
          <w:sz w:val="20"/>
          <w:szCs w:val="20"/>
        </w:rPr>
        <w:t>representatives</w:t>
      </w:r>
      <w:r w:rsidR="002F59E6" w:rsidRPr="00B03E03">
        <w:rPr>
          <w:rFonts w:asciiTheme="majorHAnsi" w:hAnsiTheme="majorHAnsi"/>
          <w:sz w:val="20"/>
          <w:szCs w:val="20"/>
        </w:rPr>
        <w:t xml:space="preserve"> from target</w:t>
      </w:r>
      <w:r w:rsidR="00053305" w:rsidRPr="00B03E03">
        <w:rPr>
          <w:rFonts w:asciiTheme="majorHAnsi" w:hAnsiTheme="majorHAnsi"/>
          <w:sz w:val="20"/>
          <w:szCs w:val="20"/>
        </w:rPr>
        <w:t xml:space="preserve"> </w:t>
      </w:r>
      <w:r w:rsidR="00300A72" w:rsidRPr="00B03E03">
        <w:rPr>
          <w:rFonts w:asciiTheme="majorHAnsi" w:hAnsiTheme="majorHAnsi"/>
          <w:sz w:val="20"/>
          <w:szCs w:val="20"/>
        </w:rPr>
        <w:t xml:space="preserve">beneficiary </w:t>
      </w:r>
      <w:r w:rsidR="002F59E6" w:rsidRPr="00B03E03">
        <w:rPr>
          <w:rFonts w:asciiTheme="majorHAnsi" w:hAnsiTheme="majorHAnsi"/>
          <w:sz w:val="20"/>
          <w:szCs w:val="20"/>
        </w:rPr>
        <w:t>groups</w:t>
      </w:r>
      <w:r w:rsidR="00300A72" w:rsidRPr="00B03E03">
        <w:rPr>
          <w:rFonts w:asciiTheme="majorHAnsi" w:hAnsiTheme="majorHAnsi"/>
          <w:sz w:val="20"/>
          <w:szCs w:val="20"/>
        </w:rPr>
        <w:t xml:space="preserve">, </w:t>
      </w:r>
      <w:r w:rsidR="00811988" w:rsidRPr="00B03E03">
        <w:rPr>
          <w:rFonts w:asciiTheme="majorHAnsi" w:hAnsiTheme="majorHAnsi"/>
          <w:sz w:val="20"/>
          <w:szCs w:val="20"/>
        </w:rPr>
        <w:t xml:space="preserve">the </w:t>
      </w:r>
      <w:r w:rsidR="002F59E6" w:rsidRPr="00B03E03">
        <w:rPr>
          <w:rFonts w:asciiTheme="majorHAnsi" w:hAnsiTheme="majorHAnsi"/>
          <w:sz w:val="20"/>
          <w:szCs w:val="20"/>
        </w:rPr>
        <w:t xml:space="preserve">private sector, </w:t>
      </w:r>
      <w:r w:rsidR="00300A72" w:rsidRPr="00B03E03">
        <w:rPr>
          <w:rFonts w:asciiTheme="majorHAnsi" w:hAnsiTheme="majorHAnsi"/>
          <w:sz w:val="20"/>
          <w:szCs w:val="20"/>
        </w:rPr>
        <w:t>the project executive and development partner</w:t>
      </w:r>
      <w:r w:rsidR="00811988" w:rsidRPr="00B03E03">
        <w:rPr>
          <w:rFonts w:asciiTheme="majorHAnsi" w:hAnsiTheme="majorHAnsi"/>
          <w:sz w:val="20"/>
          <w:szCs w:val="20"/>
        </w:rPr>
        <w:t>s</w:t>
      </w:r>
      <w:r w:rsidR="005343A0" w:rsidRPr="00B03E03">
        <w:rPr>
          <w:rFonts w:asciiTheme="majorHAnsi" w:hAnsiTheme="majorHAnsi"/>
          <w:sz w:val="20"/>
          <w:szCs w:val="20"/>
        </w:rPr>
        <w:t xml:space="preserve">. Within this committee all members </w:t>
      </w:r>
      <w:r w:rsidR="00811988" w:rsidRPr="00B03E03">
        <w:rPr>
          <w:rFonts w:asciiTheme="majorHAnsi" w:hAnsiTheme="majorHAnsi"/>
          <w:sz w:val="20"/>
          <w:szCs w:val="20"/>
        </w:rPr>
        <w:t>will be</w:t>
      </w:r>
      <w:r w:rsidR="005343A0" w:rsidRPr="00B03E03">
        <w:rPr>
          <w:rFonts w:asciiTheme="majorHAnsi" w:hAnsiTheme="majorHAnsi"/>
          <w:sz w:val="20"/>
          <w:szCs w:val="20"/>
        </w:rPr>
        <w:t xml:space="preserve"> able to contribute to decision-making related to the project. </w:t>
      </w:r>
      <w:r w:rsidR="00AD0E6D" w:rsidRPr="00B03E03">
        <w:rPr>
          <w:rFonts w:asciiTheme="majorHAnsi" w:hAnsiTheme="majorHAnsi"/>
          <w:sz w:val="20"/>
          <w:szCs w:val="20"/>
        </w:rPr>
        <w:t>The PPG phase was inclusive with an inception and validation workshop that were both widely attended by various actors</w:t>
      </w:r>
      <w:r w:rsidR="009D5463" w:rsidRPr="00B03E03">
        <w:rPr>
          <w:rFonts w:asciiTheme="majorHAnsi" w:hAnsiTheme="majorHAnsi"/>
          <w:sz w:val="20"/>
          <w:szCs w:val="20"/>
        </w:rPr>
        <w:t xml:space="preserve"> in addition to many face-to-face and virtual meetings and focus groups. </w:t>
      </w:r>
    </w:p>
    <w:p w14:paraId="4242F554" w14:textId="77777777" w:rsidR="00767568" w:rsidRDefault="00767568" w:rsidP="00B37A80"/>
    <w:p w14:paraId="2D622C0A" w14:textId="08C4CDE2" w:rsidR="00A034A0" w:rsidRPr="008E5F3F" w:rsidRDefault="00A034A0" w:rsidP="005913BC">
      <w:pPr>
        <w:numPr>
          <w:ilvl w:val="0"/>
          <w:numId w:val="36"/>
        </w:numPr>
        <w:jc w:val="both"/>
        <w:rPr>
          <w:rFonts w:cs="Calibri"/>
          <w:i/>
          <w:szCs w:val="20"/>
          <w:u w:val="single"/>
          <w:lang w:val="en-GB"/>
        </w:rPr>
      </w:pPr>
      <w:r w:rsidRPr="00002DE0">
        <w:rPr>
          <w:rFonts w:ascii="Calibri" w:hAnsi="Calibri" w:cs="Calibri"/>
          <w:sz w:val="20"/>
          <w:szCs w:val="20"/>
          <w:u w:val="single"/>
          <w:lang w:val="en-GB"/>
        </w:rPr>
        <w:t>South-South and Triangular Cooperation</w:t>
      </w:r>
      <w:r w:rsidRPr="008E5F3F">
        <w:rPr>
          <w:rFonts w:ascii="Calibri" w:hAnsi="Calibri" w:cs="Calibri"/>
          <w:i/>
          <w:sz w:val="20"/>
          <w:szCs w:val="20"/>
          <w:u w:val="single"/>
          <w:lang w:val="en-GB"/>
        </w:rPr>
        <w:t>:</w:t>
      </w:r>
      <w:r w:rsidR="008E5F3F" w:rsidRPr="008E5F3F">
        <w:rPr>
          <w:rFonts w:ascii="Calibri" w:hAnsi="Calibri" w:cs="Calibri"/>
          <w:i/>
          <w:sz w:val="20"/>
          <w:szCs w:val="20"/>
          <w:u w:val="single"/>
          <w:lang w:val="en-GB"/>
        </w:rPr>
        <w:t xml:space="preserve"> </w:t>
      </w:r>
      <w:r w:rsidR="008E5F3F" w:rsidRPr="008E5F3F">
        <w:rPr>
          <w:rFonts w:ascii="Calibri" w:hAnsi="Calibri" w:cs="Calibri"/>
          <w:iCs/>
          <w:sz w:val="20"/>
          <w:szCs w:val="20"/>
          <w:lang w:val="en-GB"/>
        </w:rPr>
        <w:t xml:space="preserve">The project will build on experience and lessons-learned from African countries with more matured </w:t>
      </w:r>
      <w:proofErr w:type="spellStart"/>
      <w:r w:rsidR="008E5F3F" w:rsidRPr="008E5F3F">
        <w:rPr>
          <w:rFonts w:ascii="Calibri" w:hAnsi="Calibri" w:cs="Calibri"/>
          <w:iCs/>
          <w:sz w:val="20"/>
          <w:szCs w:val="20"/>
          <w:lang w:val="en-GB"/>
        </w:rPr>
        <w:t>minigrid</w:t>
      </w:r>
      <w:r w:rsidR="000A2806">
        <w:rPr>
          <w:rFonts w:ascii="Calibri" w:hAnsi="Calibri" w:cs="Calibri"/>
          <w:iCs/>
          <w:sz w:val="20"/>
          <w:szCs w:val="20"/>
          <w:lang w:val="en-GB"/>
        </w:rPr>
        <w:t>s</w:t>
      </w:r>
      <w:proofErr w:type="spellEnd"/>
      <w:r w:rsidR="008E5F3F" w:rsidRPr="008E5F3F">
        <w:rPr>
          <w:rFonts w:ascii="Calibri" w:hAnsi="Calibri" w:cs="Calibri"/>
          <w:iCs/>
          <w:sz w:val="20"/>
          <w:szCs w:val="20"/>
          <w:lang w:val="en-GB"/>
        </w:rPr>
        <w:t xml:space="preserve"> markets. For instance, under Components 1, 2, 3 and 4, experiences from Mali, Senegal, Nigeria and East African countries will be used to improve the Burkina</w:t>
      </w:r>
      <w:r w:rsidR="00811988">
        <w:rPr>
          <w:rFonts w:ascii="Calibri" w:hAnsi="Calibri" w:cs="Calibri"/>
          <w:iCs/>
          <w:sz w:val="20"/>
          <w:szCs w:val="20"/>
          <w:lang w:val="en-GB"/>
        </w:rPr>
        <w:t xml:space="preserve"> Faso</w:t>
      </w:r>
      <w:r w:rsidR="008E5F3F" w:rsidRPr="008E5F3F">
        <w:rPr>
          <w:rFonts w:ascii="Calibri" w:hAnsi="Calibri" w:cs="Calibri"/>
          <w:iCs/>
          <w:sz w:val="20"/>
          <w:szCs w:val="20"/>
          <w:lang w:val="en-GB"/>
        </w:rPr>
        <w:t xml:space="preserve"> </w:t>
      </w:r>
      <w:proofErr w:type="spellStart"/>
      <w:r w:rsidR="008E5F3F" w:rsidRPr="008E5F3F">
        <w:rPr>
          <w:rFonts w:ascii="Calibri" w:hAnsi="Calibri" w:cs="Calibri"/>
          <w:iCs/>
          <w:sz w:val="20"/>
          <w:szCs w:val="20"/>
          <w:lang w:val="en-GB"/>
        </w:rPr>
        <w:t>minigrid</w:t>
      </w:r>
      <w:r w:rsidR="000A2806">
        <w:rPr>
          <w:rFonts w:ascii="Calibri" w:hAnsi="Calibri" w:cs="Calibri"/>
          <w:iCs/>
          <w:sz w:val="20"/>
          <w:szCs w:val="20"/>
          <w:lang w:val="en-GB"/>
        </w:rPr>
        <w:t>s</w:t>
      </w:r>
      <w:proofErr w:type="spellEnd"/>
      <w:r w:rsidR="008E5F3F" w:rsidRPr="008E5F3F">
        <w:rPr>
          <w:rFonts w:ascii="Calibri" w:hAnsi="Calibri" w:cs="Calibri"/>
          <w:iCs/>
          <w:sz w:val="20"/>
          <w:szCs w:val="20"/>
          <w:lang w:val="en-GB"/>
        </w:rPr>
        <w:t xml:space="preserve"> market. Transfer of knowledge</w:t>
      </w:r>
      <w:r w:rsidR="00811988">
        <w:rPr>
          <w:rFonts w:ascii="Calibri" w:hAnsi="Calibri" w:cs="Calibri"/>
          <w:iCs/>
          <w:sz w:val="20"/>
          <w:szCs w:val="20"/>
          <w:lang w:val="en-GB"/>
        </w:rPr>
        <w:t>,</w:t>
      </w:r>
      <w:r w:rsidR="008E5F3F" w:rsidRPr="008E5F3F">
        <w:rPr>
          <w:rFonts w:ascii="Calibri" w:hAnsi="Calibri" w:cs="Calibri"/>
          <w:iCs/>
          <w:sz w:val="20"/>
          <w:szCs w:val="20"/>
          <w:lang w:val="en-GB"/>
        </w:rPr>
        <w:t xml:space="preserve"> study-tours and training will be organized at the ECOWAS and continental level.</w:t>
      </w:r>
      <w:r w:rsidR="008E5F3F" w:rsidRPr="008E5F3F">
        <w:rPr>
          <w:rFonts w:ascii="Calibri" w:hAnsi="Calibri" w:cs="Calibri"/>
          <w:i/>
          <w:sz w:val="20"/>
          <w:szCs w:val="20"/>
          <w:lang w:val="en-GB"/>
        </w:rPr>
        <w:t xml:space="preserve"> </w:t>
      </w:r>
      <w:r w:rsidR="008E5F3F" w:rsidRPr="008E5F3F">
        <w:rPr>
          <w:rFonts w:ascii="Calibri" w:hAnsi="Calibri" w:cs="Calibri"/>
          <w:sz w:val="20"/>
          <w:szCs w:val="20"/>
          <w:lang w:val="en-GB"/>
        </w:rPr>
        <w:t xml:space="preserve">In addition, to bring the voice of Burkina Faso to global and regional fora, the project will explore opportunities for meaningful participation in specific events where UNDP could support engagement with the global development discourse on renewable energy </w:t>
      </w:r>
      <w:proofErr w:type="spellStart"/>
      <w:r w:rsidR="008E5F3F" w:rsidRPr="008E5F3F">
        <w:rPr>
          <w:rFonts w:ascii="Calibri" w:hAnsi="Calibri" w:cs="Calibri"/>
          <w:sz w:val="20"/>
          <w:szCs w:val="20"/>
          <w:lang w:val="en-GB"/>
        </w:rPr>
        <w:t>minigrids</w:t>
      </w:r>
      <w:proofErr w:type="spellEnd"/>
      <w:r w:rsidR="008E5F3F">
        <w:rPr>
          <w:rFonts w:ascii="Calibri" w:hAnsi="Calibri" w:cs="Calibri"/>
          <w:sz w:val="20"/>
          <w:szCs w:val="20"/>
          <w:lang w:val="en-GB"/>
        </w:rPr>
        <w:t xml:space="preserve"> and showcase the project activities</w:t>
      </w:r>
      <w:r w:rsidR="008E5F3F" w:rsidRPr="008E5F3F">
        <w:rPr>
          <w:rFonts w:ascii="Calibri" w:hAnsi="Calibri" w:cs="Calibri"/>
          <w:sz w:val="20"/>
          <w:szCs w:val="20"/>
          <w:lang w:val="en-GB"/>
        </w:rPr>
        <w:t xml:space="preserve">. The project will furthermore provide opportunities for regional cooperation with countries that are implementing initiatives on </w:t>
      </w:r>
      <w:proofErr w:type="spellStart"/>
      <w:r w:rsidR="008E5F3F" w:rsidRPr="00DA71B5">
        <w:rPr>
          <w:rFonts w:ascii="Calibri" w:hAnsi="Calibri" w:cs="Calibri"/>
          <w:sz w:val="20"/>
          <w:szCs w:val="20"/>
          <w:lang w:val="en-GB"/>
        </w:rPr>
        <w:t>minigrids</w:t>
      </w:r>
      <w:proofErr w:type="spellEnd"/>
      <w:r w:rsidR="008E5F3F" w:rsidRPr="008E5F3F">
        <w:rPr>
          <w:rFonts w:ascii="Calibri" w:hAnsi="Calibri" w:cs="Calibri"/>
          <w:sz w:val="20"/>
          <w:szCs w:val="20"/>
          <w:lang w:val="en-GB"/>
        </w:rPr>
        <w:t xml:space="preserve"> in geopolitical, social and environmental contexts relevant to the proposed project in </w:t>
      </w:r>
      <w:r w:rsidR="008E5F3F" w:rsidRPr="00DA71B5">
        <w:rPr>
          <w:rFonts w:ascii="Calibri" w:hAnsi="Calibri" w:cs="Calibri"/>
          <w:sz w:val="20"/>
          <w:szCs w:val="20"/>
          <w:lang w:val="en-GB"/>
        </w:rPr>
        <w:t>Burkina Faso.</w:t>
      </w:r>
      <w:r w:rsidR="008E5F3F" w:rsidRPr="008E5F3F">
        <w:rPr>
          <w:rFonts w:ascii="Calibri" w:hAnsi="Calibri" w:cs="Calibri"/>
          <w:i/>
          <w:sz w:val="20"/>
          <w:szCs w:val="20"/>
          <w:lang w:val="en-GB"/>
        </w:rPr>
        <w:t xml:space="preserve"> </w:t>
      </w:r>
      <w:r w:rsidR="008E5F3F">
        <w:rPr>
          <w:rFonts w:ascii="Calibri" w:hAnsi="Calibri" w:cs="Calibri"/>
          <w:iCs/>
          <w:sz w:val="20"/>
          <w:szCs w:val="20"/>
          <w:lang w:val="en-GB"/>
        </w:rPr>
        <w:t>A</w:t>
      </w:r>
      <w:r w:rsidR="008E5F3F" w:rsidRPr="008E5F3F">
        <w:rPr>
          <w:rFonts w:ascii="Calibri" w:hAnsi="Calibri" w:cs="Calibri"/>
          <w:iCs/>
          <w:sz w:val="20"/>
          <w:szCs w:val="20"/>
          <w:lang w:val="en-GB"/>
        </w:rPr>
        <w:t>s a member of the ECOWAS, a regional institution of 15 countries</w:t>
      </w:r>
      <w:r w:rsidR="008E5F3F">
        <w:rPr>
          <w:rFonts w:ascii="Calibri" w:hAnsi="Calibri" w:cs="Calibri"/>
          <w:iCs/>
          <w:sz w:val="20"/>
          <w:szCs w:val="20"/>
          <w:lang w:val="en-GB"/>
        </w:rPr>
        <w:t>, Burkina Faso</w:t>
      </w:r>
      <w:r w:rsidR="008E5F3F" w:rsidRPr="008E5F3F">
        <w:rPr>
          <w:rFonts w:ascii="Calibri" w:hAnsi="Calibri" w:cs="Calibri"/>
          <w:iCs/>
          <w:sz w:val="20"/>
          <w:szCs w:val="20"/>
          <w:lang w:val="en-GB"/>
        </w:rPr>
        <w:t xml:space="preserve"> will benefit from ECREEE’s activities in </w:t>
      </w:r>
      <w:proofErr w:type="spellStart"/>
      <w:r w:rsidR="008E5F3F" w:rsidRPr="008E5F3F">
        <w:rPr>
          <w:rFonts w:ascii="Calibri" w:hAnsi="Calibri" w:cs="Calibri"/>
          <w:iCs/>
          <w:sz w:val="20"/>
          <w:szCs w:val="20"/>
          <w:lang w:val="en-GB"/>
        </w:rPr>
        <w:t>minigrids</w:t>
      </w:r>
      <w:proofErr w:type="spellEnd"/>
      <w:r w:rsidR="008E5F3F" w:rsidRPr="008E5F3F">
        <w:rPr>
          <w:rFonts w:ascii="Calibri" w:hAnsi="Calibri" w:cs="Calibri"/>
          <w:iCs/>
          <w:sz w:val="20"/>
          <w:szCs w:val="20"/>
          <w:lang w:val="en-GB"/>
        </w:rPr>
        <w:t xml:space="preserve"> and skills development</w:t>
      </w:r>
      <w:r w:rsidR="008E5F3F">
        <w:rPr>
          <w:rFonts w:ascii="Calibri" w:hAnsi="Calibri" w:cs="Calibri"/>
          <w:iCs/>
          <w:sz w:val="20"/>
          <w:szCs w:val="20"/>
          <w:lang w:val="en-GB"/>
        </w:rPr>
        <w:t xml:space="preserve"> in the framework of this project</w:t>
      </w:r>
      <w:r w:rsidR="008E5F3F" w:rsidRPr="008E5F3F">
        <w:rPr>
          <w:rFonts w:ascii="Calibri" w:hAnsi="Calibri" w:cs="Calibri"/>
          <w:iCs/>
          <w:sz w:val="20"/>
          <w:szCs w:val="20"/>
          <w:lang w:val="en-GB"/>
        </w:rPr>
        <w:t xml:space="preserve">. This involvement of ECREEE in several project activities under component 1 and 2 ensures collaboration and knowledge-transfer between the project and others in countries like Mali, Senegal, Nigeria, Ghana, etc. Also, the </w:t>
      </w:r>
      <w:r w:rsidR="008E5F3F">
        <w:rPr>
          <w:rFonts w:ascii="Calibri" w:hAnsi="Calibri" w:cs="Calibri"/>
          <w:iCs/>
          <w:sz w:val="20"/>
          <w:szCs w:val="20"/>
          <w:lang w:val="en-GB"/>
        </w:rPr>
        <w:t xml:space="preserve">AMP </w:t>
      </w:r>
      <w:r w:rsidR="008E5F3F" w:rsidRPr="008E5F3F">
        <w:rPr>
          <w:rFonts w:ascii="Calibri" w:hAnsi="Calibri" w:cs="Calibri"/>
          <w:iCs/>
          <w:sz w:val="20"/>
          <w:szCs w:val="20"/>
          <w:lang w:val="en-GB"/>
        </w:rPr>
        <w:t xml:space="preserve">regional project will ensure collaboration and cross-learning between the participating countries through </w:t>
      </w:r>
      <w:r w:rsidR="008E5F3F">
        <w:rPr>
          <w:rFonts w:ascii="Calibri" w:hAnsi="Calibri" w:cs="Calibri"/>
          <w:iCs/>
          <w:sz w:val="20"/>
          <w:szCs w:val="20"/>
          <w:lang w:val="en-GB"/>
        </w:rPr>
        <w:t xml:space="preserve">a </w:t>
      </w:r>
      <w:r w:rsidR="008E5F3F" w:rsidRPr="008E5F3F">
        <w:rPr>
          <w:rFonts w:ascii="Calibri" w:hAnsi="Calibri" w:cs="Calibri"/>
          <w:iCs/>
          <w:sz w:val="20"/>
          <w:szCs w:val="20"/>
          <w:lang w:val="en-GB"/>
        </w:rPr>
        <w:t xml:space="preserve">dedicated </w:t>
      </w:r>
      <w:r w:rsidR="008E5F3F">
        <w:rPr>
          <w:rFonts w:ascii="Calibri" w:hAnsi="Calibri" w:cs="Calibri"/>
          <w:iCs/>
          <w:sz w:val="20"/>
          <w:szCs w:val="20"/>
          <w:lang w:val="en-GB"/>
        </w:rPr>
        <w:t>C</w:t>
      </w:r>
      <w:r w:rsidR="008E5F3F" w:rsidRPr="008E5F3F">
        <w:rPr>
          <w:rFonts w:ascii="Calibri" w:hAnsi="Calibri" w:cs="Calibri"/>
          <w:iCs/>
          <w:sz w:val="20"/>
          <w:szCs w:val="20"/>
          <w:lang w:val="en-GB"/>
        </w:rPr>
        <w:t>ommunit</w:t>
      </w:r>
      <w:r w:rsidR="008E5F3F">
        <w:rPr>
          <w:rFonts w:ascii="Calibri" w:hAnsi="Calibri" w:cs="Calibri"/>
          <w:iCs/>
          <w:sz w:val="20"/>
          <w:szCs w:val="20"/>
          <w:lang w:val="en-GB"/>
        </w:rPr>
        <w:t>y</w:t>
      </w:r>
      <w:r w:rsidR="008E5F3F" w:rsidRPr="008E5F3F">
        <w:rPr>
          <w:rFonts w:ascii="Calibri" w:hAnsi="Calibri" w:cs="Calibri"/>
          <w:iCs/>
          <w:sz w:val="20"/>
          <w:szCs w:val="20"/>
          <w:lang w:val="en-GB"/>
        </w:rPr>
        <w:t xml:space="preserve"> of </w:t>
      </w:r>
      <w:r w:rsidR="008E5F3F">
        <w:rPr>
          <w:rFonts w:ascii="Calibri" w:hAnsi="Calibri" w:cs="Calibri"/>
          <w:iCs/>
          <w:sz w:val="20"/>
          <w:szCs w:val="20"/>
          <w:lang w:val="en-GB"/>
        </w:rPr>
        <w:t>P</w:t>
      </w:r>
      <w:r w:rsidR="008E5F3F" w:rsidRPr="008E5F3F">
        <w:rPr>
          <w:rFonts w:ascii="Calibri" w:hAnsi="Calibri" w:cs="Calibri"/>
          <w:iCs/>
          <w:sz w:val="20"/>
          <w:szCs w:val="20"/>
          <w:lang w:val="en-GB"/>
        </w:rPr>
        <w:t xml:space="preserve">ractice </w:t>
      </w:r>
      <w:r w:rsidR="008E5F3F">
        <w:rPr>
          <w:rFonts w:ascii="Calibri" w:hAnsi="Calibri" w:cs="Calibri"/>
          <w:iCs/>
          <w:sz w:val="20"/>
          <w:szCs w:val="20"/>
          <w:lang w:val="en-GB"/>
        </w:rPr>
        <w:t xml:space="preserve">and learning </w:t>
      </w:r>
      <w:r w:rsidR="008E5F3F" w:rsidRPr="008E5F3F">
        <w:rPr>
          <w:rFonts w:ascii="Calibri" w:hAnsi="Calibri" w:cs="Calibri"/>
          <w:iCs/>
          <w:sz w:val="20"/>
          <w:szCs w:val="20"/>
          <w:lang w:val="en-GB"/>
        </w:rPr>
        <w:t>events.</w:t>
      </w:r>
    </w:p>
    <w:p w14:paraId="66615C1B" w14:textId="2A4047FD" w:rsidR="00B37A80" w:rsidRPr="00DA71B5" w:rsidRDefault="00B37A80" w:rsidP="00DA71B5">
      <w:pPr>
        <w:rPr>
          <w:rFonts w:cs="Calibri"/>
          <w:i/>
          <w:szCs w:val="20"/>
          <w:lang w:val="en-GB"/>
        </w:rPr>
      </w:pPr>
    </w:p>
    <w:p w14:paraId="0A605BEB" w14:textId="6FA90EAF" w:rsidR="00EA43AE" w:rsidRDefault="00EB69AE" w:rsidP="005913BC">
      <w:pPr>
        <w:numPr>
          <w:ilvl w:val="0"/>
          <w:numId w:val="36"/>
        </w:numPr>
        <w:jc w:val="both"/>
        <w:rPr>
          <w:rFonts w:ascii="Calibri" w:eastAsia="Arial" w:hAnsi="Calibri" w:cs="Calibri"/>
          <w:sz w:val="20"/>
          <w:szCs w:val="20"/>
        </w:rPr>
      </w:pPr>
      <w:r w:rsidRPr="00002DE0">
        <w:rPr>
          <w:rFonts w:ascii="Calibri" w:hAnsi="Calibri" w:cs="Calibri"/>
          <w:sz w:val="20"/>
          <w:szCs w:val="20"/>
          <w:u w:val="single"/>
        </w:rPr>
        <w:t>Gender equality and Women’s Empowerment</w:t>
      </w:r>
      <w:r w:rsidRPr="00002DE0">
        <w:rPr>
          <w:rFonts w:ascii="Calibri" w:hAnsi="Calibri" w:cs="Calibri"/>
          <w:sz w:val="20"/>
          <w:szCs w:val="20"/>
        </w:rPr>
        <w:t xml:space="preserve">: </w:t>
      </w:r>
      <w:r w:rsidR="0009110C" w:rsidRPr="00002DE0">
        <w:rPr>
          <w:rFonts w:ascii="Calibri" w:eastAsia="Arial" w:hAnsi="Calibri" w:cs="Calibri"/>
          <w:sz w:val="20"/>
          <w:szCs w:val="20"/>
        </w:rPr>
        <w:t xml:space="preserve">Gender-mainstreaming is </w:t>
      </w:r>
      <w:r w:rsidR="00060C9A">
        <w:rPr>
          <w:rFonts w:ascii="Calibri" w:eastAsia="Arial" w:hAnsi="Calibri" w:cs="Calibri"/>
          <w:sz w:val="20"/>
          <w:szCs w:val="20"/>
        </w:rPr>
        <w:t xml:space="preserve">an </w:t>
      </w:r>
      <w:r w:rsidR="0009110C" w:rsidRPr="00002DE0">
        <w:rPr>
          <w:rFonts w:ascii="Calibri" w:eastAsia="Arial" w:hAnsi="Calibri" w:cs="Calibri"/>
          <w:sz w:val="20"/>
          <w:szCs w:val="20"/>
        </w:rPr>
        <w:t>integral aspect of the project</w:t>
      </w:r>
      <w:r w:rsidR="00D73823" w:rsidRPr="00002DE0">
        <w:rPr>
          <w:rFonts w:ascii="Calibri" w:eastAsia="Arial" w:hAnsi="Calibri" w:cs="Calibri"/>
          <w:sz w:val="20"/>
          <w:szCs w:val="20"/>
        </w:rPr>
        <w:t xml:space="preserve"> from the design to </w:t>
      </w:r>
      <w:r w:rsidR="0009110C" w:rsidRPr="00002DE0">
        <w:rPr>
          <w:rFonts w:ascii="Calibri" w:eastAsia="Arial" w:hAnsi="Calibri" w:cs="Calibri"/>
          <w:sz w:val="20"/>
          <w:szCs w:val="20"/>
        </w:rPr>
        <w:t>the implementation phase</w:t>
      </w:r>
      <w:r w:rsidR="00D73823" w:rsidRPr="00002DE0">
        <w:rPr>
          <w:rFonts w:ascii="Calibri" w:eastAsia="Arial" w:hAnsi="Calibri" w:cs="Calibri"/>
          <w:sz w:val="20"/>
          <w:szCs w:val="20"/>
        </w:rPr>
        <w:t xml:space="preserve">. The project will ensure the benefits are </w:t>
      </w:r>
      <w:r w:rsidR="00F86DCB" w:rsidRPr="00002DE0">
        <w:rPr>
          <w:rFonts w:ascii="Calibri" w:eastAsia="Arial" w:hAnsi="Calibri" w:cs="Calibri"/>
          <w:sz w:val="20"/>
          <w:szCs w:val="20"/>
        </w:rPr>
        <w:t xml:space="preserve">equally </w:t>
      </w:r>
      <w:r w:rsidR="00D73823" w:rsidRPr="00002DE0">
        <w:rPr>
          <w:rFonts w:ascii="Calibri" w:eastAsia="Arial" w:hAnsi="Calibri" w:cs="Calibri"/>
          <w:sz w:val="20"/>
          <w:szCs w:val="20"/>
        </w:rPr>
        <w:t>accessible to women, girls and all vulnerable</w:t>
      </w:r>
      <w:r w:rsidR="00F86DCB" w:rsidRPr="00002DE0">
        <w:rPr>
          <w:rFonts w:ascii="Calibri" w:eastAsia="Arial" w:hAnsi="Calibri" w:cs="Calibri"/>
          <w:sz w:val="20"/>
          <w:szCs w:val="20"/>
        </w:rPr>
        <w:t xml:space="preserve"> </w:t>
      </w:r>
      <w:r w:rsidR="004D3931">
        <w:rPr>
          <w:rFonts w:ascii="Calibri" w:eastAsia="Arial" w:hAnsi="Calibri" w:cs="Calibri"/>
          <w:sz w:val="20"/>
          <w:szCs w:val="20"/>
        </w:rPr>
        <w:t>groups</w:t>
      </w:r>
      <w:r w:rsidR="004D3931" w:rsidRPr="00002DE0">
        <w:rPr>
          <w:rFonts w:ascii="Calibri" w:eastAsia="Arial" w:hAnsi="Calibri" w:cs="Calibri"/>
          <w:sz w:val="20"/>
          <w:szCs w:val="20"/>
        </w:rPr>
        <w:t xml:space="preserve"> </w:t>
      </w:r>
      <w:r w:rsidR="00F86DCB" w:rsidRPr="00002DE0">
        <w:rPr>
          <w:rFonts w:ascii="Calibri" w:eastAsia="Arial" w:hAnsi="Calibri" w:cs="Calibri"/>
          <w:sz w:val="20"/>
          <w:szCs w:val="20"/>
        </w:rPr>
        <w:t xml:space="preserve">in </w:t>
      </w:r>
      <w:r w:rsidR="004D3931">
        <w:rPr>
          <w:rFonts w:ascii="Calibri" w:eastAsia="Arial" w:hAnsi="Calibri" w:cs="Calibri"/>
          <w:sz w:val="20"/>
          <w:szCs w:val="20"/>
        </w:rPr>
        <w:t xml:space="preserve">the </w:t>
      </w:r>
      <w:r w:rsidR="00F86DCB" w:rsidRPr="00002DE0">
        <w:rPr>
          <w:rFonts w:ascii="Calibri" w:eastAsia="Arial" w:hAnsi="Calibri" w:cs="Calibri"/>
          <w:sz w:val="20"/>
          <w:szCs w:val="20"/>
        </w:rPr>
        <w:t>target communities</w:t>
      </w:r>
      <w:r w:rsidR="00D73823" w:rsidRPr="00002DE0">
        <w:rPr>
          <w:rFonts w:ascii="Calibri" w:eastAsia="Arial" w:hAnsi="Calibri" w:cs="Calibri"/>
          <w:sz w:val="20"/>
          <w:szCs w:val="20"/>
        </w:rPr>
        <w:t xml:space="preserve">; in particular, </w:t>
      </w:r>
      <w:r w:rsidR="00F86DCB" w:rsidRPr="00002DE0">
        <w:rPr>
          <w:rFonts w:ascii="Calibri" w:eastAsia="Arial" w:hAnsi="Calibri" w:cs="Calibri"/>
          <w:sz w:val="20"/>
          <w:szCs w:val="20"/>
        </w:rPr>
        <w:t>the pilot project</w:t>
      </w:r>
      <w:r w:rsidR="00227C3C">
        <w:rPr>
          <w:rFonts w:ascii="Calibri" w:eastAsia="Arial" w:hAnsi="Calibri" w:cs="Calibri"/>
          <w:sz w:val="20"/>
          <w:szCs w:val="20"/>
        </w:rPr>
        <w:t>s</w:t>
      </w:r>
      <w:r w:rsidR="00F86DCB" w:rsidRPr="00002DE0">
        <w:rPr>
          <w:rFonts w:ascii="Calibri" w:eastAsia="Arial" w:hAnsi="Calibri" w:cs="Calibri"/>
          <w:sz w:val="20"/>
          <w:szCs w:val="20"/>
        </w:rPr>
        <w:t xml:space="preserve"> will focus on </w:t>
      </w:r>
      <w:r w:rsidR="00D73823" w:rsidRPr="00002DE0">
        <w:rPr>
          <w:rFonts w:ascii="Calibri" w:eastAsia="Arial" w:hAnsi="Calibri" w:cs="Calibri"/>
          <w:sz w:val="20"/>
          <w:szCs w:val="20"/>
        </w:rPr>
        <w:t>the development</w:t>
      </w:r>
      <w:r w:rsidR="00F86DCB" w:rsidRPr="00002DE0">
        <w:rPr>
          <w:rFonts w:ascii="Calibri" w:eastAsia="Arial" w:hAnsi="Calibri" w:cs="Calibri"/>
          <w:sz w:val="20"/>
          <w:szCs w:val="20"/>
        </w:rPr>
        <w:t xml:space="preserve"> and enhancement</w:t>
      </w:r>
      <w:r w:rsidR="00D73823" w:rsidRPr="00002DE0">
        <w:rPr>
          <w:rFonts w:ascii="Calibri" w:eastAsia="Arial" w:hAnsi="Calibri" w:cs="Calibri"/>
          <w:sz w:val="20"/>
          <w:szCs w:val="20"/>
        </w:rPr>
        <w:t xml:space="preserve"> of income-generating activities for women and youth</w:t>
      </w:r>
      <w:r w:rsidR="00F86DCB" w:rsidRPr="00002DE0">
        <w:rPr>
          <w:rFonts w:ascii="Calibri" w:eastAsia="Arial" w:hAnsi="Calibri" w:cs="Calibri"/>
          <w:sz w:val="20"/>
          <w:szCs w:val="20"/>
        </w:rPr>
        <w:t>.</w:t>
      </w:r>
      <w:r w:rsidR="00950D37" w:rsidRPr="00002DE0">
        <w:rPr>
          <w:rFonts w:ascii="Calibri" w:eastAsia="Arial" w:hAnsi="Calibri" w:cs="Calibri"/>
          <w:sz w:val="20"/>
          <w:szCs w:val="20"/>
        </w:rPr>
        <w:t xml:space="preserve"> </w:t>
      </w:r>
      <w:r w:rsidR="00002DE0">
        <w:rPr>
          <w:rFonts w:ascii="Calibri" w:eastAsia="Arial" w:hAnsi="Calibri" w:cs="Calibri"/>
          <w:sz w:val="20"/>
          <w:szCs w:val="20"/>
        </w:rPr>
        <w:br/>
      </w:r>
      <w:r w:rsidR="00002DE0">
        <w:rPr>
          <w:rFonts w:ascii="Calibri" w:hAnsi="Calibri" w:cs="Calibri"/>
          <w:sz w:val="20"/>
          <w:szCs w:val="20"/>
        </w:rPr>
        <w:br/>
      </w:r>
      <w:r w:rsidR="00342156" w:rsidRPr="00002DE0">
        <w:rPr>
          <w:rFonts w:ascii="Calibri" w:hAnsi="Calibri" w:cs="Calibri"/>
          <w:sz w:val="20"/>
          <w:szCs w:val="20"/>
        </w:rPr>
        <w:t xml:space="preserve">The constitution of Burkina Faso </w:t>
      </w:r>
      <w:r w:rsidR="00590040" w:rsidRPr="00002DE0">
        <w:rPr>
          <w:rFonts w:ascii="Calibri" w:hAnsi="Calibri" w:cs="Calibri"/>
          <w:sz w:val="20"/>
          <w:szCs w:val="20"/>
        </w:rPr>
        <w:t>recognizes</w:t>
      </w:r>
      <w:r w:rsidR="00342156" w:rsidRPr="00002DE0">
        <w:rPr>
          <w:rFonts w:ascii="Calibri" w:hAnsi="Calibri" w:cs="Calibri"/>
          <w:sz w:val="20"/>
          <w:szCs w:val="20"/>
        </w:rPr>
        <w:t xml:space="preserve"> equality between men and women</w:t>
      </w:r>
      <w:r w:rsidR="00590040" w:rsidRPr="00002DE0">
        <w:rPr>
          <w:rFonts w:ascii="Calibri" w:hAnsi="Calibri" w:cs="Calibri"/>
          <w:sz w:val="20"/>
          <w:szCs w:val="20"/>
        </w:rPr>
        <w:t>. The country is making p</w:t>
      </w:r>
      <w:r w:rsidR="00342156" w:rsidRPr="00002DE0">
        <w:rPr>
          <w:rFonts w:ascii="Calibri" w:hAnsi="Calibri" w:cs="Calibri"/>
          <w:sz w:val="20"/>
          <w:szCs w:val="20"/>
        </w:rPr>
        <w:t xml:space="preserve">rogress </w:t>
      </w:r>
      <w:r w:rsidR="00590040" w:rsidRPr="00002DE0">
        <w:rPr>
          <w:rFonts w:ascii="Calibri" w:hAnsi="Calibri" w:cs="Calibri"/>
          <w:sz w:val="20"/>
          <w:szCs w:val="20"/>
        </w:rPr>
        <w:t>towards</w:t>
      </w:r>
      <w:r w:rsidR="00342156" w:rsidRPr="00002DE0">
        <w:rPr>
          <w:rFonts w:ascii="Calibri" w:hAnsi="Calibri" w:cs="Calibri"/>
          <w:sz w:val="20"/>
          <w:szCs w:val="20"/>
        </w:rPr>
        <w:t xml:space="preserve"> gender equality</w:t>
      </w:r>
      <w:r w:rsidR="00A3436E" w:rsidRPr="00002DE0">
        <w:rPr>
          <w:rFonts w:ascii="Calibri" w:hAnsi="Calibri" w:cs="Calibri"/>
          <w:sz w:val="20"/>
          <w:szCs w:val="20"/>
        </w:rPr>
        <w:t xml:space="preserve"> and women empowerment</w:t>
      </w:r>
      <w:r w:rsidR="00342156" w:rsidRPr="00002DE0">
        <w:rPr>
          <w:rFonts w:ascii="Calibri" w:hAnsi="Calibri" w:cs="Calibri"/>
          <w:sz w:val="20"/>
          <w:szCs w:val="20"/>
        </w:rPr>
        <w:t xml:space="preserve">. The </w:t>
      </w:r>
      <w:proofErr w:type="spellStart"/>
      <w:r w:rsidR="00EF0947" w:rsidRPr="00002DE0">
        <w:rPr>
          <w:rFonts w:ascii="Calibri" w:hAnsi="Calibri" w:cs="Calibri"/>
          <w:sz w:val="20"/>
          <w:szCs w:val="20"/>
        </w:rPr>
        <w:t>GoBF</w:t>
      </w:r>
      <w:proofErr w:type="spellEnd"/>
      <w:r w:rsidR="0012575A">
        <w:rPr>
          <w:rFonts w:ascii="Calibri" w:hAnsi="Calibri" w:cs="Calibri"/>
          <w:sz w:val="20"/>
          <w:szCs w:val="20"/>
        </w:rPr>
        <w:t xml:space="preserve"> </w:t>
      </w:r>
      <w:r w:rsidR="00342156" w:rsidRPr="00002DE0">
        <w:rPr>
          <w:rFonts w:ascii="Calibri" w:hAnsi="Calibri" w:cs="Calibri"/>
          <w:sz w:val="20"/>
          <w:szCs w:val="20"/>
        </w:rPr>
        <w:t>developed a National Gender Policy (PNG) in 2009, building on Burkina Faso’s Constitution and the Burkina Family Code of 1989, as well as international and regional laws it ratified. The cross-cutting action plan of the PNG is incorporated</w:t>
      </w:r>
      <w:r w:rsidR="005750BB" w:rsidRPr="00002DE0">
        <w:rPr>
          <w:rFonts w:ascii="Calibri" w:hAnsi="Calibri" w:cs="Calibri"/>
          <w:sz w:val="20"/>
          <w:szCs w:val="20"/>
        </w:rPr>
        <w:t xml:space="preserve"> in</w:t>
      </w:r>
      <w:r w:rsidR="00342156" w:rsidRPr="00002DE0">
        <w:rPr>
          <w:rFonts w:ascii="Calibri" w:hAnsi="Calibri" w:cs="Calibri"/>
          <w:sz w:val="20"/>
          <w:szCs w:val="20"/>
        </w:rPr>
        <w:t xml:space="preserve"> sectoral policies in order to curtail inequalities in poverty, health, education, political participation, as well as other vital sectors. </w:t>
      </w:r>
      <w:r w:rsidR="005750BB" w:rsidRPr="00002DE0">
        <w:rPr>
          <w:rFonts w:ascii="Calibri" w:eastAsia="Arial" w:hAnsi="Calibri" w:cs="Calibri"/>
          <w:sz w:val="20"/>
          <w:szCs w:val="20"/>
        </w:rPr>
        <w:t xml:space="preserve">Furthermore, </w:t>
      </w:r>
      <w:r w:rsidR="00EF0947" w:rsidRPr="00002DE0">
        <w:rPr>
          <w:rFonts w:ascii="Calibri" w:eastAsia="Arial" w:hAnsi="Calibri" w:cs="Calibri"/>
          <w:sz w:val="20"/>
          <w:szCs w:val="20"/>
        </w:rPr>
        <w:t>B</w:t>
      </w:r>
      <w:r w:rsidR="00342156" w:rsidRPr="00002DE0">
        <w:rPr>
          <w:rFonts w:ascii="Calibri" w:eastAsia="Arial" w:hAnsi="Calibri" w:cs="Calibri"/>
          <w:sz w:val="20"/>
          <w:szCs w:val="20"/>
        </w:rPr>
        <w:t>urkina Faso, has signed on to the ECOWAS Policy for Gender Mainstreaming in Energy Access</w:t>
      </w:r>
      <w:r w:rsidR="00342156" w:rsidRPr="00002DE0">
        <w:rPr>
          <w:rStyle w:val="FootnoteReference"/>
          <w:rFonts w:ascii="Calibri" w:eastAsia="Arial" w:hAnsi="Calibri" w:cs="Calibri"/>
          <w:sz w:val="20"/>
          <w:szCs w:val="20"/>
        </w:rPr>
        <w:footnoteReference w:id="29"/>
      </w:r>
      <w:r w:rsidR="00342156" w:rsidRPr="00002DE0">
        <w:rPr>
          <w:rFonts w:ascii="Calibri" w:eastAsia="Arial" w:hAnsi="Calibri" w:cs="Calibri"/>
          <w:sz w:val="20"/>
          <w:szCs w:val="20"/>
        </w:rPr>
        <w:t xml:space="preserve"> developed by ECREEE and adopted by the Authority of the Heads of States and Government. The goal of the ECOWAS Policy for Gender Mainstreaming in Energy Access is to address existing barriers that may hinder the equal participation of women and men in expanding energy access in West Africa and, by extension, the success of the SE4ALL initiative and the ECOWAS Regional Policies on Renewable Energy and Energy Efficiency. </w:t>
      </w:r>
      <w:r w:rsidR="00002DE0">
        <w:rPr>
          <w:rFonts w:ascii="Calibri" w:eastAsia="Arial" w:hAnsi="Calibri" w:cs="Calibri"/>
          <w:sz w:val="20"/>
          <w:szCs w:val="20"/>
        </w:rPr>
        <w:br/>
      </w:r>
      <w:r w:rsidR="00002DE0">
        <w:rPr>
          <w:rFonts w:ascii="Calibri" w:eastAsia="Arial" w:hAnsi="Calibri" w:cs="Calibri"/>
          <w:sz w:val="20"/>
          <w:szCs w:val="20"/>
        </w:rPr>
        <w:br/>
      </w:r>
      <w:r w:rsidR="00342156" w:rsidRPr="00002DE0">
        <w:rPr>
          <w:rFonts w:ascii="Calibri" w:hAnsi="Calibri" w:cs="Calibri"/>
          <w:sz w:val="20"/>
          <w:szCs w:val="20"/>
        </w:rPr>
        <w:t>Despite these efforts, gender equality remains a challenge in Burkina Faso. Burkina Faso ranks 146 out of 159 countries on the Gender Inequality Index</w:t>
      </w:r>
      <w:r w:rsidR="00342156" w:rsidRPr="00002DE0">
        <w:rPr>
          <w:rFonts w:ascii="Calibri" w:hAnsi="Calibri" w:cs="Calibri"/>
          <w:sz w:val="20"/>
          <w:szCs w:val="20"/>
          <w:vertAlign w:val="superscript"/>
        </w:rPr>
        <w:footnoteReference w:id="30"/>
      </w:r>
      <w:r w:rsidR="00342156" w:rsidRPr="00002DE0">
        <w:rPr>
          <w:rFonts w:ascii="Calibri" w:hAnsi="Calibri" w:cs="Calibri"/>
          <w:sz w:val="20"/>
          <w:szCs w:val="20"/>
        </w:rPr>
        <w:t>, with only 9,4% of Parliamentary seats held by women and only 6% of the female population over 25 having at least some secondary education, versus 11,5% for men</w:t>
      </w:r>
      <w:r w:rsidR="007F1572">
        <w:rPr>
          <w:rFonts w:ascii="Calibri" w:hAnsi="Calibri" w:cs="Calibri"/>
          <w:sz w:val="20"/>
          <w:szCs w:val="20"/>
        </w:rPr>
        <w:t xml:space="preserve"> according to the same UNDP report</w:t>
      </w:r>
      <w:r w:rsidR="00342156" w:rsidRPr="00002DE0">
        <w:rPr>
          <w:rFonts w:ascii="Calibri" w:hAnsi="Calibri" w:cs="Calibri"/>
          <w:sz w:val="20"/>
          <w:szCs w:val="20"/>
        </w:rPr>
        <w:t>. The country is in group 5 of the Gender Development Index</w:t>
      </w:r>
      <w:r w:rsidR="00342156" w:rsidRPr="00002DE0">
        <w:rPr>
          <w:rFonts w:ascii="Calibri" w:hAnsi="Calibri" w:cs="Calibri"/>
          <w:sz w:val="20"/>
          <w:szCs w:val="20"/>
          <w:vertAlign w:val="superscript"/>
        </w:rPr>
        <w:footnoteReference w:id="31"/>
      </w:r>
      <w:r w:rsidR="00342156" w:rsidRPr="00002DE0">
        <w:rPr>
          <w:rFonts w:ascii="Calibri" w:hAnsi="Calibri" w:cs="Calibri"/>
          <w:sz w:val="20"/>
          <w:szCs w:val="20"/>
        </w:rPr>
        <w:t>, meaning it has only attained low equality based on the Human Development Index (HDI) achievements between women and men (absolute deviation from gender parity of more than 10 percent).</w:t>
      </w:r>
      <w:r w:rsidR="00002DE0" w:rsidRPr="00002DE0">
        <w:rPr>
          <w:rFonts w:ascii="Calibri" w:hAnsi="Calibri" w:cs="Calibri"/>
          <w:sz w:val="20"/>
          <w:szCs w:val="20"/>
        </w:rPr>
        <w:t xml:space="preserve"> </w:t>
      </w:r>
      <w:proofErr w:type="gramStart"/>
      <w:r w:rsidR="009A390A" w:rsidRPr="00002DE0">
        <w:rPr>
          <w:rFonts w:ascii="Calibri" w:eastAsia="Arial" w:hAnsi="Calibri" w:cs="Calibri"/>
          <w:sz w:val="20"/>
          <w:szCs w:val="20"/>
        </w:rPr>
        <w:t>All of</w:t>
      </w:r>
      <w:proofErr w:type="gramEnd"/>
      <w:r w:rsidR="009A390A" w:rsidRPr="00002DE0">
        <w:rPr>
          <w:rFonts w:ascii="Calibri" w:eastAsia="Arial" w:hAnsi="Calibri" w:cs="Calibri"/>
          <w:sz w:val="20"/>
          <w:szCs w:val="20"/>
        </w:rPr>
        <w:t xml:space="preserve"> the more reason, why g</w:t>
      </w:r>
      <w:r w:rsidR="005B7EA0" w:rsidRPr="00002DE0">
        <w:rPr>
          <w:rFonts w:ascii="Calibri" w:eastAsia="Arial" w:hAnsi="Calibri" w:cs="Calibri"/>
          <w:sz w:val="20"/>
          <w:szCs w:val="20"/>
        </w:rPr>
        <w:t>ender and social inclusion will be mainstreamed through project activities under components 1, 2, 3 and 4</w:t>
      </w:r>
      <w:r w:rsidR="00BB5A47">
        <w:rPr>
          <w:rFonts w:ascii="Calibri" w:eastAsia="Arial" w:hAnsi="Calibri" w:cs="Calibri"/>
          <w:sz w:val="20"/>
          <w:szCs w:val="20"/>
        </w:rPr>
        <w:t xml:space="preserve"> as</w:t>
      </w:r>
      <w:r w:rsidR="00CD6906">
        <w:rPr>
          <w:rFonts w:ascii="Calibri" w:eastAsia="Arial" w:hAnsi="Calibri" w:cs="Calibri"/>
          <w:sz w:val="20"/>
          <w:szCs w:val="20"/>
        </w:rPr>
        <w:t xml:space="preserve"> </w:t>
      </w:r>
      <w:r w:rsidR="004F1BE4" w:rsidRPr="00002DE0">
        <w:rPr>
          <w:rFonts w:ascii="Calibri" w:eastAsia="Arial" w:hAnsi="Calibri" w:cs="Calibri"/>
          <w:sz w:val="20"/>
          <w:szCs w:val="20"/>
        </w:rPr>
        <w:t>w</w:t>
      </w:r>
      <w:r w:rsidR="005B7EA0" w:rsidRPr="00002DE0">
        <w:rPr>
          <w:rFonts w:ascii="Calibri" w:eastAsia="Arial" w:hAnsi="Calibri" w:cs="Calibri"/>
          <w:sz w:val="20"/>
          <w:szCs w:val="20"/>
        </w:rPr>
        <w:t xml:space="preserve">omen are disproportionately affected </w:t>
      </w:r>
      <w:r w:rsidR="004F1BE4" w:rsidRPr="00002DE0">
        <w:rPr>
          <w:rFonts w:ascii="Calibri" w:eastAsia="Arial" w:hAnsi="Calibri" w:cs="Calibri"/>
          <w:sz w:val="20"/>
          <w:szCs w:val="20"/>
        </w:rPr>
        <w:t>by the lack of access to electricity</w:t>
      </w:r>
      <w:r w:rsidR="009A390A" w:rsidRPr="00002DE0">
        <w:rPr>
          <w:rFonts w:ascii="Calibri" w:eastAsia="Arial" w:hAnsi="Calibri" w:cs="Calibri"/>
          <w:sz w:val="20"/>
          <w:szCs w:val="20"/>
        </w:rPr>
        <w:t>.</w:t>
      </w:r>
      <w:r w:rsidR="00002DE0" w:rsidRPr="00002DE0">
        <w:rPr>
          <w:rFonts w:ascii="Calibri" w:eastAsia="Arial" w:hAnsi="Calibri" w:cs="Calibri"/>
          <w:sz w:val="20"/>
          <w:szCs w:val="20"/>
        </w:rPr>
        <w:t xml:space="preserve"> </w:t>
      </w:r>
      <w:r w:rsidR="009A390A" w:rsidRPr="00002DE0">
        <w:rPr>
          <w:rFonts w:ascii="Calibri" w:eastAsia="Arial" w:hAnsi="Calibri" w:cs="Calibri"/>
          <w:sz w:val="20"/>
          <w:szCs w:val="20"/>
        </w:rPr>
        <w:t xml:space="preserve">During PPG phase, </w:t>
      </w:r>
      <w:r w:rsidR="00EF0947" w:rsidRPr="00002DE0">
        <w:rPr>
          <w:rFonts w:ascii="Calibri" w:eastAsia="Arial" w:hAnsi="Calibri" w:cs="Calibri"/>
          <w:sz w:val="20"/>
          <w:szCs w:val="20"/>
        </w:rPr>
        <w:t xml:space="preserve">a </w:t>
      </w:r>
      <w:r w:rsidR="00FC0B61" w:rsidRPr="00002DE0">
        <w:rPr>
          <w:rFonts w:ascii="Calibri" w:eastAsia="Arial" w:hAnsi="Calibri" w:cs="Calibri"/>
          <w:sz w:val="20"/>
          <w:szCs w:val="20"/>
        </w:rPr>
        <w:t xml:space="preserve">gender analysis </w:t>
      </w:r>
      <w:r w:rsidR="00EF0947" w:rsidRPr="00002DE0">
        <w:rPr>
          <w:rFonts w:ascii="Calibri" w:eastAsia="Arial" w:hAnsi="Calibri" w:cs="Calibri"/>
          <w:sz w:val="20"/>
          <w:szCs w:val="20"/>
        </w:rPr>
        <w:t>followed by a</w:t>
      </w:r>
      <w:r w:rsidR="00FC0B61" w:rsidRPr="00002DE0">
        <w:rPr>
          <w:rFonts w:ascii="Calibri" w:eastAsia="Arial" w:hAnsi="Calibri" w:cs="Calibri"/>
          <w:sz w:val="20"/>
          <w:szCs w:val="20"/>
        </w:rPr>
        <w:t xml:space="preserve"> gender action plan</w:t>
      </w:r>
      <w:r w:rsidR="00EA43AE">
        <w:rPr>
          <w:rFonts w:ascii="Calibri" w:eastAsia="Arial" w:hAnsi="Calibri" w:cs="Calibri"/>
          <w:sz w:val="20"/>
          <w:szCs w:val="20"/>
        </w:rPr>
        <w:t xml:space="preserve"> (GAP)</w:t>
      </w:r>
      <w:r w:rsidR="00EF0947" w:rsidRPr="00002DE0">
        <w:rPr>
          <w:rFonts w:ascii="Calibri" w:eastAsia="Arial" w:hAnsi="Calibri" w:cs="Calibri"/>
          <w:sz w:val="20"/>
          <w:szCs w:val="20"/>
        </w:rPr>
        <w:t xml:space="preserve"> </w:t>
      </w:r>
      <w:r w:rsidR="00FC0B61" w:rsidRPr="00002DE0">
        <w:rPr>
          <w:rFonts w:ascii="Calibri" w:eastAsia="Arial" w:hAnsi="Calibri" w:cs="Calibri"/>
          <w:sz w:val="20"/>
          <w:szCs w:val="20"/>
        </w:rPr>
        <w:t xml:space="preserve">were developed </w:t>
      </w:r>
      <w:r w:rsidR="00EF0947" w:rsidRPr="00002DE0">
        <w:rPr>
          <w:rFonts w:ascii="Calibri" w:eastAsia="Arial" w:hAnsi="Calibri" w:cs="Calibri"/>
          <w:sz w:val="20"/>
          <w:szCs w:val="20"/>
        </w:rPr>
        <w:t>to ensure that</w:t>
      </w:r>
      <w:r w:rsidR="00FC0B61" w:rsidRPr="00002DE0">
        <w:rPr>
          <w:rFonts w:ascii="Calibri" w:eastAsia="Arial" w:hAnsi="Calibri" w:cs="Calibri"/>
          <w:sz w:val="20"/>
          <w:szCs w:val="20"/>
        </w:rPr>
        <w:t xml:space="preserve"> the project actively promotes gender equality and women’s empowerment</w:t>
      </w:r>
      <w:r w:rsidR="00485715" w:rsidRPr="00002DE0">
        <w:rPr>
          <w:rFonts w:ascii="Calibri" w:eastAsia="Arial" w:hAnsi="Calibri" w:cs="Calibri"/>
          <w:sz w:val="20"/>
          <w:szCs w:val="20"/>
        </w:rPr>
        <w:t xml:space="preserve">. Organizations involved in addressing gender-based issues were consulted during the PPG </w:t>
      </w:r>
      <w:r w:rsidR="00E76F0B" w:rsidRPr="00002DE0">
        <w:rPr>
          <w:rFonts w:ascii="Calibri" w:eastAsia="Arial" w:hAnsi="Calibri" w:cs="Calibri"/>
          <w:sz w:val="20"/>
          <w:szCs w:val="20"/>
        </w:rPr>
        <w:t xml:space="preserve">bilaterally and in focus groups. </w:t>
      </w:r>
      <w:r w:rsidR="00EA43AE">
        <w:rPr>
          <w:rFonts w:ascii="Calibri" w:eastAsia="Arial" w:hAnsi="Calibri" w:cs="Calibri"/>
          <w:sz w:val="20"/>
          <w:szCs w:val="20"/>
        </w:rPr>
        <w:t xml:space="preserve">Following the analysis, the main recommendations in terms of gender considerations to be </w:t>
      </w:r>
      <w:proofErr w:type="gramStart"/>
      <w:r w:rsidR="00EA43AE">
        <w:rPr>
          <w:rFonts w:ascii="Calibri" w:eastAsia="Arial" w:hAnsi="Calibri" w:cs="Calibri"/>
          <w:sz w:val="20"/>
          <w:szCs w:val="20"/>
        </w:rPr>
        <w:t>taken into account</w:t>
      </w:r>
      <w:proofErr w:type="gramEnd"/>
      <w:r w:rsidR="00EA43AE">
        <w:rPr>
          <w:rFonts w:ascii="Calibri" w:eastAsia="Arial" w:hAnsi="Calibri" w:cs="Calibri"/>
          <w:sz w:val="20"/>
          <w:szCs w:val="20"/>
        </w:rPr>
        <w:t xml:space="preserve"> in the project are as follows:</w:t>
      </w:r>
    </w:p>
    <w:p w14:paraId="3866D1BD" w14:textId="77777777" w:rsidR="00EA43AE" w:rsidRDefault="00EA43AE" w:rsidP="00BB11FB">
      <w:pPr>
        <w:ind w:left="360"/>
        <w:jc w:val="both"/>
        <w:rPr>
          <w:rFonts w:ascii="Calibri" w:eastAsia="Arial" w:hAnsi="Calibri" w:cs="Calibri"/>
          <w:sz w:val="20"/>
          <w:szCs w:val="20"/>
        </w:rPr>
      </w:pPr>
    </w:p>
    <w:p w14:paraId="4B4D35D8" w14:textId="2C49B22E" w:rsidR="00E76F0B" w:rsidRPr="00FD7C66" w:rsidRDefault="00EF0947" w:rsidP="00EF5F9B">
      <w:pPr>
        <w:ind w:left="360"/>
        <w:jc w:val="both"/>
        <w:rPr>
          <w:rFonts w:ascii="Calibri" w:eastAsia="Arial" w:hAnsi="Calibri" w:cs="Calibri"/>
          <w:sz w:val="20"/>
          <w:szCs w:val="20"/>
        </w:rPr>
      </w:pPr>
      <w:r w:rsidRPr="00002DE0">
        <w:rPr>
          <w:rFonts w:ascii="Calibri" w:hAnsi="Calibri" w:cs="Calibri"/>
          <w:sz w:val="20"/>
          <w:szCs w:val="20"/>
        </w:rPr>
        <w:t>The</w:t>
      </w:r>
      <w:r w:rsidR="00E76F0B" w:rsidRPr="00002DE0">
        <w:rPr>
          <w:rFonts w:ascii="Calibri" w:hAnsi="Calibri" w:cs="Calibri"/>
          <w:sz w:val="20"/>
          <w:szCs w:val="20"/>
        </w:rPr>
        <w:t xml:space="preserve"> Gender Action Plan</w:t>
      </w:r>
      <w:r w:rsidR="00227C3C">
        <w:rPr>
          <w:rFonts w:ascii="Calibri" w:hAnsi="Calibri" w:cs="Calibri"/>
          <w:sz w:val="20"/>
          <w:szCs w:val="20"/>
        </w:rPr>
        <w:t xml:space="preserve"> (GAP</w:t>
      </w:r>
      <w:r w:rsidR="00227C3C" w:rsidRPr="00FF741D">
        <w:rPr>
          <w:rFonts w:ascii="Calibri" w:hAnsi="Calibri" w:cs="Calibri"/>
          <w:sz w:val="20"/>
          <w:szCs w:val="20"/>
        </w:rPr>
        <w:t>) (</w:t>
      </w:r>
      <w:r w:rsidR="00E76F0B" w:rsidRPr="00FF741D">
        <w:rPr>
          <w:rFonts w:ascii="Calibri" w:hAnsi="Calibri" w:cs="Calibri"/>
          <w:sz w:val="20"/>
          <w:szCs w:val="20"/>
        </w:rPr>
        <w:t xml:space="preserve">Annex </w:t>
      </w:r>
      <w:r w:rsidR="00FF741D" w:rsidRPr="00FF741D">
        <w:rPr>
          <w:rFonts w:ascii="Calibri" w:hAnsi="Calibri" w:cs="Calibri"/>
          <w:sz w:val="20"/>
          <w:szCs w:val="20"/>
        </w:rPr>
        <w:t>11</w:t>
      </w:r>
      <w:r w:rsidR="00227C3C">
        <w:rPr>
          <w:rFonts w:ascii="Calibri" w:hAnsi="Calibri" w:cs="Calibri"/>
          <w:sz w:val="20"/>
          <w:szCs w:val="20"/>
        </w:rPr>
        <w:t>)</w:t>
      </w:r>
      <w:r w:rsidR="00E76F0B" w:rsidRPr="00002DE0">
        <w:rPr>
          <w:rFonts w:ascii="Calibri" w:hAnsi="Calibri" w:cs="Calibri"/>
          <w:sz w:val="20"/>
          <w:szCs w:val="20"/>
        </w:rPr>
        <w:t xml:space="preserve"> </w:t>
      </w:r>
      <w:r w:rsidRPr="00002DE0">
        <w:rPr>
          <w:rFonts w:ascii="Calibri" w:hAnsi="Calibri" w:cs="Calibri"/>
          <w:sz w:val="20"/>
          <w:szCs w:val="20"/>
        </w:rPr>
        <w:t>is a result of this participative process</w:t>
      </w:r>
      <w:r w:rsidR="00E76F0B" w:rsidRPr="00002DE0">
        <w:rPr>
          <w:rFonts w:ascii="Calibri" w:hAnsi="Calibri" w:cs="Calibri"/>
          <w:sz w:val="20"/>
          <w:szCs w:val="20"/>
        </w:rPr>
        <w:t xml:space="preserve">. It ensures that gender aspects are fully </w:t>
      </w:r>
      <w:r w:rsidR="00E76F0B" w:rsidRPr="00FD7C66">
        <w:rPr>
          <w:rFonts w:ascii="Calibri" w:hAnsi="Calibri" w:cs="Calibri"/>
          <w:sz w:val="20"/>
          <w:szCs w:val="20"/>
        </w:rPr>
        <w:t xml:space="preserve">included </w:t>
      </w:r>
      <w:r w:rsidRPr="00FD7C66">
        <w:rPr>
          <w:rFonts w:ascii="Calibri" w:hAnsi="Calibri" w:cs="Calibri"/>
          <w:sz w:val="20"/>
          <w:szCs w:val="20"/>
        </w:rPr>
        <w:t xml:space="preserve">in </w:t>
      </w:r>
      <w:r w:rsidR="00E76F0B" w:rsidRPr="00FD7C66">
        <w:rPr>
          <w:rFonts w:ascii="Calibri" w:hAnsi="Calibri" w:cs="Calibri"/>
          <w:sz w:val="20"/>
          <w:szCs w:val="20"/>
        </w:rPr>
        <w:t xml:space="preserve">all activities of the project in terms of project target population, activities, organization, performance indicators and are fully reflected in the Project </w:t>
      </w:r>
      <w:r w:rsidRPr="00FD7C66">
        <w:rPr>
          <w:rFonts w:ascii="Calibri" w:hAnsi="Calibri" w:cs="Calibri"/>
          <w:sz w:val="20"/>
          <w:szCs w:val="20"/>
        </w:rPr>
        <w:t>through gender-responsive indicators</w:t>
      </w:r>
      <w:r w:rsidR="00E76F0B" w:rsidRPr="00FD7C66">
        <w:rPr>
          <w:rFonts w:ascii="Calibri" w:hAnsi="Calibri" w:cs="Calibri"/>
          <w:sz w:val="20"/>
          <w:szCs w:val="20"/>
        </w:rPr>
        <w:t>.</w:t>
      </w:r>
      <w:r w:rsidR="00CA58D0">
        <w:rPr>
          <w:rFonts w:ascii="Calibri" w:hAnsi="Calibri" w:cs="Calibri"/>
          <w:sz w:val="20"/>
          <w:szCs w:val="20"/>
        </w:rPr>
        <w:t xml:space="preserve"> </w:t>
      </w:r>
      <w:r w:rsidR="00EA43AE" w:rsidRPr="00BB11FB">
        <w:rPr>
          <w:rFonts w:ascii="Calibri" w:hAnsi="Calibri" w:cs="Calibri"/>
          <w:sz w:val="20"/>
          <w:szCs w:val="20"/>
          <w:lang w:val="en-GB"/>
        </w:rPr>
        <w:t>The implementation and monitoring and evaluation of the GAP will be under the responsibility of the Project Coordinator.</w:t>
      </w:r>
    </w:p>
    <w:p w14:paraId="127F9226" w14:textId="6C177137" w:rsidR="009A390A" w:rsidRPr="00FD7C66" w:rsidRDefault="009A390A" w:rsidP="00002DE0">
      <w:pPr>
        <w:rPr>
          <w:rFonts w:eastAsia="Arial" w:cs="Calibri"/>
          <w:szCs w:val="20"/>
        </w:rPr>
      </w:pPr>
    </w:p>
    <w:p w14:paraId="072DD271" w14:textId="39192D91" w:rsidR="00002DE0" w:rsidRPr="00002DE0" w:rsidRDefault="002067D4" w:rsidP="00485121">
      <w:pPr>
        <w:numPr>
          <w:ilvl w:val="0"/>
          <w:numId w:val="36"/>
        </w:numPr>
        <w:jc w:val="both"/>
        <w:rPr>
          <w:rFonts w:cs="Calibri"/>
          <w:szCs w:val="20"/>
        </w:rPr>
      </w:pPr>
      <w:r w:rsidRPr="00DA71B5">
        <w:rPr>
          <w:rFonts w:ascii="Calibri" w:hAnsi="Calibri" w:cs="Calibri"/>
          <w:sz w:val="20"/>
          <w:szCs w:val="20"/>
          <w:u w:val="single"/>
        </w:rPr>
        <w:t>Innovativenes</w:t>
      </w:r>
      <w:bookmarkStart w:id="60" w:name="_Toc207800912"/>
      <w:r w:rsidR="00E42834" w:rsidRPr="00FD7C66">
        <w:rPr>
          <w:rFonts w:ascii="Calibri" w:hAnsi="Calibri" w:cs="Calibri"/>
          <w:i/>
          <w:sz w:val="20"/>
          <w:szCs w:val="20"/>
          <w:u w:val="single"/>
        </w:rPr>
        <w:t>s</w:t>
      </w:r>
      <w:r w:rsidR="00002DE0" w:rsidRPr="00FD7C66">
        <w:rPr>
          <w:rFonts w:ascii="Calibri" w:hAnsi="Calibri" w:cs="Calibri"/>
          <w:i/>
          <w:sz w:val="20"/>
          <w:szCs w:val="20"/>
          <w:u w:val="single"/>
        </w:rPr>
        <w:t xml:space="preserve">: </w:t>
      </w:r>
      <w:r w:rsidR="00E42834" w:rsidRPr="00FD7C66">
        <w:rPr>
          <w:rFonts w:ascii="Calibri" w:hAnsi="Calibri" w:cs="Calibri"/>
          <w:sz w:val="20"/>
          <w:szCs w:val="20"/>
        </w:rPr>
        <w:t>The project is innovative in many ways</w:t>
      </w:r>
      <w:r w:rsidR="00002DE0" w:rsidRPr="00FD7C66">
        <w:rPr>
          <w:rFonts w:ascii="Calibri" w:hAnsi="Calibri" w:cs="Calibri"/>
          <w:sz w:val="20"/>
          <w:szCs w:val="20"/>
        </w:rPr>
        <w:t xml:space="preserve">. </w:t>
      </w:r>
      <w:r w:rsidR="00B34BD7" w:rsidRPr="00DA71B5">
        <w:rPr>
          <w:rFonts w:ascii="Calibri" w:hAnsi="Calibri" w:cs="Calibri"/>
          <w:sz w:val="20"/>
          <w:szCs w:val="20"/>
          <w:lang w:val="en-GB"/>
        </w:rPr>
        <w:t xml:space="preserve">The </w:t>
      </w:r>
      <w:r w:rsidR="004F4C1E" w:rsidRPr="00DA71B5">
        <w:rPr>
          <w:rFonts w:ascii="Calibri" w:hAnsi="Calibri" w:cs="Calibri"/>
          <w:sz w:val="20"/>
          <w:szCs w:val="20"/>
          <w:lang w:val="en-GB"/>
        </w:rPr>
        <w:t>project</w:t>
      </w:r>
      <w:r w:rsidR="00B34BD7" w:rsidRPr="00DA71B5">
        <w:rPr>
          <w:rFonts w:ascii="Calibri" w:hAnsi="Calibri" w:cs="Calibri"/>
          <w:sz w:val="20"/>
          <w:szCs w:val="20"/>
          <w:lang w:val="en-GB"/>
        </w:rPr>
        <w:t xml:space="preserve">’s primary innovation is its extensive focus on cost-reduction and business model innovation to reduce </w:t>
      </w:r>
      <w:proofErr w:type="spellStart"/>
      <w:r w:rsidR="00B34BD7" w:rsidRPr="00DA71B5">
        <w:rPr>
          <w:rFonts w:ascii="Calibri" w:hAnsi="Calibri" w:cs="Calibri"/>
          <w:sz w:val="20"/>
          <w:szCs w:val="20"/>
          <w:lang w:val="en-GB"/>
        </w:rPr>
        <w:t>minigrid</w:t>
      </w:r>
      <w:r w:rsidR="000A2806">
        <w:rPr>
          <w:rFonts w:ascii="Calibri" w:hAnsi="Calibri" w:cs="Calibri"/>
          <w:sz w:val="20"/>
          <w:szCs w:val="20"/>
          <w:lang w:val="en-GB"/>
        </w:rPr>
        <w:t>s</w:t>
      </w:r>
      <w:proofErr w:type="spellEnd"/>
      <w:r w:rsidR="00BC3CE1">
        <w:rPr>
          <w:rFonts w:ascii="Calibri" w:hAnsi="Calibri" w:cs="Calibri"/>
          <w:sz w:val="20"/>
          <w:szCs w:val="20"/>
          <w:lang w:val="en-GB"/>
        </w:rPr>
        <w:t>’</w:t>
      </w:r>
      <w:r w:rsidR="00B34BD7" w:rsidRPr="00DA71B5">
        <w:rPr>
          <w:rFonts w:ascii="Calibri" w:hAnsi="Calibri" w:cs="Calibri"/>
          <w:sz w:val="20"/>
          <w:szCs w:val="20"/>
          <w:lang w:val="en-GB"/>
        </w:rPr>
        <w:t xml:space="preserve"> cost, with the overall aim to increase the affordability of renewable electricity to off-grid </w:t>
      </w:r>
      <w:r w:rsidR="00D71290" w:rsidRPr="00DA71B5">
        <w:rPr>
          <w:rFonts w:ascii="Calibri" w:hAnsi="Calibri" w:cs="Calibri"/>
          <w:sz w:val="20"/>
          <w:szCs w:val="20"/>
          <w:lang w:val="en-GB"/>
        </w:rPr>
        <w:t>consumers</w:t>
      </w:r>
      <w:r w:rsidR="00B34BD7" w:rsidRPr="00DA71B5">
        <w:rPr>
          <w:rFonts w:ascii="Calibri" w:hAnsi="Calibri" w:cs="Calibri"/>
          <w:sz w:val="20"/>
          <w:szCs w:val="20"/>
          <w:lang w:val="en-GB"/>
        </w:rPr>
        <w:t xml:space="preserve">. </w:t>
      </w:r>
      <w:r w:rsidR="00B34BD7" w:rsidRPr="00DA71B5">
        <w:rPr>
          <w:rFonts w:ascii="Calibri" w:hAnsi="Calibri" w:cs="Calibri"/>
          <w:sz w:val="20"/>
          <w:szCs w:val="20"/>
        </w:rPr>
        <w:t xml:space="preserve">In addition, the </w:t>
      </w:r>
      <w:r w:rsidR="004F4C1E" w:rsidRPr="00DA71B5">
        <w:rPr>
          <w:rFonts w:ascii="Calibri" w:hAnsi="Calibri" w:cs="Calibri"/>
          <w:sz w:val="20"/>
          <w:szCs w:val="20"/>
        </w:rPr>
        <w:t>project</w:t>
      </w:r>
      <w:r w:rsidR="00B34BD7" w:rsidRPr="00DA71B5">
        <w:rPr>
          <w:rFonts w:ascii="Calibri" w:hAnsi="Calibri" w:cs="Calibri"/>
          <w:sz w:val="20"/>
          <w:szCs w:val="20"/>
        </w:rPr>
        <w:t xml:space="preserve"> will operationalize innovative business models centered on productive energy uses, providing economic opportunities in the form of income-generating activities for local communities. The combined effects of decreasing electricity costs and improved economic conditions will be the increased affordability and capacity to pay for renewable electricity by end users. In a de</w:t>
      </w:r>
      <w:r w:rsidR="005A3D35" w:rsidRPr="00DA71B5">
        <w:rPr>
          <w:rFonts w:ascii="Calibri" w:hAnsi="Calibri" w:cs="Calibri"/>
          <w:sz w:val="20"/>
          <w:szCs w:val="20"/>
        </w:rPr>
        <w:t>-</w:t>
      </w:r>
      <w:r w:rsidR="00B34BD7" w:rsidRPr="00DA71B5">
        <w:rPr>
          <w:rFonts w:ascii="Calibri" w:hAnsi="Calibri" w:cs="Calibri"/>
          <w:sz w:val="20"/>
          <w:szCs w:val="20"/>
        </w:rPr>
        <w:t xml:space="preserve">risked investment environment, the increasing demand driven by low cost of electricity will catalyze further investments in renewable </w:t>
      </w:r>
      <w:proofErr w:type="spellStart"/>
      <w:r w:rsidR="00B34BD7" w:rsidRPr="00DA71B5">
        <w:rPr>
          <w:rFonts w:ascii="Calibri" w:hAnsi="Calibri" w:cs="Calibri"/>
          <w:sz w:val="20"/>
          <w:szCs w:val="20"/>
        </w:rPr>
        <w:t>minigrids</w:t>
      </w:r>
      <w:proofErr w:type="spellEnd"/>
      <w:r w:rsidR="00B34BD7" w:rsidRPr="00DA71B5">
        <w:rPr>
          <w:rFonts w:ascii="Calibri" w:hAnsi="Calibri" w:cs="Calibri"/>
          <w:sz w:val="20"/>
          <w:szCs w:val="20"/>
        </w:rPr>
        <w:t xml:space="preserve"> thereby creating a virtuous circle for scaling up investments and contributing to higher levels of rural electrification. </w:t>
      </w:r>
      <w:r w:rsidR="00777B1F" w:rsidRPr="00DA71B5">
        <w:rPr>
          <w:rFonts w:ascii="Calibri" w:hAnsi="Calibri" w:cs="Calibri"/>
          <w:sz w:val="20"/>
          <w:szCs w:val="20"/>
        </w:rPr>
        <w:t>Moreover, the project is innovative in the sense that</w:t>
      </w:r>
      <w:r w:rsidR="00D71290" w:rsidRPr="00DA71B5">
        <w:rPr>
          <w:rFonts w:ascii="Calibri" w:hAnsi="Calibri" w:cs="Calibri"/>
          <w:sz w:val="20"/>
          <w:szCs w:val="20"/>
        </w:rPr>
        <w:t xml:space="preserve"> below</w:t>
      </w:r>
      <w:r w:rsidR="00777B1F" w:rsidRPr="00DA71B5">
        <w:rPr>
          <w:rFonts w:ascii="Calibri" w:hAnsi="Calibri" w:cs="Calibri"/>
          <w:sz w:val="20"/>
          <w:szCs w:val="20"/>
        </w:rPr>
        <w:t xml:space="preserve"> elements are integral parts of its design and implementation:</w:t>
      </w:r>
    </w:p>
    <w:p w14:paraId="3920232E" w14:textId="77777777" w:rsidR="00002DE0" w:rsidRPr="00002DE0" w:rsidRDefault="006075A2" w:rsidP="005913BC">
      <w:pPr>
        <w:pStyle w:val="GEFFieldtoFillout"/>
        <w:numPr>
          <w:ilvl w:val="1"/>
          <w:numId w:val="36"/>
        </w:numPr>
        <w:jc w:val="both"/>
        <w:rPr>
          <w:rFonts w:ascii="Calibri" w:hAnsi="Calibri" w:cs="Calibri"/>
          <w:i/>
          <w:sz w:val="20"/>
          <w:szCs w:val="20"/>
          <w:u w:val="single"/>
        </w:rPr>
      </w:pPr>
      <w:r w:rsidRPr="00002DE0">
        <w:rPr>
          <w:rFonts w:ascii="Calibri" w:hAnsi="Calibri" w:cs="Calibri"/>
          <w:sz w:val="20"/>
          <w:szCs w:val="20"/>
        </w:rPr>
        <w:t>Participatory approach</w:t>
      </w:r>
      <w:r w:rsidR="00777B1F" w:rsidRPr="00002DE0">
        <w:rPr>
          <w:rFonts w:ascii="Calibri" w:hAnsi="Calibri" w:cs="Calibri"/>
          <w:sz w:val="20"/>
          <w:szCs w:val="20"/>
        </w:rPr>
        <w:t xml:space="preserve"> </w:t>
      </w:r>
    </w:p>
    <w:p w14:paraId="266C260E" w14:textId="1A41EFE4" w:rsidR="00002DE0" w:rsidRPr="00002DE0" w:rsidRDefault="006075A2" w:rsidP="005913BC">
      <w:pPr>
        <w:pStyle w:val="GEFFieldtoFillout"/>
        <w:numPr>
          <w:ilvl w:val="1"/>
          <w:numId w:val="36"/>
        </w:numPr>
        <w:jc w:val="both"/>
        <w:rPr>
          <w:rFonts w:ascii="Calibri" w:hAnsi="Calibri" w:cs="Calibri"/>
          <w:i/>
          <w:sz w:val="20"/>
          <w:szCs w:val="20"/>
          <w:u w:val="single"/>
        </w:rPr>
      </w:pPr>
      <w:r w:rsidRPr="00002DE0">
        <w:rPr>
          <w:rFonts w:ascii="Calibri" w:hAnsi="Calibri" w:cs="Calibri"/>
          <w:sz w:val="20"/>
          <w:szCs w:val="20"/>
        </w:rPr>
        <w:t xml:space="preserve">Support from </w:t>
      </w:r>
      <w:r w:rsidR="00002DE0" w:rsidRPr="00002DE0">
        <w:rPr>
          <w:rFonts w:ascii="Calibri" w:hAnsi="Calibri" w:cs="Calibri"/>
          <w:sz w:val="20"/>
          <w:szCs w:val="20"/>
        </w:rPr>
        <w:t xml:space="preserve">AMP </w:t>
      </w:r>
      <w:r w:rsidRPr="00002DE0">
        <w:rPr>
          <w:rFonts w:ascii="Calibri" w:hAnsi="Calibri" w:cs="Calibri"/>
          <w:sz w:val="20"/>
          <w:szCs w:val="20"/>
        </w:rPr>
        <w:t xml:space="preserve">regional </w:t>
      </w:r>
      <w:r w:rsidR="00002DE0" w:rsidRPr="00002DE0">
        <w:rPr>
          <w:rFonts w:ascii="Calibri" w:hAnsi="Calibri" w:cs="Calibri"/>
          <w:sz w:val="20"/>
          <w:szCs w:val="20"/>
        </w:rPr>
        <w:t>project</w:t>
      </w:r>
      <w:r w:rsidR="0009110C" w:rsidRPr="00002DE0">
        <w:rPr>
          <w:rFonts w:ascii="Calibri" w:hAnsi="Calibri" w:cs="Calibri"/>
          <w:sz w:val="20"/>
          <w:szCs w:val="20"/>
        </w:rPr>
        <w:t xml:space="preserve"> and experts</w:t>
      </w:r>
    </w:p>
    <w:p w14:paraId="45339D89" w14:textId="77777777" w:rsidR="00002DE0" w:rsidRPr="00002DE0" w:rsidRDefault="006075A2" w:rsidP="005913BC">
      <w:pPr>
        <w:pStyle w:val="GEFFieldtoFillout"/>
        <w:numPr>
          <w:ilvl w:val="1"/>
          <w:numId w:val="36"/>
        </w:numPr>
        <w:jc w:val="both"/>
        <w:rPr>
          <w:rFonts w:ascii="Calibri" w:hAnsi="Calibri" w:cs="Calibri"/>
          <w:i/>
          <w:sz w:val="20"/>
          <w:szCs w:val="20"/>
          <w:u w:val="single"/>
        </w:rPr>
      </w:pPr>
      <w:r w:rsidRPr="00002DE0">
        <w:rPr>
          <w:rFonts w:ascii="Calibri" w:hAnsi="Calibri" w:cs="Calibri"/>
          <w:sz w:val="20"/>
          <w:szCs w:val="20"/>
        </w:rPr>
        <w:t>Market-based interventions</w:t>
      </w:r>
    </w:p>
    <w:p w14:paraId="6CD2B909" w14:textId="6E9CC049" w:rsidR="00002DE0" w:rsidRPr="00002DE0" w:rsidRDefault="006075A2" w:rsidP="005913BC">
      <w:pPr>
        <w:pStyle w:val="GEFFieldtoFillout"/>
        <w:numPr>
          <w:ilvl w:val="1"/>
          <w:numId w:val="36"/>
        </w:numPr>
        <w:jc w:val="both"/>
        <w:rPr>
          <w:rFonts w:ascii="Calibri" w:hAnsi="Calibri" w:cs="Calibri"/>
          <w:i/>
          <w:sz w:val="20"/>
          <w:szCs w:val="20"/>
          <w:u w:val="single"/>
        </w:rPr>
      </w:pPr>
      <w:r w:rsidRPr="00002DE0">
        <w:rPr>
          <w:rFonts w:ascii="Calibri" w:hAnsi="Calibri" w:cs="Calibri"/>
          <w:sz w:val="20"/>
          <w:szCs w:val="20"/>
        </w:rPr>
        <w:lastRenderedPageBreak/>
        <w:t xml:space="preserve">Supporting multi-stakeholder dialogue </w:t>
      </w:r>
    </w:p>
    <w:p w14:paraId="2A98201A" w14:textId="276B3EB3" w:rsidR="00DA5FD4" w:rsidRPr="00002DE0" w:rsidRDefault="00DA5FD4" w:rsidP="005913BC">
      <w:pPr>
        <w:pStyle w:val="GEFFieldtoFillout"/>
        <w:numPr>
          <w:ilvl w:val="1"/>
          <w:numId w:val="36"/>
        </w:numPr>
        <w:jc w:val="both"/>
        <w:rPr>
          <w:rFonts w:ascii="Calibri" w:hAnsi="Calibri" w:cs="Calibri"/>
          <w:sz w:val="20"/>
          <w:szCs w:val="20"/>
        </w:rPr>
      </w:pPr>
      <w:r w:rsidRPr="00002DE0">
        <w:rPr>
          <w:rFonts w:ascii="Calibri" w:hAnsi="Calibri" w:cs="Calibri"/>
          <w:sz w:val="20"/>
          <w:szCs w:val="20"/>
        </w:rPr>
        <w:t>Gender mainstreaming</w:t>
      </w:r>
    </w:p>
    <w:p w14:paraId="2340C276" w14:textId="77777777" w:rsidR="00D94FF2" w:rsidRPr="00A14A79" w:rsidRDefault="00D94FF2" w:rsidP="00E42834">
      <w:pPr>
        <w:pStyle w:val="GEFFieldtoFillout"/>
        <w:ind w:left="0"/>
        <w:rPr>
          <w:i/>
          <w:u w:val="single"/>
        </w:rPr>
      </w:pPr>
    </w:p>
    <w:p w14:paraId="0370D5D3" w14:textId="7A745BF4" w:rsidR="00002DE0" w:rsidRPr="00002DE0" w:rsidRDefault="00E42834" w:rsidP="005913BC">
      <w:pPr>
        <w:pStyle w:val="GEFFieldtoFillout"/>
        <w:numPr>
          <w:ilvl w:val="0"/>
          <w:numId w:val="36"/>
        </w:numPr>
        <w:jc w:val="both"/>
        <w:rPr>
          <w:rFonts w:ascii="Calibri" w:hAnsi="Calibri" w:cs="Calibri"/>
          <w:i/>
          <w:sz w:val="20"/>
          <w:szCs w:val="20"/>
          <w:u w:val="single"/>
        </w:rPr>
      </w:pPr>
      <w:r w:rsidRPr="00E86DFA">
        <w:rPr>
          <w:rFonts w:ascii="Calibri" w:hAnsi="Calibri" w:cs="Calibri"/>
          <w:iCs/>
          <w:sz w:val="20"/>
          <w:szCs w:val="20"/>
          <w:u w:val="single"/>
        </w:rPr>
        <w:t>Sustainability</w:t>
      </w:r>
      <w:r w:rsidR="00002DE0" w:rsidRPr="00E86DFA">
        <w:rPr>
          <w:rFonts w:ascii="Calibri" w:hAnsi="Calibri" w:cs="Calibri"/>
          <w:iCs/>
          <w:sz w:val="20"/>
          <w:szCs w:val="20"/>
          <w:u w:val="single"/>
        </w:rPr>
        <w:t>:</w:t>
      </w:r>
      <w:r w:rsidR="00002DE0" w:rsidRPr="00002DE0">
        <w:rPr>
          <w:rFonts w:ascii="Calibri" w:hAnsi="Calibri" w:cs="Calibri"/>
          <w:i/>
          <w:sz w:val="20"/>
          <w:szCs w:val="20"/>
          <w:u w:val="single"/>
        </w:rPr>
        <w:t xml:space="preserve"> </w:t>
      </w:r>
      <w:r w:rsidR="00697C1E">
        <w:rPr>
          <w:rFonts w:ascii="Calibri" w:hAnsi="Calibri" w:cs="Calibri"/>
          <w:sz w:val="20"/>
          <w:szCs w:val="20"/>
        </w:rPr>
        <w:t>Long-term s</w:t>
      </w:r>
      <w:r w:rsidRPr="00002DE0">
        <w:rPr>
          <w:rFonts w:ascii="Calibri" w:hAnsi="Calibri" w:cs="Calibri"/>
          <w:sz w:val="20"/>
          <w:szCs w:val="20"/>
        </w:rPr>
        <w:t>ust</w:t>
      </w:r>
      <w:r w:rsidR="00992265" w:rsidRPr="00002DE0">
        <w:rPr>
          <w:rFonts w:ascii="Calibri" w:hAnsi="Calibri" w:cs="Calibri"/>
          <w:sz w:val="20"/>
          <w:szCs w:val="20"/>
        </w:rPr>
        <w:t>ainability is at the crux of the project and is seen across</w:t>
      </w:r>
      <w:r w:rsidRPr="00002DE0">
        <w:rPr>
          <w:rFonts w:ascii="Calibri" w:hAnsi="Calibri" w:cs="Calibri"/>
          <w:sz w:val="20"/>
          <w:szCs w:val="20"/>
        </w:rPr>
        <w:t xml:space="preserve"> the project</w:t>
      </w:r>
      <w:r w:rsidR="00992265" w:rsidRPr="00002DE0">
        <w:rPr>
          <w:rFonts w:ascii="Calibri" w:hAnsi="Calibri" w:cs="Calibri"/>
          <w:sz w:val="20"/>
          <w:szCs w:val="20"/>
        </w:rPr>
        <w:t>’s</w:t>
      </w:r>
      <w:r w:rsidRPr="00002DE0">
        <w:rPr>
          <w:rFonts w:ascii="Calibri" w:hAnsi="Calibri" w:cs="Calibri"/>
          <w:sz w:val="20"/>
          <w:szCs w:val="20"/>
        </w:rPr>
        <w:t xml:space="preserve"> activities and outputs. The active participation of the private sector t</w:t>
      </w:r>
      <w:r w:rsidR="00334D07" w:rsidRPr="00002DE0">
        <w:rPr>
          <w:rFonts w:ascii="Calibri" w:hAnsi="Calibri" w:cs="Calibri"/>
          <w:sz w:val="20"/>
          <w:szCs w:val="20"/>
        </w:rPr>
        <w:t xml:space="preserve">o establish viable </w:t>
      </w:r>
      <w:r w:rsidRPr="00002DE0">
        <w:rPr>
          <w:rFonts w:ascii="Calibri" w:hAnsi="Calibri" w:cs="Calibri"/>
          <w:sz w:val="20"/>
          <w:szCs w:val="20"/>
        </w:rPr>
        <w:t xml:space="preserve">business models </w:t>
      </w:r>
      <w:r w:rsidR="00334D07" w:rsidRPr="00002DE0">
        <w:rPr>
          <w:rFonts w:ascii="Calibri" w:hAnsi="Calibri" w:cs="Calibri"/>
          <w:sz w:val="20"/>
          <w:szCs w:val="20"/>
        </w:rPr>
        <w:t xml:space="preserve">in the </w:t>
      </w:r>
      <w:proofErr w:type="spellStart"/>
      <w:r w:rsidR="00334D07" w:rsidRPr="00002DE0">
        <w:rPr>
          <w:rFonts w:ascii="Calibri" w:hAnsi="Calibri" w:cs="Calibri"/>
          <w:sz w:val="20"/>
          <w:szCs w:val="20"/>
        </w:rPr>
        <w:t>minigrid</w:t>
      </w:r>
      <w:proofErr w:type="spellEnd"/>
      <w:r w:rsidR="00334D07" w:rsidRPr="00002DE0">
        <w:rPr>
          <w:rFonts w:ascii="Calibri" w:hAnsi="Calibri" w:cs="Calibri"/>
          <w:sz w:val="20"/>
          <w:szCs w:val="20"/>
        </w:rPr>
        <w:t xml:space="preserve"> sector</w:t>
      </w:r>
      <w:r w:rsidRPr="00002DE0">
        <w:rPr>
          <w:rFonts w:ascii="Calibri" w:hAnsi="Calibri" w:cs="Calibri"/>
          <w:sz w:val="20"/>
          <w:szCs w:val="20"/>
        </w:rPr>
        <w:t xml:space="preserve"> will ensu</w:t>
      </w:r>
      <w:r w:rsidR="00992265" w:rsidRPr="00002DE0">
        <w:rPr>
          <w:rFonts w:ascii="Calibri" w:hAnsi="Calibri" w:cs="Calibri"/>
          <w:sz w:val="20"/>
          <w:szCs w:val="20"/>
        </w:rPr>
        <w:t>re th</w:t>
      </w:r>
      <w:r w:rsidR="00EF67B3">
        <w:rPr>
          <w:rFonts w:ascii="Calibri" w:hAnsi="Calibri" w:cs="Calibri"/>
          <w:sz w:val="20"/>
          <w:szCs w:val="20"/>
        </w:rPr>
        <w:t>at</w:t>
      </w:r>
      <w:r w:rsidR="00992265" w:rsidRPr="00002DE0">
        <w:rPr>
          <w:rFonts w:ascii="Calibri" w:hAnsi="Calibri" w:cs="Calibri"/>
          <w:sz w:val="20"/>
          <w:szCs w:val="20"/>
        </w:rPr>
        <w:t xml:space="preserve"> activities continue </w:t>
      </w:r>
      <w:r w:rsidRPr="00002DE0">
        <w:rPr>
          <w:rFonts w:ascii="Calibri" w:hAnsi="Calibri" w:cs="Calibri"/>
          <w:sz w:val="20"/>
          <w:szCs w:val="20"/>
        </w:rPr>
        <w:t>after the end of the project.</w:t>
      </w:r>
      <w:r w:rsidR="00992265" w:rsidRPr="00002DE0">
        <w:rPr>
          <w:rFonts w:ascii="Calibri" w:hAnsi="Calibri" w:cs="Calibri"/>
          <w:sz w:val="20"/>
          <w:szCs w:val="20"/>
        </w:rPr>
        <w:t xml:space="preserve"> The pilot projects are designed us</w:t>
      </w:r>
      <w:r w:rsidR="00CB2D73" w:rsidRPr="00002DE0">
        <w:rPr>
          <w:rFonts w:ascii="Calibri" w:hAnsi="Calibri" w:cs="Calibri"/>
          <w:sz w:val="20"/>
          <w:szCs w:val="20"/>
        </w:rPr>
        <w:t>ing a market-based approach whereby the financial and technical</w:t>
      </w:r>
      <w:r w:rsidR="004506A4" w:rsidRPr="00002DE0">
        <w:rPr>
          <w:rFonts w:ascii="Calibri" w:hAnsi="Calibri" w:cs="Calibri"/>
          <w:sz w:val="20"/>
          <w:szCs w:val="20"/>
        </w:rPr>
        <w:t xml:space="preserve"> assistance</w:t>
      </w:r>
      <w:r w:rsidR="00CB2D73" w:rsidRPr="00002DE0">
        <w:rPr>
          <w:rFonts w:ascii="Calibri" w:hAnsi="Calibri" w:cs="Calibri"/>
          <w:sz w:val="20"/>
          <w:szCs w:val="20"/>
        </w:rPr>
        <w:t xml:space="preserve"> from the GEF project</w:t>
      </w:r>
      <w:r w:rsidR="004506A4" w:rsidRPr="00002DE0">
        <w:rPr>
          <w:rFonts w:ascii="Calibri" w:hAnsi="Calibri" w:cs="Calibri"/>
          <w:sz w:val="20"/>
          <w:szCs w:val="20"/>
        </w:rPr>
        <w:t xml:space="preserve"> contributes to reducing the cost and risks to the private sector. How</w:t>
      </w:r>
      <w:r w:rsidR="00950975" w:rsidRPr="00002DE0">
        <w:rPr>
          <w:rFonts w:ascii="Calibri" w:hAnsi="Calibri" w:cs="Calibri"/>
          <w:sz w:val="20"/>
          <w:szCs w:val="20"/>
        </w:rPr>
        <w:t>ever, the pilot projects are</w:t>
      </w:r>
      <w:r w:rsidR="004506A4" w:rsidRPr="00002DE0">
        <w:rPr>
          <w:rFonts w:ascii="Calibri" w:hAnsi="Calibri" w:cs="Calibri"/>
          <w:sz w:val="20"/>
          <w:szCs w:val="20"/>
        </w:rPr>
        <w:t xml:space="preserve"> implemented on a commercial basis so they can be scaled-up. </w:t>
      </w:r>
      <w:r w:rsidR="00950975" w:rsidRPr="00002DE0">
        <w:rPr>
          <w:rFonts w:ascii="Calibri" w:hAnsi="Calibri" w:cs="Calibri"/>
          <w:sz w:val="20"/>
          <w:szCs w:val="20"/>
        </w:rPr>
        <w:t>Therefore, the h</w:t>
      </w:r>
      <w:r w:rsidRPr="00002DE0">
        <w:rPr>
          <w:rFonts w:ascii="Calibri" w:hAnsi="Calibri" w:cs="Calibri"/>
          <w:sz w:val="20"/>
          <w:szCs w:val="20"/>
        </w:rPr>
        <w:t>ands-on capacity building an</w:t>
      </w:r>
      <w:r w:rsidR="00950975" w:rsidRPr="00002DE0">
        <w:rPr>
          <w:rFonts w:ascii="Calibri" w:hAnsi="Calibri" w:cs="Calibri"/>
          <w:sz w:val="20"/>
          <w:szCs w:val="20"/>
        </w:rPr>
        <w:t xml:space="preserve">d pilot demonstrations are key </w:t>
      </w:r>
      <w:r w:rsidRPr="00002DE0">
        <w:rPr>
          <w:rFonts w:ascii="Calibri" w:hAnsi="Calibri" w:cs="Calibri"/>
          <w:sz w:val="20"/>
          <w:szCs w:val="20"/>
        </w:rPr>
        <w:t>lever</w:t>
      </w:r>
      <w:r w:rsidR="00950975" w:rsidRPr="00002DE0">
        <w:rPr>
          <w:rFonts w:ascii="Calibri" w:hAnsi="Calibri" w:cs="Calibri"/>
          <w:sz w:val="20"/>
          <w:szCs w:val="20"/>
        </w:rPr>
        <w:t>s</w:t>
      </w:r>
      <w:r w:rsidRPr="00002DE0">
        <w:rPr>
          <w:rFonts w:ascii="Calibri" w:hAnsi="Calibri" w:cs="Calibri"/>
          <w:sz w:val="20"/>
          <w:szCs w:val="20"/>
        </w:rPr>
        <w:t xml:space="preserve"> contributing to sustainability. </w:t>
      </w:r>
      <w:r w:rsidR="000B08EE">
        <w:rPr>
          <w:rFonts w:ascii="Calibri" w:hAnsi="Calibri" w:cs="Calibri"/>
          <w:sz w:val="20"/>
          <w:szCs w:val="20"/>
        </w:rPr>
        <w:tab/>
      </w:r>
      <w:r w:rsidR="00697C1E">
        <w:rPr>
          <w:rFonts w:ascii="Calibri" w:hAnsi="Calibri" w:cs="Calibri"/>
          <w:sz w:val="20"/>
          <w:szCs w:val="20"/>
        </w:rPr>
        <w:br/>
      </w:r>
      <w:r w:rsidR="00697C1E">
        <w:rPr>
          <w:rFonts w:ascii="Calibri" w:hAnsi="Calibri" w:cs="Calibri"/>
          <w:sz w:val="20"/>
          <w:szCs w:val="20"/>
        </w:rPr>
        <w:br/>
      </w:r>
      <w:r w:rsidRPr="00002DE0">
        <w:rPr>
          <w:rFonts w:ascii="Calibri" w:hAnsi="Calibri" w:cs="Calibri"/>
          <w:sz w:val="20"/>
          <w:szCs w:val="20"/>
        </w:rPr>
        <w:t>A</w:t>
      </w:r>
      <w:r w:rsidR="006310D4" w:rsidRPr="00002DE0">
        <w:rPr>
          <w:rFonts w:ascii="Calibri" w:hAnsi="Calibri" w:cs="Calibri"/>
          <w:sz w:val="20"/>
          <w:szCs w:val="20"/>
        </w:rPr>
        <w:t>t the institution</w:t>
      </w:r>
      <w:r w:rsidR="00BB29C4" w:rsidRPr="00002DE0">
        <w:rPr>
          <w:rFonts w:ascii="Calibri" w:hAnsi="Calibri" w:cs="Calibri"/>
          <w:sz w:val="20"/>
          <w:szCs w:val="20"/>
        </w:rPr>
        <w:t xml:space="preserve">al level, </w:t>
      </w:r>
      <w:r w:rsidRPr="00002DE0">
        <w:rPr>
          <w:rFonts w:ascii="Calibri" w:hAnsi="Calibri" w:cs="Calibri"/>
          <w:sz w:val="20"/>
          <w:szCs w:val="20"/>
        </w:rPr>
        <w:t xml:space="preserve">the private sector </w:t>
      </w:r>
      <w:r w:rsidR="00BB29C4" w:rsidRPr="00002DE0">
        <w:rPr>
          <w:rFonts w:ascii="Calibri" w:hAnsi="Calibri" w:cs="Calibri"/>
          <w:sz w:val="20"/>
          <w:szCs w:val="20"/>
        </w:rPr>
        <w:t xml:space="preserve">association </w:t>
      </w:r>
      <w:r w:rsidR="00697C1E">
        <w:rPr>
          <w:rFonts w:ascii="Calibri" w:hAnsi="Calibri" w:cs="Calibri"/>
          <w:sz w:val="20"/>
          <w:szCs w:val="20"/>
        </w:rPr>
        <w:t xml:space="preserve">APER </w:t>
      </w:r>
      <w:r w:rsidR="00BB29C4" w:rsidRPr="00002DE0">
        <w:rPr>
          <w:rFonts w:ascii="Calibri" w:hAnsi="Calibri" w:cs="Calibri"/>
          <w:sz w:val="20"/>
          <w:szCs w:val="20"/>
        </w:rPr>
        <w:t xml:space="preserve">and </w:t>
      </w:r>
      <w:r w:rsidR="006310D4" w:rsidRPr="00002DE0">
        <w:rPr>
          <w:rFonts w:ascii="Calibri" w:hAnsi="Calibri" w:cs="Calibri"/>
          <w:sz w:val="20"/>
          <w:szCs w:val="20"/>
        </w:rPr>
        <w:t>the multi-</w:t>
      </w:r>
      <w:r w:rsidR="005E65FA" w:rsidRPr="00002DE0">
        <w:rPr>
          <w:rFonts w:ascii="Calibri" w:hAnsi="Calibri" w:cs="Calibri"/>
          <w:sz w:val="20"/>
          <w:szCs w:val="20"/>
        </w:rPr>
        <w:t>stakeholders’</w:t>
      </w:r>
      <w:r w:rsidR="006310D4" w:rsidRPr="00002DE0">
        <w:rPr>
          <w:rFonts w:ascii="Calibri" w:hAnsi="Calibri" w:cs="Calibri"/>
          <w:sz w:val="20"/>
          <w:szCs w:val="20"/>
        </w:rPr>
        <w:t xml:space="preserve"> platform </w:t>
      </w:r>
      <w:r w:rsidR="00D2545B" w:rsidRPr="00002DE0">
        <w:rPr>
          <w:rFonts w:ascii="Calibri" w:hAnsi="Calibri" w:cs="Calibri"/>
          <w:sz w:val="20"/>
          <w:szCs w:val="20"/>
        </w:rPr>
        <w:t xml:space="preserve">are </w:t>
      </w:r>
      <w:r w:rsidR="00E1064D" w:rsidRPr="00002DE0">
        <w:rPr>
          <w:rFonts w:ascii="Calibri" w:hAnsi="Calibri" w:cs="Calibri"/>
          <w:sz w:val="20"/>
          <w:szCs w:val="20"/>
        </w:rPr>
        <w:t xml:space="preserve">both </w:t>
      </w:r>
      <w:r w:rsidR="00D2545B" w:rsidRPr="00002DE0">
        <w:rPr>
          <w:rFonts w:ascii="Calibri" w:hAnsi="Calibri" w:cs="Calibri"/>
          <w:sz w:val="20"/>
          <w:szCs w:val="20"/>
        </w:rPr>
        <w:t>expected to</w:t>
      </w:r>
      <w:r w:rsidR="00334D07" w:rsidRPr="00002DE0">
        <w:rPr>
          <w:rFonts w:ascii="Calibri" w:hAnsi="Calibri" w:cs="Calibri"/>
          <w:sz w:val="20"/>
          <w:szCs w:val="20"/>
        </w:rPr>
        <w:t xml:space="preserve"> survive the</w:t>
      </w:r>
      <w:r w:rsidR="00BB29C4" w:rsidRPr="00002DE0">
        <w:rPr>
          <w:rFonts w:ascii="Calibri" w:hAnsi="Calibri" w:cs="Calibri"/>
          <w:sz w:val="20"/>
          <w:szCs w:val="20"/>
        </w:rPr>
        <w:t xml:space="preserve"> project because of their relevance</w:t>
      </w:r>
      <w:r w:rsidRPr="00002DE0">
        <w:rPr>
          <w:rFonts w:ascii="Calibri" w:hAnsi="Calibri" w:cs="Calibri"/>
          <w:sz w:val="20"/>
          <w:szCs w:val="20"/>
        </w:rPr>
        <w:t xml:space="preserve">. </w:t>
      </w:r>
      <w:r w:rsidR="00DC67BA" w:rsidRPr="00002DE0">
        <w:rPr>
          <w:rFonts w:ascii="Calibri" w:hAnsi="Calibri" w:cs="Calibri"/>
          <w:sz w:val="20"/>
          <w:szCs w:val="20"/>
        </w:rPr>
        <w:t xml:space="preserve">Moreover, the project is aligned with key national </w:t>
      </w:r>
      <w:r w:rsidR="00B806F2" w:rsidRPr="00002DE0">
        <w:rPr>
          <w:rFonts w:ascii="Calibri" w:hAnsi="Calibri" w:cs="Calibri"/>
          <w:sz w:val="20"/>
          <w:szCs w:val="20"/>
        </w:rPr>
        <w:t>development priorities, thus benefit</w:t>
      </w:r>
      <w:r w:rsidR="00697C1E">
        <w:rPr>
          <w:rFonts w:ascii="Calibri" w:hAnsi="Calibri" w:cs="Calibri"/>
          <w:sz w:val="20"/>
          <w:szCs w:val="20"/>
        </w:rPr>
        <w:t>ing</w:t>
      </w:r>
      <w:r w:rsidR="00B806F2" w:rsidRPr="00002DE0">
        <w:rPr>
          <w:rFonts w:ascii="Calibri" w:hAnsi="Calibri" w:cs="Calibri"/>
          <w:sz w:val="20"/>
          <w:szCs w:val="20"/>
        </w:rPr>
        <w:t xml:space="preserve"> from a strong political support as evidenced by ABER and the </w:t>
      </w:r>
      <w:r w:rsidR="00EF67B3">
        <w:rPr>
          <w:rFonts w:ascii="Calibri" w:hAnsi="Calibri" w:cs="Calibri"/>
          <w:sz w:val="20"/>
          <w:szCs w:val="20"/>
        </w:rPr>
        <w:t>M</w:t>
      </w:r>
      <w:r w:rsidR="00EF67B3" w:rsidRPr="00002DE0">
        <w:rPr>
          <w:rFonts w:ascii="Calibri" w:hAnsi="Calibri" w:cs="Calibri"/>
          <w:sz w:val="20"/>
          <w:szCs w:val="20"/>
        </w:rPr>
        <w:t xml:space="preserve">inistry </w:t>
      </w:r>
      <w:r w:rsidR="00EA0E05">
        <w:rPr>
          <w:rFonts w:ascii="Calibri" w:hAnsi="Calibri" w:cs="Calibri"/>
          <w:sz w:val="20"/>
          <w:szCs w:val="20"/>
        </w:rPr>
        <w:t xml:space="preserve">in charge </w:t>
      </w:r>
      <w:r w:rsidR="00B806F2" w:rsidRPr="00002DE0">
        <w:rPr>
          <w:rFonts w:ascii="Calibri" w:hAnsi="Calibri" w:cs="Calibri"/>
          <w:sz w:val="20"/>
          <w:szCs w:val="20"/>
        </w:rPr>
        <w:t>of</w:t>
      </w:r>
      <w:r w:rsidR="00626350" w:rsidRPr="00002DE0">
        <w:rPr>
          <w:rFonts w:ascii="Calibri" w:hAnsi="Calibri" w:cs="Calibri"/>
          <w:sz w:val="20"/>
          <w:szCs w:val="20"/>
        </w:rPr>
        <w:t xml:space="preserve"> </w:t>
      </w:r>
      <w:r w:rsidR="00EF67B3">
        <w:rPr>
          <w:rFonts w:ascii="Calibri" w:hAnsi="Calibri" w:cs="Calibri"/>
          <w:sz w:val="20"/>
          <w:szCs w:val="20"/>
        </w:rPr>
        <w:t>E</w:t>
      </w:r>
      <w:r w:rsidR="00EF67B3" w:rsidRPr="00002DE0">
        <w:rPr>
          <w:rFonts w:ascii="Calibri" w:hAnsi="Calibri" w:cs="Calibri"/>
          <w:sz w:val="20"/>
          <w:szCs w:val="20"/>
        </w:rPr>
        <w:t>nergy</w:t>
      </w:r>
      <w:r w:rsidR="00626350" w:rsidRPr="00002DE0">
        <w:rPr>
          <w:rFonts w:ascii="Calibri" w:hAnsi="Calibri" w:cs="Calibri"/>
          <w:sz w:val="20"/>
          <w:szCs w:val="20"/>
        </w:rPr>
        <w:t>. This</w:t>
      </w:r>
      <w:r w:rsidR="00020F0C" w:rsidRPr="00002DE0">
        <w:rPr>
          <w:rFonts w:ascii="Calibri" w:hAnsi="Calibri" w:cs="Calibri"/>
          <w:sz w:val="20"/>
          <w:szCs w:val="20"/>
        </w:rPr>
        <w:t xml:space="preserve"> commitment to the project due to its relevance to national priority needs is confirmed by the excitement, involvement and expectations of stakeholders at the local level</w:t>
      </w:r>
      <w:r w:rsidR="00B53F56" w:rsidRPr="00002DE0">
        <w:rPr>
          <w:rFonts w:ascii="Calibri" w:hAnsi="Calibri" w:cs="Calibri"/>
          <w:sz w:val="20"/>
          <w:szCs w:val="20"/>
        </w:rPr>
        <w:t xml:space="preserve"> (private companies, women groups, local authorities, etc.).</w:t>
      </w:r>
      <w:r w:rsidR="00002DE0" w:rsidRPr="00002DE0">
        <w:rPr>
          <w:rFonts w:ascii="Calibri" w:hAnsi="Calibri" w:cs="Calibri"/>
          <w:i/>
          <w:sz w:val="20"/>
          <w:szCs w:val="20"/>
          <w:u w:val="single"/>
        </w:rPr>
        <w:t xml:space="preserve"> </w:t>
      </w:r>
      <w:r w:rsidR="00B53F56" w:rsidRPr="00002DE0">
        <w:rPr>
          <w:rFonts w:ascii="Calibri" w:hAnsi="Calibri" w:cs="Calibri"/>
          <w:sz w:val="20"/>
          <w:szCs w:val="20"/>
        </w:rPr>
        <w:t>Component 1 will</w:t>
      </w:r>
      <w:r w:rsidR="006A789A" w:rsidRPr="00002DE0">
        <w:rPr>
          <w:rFonts w:ascii="Calibri" w:hAnsi="Calibri" w:cs="Calibri"/>
          <w:sz w:val="20"/>
          <w:szCs w:val="20"/>
        </w:rPr>
        <w:t xml:space="preserve"> result in structural changes, which will support more sustainable private sector-led business models</w:t>
      </w:r>
      <w:r w:rsidR="00D74555" w:rsidRPr="00002DE0">
        <w:rPr>
          <w:rFonts w:ascii="Calibri" w:hAnsi="Calibri" w:cs="Calibri"/>
          <w:sz w:val="20"/>
          <w:szCs w:val="20"/>
        </w:rPr>
        <w:t xml:space="preserve"> </w:t>
      </w:r>
      <w:r w:rsidR="00EF67B3">
        <w:rPr>
          <w:rFonts w:ascii="Calibri" w:hAnsi="Calibri" w:cs="Calibri"/>
          <w:sz w:val="20"/>
          <w:szCs w:val="20"/>
        </w:rPr>
        <w:t>demonstrated as part of C</w:t>
      </w:r>
      <w:r w:rsidR="00D74555" w:rsidRPr="00002DE0">
        <w:rPr>
          <w:rFonts w:ascii="Calibri" w:hAnsi="Calibri" w:cs="Calibri"/>
          <w:sz w:val="20"/>
          <w:szCs w:val="20"/>
        </w:rPr>
        <w:t>omponents 2 (pilot project and private secto</w:t>
      </w:r>
      <w:r w:rsidR="00F755D9" w:rsidRPr="00002DE0">
        <w:rPr>
          <w:rFonts w:ascii="Calibri" w:hAnsi="Calibri" w:cs="Calibri"/>
          <w:sz w:val="20"/>
          <w:szCs w:val="20"/>
        </w:rPr>
        <w:t>r</w:t>
      </w:r>
      <w:r w:rsidR="00D74555" w:rsidRPr="00002DE0">
        <w:rPr>
          <w:rFonts w:ascii="Calibri" w:hAnsi="Calibri" w:cs="Calibri"/>
          <w:sz w:val="20"/>
          <w:szCs w:val="20"/>
        </w:rPr>
        <w:t xml:space="preserve"> engagement</w:t>
      </w:r>
      <w:r w:rsidR="00F755D9" w:rsidRPr="00002DE0">
        <w:rPr>
          <w:rFonts w:ascii="Calibri" w:hAnsi="Calibri" w:cs="Calibri"/>
          <w:sz w:val="20"/>
          <w:szCs w:val="20"/>
        </w:rPr>
        <w:t>)</w:t>
      </w:r>
      <w:r w:rsidR="00D74555" w:rsidRPr="00002DE0">
        <w:rPr>
          <w:rFonts w:ascii="Calibri" w:hAnsi="Calibri" w:cs="Calibri"/>
          <w:sz w:val="20"/>
          <w:szCs w:val="20"/>
        </w:rPr>
        <w:t xml:space="preserve"> and </w:t>
      </w:r>
      <w:r w:rsidR="00EF67B3">
        <w:rPr>
          <w:rFonts w:ascii="Calibri" w:hAnsi="Calibri" w:cs="Calibri"/>
          <w:sz w:val="20"/>
          <w:szCs w:val="20"/>
        </w:rPr>
        <w:t xml:space="preserve">supported by Component </w:t>
      </w:r>
      <w:r w:rsidR="00D74555" w:rsidRPr="00002DE0">
        <w:rPr>
          <w:rFonts w:ascii="Calibri" w:hAnsi="Calibri" w:cs="Calibri"/>
          <w:sz w:val="20"/>
          <w:szCs w:val="20"/>
        </w:rPr>
        <w:t>3</w:t>
      </w:r>
      <w:r w:rsidR="00F755D9" w:rsidRPr="00002DE0">
        <w:rPr>
          <w:rFonts w:ascii="Calibri" w:hAnsi="Calibri" w:cs="Calibri"/>
          <w:sz w:val="20"/>
          <w:szCs w:val="20"/>
        </w:rPr>
        <w:t xml:space="preserve"> (access to innovative finance)</w:t>
      </w:r>
      <w:r w:rsidR="00D74555" w:rsidRPr="00002DE0">
        <w:rPr>
          <w:rFonts w:ascii="Calibri" w:hAnsi="Calibri" w:cs="Calibri"/>
          <w:sz w:val="20"/>
          <w:szCs w:val="20"/>
        </w:rPr>
        <w:t xml:space="preserve">. </w:t>
      </w:r>
      <w:r w:rsidR="00697C1E">
        <w:rPr>
          <w:rFonts w:ascii="Calibri" w:hAnsi="Calibri" w:cs="Calibri"/>
          <w:sz w:val="20"/>
          <w:szCs w:val="20"/>
        </w:rPr>
        <w:t>Component 4 (</w:t>
      </w:r>
      <w:r w:rsidR="00BA5F64">
        <w:rPr>
          <w:rFonts w:ascii="Calibri" w:hAnsi="Calibri" w:cs="Calibri"/>
          <w:sz w:val="20"/>
          <w:szCs w:val="20"/>
        </w:rPr>
        <w:t>knowledge management and M&amp;E</w:t>
      </w:r>
      <w:r w:rsidR="00697C1E">
        <w:rPr>
          <w:rFonts w:ascii="Calibri" w:hAnsi="Calibri" w:cs="Calibri"/>
          <w:sz w:val="20"/>
          <w:szCs w:val="20"/>
        </w:rPr>
        <w:t xml:space="preserve">) will allow to monitor closely the project results and derive lessons learnt as well as knowledge products that will benefit the sector long after the project closure. </w:t>
      </w:r>
      <w:r w:rsidR="006A49BB" w:rsidRPr="00002DE0">
        <w:rPr>
          <w:rFonts w:ascii="Calibri" w:hAnsi="Calibri" w:cs="Calibri"/>
          <w:sz w:val="20"/>
          <w:szCs w:val="20"/>
        </w:rPr>
        <w:t>T</w:t>
      </w:r>
      <w:r w:rsidR="003E407D" w:rsidRPr="00002DE0">
        <w:rPr>
          <w:rFonts w:ascii="Calibri" w:hAnsi="Calibri" w:cs="Calibri"/>
          <w:sz w:val="20"/>
          <w:szCs w:val="20"/>
        </w:rPr>
        <w:t>he fact that t</w:t>
      </w:r>
      <w:r w:rsidR="006A49BB" w:rsidRPr="00002DE0">
        <w:rPr>
          <w:rFonts w:ascii="Calibri" w:hAnsi="Calibri" w:cs="Calibri"/>
          <w:sz w:val="20"/>
          <w:szCs w:val="20"/>
        </w:rPr>
        <w:t>he p</w:t>
      </w:r>
      <w:r w:rsidR="0084405A" w:rsidRPr="00002DE0">
        <w:rPr>
          <w:rFonts w:ascii="Calibri" w:hAnsi="Calibri" w:cs="Calibri"/>
          <w:sz w:val="20"/>
          <w:szCs w:val="20"/>
        </w:rPr>
        <w:t>i</w:t>
      </w:r>
      <w:r w:rsidR="006A49BB" w:rsidRPr="00002DE0">
        <w:rPr>
          <w:rFonts w:ascii="Calibri" w:hAnsi="Calibri" w:cs="Calibri"/>
          <w:sz w:val="20"/>
          <w:szCs w:val="20"/>
        </w:rPr>
        <w:t xml:space="preserve">lot projects </w:t>
      </w:r>
      <w:r w:rsidR="009952DE">
        <w:rPr>
          <w:rFonts w:ascii="Calibri" w:hAnsi="Calibri" w:cs="Calibri"/>
          <w:sz w:val="20"/>
          <w:szCs w:val="20"/>
        </w:rPr>
        <w:t xml:space="preserve">will be </w:t>
      </w:r>
      <w:r w:rsidR="006A49BB" w:rsidRPr="00002DE0">
        <w:rPr>
          <w:rFonts w:ascii="Calibri" w:hAnsi="Calibri" w:cs="Calibri"/>
          <w:sz w:val="20"/>
          <w:szCs w:val="20"/>
        </w:rPr>
        <w:t xml:space="preserve">private sector-led and </w:t>
      </w:r>
      <w:r w:rsidR="009952DE">
        <w:rPr>
          <w:rFonts w:ascii="Calibri" w:hAnsi="Calibri" w:cs="Calibri"/>
          <w:sz w:val="20"/>
          <w:szCs w:val="20"/>
        </w:rPr>
        <w:t>economically viable</w:t>
      </w:r>
      <w:r w:rsidR="003E407D" w:rsidRPr="00002DE0">
        <w:rPr>
          <w:rFonts w:ascii="Calibri" w:hAnsi="Calibri" w:cs="Calibri"/>
          <w:sz w:val="20"/>
          <w:szCs w:val="20"/>
        </w:rPr>
        <w:t xml:space="preserve"> is the epitome for sustainability.</w:t>
      </w:r>
    </w:p>
    <w:p w14:paraId="4906EB41" w14:textId="77777777" w:rsidR="00002DE0" w:rsidRPr="00002DE0" w:rsidRDefault="00002DE0" w:rsidP="00002DE0">
      <w:pPr>
        <w:pStyle w:val="GEFFieldtoFillout"/>
        <w:ind w:left="360"/>
        <w:jc w:val="both"/>
        <w:rPr>
          <w:rFonts w:ascii="Calibri" w:hAnsi="Calibri" w:cs="Calibri"/>
          <w:i/>
          <w:sz w:val="20"/>
          <w:szCs w:val="20"/>
          <w:u w:val="single"/>
        </w:rPr>
      </w:pPr>
    </w:p>
    <w:p w14:paraId="7A802255" w14:textId="6C177E5F" w:rsidR="00E42834" w:rsidRPr="00002DE0" w:rsidRDefault="00E42834" w:rsidP="005913BC">
      <w:pPr>
        <w:pStyle w:val="GEFFieldtoFillout"/>
        <w:numPr>
          <w:ilvl w:val="0"/>
          <w:numId w:val="36"/>
        </w:numPr>
        <w:jc w:val="both"/>
        <w:rPr>
          <w:rFonts w:ascii="Calibri" w:hAnsi="Calibri" w:cs="Calibri"/>
          <w:i/>
          <w:sz w:val="20"/>
          <w:szCs w:val="20"/>
          <w:u w:val="single"/>
        </w:rPr>
      </w:pPr>
      <w:r w:rsidRPr="00E86DFA">
        <w:rPr>
          <w:rFonts w:ascii="Calibri" w:hAnsi="Calibri" w:cs="Calibri"/>
          <w:iCs/>
          <w:color w:val="auto"/>
          <w:sz w:val="20"/>
          <w:szCs w:val="20"/>
          <w:u w:val="single"/>
        </w:rPr>
        <w:t>Potential for scaling-up</w:t>
      </w:r>
      <w:r w:rsidR="00002DE0" w:rsidRPr="00E86DFA">
        <w:rPr>
          <w:rFonts w:ascii="Calibri" w:hAnsi="Calibri" w:cs="Calibri"/>
          <w:iCs/>
          <w:color w:val="auto"/>
          <w:sz w:val="20"/>
          <w:szCs w:val="20"/>
          <w:u w:val="single"/>
        </w:rPr>
        <w:t>:</w:t>
      </w:r>
      <w:r w:rsidR="00002DE0" w:rsidRPr="00002DE0">
        <w:rPr>
          <w:rFonts w:ascii="Calibri" w:hAnsi="Calibri" w:cs="Calibri"/>
          <w:sz w:val="20"/>
          <w:szCs w:val="20"/>
        </w:rPr>
        <w:t xml:space="preserve"> </w:t>
      </w:r>
      <w:r w:rsidR="00C00FF9" w:rsidRPr="00002DE0">
        <w:rPr>
          <w:rFonts w:ascii="Calibri" w:hAnsi="Calibri" w:cs="Calibri"/>
          <w:sz w:val="20"/>
          <w:szCs w:val="20"/>
        </w:rPr>
        <w:t>Th</w:t>
      </w:r>
      <w:r w:rsidR="00016065" w:rsidRPr="00002DE0">
        <w:rPr>
          <w:rFonts w:ascii="Calibri" w:hAnsi="Calibri" w:cs="Calibri"/>
          <w:sz w:val="20"/>
          <w:szCs w:val="20"/>
        </w:rPr>
        <w:t>e</w:t>
      </w:r>
      <w:r w:rsidR="00C00FF9" w:rsidRPr="00002DE0">
        <w:rPr>
          <w:rFonts w:ascii="Calibri" w:hAnsi="Calibri" w:cs="Calibri"/>
          <w:sz w:val="20"/>
          <w:szCs w:val="20"/>
        </w:rPr>
        <w:t xml:space="preserve"> project holds tremendous potential for scaling-</w:t>
      </w:r>
      <w:r w:rsidR="00016065" w:rsidRPr="00002DE0">
        <w:rPr>
          <w:rFonts w:ascii="Calibri" w:hAnsi="Calibri" w:cs="Calibri"/>
          <w:sz w:val="20"/>
          <w:szCs w:val="20"/>
        </w:rPr>
        <w:t xml:space="preserve">up because as a matter of priority </w:t>
      </w:r>
      <w:r w:rsidR="008E0E7B" w:rsidRPr="00002DE0">
        <w:rPr>
          <w:rFonts w:ascii="Calibri" w:hAnsi="Calibri" w:cs="Calibri"/>
          <w:sz w:val="20"/>
          <w:szCs w:val="20"/>
        </w:rPr>
        <w:t xml:space="preserve">the </w:t>
      </w:r>
      <w:proofErr w:type="spellStart"/>
      <w:r w:rsidR="008E0E7B" w:rsidRPr="00002DE0">
        <w:rPr>
          <w:rFonts w:ascii="Calibri" w:hAnsi="Calibri" w:cs="Calibri"/>
          <w:sz w:val="20"/>
          <w:szCs w:val="20"/>
        </w:rPr>
        <w:t>GoBF</w:t>
      </w:r>
      <w:proofErr w:type="spellEnd"/>
      <w:r w:rsidR="008E0E7B" w:rsidRPr="00002DE0">
        <w:rPr>
          <w:rFonts w:ascii="Calibri" w:hAnsi="Calibri" w:cs="Calibri"/>
          <w:sz w:val="20"/>
          <w:szCs w:val="20"/>
        </w:rPr>
        <w:t xml:space="preserve"> has indica</w:t>
      </w:r>
      <w:r w:rsidR="00E131C3" w:rsidRPr="00002DE0">
        <w:rPr>
          <w:rFonts w:ascii="Calibri" w:hAnsi="Calibri" w:cs="Calibri"/>
          <w:sz w:val="20"/>
          <w:szCs w:val="20"/>
        </w:rPr>
        <w:t>ted its intention and commitment toward</w:t>
      </w:r>
      <w:r w:rsidR="008E0E7B" w:rsidRPr="00002DE0">
        <w:rPr>
          <w:rFonts w:ascii="Calibri" w:hAnsi="Calibri" w:cs="Calibri"/>
          <w:sz w:val="20"/>
          <w:szCs w:val="20"/>
        </w:rPr>
        <w:t>s drastically</w:t>
      </w:r>
      <w:r w:rsidR="00E131C3" w:rsidRPr="00002DE0">
        <w:rPr>
          <w:rFonts w:ascii="Calibri" w:hAnsi="Calibri" w:cs="Calibri"/>
          <w:sz w:val="20"/>
          <w:szCs w:val="20"/>
        </w:rPr>
        <w:t xml:space="preserve"> </w:t>
      </w:r>
      <w:r w:rsidR="00697C1E">
        <w:rPr>
          <w:rFonts w:ascii="Calibri" w:hAnsi="Calibri" w:cs="Calibri"/>
          <w:sz w:val="20"/>
          <w:szCs w:val="20"/>
        </w:rPr>
        <w:t>reducing</w:t>
      </w:r>
      <w:r w:rsidR="00697C1E" w:rsidRPr="00002DE0">
        <w:rPr>
          <w:rFonts w:ascii="Calibri" w:hAnsi="Calibri" w:cs="Calibri"/>
          <w:sz w:val="20"/>
          <w:szCs w:val="20"/>
        </w:rPr>
        <w:t xml:space="preserve"> </w:t>
      </w:r>
      <w:r w:rsidR="00E131C3" w:rsidRPr="00002DE0">
        <w:rPr>
          <w:rFonts w:ascii="Calibri" w:hAnsi="Calibri" w:cs="Calibri"/>
          <w:sz w:val="20"/>
          <w:szCs w:val="20"/>
        </w:rPr>
        <w:t>the electricity access gap</w:t>
      </w:r>
      <w:r w:rsidR="008E0E7B" w:rsidRPr="00002DE0">
        <w:rPr>
          <w:rFonts w:ascii="Calibri" w:hAnsi="Calibri" w:cs="Calibri"/>
          <w:sz w:val="20"/>
          <w:szCs w:val="20"/>
        </w:rPr>
        <w:t xml:space="preserve"> by 2030 with an interim target set for 2025. Based on</w:t>
      </w:r>
      <w:r w:rsidR="0048545C" w:rsidRPr="00002DE0">
        <w:rPr>
          <w:rFonts w:ascii="Calibri" w:hAnsi="Calibri" w:cs="Calibri"/>
          <w:sz w:val="20"/>
          <w:szCs w:val="20"/>
        </w:rPr>
        <w:t xml:space="preserve"> consultations during the PPG</w:t>
      </w:r>
      <w:r w:rsidR="00697C1E">
        <w:rPr>
          <w:rFonts w:ascii="Calibri" w:hAnsi="Calibri" w:cs="Calibri"/>
          <w:sz w:val="20"/>
          <w:szCs w:val="20"/>
        </w:rPr>
        <w:t xml:space="preserve"> phase and as exemplified by the co</w:t>
      </w:r>
      <w:r w:rsidR="00892934">
        <w:rPr>
          <w:rFonts w:ascii="Calibri" w:hAnsi="Calibri" w:cs="Calibri"/>
          <w:sz w:val="20"/>
          <w:szCs w:val="20"/>
        </w:rPr>
        <w:t>-</w:t>
      </w:r>
      <w:r w:rsidR="00697C1E">
        <w:rPr>
          <w:rFonts w:ascii="Calibri" w:hAnsi="Calibri" w:cs="Calibri"/>
          <w:sz w:val="20"/>
          <w:szCs w:val="20"/>
        </w:rPr>
        <w:t>financing raised for this project</w:t>
      </w:r>
      <w:r w:rsidR="00D24240">
        <w:rPr>
          <w:rFonts w:ascii="Calibri" w:hAnsi="Calibri" w:cs="Calibri"/>
          <w:sz w:val="20"/>
          <w:szCs w:val="20"/>
        </w:rPr>
        <w:t xml:space="preserve">, </w:t>
      </w:r>
      <w:r w:rsidR="0048545C" w:rsidRPr="00002DE0">
        <w:rPr>
          <w:rFonts w:ascii="Calibri" w:hAnsi="Calibri" w:cs="Calibri"/>
          <w:sz w:val="20"/>
          <w:szCs w:val="20"/>
        </w:rPr>
        <w:t>several actors</w:t>
      </w:r>
      <w:r w:rsidR="00952E8A">
        <w:rPr>
          <w:rFonts w:ascii="Calibri" w:hAnsi="Calibri" w:cs="Calibri"/>
          <w:sz w:val="20"/>
          <w:szCs w:val="20"/>
        </w:rPr>
        <w:t>,</w:t>
      </w:r>
      <w:r w:rsidR="00F45D4F">
        <w:rPr>
          <w:rFonts w:ascii="Calibri" w:hAnsi="Calibri" w:cs="Calibri"/>
          <w:sz w:val="20"/>
          <w:szCs w:val="20"/>
        </w:rPr>
        <w:t xml:space="preserve"> such as</w:t>
      </w:r>
      <w:r w:rsidR="005A3D35" w:rsidRPr="00002DE0">
        <w:rPr>
          <w:rFonts w:ascii="Calibri" w:hAnsi="Calibri" w:cs="Calibri"/>
          <w:sz w:val="20"/>
          <w:szCs w:val="20"/>
        </w:rPr>
        <w:t xml:space="preserve"> </w:t>
      </w:r>
      <w:proofErr w:type="spellStart"/>
      <w:r w:rsidR="008F231C" w:rsidRPr="00002DE0">
        <w:rPr>
          <w:rFonts w:ascii="Calibri" w:hAnsi="Calibri" w:cs="Calibri"/>
          <w:sz w:val="20"/>
          <w:szCs w:val="20"/>
        </w:rPr>
        <w:t>S</w:t>
      </w:r>
      <w:r w:rsidR="004C756D">
        <w:rPr>
          <w:rFonts w:ascii="Calibri" w:hAnsi="Calibri" w:cs="Calibri"/>
          <w:sz w:val="20"/>
          <w:szCs w:val="20"/>
        </w:rPr>
        <w:t>ida</w:t>
      </w:r>
      <w:proofErr w:type="spellEnd"/>
      <w:r w:rsidR="008F231C" w:rsidRPr="00002DE0">
        <w:rPr>
          <w:rFonts w:ascii="Calibri" w:hAnsi="Calibri" w:cs="Calibri"/>
          <w:sz w:val="20"/>
          <w:szCs w:val="20"/>
        </w:rPr>
        <w:t xml:space="preserve">, </w:t>
      </w:r>
      <w:r w:rsidR="00B97B39" w:rsidRPr="00002DE0">
        <w:rPr>
          <w:rFonts w:ascii="Calibri" w:hAnsi="Calibri" w:cs="Calibri"/>
          <w:sz w:val="20"/>
          <w:szCs w:val="20"/>
        </w:rPr>
        <w:t xml:space="preserve">EU, </w:t>
      </w:r>
      <w:r w:rsidR="008F231C" w:rsidRPr="00002DE0">
        <w:rPr>
          <w:rFonts w:ascii="Calibri" w:hAnsi="Calibri" w:cs="Calibri"/>
          <w:sz w:val="20"/>
          <w:szCs w:val="20"/>
        </w:rPr>
        <w:t>GGGI, UNDCF</w:t>
      </w:r>
      <w:r w:rsidR="00D24240">
        <w:rPr>
          <w:rFonts w:ascii="Calibri" w:hAnsi="Calibri" w:cs="Calibri"/>
          <w:sz w:val="20"/>
          <w:szCs w:val="20"/>
        </w:rPr>
        <w:t xml:space="preserve"> </w:t>
      </w:r>
      <w:r w:rsidR="008F231C" w:rsidRPr="00002DE0">
        <w:rPr>
          <w:rFonts w:ascii="Calibri" w:hAnsi="Calibri" w:cs="Calibri"/>
          <w:sz w:val="20"/>
          <w:szCs w:val="20"/>
        </w:rPr>
        <w:t>indicated their interests in supporting the project</w:t>
      </w:r>
      <w:r w:rsidR="00D24240">
        <w:rPr>
          <w:rFonts w:ascii="Calibri" w:hAnsi="Calibri" w:cs="Calibri"/>
          <w:sz w:val="20"/>
          <w:szCs w:val="20"/>
        </w:rPr>
        <w:t xml:space="preserve">, </w:t>
      </w:r>
      <w:proofErr w:type="gramStart"/>
      <w:r w:rsidR="00D24240">
        <w:rPr>
          <w:rFonts w:ascii="Calibri" w:hAnsi="Calibri" w:cs="Calibri"/>
          <w:sz w:val="20"/>
          <w:szCs w:val="20"/>
        </w:rPr>
        <w:t>in particular since</w:t>
      </w:r>
      <w:proofErr w:type="gramEnd"/>
      <w:r w:rsidR="00EA33AD">
        <w:rPr>
          <w:rFonts w:ascii="Calibri" w:hAnsi="Calibri" w:cs="Calibri"/>
          <w:sz w:val="20"/>
          <w:szCs w:val="20"/>
        </w:rPr>
        <w:t xml:space="preserve"> the pilot projects </w:t>
      </w:r>
      <w:r w:rsidR="00D24240">
        <w:rPr>
          <w:rFonts w:ascii="Calibri" w:hAnsi="Calibri" w:cs="Calibri"/>
          <w:sz w:val="20"/>
          <w:szCs w:val="20"/>
        </w:rPr>
        <w:t xml:space="preserve">will </w:t>
      </w:r>
      <w:r w:rsidR="00EA33AD">
        <w:rPr>
          <w:rFonts w:ascii="Calibri" w:hAnsi="Calibri" w:cs="Calibri"/>
          <w:sz w:val="20"/>
          <w:szCs w:val="20"/>
        </w:rPr>
        <w:t>demonstrate new and innovative technologies and business models</w:t>
      </w:r>
      <w:r w:rsidR="000F57E8">
        <w:rPr>
          <w:rFonts w:ascii="Calibri" w:hAnsi="Calibri" w:cs="Calibri"/>
          <w:sz w:val="20"/>
          <w:szCs w:val="20"/>
        </w:rPr>
        <w:t xml:space="preserve">. This </w:t>
      </w:r>
      <w:r w:rsidR="00D24240">
        <w:rPr>
          <w:rFonts w:ascii="Calibri" w:hAnsi="Calibri" w:cs="Calibri"/>
          <w:sz w:val="20"/>
          <w:szCs w:val="20"/>
        </w:rPr>
        <w:t xml:space="preserve">will </w:t>
      </w:r>
      <w:r w:rsidR="000F57E8">
        <w:rPr>
          <w:rFonts w:ascii="Calibri" w:hAnsi="Calibri" w:cs="Calibri"/>
          <w:sz w:val="20"/>
          <w:szCs w:val="20"/>
        </w:rPr>
        <w:t xml:space="preserve">ensure </w:t>
      </w:r>
      <w:r w:rsidR="00D24240">
        <w:rPr>
          <w:rFonts w:ascii="Calibri" w:hAnsi="Calibri" w:cs="Calibri"/>
          <w:sz w:val="20"/>
          <w:szCs w:val="20"/>
        </w:rPr>
        <w:t xml:space="preserve">that </w:t>
      </w:r>
      <w:r w:rsidR="000F57E8">
        <w:rPr>
          <w:rFonts w:ascii="Calibri" w:hAnsi="Calibri" w:cs="Calibri"/>
          <w:sz w:val="20"/>
          <w:szCs w:val="20"/>
        </w:rPr>
        <w:t>the</w:t>
      </w:r>
      <w:r w:rsidR="00FA6638">
        <w:rPr>
          <w:rFonts w:ascii="Calibri" w:hAnsi="Calibri" w:cs="Calibri"/>
          <w:sz w:val="20"/>
          <w:szCs w:val="20"/>
        </w:rPr>
        <w:t xml:space="preserve"> </w:t>
      </w:r>
      <w:proofErr w:type="spellStart"/>
      <w:r w:rsidR="008F231C" w:rsidRPr="00002DE0">
        <w:rPr>
          <w:rFonts w:ascii="Calibri" w:hAnsi="Calibri" w:cs="Calibri"/>
          <w:sz w:val="20"/>
          <w:szCs w:val="20"/>
        </w:rPr>
        <w:t>minigrid</w:t>
      </w:r>
      <w:proofErr w:type="spellEnd"/>
      <w:r w:rsidR="008F231C" w:rsidRPr="00002DE0">
        <w:rPr>
          <w:rFonts w:ascii="Calibri" w:hAnsi="Calibri" w:cs="Calibri"/>
          <w:sz w:val="20"/>
          <w:szCs w:val="20"/>
        </w:rPr>
        <w:t xml:space="preserve"> market e</w:t>
      </w:r>
      <w:r w:rsidR="00A55D99" w:rsidRPr="00002DE0">
        <w:rPr>
          <w:rFonts w:ascii="Calibri" w:hAnsi="Calibri" w:cs="Calibri"/>
          <w:sz w:val="20"/>
          <w:szCs w:val="20"/>
        </w:rPr>
        <w:t xml:space="preserve">cosystem is </w:t>
      </w:r>
      <w:r w:rsidR="00697C1E">
        <w:rPr>
          <w:rFonts w:ascii="Calibri" w:hAnsi="Calibri" w:cs="Calibri"/>
          <w:sz w:val="20"/>
          <w:szCs w:val="20"/>
        </w:rPr>
        <w:t xml:space="preserve">sufficiently </w:t>
      </w:r>
      <w:r w:rsidR="00A55D99" w:rsidRPr="00002DE0">
        <w:rPr>
          <w:rFonts w:ascii="Calibri" w:hAnsi="Calibri" w:cs="Calibri"/>
          <w:sz w:val="20"/>
          <w:szCs w:val="20"/>
        </w:rPr>
        <w:t>enhanced for increased private sector investment</w:t>
      </w:r>
      <w:r w:rsidR="00DC23AF" w:rsidRPr="00002DE0">
        <w:rPr>
          <w:rFonts w:ascii="Calibri" w:hAnsi="Calibri" w:cs="Calibri"/>
          <w:sz w:val="20"/>
          <w:szCs w:val="20"/>
        </w:rPr>
        <w:t xml:space="preserve">. </w:t>
      </w:r>
      <w:r w:rsidR="00B97B39" w:rsidRPr="00002DE0">
        <w:rPr>
          <w:rFonts w:ascii="Calibri" w:eastAsia="Times New Roman Bold" w:hAnsi="Calibri" w:cs="Calibri"/>
          <w:sz w:val="20"/>
          <w:szCs w:val="20"/>
        </w:rPr>
        <w:t>A r</w:t>
      </w:r>
      <w:r w:rsidR="003967DE" w:rsidRPr="00002DE0">
        <w:rPr>
          <w:rFonts w:ascii="Calibri" w:eastAsia="Times New Roman Bold" w:hAnsi="Calibri" w:cs="Calibri"/>
          <w:sz w:val="20"/>
          <w:szCs w:val="20"/>
        </w:rPr>
        <w:t xml:space="preserve">eplication plan </w:t>
      </w:r>
      <w:r w:rsidR="003967DE" w:rsidRPr="00CC1F5D">
        <w:rPr>
          <w:rFonts w:ascii="Calibri" w:hAnsi="Calibri" w:cs="Calibri"/>
          <w:sz w:val="20"/>
          <w:szCs w:val="20"/>
        </w:rPr>
        <w:t xml:space="preserve">including </w:t>
      </w:r>
      <w:r w:rsidR="00A6126F" w:rsidRPr="00CC1F5D">
        <w:rPr>
          <w:rFonts w:ascii="Calibri" w:hAnsi="Calibri" w:cs="Calibri"/>
          <w:sz w:val="20"/>
          <w:szCs w:val="20"/>
        </w:rPr>
        <w:t xml:space="preserve">strategies </w:t>
      </w:r>
      <w:r w:rsidR="003967DE" w:rsidRPr="00CC1F5D">
        <w:rPr>
          <w:rFonts w:ascii="Calibri" w:hAnsi="Calibri" w:cs="Calibri"/>
          <w:sz w:val="20"/>
          <w:szCs w:val="20"/>
        </w:rPr>
        <w:t>for scaling</w:t>
      </w:r>
      <w:r w:rsidR="003967DE" w:rsidRPr="00CC1F5D">
        <w:rPr>
          <w:rFonts w:ascii="Calibri" w:eastAsia="Times New Roman Bold" w:hAnsi="Calibri" w:cs="Calibri"/>
          <w:sz w:val="20"/>
          <w:szCs w:val="20"/>
        </w:rPr>
        <w:t>-</w:t>
      </w:r>
      <w:r w:rsidR="003967DE" w:rsidRPr="00CC1F5D">
        <w:rPr>
          <w:rFonts w:ascii="Calibri" w:hAnsi="Calibri" w:cs="Calibri"/>
          <w:sz w:val="20"/>
          <w:szCs w:val="20"/>
        </w:rPr>
        <w:t xml:space="preserve">up investments in </w:t>
      </w:r>
      <w:proofErr w:type="spellStart"/>
      <w:r w:rsidR="003967DE" w:rsidRPr="00CC1F5D">
        <w:rPr>
          <w:rFonts w:ascii="Calibri" w:eastAsia="Times New Roman Bold" w:hAnsi="Calibri" w:cs="Calibri"/>
          <w:sz w:val="20"/>
          <w:szCs w:val="20"/>
        </w:rPr>
        <w:t>minigrids</w:t>
      </w:r>
      <w:proofErr w:type="spellEnd"/>
      <w:r w:rsidR="00E14731" w:rsidRPr="00CC1F5D">
        <w:rPr>
          <w:rFonts w:ascii="Calibri" w:eastAsia="Times New Roman Bold" w:hAnsi="Calibri" w:cs="Calibri"/>
          <w:sz w:val="20"/>
          <w:szCs w:val="20"/>
        </w:rPr>
        <w:t xml:space="preserve"> will be developed</w:t>
      </w:r>
      <w:r w:rsidR="00620EB8" w:rsidRPr="00CC1F5D">
        <w:rPr>
          <w:rFonts w:ascii="Calibri" w:eastAsia="Times New Roman Bold" w:hAnsi="Calibri" w:cs="Calibri"/>
          <w:sz w:val="20"/>
          <w:szCs w:val="20"/>
        </w:rPr>
        <w:t xml:space="preserve"> with the help of </w:t>
      </w:r>
      <w:r w:rsidR="00D24240" w:rsidRPr="00CC1F5D">
        <w:rPr>
          <w:rFonts w:ascii="Calibri" w:eastAsia="Times New Roman Bold" w:hAnsi="Calibri" w:cs="Calibri"/>
          <w:sz w:val="20"/>
          <w:szCs w:val="20"/>
        </w:rPr>
        <w:t>this</w:t>
      </w:r>
      <w:r w:rsidR="00175957" w:rsidRPr="00CC1F5D">
        <w:rPr>
          <w:rFonts w:ascii="Calibri" w:eastAsia="Times New Roman Bold" w:hAnsi="Calibri" w:cs="Calibri"/>
          <w:sz w:val="20"/>
          <w:szCs w:val="20"/>
        </w:rPr>
        <w:t xml:space="preserve"> project</w:t>
      </w:r>
      <w:r w:rsidR="000A2806" w:rsidRPr="00CC1F5D">
        <w:rPr>
          <w:rFonts w:ascii="Calibri" w:eastAsia="Times New Roman Bold" w:hAnsi="Calibri" w:cs="Calibri"/>
          <w:sz w:val="20"/>
          <w:szCs w:val="20"/>
        </w:rPr>
        <w:t xml:space="preserve"> through </w:t>
      </w:r>
      <w:r w:rsidR="00950E95" w:rsidRPr="00CC1F5D">
        <w:rPr>
          <w:rFonts w:ascii="Calibri" w:eastAsia="Times New Roman Bold" w:hAnsi="Calibri" w:cs="Calibri"/>
          <w:sz w:val="20"/>
          <w:szCs w:val="20"/>
        </w:rPr>
        <w:t>Output 4.8</w:t>
      </w:r>
      <w:r w:rsidR="003967DE" w:rsidRPr="00CC1F5D">
        <w:rPr>
          <w:rFonts w:ascii="Calibri" w:eastAsia="Times New Roman Bold" w:hAnsi="Calibri" w:cs="Calibri"/>
          <w:sz w:val="20"/>
          <w:szCs w:val="20"/>
        </w:rPr>
        <w:t>. Th</w:t>
      </w:r>
      <w:r w:rsidR="00B97B39" w:rsidRPr="00CC1F5D">
        <w:rPr>
          <w:rFonts w:ascii="Calibri" w:eastAsia="Times New Roman Bold" w:hAnsi="Calibri" w:cs="Calibri"/>
          <w:sz w:val="20"/>
          <w:szCs w:val="20"/>
        </w:rPr>
        <w:t xml:space="preserve">is </w:t>
      </w:r>
      <w:r w:rsidR="003967DE" w:rsidRPr="00CC1F5D">
        <w:rPr>
          <w:rFonts w:ascii="Calibri" w:eastAsia="Times New Roman Bold" w:hAnsi="Calibri" w:cs="Calibri"/>
          <w:sz w:val="20"/>
          <w:szCs w:val="20"/>
        </w:rPr>
        <w:t>replication plan</w:t>
      </w:r>
      <w:r w:rsidR="00B97B39" w:rsidRPr="00CC1F5D">
        <w:rPr>
          <w:rFonts w:ascii="Calibri" w:eastAsia="Times New Roman Bold" w:hAnsi="Calibri" w:cs="Calibri"/>
          <w:sz w:val="20"/>
          <w:szCs w:val="20"/>
        </w:rPr>
        <w:t xml:space="preserve"> </w:t>
      </w:r>
      <w:r w:rsidR="003967DE" w:rsidRPr="00CC1F5D">
        <w:rPr>
          <w:rFonts w:ascii="Calibri" w:eastAsia="Times New Roman Bold" w:hAnsi="Calibri" w:cs="Calibri"/>
          <w:sz w:val="20"/>
          <w:szCs w:val="20"/>
        </w:rPr>
        <w:t>will be</w:t>
      </w:r>
      <w:r w:rsidR="003967DE" w:rsidRPr="00CC1F5D">
        <w:rPr>
          <w:rFonts w:ascii="Calibri" w:hAnsi="Calibri" w:cs="Calibri"/>
          <w:sz w:val="20"/>
          <w:szCs w:val="20"/>
        </w:rPr>
        <w:t xml:space="preserve"> based on lessons learned across all country projects and from GEF-funded </w:t>
      </w:r>
      <w:proofErr w:type="spellStart"/>
      <w:r w:rsidR="003967DE" w:rsidRPr="00CC1F5D">
        <w:rPr>
          <w:rFonts w:ascii="Calibri" w:hAnsi="Calibri" w:cs="Calibri"/>
          <w:sz w:val="20"/>
          <w:szCs w:val="20"/>
        </w:rPr>
        <w:t>minigrid</w:t>
      </w:r>
      <w:proofErr w:type="spellEnd"/>
      <w:r w:rsidR="003967DE" w:rsidRPr="00CC1F5D">
        <w:rPr>
          <w:rFonts w:ascii="Calibri" w:hAnsi="Calibri" w:cs="Calibri"/>
          <w:sz w:val="20"/>
          <w:szCs w:val="20"/>
        </w:rPr>
        <w:t xml:space="preserve"> projects worldwide</w:t>
      </w:r>
      <w:r w:rsidR="003967DE" w:rsidRPr="00CC1F5D">
        <w:rPr>
          <w:rFonts w:ascii="Calibri" w:eastAsia="Times New Roman Boldim" w:hAnsi="Calibri" w:cs="Calibri"/>
          <w:sz w:val="20"/>
          <w:szCs w:val="20"/>
        </w:rPr>
        <w:t xml:space="preserve">. </w:t>
      </w:r>
      <w:r w:rsidR="009D0740" w:rsidRPr="00CC1F5D">
        <w:rPr>
          <w:rFonts w:ascii="Calibri" w:eastAsia="Times New Roman Boldim" w:hAnsi="Calibri" w:cs="Calibri"/>
          <w:sz w:val="20"/>
          <w:szCs w:val="20"/>
        </w:rPr>
        <w:t>T</w:t>
      </w:r>
      <w:r w:rsidR="003967DE" w:rsidRPr="00CC1F5D">
        <w:rPr>
          <w:rFonts w:ascii="Calibri" w:eastAsia="Times New Roman Boldim" w:hAnsi="Calibri" w:cs="Calibri"/>
          <w:sz w:val="20"/>
          <w:szCs w:val="20"/>
        </w:rPr>
        <w:t>he scaling</w:t>
      </w:r>
      <w:r w:rsidR="003967DE" w:rsidRPr="00CC1F5D">
        <w:rPr>
          <w:rFonts w:ascii="Calibri" w:eastAsia="Times New Roman Bold" w:hAnsi="Calibri" w:cs="Calibri"/>
          <w:sz w:val="20"/>
          <w:szCs w:val="20"/>
        </w:rPr>
        <w:t>-</w:t>
      </w:r>
      <w:r w:rsidR="003967DE" w:rsidRPr="00CC1F5D">
        <w:rPr>
          <w:rFonts w:ascii="Calibri" w:eastAsia="Times New Roman Boldim" w:hAnsi="Calibri" w:cs="Calibri"/>
          <w:sz w:val="20"/>
          <w:szCs w:val="20"/>
        </w:rPr>
        <w:t>up potential</w:t>
      </w:r>
      <w:r w:rsidR="009D0740" w:rsidRPr="00CC1F5D">
        <w:rPr>
          <w:rFonts w:ascii="Calibri" w:eastAsia="Times New Roman Boldim" w:hAnsi="Calibri" w:cs="Calibri"/>
          <w:sz w:val="20"/>
          <w:szCs w:val="20"/>
        </w:rPr>
        <w:t xml:space="preserve"> is very high</w:t>
      </w:r>
      <w:r w:rsidR="003967DE" w:rsidRPr="00CC1F5D">
        <w:rPr>
          <w:rFonts w:ascii="Calibri" w:eastAsia="Times New Roman Boldim" w:hAnsi="Calibri" w:cs="Calibri"/>
          <w:sz w:val="20"/>
          <w:szCs w:val="20"/>
        </w:rPr>
        <w:t xml:space="preserve"> </w:t>
      </w:r>
      <w:r w:rsidR="003967DE" w:rsidRPr="00CC1F5D">
        <w:rPr>
          <w:rFonts w:ascii="Calibri" w:hAnsi="Calibri" w:cs="Calibri"/>
          <w:sz w:val="20"/>
          <w:szCs w:val="20"/>
        </w:rPr>
        <w:t>- as</w:t>
      </w:r>
      <w:r w:rsidR="003967DE" w:rsidRPr="00CC1F5D">
        <w:rPr>
          <w:rFonts w:ascii="Calibri" w:eastAsia="Times New Roman Boldim" w:hAnsi="Calibri" w:cs="Calibri"/>
          <w:sz w:val="20"/>
          <w:szCs w:val="20"/>
        </w:rPr>
        <w:t xml:space="preserve"> the </w:t>
      </w:r>
      <w:r w:rsidR="003967DE" w:rsidRPr="00CC1F5D">
        <w:rPr>
          <w:rFonts w:ascii="Calibri" w:hAnsi="Calibri" w:cs="Calibri"/>
          <w:sz w:val="20"/>
          <w:szCs w:val="20"/>
        </w:rPr>
        <w:t>baseline</w:t>
      </w:r>
      <w:r w:rsidR="003967DE" w:rsidRPr="00CC1F5D">
        <w:rPr>
          <w:rFonts w:ascii="Calibri" w:eastAsia="Times New Roman Boldim" w:hAnsi="Calibri" w:cs="Calibri"/>
          <w:sz w:val="20"/>
          <w:szCs w:val="20"/>
        </w:rPr>
        <w:t xml:space="preserve"> electrification rates in rural areas</w:t>
      </w:r>
      <w:r w:rsidR="003967DE" w:rsidRPr="00CC1F5D">
        <w:rPr>
          <w:rFonts w:ascii="Calibri" w:hAnsi="Calibri" w:cs="Calibri"/>
          <w:sz w:val="20"/>
          <w:szCs w:val="20"/>
        </w:rPr>
        <w:t xml:space="preserve"> are very low and the </w:t>
      </w:r>
      <w:r w:rsidR="009D0740" w:rsidRPr="00CC1F5D">
        <w:rPr>
          <w:rFonts w:ascii="Calibri" w:hAnsi="Calibri" w:cs="Calibri"/>
          <w:sz w:val="20"/>
          <w:szCs w:val="20"/>
        </w:rPr>
        <w:t>project</w:t>
      </w:r>
      <w:r w:rsidR="003967DE" w:rsidRPr="00CC1F5D">
        <w:rPr>
          <w:rFonts w:ascii="Calibri" w:hAnsi="Calibri" w:cs="Calibri"/>
          <w:sz w:val="20"/>
          <w:szCs w:val="20"/>
        </w:rPr>
        <w:t xml:space="preserve"> is the first of its kind</w:t>
      </w:r>
      <w:r w:rsidR="009D0740" w:rsidRPr="00CC1F5D">
        <w:rPr>
          <w:rFonts w:ascii="Calibri" w:hAnsi="Calibri" w:cs="Calibri"/>
          <w:sz w:val="20"/>
          <w:szCs w:val="20"/>
        </w:rPr>
        <w:t xml:space="preserve"> </w:t>
      </w:r>
      <w:r w:rsidR="009D438D" w:rsidRPr="00CC1F5D">
        <w:rPr>
          <w:rStyle w:val="CommentReference"/>
          <w:rFonts w:ascii="Calibri" w:eastAsia="SimSun" w:hAnsi="Calibri"/>
          <w:color w:val="auto"/>
          <w:sz w:val="20"/>
          <w:szCs w:val="20"/>
        </w:rPr>
        <w:t xml:space="preserve">in terms of its </w:t>
      </w:r>
      <w:r w:rsidR="00F70CB4" w:rsidRPr="00CC1F5D">
        <w:rPr>
          <w:rFonts w:ascii="Calibri" w:hAnsi="Calibri" w:cs="Calibri"/>
          <w:sz w:val="20"/>
          <w:szCs w:val="20"/>
        </w:rPr>
        <w:t xml:space="preserve">focus on </w:t>
      </w:r>
      <w:r w:rsidR="004A11B1" w:rsidRPr="00CC1F5D">
        <w:rPr>
          <w:rFonts w:ascii="Calibri" w:hAnsi="Calibri" w:cs="Calibri"/>
          <w:sz w:val="20"/>
          <w:szCs w:val="20"/>
        </w:rPr>
        <w:t>cost reduction</w:t>
      </w:r>
      <w:r w:rsidR="001B0AD2" w:rsidRPr="00CC1F5D">
        <w:rPr>
          <w:rFonts w:ascii="Calibri" w:hAnsi="Calibri" w:cs="Calibri"/>
          <w:sz w:val="20"/>
          <w:szCs w:val="20"/>
        </w:rPr>
        <w:t xml:space="preserve"> for solar PV </w:t>
      </w:r>
      <w:proofErr w:type="spellStart"/>
      <w:r w:rsidR="001B0AD2" w:rsidRPr="00CC1F5D">
        <w:rPr>
          <w:rFonts w:ascii="Calibri" w:hAnsi="Calibri" w:cs="Calibri"/>
          <w:sz w:val="20"/>
          <w:szCs w:val="20"/>
        </w:rPr>
        <w:t>minigrids</w:t>
      </w:r>
      <w:proofErr w:type="spellEnd"/>
      <w:r w:rsidR="001B0AD2" w:rsidRPr="00CC1F5D">
        <w:rPr>
          <w:rFonts w:ascii="Calibri" w:hAnsi="Calibri" w:cs="Calibri"/>
          <w:sz w:val="20"/>
          <w:szCs w:val="20"/>
        </w:rPr>
        <w:t xml:space="preserve"> with storage</w:t>
      </w:r>
      <w:r w:rsidR="004A11B1" w:rsidRPr="00CC1F5D">
        <w:rPr>
          <w:rFonts w:ascii="Calibri" w:hAnsi="Calibri" w:cs="Calibri"/>
          <w:sz w:val="20"/>
          <w:szCs w:val="20"/>
        </w:rPr>
        <w:t xml:space="preserve"> </w:t>
      </w:r>
      <w:r w:rsidR="00F70CB4" w:rsidRPr="00CC1F5D">
        <w:rPr>
          <w:rFonts w:ascii="Calibri" w:hAnsi="Calibri" w:cs="Calibri"/>
          <w:sz w:val="20"/>
          <w:szCs w:val="20"/>
        </w:rPr>
        <w:t xml:space="preserve">and </w:t>
      </w:r>
      <w:r w:rsidR="00417AEF" w:rsidRPr="00CC1F5D">
        <w:rPr>
          <w:rFonts w:ascii="Calibri" w:hAnsi="Calibri" w:cs="Calibri"/>
          <w:sz w:val="20"/>
          <w:szCs w:val="20"/>
        </w:rPr>
        <w:t xml:space="preserve">de-risking </w:t>
      </w:r>
      <w:r w:rsidR="00F70CB4" w:rsidRPr="00CC1F5D">
        <w:rPr>
          <w:rFonts w:ascii="Calibri" w:hAnsi="Calibri" w:cs="Calibri"/>
          <w:sz w:val="20"/>
          <w:szCs w:val="20"/>
        </w:rPr>
        <w:t>investment</w:t>
      </w:r>
      <w:r w:rsidR="00417AEF" w:rsidRPr="00CC1F5D">
        <w:rPr>
          <w:rFonts w:ascii="Calibri" w:hAnsi="Calibri" w:cs="Calibri"/>
          <w:sz w:val="20"/>
          <w:szCs w:val="20"/>
        </w:rPr>
        <w:t xml:space="preserve"> using UNDP’s DREI</w:t>
      </w:r>
      <w:r w:rsidR="001B0AD2" w:rsidRPr="00CC1F5D">
        <w:rPr>
          <w:rFonts w:ascii="Calibri" w:hAnsi="Calibri" w:cs="Calibri"/>
          <w:sz w:val="20"/>
          <w:szCs w:val="20"/>
        </w:rPr>
        <w:t xml:space="preserve"> </w:t>
      </w:r>
      <w:r w:rsidR="00D24240" w:rsidRPr="00CC1F5D">
        <w:rPr>
          <w:rFonts w:ascii="Calibri" w:hAnsi="Calibri" w:cs="Calibri"/>
          <w:sz w:val="20"/>
          <w:szCs w:val="20"/>
        </w:rPr>
        <w:t>methodology</w:t>
      </w:r>
      <w:r w:rsidR="004A11B1" w:rsidRPr="00CC1F5D">
        <w:rPr>
          <w:rFonts w:ascii="Calibri" w:hAnsi="Calibri" w:cs="Calibri"/>
          <w:sz w:val="20"/>
          <w:szCs w:val="20"/>
        </w:rPr>
        <w:t xml:space="preserve">. </w:t>
      </w:r>
      <w:r w:rsidR="003967DE" w:rsidRPr="00CC1F5D">
        <w:rPr>
          <w:rFonts w:ascii="Calibri" w:hAnsi="Calibri" w:cs="Calibri"/>
          <w:sz w:val="20"/>
          <w:szCs w:val="20"/>
        </w:rPr>
        <w:t xml:space="preserve">The </w:t>
      </w:r>
      <w:r w:rsidR="00175957" w:rsidRPr="00CC1F5D">
        <w:rPr>
          <w:rFonts w:ascii="Calibri" w:hAnsi="Calibri" w:cs="Calibri"/>
          <w:sz w:val="20"/>
          <w:szCs w:val="20"/>
        </w:rPr>
        <w:t>project’s</w:t>
      </w:r>
      <w:r w:rsidR="00175957" w:rsidRPr="00CC1F5D">
        <w:rPr>
          <w:rFonts w:ascii="Calibri" w:eastAsia="Times New Roman Boldim" w:hAnsi="Calibri" w:cs="Calibri"/>
          <w:sz w:val="20"/>
          <w:szCs w:val="20"/>
        </w:rPr>
        <w:t xml:space="preserve"> </w:t>
      </w:r>
      <w:r w:rsidR="003967DE" w:rsidRPr="00CC1F5D">
        <w:rPr>
          <w:rFonts w:ascii="Calibri" w:eastAsia="Times New Roman Boldim" w:hAnsi="Calibri" w:cs="Calibri"/>
          <w:sz w:val="20"/>
          <w:szCs w:val="20"/>
        </w:rPr>
        <w:t>comprehensive approach</w:t>
      </w:r>
      <w:r w:rsidR="003967DE" w:rsidRPr="00002DE0">
        <w:rPr>
          <w:rFonts w:ascii="Calibri" w:eastAsia="Times New Roman Boldim" w:hAnsi="Calibri" w:cs="Calibri"/>
          <w:sz w:val="20"/>
          <w:szCs w:val="20"/>
        </w:rPr>
        <w:t xml:space="preserve"> to reduce financing, hardware and soft costs</w:t>
      </w:r>
      <w:r w:rsidR="003967DE" w:rsidRPr="00002DE0">
        <w:rPr>
          <w:rFonts w:ascii="Calibri" w:hAnsi="Calibri" w:cs="Calibri"/>
          <w:sz w:val="20"/>
          <w:szCs w:val="20"/>
        </w:rPr>
        <w:t xml:space="preserve"> will create</w:t>
      </w:r>
      <w:r w:rsidR="003967DE" w:rsidRPr="00002DE0">
        <w:rPr>
          <w:rFonts w:ascii="Calibri" w:eastAsia="Times New Roman Boldim" w:hAnsi="Calibri" w:cs="Calibri"/>
          <w:sz w:val="20"/>
          <w:szCs w:val="20"/>
        </w:rPr>
        <w:t xml:space="preserve"> the enabling environment to attract public and private investments</w:t>
      </w:r>
      <w:r w:rsidR="003967DE" w:rsidRPr="00002DE0">
        <w:rPr>
          <w:rFonts w:ascii="Calibri" w:hAnsi="Calibri" w:cs="Calibri"/>
          <w:sz w:val="20"/>
          <w:szCs w:val="20"/>
        </w:rPr>
        <w:t xml:space="preserve">. This </w:t>
      </w:r>
      <w:r w:rsidR="00D24240">
        <w:rPr>
          <w:rFonts w:ascii="Calibri" w:hAnsi="Calibri" w:cs="Calibri"/>
          <w:sz w:val="20"/>
          <w:szCs w:val="20"/>
        </w:rPr>
        <w:t xml:space="preserve">approach </w:t>
      </w:r>
      <w:r w:rsidR="003967DE" w:rsidRPr="00002DE0">
        <w:rPr>
          <w:rFonts w:ascii="Calibri" w:hAnsi="Calibri" w:cs="Calibri"/>
          <w:sz w:val="20"/>
          <w:szCs w:val="20"/>
        </w:rPr>
        <w:t>coupled with</w:t>
      </w:r>
      <w:r w:rsidR="003967DE" w:rsidRPr="00002DE0">
        <w:rPr>
          <w:rFonts w:ascii="Calibri" w:eastAsia="Times New Roman Boldim" w:hAnsi="Calibri" w:cs="Calibri"/>
          <w:sz w:val="20"/>
          <w:szCs w:val="20"/>
        </w:rPr>
        <w:t xml:space="preserve"> sound knowledge management </w:t>
      </w:r>
      <w:r w:rsidR="003967DE" w:rsidRPr="00002DE0">
        <w:rPr>
          <w:rFonts w:ascii="Calibri" w:hAnsi="Calibri" w:cs="Calibri"/>
          <w:sz w:val="20"/>
          <w:szCs w:val="20"/>
        </w:rPr>
        <w:t>underpinned</w:t>
      </w:r>
      <w:r w:rsidR="003967DE" w:rsidRPr="00002DE0">
        <w:rPr>
          <w:rFonts w:ascii="Calibri" w:eastAsia="Times New Roman Boldim" w:hAnsi="Calibri" w:cs="Calibri"/>
          <w:sz w:val="20"/>
          <w:szCs w:val="20"/>
        </w:rPr>
        <w:t xml:space="preserve"> by a robust theory of change is expected to catalyze markets</w:t>
      </w:r>
      <w:r w:rsidR="00A976B4" w:rsidRPr="00002DE0">
        <w:rPr>
          <w:rFonts w:ascii="Calibri" w:eastAsia="Times New Roman Boldim" w:hAnsi="Calibri" w:cs="Calibri"/>
          <w:sz w:val="20"/>
          <w:szCs w:val="20"/>
        </w:rPr>
        <w:t xml:space="preserve"> given that several donors are planning to support rural electrification efforts in Burkina Faso over the next few years. </w:t>
      </w:r>
      <w:r w:rsidR="00175957">
        <w:rPr>
          <w:rFonts w:ascii="Calibri" w:eastAsia="Times New Roman Boldim" w:hAnsi="Calibri" w:cs="Calibri"/>
          <w:sz w:val="20"/>
          <w:szCs w:val="20"/>
        </w:rPr>
        <w:t>This</w:t>
      </w:r>
      <w:r w:rsidR="00A976B4" w:rsidRPr="00002DE0">
        <w:rPr>
          <w:rFonts w:ascii="Calibri" w:eastAsia="Times New Roman Boldim" w:hAnsi="Calibri" w:cs="Calibri"/>
          <w:sz w:val="20"/>
          <w:szCs w:val="20"/>
        </w:rPr>
        <w:t xml:space="preserve"> project </w:t>
      </w:r>
      <w:r w:rsidR="00175957">
        <w:rPr>
          <w:rFonts w:ascii="Calibri" w:eastAsia="Times New Roman Boldim" w:hAnsi="Calibri" w:cs="Calibri"/>
          <w:sz w:val="20"/>
          <w:szCs w:val="20"/>
        </w:rPr>
        <w:t>has therefore a high potential of being</w:t>
      </w:r>
      <w:r w:rsidR="006D31B2" w:rsidRPr="00002DE0">
        <w:rPr>
          <w:rFonts w:ascii="Calibri" w:eastAsia="Times New Roman Boldim" w:hAnsi="Calibri" w:cs="Calibri"/>
          <w:sz w:val="20"/>
          <w:szCs w:val="20"/>
        </w:rPr>
        <w:t xml:space="preserve"> scaled-up and replicated. </w:t>
      </w:r>
      <w:r w:rsidR="004A11B1" w:rsidRPr="00002DE0">
        <w:rPr>
          <w:rFonts w:ascii="Calibri" w:hAnsi="Calibri" w:cs="Calibri"/>
          <w:sz w:val="20"/>
          <w:szCs w:val="20"/>
        </w:rPr>
        <w:t xml:space="preserve">All knowledge products from the </w:t>
      </w:r>
      <w:r w:rsidR="006D31B2" w:rsidRPr="00002DE0">
        <w:rPr>
          <w:rFonts w:ascii="Calibri" w:hAnsi="Calibri" w:cs="Calibri"/>
          <w:sz w:val="20"/>
          <w:szCs w:val="20"/>
        </w:rPr>
        <w:t>national and regional child projects such as</w:t>
      </w:r>
      <w:r w:rsidR="004A11B1" w:rsidRPr="00002DE0">
        <w:rPr>
          <w:rFonts w:ascii="Calibri" w:hAnsi="Calibri" w:cs="Calibri"/>
          <w:sz w:val="20"/>
          <w:szCs w:val="20"/>
        </w:rPr>
        <w:t xml:space="preserve"> information tools</w:t>
      </w:r>
      <w:r w:rsidR="006D31B2" w:rsidRPr="00002DE0">
        <w:rPr>
          <w:rFonts w:ascii="Calibri" w:hAnsi="Calibri" w:cs="Calibri"/>
          <w:sz w:val="20"/>
          <w:szCs w:val="20"/>
        </w:rPr>
        <w:t>, guides, plans, etc.</w:t>
      </w:r>
      <w:r w:rsidR="004A11B1" w:rsidRPr="00002DE0">
        <w:rPr>
          <w:rFonts w:ascii="Calibri" w:hAnsi="Calibri" w:cs="Calibri"/>
          <w:sz w:val="20"/>
          <w:szCs w:val="20"/>
        </w:rPr>
        <w:t xml:space="preserve"> will be </w:t>
      </w:r>
      <w:r w:rsidR="006D31B2" w:rsidRPr="00002DE0">
        <w:rPr>
          <w:rFonts w:ascii="Calibri" w:hAnsi="Calibri" w:cs="Calibri"/>
          <w:sz w:val="20"/>
          <w:szCs w:val="20"/>
        </w:rPr>
        <w:t>digitalized</w:t>
      </w:r>
      <w:r w:rsidR="004A11B1" w:rsidRPr="00002DE0">
        <w:rPr>
          <w:rFonts w:ascii="Calibri" w:hAnsi="Calibri" w:cs="Calibri"/>
          <w:sz w:val="20"/>
          <w:szCs w:val="20"/>
        </w:rPr>
        <w:t xml:space="preserve"> and shared with the </w:t>
      </w:r>
      <w:r w:rsidR="006D31B2" w:rsidRPr="00002DE0">
        <w:rPr>
          <w:rFonts w:ascii="Calibri" w:hAnsi="Calibri" w:cs="Calibri"/>
          <w:sz w:val="20"/>
          <w:szCs w:val="20"/>
        </w:rPr>
        <w:t>appropriate stakeholder</w:t>
      </w:r>
      <w:r w:rsidR="00175957">
        <w:rPr>
          <w:rFonts w:ascii="Calibri" w:hAnsi="Calibri" w:cs="Calibri"/>
          <w:sz w:val="20"/>
          <w:szCs w:val="20"/>
        </w:rPr>
        <w:t>s</w:t>
      </w:r>
      <w:r w:rsidR="006D31B2" w:rsidRPr="00002DE0">
        <w:rPr>
          <w:rFonts w:ascii="Calibri" w:hAnsi="Calibri" w:cs="Calibri"/>
          <w:sz w:val="20"/>
          <w:szCs w:val="20"/>
        </w:rPr>
        <w:t>,</w:t>
      </w:r>
      <w:r w:rsidR="004A11B1" w:rsidRPr="00002DE0">
        <w:rPr>
          <w:rFonts w:ascii="Calibri" w:hAnsi="Calibri" w:cs="Calibri"/>
          <w:sz w:val="20"/>
          <w:szCs w:val="20"/>
        </w:rPr>
        <w:t xml:space="preserve"> </w:t>
      </w:r>
      <w:r w:rsidR="006D31B2" w:rsidRPr="00002DE0">
        <w:rPr>
          <w:rFonts w:ascii="Calibri" w:hAnsi="Calibri" w:cs="Calibri"/>
          <w:sz w:val="20"/>
          <w:szCs w:val="20"/>
        </w:rPr>
        <w:t>m</w:t>
      </w:r>
      <w:r w:rsidR="004A11B1" w:rsidRPr="00002DE0">
        <w:rPr>
          <w:rFonts w:ascii="Calibri" w:hAnsi="Calibri" w:cs="Calibri"/>
          <w:sz w:val="20"/>
          <w:szCs w:val="20"/>
        </w:rPr>
        <w:t xml:space="preserve">inistry, </w:t>
      </w:r>
      <w:r w:rsidR="006D31B2" w:rsidRPr="00002DE0">
        <w:rPr>
          <w:rFonts w:ascii="Calibri" w:hAnsi="Calibri" w:cs="Calibri"/>
          <w:sz w:val="20"/>
          <w:szCs w:val="20"/>
        </w:rPr>
        <w:t>donors, private sector, etc</w:t>
      </w:r>
      <w:r w:rsidR="004A11B1" w:rsidRPr="00002DE0">
        <w:rPr>
          <w:rFonts w:ascii="Calibri" w:hAnsi="Calibri" w:cs="Calibri"/>
          <w:sz w:val="20"/>
          <w:szCs w:val="20"/>
        </w:rPr>
        <w:t xml:space="preserve">. </w:t>
      </w:r>
      <w:r w:rsidR="00D24240">
        <w:rPr>
          <w:rFonts w:ascii="Calibri" w:hAnsi="Calibri" w:cs="Calibri"/>
          <w:sz w:val="20"/>
          <w:szCs w:val="20"/>
        </w:rPr>
        <w:t>Project Component 4</w:t>
      </w:r>
      <w:r w:rsidR="004A11B1" w:rsidRPr="00002DE0">
        <w:rPr>
          <w:rFonts w:ascii="Calibri" w:hAnsi="Calibri" w:cs="Calibri"/>
          <w:sz w:val="20"/>
          <w:szCs w:val="20"/>
        </w:rPr>
        <w:t xml:space="preserve"> </w:t>
      </w:r>
      <w:r w:rsidR="008F454F" w:rsidRPr="00A814CD">
        <w:rPr>
          <w:rFonts w:asciiTheme="minorHAnsi" w:hAnsiTheme="minorHAnsi" w:cstheme="minorHAnsi"/>
          <w:sz w:val="20"/>
          <w:szCs w:val="20"/>
        </w:rPr>
        <w:t>Digital, Knowledge Management and Monitoring and Evaluation</w:t>
      </w:r>
      <w:r w:rsidR="008F454F" w:rsidRPr="008F454F" w:rsidDel="008F454F">
        <w:rPr>
          <w:rFonts w:ascii="Calibri" w:hAnsi="Calibri" w:cs="Calibri"/>
          <w:sz w:val="20"/>
          <w:szCs w:val="20"/>
        </w:rPr>
        <w:t xml:space="preserve"> </w:t>
      </w:r>
      <w:r w:rsidR="004A11B1" w:rsidRPr="00002DE0">
        <w:rPr>
          <w:rFonts w:ascii="Calibri" w:hAnsi="Calibri" w:cs="Calibri"/>
          <w:sz w:val="20"/>
          <w:szCs w:val="20"/>
        </w:rPr>
        <w:t xml:space="preserve">products </w:t>
      </w:r>
      <w:r w:rsidR="00194F28" w:rsidRPr="00002DE0">
        <w:rPr>
          <w:rFonts w:ascii="Calibri" w:hAnsi="Calibri" w:cs="Calibri"/>
          <w:sz w:val="20"/>
          <w:szCs w:val="20"/>
        </w:rPr>
        <w:t>which are</w:t>
      </w:r>
      <w:r w:rsidR="004A11B1" w:rsidRPr="00002DE0">
        <w:rPr>
          <w:rFonts w:ascii="Calibri" w:hAnsi="Calibri" w:cs="Calibri"/>
          <w:sz w:val="20"/>
          <w:szCs w:val="20"/>
        </w:rPr>
        <w:t xml:space="preserve"> crucial </w:t>
      </w:r>
      <w:r w:rsidR="00194F28" w:rsidRPr="00002DE0">
        <w:rPr>
          <w:rFonts w:ascii="Calibri" w:hAnsi="Calibri" w:cs="Calibri"/>
          <w:sz w:val="20"/>
          <w:szCs w:val="20"/>
        </w:rPr>
        <w:t xml:space="preserve">drivers </w:t>
      </w:r>
      <w:r w:rsidR="004A11B1" w:rsidRPr="00002DE0">
        <w:rPr>
          <w:rFonts w:ascii="Calibri" w:hAnsi="Calibri" w:cs="Calibri"/>
          <w:sz w:val="20"/>
          <w:szCs w:val="20"/>
        </w:rPr>
        <w:t>for its scalability</w:t>
      </w:r>
      <w:r w:rsidR="00194F28" w:rsidRPr="00002DE0">
        <w:rPr>
          <w:rFonts w:ascii="Calibri" w:hAnsi="Calibri" w:cs="Calibri"/>
          <w:sz w:val="20"/>
          <w:szCs w:val="20"/>
        </w:rPr>
        <w:t xml:space="preserve">, </w:t>
      </w:r>
      <w:r w:rsidR="004A11B1" w:rsidRPr="00002DE0">
        <w:rPr>
          <w:rFonts w:ascii="Calibri" w:hAnsi="Calibri" w:cs="Calibri"/>
          <w:sz w:val="20"/>
          <w:szCs w:val="20"/>
        </w:rPr>
        <w:t>sustainability</w:t>
      </w:r>
      <w:r w:rsidR="00194F28" w:rsidRPr="00002DE0">
        <w:rPr>
          <w:rFonts w:ascii="Calibri" w:hAnsi="Calibri" w:cs="Calibri"/>
          <w:sz w:val="20"/>
          <w:szCs w:val="20"/>
        </w:rPr>
        <w:t xml:space="preserve"> and replicability.</w:t>
      </w:r>
      <w:r w:rsidR="00002DE0" w:rsidRPr="00002DE0">
        <w:rPr>
          <w:rFonts w:ascii="Calibri" w:hAnsi="Calibri" w:cs="Calibri"/>
          <w:sz w:val="20"/>
          <w:szCs w:val="20"/>
        </w:rPr>
        <w:t xml:space="preserve"> </w:t>
      </w:r>
      <w:r w:rsidR="00DC23AF" w:rsidRPr="00002DE0">
        <w:rPr>
          <w:rFonts w:ascii="Calibri" w:hAnsi="Calibri" w:cs="Calibri"/>
          <w:sz w:val="20"/>
          <w:szCs w:val="20"/>
        </w:rPr>
        <w:t xml:space="preserve">The project scaling potential will </w:t>
      </w:r>
      <w:r w:rsidR="00175957">
        <w:rPr>
          <w:rFonts w:ascii="Calibri" w:hAnsi="Calibri" w:cs="Calibri"/>
          <w:sz w:val="20"/>
          <w:szCs w:val="20"/>
        </w:rPr>
        <w:t xml:space="preserve">more particularly </w:t>
      </w:r>
      <w:r w:rsidR="00DC23AF" w:rsidRPr="00002DE0">
        <w:rPr>
          <w:rFonts w:ascii="Calibri" w:hAnsi="Calibri" w:cs="Calibri"/>
          <w:sz w:val="20"/>
          <w:szCs w:val="20"/>
        </w:rPr>
        <w:t>be achieved through the below:</w:t>
      </w:r>
    </w:p>
    <w:p w14:paraId="20B21416" w14:textId="77777777" w:rsidR="00E42834" w:rsidRPr="00A900AA" w:rsidRDefault="00E42834" w:rsidP="00E42834">
      <w:pPr>
        <w:pStyle w:val="GEFFieldtoFillout"/>
        <w:ind w:left="0"/>
        <w:rPr>
          <w:rFonts w:ascii="Calibri" w:hAnsi="Calibri"/>
          <w:color w:val="auto"/>
          <w:sz w:val="20"/>
          <w:szCs w:val="20"/>
        </w:rPr>
      </w:pPr>
    </w:p>
    <w:p w14:paraId="6AB9578C" w14:textId="3A5300AB" w:rsidR="00E42834" w:rsidRPr="00A900AA" w:rsidRDefault="0019216B" w:rsidP="005913BC">
      <w:pPr>
        <w:numPr>
          <w:ilvl w:val="0"/>
          <w:numId w:val="32"/>
        </w:numPr>
        <w:jc w:val="both"/>
        <w:rPr>
          <w:rFonts w:ascii="Calibri" w:hAnsi="Calibri"/>
          <w:sz w:val="20"/>
          <w:szCs w:val="20"/>
        </w:rPr>
      </w:pPr>
      <w:r w:rsidRPr="00A900AA">
        <w:rPr>
          <w:rFonts w:ascii="Calibri" w:hAnsi="Calibri"/>
          <w:sz w:val="20"/>
          <w:szCs w:val="20"/>
        </w:rPr>
        <w:t>Vertical scaling-up consists of</w:t>
      </w:r>
      <w:r w:rsidR="00E42834" w:rsidRPr="00A900AA">
        <w:rPr>
          <w:rFonts w:ascii="Calibri" w:hAnsi="Calibri"/>
          <w:sz w:val="20"/>
          <w:szCs w:val="20"/>
        </w:rPr>
        <w:t xml:space="preserve"> policy, political, legal, regulatory, budgetary and approach changes needed to in</w:t>
      </w:r>
      <w:r w:rsidR="0025451A" w:rsidRPr="00A900AA">
        <w:rPr>
          <w:rFonts w:ascii="Calibri" w:hAnsi="Calibri"/>
          <w:sz w:val="20"/>
          <w:szCs w:val="20"/>
        </w:rPr>
        <w:t xml:space="preserve">stitutionalize all </w:t>
      </w:r>
      <w:proofErr w:type="spellStart"/>
      <w:r w:rsidR="0025451A" w:rsidRPr="00A900AA">
        <w:rPr>
          <w:rFonts w:ascii="Calibri" w:hAnsi="Calibri"/>
          <w:sz w:val="20"/>
          <w:szCs w:val="20"/>
        </w:rPr>
        <w:t>minigrid</w:t>
      </w:r>
      <w:proofErr w:type="spellEnd"/>
      <w:r w:rsidR="0025451A" w:rsidRPr="00A900AA">
        <w:rPr>
          <w:rFonts w:ascii="Calibri" w:hAnsi="Calibri"/>
          <w:sz w:val="20"/>
          <w:szCs w:val="20"/>
        </w:rPr>
        <w:t xml:space="preserve"> and private sector involvement </w:t>
      </w:r>
      <w:r w:rsidR="00A265F6" w:rsidRPr="00A900AA">
        <w:rPr>
          <w:rFonts w:ascii="Calibri" w:hAnsi="Calibri"/>
          <w:sz w:val="20"/>
          <w:szCs w:val="20"/>
        </w:rPr>
        <w:t>achieved</w:t>
      </w:r>
      <w:r w:rsidR="00E42834" w:rsidRPr="00A900AA">
        <w:rPr>
          <w:rFonts w:ascii="Calibri" w:hAnsi="Calibri"/>
          <w:sz w:val="20"/>
          <w:szCs w:val="20"/>
        </w:rPr>
        <w:t xml:space="preserve"> by the project at the national or sub-national level. As such, Component 1 of the project </w:t>
      </w:r>
      <w:r w:rsidR="003C6AB4" w:rsidRPr="00A900AA">
        <w:rPr>
          <w:rFonts w:ascii="Calibri" w:hAnsi="Calibri"/>
          <w:sz w:val="20"/>
          <w:szCs w:val="20"/>
        </w:rPr>
        <w:t xml:space="preserve">aims to ensure </w:t>
      </w:r>
      <w:r w:rsidR="00F60661" w:rsidRPr="00A900AA">
        <w:rPr>
          <w:rFonts w:ascii="Calibri" w:hAnsi="Calibri"/>
          <w:sz w:val="20"/>
          <w:szCs w:val="20"/>
        </w:rPr>
        <w:t>a</w:t>
      </w:r>
      <w:r w:rsidR="003C6AB4" w:rsidRPr="00A900AA">
        <w:rPr>
          <w:rFonts w:ascii="Calibri" w:hAnsi="Calibri"/>
          <w:bCs/>
          <w:sz w:val="20"/>
          <w:szCs w:val="20"/>
        </w:rPr>
        <w:t xml:space="preserve">ppropriate policies and regulations are in place that address policy, institutional, regulatory and technical barriers to facilitate investment in solar PV-battery </w:t>
      </w:r>
      <w:proofErr w:type="spellStart"/>
      <w:r w:rsidR="003C6AB4" w:rsidRPr="00A900AA">
        <w:rPr>
          <w:rFonts w:ascii="Calibri" w:hAnsi="Calibri"/>
          <w:bCs/>
          <w:sz w:val="20"/>
          <w:szCs w:val="20"/>
        </w:rPr>
        <w:t>minigrids</w:t>
      </w:r>
      <w:proofErr w:type="spellEnd"/>
      <w:r w:rsidR="00E42834" w:rsidRPr="00A900AA">
        <w:rPr>
          <w:rFonts w:ascii="Calibri" w:hAnsi="Calibri"/>
          <w:sz w:val="20"/>
          <w:szCs w:val="20"/>
        </w:rPr>
        <w:t xml:space="preserve">. The national </w:t>
      </w:r>
      <w:r w:rsidR="00E579E0" w:rsidRPr="00A900AA">
        <w:rPr>
          <w:rFonts w:ascii="Calibri" w:hAnsi="Calibri"/>
          <w:sz w:val="20"/>
          <w:szCs w:val="20"/>
        </w:rPr>
        <w:t>multi-</w:t>
      </w:r>
      <w:proofErr w:type="gramStart"/>
      <w:r w:rsidR="00E579E0" w:rsidRPr="00A900AA">
        <w:rPr>
          <w:rFonts w:ascii="Calibri" w:hAnsi="Calibri"/>
          <w:sz w:val="20"/>
          <w:szCs w:val="20"/>
        </w:rPr>
        <w:t>stakeholders</w:t>
      </w:r>
      <w:proofErr w:type="gramEnd"/>
      <w:r w:rsidR="00E579E0" w:rsidRPr="00A900AA">
        <w:rPr>
          <w:rFonts w:ascii="Calibri" w:hAnsi="Calibri"/>
          <w:sz w:val="20"/>
          <w:szCs w:val="20"/>
        </w:rPr>
        <w:t xml:space="preserve"> platform </w:t>
      </w:r>
      <w:r w:rsidR="00E42834" w:rsidRPr="00A900AA">
        <w:rPr>
          <w:rFonts w:ascii="Calibri" w:hAnsi="Calibri"/>
          <w:sz w:val="20"/>
          <w:szCs w:val="20"/>
        </w:rPr>
        <w:t>will facilitate synergies and common act</w:t>
      </w:r>
      <w:r w:rsidR="00E579E0" w:rsidRPr="00A900AA">
        <w:rPr>
          <w:rFonts w:ascii="Calibri" w:hAnsi="Calibri"/>
          <w:sz w:val="20"/>
          <w:szCs w:val="20"/>
        </w:rPr>
        <w:t xml:space="preserve">ion through policy </w:t>
      </w:r>
      <w:r w:rsidR="00E42834" w:rsidRPr="00A900AA">
        <w:rPr>
          <w:rFonts w:ascii="Calibri" w:hAnsi="Calibri"/>
          <w:sz w:val="20"/>
          <w:szCs w:val="20"/>
        </w:rPr>
        <w:t>dialogue, a cross-sectoral app</w:t>
      </w:r>
      <w:r w:rsidR="00163E91" w:rsidRPr="00A900AA">
        <w:rPr>
          <w:rFonts w:ascii="Calibri" w:hAnsi="Calibri"/>
          <w:sz w:val="20"/>
          <w:szCs w:val="20"/>
        </w:rPr>
        <w:t xml:space="preserve">roach in addition to </w:t>
      </w:r>
      <w:r w:rsidR="00E42834" w:rsidRPr="00A900AA">
        <w:rPr>
          <w:rFonts w:ascii="Calibri" w:hAnsi="Calibri"/>
          <w:sz w:val="20"/>
          <w:szCs w:val="20"/>
        </w:rPr>
        <w:t xml:space="preserve">offering capacity building on </w:t>
      </w:r>
      <w:r w:rsidR="00163E91" w:rsidRPr="00A900AA">
        <w:rPr>
          <w:rFonts w:ascii="Calibri" w:hAnsi="Calibri"/>
          <w:sz w:val="20"/>
          <w:szCs w:val="20"/>
        </w:rPr>
        <w:t xml:space="preserve">key thematic areas in the </w:t>
      </w:r>
      <w:r w:rsidR="00BE1C20" w:rsidRPr="00A900AA">
        <w:rPr>
          <w:rFonts w:ascii="Calibri" w:hAnsi="Calibri"/>
          <w:sz w:val="20"/>
          <w:szCs w:val="20"/>
        </w:rPr>
        <w:t xml:space="preserve">solar </w:t>
      </w:r>
      <w:proofErr w:type="spellStart"/>
      <w:r w:rsidR="00BE1C20" w:rsidRPr="00A900AA">
        <w:rPr>
          <w:rFonts w:ascii="Calibri" w:hAnsi="Calibri"/>
          <w:sz w:val="20"/>
          <w:szCs w:val="20"/>
        </w:rPr>
        <w:t>minigrid</w:t>
      </w:r>
      <w:proofErr w:type="spellEnd"/>
      <w:r w:rsidR="00BE1C20" w:rsidRPr="00A900AA">
        <w:rPr>
          <w:rFonts w:ascii="Calibri" w:hAnsi="Calibri"/>
          <w:sz w:val="20"/>
          <w:szCs w:val="20"/>
        </w:rPr>
        <w:t xml:space="preserve"> market value-chain</w:t>
      </w:r>
      <w:r w:rsidR="00E42834" w:rsidRPr="00A900AA">
        <w:rPr>
          <w:rFonts w:ascii="Calibri" w:hAnsi="Calibri"/>
          <w:sz w:val="20"/>
          <w:szCs w:val="20"/>
        </w:rPr>
        <w:t xml:space="preserve">. </w:t>
      </w:r>
      <w:r w:rsidR="00E8213A" w:rsidRPr="00A900AA">
        <w:rPr>
          <w:rFonts w:ascii="Calibri" w:hAnsi="Calibri"/>
          <w:sz w:val="20"/>
          <w:szCs w:val="20"/>
        </w:rPr>
        <w:t>More</w:t>
      </w:r>
      <w:r w:rsidR="00BE1C20" w:rsidRPr="00A900AA">
        <w:rPr>
          <w:rFonts w:ascii="Calibri" w:hAnsi="Calibri"/>
          <w:sz w:val="20"/>
          <w:szCs w:val="20"/>
        </w:rPr>
        <w:t xml:space="preserve">over, </w:t>
      </w:r>
      <w:r w:rsidR="00E8213A" w:rsidRPr="00A900AA">
        <w:rPr>
          <w:rFonts w:ascii="Calibri" w:hAnsi="Calibri"/>
          <w:sz w:val="20"/>
          <w:szCs w:val="20"/>
        </w:rPr>
        <w:t xml:space="preserve">the outputs resulting from the project, such as conducting </w:t>
      </w:r>
      <w:proofErr w:type="spellStart"/>
      <w:r w:rsidR="00926DD0" w:rsidRPr="00A900AA">
        <w:rPr>
          <w:rFonts w:ascii="Calibri" w:hAnsi="Calibri"/>
          <w:sz w:val="20"/>
          <w:szCs w:val="20"/>
        </w:rPr>
        <w:t>m</w:t>
      </w:r>
      <w:r w:rsidR="00E8213A" w:rsidRPr="00A900AA">
        <w:rPr>
          <w:rFonts w:ascii="Calibri" w:hAnsi="Calibri"/>
          <w:sz w:val="20"/>
          <w:szCs w:val="20"/>
        </w:rPr>
        <w:t>in</w:t>
      </w:r>
      <w:r w:rsidR="004A6783" w:rsidRPr="00A900AA">
        <w:rPr>
          <w:rFonts w:ascii="Calibri" w:hAnsi="Calibri"/>
          <w:sz w:val="20"/>
          <w:szCs w:val="20"/>
        </w:rPr>
        <w:t>i</w:t>
      </w:r>
      <w:r w:rsidR="00E8213A" w:rsidRPr="00A900AA">
        <w:rPr>
          <w:rFonts w:ascii="Calibri" w:hAnsi="Calibri"/>
          <w:sz w:val="20"/>
          <w:szCs w:val="20"/>
        </w:rPr>
        <w:t>grid</w:t>
      </w:r>
      <w:proofErr w:type="spellEnd"/>
      <w:r w:rsidR="00E8213A" w:rsidRPr="00A900AA">
        <w:rPr>
          <w:rFonts w:ascii="Calibri" w:hAnsi="Calibri"/>
          <w:sz w:val="20"/>
          <w:szCs w:val="20"/>
        </w:rPr>
        <w:t xml:space="preserve"> DREI techno-economic</w:t>
      </w:r>
      <w:r w:rsidR="003B68E3" w:rsidRPr="00A900AA">
        <w:rPr>
          <w:rFonts w:ascii="Calibri" w:hAnsi="Calibri"/>
          <w:sz w:val="20"/>
          <w:szCs w:val="20"/>
        </w:rPr>
        <w:t xml:space="preserve"> analyses; capacity building of regulator and other actors; </w:t>
      </w:r>
      <w:r w:rsidR="002626B2">
        <w:rPr>
          <w:rFonts w:ascii="Calibri" w:hAnsi="Calibri"/>
          <w:sz w:val="20"/>
          <w:szCs w:val="20"/>
        </w:rPr>
        <w:t>elaborating</w:t>
      </w:r>
      <w:r w:rsidR="003B68E3" w:rsidRPr="00A900AA">
        <w:rPr>
          <w:rFonts w:ascii="Calibri" w:hAnsi="Calibri"/>
          <w:sz w:val="20"/>
          <w:szCs w:val="20"/>
        </w:rPr>
        <w:t xml:space="preserve"> a </w:t>
      </w:r>
      <w:proofErr w:type="spellStart"/>
      <w:r w:rsidR="003B68E3" w:rsidRPr="00A900AA">
        <w:rPr>
          <w:rFonts w:ascii="Calibri" w:hAnsi="Calibri"/>
          <w:sz w:val="20"/>
          <w:szCs w:val="20"/>
        </w:rPr>
        <w:t>minigrid</w:t>
      </w:r>
      <w:proofErr w:type="spellEnd"/>
      <w:r w:rsidR="003B68E3" w:rsidRPr="00A900AA">
        <w:rPr>
          <w:rFonts w:ascii="Calibri" w:hAnsi="Calibri"/>
          <w:sz w:val="20"/>
          <w:szCs w:val="20"/>
        </w:rPr>
        <w:t xml:space="preserve"> strategy and establishing a certification scheme</w:t>
      </w:r>
      <w:r w:rsidR="00926DD0" w:rsidRPr="00A900AA">
        <w:rPr>
          <w:rFonts w:ascii="Calibri" w:hAnsi="Calibri"/>
          <w:sz w:val="20"/>
          <w:szCs w:val="20"/>
        </w:rPr>
        <w:t xml:space="preserve"> will lay foundation for </w:t>
      </w:r>
      <w:r w:rsidR="004A6783" w:rsidRPr="00A900AA">
        <w:rPr>
          <w:rFonts w:ascii="Calibri" w:hAnsi="Calibri"/>
          <w:sz w:val="20"/>
          <w:szCs w:val="20"/>
        </w:rPr>
        <w:t xml:space="preserve">an increase </w:t>
      </w:r>
      <w:r w:rsidR="004A6783" w:rsidRPr="00A900AA">
        <w:rPr>
          <w:rFonts w:ascii="Calibri" w:hAnsi="Calibri"/>
          <w:sz w:val="20"/>
          <w:szCs w:val="20"/>
        </w:rPr>
        <w:lastRenderedPageBreak/>
        <w:t xml:space="preserve">investment in the </w:t>
      </w:r>
      <w:proofErr w:type="spellStart"/>
      <w:r w:rsidR="004A6783" w:rsidRPr="00A900AA">
        <w:rPr>
          <w:rFonts w:ascii="Calibri" w:hAnsi="Calibri"/>
          <w:sz w:val="20"/>
          <w:szCs w:val="20"/>
        </w:rPr>
        <w:t>minigrid</w:t>
      </w:r>
      <w:proofErr w:type="spellEnd"/>
      <w:r w:rsidR="004A6783" w:rsidRPr="00A900AA">
        <w:rPr>
          <w:rFonts w:ascii="Calibri" w:hAnsi="Calibri"/>
          <w:sz w:val="20"/>
          <w:szCs w:val="20"/>
        </w:rPr>
        <w:t xml:space="preserve"> sector</w:t>
      </w:r>
      <w:r w:rsidR="00926DD0" w:rsidRPr="00A900AA">
        <w:rPr>
          <w:rFonts w:ascii="Calibri" w:hAnsi="Calibri"/>
          <w:sz w:val="20"/>
          <w:szCs w:val="20"/>
        </w:rPr>
        <w:t xml:space="preserve">. </w:t>
      </w:r>
      <w:r w:rsidR="00E42834" w:rsidRPr="00A900AA">
        <w:rPr>
          <w:rFonts w:ascii="Calibri" w:hAnsi="Calibri"/>
          <w:sz w:val="20"/>
          <w:szCs w:val="20"/>
        </w:rPr>
        <w:t xml:space="preserve">Dissemination and advocacy of the </w:t>
      </w:r>
      <w:proofErr w:type="gramStart"/>
      <w:r w:rsidR="00E42834" w:rsidRPr="00A900AA">
        <w:rPr>
          <w:rFonts w:ascii="Calibri" w:hAnsi="Calibri"/>
          <w:sz w:val="20"/>
          <w:szCs w:val="20"/>
        </w:rPr>
        <w:t>aforementioned changes</w:t>
      </w:r>
      <w:proofErr w:type="gramEnd"/>
      <w:r w:rsidR="00E42834" w:rsidRPr="00A900AA">
        <w:rPr>
          <w:rFonts w:ascii="Calibri" w:hAnsi="Calibri"/>
          <w:sz w:val="20"/>
          <w:szCs w:val="20"/>
        </w:rPr>
        <w:t xml:space="preserve"> will thus be ensured and will provide the necessary scale-up effect.</w:t>
      </w:r>
      <w:r w:rsidR="00C64010" w:rsidRPr="00A900AA">
        <w:rPr>
          <w:rFonts w:ascii="Calibri" w:hAnsi="Calibri"/>
          <w:sz w:val="20"/>
          <w:szCs w:val="20"/>
        </w:rPr>
        <w:t xml:space="preserve"> </w:t>
      </w:r>
      <w:r w:rsidR="003D642E" w:rsidRPr="00A900AA">
        <w:rPr>
          <w:rFonts w:ascii="Calibri" w:hAnsi="Calibri"/>
          <w:sz w:val="20"/>
          <w:szCs w:val="20"/>
        </w:rPr>
        <w:t>Policy interventions leading to the creation of the multi-</w:t>
      </w:r>
      <w:proofErr w:type="gramStart"/>
      <w:r w:rsidR="003D642E" w:rsidRPr="00A900AA">
        <w:rPr>
          <w:rFonts w:ascii="Calibri" w:hAnsi="Calibri"/>
          <w:sz w:val="20"/>
          <w:szCs w:val="20"/>
        </w:rPr>
        <w:t>stakeholders</w:t>
      </w:r>
      <w:proofErr w:type="gramEnd"/>
      <w:r w:rsidR="003D642E" w:rsidRPr="00A900AA">
        <w:rPr>
          <w:rFonts w:ascii="Calibri" w:hAnsi="Calibri"/>
          <w:sz w:val="20"/>
          <w:szCs w:val="20"/>
        </w:rPr>
        <w:t xml:space="preserve"> platform, the domestication of standards</w:t>
      </w:r>
      <w:r w:rsidR="00D47427" w:rsidRPr="00A900AA">
        <w:rPr>
          <w:rFonts w:ascii="Calibri" w:hAnsi="Calibri"/>
          <w:sz w:val="20"/>
          <w:szCs w:val="20"/>
        </w:rPr>
        <w:t xml:space="preserve"> and the capacity-building of the institutional actors will ensure the project can easily scale-up</w:t>
      </w:r>
      <w:r w:rsidR="000901A6" w:rsidRPr="00A900AA">
        <w:rPr>
          <w:rFonts w:ascii="Calibri" w:hAnsi="Calibri"/>
          <w:sz w:val="20"/>
          <w:szCs w:val="20"/>
        </w:rPr>
        <w:t xml:space="preserve">. </w:t>
      </w:r>
    </w:p>
    <w:p w14:paraId="6360819B" w14:textId="51B0C7D1" w:rsidR="00E42834" w:rsidRPr="00A900AA" w:rsidRDefault="00E42834" w:rsidP="005913BC">
      <w:pPr>
        <w:pStyle w:val="GEFFieldtoFillout"/>
        <w:numPr>
          <w:ilvl w:val="0"/>
          <w:numId w:val="28"/>
        </w:numPr>
        <w:jc w:val="both"/>
        <w:rPr>
          <w:rFonts w:ascii="Calibri" w:hAnsi="Calibri"/>
          <w:color w:val="auto"/>
          <w:sz w:val="20"/>
          <w:szCs w:val="20"/>
        </w:rPr>
      </w:pPr>
      <w:r w:rsidRPr="00A900AA">
        <w:rPr>
          <w:rFonts w:ascii="Calibri" w:hAnsi="Calibri"/>
          <w:color w:val="auto"/>
          <w:sz w:val="20"/>
          <w:szCs w:val="20"/>
        </w:rPr>
        <w:t>H</w:t>
      </w:r>
      <w:r w:rsidR="000901A6" w:rsidRPr="00A900AA">
        <w:rPr>
          <w:rFonts w:ascii="Calibri" w:hAnsi="Calibri"/>
          <w:color w:val="auto"/>
          <w:sz w:val="20"/>
          <w:szCs w:val="20"/>
        </w:rPr>
        <w:t>orizontal scale-up / replication</w:t>
      </w:r>
      <w:r w:rsidRPr="00A900AA">
        <w:rPr>
          <w:rFonts w:ascii="Calibri" w:hAnsi="Calibri"/>
          <w:color w:val="auto"/>
          <w:sz w:val="20"/>
          <w:szCs w:val="20"/>
        </w:rPr>
        <w:t xml:space="preserve">– is </w:t>
      </w:r>
      <w:r w:rsidR="000901A6" w:rsidRPr="00A900AA">
        <w:rPr>
          <w:rFonts w:ascii="Calibri" w:hAnsi="Calibri"/>
          <w:color w:val="auto"/>
          <w:sz w:val="20"/>
          <w:szCs w:val="20"/>
        </w:rPr>
        <w:t>cultivated</w:t>
      </w:r>
      <w:r w:rsidRPr="00A900AA">
        <w:rPr>
          <w:rFonts w:ascii="Calibri" w:hAnsi="Calibri"/>
          <w:color w:val="auto"/>
          <w:sz w:val="20"/>
          <w:szCs w:val="20"/>
        </w:rPr>
        <w:t xml:space="preserve"> especially through the support to innovative and viable business </w:t>
      </w:r>
      <w:r w:rsidR="005250F1" w:rsidRPr="00A900AA">
        <w:rPr>
          <w:rFonts w:ascii="Calibri" w:hAnsi="Calibri"/>
          <w:color w:val="auto"/>
          <w:sz w:val="20"/>
          <w:szCs w:val="20"/>
        </w:rPr>
        <w:t>models and p</w:t>
      </w:r>
      <w:r w:rsidR="00027702" w:rsidRPr="00A900AA">
        <w:rPr>
          <w:rFonts w:ascii="Calibri" w:hAnsi="Calibri"/>
          <w:color w:val="auto"/>
          <w:sz w:val="20"/>
          <w:szCs w:val="20"/>
        </w:rPr>
        <w:t>ilot projects focusing on high-impact agricultural value-chains</w:t>
      </w:r>
      <w:r w:rsidR="00D3228D" w:rsidRPr="00A900AA">
        <w:rPr>
          <w:rFonts w:ascii="Calibri" w:hAnsi="Calibri"/>
          <w:color w:val="auto"/>
          <w:sz w:val="20"/>
          <w:szCs w:val="20"/>
        </w:rPr>
        <w:t>. With</w:t>
      </w:r>
      <w:r w:rsidR="00D57245" w:rsidRPr="00A900AA">
        <w:rPr>
          <w:rFonts w:ascii="Calibri" w:hAnsi="Calibri"/>
          <w:color w:val="auto"/>
          <w:sz w:val="20"/>
          <w:szCs w:val="20"/>
        </w:rPr>
        <w:t xml:space="preserve"> large-scale </w:t>
      </w:r>
      <w:r w:rsidR="009D29DF" w:rsidRPr="00A900AA">
        <w:rPr>
          <w:rFonts w:ascii="Calibri" w:hAnsi="Calibri"/>
          <w:color w:val="auto"/>
          <w:sz w:val="20"/>
          <w:szCs w:val="20"/>
        </w:rPr>
        <w:t>capacity building,</w:t>
      </w:r>
      <w:r w:rsidRPr="00A900AA">
        <w:rPr>
          <w:rFonts w:ascii="Calibri" w:hAnsi="Calibri"/>
          <w:color w:val="auto"/>
          <w:sz w:val="20"/>
          <w:szCs w:val="20"/>
        </w:rPr>
        <w:t xml:space="preserve"> pu</w:t>
      </w:r>
      <w:r w:rsidR="00D3228D" w:rsidRPr="00A900AA">
        <w:rPr>
          <w:rFonts w:ascii="Calibri" w:hAnsi="Calibri"/>
          <w:color w:val="auto"/>
          <w:sz w:val="20"/>
          <w:szCs w:val="20"/>
        </w:rPr>
        <w:t>blic awareness campaigns and outreach foreseen under this project</w:t>
      </w:r>
      <w:r w:rsidR="009D29DF" w:rsidRPr="00A900AA">
        <w:rPr>
          <w:rFonts w:ascii="Calibri" w:hAnsi="Calibri"/>
          <w:color w:val="auto"/>
          <w:sz w:val="20"/>
          <w:szCs w:val="20"/>
        </w:rPr>
        <w:t xml:space="preserve"> </w:t>
      </w:r>
      <w:r w:rsidRPr="00A900AA">
        <w:rPr>
          <w:rFonts w:ascii="Calibri" w:hAnsi="Calibri"/>
          <w:color w:val="auto"/>
          <w:sz w:val="20"/>
          <w:szCs w:val="20"/>
        </w:rPr>
        <w:t>the expansion and replication of demonstrated business models and pilot projects</w:t>
      </w:r>
      <w:r w:rsidR="009D29DF" w:rsidRPr="00A900AA">
        <w:rPr>
          <w:rFonts w:ascii="Calibri" w:hAnsi="Calibri"/>
          <w:color w:val="auto"/>
          <w:sz w:val="20"/>
          <w:szCs w:val="20"/>
        </w:rPr>
        <w:t xml:space="preserve"> is certain</w:t>
      </w:r>
      <w:r w:rsidR="00F761BF" w:rsidRPr="00A900AA">
        <w:rPr>
          <w:rFonts w:ascii="Calibri" w:hAnsi="Calibri"/>
          <w:color w:val="auto"/>
          <w:sz w:val="20"/>
          <w:szCs w:val="20"/>
        </w:rPr>
        <w:t>. The a</w:t>
      </w:r>
      <w:r w:rsidRPr="00A900AA">
        <w:rPr>
          <w:rFonts w:ascii="Calibri" w:hAnsi="Calibri"/>
          <w:color w:val="auto"/>
          <w:sz w:val="20"/>
          <w:szCs w:val="20"/>
        </w:rPr>
        <w:t>wareness raisin</w:t>
      </w:r>
      <w:r w:rsidR="00F761BF" w:rsidRPr="00A900AA">
        <w:rPr>
          <w:rFonts w:ascii="Calibri" w:hAnsi="Calibri"/>
          <w:color w:val="auto"/>
          <w:sz w:val="20"/>
          <w:szCs w:val="20"/>
        </w:rPr>
        <w:t>g, training</w:t>
      </w:r>
      <w:r w:rsidR="00D57245" w:rsidRPr="00A900AA">
        <w:rPr>
          <w:rFonts w:ascii="Calibri" w:hAnsi="Calibri"/>
          <w:color w:val="auto"/>
          <w:sz w:val="20"/>
          <w:szCs w:val="20"/>
        </w:rPr>
        <w:t>s</w:t>
      </w:r>
      <w:r w:rsidR="00C42433" w:rsidRPr="00A900AA">
        <w:rPr>
          <w:rFonts w:ascii="Calibri" w:hAnsi="Calibri"/>
          <w:color w:val="auto"/>
          <w:sz w:val="20"/>
          <w:szCs w:val="20"/>
        </w:rPr>
        <w:t xml:space="preserve">, </w:t>
      </w:r>
      <w:r w:rsidR="00F761BF" w:rsidRPr="00A900AA">
        <w:rPr>
          <w:rFonts w:ascii="Calibri" w:hAnsi="Calibri"/>
          <w:color w:val="auto"/>
          <w:sz w:val="20"/>
          <w:szCs w:val="20"/>
        </w:rPr>
        <w:t xml:space="preserve">study tours </w:t>
      </w:r>
      <w:r w:rsidR="00C42433" w:rsidRPr="00A900AA">
        <w:rPr>
          <w:rFonts w:ascii="Calibri" w:hAnsi="Calibri"/>
          <w:color w:val="auto"/>
          <w:sz w:val="20"/>
          <w:szCs w:val="20"/>
        </w:rPr>
        <w:t xml:space="preserve">along with </w:t>
      </w:r>
      <w:r w:rsidRPr="00A900AA">
        <w:rPr>
          <w:rFonts w:ascii="Calibri" w:hAnsi="Calibri"/>
          <w:color w:val="auto"/>
          <w:sz w:val="20"/>
          <w:szCs w:val="20"/>
        </w:rPr>
        <w:t>catalyzing</w:t>
      </w:r>
      <w:r w:rsidR="0049165D" w:rsidRPr="00A900AA">
        <w:rPr>
          <w:rFonts w:ascii="Calibri" w:hAnsi="Calibri"/>
          <w:color w:val="auto"/>
          <w:sz w:val="20"/>
          <w:szCs w:val="20"/>
        </w:rPr>
        <w:t xml:space="preserve"> the</w:t>
      </w:r>
      <w:r w:rsidRPr="00A900AA">
        <w:rPr>
          <w:rFonts w:ascii="Calibri" w:hAnsi="Calibri"/>
          <w:color w:val="auto"/>
          <w:sz w:val="20"/>
          <w:szCs w:val="20"/>
        </w:rPr>
        <w:t xml:space="preserve"> role of the private sector</w:t>
      </w:r>
      <w:r w:rsidR="00F761BF" w:rsidRPr="00A900AA">
        <w:rPr>
          <w:rFonts w:ascii="Calibri" w:hAnsi="Calibri"/>
          <w:color w:val="auto"/>
          <w:sz w:val="20"/>
          <w:szCs w:val="20"/>
        </w:rPr>
        <w:t xml:space="preserve"> through successful pilot and other intervention around innovative financing,</w:t>
      </w:r>
      <w:r w:rsidRPr="00A900AA">
        <w:rPr>
          <w:rFonts w:ascii="Calibri" w:hAnsi="Calibri"/>
          <w:color w:val="auto"/>
          <w:sz w:val="20"/>
          <w:szCs w:val="20"/>
        </w:rPr>
        <w:t xml:space="preserve"> will facilitate the replication of the innovative business models and pilot projects to other geographical areas </w:t>
      </w:r>
      <w:r w:rsidR="00C42433" w:rsidRPr="00A900AA">
        <w:rPr>
          <w:rFonts w:ascii="Calibri" w:hAnsi="Calibri"/>
          <w:color w:val="auto"/>
          <w:sz w:val="20"/>
          <w:szCs w:val="20"/>
        </w:rPr>
        <w:t xml:space="preserve">of Burkina </w:t>
      </w:r>
      <w:r w:rsidR="00ED346B" w:rsidRPr="00A900AA">
        <w:rPr>
          <w:rFonts w:ascii="Calibri" w:hAnsi="Calibri"/>
          <w:color w:val="auto"/>
          <w:sz w:val="20"/>
          <w:szCs w:val="20"/>
        </w:rPr>
        <w:t>Faso and inspire other donors to replicate</w:t>
      </w:r>
      <w:r w:rsidR="0049165D" w:rsidRPr="00A900AA">
        <w:rPr>
          <w:rFonts w:ascii="Calibri" w:hAnsi="Calibri"/>
          <w:color w:val="auto"/>
          <w:sz w:val="20"/>
          <w:szCs w:val="20"/>
        </w:rPr>
        <w:t xml:space="preserve"> the project even beyond Burkina Faso.</w:t>
      </w:r>
    </w:p>
    <w:p w14:paraId="0858F8CB" w14:textId="2F2545CC" w:rsidR="00E42834" w:rsidRPr="00A900AA" w:rsidRDefault="00E42834" w:rsidP="005913BC">
      <w:pPr>
        <w:pStyle w:val="GEFFieldtoFillout"/>
        <w:numPr>
          <w:ilvl w:val="0"/>
          <w:numId w:val="28"/>
        </w:numPr>
        <w:jc w:val="both"/>
        <w:rPr>
          <w:rFonts w:ascii="Calibri" w:hAnsi="Calibri"/>
          <w:color w:val="auto"/>
          <w:sz w:val="20"/>
          <w:szCs w:val="20"/>
        </w:rPr>
      </w:pPr>
      <w:r w:rsidRPr="00A900AA">
        <w:rPr>
          <w:rFonts w:ascii="Calibri" w:hAnsi="Calibri"/>
          <w:color w:val="auto"/>
          <w:sz w:val="20"/>
          <w:szCs w:val="20"/>
        </w:rPr>
        <w:t xml:space="preserve">Diversification in the scaling-up potential is also sought by the project. Continuous improvement and further innovations will be added </w:t>
      </w:r>
      <w:r w:rsidR="00F07397" w:rsidRPr="00A900AA">
        <w:rPr>
          <w:rFonts w:ascii="Calibri" w:hAnsi="Calibri"/>
          <w:color w:val="auto"/>
          <w:sz w:val="20"/>
          <w:szCs w:val="20"/>
        </w:rPr>
        <w:t xml:space="preserve">intrinsically </w:t>
      </w:r>
      <w:r w:rsidR="00ED346B" w:rsidRPr="00A900AA">
        <w:rPr>
          <w:rFonts w:ascii="Calibri" w:hAnsi="Calibri"/>
          <w:color w:val="auto"/>
          <w:sz w:val="20"/>
          <w:szCs w:val="20"/>
        </w:rPr>
        <w:t xml:space="preserve">through the </w:t>
      </w:r>
      <w:r w:rsidRPr="00A900AA">
        <w:rPr>
          <w:rFonts w:ascii="Calibri" w:hAnsi="Calibri"/>
          <w:color w:val="auto"/>
          <w:sz w:val="20"/>
          <w:szCs w:val="20"/>
        </w:rPr>
        <w:t>demonstration proj</w:t>
      </w:r>
      <w:r w:rsidR="00ED346B" w:rsidRPr="00A900AA">
        <w:rPr>
          <w:rFonts w:ascii="Calibri" w:hAnsi="Calibri"/>
          <w:color w:val="auto"/>
          <w:sz w:val="20"/>
          <w:szCs w:val="20"/>
        </w:rPr>
        <w:t>ects and business models</w:t>
      </w:r>
      <w:r w:rsidRPr="00A900AA">
        <w:rPr>
          <w:rFonts w:ascii="Calibri" w:hAnsi="Calibri"/>
          <w:color w:val="auto"/>
          <w:sz w:val="20"/>
          <w:szCs w:val="20"/>
        </w:rPr>
        <w:t xml:space="preserve">. </w:t>
      </w:r>
      <w:r w:rsidR="007B0417" w:rsidRPr="00A900AA">
        <w:rPr>
          <w:rFonts w:ascii="Calibri" w:hAnsi="Calibri"/>
          <w:color w:val="auto"/>
          <w:sz w:val="20"/>
          <w:szCs w:val="20"/>
        </w:rPr>
        <w:t>With the rapid technological</w:t>
      </w:r>
      <w:r w:rsidR="00440705" w:rsidRPr="00A900AA">
        <w:rPr>
          <w:rFonts w:ascii="Calibri" w:hAnsi="Calibri"/>
          <w:color w:val="auto"/>
          <w:sz w:val="20"/>
          <w:szCs w:val="20"/>
        </w:rPr>
        <w:t xml:space="preserve"> and business model innovation</w:t>
      </w:r>
      <w:r w:rsidR="007B0417" w:rsidRPr="00A900AA">
        <w:rPr>
          <w:rFonts w:ascii="Calibri" w:hAnsi="Calibri"/>
          <w:color w:val="auto"/>
          <w:sz w:val="20"/>
          <w:szCs w:val="20"/>
        </w:rPr>
        <w:t xml:space="preserve"> </w:t>
      </w:r>
      <w:r w:rsidR="005D22F7" w:rsidRPr="00A900AA">
        <w:rPr>
          <w:rFonts w:ascii="Calibri" w:hAnsi="Calibri"/>
          <w:color w:val="auto"/>
          <w:sz w:val="20"/>
          <w:szCs w:val="20"/>
        </w:rPr>
        <w:t xml:space="preserve">currently happening in the </w:t>
      </w:r>
      <w:proofErr w:type="spellStart"/>
      <w:r w:rsidR="005D22F7" w:rsidRPr="00A900AA">
        <w:rPr>
          <w:rFonts w:ascii="Calibri" w:hAnsi="Calibri"/>
          <w:color w:val="auto"/>
          <w:sz w:val="20"/>
          <w:szCs w:val="20"/>
        </w:rPr>
        <w:t>minigrid</w:t>
      </w:r>
      <w:proofErr w:type="spellEnd"/>
      <w:r w:rsidR="005D22F7" w:rsidRPr="00A900AA">
        <w:rPr>
          <w:rFonts w:ascii="Calibri" w:hAnsi="Calibri"/>
          <w:color w:val="auto"/>
          <w:sz w:val="20"/>
          <w:szCs w:val="20"/>
        </w:rPr>
        <w:t xml:space="preserve"> sector, the project offers the opportunity</w:t>
      </w:r>
      <w:r w:rsidR="00F07397" w:rsidRPr="00A900AA">
        <w:rPr>
          <w:rFonts w:ascii="Calibri" w:hAnsi="Calibri"/>
          <w:color w:val="auto"/>
          <w:sz w:val="20"/>
          <w:szCs w:val="20"/>
        </w:rPr>
        <w:t xml:space="preserve"> to</w:t>
      </w:r>
      <w:r w:rsidR="005D22F7" w:rsidRPr="00A900AA">
        <w:rPr>
          <w:rFonts w:ascii="Calibri" w:hAnsi="Calibri"/>
          <w:color w:val="auto"/>
          <w:sz w:val="20"/>
          <w:szCs w:val="20"/>
        </w:rPr>
        <w:t xml:space="preserve"> </w:t>
      </w:r>
      <w:r w:rsidR="00440705" w:rsidRPr="00A900AA">
        <w:rPr>
          <w:rFonts w:ascii="Calibri" w:hAnsi="Calibri"/>
          <w:color w:val="auto"/>
          <w:sz w:val="20"/>
          <w:szCs w:val="20"/>
        </w:rPr>
        <w:t xml:space="preserve">introduce various proven technologies and business models. </w:t>
      </w:r>
    </w:p>
    <w:p w14:paraId="466283CB" w14:textId="75EE2825" w:rsidR="00002DE0" w:rsidRPr="00A900AA" w:rsidRDefault="00002DE0" w:rsidP="005913BC">
      <w:pPr>
        <w:pStyle w:val="GEFFieldtoFillout"/>
        <w:numPr>
          <w:ilvl w:val="0"/>
          <w:numId w:val="28"/>
        </w:numPr>
        <w:jc w:val="both"/>
        <w:rPr>
          <w:rFonts w:ascii="Calibri" w:hAnsi="Calibri"/>
          <w:color w:val="auto"/>
          <w:sz w:val="20"/>
          <w:szCs w:val="20"/>
        </w:rPr>
        <w:sectPr w:rsidR="00002DE0" w:rsidRPr="00A900AA" w:rsidSect="000B3D4F">
          <w:headerReference w:type="default" r:id="rId32"/>
          <w:footerReference w:type="default" r:id="rId33"/>
          <w:footerReference w:type="first" r:id="rId34"/>
          <w:pgSz w:w="12240" w:h="15840" w:code="1"/>
          <w:pgMar w:top="1440" w:right="1440" w:bottom="1440" w:left="1440" w:header="720" w:footer="432" w:gutter="0"/>
          <w:cols w:space="708"/>
          <w:titlePg/>
          <w:docGrid w:linePitch="360"/>
        </w:sectPr>
      </w:pPr>
    </w:p>
    <w:p w14:paraId="5ABD420D" w14:textId="50307E34" w:rsidR="000A013F" w:rsidRPr="006C363D" w:rsidRDefault="0053408E" w:rsidP="006C363D">
      <w:pPr>
        <w:pStyle w:val="Heading1"/>
      </w:pPr>
      <w:bookmarkStart w:id="61" w:name="_Toc84428410"/>
      <w:r w:rsidRPr="006C363D">
        <w:lastRenderedPageBreak/>
        <w:t>Project Results Framework</w:t>
      </w:r>
      <w:bookmarkEnd w:id="61"/>
    </w:p>
    <w:tbl>
      <w:tblPr>
        <w:tblW w:w="50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9"/>
        <w:gridCol w:w="4221"/>
        <w:gridCol w:w="2157"/>
        <w:gridCol w:w="2517"/>
        <w:gridCol w:w="3103"/>
      </w:tblGrid>
      <w:tr w:rsidR="00ED4BE8" w:rsidRPr="00BB11FB" w14:paraId="18F8CB4B" w14:textId="77777777" w:rsidTr="00891B35">
        <w:trPr>
          <w:trHeight w:val="305"/>
        </w:trPr>
        <w:tc>
          <w:tcPr>
            <w:tcW w:w="5000" w:type="pct"/>
            <w:gridSpan w:val="5"/>
            <w:shd w:val="clear" w:color="auto" w:fill="auto"/>
          </w:tcPr>
          <w:p w14:paraId="40214FEA" w14:textId="77777777" w:rsidR="00ED4BE8" w:rsidRPr="00BB11FB" w:rsidRDefault="00ED4BE8" w:rsidP="00ED4BE8">
            <w:pPr>
              <w:rPr>
                <w:rFonts w:ascii="Calibri" w:hAnsi="Calibri" w:cstheme="majorHAnsi"/>
                <w:sz w:val="18"/>
                <w:szCs w:val="18"/>
              </w:rPr>
            </w:pPr>
          </w:p>
          <w:p w14:paraId="7B74F7DF" w14:textId="5A38AD09" w:rsidR="00ED4BE8" w:rsidRPr="00BB11FB" w:rsidRDefault="00ED4BE8" w:rsidP="00FC6C83">
            <w:pPr>
              <w:rPr>
                <w:rFonts w:ascii="Calibri" w:hAnsi="Calibri" w:cstheme="majorHAnsi"/>
                <w:b/>
                <w:sz w:val="18"/>
                <w:szCs w:val="18"/>
              </w:rPr>
            </w:pPr>
            <w:r w:rsidRPr="00BB11FB">
              <w:rPr>
                <w:rFonts w:ascii="Calibri" w:hAnsi="Calibri" w:cstheme="majorHAnsi"/>
                <w:b/>
                <w:sz w:val="18"/>
                <w:szCs w:val="18"/>
              </w:rPr>
              <w:t xml:space="preserve">This project will contribute to the following Sustainable Development Goal (s):  </w:t>
            </w:r>
          </w:p>
          <w:p w14:paraId="087F735D" w14:textId="721A4007" w:rsidR="001C579F" w:rsidRDefault="00ED4BE8" w:rsidP="005913BC">
            <w:pPr>
              <w:numPr>
                <w:ilvl w:val="0"/>
                <w:numId w:val="96"/>
              </w:numPr>
              <w:spacing w:before="100" w:beforeAutospacing="1" w:after="100" w:afterAutospacing="1"/>
              <w:rPr>
                <w:rFonts w:ascii="Calibri" w:hAnsi="Calibri" w:cstheme="majorHAnsi"/>
                <w:bCs/>
                <w:sz w:val="18"/>
                <w:szCs w:val="18"/>
              </w:rPr>
            </w:pPr>
            <w:r w:rsidRPr="00EF5F9B">
              <w:rPr>
                <w:rFonts w:ascii="Calibri" w:hAnsi="Calibri" w:cstheme="majorHAnsi"/>
                <w:bCs/>
                <w:sz w:val="18"/>
                <w:szCs w:val="18"/>
                <w:u w:val="single"/>
              </w:rPr>
              <w:t>SDG7</w:t>
            </w:r>
            <w:r w:rsidRPr="00BB11FB">
              <w:rPr>
                <w:rFonts w:ascii="Calibri" w:hAnsi="Calibri" w:cstheme="majorHAnsi"/>
                <w:bCs/>
                <w:sz w:val="18"/>
                <w:szCs w:val="18"/>
              </w:rPr>
              <w:t>: Ensure access to affordable, reliable, sustainable and modern energy for all</w:t>
            </w:r>
            <w:r w:rsidR="001C579F">
              <w:rPr>
                <w:rFonts w:ascii="Calibri" w:hAnsi="Calibri" w:cstheme="majorHAnsi"/>
                <w:bCs/>
                <w:sz w:val="18"/>
                <w:szCs w:val="18"/>
              </w:rPr>
              <w:t>.</w:t>
            </w:r>
          </w:p>
          <w:p w14:paraId="769B58C7" w14:textId="74174BC5" w:rsidR="001C579F" w:rsidRDefault="00ED4BE8" w:rsidP="005913BC">
            <w:pPr>
              <w:numPr>
                <w:ilvl w:val="1"/>
                <w:numId w:val="96"/>
              </w:numPr>
              <w:spacing w:before="100" w:beforeAutospacing="1" w:after="100" w:afterAutospacing="1"/>
              <w:rPr>
                <w:rFonts w:ascii="Calibri" w:hAnsi="Calibri" w:cstheme="majorHAnsi"/>
                <w:bCs/>
                <w:sz w:val="18"/>
                <w:szCs w:val="18"/>
              </w:rPr>
            </w:pPr>
            <w:r w:rsidRPr="00BB11FB">
              <w:rPr>
                <w:rFonts w:ascii="Calibri" w:hAnsi="Calibri" w:cstheme="majorHAnsi"/>
                <w:bCs/>
                <w:sz w:val="18"/>
                <w:szCs w:val="18"/>
              </w:rPr>
              <w:t>SDG 7.1</w:t>
            </w:r>
            <w:r w:rsidR="00D24240">
              <w:rPr>
                <w:rFonts w:ascii="Calibri" w:hAnsi="Calibri" w:cstheme="majorHAnsi"/>
                <w:bCs/>
                <w:sz w:val="18"/>
                <w:szCs w:val="18"/>
              </w:rPr>
              <w:t>:</w:t>
            </w:r>
            <w:r w:rsidRPr="00BB11FB">
              <w:rPr>
                <w:rFonts w:ascii="Calibri" w:hAnsi="Calibri" w:cstheme="majorHAnsi"/>
                <w:bCs/>
                <w:sz w:val="18"/>
                <w:szCs w:val="18"/>
              </w:rPr>
              <w:t xml:space="preserve"> By 2030, ensure universal access to affordable, reliable and modern energy </w:t>
            </w:r>
            <w:proofErr w:type="gramStart"/>
            <w:r w:rsidRPr="00BB11FB">
              <w:rPr>
                <w:rFonts w:ascii="Calibri" w:hAnsi="Calibri" w:cstheme="majorHAnsi"/>
                <w:bCs/>
                <w:sz w:val="18"/>
                <w:szCs w:val="18"/>
              </w:rPr>
              <w:t>services;</w:t>
            </w:r>
            <w:proofErr w:type="gramEnd"/>
            <w:r w:rsidRPr="00BB11FB">
              <w:rPr>
                <w:rFonts w:ascii="Calibri" w:hAnsi="Calibri" w:cstheme="majorHAnsi"/>
                <w:bCs/>
                <w:sz w:val="18"/>
                <w:szCs w:val="18"/>
              </w:rPr>
              <w:t xml:space="preserve"> </w:t>
            </w:r>
          </w:p>
          <w:p w14:paraId="515618CD" w14:textId="13BC3114" w:rsidR="00ED4BE8" w:rsidRPr="00BB11FB" w:rsidRDefault="00ED4BE8" w:rsidP="005913BC">
            <w:pPr>
              <w:numPr>
                <w:ilvl w:val="1"/>
                <w:numId w:val="96"/>
              </w:numPr>
              <w:spacing w:before="100" w:beforeAutospacing="1" w:after="100" w:afterAutospacing="1"/>
              <w:rPr>
                <w:rFonts w:ascii="Calibri" w:hAnsi="Calibri" w:cstheme="majorHAnsi"/>
                <w:bCs/>
                <w:sz w:val="18"/>
                <w:szCs w:val="18"/>
              </w:rPr>
            </w:pPr>
            <w:r w:rsidRPr="00BB11FB">
              <w:rPr>
                <w:rFonts w:ascii="Calibri" w:hAnsi="Calibri" w:cstheme="majorHAnsi"/>
                <w:bCs/>
                <w:sz w:val="18"/>
                <w:szCs w:val="18"/>
              </w:rPr>
              <w:t>SDG 7.2</w:t>
            </w:r>
            <w:r w:rsidR="00D24240">
              <w:rPr>
                <w:rFonts w:ascii="Calibri" w:hAnsi="Calibri" w:cstheme="majorHAnsi"/>
                <w:bCs/>
                <w:sz w:val="18"/>
                <w:szCs w:val="18"/>
              </w:rPr>
              <w:t>:</w:t>
            </w:r>
            <w:r w:rsidRPr="00BB11FB">
              <w:rPr>
                <w:rFonts w:ascii="Calibri" w:hAnsi="Calibri" w:cstheme="majorHAnsi"/>
                <w:bCs/>
                <w:sz w:val="18"/>
                <w:szCs w:val="18"/>
              </w:rPr>
              <w:t xml:space="preserve"> By 2030, increase substantially the share of renewable energy in the global energy mix</w:t>
            </w:r>
            <w:r w:rsidR="001C579F">
              <w:rPr>
                <w:rFonts w:ascii="Calibri" w:hAnsi="Calibri" w:cstheme="majorHAnsi"/>
                <w:bCs/>
                <w:sz w:val="18"/>
                <w:szCs w:val="18"/>
              </w:rPr>
              <w:t>.</w:t>
            </w:r>
          </w:p>
          <w:p w14:paraId="6F0254CD" w14:textId="35B39459" w:rsidR="00ED4BE8" w:rsidRPr="00BB11FB" w:rsidRDefault="00ED4BE8" w:rsidP="005913BC">
            <w:pPr>
              <w:numPr>
                <w:ilvl w:val="0"/>
                <w:numId w:val="96"/>
              </w:numPr>
              <w:spacing w:before="100" w:beforeAutospacing="1" w:after="100" w:afterAutospacing="1"/>
              <w:rPr>
                <w:rFonts w:ascii="Calibri" w:hAnsi="Calibri" w:cstheme="majorHAnsi"/>
                <w:bCs/>
                <w:sz w:val="18"/>
                <w:szCs w:val="18"/>
              </w:rPr>
            </w:pPr>
            <w:r w:rsidRPr="00EF5F9B">
              <w:rPr>
                <w:rFonts w:ascii="Calibri" w:hAnsi="Calibri" w:cstheme="majorHAnsi"/>
                <w:bCs/>
                <w:sz w:val="18"/>
                <w:szCs w:val="18"/>
                <w:u w:val="single"/>
              </w:rPr>
              <w:t>SDG13</w:t>
            </w:r>
            <w:r w:rsidRPr="00BB11FB">
              <w:rPr>
                <w:rFonts w:ascii="Calibri" w:hAnsi="Calibri" w:cstheme="majorHAnsi"/>
                <w:bCs/>
                <w:sz w:val="18"/>
                <w:szCs w:val="18"/>
              </w:rPr>
              <w:t>: Take urgent action to combat climate change and its impacts</w:t>
            </w:r>
            <w:r w:rsidR="001C579F">
              <w:rPr>
                <w:rFonts w:ascii="Calibri" w:hAnsi="Calibri" w:cstheme="majorHAnsi"/>
                <w:bCs/>
                <w:sz w:val="18"/>
                <w:szCs w:val="18"/>
              </w:rPr>
              <w:t xml:space="preserve">. </w:t>
            </w:r>
          </w:p>
          <w:p w14:paraId="7BB27F61" w14:textId="68C1D01A" w:rsidR="00ED4BE8" w:rsidRPr="00BB11FB" w:rsidRDefault="00ED4BE8" w:rsidP="005913BC">
            <w:pPr>
              <w:numPr>
                <w:ilvl w:val="0"/>
                <w:numId w:val="96"/>
              </w:numPr>
              <w:spacing w:before="100" w:beforeAutospacing="1" w:after="100" w:afterAutospacing="1"/>
              <w:rPr>
                <w:rFonts w:ascii="Calibri" w:hAnsi="Calibri" w:cstheme="majorHAnsi"/>
                <w:bCs/>
                <w:sz w:val="18"/>
                <w:szCs w:val="18"/>
              </w:rPr>
            </w:pPr>
            <w:r w:rsidRPr="00EF5F9B">
              <w:rPr>
                <w:rFonts w:ascii="Calibri" w:hAnsi="Calibri" w:cstheme="majorHAnsi"/>
                <w:bCs/>
                <w:sz w:val="18"/>
                <w:szCs w:val="18"/>
                <w:u w:val="single"/>
              </w:rPr>
              <w:t>SDG5</w:t>
            </w:r>
            <w:r w:rsidRPr="00BB11FB">
              <w:rPr>
                <w:rFonts w:ascii="Calibri" w:hAnsi="Calibri" w:cstheme="majorHAnsi"/>
                <w:bCs/>
                <w:sz w:val="18"/>
                <w:szCs w:val="18"/>
              </w:rPr>
              <w:t>: Achieve gender equality and empower all women and girls</w:t>
            </w:r>
            <w:r w:rsidR="00D24240">
              <w:rPr>
                <w:rFonts w:ascii="Calibri" w:hAnsi="Calibri" w:cstheme="majorHAnsi"/>
                <w:b/>
                <w:sz w:val="18"/>
                <w:szCs w:val="18"/>
              </w:rPr>
              <w:t xml:space="preserve">. </w:t>
            </w:r>
          </w:p>
          <w:p w14:paraId="7FAFDE87" w14:textId="2220F268" w:rsidR="00B5043B" w:rsidRPr="00BB11FB" w:rsidRDefault="00ED4BE8" w:rsidP="00EF5F9B">
            <w:pPr>
              <w:spacing w:before="100" w:beforeAutospacing="1" w:after="100" w:afterAutospacing="1"/>
              <w:rPr>
                <w:rFonts w:ascii="Calibri" w:hAnsi="Calibri" w:cstheme="majorHAnsi"/>
                <w:bCs/>
                <w:sz w:val="18"/>
                <w:szCs w:val="18"/>
              </w:rPr>
            </w:pPr>
            <w:r w:rsidRPr="00BB11FB">
              <w:rPr>
                <w:rFonts w:ascii="Calibri" w:hAnsi="Calibri" w:cstheme="majorHAnsi"/>
                <w:b/>
                <w:sz w:val="18"/>
                <w:szCs w:val="18"/>
              </w:rPr>
              <w:t>This project will also contribute to the following SDGs goals</w:t>
            </w:r>
            <w:r w:rsidR="001C579F">
              <w:rPr>
                <w:rFonts w:ascii="Calibri" w:hAnsi="Calibri" w:cstheme="majorHAnsi"/>
                <w:b/>
                <w:sz w:val="18"/>
                <w:szCs w:val="18"/>
              </w:rPr>
              <w:t xml:space="preserve">: </w:t>
            </w:r>
            <w:r w:rsidR="00374DE3" w:rsidRPr="00EF5F9B">
              <w:rPr>
                <w:rFonts w:ascii="Calibri" w:hAnsi="Calibri" w:cstheme="majorHAnsi"/>
                <w:bCs/>
                <w:sz w:val="18"/>
                <w:szCs w:val="18"/>
              </w:rPr>
              <w:t>SDG 1, SDG2, SDG3, SDG4, SDG6, SDG8, SDG9, SDG10, SDG 11, and SDG 12</w:t>
            </w:r>
            <w:r w:rsidR="003B4B9C">
              <w:rPr>
                <w:rFonts w:ascii="Calibri" w:hAnsi="Calibri" w:cstheme="majorHAnsi"/>
                <w:bCs/>
                <w:sz w:val="18"/>
                <w:szCs w:val="18"/>
              </w:rPr>
              <w:t xml:space="preserve">. </w:t>
            </w:r>
          </w:p>
        </w:tc>
      </w:tr>
      <w:tr w:rsidR="00ED4BE8" w:rsidRPr="00BB11FB" w14:paraId="41F8781E" w14:textId="77777777" w:rsidTr="00891B35">
        <w:trPr>
          <w:trHeight w:val="287"/>
        </w:trPr>
        <w:tc>
          <w:tcPr>
            <w:tcW w:w="5000" w:type="pct"/>
            <w:gridSpan w:val="5"/>
            <w:shd w:val="clear" w:color="auto" w:fill="auto"/>
          </w:tcPr>
          <w:p w14:paraId="0BA864CD" w14:textId="77777777" w:rsidR="00E94E25" w:rsidRDefault="00ED4BE8" w:rsidP="00EF5F9B">
            <w:pPr>
              <w:rPr>
                <w:rFonts w:ascii="Calibri" w:hAnsi="Calibri" w:cstheme="majorHAnsi"/>
                <w:b/>
                <w:bCs/>
                <w:sz w:val="18"/>
                <w:szCs w:val="18"/>
              </w:rPr>
            </w:pPr>
            <w:r w:rsidRPr="00BB11FB">
              <w:rPr>
                <w:rFonts w:ascii="Calibri" w:hAnsi="Calibri" w:cstheme="majorHAnsi"/>
                <w:b/>
                <w:bCs/>
                <w:sz w:val="18"/>
                <w:szCs w:val="18"/>
              </w:rPr>
              <w:t xml:space="preserve">This project will contribute to the following country outcome (UNDAF/CPD, RPD, GPD):  </w:t>
            </w:r>
          </w:p>
          <w:p w14:paraId="60317286" w14:textId="01CD1BE8" w:rsidR="00E94E25" w:rsidRPr="00EF5F9B" w:rsidRDefault="00E94E25" w:rsidP="00EF5F9B">
            <w:pPr>
              <w:rPr>
                <w:rFonts w:ascii="Calibri" w:hAnsi="Calibri" w:cstheme="minorHAnsi"/>
                <w:iCs/>
                <w:sz w:val="18"/>
                <w:szCs w:val="18"/>
              </w:rPr>
            </w:pPr>
            <w:r w:rsidRPr="00EF5F9B">
              <w:rPr>
                <w:rFonts w:ascii="Calibri" w:hAnsi="Calibri" w:cstheme="minorHAnsi"/>
                <w:iCs/>
                <w:sz w:val="18"/>
                <w:szCs w:val="18"/>
              </w:rPr>
              <w:t>UNDAF Pillar 3: Sustainable inclusive growth, decent jobs and food security</w:t>
            </w:r>
          </w:p>
          <w:p w14:paraId="640366C1" w14:textId="77777777" w:rsidR="00E94E25" w:rsidRPr="00EF5F9B" w:rsidRDefault="00E94E25" w:rsidP="00EF5F9B">
            <w:pPr>
              <w:rPr>
                <w:rFonts w:ascii="Calibri" w:hAnsi="Calibri" w:cstheme="minorHAnsi"/>
                <w:iCs/>
                <w:sz w:val="18"/>
                <w:szCs w:val="18"/>
              </w:rPr>
            </w:pPr>
            <w:r w:rsidRPr="00EF5F9B">
              <w:rPr>
                <w:rFonts w:ascii="Calibri" w:hAnsi="Calibri" w:cstheme="minorHAnsi"/>
                <w:iCs/>
                <w:sz w:val="18"/>
                <w:szCs w:val="18"/>
              </w:rPr>
              <w:t>CPD identified national priority or goal and cooperation framework outcome involving UNDP:</w:t>
            </w:r>
          </w:p>
          <w:p w14:paraId="1B9BC59A" w14:textId="2D6BB651" w:rsidR="00B5043B" w:rsidRPr="00BB11FB" w:rsidRDefault="00E94E25" w:rsidP="00E94E25">
            <w:pPr>
              <w:rPr>
                <w:rFonts w:ascii="Calibri" w:hAnsi="Calibri" w:cstheme="majorHAnsi"/>
                <w:b/>
                <w:sz w:val="18"/>
                <w:szCs w:val="18"/>
              </w:rPr>
            </w:pPr>
            <w:r w:rsidRPr="00EF5F9B">
              <w:rPr>
                <w:rFonts w:ascii="Calibri" w:hAnsi="Calibri" w:cstheme="minorHAnsi"/>
                <w:iCs/>
                <w:sz w:val="18"/>
                <w:szCs w:val="18"/>
              </w:rPr>
              <w:t>Echoing the UNDAF with the goal to: Revitalize Productive Sector and Stimulate Employment Creation. Outcome 3.2: By the end of 2020, populations, especially young people and women in intervention areas (urban/rural), increase their income, adopt sustainable production and consumption patterns, and improve their food security</w:t>
            </w:r>
            <w:r w:rsidR="00A26586" w:rsidRPr="00EF5F9B">
              <w:rPr>
                <w:rFonts w:ascii="Calibri" w:hAnsi="Calibri" w:cstheme="minorHAnsi"/>
                <w:iCs/>
                <w:sz w:val="18"/>
                <w:szCs w:val="18"/>
              </w:rPr>
              <w:t>.</w:t>
            </w:r>
          </w:p>
        </w:tc>
      </w:tr>
      <w:tr w:rsidR="00ED4BE8" w:rsidRPr="00BB11FB" w14:paraId="216BE47A" w14:textId="77777777" w:rsidTr="00EF5F9B">
        <w:trPr>
          <w:trHeight w:val="194"/>
        </w:trPr>
        <w:tc>
          <w:tcPr>
            <w:tcW w:w="890" w:type="pct"/>
            <w:shd w:val="clear" w:color="auto" w:fill="auto"/>
          </w:tcPr>
          <w:p w14:paraId="7424E233" w14:textId="77777777" w:rsidR="00ED4BE8" w:rsidRPr="00BB11FB" w:rsidRDefault="00ED4BE8" w:rsidP="00ED4BE8">
            <w:pPr>
              <w:jc w:val="center"/>
              <w:rPr>
                <w:rFonts w:ascii="Calibri" w:hAnsi="Calibri" w:cstheme="majorHAnsi"/>
                <w:b/>
                <w:bCs/>
                <w:sz w:val="18"/>
                <w:szCs w:val="18"/>
              </w:rPr>
            </w:pPr>
          </w:p>
        </w:tc>
        <w:tc>
          <w:tcPr>
            <w:tcW w:w="1446" w:type="pct"/>
            <w:shd w:val="clear" w:color="auto" w:fill="auto"/>
          </w:tcPr>
          <w:p w14:paraId="0937DB7C" w14:textId="3B79D670" w:rsidR="00ED4BE8" w:rsidRPr="00BB11FB" w:rsidRDefault="00ED4BE8" w:rsidP="00FA6638">
            <w:pPr>
              <w:jc w:val="center"/>
              <w:rPr>
                <w:rFonts w:ascii="Calibri" w:hAnsi="Calibri" w:cstheme="majorHAnsi"/>
                <w:i/>
                <w:iCs/>
                <w:sz w:val="18"/>
                <w:szCs w:val="18"/>
              </w:rPr>
            </w:pPr>
            <w:r w:rsidRPr="00BB11FB">
              <w:rPr>
                <w:rFonts w:ascii="Calibri" w:hAnsi="Calibri" w:cstheme="majorHAnsi"/>
                <w:b/>
                <w:bCs/>
                <w:sz w:val="18"/>
                <w:szCs w:val="18"/>
              </w:rPr>
              <w:t>Objective and Outcome Indicators</w:t>
            </w:r>
          </w:p>
        </w:tc>
        <w:tc>
          <w:tcPr>
            <w:tcW w:w="739" w:type="pct"/>
            <w:shd w:val="clear" w:color="auto" w:fill="auto"/>
          </w:tcPr>
          <w:p w14:paraId="3EEBCFF5" w14:textId="21BCF079" w:rsidR="00ED4BE8" w:rsidRPr="00BB11FB" w:rsidRDefault="4FCE5295" w:rsidP="00ED4BE8">
            <w:pPr>
              <w:jc w:val="center"/>
              <w:rPr>
                <w:rFonts w:ascii="Calibri" w:hAnsi="Calibri" w:cstheme="majorHAnsi"/>
                <w:b/>
                <w:bCs/>
                <w:sz w:val="18"/>
                <w:szCs w:val="18"/>
              </w:rPr>
            </w:pPr>
            <w:r w:rsidRPr="6A841FCE">
              <w:rPr>
                <w:rFonts w:ascii="Calibri" w:hAnsi="Calibri" w:cstheme="majorBidi"/>
                <w:b/>
                <w:bCs/>
                <w:sz w:val="18"/>
                <w:szCs w:val="18"/>
              </w:rPr>
              <w:t>Baseline</w:t>
            </w:r>
          </w:p>
          <w:p w14:paraId="7795AE69" w14:textId="4C24518A" w:rsidR="00ED4BE8" w:rsidRPr="00BB11FB" w:rsidRDefault="00ED4BE8" w:rsidP="00ED4BE8">
            <w:pPr>
              <w:jc w:val="center"/>
              <w:rPr>
                <w:rFonts w:ascii="Calibri" w:hAnsi="Calibri" w:cstheme="majorHAnsi"/>
                <w:b/>
                <w:bCs/>
                <w:sz w:val="18"/>
                <w:szCs w:val="18"/>
              </w:rPr>
            </w:pPr>
          </w:p>
        </w:tc>
        <w:tc>
          <w:tcPr>
            <w:tcW w:w="862" w:type="pct"/>
            <w:shd w:val="clear" w:color="auto" w:fill="auto"/>
          </w:tcPr>
          <w:p w14:paraId="6F7F7CBC" w14:textId="14D3155A" w:rsidR="00ED4BE8" w:rsidRPr="00BB11FB" w:rsidRDefault="4FCE5295" w:rsidP="00952E8A">
            <w:pPr>
              <w:jc w:val="center"/>
              <w:rPr>
                <w:rFonts w:ascii="Calibri" w:hAnsi="Calibri" w:cstheme="majorHAnsi"/>
                <w:b/>
                <w:bCs/>
                <w:sz w:val="18"/>
                <w:szCs w:val="18"/>
              </w:rPr>
            </w:pPr>
            <w:r w:rsidRPr="6A841FCE">
              <w:rPr>
                <w:rFonts w:ascii="Calibri" w:hAnsi="Calibri" w:cstheme="majorBidi"/>
                <w:b/>
                <w:bCs/>
                <w:sz w:val="18"/>
                <w:szCs w:val="18"/>
              </w:rPr>
              <w:t>Mid-term Target</w:t>
            </w:r>
          </w:p>
        </w:tc>
        <w:tc>
          <w:tcPr>
            <w:tcW w:w="1063" w:type="pct"/>
            <w:shd w:val="clear" w:color="auto" w:fill="auto"/>
          </w:tcPr>
          <w:p w14:paraId="08E134D5" w14:textId="77777777" w:rsidR="00ED4BE8" w:rsidRPr="00BB11FB" w:rsidRDefault="00ED4BE8" w:rsidP="00ED4BE8">
            <w:pPr>
              <w:jc w:val="center"/>
              <w:rPr>
                <w:rFonts w:ascii="Calibri" w:hAnsi="Calibri" w:cstheme="majorHAnsi"/>
                <w:b/>
                <w:bCs/>
                <w:sz w:val="18"/>
                <w:szCs w:val="18"/>
              </w:rPr>
            </w:pPr>
            <w:r w:rsidRPr="00BB11FB">
              <w:rPr>
                <w:rFonts w:ascii="Calibri" w:hAnsi="Calibri" w:cstheme="majorHAnsi"/>
                <w:b/>
                <w:bCs/>
                <w:sz w:val="18"/>
                <w:szCs w:val="18"/>
              </w:rPr>
              <w:t>End of Project Target</w:t>
            </w:r>
          </w:p>
          <w:p w14:paraId="42B47EA9" w14:textId="64CA30B2" w:rsidR="00ED4BE8" w:rsidRPr="00BB11FB" w:rsidRDefault="00ED4BE8" w:rsidP="00ED4BE8">
            <w:pPr>
              <w:jc w:val="center"/>
              <w:rPr>
                <w:rFonts w:ascii="Calibri" w:hAnsi="Calibri" w:cstheme="majorHAnsi"/>
                <w:b/>
                <w:bCs/>
                <w:sz w:val="18"/>
                <w:szCs w:val="18"/>
              </w:rPr>
            </w:pPr>
          </w:p>
        </w:tc>
      </w:tr>
      <w:tr w:rsidR="00ED4BE8" w:rsidRPr="00BB11FB" w14:paraId="78307DFF" w14:textId="77777777" w:rsidTr="00891B35">
        <w:trPr>
          <w:trHeight w:val="665"/>
        </w:trPr>
        <w:tc>
          <w:tcPr>
            <w:tcW w:w="890" w:type="pct"/>
            <w:vMerge w:val="restart"/>
            <w:shd w:val="clear" w:color="auto" w:fill="auto"/>
          </w:tcPr>
          <w:p w14:paraId="38CEBF33" w14:textId="0C91EF6F" w:rsidR="00586076" w:rsidRDefault="00586076" w:rsidP="00ED4BE8">
            <w:pPr>
              <w:rPr>
                <w:rFonts w:ascii="Calibri" w:hAnsi="Calibri" w:cstheme="majorHAnsi"/>
                <w:b/>
                <w:bCs/>
                <w:sz w:val="18"/>
                <w:szCs w:val="18"/>
              </w:rPr>
            </w:pPr>
            <w:bookmarkStart w:id="62" w:name="_Hlk60057058"/>
            <w:r>
              <w:rPr>
                <w:rFonts w:ascii="Calibri" w:hAnsi="Calibri" w:cstheme="majorHAnsi"/>
                <w:b/>
                <w:bCs/>
                <w:sz w:val="18"/>
                <w:szCs w:val="18"/>
              </w:rPr>
              <w:t xml:space="preserve">Project Objective: </w:t>
            </w:r>
          </w:p>
          <w:p w14:paraId="5ECA937A" w14:textId="7AAE31BA" w:rsidR="00ED4BE8" w:rsidRPr="00EF5F9B" w:rsidRDefault="00D019A5" w:rsidP="00ED4BE8">
            <w:pPr>
              <w:rPr>
                <w:rFonts w:ascii="Calibri" w:hAnsi="Calibri" w:cstheme="majorHAnsi"/>
                <w:i/>
                <w:sz w:val="18"/>
                <w:szCs w:val="18"/>
              </w:rPr>
            </w:pPr>
            <w:r w:rsidRPr="00EF5F9B">
              <w:rPr>
                <w:rFonts w:ascii="Calibri" w:hAnsi="Calibri" w:cstheme="majorHAnsi"/>
                <w:sz w:val="18"/>
                <w:szCs w:val="18"/>
              </w:rPr>
              <w:t xml:space="preserve">Supporting access to clean energy by increasing the financial viability, and promoting </w:t>
            </w:r>
            <w:r w:rsidRPr="00CC1F5D">
              <w:rPr>
                <w:rFonts w:ascii="Calibri" w:hAnsi="Calibri" w:cstheme="majorHAnsi"/>
                <w:sz w:val="18"/>
                <w:szCs w:val="18"/>
              </w:rPr>
              <w:t xml:space="preserve">scaled-up commercial investment, in </w:t>
            </w:r>
            <w:r w:rsidR="00E01845" w:rsidRPr="00CC1F5D">
              <w:rPr>
                <w:rFonts w:ascii="Calibri" w:hAnsi="Calibri" w:cstheme="majorHAnsi"/>
                <w:sz w:val="18"/>
                <w:szCs w:val="18"/>
              </w:rPr>
              <w:t>RE</w:t>
            </w:r>
            <w:r w:rsidR="009469E5" w:rsidRPr="00CC1F5D">
              <w:rPr>
                <w:rFonts w:ascii="Calibri" w:hAnsi="Calibri" w:cstheme="majorHAnsi"/>
                <w:sz w:val="18"/>
                <w:szCs w:val="18"/>
              </w:rPr>
              <w:t xml:space="preserve"> </w:t>
            </w:r>
            <w:proofErr w:type="spellStart"/>
            <w:r w:rsidRPr="00CC1F5D">
              <w:rPr>
                <w:rFonts w:ascii="Calibri" w:hAnsi="Calibri" w:cstheme="majorHAnsi"/>
                <w:sz w:val="18"/>
                <w:szCs w:val="18"/>
              </w:rPr>
              <w:t>minigrids</w:t>
            </w:r>
            <w:proofErr w:type="spellEnd"/>
            <w:r w:rsidRPr="00CC1F5D">
              <w:rPr>
                <w:rFonts w:ascii="Calibri" w:hAnsi="Calibri" w:cstheme="majorHAnsi"/>
                <w:sz w:val="18"/>
                <w:szCs w:val="18"/>
              </w:rPr>
              <w:t xml:space="preserve"> in Burkina Faso with a focus on cost-reduction</w:t>
            </w:r>
            <w:r w:rsidRPr="00EF5F9B">
              <w:rPr>
                <w:rFonts w:ascii="Calibri" w:hAnsi="Calibri" w:cstheme="majorHAnsi"/>
                <w:sz w:val="18"/>
                <w:szCs w:val="18"/>
              </w:rPr>
              <w:t xml:space="preserve"> levers and innovative business models.</w:t>
            </w:r>
            <w:bookmarkEnd w:id="62"/>
          </w:p>
        </w:tc>
        <w:tc>
          <w:tcPr>
            <w:tcW w:w="1446" w:type="pct"/>
          </w:tcPr>
          <w:p w14:paraId="3CAF5F51" w14:textId="77777777" w:rsidR="00ED4BE8" w:rsidRPr="00BB11FB" w:rsidRDefault="00ED4BE8" w:rsidP="00ED4BE8">
            <w:pPr>
              <w:rPr>
                <w:rFonts w:ascii="Calibri" w:hAnsi="Calibri" w:cstheme="majorHAnsi"/>
                <w:bCs/>
                <w:sz w:val="18"/>
                <w:szCs w:val="18"/>
              </w:rPr>
            </w:pPr>
          </w:p>
          <w:p w14:paraId="2EE8843D" w14:textId="585082DB" w:rsidR="00ED4BE8" w:rsidRPr="00BB11FB" w:rsidRDefault="00AE244E" w:rsidP="00ED4BE8">
            <w:pPr>
              <w:rPr>
                <w:rFonts w:ascii="Calibri" w:hAnsi="Calibri"/>
                <w:b/>
                <w:sz w:val="18"/>
                <w:szCs w:val="18"/>
              </w:rPr>
            </w:pPr>
            <w:r w:rsidRPr="00AE244E">
              <w:rPr>
                <w:rFonts w:ascii="Calibri Light" w:hAnsi="Calibri Light" w:cs="Calibri Light"/>
                <w:i/>
                <w:iCs/>
                <w:sz w:val="18"/>
                <w:szCs w:val="18"/>
                <w:u w:val="single"/>
              </w:rPr>
              <w:t>Mandatory GEF Core Indicator</w:t>
            </w:r>
            <w:r w:rsidR="00ED4BE8" w:rsidRPr="00E86DFA">
              <w:rPr>
                <w:rFonts w:ascii="Calibri" w:hAnsi="Calibri" w:cstheme="majorHAnsi"/>
                <w:bCs/>
                <w:i/>
                <w:sz w:val="18"/>
                <w:szCs w:val="18"/>
                <w:u w:val="single"/>
              </w:rPr>
              <w:t xml:space="preserve"> 1</w:t>
            </w:r>
            <w:r w:rsidR="00ED4BE8" w:rsidRPr="00BB11FB">
              <w:rPr>
                <w:rFonts w:ascii="Calibri" w:hAnsi="Calibri" w:cstheme="majorHAnsi"/>
                <w:bCs/>
                <w:i/>
                <w:sz w:val="18"/>
                <w:szCs w:val="18"/>
              </w:rPr>
              <w:t>:</w:t>
            </w:r>
            <w:r w:rsidR="00ED4BE8" w:rsidRPr="00BB11FB">
              <w:rPr>
                <w:rFonts w:ascii="Calibri" w:hAnsi="Calibri"/>
                <w:sz w:val="18"/>
                <w:szCs w:val="18"/>
              </w:rPr>
              <w:t xml:space="preserve"> </w:t>
            </w:r>
            <w:r w:rsidR="00FF741D" w:rsidRPr="00690153">
              <w:rPr>
                <w:rFonts w:ascii="Calibri" w:hAnsi="Calibri" w:cstheme="majorHAnsi"/>
                <w:b/>
                <w:iCs/>
                <w:sz w:val="18"/>
                <w:szCs w:val="18"/>
              </w:rPr>
              <w:t>Greenhouse gas emissions mitigated</w:t>
            </w:r>
            <w:r w:rsidR="00ED4BE8" w:rsidRPr="00BB11FB">
              <w:rPr>
                <w:rFonts w:ascii="Calibri" w:hAnsi="Calibri" w:cstheme="majorHAnsi"/>
                <w:b/>
                <w:iCs/>
                <w:sz w:val="18"/>
                <w:szCs w:val="18"/>
              </w:rPr>
              <w:t xml:space="preserve"> (metric tons of carbon dioxide equivalent</w:t>
            </w:r>
            <w:r w:rsidR="00FC5CF6">
              <w:rPr>
                <w:rFonts w:ascii="Calibri" w:hAnsi="Calibri" w:cstheme="majorHAnsi"/>
                <w:b/>
                <w:iCs/>
                <w:sz w:val="18"/>
                <w:szCs w:val="18"/>
              </w:rPr>
              <w:t xml:space="preserve"> (CO2eq)</w:t>
            </w:r>
            <w:r w:rsidR="00F61BC4">
              <w:rPr>
                <w:rStyle w:val="FootnoteReference"/>
                <w:b/>
                <w:iCs/>
                <w:szCs w:val="18"/>
              </w:rPr>
              <w:footnoteReference w:id="32"/>
            </w:r>
          </w:p>
          <w:p w14:paraId="2925DB86" w14:textId="77777777" w:rsidR="00ED4BE8" w:rsidRPr="00BB11FB" w:rsidRDefault="00ED4BE8" w:rsidP="00ED4BE8">
            <w:pPr>
              <w:rPr>
                <w:rFonts w:ascii="Calibri" w:hAnsi="Calibri" w:cstheme="majorHAnsi"/>
                <w:bCs/>
                <w:sz w:val="18"/>
                <w:szCs w:val="18"/>
              </w:rPr>
            </w:pPr>
          </w:p>
        </w:tc>
        <w:tc>
          <w:tcPr>
            <w:tcW w:w="739" w:type="pct"/>
          </w:tcPr>
          <w:p w14:paraId="2C636279" w14:textId="56747924" w:rsidR="00ED4BE8" w:rsidRPr="00FA2C9A" w:rsidRDefault="00374DE3" w:rsidP="00ED4BE8">
            <w:pPr>
              <w:rPr>
                <w:rFonts w:ascii="Calibri" w:hAnsi="Calibri" w:cstheme="majorHAnsi"/>
                <w:bCs/>
                <w:i/>
                <w:sz w:val="18"/>
                <w:szCs w:val="18"/>
              </w:rPr>
            </w:pPr>
            <w:r w:rsidRPr="00AF74F2">
              <w:rPr>
                <w:rFonts w:ascii="Calibri" w:hAnsi="Calibri" w:cstheme="majorHAnsi"/>
                <w:bCs/>
                <w:i/>
                <w:sz w:val="18"/>
                <w:szCs w:val="18"/>
              </w:rPr>
              <w:t>0</w:t>
            </w:r>
          </w:p>
        </w:tc>
        <w:tc>
          <w:tcPr>
            <w:tcW w:w="862" w:type="pct"/>
          </w:tcPr>
          <w:p w14:paraId="68220BDA" w14:textId="4D543967" w:rsidR="00ED4BE8" w:rsidRPr="00FA2C9A" w:rsidRDefault="00E81F5B" w:rsidP="00ED4BE8">
            <w:pPr>
              <w:rPr>
                <w:rFonts w:ascii="Calibri" w:hAnsi="Calibri" w:cstheme="majorHAnsi"/>
                <w:bCs/>
                <w:i/>
                <w:sz w:val="18"/>
                <w:szCs w:val="18"/>
              </w:rPr>
            </w:pPr>
            <w:r>
              <w:rPr>
                <w:rFonts w:ascii="Calibri" w:hAnsi="Calibri" w:cstheme="majorHAnsi"/>
                <w:bCs/>
                <w:i/>
                <w:sz w:val="18"/>
                <w:szCs w:val="18"/>
              </w:rPr>
              <w:t>0</w:t>
            </w:r>
            <w:r w:rsidR="00E23425" w:rsidRPr="00FA2C9A">
              <w:rPr>
                <w:rFonts w:ascii="Calibri" w:hAnsi="Calibri" w:cstheme="majorHAnsi"/>
                <w:bCs/>
                <w:i/>
                <w:sz w:val="18"/>
                <w:szCs w:val="18"/>
              </w:rPr>
              <w:t xml:space="preserve"> direct</w:t>
            </w:r>
          </w:p>
          <w:p w14:paraId="61E56C1C" w14:textId="12FE0197" w:rsidR="00E23425" w:rsidRDefault="00FA2C9A" w:rsidP="00ED4BE8">
            <w:pPr>
              <w:rPr>
                <w:rFonts w:ascii="Calibri" w:hAnsi="Calibri" w:cstheme="majorHAnsi"/>
                <w:bCs/>
                <w:i/>
                <w:sz w:val="18"/>
                <w:szCs w:val="18"/>
              </w:rPr>
            </w:pPr>
            <w:r>
              <w:rPr>
                <w:rFonts w:ascii="Calibri" w:hAnsi="Calibri" w:cstheme="majorHAnsi"/>
                <w:bCs/>
                <w:i/>
                <w:sz w:val="18"/>
                <w:szCs w:val="18"/>
              </w:rPr>
              <w:t>0</w:t>
            </w:r>
            <w:r w:rsidR="00E23425" w:rsidRPr="00FA2C9A">
              <w:rPr>
                <w:rFonts w:ascii="Calibri" w:hAnsi="Calibri" w:cstheme="majorHAnsi"/>
                <w:bCs/>
                <w:i/>
                <w:sz w:val="18"/>
                <w:szCs w:val="18"/>
              </w:rPr>
              <w:t xml:space="preserve"> indirect</w:t>
            </w:r>
          </w:p>
          <w:p w14:paraId="7BC577AC" w14:textId="358FBC6C" w:rsidR="00007F5A" w:rsidRPr="00AF74F2" w:rsidRDefault="00007F5A" w:rsidP="00ED4BE8">
            <w:pPr>
              <w:rPr>
                <w:rFonts w:ascii="Calibri" w:hAnsi="Calibri" w:cstheme="majorHAnsi"/>
                <w:bCs/>
                <w:i/>
                <w:sz w:val="18"/>
                <w:szCs w:val="18"/>
              </w:rPr>
            </w:pPr>
          </w:p>
        </w:tc>
        <w:tc>
          <w:tcPr>
            <w:tcW w:w="1063" w:type="pct"/>
          </w:tcPr>
          <w:p w14:paraId="79A2BAD1" w14:textId="56798ABB" w:rsidR="00ED4BE8" w:rsidRPr="00FA2C9A" w:rsidRDefault="00324525" w:rsidP="00ED4BE8">
            <w:pPr>
              <w:rPr>
                <w:rFonts w:ascii="Calibri" w:hAnsi="Calibri" w:cstheme="majorHAnsi"/>
                <w:bCs/>
                <w:i/>
                <w:sz w:val="18"/>
                <w:szCs w:val="18"/>
              </w:rPr>
            </w:pPr>
            <w:r w:rsidRPr="00FA2C9A">
              <w:rPr>
                <w:rFonts w:ascii="Calibri" w:hAnsi="Calibri" w:cstheme="majorHAnsi"/>
                <w:bCs/>
                <w:i/>
                <w:sz w:val="18"/>
                <w:szCs w:val="18"/>
              </w:rPr>
              <w:t>14,353 direct</w:t>
            </w:r>
          </w:p>
          <w:p w14:paraId="618CF8C5" w14:textId="5832E198" w:rsidR="00324525" w:rsidRPr="00AF74F2" w:rsidRDefault="00324525" w:rsidP="00ED4BE8">
            <w:pPr>
              <w:rPr>
                <w:rFonts w:ascii="Calibri" w:hAnsi="Calibri" w:cstheme="majorHAnsi"/>
                <w:bCs/>
                <w:i/>
                <w:sz w:val="18"/>
                <w:szCs w:val="18"/>
              </w:rPr>
            </w:pPr>
            <w:r w:rsidRPr="00FA2C9A">
              <w:rPr>
                <w:rFonts w:ascii="Calibri" w:hAnsi="Calibri" w:cstheme="majorHAnsi"/>
                <w:bCs/>
                <w:i/>
                <w:sz w:val="18"/>
                <w:szCs w:val="18"/>
              </w:rPr>
              <w:t>495,000 indirect</w:t>
            </w:r>
          </w:p>
        </w:tc>
      </w:tr>
      <w:tr w:rsidR="00ED4BE8" w:rsidRPr="00BB11FB" w14:paraId="08FB458C" w14:textId="77777777" w:rsidTr="00891B35">
        <w:trPr>
          <w:trHeight w:val="1457"/>
        </w:trPr>
        <w:tc>
          <w:tcPr>
            <w:tcW w:w="890" w:type="pct"/>
            <w:vMerge/>
          </w:tcPr>
          <w:p w14:paraId="775E9712" w14:textId="77777777" w:rsidR="00ED4BE8" w:rsidRPr="00BB11FB" w:rsidRDefault="00ED4BE8" w:rsidP="00ED4BE8">
            <w:pPr>
              <w:rPr>
                <w:rFonts w:ascii="Calibri" w:hAnsi="Calibri" w:cstheme="majorHAnsi"/>
                <w:b/>
                <w:bCs/>
                <w:sz w:val="18"/>
                <w:szCs w:val="18"/>
              </w:rPr>
            </w:pPr>
          </w:p>
        </w:tc>
        <w:tc>
          <w:tcPr>
            <w:tcW w:w="1446" w:type="pct"/>
          </w:tcPr>
          <w:p w14:paraId="44CA5EBB" w14:textId="1E00A37F" w:rsidR="00ED4BE8" w:rsidRPr="00BB11FB" w:rsidRDefault="00AE244E" w:rsidP="00ED4BE8">
            <w:pPr>
              <w:rPr>
                <w:rFonts w:ascii="Calibri" w:hAnsi="Calibri" w:cstheme="majorHAnsi"/>
                <w:bCs/>
                <w:sz w:val="18"/>
                <w:szCs w:val="18"/>
              </w:rPr>
            </w:pPr>
            <w:r w:rsidRPr="00AE244E">
              <w:rPr>
                <w:rFonts w:ascii="Calibri Light" w:hAnsi="Calibri Light" w:cs="Calibri Light"/>
                <w:i/>
                <w:iCs/>
                <w:sz w:val="18"/>
                <w:szCs w:val="18"/>
                <w:u w:val="single"/>
              </w:rPr>
              <w:t>Mandatory GEF Core Indicator</w:t>
            </w:r>
            <w:r w:rsidR="4FCE5295" w:rsidRPr="00E86DFA">
              <w:rPr>
                <w:rFonts w:ascii="Calibri" w:hAnsi="Calibri" w:cstheme="majorBidi"/>
                <w:i/>
                <w:iCs/>
                <w:sz w:val="18"/>
                <w:szCs w:val="18"/>
                <w:u w:val="single"/>
              </w:rPr>
              <w:t xml:space="preserve"> 2</w:t>
            </w:r>
            <w:r w:rsidR="4FCE5295" w:rsidRPr="6A841FCE">
              <w:rPr>
                <w:rFonts w:ascii="Calibri" w:hAnsi="Calibri" w:cstheme="majorBidi"/>
                <w:i/>
                <w:iCs/>
                <w:sz w:val="18"/>
                <w:szCs w:val="18"/>
              </w:rPr>
              <w:t>:</w:t>
            </w:r>
            <w:r w:rsidR="4FCE5295" w:rsidRPr="00BB11FB">
              <w:rPr>
                <w:rFonts w:ascii="Calibri" w:hAnsi="Calibri"/>
                <w:sz w:val="18"/>
                <w:szCs w:val="18"/>
              </w:rPr>
              <w:t xml:space="preserve"> </w:t>
            </w:r>
            <w:r w:rsidR="4FCE5295" w:rsidRPr="6A841FCE">
              <w:rPr>
                <w:rFonts w:ascii="Calibri" w:hAnsi="Calibri" w:cstheme="majorBidi"/>
                <w:b/>
                <w:bCs/>
                <w:sz w:val="18"/>
                <w:szCs w:val="18"/>
              </w:rPr>
              <w:t xml:space="preserve">Number of direct beneficiaries benefitting from clean, affordable and sustainable energy access via </w:t>
            </w:r>
            <w:proofErr w:type="spellStart"/>
            <w:r w:rsidR="4FCE5295" w:rsidRPr="6A841FCE">
              <w:rPr>
                <w:rFonts w:ascii="Calibri" w:hAnsi="Calibri" w:cstheme="majorBidi"/>
                <w:b/>
                <w:bCs/>
                <w:sz w:val="18"/>
                <w:szCs w:val="18"/>
              </w:rPr>
              <w:t>minigrids</w:t>
            </w:r>
            <w:proofErr w:type="spellEnd"/>
            <w:r w:rsidR="4FCE5295" w:rsidRPr="6A841FCE">
              <w:rPr>
                <w:rFonts w:ascii="Calibri" w:hAnsi="Calibri" w:cstheme="majorBidi"/>
                <w:b/>
                <w:bCs/>
                <w:sz w:val="18"/>
                <w:szCs w:val="18"/>
              </w:rPr>
              <w:t>, disaggregated by gender and customer segment (residential, commercial and social</w:t>
            </w:r>
            <w:r>
              <w:rPr>
                <w:rFonts w:ascii="Calibri" w:hAnsi="Calibri" w:cstheme="majorBidi"/>
                <w:b/>
                <w:bCs/>
                <w:sz w:val="18"/>
                <w:szCs w:val="18"/>
              </w:rPr>
              <w:t xml:space="preserve">) </w:t>
            </w:r>
            <w:r w:rsidR="00FC5CF6">
              <w:rPr>
                <w:rFonts w:ascii="Calibri" w:hAnsi="Calibri" w:cstheme="majorBidi"/>
                <w:b/>
                <w:bCs/>
                <w:sz w:val="18"/>
                <w:szCs w:val="18"/>
              </w:rPr>
              <w:t>(number of people)</w:t>
            </w:r>
          </w:p>
          <w:p w14:paraId="15C0961B" w14:textId="7A85FE66" w:rsidR="00ED4BE8" w:rsidRPr="00BB11FB" w:rsidRDefault="00ED4BE8" w:rsidP="00ED4BE8">
            <w:pPr>
              <w:rPr>
                <w:rFonts w:ascii="Calibri" w:hAnsi="Calibri" w:cstheme="majorHAnsi"/>
                <w:bCs/>
                <w:i/>
                <w:iCs/>
                <w:sz w:val="18"/>
                <w:szCs w:val="18"/>
                <w:highlight w:val="cyan"/>
              </w:rPr>
            </w:pPr>
          </w:p>
          <w:p w14:paraId="5A6BE3F1" w14:textId="77777777" w:rsidR="00ED4BE8" w:rsidRPr="00BB11FB" w:rsidRDefault="00ED4BE8" w:rsidP="00ED4BE8">
            <w:pPr>
              <w:rPr>
                <w:rFonts w:ascii="Calibri" w:hAnsi="Calibri" w:cstheme="majorHAnsi"/>
                <w:bCs/>
                <w:i/>
                <w:sz w:val="18"/>
                <w:szCs w:val="18"/>
              </w:rPr>
            </w:pPr>
          </w:p>
        </w:tc>
        <w:tc>
          <w:tcPr>
            <w:tcW w:w="739" w:type="pct"/>
          </w:tcPr>
          <w:p w14:paraId="638DEC8B" w14:textId="122AC0EB" w:rsidR="004556B4" w:rsidRPr="00BB11FB" w:rsidRDefault="00D24240" w:rsidP="00374DE3">
            <w:pPr>
              <w:rPr>
                <w:rFonts w:ascii="Calibri" w:hAnsi="Calibri" w:cstheme="majorHAnsi"/>
                <w:bCs/>
                <w:i/>
                <w:sz w:val="18"/>
                <w:szCs w:val="18"/>
              </w:rPr>
            </w:pPr>
            <w:r>
              <w:rPr>
                <w:rFonts w:ascii="Calibri" w:hAnsi="Calibri" w:cstheme="majorHAnsi"/>
                <w:bCs/>
                <w:i/>
                <w:sz w:val="18"/>
                <w:szCs w:val="18"/>
              </w:rPr>
              <w:t>0</w:t>
            </w:r>
            <w:r w:rsidRPr="00BB11FB">
              <w:rPr>
                <w:rFonts w:ascii="Calibri" w:hAnsi="Calibri" w:cstheme="majorHAnsi"/>
                <w:bCs/>
                <w:i/>
                <w:sz w:val="18"/>
                <w:szCs w:val="18"/>
              </w:rPr>
              <w:t xml:space="preserve"> </w:t>
            </w:r>
            <w:r w:rsidR="00FC5CF6">
              <w:rPr>
                <w:rFonts w:ascii="Calibri" w:hAnsi="Calibri" w:cstheme="majorHAnsi"/>
                <w:bCs/>
                <w:i/>
                <w:sz w:val="18"/>
                <w:szCs w:val="18"/>
              </w:rPr>
              <w:t>d</w:t>
            </w:r>
            <w:r w:rsidR="004556B4" w:rsidRPr="00BB11FB">
              <w:rPr>
                <w:rFonts w:ascii="Calibri" w:hAnsi="Calibri" w:cstheme="majorHAnsi"/>
                <w:bCs/>
                <w:i/>
                <w:sz w:val="18"/>
                <w:szCs w:val="18"/>
              </w:rPr>
              <w:t xml:space="preserve">irect </w:t>
            </w:r>
            <w:proofErr w:type="gramStart"/>
            <w:r w:rsidR="004556B4" w:rsidRPr="00BB11FB">
              <w:rPr>
                <w:rFonts w:ascii="Calibri" w:hAnsi="Calibri" w:cstheme="majorHAnsi"/>
                <w:bCs/>
                <w:i/>
                <w:sz w:val="18"/>
                <w:szCs w:val="18"/>
              </w:rPr>
              <w:t>beneficiaries</w:t>
            </w:r>
            <w:r w:rsidR="002D017F">
              <w:rPr>
                <w:rFonts w:ascii="Calibri" w:hAnsi="Calibri" w:cstheme="majorHAnsi"/>
                <w:bCs/>
                <w:i/>
                <w:sz w:val="18"/>
                <w:szCs w:val="18"/>
              </w:rPr>
              <w:t>;</w:t>
            </w:r>
            <w:proofErr w:type="gramEnd"/>
          </w:p>
          <w:p w14:paraId="5BB8D570" w14:textId="198CEEDE" w:rsidR="004556B4" w:rsidRPr="00BB11FB" w:rsidRDefault="004556B4" w:rsidP="00374DE3">
            <w:pPr>
              <w:rPr>
                <w:rFonts w:ascii="Calibri" w:hAnsi="Calibri" w:cstheme="majorHAnsi"/>
                <w:bCs/>
                <w:i/>
                <w:sz w:val="18"/>
                <w:szCs w:val="18"/>
              </w:rPr>
            </w:pPr>
            <w:r w:rsidRPr="00BB11FB">
              <w:rPr>
                <w:rFonts w:ascii="Calibri" w:hAnsi="Calibri" w:cstheme="majorHAnsi"/>
                <w:bCs/>
                <w:i/>
                <w:sz w:val="18"/>
                <w:szCs w:val="18"/>
              </w:rPr>
              <w:t xml:space="preserve">0 </w:t>
            </w:r>
            <w:r w:rsidR="00FC5CF6">
              <w:rPr>
                <w:rFonts w:ascii="Calibri" w:hAnsi="Calibri" w:cstheme="majorHAnsi"/>
                <w:bCs/>
                <w:i/>
                <w:sz w:val="18"/>
                <w:szCs w:val="18"/>
              </w:rPr>
              <w:t>m</w:t>
            </w:r>
            <w:r w:rsidRPr="00BB11FB">
              <w:rPr>
                <w:rFonts w:ascii="Calibri" w:hAnsi="Calibri" w:cstheme="majorHAnsi"/>
                <w:bCs/>
                <w:i/>
                <w:sz w:val="18"/>
                <w:szCs w:val="18"/>
              </w:rPr>
              <w:t xml:space="preserve">ale </w:t>
            </w:r>
            <w:proofErr w:type="gramStart"/>
            <w:r w:rsidR="0079638F">
              <w:rPr>
                <w:rFonts w:ascii="Calibri" w:hAnsi="Calibri" w:cstheme="majorHAnsi"/>
                <w:bCs/>
                <w:i/>
                <w:sz w:val="18"/>
                <w:szCs w:val="18"/>
              </w:rPr>
              <w:t>b</w:t>
            </w:r>
            <w:r w:rsidRPr="00BB11FB">
              <w:rPr>
                <w:rFonts w:ascii="Calibri" w:hAnsi="Calibri" w:cstheme="majorHAnsi"/>
                <w:bCs/>
                <w:i/>
                <w:sz w:val="18"/>
                <w:szCs w:val="18"/>
              </w:rPr>
              <w:t>eneficiaries</w:t>
            </w:r>
            <w:r w:rsidR="002D017F">
              <w:rPr>
                <w:rFonts w:ascii="Calibri" w:hAnsi="Calibri" w:cstheme="majorHAnsi"/>
                <w:bCs/>
                <w:i/>
                <w:sz w:val="18"/>
                <w:szCs w:val="18"/>
              </w:rPr>
              <w:t>;</w:t>
            </w:r>
            <w:proofErr w:type="gramEnd"/>
          </w:p>
          <w:p w14:paraId="2428D3E0" w14:textId="3C0C83FF" w:rsidR="004556B4" w:rsidRPr="00BB11FB" w:rsidRDefault="004556B4" w:rsidP="00374DE3">
            <w:pPr>
              <w:rPr>
                <w:rFonts w:ascii="Calibri" w:hAnsi="Calibri" w:cstheme="majorHAnsi"/>
                <w:bCs/>
                <w:i/>
                <w:sz w:val="18"/>
                <w:szCs w:val="18"/>
              </w:rPr>
            </w:pPr>
            <w:r w:rsidRPr="00BB11FB">
              <w:rPr>
                <w:rFonts w:ascii="Calibri" w:hAnsi="Calibri" w:cstheme="majorHAnsi"/>
                <w:bCs/>
                <w:i/>
                <w:sz w:val="18"/>
                <w:szCs w:val="18"/>
              </w:rPr>
              <w:t xml:space="preserve">0 </w:t>
            </w:r>
            <w:r w:rsidR="00FC5CF6">
              <w:rPr>
                <w:rFonts w:ascii="Calibri" w:hAnsi="Calibri" w:cstheme="majorHAnsi"/>
                <w:bCs/>
                <w:i/>
                <w:sz w:val="18"/>
                <w:szCs w:val="18"/>
              </w:rPr>
              <w:t>f</w:t>
            </w:r>
            <w:r w:rsidRPr="00BB11FB">
              <w:rPr>
                <w:rFonts w:ascii="Calibri" w:hAnsi="Calibri" w:cstheme="majorHAnsi"/>
                <w:bCs/>
                <w:i/>
                <w:sz w:val="18"/>
                <w:szCs w:val="18"/>
              </w:rPr>
              <w:t xml:space="preserve">emale </w:t>
            </w:r>
            <w:proofErr w:type="gramStart"/>
            <w:r w:rsidRPr="00BB11FB">
              <w:rPr>
                <w:rFonts w:ascii="Calibri" w:hAnsi="Calibri" w:cstheme="majorHAnsi"/>
                <w:bCs/>
                <w:i/>
                <w:sz w:val="18"/>
                <w:szCs w:val="18"/>
              </w:rPr>
              <w:t>beneficiaries</w:t>
            </w:r>
            <w:r w:rsidR="002D017F">
              <w:rPr>
                <w:rFonts w:ascii="Calibri" w:hAnsi="Calibri" w:cstheme="majorHAnsi"/>
                <w:bCs/>
                <w:i/>
                <w:sz w:val="18"/>
                <w:szCs w:val="18"/>
              </w:rPr>
              <w:t>;</w:t>
            </w:r>
            <w:proofErr w:type="gramEnd"/>
          </w:p>
          <w:p w14:paraId="40EFCF6F" w14:textId="32F19F9F" w:rsidR="004556B4" w:rsidRPr="00BB11FB" w:rsidRDefault="00374DE3" w:rsidP="00374DE3">
            <w:pPr>
              <w:rPr>
                <w:rFonts w:ascii="Calibri" w:hAnsi="Calibri" w:cstheme="majorHAnsi"/>
                <w:bCs/>
                <w:i/>
                <w:sz w:val="18"/>
                <w:szCs w:val="18"/>
              </w:rPr>
            </w:pPr>
            <w:r w:rsidRPr="00BB11FB">
              <w:rPr>
                <w:rFonts w:ascii="Calibri" w:hAnsi="Calibri" w:cstheme="majorHAnsi"/>
                <w:bCs/>
                <w:i/>
                <w:sz w:val="18"/>
                <w:szCs w:val="18"/>
              </w:rPr>
              <w:t>0 residential (households; individuals</w:t>
            </w:r>
            <w:proofErr w:type="gramStart"/>
            <w:r w:rsidRPr="00BB11FB">
              <w:rPr>
                <w:rFonts w:ascii="Calibri" w:hAnsi="Calibri" w:cstheme="majorHAnsi"/>
                <w:bCs/>
                <w:i/>
                <w:sz w:val="18"/>
                <w:szCs w:val="18"/>
              </w:rPr>
              <w:t>);</w:t>
            </w:r>
            <w:proofErr w:type="gramEnd"/>
          </w:p>
          <w:p w14:paraId="4C6804A6" w14:textId="47309F75" w:rsidR="00374DE3" w:rsidRPr="00BB11FB" w:rsidRDefault="00374DE3" w:rsidP="00374DE3">
            <w:pPr>
              <w:rPr>
                <w:rFonts w:ascii="Calibri" w:hAnsi="Calibri" w:cstheme="majorHAnsi"/>
                <w:bCs/>
                <w:i/>
                <w:sz w:val="18"/>
                <w:szCs w:val="18"/>
              </w:rPr>
            </w:pPr>
            <w:r w:rsidRPr="00BB11FB">
              <w:rPr>
                <w:rFonts w:ascii="Calibri" w:hAnsi="Calibri" w:cstheme="majorHAnsi"/>
                <w:bCs/>
                <w:i/>
                <w:sz w:val="18"/>
                <w:szCs w:val="18"/>
              </w:rPr>
              <w:t>0 commercial (businesses</w:t>
            </w:r>
            <w:proofErr w:type="gramStart"/>
            <w:r w:rsidRPr="00BB11FB">
              <w:rPr>
                <w:rFonts w:ascii="Calibri" w:hAnsi="Calibri" w:cstheme="majorHAnsi"/>
                <w:bCs/>
                <w:i/>
                <w:sz w:val="18"/>
                <w:szCs w:val="18"/>
              </w:rPr>
              <w:t>);</w:t>
            </w:r>
            <w:proofErr w:type="gramEnd"/>
            <w:r w:rsidRPr="00BB11FB">
              <w:rPr>
                <w:rFonts w:ascii="Calibri" w:hAnsi="Calibri" w:cstheme="majorHAnsi"/>
                <w:bCs/>
                <w:i/>
                <w:sz w:val="18"/>
                <w:szCs w:val="18"/>
              </w:rPr>
              <w:t xml:space="preserve"> </w:t>
            </w:r>
          </w:p>
          <w:p w14:paraId="78148CBC" w14:textId="4D872C45" w:rsidR="00ED4BE8" w:rsidRPr="00BB11FB" w:rsidRDefault="00374DE3" w:rsidP="00374DE3">
            <w:pPr>
              <w:rPr>
                <w:rFonts w:ascii="Calibri" w:hAnsi="Calibri" w:cstheme="majorHAnsi"/>
                <w:bCs/>
                <w:i/>
                <w:sz w:val="18"/>
                <w:szCs w:val="18"/>
                <w:highlight w:val="yellow"/>
              </w:rPr>
            </w:pPr>
            <w:r w:rsidRPr="00BB11FB">
              <w:rPr>
                <w:rFonts w:ascii="Calibri" w:hAnsi="Calibri" w:cstheme="majorHAnsi"/>
                <w:bCs/>
                <w:i/>
                <w:sz w:val="18"/>
                <w:szCs w:val="18"/>
              </w:rPr>
              <w:t>0 social (e.g., schools, health centers).</w:t>
            </w:r>
          </w:p>
        </w:tc>
        <w:tc>
          <w:tcPr>
            <w:tcW w:w="862" w:type="pct"/>
          </w:tcPr>
          <w:p w14:paraId="038F7F78" w14:textId="11A88FD4" w:rsidR="004556B4" w:rsidRPr="00BB11FB" w:rsidRDefault="00E81F5B" w:rsidP="004556B4">
            <w:pPr>
              <w:rPr>
                <w:rFonts w:ascii="Calibri" w:hAnsi="Calibri" w:cstheme="majorHAnsi"/>
                <w:bCs/>
                <w:i/>
                <w:sz w:val="18"/>
                <w:szCs w:val="18"/>
              </w:rPr>
            </w:pPr>
            <w:r>
              <w:rPr>
                <w:rFonts w:ascii="Calibri" w:hAnsi="Calibri" w:cstheme="majorHAnsi"/>
                <w:bCs/>
                <w:i/>
                <w:sz w:val="18"/>
                <w:szCs w:val="18"/>
              </w:rPr>
              <w:t>0</w:t>
            </w:r>
            <w:r w:rsidR="004556B4" w:rsidRPr="00BB11FB">
              <w:rPr>
                <w:rFonts w:ascii="Calibri" w:hAnsi="Calibri" w:cstheme="majorHAnsi"/>
                <w:bCs/>
                <w:i/>
                <w:sz w:val="18"/>
                <w:szCs w:val="18"/>
              </w:rPr>
              <w:t xml:space="preserve"> </w:t>
            </w:r>
            <w:r w:rsidR="00FC5CF6">
              <w:rPr>
                <w:rFonts w:ascii="Calibri" w:hAnsi="Calibri" w:cstheme="majorHAnsi"/>
                <w:bCs/>
                <w:i/>
                <w:sz w:val="18"/>
                <w:szCs w:val="18"/>
              </w:rPr>
              <w:t>d</w:t>
            </w:r>
            <w:r w:rsidR="004556B4" w:rsidRPr="00BB11FB">
              <w:rPr>
                <w:rFonts w:ascii="Calibri" w:hAnsi="Calibri" w:cstheme="majorHAnsi"/>
                <w:bCs/>
                <w:i/>
                <w:sz w:val="18"/>
                <w:szCs w:val="18"/>
              </w:rPr>
              <w:t xml:space="preserve">irect </w:t>
            </w:r>
            <w:proofErr w:type="gramStart"/>
            <w:r w:rsidR="004556B4" w:rsidRPr="00BB11FB">
              <w:rPr>
                <w:rFonts w:ascii="Calibri" w:hAnsi="Calibri" w:cstheme="majorHAnsi"/>
                <w:bCs/>
                <w:i/>
                <w:sz w:val="18"/>
                <w:szCs w:val="18"/>
              </w:rPr>
              <w:t>beneficiaries</w:t>
            </w:r>
            <w:r w:rsidR="002D017F">
              <w:rPr>
                <w:rFonts w:ascii="Calibri" w:hAnsi="Calibri" w:cstheme="majorHAnsi"/>
                <w:bCs/>
                <w:i/>
                <w:sz w:val="18"/>
                <w:szCs w:val="18"/>
              </w:rPr>
              <w:t>;</w:t>
            </w:r>
            <w:proofErr w:type="gramEnd"/>
          </w:p>
          <w:p w14:paraId="3319C3E9" w14:textId="466006D1" w:rsidR="004556B4" w:rsidRPr="00BB11FB" w:rsidRDefault="00E81F5B" w:rsidP="004556B4">
            <w:pPr>
              <w:rPr>
                <w:rFonts w:ascii="Calibri" w:hAnsi="Calibri" w:cstheme="majorHAnsi"/>
                <w:bCs/>
                <w:i/>
                <w:sz w:val="18"/>
                <w:szCs w:val="18"/>
              </w:rPr>
            </w:pPr>
            <w:r>
              <w:rPr>
                <w:rFonts w:ascii="Calibri" w:hAnsi="Calibri" w:cstheme="majorHAnsi"/>
                <w:bCs/>
                <w:i/>
                <w:sz w:val="18"/>
                <w:szCs w:val="18"/>
              </w:rPr>
              <w:t>0</w:t>
            </w:r>
            <w:r w:rsidR="004556B4" w:rsidRPr="00BB11FB">
              <w:rPr>
                <w:rFonts w:ascii="Calibri" w:hAnsi="Calibri" w:cstheme="majorHAnsi"/>
                <w:bCs/>
                <w:i/>
                <w:sz w:val="18"/>
                <w:szCs w:val="18"/>
              </w:rPr>
              <w:t xml:space="preserve"> </w:t>
            </w:r>
            <w:r w:rsidR="00FC5CF6">
              <w:rPr>
                <w:rFonts w:ascii="Calibri" w:hAnsi="Calibri" w:cstheme="majorHAnsi"/>
                <w:bCs/>
                <w:i/>
                <w:sz w:val="18"/>
                <w:szCs w:val="18"/>
              </w:rPr>
              <w:t>m</w:t>
            </w:r>
            <w:r w:rsidR="004556B4" w:rsidRPr="00BB11FB">
              <w:rPr>
                <w:rFonts w:ascii="Calibri" w:hAnsi="Calibri" w:cstheme="majorHAnsi"/>
                <w:bCs/>
                <w:i/>
                <w:sz w:val="18"/>
                <w:szCs w:val="18"/>
              </w:rPr>
              <w:t xml:space="preserve">ale </w:t>
            </w:r>
            <w:proofErr w:type="gramStart"/>
            <w:r w:rsidR="0079638F">
              <w:rPr>
                <w:rFonts w:ascii="Calibri" w:hAnsi="Calibri" w:cstheme="majorHAnsi"/>
                <w:bCs/>
                <w:i/>
                <w:sz w:val="18"/>
                <w:szCs w:val="18"/>
              </w:rPr>
              <w:t>b</w:t>
            </w:r>
            <w:r w:rsidR="004556B4" w:rsidRPr="00BB11FB">
              <w:rPr>
                <w:rFonts w:ascii="Calibri" w:hAnsi="Calibri" w:cstheme="majorHAnsi"/>
                <w:bCs/>
                <w:i/>
                <w:sz w:val="18"/>
                <w:szCs w:val="18"/>
              </w:rPr>
              <w:t>eneficiaries</w:t>
            </w:r>
            <w:r w:rsidR="002D017F">
              <w:rPr>
                <w:rFonts w:ascii="Calibri" w:hAnsi="Calibri" w:cstheme="majorHAnsi"/>
                <w:bCs/>
                <w:i/>
                <w:sz w:val="18"/>
                <w:szCs w:val="18"/>
              </w:rPr>
              <w:t>;</w:t>
            </w:r>
            <w:proofErr w:type="gramEnd"/>
          </w:p>
          <w:p w14:paraId="12D41738" w14:textId="3FE7ABB9" w:rsidR="004556B4" w:rsidRPr="00BB11FB" w:rsidRDefault="00E81F5B" w:rsidP="004556B4">
            <w:pPr>
              <w:rPr>
                <w:rFonts w:ascii="Calibri" w:hAnsi="Calibri" w:cstheme="majorHAnsi"/>
                <w:bCs/>
                <w:i/>
                <w:sz w:val="18"/>
                <w:szCs w:val="18"/>
                <w:highlight w:val="yellow"/>
              </w:rPr>
            </w:pPr>
            <w:r>
              <w:rPr>
                <w:rFonts w:ascii="Calibri" w:hAnsi="Calibri" w:cstheme="majorHAnsi"/>
                <w:bCs/>
                <w:i/>
                <w:sz w:val="18"/>
                <w:szCs w:val="18"/>
              </w:rPr>
              <w:t>0</w:t>
            </w:r>
            <w:r w:rsidR="00E23425" w:rsidRPr="00BB11FB">
              <w:rPr>
                <w:rFonts w:ascii="Calibri" w:hAnsi="Calibri" w:cstheme="majorHAnsi"/>
                <w:bCs/>
                <w:i/>
                <w:sz w:val="18"/>
                <w:szCs w:val="18"/>
              </w:rPr>
              <w:t xml:space="preserve"> </w:t>
            </w:r>
            <w:r w:rsidR="00FC5CF6">
              <w:rPr>
                <w:rFonts w:ascii="Calibri" w:hAnsi="Calibri" w:cstheme="majorHAnsi"/>
                <w:bCs/>
                <w:i/>
                <w:sz w:val="18"/>
                <w:szCs w:val="18"/>
              </w:rPr>
              <w:t>f</w:t>
            </w:r>
            <w:r w:rsidR="004556B4" w:rsidRPr="00BB11FB">
              <w:rPr>
                <w:rFonts w:ascii="Calibri" w:hAnsi="Calibri" w:cstheme="majorHAnsi"/>
                <w:bCs/>
                <w:i/>
                <w:sz w:val="18"/>
                <w:szCs w:val="18"/>
              </w:rPr>
              <w:t xml:space="preserve">emale </w:t>
            </w:r>
            <w:proofErr w:type="gramStart"/>
            <w:r w:rsidR="004556B4" w:rsidRPr="00BB11FB">
              <w:rPr>
                <w:rFonts w:ascii="Calibri" w:hAnsi="Calibri" w:cstheme="majorHAnsi"/>
                <w:bCs/>
                <w:i/>
                <w:sz w:val="18"/>
                <w:szCs w:val="18"/>
              </w:rPr>
              <w:t>beneficiaries</w:t>
            </w:r>
            <w:r w:rsidR="002D017F">
              <w:rPr>
                <w:rFonts w:ascii="Calibri" w:hAnsi="Calibri" w:cstheme="majorHAnsi"/>
                <w:bCs/>
                <w:i/>
                <w:sz w:val="18"/>
                <w:szCs w:val="18"/>
              </w:rPr>
              <w:t>;</w:t>
            </w:r>
            <w:proofErr w:type="gramEnd"/>
          </w:p>
          <w:p w14:paraId="22C106D9" w14:textId="66DB02FA" w:rsidR="00ED4BE8" w:rsidRPr="00BB11FB" w:rsidRDefault="00E81F5B" w:rsidP="00ED4BE8">
            <w:pPr>
              <w:rPr>
                <w:rFonts w:ascii="Calibri" w:hAnsi="Calibri" w:cstheme="majorHAnsi"/>
                <w:bCs/>
                <w:i/>
                <w:sz w:val="18"/>
                <w:szCs w:val="18"/>
              </w:rPr>
            </w:pPr>
            <w:r>
              <w:rPr>
                <w:rFonts w:ascii="Calibri" w:hAnsi="Calibri" w:cstheme="majorHAnsi"/>
                <w:bCs/>
                <w:i/>
                <w:sz w:val="18"/>
                <w:szCs w:val="18"/>
              </w:rPr>
              <w:t>0</w:t>
            </w:r>
            <w:r w:rsidR="004556B4" w:rsidRPr="00BB11FB">
              <w:rPr>
                <w:rFonts w:ascii="Calibri" w:hAnsi="Calibri" w:cstheme="majorHAnsi"/>
                <w:bCs/>
                <w:i/>
                <w:sz w:val="18"/>
                <w:szCs w:val="18"/>
              </w:rPr>
              <w:t xml:space="preserve"> </w:t>
            </w:r>
            <w:r w:rsidR="00FC5CF6">
              <w:rPr>
                <w:rFonts w:ascii="Calibri" w:hAnsi="Calibri" w:cstheme="majorHAnsi"/>
                <w:bCs/>
                <w:i/>
                <w:sz w:val="18"/>
                <w:szCs w:val="18"/>
              </w:rPr>
              <w:t xml:space="preserve">residential </w:t>
            </w:r>
            <w:r w:rsidR="004556B4" w:rsidRPr="00BB11FB">
              <w:rPr>
                <w:rFonts w:ascii="Calibri" w:hAnsi="Calibri" w:cstheme="majorHAnsi"/>
                <w:bCs/>
                <w:i/>
                <w:sz w:val="18"/>
                <w:szCs w:val="18"/>
              </w:rPr>
              <w:t>(households; individuals</w:t>
            </w:r>
            <w:proofErr w:type="gramStart"/>
            <w:r w:rsidR="004556B4" w:rsidRPr="00BB11FB">
              <w:rPr>
                <w:rFonts w:ascii="Calibri" w:hAnsi="Calibri" w:cstheme="majorHAnsi"/>
                <w:bCs/>
                <w:i/>
                <w:sz w:val="18"/>
                <w:szCs w:val="18"/>
              </w:rPr>
              <w:t>);</w:t>
            </w:r>
            <w:proofErr w:type="gramEnd"/>
          </w:p>
          <w:p w14:paraId="219130B0" w14:textId="3995307C" w:rsidR="004556B4" w:rsidRPr="00BB11FB" w:rsidRDefault="00E81F5B" w:rsidP="004556B4">
            <w:pPr>
              <w:rPr>
                <w:rFonts w:ascii="Calibri" w:hAnsi="Calibri" w:cstheme="majorHAnsi"/>
                <w:bCs/>
                <w:i/>
                <w:sz w:val="18"/>
                <w:szCs w:val="18"/>
              </w:rPr>
            </w:pPr>
            <w:r>
              <w:rPr>
                <w:rFonts w:ascii="Calibri" w:hAnsi="Calibri" w:cstheme="majorHAnsi"/>
                <w:bCs/>
                <w:i/>
                <w:sz w:val="18"/>
                <w:szCs w:val="18"/>
              </w:rPr>
              <w:t>0</w:t>
            </w:r>
            <w:r w:rsidR="004556B4" w:rsidRPr="00BB11FB">
              <w:rPr>
                <w:rFonts w:ascii="Calibri" w:hAnsi="Calibri" w:cstheme="majorHAnsi"/>
                <w:bCs/>
                <w:i/>
                <w:sz w:val="18"/>
                <w:szCs w:val="18"/>
              </w:rPr>
              <w:t xml:space="preserve"> </w:t>
            </w:r>
            <w:r w:rsidR="00FC5CF6">
              <w:rPr>
                <w:rFonts w:ascii="Calibri" w:hAnsi="Calibri" w:cstheme="majorHAnsi"/>
                <w:bCs/>
                <w:i/>
                <w:sz w:val="18"/>
                <w:szCs w:val="18"/>
              </w:rPr>
              <w:t>commercial (</w:t>
            </w:r>
            <w:r w:rsidR="004556B4" w:rsidRPr="00BB11FB">
              <w:rPr>
                <w:rFonts w:ascii="Calibri" w:hAnsi="Calibri" w:cstheme="majorHAnsi"/>
                <w:bCs/>
                <w:i/>
                <w:sz w:val="18"/>
                <w:szCs w:val="18"/>
              </w:rPr>
              <w:t>businesse</w:t>
            </w:r>
            <w:r w:rsidR="002E68EB" w:rsidRPr="00BB11FB">
              <w:rPr>
                <w:rFonts w:ascii="Calibri" w:hAnsi="Calibri" w:cstheme="majorHAnsi"/>
                <w:bCs/>
                <w:i/>
                <w:sz w:val="18"/>
                <w:szCs w:val="18"/>
              </w:rPr>
              <w:t>s</w:t>
            </w:r>
            <w:proofErr w:type="gramStart"/>
            <w:r w:rsidR="00FC5CF6">
              <w:rPr>
                <w:rFonts w:ascii="Calibri" w:hAnsi="Calibri" w:cstheme="majorHAnsi"/>
                <w:bCs/>
                <w:i/>
                <w:sz w:val="18"/>
                <w:szCs w:val="18"/>
              </w:rPr>
              <w:t>)</w:t>
            </w:r>
            <w:r w:rsidR="004556B4" w:rsidRPr="00BB11FB">
              <w:rPr>
                <w:rFonts w:ascii="Calibri" w:hAnsi="Calibri" w:cstheme="majorHAnsi"/>
                <w:bCs/>
                <w:i/>
                <w:sz w:val="18"/>
                <w:szCs w:val="18"/>
              </w:rPr>
              <w:t>;</w:t>
            </w:r>
            <w:proofErr w:type="gramEnd"/>
            <w:r w:rsidR="004556B4" w:rsidRPr="00BB11FB">
              <w:rPr>
                <w:rFonts w:ascii="Calibri" w:hAnsi="Calibri" w:cstheme="majorHAnsi"/>
                <w:bCs/>
                <w:i/>
                <w:sz w:val="18"/>
                <w:szCs w:val="18"/>
              </w:rPr>
              <w:t xml:space="preserve"> </w:t>
            </w:r>
          </w:p>
          <w:p w14:paraId="6778B039" w14:textId="14E02E97" w:rsidR="004556B4" w:rsidRDefault="00E81F5B" w:rsidP="004556B4">
            <w:pPr>
              <w:rPr>
                <w:rFonts w:ascii="Calibri" w:hAnsi="Calibri" w:cstheme="majorHAnsi"/>
                <w:bCs/>
                <w:i/>
                <w:sz w:val="18"/>
                <w:szCs w:val="18"/>
              </w:rPr>
            </w:pPr>
            <w:r>
              <w:rPr>
                <w:rFonts w:ascii="Calibri" w:hAnsi="Calibri" w:cstheme="majorHAnsi"/>
                <w:bCs/>
                <w:i/>
                <w:sz w:val="18"/>
                <w:szCs w:val="18"/>
              </w:rPr>
              <w:t>0</w:t>
            </w:r>
            <w:r w:rsidR="004556B4" w:rsidRPr="00BB11FB">
              <w:rPr>
                <w:rFonts w:ascii="Calibri" w:hAnsi="Calibri" w:cstheme="majorHAnsi"/>
                <w:bCs/>
                <w:i/>
                <w:sz w:val="18"/>
                <w:szCs w:val="18"/>
              </w:rPr>
              <w:t xml:space="preserve"> </w:t>
            </w:r>
            <w:r w:rsidR="00FC5CF6">
              <w:rPr>
                <w:rFonts w:ascii="Calibri" w:hAnsi="Calibri" w:cstheme="majorHAnsi"/>
                <w:bCs/>
                <w:i/>
                <w:sz w:val="18"/>
                <w:szCs w:val="18"/>
              </w:rPr>
              <w:t>s</w:t>
            </w:r>
            <w:r w:rsidR="004556B4" w:rsidRPr="00BB11FB">
              <w:rPr>
                <w:rFonts w:ascii="Calibri" w:hAnsi="Calibri" w:cstheme="majorHAnsi"/>
                <w:bCs/>
                <w:i/>
                <w:sz w:val="18"/>
                <w:szCs w:val="18"/>
              </w:rPr>
              <w:t>ocial (e.g., schools, health centers).</w:t>
            </w:r>
          </w:p>
          <w:p w14:paraId="4767EF9F" w14:textId="0CB77259" w:rsidR="00507691" w:rsidRPr="00BB11FB" w:rsidRDefault="00507691" w:rsidP="00507691">
            <w:pPr>
              <w:rPr>
                <w:rFonts w:ascii="Calibri" w:hAnsi="Calibri" w:cstheme="majorHAnsi"/>
                <w:bCs/>
                <w:i/>
                <w:sz w:val="18"/>
                <w:szCs w:val="18"/>
                <w:highlight w:val="yellow"/>
              </w:rPr>
            </w:pPr>
          </w:p>
        </w:tc>
        <w:tc>
          <w:tcPr>
            <w:tcW w:w="1063" w:type="pct"/>
          </w:tcPr>
          <w:p w14:paraId="773C7D0A" w14:textId="1418BC93" w:rsidR="004556B4" w:rsidRPr="00BB11FB" w:rsidRDefault="00E23425" w:rsidP="004556B4">
            <w:pPr>
              <w:rPr>
                <w:rFonts w:ascii="Calibri" w:hAnsi="Calibri" w:cstheme="majorHAnsi"/>
                <w:bCs/>
                <w:i/>
                <w:sz w:val="18"/>
                <w:szCs w:val="18"/>
              </w:rPr>
            </w:pPr>
            <w:r>
              <w:rPr>
                <w:rFonts w:ascii="Calibri" w:hAnsi="Calibri" w:cstheme="majorHAnsi"/>
                <w:bCs/>
                <w:i/>
                <w:sz w:val="18"/>
                <w:szCs w:val="18"/>
              </w:rPr>
              <w:t>5,564</w:t>
            </w:r>
            <w:r w:rsidR="004556B4" w:rsidRPr="00BB11FB">
              <w:rPr>
                <w:rFonts w:ascii="Calibri" w:hAnsi="Calibri" w:cstheme="majorHAnsi"/>
                <w:bCs/>
                <w:i/>
                <w:sz w:val="18"/>
                <w:szCs w:val="18"/>
              </w:rPr>
              <w:t xml:space="preserve"> </w:t>
            </w:r>
            <w:r w:rsidR="00FC5CF6">
              <w:rPr>
                <w:rFonts w:ascii="Calibri" w:hAnsi="Calibri" w:cstheme="majorHAnsi"/>
                <w:bCs/>
                <w:i/>
                <w:sz w:val="18"/>
                <w:szCs w:val="18"/>
              </w:rPr>
              <w:t>d</w:t>
            </w:r>
            <w:r w:rsidR="004556B4" w:rsidRPr="00BB11FB">
              <w:rPr>
                <w:rFonts w:ascii="Calibri" w:hAnsi="Calibri" w:cstheme="majorHAnsi"/>
                <w:bCs/>
                <w:i/>
                <w:sz w:val="18"/>
                <w:szCs w:val="18"/>
              </w:rPr>
              <w:t xml:space="preserve">irect </w:t>
            </w:r>
            <w:proofErr w:type="gramStart"/>
            <w:r w:rsidR="004556B4" w:rsidRPr="00BB11FB">
              <w:rPr>
                <w:rFonts w:ascii="Calibri" w:hAnsi="Calibri" w:cstheme="majorHAnsi"/>
                <w:bCs/>
                <w:i/>
                <w:sz w:val="18"/>
                <w:szCs w:val="18"/>
              </w:rPr>
              <w:t>beneficiaries</w:t>
            </w:r>
            <w:r w:rsidR="002D017F">
              <w:rPr>
                <w:rFonts w:ascii="Calibri" w:hAnsi="Calibri" w:cstheme="majorHAnsi"/>
                <w:bCs/>
                <w:i/>
                <w:sz w:val="18"/>
                <w:szCs w:val="18"/>
              </w:rPr>
              <w:t>;</w:t>
            </w:r>
            <w:proofErr w:type="gramEnd"/>
          </w:p>
          <w:p w14:paraId="6695E90F" w14:textId="14071006" w:rsidR="004556B4" w:rsidRPr="00BB11FB" w:rsidRDefault="00E23425" w:rsidP="004556B4">
            <w:pPr>
              <w:rPr>
                <w:rFonts w:ascii="Calibri" w:hAnsi="Calibri" w:cstheme="majorHAnsi"/>
                <w:bCs/>
                <w:i/>
                <w:sz w:val="18"/>
                <w:szCs w:val="18"/>
              </w:rPr>
            </w:pPr>
            <w:r>
              <w:rPr>
                <w:rFonts w:ascii="Calibri" w:hAnsi="Calibri" w:cstheme="majorHAnsi"/>
                <w:bCs/>
                <w:i/>
                <w:sz w:val="18"/>
                <w:szCs w:val="18"/>
              </w:rPr>
              <w:t>2,782</w:t>
            </w:r>
            <w:r w:rsidR="002902F8" w:rsidRPr="00BB11FB">
              <w:rPr>
                <w:rFonts w:ascii="Calibri" w:hAnsi="Calibri" w:cstheme="majorHAnsi"/>
                <w:bCs/>
                <w:i/>
                <w:sz w:val="18"/>
                <w:szCs w:val="18"/>
              </w:rPr>
              <w:t xml:space="preserve"> </w:t>
            </w:r>
            <w:r w:rsidR="00FC5CF6">
              <w:rPr>
                <w:rFonts w:ascii="Calibri" w:hAnsi="Calibri" w:cstheme="majorHAnsi"/>
                <w:bCs/>
                <w:i/>
                <w:sz w:val="18"/>
                <w:szCs w:val="18"/>
              </w:rPr>
              <w:t>m</w:t>
            </w:r>
            <w:r w:rsidR="004556B4" w:rsidRPr="00BB11FB">
              <w:rPr>
                <w:rFonts w:ascii="Calibri" w:hAnsi="Calibri" w:cstheme="majorHAnsi"/>
                <w:bCs/>
                <w:i/>
                <w:sz w:val="18"/>
                <w:szCs w:val="18"/>
              </w:rPr>
              <w:t xml:space="preserve">ale </w:t>
            </w:r>
            <w:proofErr w:type="gramStart"/>
            <w:r w:rsidR="0079638F">
              <w:rPr>
                <w:rFonts w:ascii="Calibri" w:hAnsi="Calibri" w:cstheme="majorHAnsi"/>
                <w:bCs/>
                <w:i/>
                <w:sz w:val="18"/>
                <w:szCs w:val="18"/>
              </w:rPr>
              <w:t>b</w:t>
            </w:r>
            <w:r w:rsidR="004556B4" w:rsidRPr="00BB11FB">
              <w:rPr>
                <w:rFonts w:ascii="Calibri" w:hAnsi="Calibri" w:cstheme="majorHAnsi"/>
                <w:bCs/>
                <w:i/>
                <w:sz w:val="18"/>
                <w:szCs w:val="18"/>
              </w:rPr>
              <w:t>eneficiaries</w:t>
            </w:r>
            <w:r w:rsidR="002D017F">
              <w:rPr>
                <w:rFonts w:ascii="Calibri" w:hAnsi="Calibri" w:cstheme="majorHAnsi"/>
                <w:bCs/>
                <w:i/>
                <w:sz w:val="18"/>
                <w:szCs w:val="18"/>
              </w:rPr>
              <w:t>;</w:t>
            </w:r>
            <w:proofErr w:type="gramEnd"/>
          </w:p>
          <w:p w14:paraId="0F4B2FA2" w14:textId="6DFE67A1" w:rsidR="004556B4" w:rsidRPr="00BB11FB" w:rsidRDefault="00E23425" w:rsidP="004556B4">
            <w:pPr>
              <w:rPr>
                <w:rFonts w:ascii="Calibri" w:hAnsi="Calibri" w:cstheme="majorHAnsi"/>
                <w:bCs/>
                <w:i/>
                <w:sz w:val="18"/>
                <w:szCs w:val="18"/>
                <w:highlight w:val="yellow"/>
              </w:rPr>
            </w:pPr>
            <w:r>
              <w:rPr>
                <w:rFonts w:ascii="Calibri" w:hAnsi="Calibri" w:cstheme="majorHAnsi"/>
                <w:bCs/>
                <w:i/>
                <w:sz w:val="18"/>
                <w:szCs w:val="18"/>
              </w:rPr>
              <w:t>2,782</w:t>
            </w:r>
            <w:r w:rsidR="004556B4" w:rsidRPr="00BB11FB">
              <w:rPr>
                <w:rFonts w:ascii="Calibri" w:hAnsi="Calibri" w:cstheme="majorHAnsi"/>
                <w:bCs/>
                <w:i/>
                <w:sz w:val="18"/>
                <w:szCs w:val="18"/>
              </w:rPr>
              <w:t xml:space="preserve"> </w:t>
            </w:r>
            <w:r w:rsidR="00FC5CF6">
              <w:rPr>
                <w:rFonts w:ascii="Calibri" w:hAnsi="Calibri" w:cstheme="majorHAnsi"/>
                <w:bCs/>
                <w:i/>
                <w:sz w:val="18"/>
                <w:szCs w:val="18"/>
              </w:rPr>
              <w:t>f</w:t>
            </w:r>
            <w:r w:rsidR="004556B4" w:rsidRPr="00BB11FB">
              <w:rPr>
                <w:rFonts w:ascii="Calibri" w:hAnsi="Calibri" w:cstheme="majorHAnsi"/>
                <w:bCs/>
                <w:i/>
                <w:sz w:val="18"/>
                <w:szCs w:val="18"/>
              </w:rPr>
              <w:t xml:space="preserve">emale </w:t>
            </w:r>
            <w:proofErr w:type="gramStart"/>
            <w:r w:rsidR="004556B4" w:rsidRPr="00BB11FB">
              <w:rPr>
                <w:rFonts w:ascii="Calibri" w:hAnsi="Calibri" w:cstheme="majorHAnsi"/>
                <w:bCs/>
                <w:i/>
                <w:sz w:val="18"/>
                <w:szCs w:val="18"/>
              </w:rPr>
              <w:t>beneficiaries</w:t>
            </w:r>
            <w:r w:rsidR="00E94E25">
              <w:rPr>
                <w:rFonts w:ascii="Calibri" w:hAnsi="Calibri" w:cstheme="majorHAnsi"/>
                <w:bCs/>
                <w:i/>
                <w:sz w:val="18"/>
                <w:szCs w:val="18"/>
              </w:rPr>
              <w:t>;</w:t>
            </w:r>
            <w:proofErr w:type="gramEnd"/>
          </w:p>
          <w:p w14:paraId="23C56632" w14:textId="53DA8732" w:rsidR="00ED4BE8" w:rsidRPr="00BB11FB" w:rsidRDefault="00E23425" w:rsidP="00ED4BE8">
            <w:pPr>
              <w:rPr>
                <w:rFonts w:ascii="Calibri" w:hAnsi="Calibri" w:cstheme="majorHAnsi"/>
                <w:bCs/>
                <w:i/>
                <w:sz w:val="18"/>
                <w:szCs w:val="18"/>
              </w:rPr>
            </w:pPr>
            <w:r>
              <w:rPr>
                <w:rFonts w:ascii="Calibri" w:hAnsi="Calibri" w:cstheme="majorHAnsi"/>
                <w:bCs/>
                <w:i/>
                <w:sz w:val="18"/>
                <w:szCs w:val="18"/>
              </w:rPr>
              <w:t>5,310</w:t>
            </w:r>
            <w:r w:rsidR="004556B4" w:rsidRPr="00BB11FB">
              <w:rPr>
                <w:rFonts w:ascii="Calibri" w:hAnsi="Calibri" w:cstheme="majorHAnsi"/>
                <w:bCs/>
                <w:i/>
                <w:sz w:val="18"/>
                <w:szCs w:val="18"/>
              </w:rPr>
              <w:t xml:space="preserve"> </w:t>
            </w:r>
            <w:r w:rsidR="00FC5CF6">
              <w:rPr>
                <w:rFonts w:ascii="Calibri" w:hAnsi="Calibri" w:cstheme="majorHAnsi"/>
                <w:bCs/>
                <w:i/>
                <w:sz w:val="18"/>
                <w:szCs w:val="18"/>
              </w:rPr>
              <w:t xml:space="preserve">residential </w:t>
            </w:r>
            <w:r w:rsidR="004556B4" w:rsidRPr="00BB11FB">
              <w:rPr>
                <w:rFonts w:ascii="Calibri" w:hAnsi="Calibri" w:cstheme="majorHAnsi"/>
                <w:bCs/>
                <w:i/>
                <w:sz w:val="18"/>
                <w:szCs w:val="18"/>
              </w:rPr>
              <w:t>(households; individuals</w:t>
            </w:r>
            <w:proofErr w:type="gramStart"/>
            <w:r w:rsidR="004556B4" w:rsidRPr="00BB11FB">
              <w:rPr>
                <w:rFonts w:ascii="Calibri" w:hAnsi="Calibri" w:cstheme="majorHAnsi"/>
                <w:bCs/>
                <w:i/>
                <w:sz w:val="18"/>
                <w:szCs w:val="18"/>
              </w:rPr>
              <w:t>);</w:t>
            </w:r>
            <w:proofErr w:type="gramEnd"/>
          </w:p>
          <w:p w14:paraId="2BE97D27" w14:textId="01815ED0" w:rsidR="004556B4" w:rsidRPr="00BB11FB" w:rsidRDefault="00E23425" w:rsidP="004556B4">
            <w:pPr>
              <w:rPr>
                <w:rFonts w:ascii="Calibri" w:hAnsi="Calibri" w:cstheme="majorHAnsi"/>
                <w:bCs/>
                <w:i/>
                <w:sz w:val="18"/>
                <w:szCs w:val="18"/>
              </w:rPr>
            </w:pPr>
            <w:r>
              <w:rPr>
                <w:rFonts w:ascii="Calibri" w:hAnsi="Calibri" w:cstheme="majorHAnsi"/>
                <w:bCs/>
                <w:i/>
                <w:sz w:val="18"/>
                <w:szCs w:val="18"/>
              </w:rPr>
              <w:t>169</w:t>
            </w:r>
            <w:r w:rsidR="004556B4" w:rsidRPr="00BB11FB">
              <w:rPr>
                <w:rFonts w:ascii="Calibri" w:hAnsi="Calibri" w:cstheme="majorHAnsi"/>
                <w:bCs/>
                <w:i/>
                <w:sz w:val="18"/>
                <w:szCs w:val="18"/>
              </w:rPr>
              <w:t xml:space="preserve"> </w:t>
            </w:r>
            <w:proofErr w:type="gramStart"/>
            <w:r w:rsidR="00FC5CF6">
              <w:rPr>
                <w:rFonts w:ascii="Calibri" w:hAnsi="Calibri" w:cstheme="majorHAnsi"/>
                <w:bCs/>
                <w:i/>
                <w:sz w:val="18"/>
                <w:szCs w:val="18"/>
              </w:rPr>
              <w:t>commercial</w:t>
            </w:r>
            <w:proofErr w:type="gramEnd"/>
            <w:r w:rsidR="00FC5CF6">
              <w:rPr>
                <w:rFonts w:ascii="Calibri" w:hAnsi="Calibri" w:cstheme="majorHAnsi"/>
                <w:bCs/>
                <w:i/>
                <w:sz w:val="18"/>
                <w:szCs w:val="18"/>
              </w:rPr>
              <w:t xml:space="preserve"> (</w:t>
            </w:r>
            <w:r w:rsidR="004556B4" w:rsidRPr="00BB11FB">
              <w:rPr>
                <w:rFonts w:ascii="Calibri" w:hAnsi="Calibri" w:cstheme="majorHAnsi"/>
                <w:bCs/>
                <w:i/>
                <w:sz w:val="18"/>
                <w:szCs w:val="18"/>
              </w:rPr>
              <w:t>businesses</w:t>
            </w:r>
            <w:r w:rsidR="00FC5CF6">
              <w:rPr>
                <w:rFonts w:ascii="Calibri" w:hAnsi="Calibri" w:cstheme="majorHAnsi"/>
                <w:bCs/>
                <w:i/>
                <w:sz w:val="18"/>
                <w:szCs w:val="18"/>
              </w:rPr>
              <w:t>)</w:t>
            </w:r>
            <w:r w:rsidR="004556B4" w:rsidRPr="00BB11FB">
              <w:rPr>
                <w:rFonts w:ascii="Calibri" w:hAnsi="Calibri" w:cstheme="majorHAnsi"/>
                <w:bCs/>
                <w:i/>
                <w:sz w:val="18"/>
                <w:szCs w:val="18"/>
              </w:rPr>
              <w:t xml:space="preserve">; </w:t>
            </w:r>
          </w:p>
          <w:p w14:paraId="7960932E" w14:textId="5B1EF647" w:rsidR="004556B4" w:rsidRPr="00BB11FB" w:rsidRDefault="00E23425" w:rsidP="004556B4">
            <w:pPr>
              <w:rPr>
                <w:rFonts w:ascii="Calibri" w:hAnsi="Calibri" w:cstheme="majorHAnsi"/>
                <w:bCs/>
                <w:i/>
                <w:sz w:val="18"/>
                <w:szCs w:val="18"/>
                <w:highlight w:val="yellow"/>
              </w:rPr>
            </w:pPr>
            <w:r>
              <w:rPr>
                <w:rFonts w:ascii="Calibri" w:hAnsi="Calibri" w:cstheme="majorHAnsi"/>
                <w:bCs/>
                <w:i/>
                <w:sz w:val="18"/>
                <w:szCs w:val="18"/>
              </w:rPr>
              <w:t>85</w:t>
            </w:r>
            <w:r w:rsidR="004556B4" w:rsidRPr="00BB11FB">
              <w:rPr>
                <w:rFonts w:ascii="Calibri" w:hAnsi="Calibri" w:cstheme="majorHAnsi"/>
                <w:bCs/>
                <w:i/>
                <w:sz w:val="18"/>
                <w:szCs w:val="18"/>
              </w:rPr>
              <w:t xml:space="preserve"> </w:t>
            </w:r>
            <w:proofErr w:type="gramStart"/>
            <w:r w:rsidR="00FC5CF6">
              <w:rPr>
                <w:rFonts w:ascii="Calibri" w:hAnsi="Calibri" w:cstheme="majorHAnsi"/>
                <w:bCs/>
                <w:i/>
                <w:sz w:val="18"/>
                <w:szCs w:val="18"/>
              </w:rPr>
              <w:t>s</w:t>
            </w:r>
            <w:r w:rsidR="004556B4" w:rsidRPr="00BB11FB">
              <w:rPr>
                <w:rFonts w:ascii="Calibri" w:hAnsi="Calibri" w:cstheme="majorHAnsi"/>
                <w:bCs/>
                <w:i/>
                <w:sz w:val="18"/>
                <w:szCs w:val="18"/>
              </w:rPr>
              <w:t>ocial</w:t>
            </w:r>
            <w:proofErr w:type="gramEnd"/>
            <w:r w:rsidR="004556B4" w:rsidRPr="00BB11FB">
              <w:rPr>
                <w:rFonts w:ascii="Calibri" w:hAnsi="Calibri" w:cstheme="majorHAnsi"/>
                <w:bCs/>
                <w:i/>
                <w:sz w:val="18"/>
                <w:szCs w:val="18"/>
              </w:rPr>
              <w:t xml:space="preserve"> (e.g., schools, health centers).</w:t>
            </w:r>
          </w:p>
        </w:tc>
      </w:tr>
      <w:tr w:rsidR="00ED4BE8" w:rsidRPr="00BB11FB" w14:paraId="3E5A0948" w14:textId="77777777" w:rsidTr="00891B35">
        <w:trPr>
          <w:trHeight w:val="305"/>
        </w:trPr>
        <w:tc>
          <w:tcPr>
            <w:tcW w:w="890" w:type="pct"/>
            <w:vMerge/>
          </w:tcPr>
          <w:p w14:paraId="2AA7CCD3" w14:textId="4D54FFC8" w:rsidR="00ED4BE8" w:rsidRPr="00BB11FB" w:rsidRDefault="00ED4BE8" w:rsidP="00ED4BE8">
            <w:pPr>
              <w:rPr>
                <w:rFonts w:ascii="Calibri" w:hAnsi="Calibri" w:cstheme="majorHAnsi"/>
                <w:b/>
                <w:bCs/>
                <w:sz w:val="18"/>
                <w:szCs w:val="18"/>
              </w:rPr>
            </w:pPr>
          </w:p>
        </w:tc>
        <w:tc>
          <w:tcPr>
            <w:tcW w:w="1446" w:type="pct"/>
          </w:tcPr>
          <w:p w14:paraId="4A482DDE" w14:textId="13159E03" w:rsidR="00ED4BE8" w:rsidRPr="00BB11FB" w:rsidRDefault="00ED4BE8" w:rsidP="00E86DFA">
            <w:pPr>
              <w:rPr>
                <w:rFonts w:ascii="Calibri" w:hAnsi="Calibri" w:cstheme="minorHAnsi"/>
                <w:bCs/>
                <w:i/>
                <w:iCs/>
                <w:sz w:val="18"/>
                <w:szCs w:val="18"/>
              </w:rPr>
            </w:pPr>
            <w:r w:rsidRPr="00BB11FB">
              <w:rPr>
                <w:rFonts w:ascii="Calibri" w:hAnsi="Calibri" w:cstheme="minorHAnsi"/>
                <w:bCs/>
                <w:i/>
                <w:iCs/>
                <w:sz w:val="18"/>
                <w:szCs w:val="18"/>
                <w:u w:val="single"/>
              </w:rPr>
              <w:t>GEF Core Indicator</w:t>
            </w:r>
            <w:r w:rsidR="00AE244E">
              <w:rPr>
                <w:rFonts w:ascii="Calibri" w:hAnsi="Calibri" w:cstheme="minorHAnsi"/>
                <w:bCs/>
                <w:i/>
                <w:iCs/>
                <w:sz w:val="18"/>
                <w:szCs w:val="18"/>
                <w:u w:val="single"/>
              </w:rPr>
              <w:t xml:space="preserve"> 3</w:t>
            </w:r>
            <w:r w:rsidRPr="00BB11FB">
              <w:rPr>
                <w:rFonts w:ascii="Calibri" w:hAnsi="Calibri" w:cstheme="minorHAnsi"/>
                <w:bCs/>
                <w:i/>
                <w:iCs/>
                <w:sz w:val="18"/>
                <w:szCs w:val="18"/>
                <w:u w:val="single"/>
              </w:rPr>
              <w:t xml:space="preserve">: </w:t>
            </w:r>
            <w:r w:rsidR="00E60357" w:rsidRPr="00EF5F9B">
              <w:rPr>
                <w:rFonts w:ascii="Calibri" w:hAnsi="Calibri" w:cstheme="minorHAnsi"/>
                <w:bCs/>
                <w:sz w:val="18"/>
                <w:szCs w:val="18"/>
              </w:rPr>
              <w:t>I</w:t>
            </w:r>
            <w:r w:rsidRPr="00EF5F9B">
              <w:rPr>
                <w:rFonts w:ascii="Calibri" w:hAnsi="Calibri" w:cstheme="minorHAnsi"/>
                <w:bCs/>
                <w:sz w:val="18"/>
                <w:szCs w:val="18"/>
              </w:rPr>
              <w:t>ncrease in installed renewable energy capacity per technology</w:t>
            </w:r>
            <w:r w:rsidR="00CB10AB" w:rsidRPr="00EF5F9B">
              <w:rPr>
                <w:rFonts w:ascii="Calibri" w:hAnsi="Calibri" w:cstheme="minorHAnsi"/>
                <w:bCs/>
                <w:sz w:val="18"/>
                <w:szCs w:val="18"/>
              </w:rPr>
              <w:t xml:space="preserve"> (</w:t>
            </w:r>
            <w:r w:rsidR="008D3D15">
              <w:rPr>
                <w:rFonts w:ascii="Calibri" w:hAnsi="Calibri" w:cstheme="minorHAnsi"/>
                <w:bCs/>
                <w:sz w:val="18"/>
                <w:szCs w:val="18"/>
              </w:rPr>
              <w:t>Mega</w:t>
            </w:r>
            <w:r w:rsidR="00B5508F">
              <w:rPr>
                <w:rFonts w:ascii="Calibri" w:hAnsi="Calibri" w:cstheme="minorHAnsi"/>
                <w:bCs/>
                <w:sz w:val="18"/>
                <w:szCs w:val="18"/>
              </w:rPr>
              <w:t>w</w:t>
            </w:r>
            <w:r w:rsidR="00E60357">
              <w:rPr>
                <w:rFonts w:ascii="Calibri" w:hAnsi="Calibri" w:cstheme="minorHAnsi"/>
                <w:bCs/>
                <w:sz w:val="18"/>
                <w:szCs w:val="18"/>
              </w:rPr>
              <w:t>att</w:t>
            </w:r>
            <w:r w:rsidR="00E60357" w:rsidRPr="00EF5F9B">
              <w:rPr>
                <w:rFonts w:ascii="Calibri" w:hAnsi="Calibri" w:cstheme="minorHAnsi"/>
                <w:bCs/>
                <w:sz w:val="18"/>
                <w:szCs w:val="18"/>
              </w:rPr>
              <w:t xml:space="preserve"> </w:t>
            </w:r>
            <w:r w:rsidR="00CB10AB" w:rsidRPr="00EF5F9B">
              <w:rPr>
                <w:rFonts w:ascii="Calibri" w:hAnsi="Calibri" w:cstheme="minorHAnsi"/>
                <w:bCs/>
                <w:sz w:val="18"/>
                <w:szCs w:val="18"/>
              </w:rPr>
              <w:t>peak</w:t>
            </w:r>
            <w:r w:rsidR="008D3D15">
              <w:rPr>
                <w:rFonts w:ascii="Calibri" w:hAnsi="Calibri" w:cstheme="minorHAnsi"/>
                <w:bCs/>
                <w:sz w:val="18"/>
                <w:szCs w:val="18"/>
              </w:rPr>
              <w:t xml:space="preserve"> (MW)</w:t>
            </w:r>
            <w:r w:rsidR="00CB10AB" w:rsidRPr="00EF5F9B">
              <w:rPr>
                <w:rFonts w:ascii="Calibri" w:hAnsi="Calibri" w:cstheme="minorHAnsi"/>
                <w:bCs/>
                <w:sz w:val="18"/>
                <w:szCs w:val="18"/>
              </w:rPr>
              <w:t>)</w:t>
            </w:r>
          </w:p>
        </w:tc>
        <w:tc>
          <w:tcPr>
            <w:tcW w:w="739" w:type="pct"/>
          </w:tcPr>
          <w:p w14:paraId="4E148367" w14:textId="4ED66023" w:rsidR="00ED4BE8" w:rsidRPr="00BB11FB" w:rsidRDefault="00374DE3" w:rsidP="00ED4BE8">
            <w:pPr>
              <w:rPr>
                <w:rFonts w:ascii="Calibri" w:hAnsi="Calibri" w:cstheme="majorHAnsi"/>
                <w:bCs/>
                <w:i/>
                <w:sz w:val="18"/>
                <w:szCs w:val="18"/>
              </w:rPr>
            </w:pPr>
            <w:r w:rsidRPr="00BB11FB">
              <w:rPr>
                <w:rFonts w:ascii="Calibri" w:hAnsi="Calibri" w:cstheme="majorHAnsi"/>
                <w:bCs/>
                <w:i/>
                <w:sz w:val="18"/>
                <w:szCs w:val="18"/>
              </w:rPr>
              <w:t>0</w:t>
            </w:r>
            <w:r w:rsidR="002902F8" w:rsidRPr="00BB11FB">
              <w:rPr>
                <w:rFonts w:ascii="Calibri" w:hAnsi="Calibri" w:cstheme="majorHAnsi"/>
                <w:bCs/>
                <w:i/>
                <w:sz w:val="18"/>
                <w:szCs w:val="18"/>
              </w:rPr>
              <w:t xml:space="preserve"> </w:t>
            </w:r>
          </w:p>
        </w:tc>
        <w:tc>
          <w:tcPr>
            <w:tcW w:w="862" w:type="pct"/>
          </w:tcPr>
          <w:p w14:paraId="1015D470" w14:textId="3FDC8827" w:rsidR="003A0114" w:rsidRDefault="00E81F5B" w:rsidP="00ED4BE8">
            <w:pPr>
              <w:rPr>
                <w:rFonts w:ascii="Calibri" w:hAnsi="Calibri" w:cstheme="majorHAnsi"/>
                <w:bCs/>
                <w:i/>
                <w:sz w:val="18"/>
                <w:szCs w:val="18"/>
              </w:rPr>
            </w:pPr>
            <w:r>
              <w:rPr>
                <w:rFonts w:ascii="Calibri" w:hAnsi="Calibri" w:cstheme="majorHAnsi"/>
                <w:bCs/>
                <w:i/>
                <w:sz w:val="18"/>
                <w:szCs w:val="18"/>
              </w:rPr>
              <w:t>0</w:t>
            </w:r>
            <w:r w:rsidR="008D3D15">
              <w:rPr>
                <w:rFonts w:ascii="Calibri" w:hAnsi="Calibri" w:cstheme="majorHAnsi"/>
                <w:bCs/>
                <w:i/>
                <w:sz w:val="18"/>
                <w:szCs w:val="18"/>
              </w:rPr>
              <w:t xml:space="preserve"> MW</w:t>
            </w:r>
            <w:r w:rsidR="0033536E">
              <w:rPr>
                <w:rFonts w:ascii="Calibri" w:hAnsi="Calibri" w:cstheme="majorHAnsi"/>
                <w:bCs/>
                <w:i/>
                <w:sz w:val="18"/>
                <w:szCs w:val="18"/>
              </w:rPr>
              <w:t xml:space="preserve"> (solar PV)</w:t>
            </w:r>
          </w:p>
          <w:p w14:paraId="5831763E" w14:textId="172D35F2" w:rsidR="0033536E" w:rsidRDefault="0033536E" w:rsidP="00ED4BE8">
            <w:pPr>
              <w:rPr>
                <w:rFonts w:ascii="Calibri" w:hAnsi="Calibri" w:cstheme="majorHAnsi"/>
                <w:bCs/>
                <w:i/>
                <w:sz w:val="18"/>
                <w:szCs w:val="18"/>
              </w:rPr>
            </w:pPr>
            <w:r>
              <w:rPr>
                <w:rFonts w:ascii="Calibri" w:hAnsi="Calibri" w:cstheme="majorHAnsi"/>
                <w:bCs/>
                <w:i/>
                <w:sz w:val="18"/>
                <w:szCs w:val="18"/>
              </w:rPr>
              <w:t>0 MW</w:t>
            </w:r>
            <w:r w:rsidR="00D855F9">
              <w:rPr>
                <w:rFonts w:ascii="Calibri" w:hAnsi="Calibri" w:cstheme="majorHAnsi"/>
                <w:bCs/>
                <w:i/>
                <w:sz w:val="18"/>
                <w:szCs w:val="18"/>
              </w:rPr>
              <w:t>h</w:t>
            </w:r>
            <w:r>
              <w:rPr>
                <w:rFonts w:ascii="Calibri" w:hAnsi="Calibri" w:cstheme="majorHAnsi"/>
                <w:bCs/>
                <w:i/>
                <w:sz w:val="18"/>
                <w:szCs w:val="18"/>
              </w:rPr>
              <w:t xml:space="preserve"> (storage)</w:t>
            </w:r>
          </w:p>
          <w:p w14:paraId="0401D386" w14:textId="4CE35008" w:rsidR="00507691" w:rsidRPr="00BB11FB" w:rsidRDefault="00507691" w:rsidP="00507691">
            <w:pPr>
              <w:rPr>
                <w:rFonts w:ascii="Calibri" w:hAnsi="Calibri" w:cstheme="majorHAnsi"/>
                <w:bCs/>
                <w:i/>
                <w:sz w:val="18"/>
                <w:szCs w:val="18"/>
              </w:rPr>
            </w:pPr>
          </w:p>
        </w:tc>
        <w:tc>
          <w:tcPr>
            <w:tcW w:w="1063" w:type="pct"/>
          </w:tcPr>
          <w:p w14:paraId="72B9F926" w14:textId="602E72BA" w:rsidR="0033536E" w:rsidRDefault="0033536E" w:rsidP="00ED4BE8">
            <w:pPr>
              <w:rPr>
                <w:rFonts w:ascii="Calibri" w:hAnsi="Calibri" w:cstheme="majorHAnsi"/>
                <w:bCs/>
                <w:i/>
                <w:sz w:val="18"/>
                <w:szCs w:val="18"/>
              </w:rPr>
            </w:pPr>
            <w:r>
              <w:rPr>
                <w:rFonts w:ascii="Calibri" w:hAnsi="Calibri" w:cstheme="majorHAnsi"/>
                <w:bCs/>
                <w:i/>
                <w:sz w:val="18"/>
                <w:szCs w:val="18"/>
              </w:rPr>
              <w:t>0.4</w:t>
            </w:r>
            <w:r w:rsidR="008D3D15">
              <w:rPr>
                <w:rFonts w:ascii="Calibri" w:hAnsi="Calibri" w:cstheme="majorHAnsi"/>
                <w:bCs/>
                <w:i/>
                <w:sz w:val="18"/>
                <w:szCs w:val="18"/>
              </w:rPr>
              <w:t xml:space="preserve"> MW</w:t>
            </w:r>
            <w:r>
              <w:rPr>
                <w:rFonts w:ascii="Calibri" w:hAnsi="Calibri" w:cstheme="majorHAnsi"/>
                <w:bCs/>
                <w:i/>
                <w:sz w:val="18"/>
                <w:szCs w:val="18"/>
              </w:rPr>
              <w:t xml:space="preserve"> (solar PV)</w:t>
            </w:r>
          </w:p>
          <w:p w14:paraId="551C6BA2" w14:textId="2D7578F6" w:rsidR="003A0114" w:rsidRPr="00BB11FB" w:rsidRDefault="0033536E" w:rsidP="00ED4BE8">
            <w:pPr>
              <w:rPr>
                <w:rFonts w:ascii="Calibri" w:hAnsi="Calibri" w:cstheme="majorHAnsi"/>
                <w:bCs/>
                <w:i/>
                <w:sz w:val="18"/>
                <w:szCs w:val="18"/>
              </w:rPr>
            </w:pPr>
            <w:r>
              <w:rPr>
                <w:rFonts w:ascii="Calibri" w:hAnsi="Calibri" w:cstheme="majorHAnsi"/>
                <w:bCs/>
                <w:i/>
                <w:sz w:val="18"/>
                <w:szCs w:val="18"/>
              </w:rPr>
              <w:t>1 MW</w:t>
            </w:r>
            <w:r w:rsidR="00D855F9">
              <w:rPr>
                <w:rFonts w:ascii="Calibri" w:hAnsi="Calibri" w:cstheme="majorHAnsi"/>
                <w:bCs/>
                <w:i/>
                <w:sz w:val="18"/>
                <w:szCs w:val="18"/>
              </w:rPr>
              <w:t>h</w:t>
            </w:r>
            <w:r>
              <w:rPr>
                <w:rFonts w:ascii="Calibri" w:hAnsi="Calibri" w:cstheme="majorHAnsi"/>
                <w:bCs/>
                <w:i/>
                <w:sz w:val="18"/>
                <w:szCs w:val="18"/>
              </w:rPr>
              <w:t xml:space="preserve"> (storage)</w:t>
            </w:r>
            <w:r w:rsidR="003A0114" w:rsidRPr="00BB11FB">
              <w:rPr>
                <w:rFonts w:ascii="Calibri" w:hAnsi="Calibri" w:cstheme="majorHAnsi"/>
                <w:bCs/>
                <w:i/>
                <w:sz w:val="18"/>
                <w:szCs w:val="18"/>
              </w:rPr>
              <w:t xml:space="preserve"> </w:t>
            </w:r>
          </w:p>
        </w:tc>
      </w:tr>
      <w:tr w:rsidR="00ED4BE8" w:rsidRPr="00BB11FB" w14:paraId="4D6C531E" w14:textId="77777777" w:rsidTr="00891B35">
        <w:trPr>
          <w:trHeight w:val="350"/>
        </w:trPr>
        <w:tc>
          <w:tcPr>
            <w:tcW w:w="890" w:type="pct"/>
            <w:vMerge/>
          </w:tcPr>
          <w:p w14:paraId="1F22EA6C" w14:textId="77777777" w:rsidR="00ED4BE8" w:rsidRPr="00BB11FB" w:rsidRDefault="00ED4BE8" w:rsidP="00ED4BE8">
            <w:pPr>
              <w:rPr>
                <w:rFonts w:ascii="Calibri" w:hAnsi="Calibri" w:cstheme="majorHAnsi"/>
                <w:b/>
                <w:bCs/>
                <w:sz w:val="18"/>
                <w:szCs w:val="18"/>
              </w:rPr>
            </w:pPr>
          </w:p>
        </w:tc>
        <w:tc>
          <w:tcPr>
            <w:tcW w:w="1446" w:type="pct"/>
          </w:tcPr>
          <w:p w14:paraId="7695FBD2" w14:textId="16E3274B" w:rsidR="00ED4BE8" w:rsidRPr="00BB11FB" w:rsidRDefault="00ED4BE8" w:rsidP="00E86DFA">
            <w:pPr>
              <w:rPr>
                <w:rFonts w:ascii="Calibri" w:hAnsi="Calibri" w:cstheme="minorHAnsi"/>
                <w:bCs/>
                <w:i/>
                <w:iCs/>
                <w:sz w:val="18"/>
                <w:szCs w:val="18"/>
              </w:rPr>
            </w:pPr>
            <w:r w:rsidRPr="00BB11FB">
              <w:rPr>
                <w:rFonts w:ascii="Calibri" w:hAnsi="Calibri" w:cstheme="minorHAnsi"/>
                <w:bCs/>
                <w:i/>
                <w:iCs/>
                <w:sz w:val="18"/>
                <w:szCs w:val="18"/>
                <w:u w:val="single"/>
              </w:rPr>
              <w:t xml:space="preserve">Objective </w:t>
            </w:r>
            <w:r w:rsidR="00AE244E">
              <w:rPr>
                <w:rFonts w:ascii="Calibri" w:hAnsi="Calibri" w:cstheme="minorHAnsi"/>
                <w:bCs/>
                <w:i/>
                <w:iCs/>
                <w:sz w:val="18"/>
                <w:szCs w:val="18"/>
                <w:u w:val="single"/>
              </w:rPr>
              <w:t xml:space="preserve">Level </w:t>
            </w:r>
            <w:r w:rsidRPr="00BB11FB">
              <w:rPr>
                <w:rFonts w:ascii="Calibri" w:hAnsi="Calibri" w:cstheme="minorHAnsi"/>
                <w:bCs/>
                <w:i/>
                <w:iCs/>
                <w:sz w:val="18"/>
                <w:szCs w:val="18"/>
                <w:u w:val="single"/>
              </w:rPr>
              <w:t>Indicator</w:t>
            </w:r>
            <w:r w:rsidR="00AE244E">
              <w:rPr>
                <w:rFonts w:ascii="Calibri" w:hAnsi="Calibri" w:cstheme="minorHAnsi"/>
                <w:bCs/>
                <w:i/>
                <w:iCs/>
                <w:sz w:val="18"/>
                <w:szCs w:val="18"/>
                <w:u w:val="single"/>
              </w:rPr>
              <w:t xml:space="preserve"> 4</w:t>
            </w:r>
            <w:r w:rsidRPr="00BB11FB">
              <w:rPr>
                <w:rFonts w:ascii="Calibri" w:hAnsi="Calibri" w:cstheme="minorHAnsi"/>
                <w:bCs/>
                <w:i/>
                <w:iCs/>
                <w:sz w:val="18"/>
                <w:szCs w:val="18"/>
                <w:u w:val="single"/>
              </w:rPr>
              <w:t xml:space="preserve">: </w:t>
            </w:r>
            <w:r w:rsidRPr="00EF5F9B">
              <w:rPr>
                <w:rFonts w:ascii="Calibri" w:hAnsi="Calibri" w:cstheme="minorHAnsi"/>
                <w:bCs/>
                <w:sz w:val="18"/>
                <w:szCs w:val="18"/>
              </w:rPr>
              <w:t>Number of direct primary jobs created in the MG sector, disaggregated by gender, for [</w:t>
            </w:r>
            <w:proofErr w:type="spellStart"/>
            <w:r w:rsidRPr="00EF5F9B">
              <w:rPr>
                <w:rFonts w:ascii="Calibri" w:hAnsi="Calibri" w:cstheme="minorHAnsi"/>
                <w:bCs/>
                <w:sz w:val="18"/>
                <w:szCs w:val="18"/>
              </w:rPr>
              <w:t>minigrid</w:t>
            </w:r>
            <w:proofErr w:type="spellEnd"/>
            <w:r w:rsidRPr="00EF5F9B">
              <w:rPr>
                <w:rFonts w:ascii="Calibri" w:hAnsi="Calibri" w:cstheme="minorHAnsi"/>
                <w:bCs/>
                <w:sz w:val="18"/>
                <w:szCs w:val="18"/>
              </w:rPr>
              <w:t xml:space="preserve"> development, operation and productive use].</w:t>
            </w:r>
            <w:r w:rsidRPr="00BB11FB">
              <w:rPr>
                <w:rFonts w:ascii="Calibri" w:hAnsi="Calibri" w:cstheme="minorHAnsi"/>
                <w:bCs/>
                <w:i/>
                <w:iCs/>
                <w:sz w:val="18"/>
                <w:szCs w:val="18"/>
              </w:rPr>
              <w:t xml:space="preserve"> </w:t>
            </w:r>
          </w:p>
        </w:tc>
        <w:tc>
          <w:tcPr>
            <w:tcW w:w="739" w:type="pct"/>
          </w:tcPr>
          <w:p w14:paraId="2D23528D" w14:textId="77777777" w:rsidR="00ED4BE8" w:rsidRDefault="00374DE3" w:rsidP="00ED4BE8">
            <w:pPr>
              <w:rPr>
                <w:rFonts w:ascii="Calibri" w:hAnsi="Calibri" w:cstheme="majorHAnsi"/>
                <w:bCs/>
                <w:i/>
                <w:sz w:val="18"/>
                <w:szCs w:val="18"/>
              </w:rPr>
            </w:pPr>
            <w:r w:rsidRPr="00BB11FB">
              <w:rPr>
                <w:rFonts w:ascii="Calibri" w:hAnsi="Calibri" w:cstheme="majorHAnsi"/>
                <w:bCs/>
                <w:i/>
                <w:sz w:val="18"/>
                <w:szCs w:val="18"/>
              </w:rPr>
              <w:t>0</w:t>
            </w:r>
            <w:r w:rsidR="009469E5" w:rsidRPr="00BB11FB">
              <w:rPr>
                <w:rFonts w:ascii="Calibri" w:hAnsi="Calibri" w:cstheme="majorHAnsi"/>
                <w:bCs/>
                <w:i/>
                <w:sz w:val="18"/>
                <w:szCs w:val="18"/>
              </w:rPr>
              <w:t xml:space="preserve"> primary jobs in </w:t>
            </w:r>
            <w:proofErr w:type="spellStart"/>
            <w:r w:rsidR="00E63ECF" w:rsidRPr="00BB11FB">
              <w:rPr>
                <w:rFonts w:ascii="Calibri" w:hAnsi="Calibri" w:cstheme="majorHAnsi"/>
                <w:bCs/>
                <w:i/>
                <w:sz w:val="18"/>
                <w:szCs w:val="18"/>
              </w:rPr>
              <w:t>m</w:t>
            </w:r>
            <w:r w:rsidR="009469E5" w:rsidRPr="00BB11FB">
              <w:rPr>
                <w:rFonts w:ascii="Calibri" w:hAnsi="Calibri" w:cstheme="majorHAnsi"/>
                <w:bCs/>
                <w:i/>
                <w:sz w:val="18"/>
                <w:szCs w:val="18"/>
              </w:rPr>
              <w:t>inigrid</w:t>
            </w:r>
            <w:proofErr w:type="spellEnd"/>
            <w:r w:rsidR="009469E5" w:rsidRPr="00BB11FB">
              <w:rPr>
                <w:rFonts w:ascii="Calibri" w:hAnsi="Calibri" w:cstheme="majorHAnsi"/>
                <w:bCs/>
                <w:i/>
                <w:sz w:val="18"/>
                <w:szCs w:val="18"/>
              </w:rPr>
              <w:t xml:space="preserve"> developmen</w:t>
            </w:r>
            <w:r w:rsidR="00C36E9E" w:rsidRPr="00BB11FB">
              <w:rPr>
                <w:rFonts w:ascii="Calibri" w:hAnsi="Calibri" w:cstheme="majorHAnsi"/>
                <w:bCs/>
                <w:i/>
                <w:sz w:val="18"/>
                <w:szCs w:val="18"/>
              </w:rPr>
              <w:t>t</w:t>
            </w:r>
          </w:p>
          <w:p w14:paraId="3464A32F" w14:textId="77777777" w:rsidR="00AE244E" w:rsidRDefault="00AE244E" w:rsidP="00ED4BE8">
            <w:pPr>
              <w:rPr>
                <w:rFonts w:ascii="Calibri" w:hAnsi="Calibri" w:cstheme="majorHAnsi"/>
                <w:bCs/>
                <w:i/>
                <w:sz w:val="18"/>
                <w:szCs w:val="18"/>
              </w:rPr>
            </w:pPr>
          </w:p>
          <w:p w14:paraId="5ED860E4" w14:textId="6CC86339" w:rsidR="00AE244E" w:rsidRDefault="00AE244E" w:rsidP="00AE244E">
            <w:pPr>
              <w:rPr>
                <w:rFonts w:ascii="Calibri" w:hAnsi="Calibri" w:cstheme="majorHAnsi"/>
                <w:bCs/>
                <w:i/>
                <w:sz w:val="18"/>
                <w:szCs w:val="18"/>
              </w:rPr>
            </w:pPr>
            <w:r w:rsidRPr="00BB11FB">
              <w:rPr>
                <w:rFonts w:ascii="Calibri" w:hAnsi="Calibri" w:cstheme="majorHAnsi"/>
                <w:bCs/>
                <w:i/>
                <w:sz w:val="18"/>
                <w:szCs w:val="18"/>
              </w:rPr>
              <w:lastRenderedPageBreak/>
              <w:t xml:space="preserve">0 primary jobs in </w:t>
            </w:r>
            <w:proofErr w:type="spellStart"/>
            <w:r w:rsidRPr="00BB11FB">
              <w:rPr>
                <w:rFonts w:ascii="Calibri" w:hAnsi="Calibri" w:cstheme="majorHAnsi"/>
                <w:bCs/>
                <w:i/>
                <w:sz w:val="18"/>
                <w:szCs w:val="18"/>
              </w:rPr>
              <w:t>minigrid</w:t>
            </w:r>
            <w:proofErr w:type="spellEnd"/>
            <w:r w:rsidRPr="00BB11FB">
              <w:rPr>
                <w:rFonts w:ascii="Calibri" w:hAnsi="Calibri" w:cstheme="majorHAnsi"/>
                <w:bCs/>
                <w:i/>
                <w:sz w:val="18"/>
                <w:szCs w:val="18"/>
              </w:rPr>
              <w:t xml:space="preserve"> </w:t>
            </w:r>
            <w:r>
              <w:rPr>
                <w:rFonts w:ascii="Calibri" w:hAnsi="Calibri" w:cstheme="majorHAnsi"/>
                <w:bCs/>
                <w:i/>
                <w:sz w:val="18"/>
                <w:szCs w:val="18"/>
              </w:rPr>
              <w:t>operation</w:t>
            </w:r>
          </w:p>
          <w:p w14:paraId="6F386D39" w14:textId="77777777" w:rsidR="00AE244E" w:rsidRDefault="00AE244E" w:rsidP="00ED4BE8">
            <w:pPr>
              <w:rPr>
                <w:rFonts w:ascii="Calibri" w:hAnsi="Calibri" w:cstheme="majorHAnsi"/>
                <w:bCs/>
                <w:i/>
                <w:sz w:val="18"/>
                <w:szCs w:val="18"/>
              </w:rPr>
            </w:pPr>
          </w:p>
          <w:p w14:paraId="3294AC35" w14:textId="3037F44C" w:rsidR="00AE244E" w:rsidRDefault="00AE244E" w:rsidP="00AE244E">
            <w:pPr>
              <w:rPr>
                <w:rFonts w:ascii="Calibri" w:hAnsi="Calibri" w:cstheme="majorHAnsi"/>
                <w:bCs/>
                <w:i/>
                <w:sz w:val="18"/>
                <w:szCs w:val="18"/>
              </w:rPr>
            </w:pPr>
            <w:r w:rsidRPr="00BB11FB">
              <w:rPr>
                <w:rFonts w:ascii="Calibri" w:hAnsi="Calibri" w:cstheme="majorHAnsi"/>
                <w:bCs/>
                <w:i/>
                <w:sz w:val="18"/>
                <w:szCs w:val="18"/>
              </w:rPr>
              <w:t xml:space="preserve">0 primary jobs in </w:t>
            </w:r>
            <w:r>
              <w:rPr>
                <w:rFonts w:ascii="Calibri" w:hAnsi="Calibri" w:cstheme="majorHAnsi"/>
                <w:bCs/>
                <w:i/>
                <w:sz w:val="18"/>
                <w:szCs w:val="18"/>
              </w:rPr>
              <w:t>productive use</w:t>
            </w:r>
          </w:p>
          <w:p w14:paraId="7284DBFA" w14:textId="77777777" w:rsidR="00AE244E" w:rsidRDefault="00AE244E" w:rsidP="00ED4BE8">
            <w:pPr>
              <w:rPr>
                <w:rFonts w:ascii="Calibri" w:hAnsi="Calibri" w:cstheme="majorHAnsi"/>
                <w:bCs/>
                <w:i/>
                <w:sz w:val="18"/>
                <w:szCs w:val="18"/>
              </w:rPr>
            </w:pPr>
          </w:p>
          <w:p w14:paraId="72EAA4A4" w14:textId="62C31EE3" w:rsidR="00AE244E" w:rsidRPr="00BB11FB" w:rsidRDefault="00AE244E" w:rsidP="00ED4BE8">
            <w:pPr>
              <w:rPr>
                <w:rFonts w:ascii="Calibri" w:hAnsi="Calibri" w:cstheme="majorHAnsi"/>
                <w:bCs/>
                <w:i/>
                <w:sz w:val="18"/>
                <w:szCs w:val="18"/>
              </w:rPr>
            </w:pPr>
          </w:p>
        </w:tc>
        <w:tc>
          <w:tcPr>
            <w:tcW w:w="862" w:type="pct"/>
          </w:tcPr>
          <w:p w14:paraId="3CD20F61" w14:textId="170FC9DA" w:rsidR="00987433" w:rsidRPr="00BB11FB" w:rsidRDefault="00E81F5B" w:rsidP="00ED4BE8">
            <w:pPr>
              <w:rPr>
                <w:rFonts w:ascii="Calibri" w:hAnsi="Calibri" w:cstheme="majorHAnsi"/>
                <w:bCs/>
                <w:i/>
                <w:sz w:val="18"/>
                <w:szCs w:val="18"/>
              </w:rPr>
            </w:pPr>
            <w:r>
              <w:rPr>
                <w:rFonts w:ascii="Calibri" w:hAnsi="Calibri" w:cstheme="majorHAnsi"/>
                <w:bCs/>
                <w:i/>
                <w:sz w:val="18"/>
                <w:szCs w:val="18"/>
              </w:rPr>
              <w:lastRenderedPageBreak/>
              <w:t>0</w:t>
            </w:r>
            <w:r w:rsidR="002F303A" w:rsidRPr="00BB11FB">
              <w:rPr>
                <w:rFonts w:ascii="Calibri" w:hAnsi="Calibri" w:cstheme="majorHAnsi"/>
                <w:bCs/>
                <w:i/>
                <w:sz w:val="18"/>
                <w:szCs w:val="18"/>
              </w:rPr>
              <w:t xml:space="preserve"> primary jobs in </w:t>
            </w:r>
            <w:proofErr w:type="spellStart"/>
            <w:r w:rsidR="00640838">
              <w:rPr>
                <w:rFonts w:ascii="Calibri" w:hAnsi="Calibri" w:cstheme="majorHAnsi"/>
                <w:bCs/>
                <w:i/>
                <w:sz w:val="18"/>
                <w:szCs w:val="18"/>
              </w:rPr>
              <w:t>minigrid</w:t>
            </w:r>
            <w:proofErr w:type="spellEnd"/>
            <w:r w:rsidR="002F303A" w:rsidRPr="00BB11FB">
              <w:rPr>
                <w:rFonts w:ascii="Calibri" w:hAnsi="Calibri" w:cstheme="majorHAnsi"/>
                <w:bCs/>
                <w:i/>
                <w:sz w:val="18"/>
                <w:szCs w:val="18"/>
              </w:rPr>
              <w:t xml:space="preserve"> </w:t>
            </w:r>
            <w:r w:rsidR="00EA78EA" w:rsidRPr="00BB11FB">
              <w:rPr>
                <w:rFonts w:ascii="Calibri" w:hAnsi="Calibri" w:cstheme="majorHAnsi"/>
                <w:bCs/>
                <w:i/>
                <w:sz w:val="18"/>
                <w:szCs w:val="18"/>
              </w:rPr>
              <w:t xml:space="preserve">development </w:t>
            </w:r>
          </w:p>
          <w:p w14:paraId="09570A3B" w14:textId="77777777" w:rsidR="00987433" w:rsidRPr="00BB11FB" w:rsidRDefault="00987433" w:rsidP="00ED4BE8">
            <w:pPr>
              <w:rPr>
                <w:rFonts w:ascii="Calibri" w:hAnsi="Calibri" w:cstheme="majorHAnsi"/>
                <w:bCs/>
                <w:i/>
                <w:sz w:val="18"/>
                <w:szCs w:val="18"/>
              </w:rPr>
            </w:pPr>
          </w:p>
          <w:p w14:paraId="5842AD0A" w14:textId="4F82BB76" w:rsidR="00B5508F" w:rsidRDefault="00B5508F" w:rsidP="00ED4BE8">
            <w:pPr>
              <w:rPr>
                <w:rFonts w:ascii="Calibri" w:hAnsi="Calibri" w:cstheme="majorHAnsi"/>
                <w:bCs/>
                <w:i/>
                <w:sz w:val="18"/>
                <w:szCs w:val="18"/>
              </w:rPr>
            </w:pPr>
            <w:r>
              <w:rPr>
                <w:rFonts w:ascii="Calibri" w:hAnsi="Calibri" w:cstheme="majorHAnsi"/>
                <w:bCs/>
                <w:i/>
                <w:sz w:val="18"/>
                <w:szCs w:val="18"/>
              </w:rPr>
              <w:lastRenderedPageBreak/>
              <w:t xml:space="preserve">0 primary jobs created in </w:t>
            </w:r>
            <w:proofErr w:type="spellStart"/>
            <w:r>
              <w:rPr>
                <w:rFonts w:ascii="Calibri" w:hAnsi="Calibri" w:cstheme="majorHAnsi"/>
                <w:bCs/>
                <w:i/>
                <w:sz w:val="18"/>
                <w:szCs w:val="18"/>
              </w:rPr>
              <w:t>minigrids</w:t>
            </w:r>
            <w:proofErr w:type="spellEnd"/>
            <w:r>
              <w:rPr>
                <w:rFonts w:ascii="Calibri" w:hAnsi="Calibri" w:cstheme="majorHAnsi"/>
                <w:bCs/>
                <w:i/>
                <w:sz w:val="18"/>
                <w:szCs w:val="18"/>
              </w:rPr>
              <w:t xml:space="preserve"> operation </w:t>
            </w:r>
          </w:p>
          <w:p w14:paraId="0F4158D0" w14:textId="77777777" w:rsidR="00AE244E" w:rsidRDefault="00AE244E" w:rsidP="00ED4BE8">
            <w:pPr>
              <w:rPr>
                <w:rFonts w:ascii="Calibri" w:hAnsi="Calibri" w:cstheme="majorHAnsi"/>
                <w:bCs/>
                <w:i/>
                <w:sz w:val="18"/>
                <w:szCs w:val="18"/>
              </w:rPr>
            </w:pPr>
          </w:p>
          <w:p w14:paraId="29091046" w14:textId="079DC896" w:rsidR="00E81F5B" w:rsidRPr="00BB11FB" w:rsidRDefault="00987433" w:rsidP="00E81F5B">
            <w:pPr>
              <w:rPr>
                <w:rFonts w:ascii="Calibri" w:hAnsi="Calibri" w:cstheme="majorHAnsi"/>
                <w:bCs/>
                <w:i/>
                <w:sz w:val="18"/>
                <w:szCs w:val="18"/>
              </w:rPr>
            </w:pPr>
            <w:r w:rsidRPr="00BB11FB">
              <w:rPr>
                <w:rFonts w:ascii="Calibri" w:hAnsi="Calibri" w:cstheme="majorHAnsi"/>
                <w:bCs/>
                <w:i/>
                <w:sz w:val="18"/>
                <w:szCs w:val="18"/>
              </w:rPr>
              <w:t>0 primary jobs in productive use</w:t>
            </w:r>
            <w:r w:rsidR="00C36E9E" w:rsidRPr="00BB11FB">
              <w:rPr>
                <w:rFonts w:ascii="Calibri" w:hAnsi="Calibri" w:cstheme="majorHAnsi"/>
                <w:bCs/>
                <w:i/>
                <w:sz w:val="18"/>
                <w:szCs w:val="18"/>
              </w:rPr>
              <w:t xml:space="preserve"> </w:t>
            </w:r>
          </w:p>
          <w:p w14:paraId="2EBB2370" w14:textId="4397D610" w:rsidR="001B5284" w:rsidRPr="00BB11FB" w:rsidRDefault="001B5284" w:rsidP="001B5284">
            <w:pPr>
              <w:rPr>
                <w:rFonts w:ascii="Calibri" w:hAnsi="Calibri" w:cstheme="majorHAnsi"/>
                <w:bCs/>
                <w:i/>
                <w:sz w:val="18"/>
                <w:szCs w:val="18"/>
              </w:rPr>
            </w:pPr>
          </w:p>
        </w:tc>
        <w:tc>
          <w:tcPr>
            <w:tcW w:w="1063" w:type="pct"/>
          </w:tcPr>
          <w:p w14:paraId="6323FEF3" w14:textId="4101E741" w:rsidR="002F303A" w:rsidRPr="00BB11FB" w:rsidRDefault="002F303A" w:rsidP="00A81354">
            <w:pPr>
              <w:rPr>
                <w:rFonts w:ascii="Calibri" w:hAnsi="Calibri" w:cstheme="majorHAnsi"/>
                <w:bCs/>
                <w:i/>
                <w:sz w:val="18"/>
                <w:szCs w:val="18"/>
              </w:rPr>
            </w:pPr>
            <w:r w:rsidRPr="00BB11FB">
              <w:rPr>
                <w:rFonts w:ascii="Calibri" w:hAnsi="Calibri" w:cstheme="majorHAnsi"/>
                <w:bCs/>
                <w:i/>
                <w:sz w:val="18"/>
                <w:szCs w:val="18"/>
              </w:rPr>
              <w:lastRenderedPageBreak/>
              <w:t>70</w:t>
            </w:r>
            <w:r w:rsidR="00EA78EA" w:rsidRPr="00BB11FB">
              <w:rPr>
                <w:rFonts w:ascii="Calibri" w:hAnsi="Calibri" w:cstheme="majorHAnsi"/>
                <w:bCs/>
                <w:i/>
                <w:sz w:val="18"/>
                <w:szCs w:val="18"/>
              </w:rPr>
              <w:t xml:space="preserve"> </w:t>
            </w:r>
            <w:r w:rsidRPr="00BB11FB">
              <w:rPr>
                <w:rFonts w:ascii="Calibri" w:hAnsi="Calibri" w:cstheme="majorHAnsi"/>
                <w:bCs/>
                <w:i/>
                <w:sz w:val="18"/>
                <w:szCs w:val="18"/>
              </w:rPr>
              <w:t xml:space="preserve">primary jobs in </w:t>
            </w:r>
            <w:proofErr w:type="spellStart"/>
            <w:r w:rsidR="00640838">
              <w:rPr>
                <w:rFonts w:ascii="Calibri" w:hAnsi="Calibri" w:cstheme="majorHAnsi"/>
                <w:bCs/>
                <w:i/>
                <w:sz w:val="18"/>
                <w:szCs w:val="18"/>
              </w:rPr>
              <w:t>minigrid</w:t>
            </w:r>
            <w:proofErr w:type="spellEnd"/>
            <w:r w:rsidRPr="00BB11FB">
              <w:rPr>
                <w:rFonts w:ascii="Calibri" w:hAnsi="Calibri" w:cstheme="majorHAnsi"/>
                <w:bCs/>
                <w:i/>
                <w:sz w:val="18"/>
                <w:szCs w:val="18"/>
              </w:rPr>
              <w:t xml:space="preserve"> development</w:t>
            </w:r>
            <w:r w:rsidR="00EA78EA" w:rsidRPr="00BB11FB">
              <w:rPr>
                <w:rFonts w:ascii="Calibri" w:hAnsi="Calibri" w:cstheme="majorHAnsi"/>
                <w:bCs/>
                <w:i/>
                <w:sz w:val="18"/>
                <w:szCs w:val="18"/>
              </w:rPr>
              <w:t xml:space="preserve"> </w:t>
            </w:r>
            <w:r w:rsidRPr="00BB11FB">
              <w:rPr>
                <w:rFonts w:ascii="Calibri" w:hAnsi="Calibri" w:cstheme="majorHAnsi"/>
                <w:bCs/>
                <w:i/>
                <w:sz w:val="18"/>
                <w:szCs w:val="18"/>
              </w:rPr>
              <w:t>(</w:t>
            </w:r>
            <w:r w:rsidR="00D2481E">
              <w:rPr>
                <w:rFonts w:ascii="Calibri" w:hAnsi="Calibri" w:cstheme="majorHAnsi"/>
                <w:bCs/>
                <w:i/>
                <w:sz w:val="18"/>
                <w:szCs w:val="18"/>
              </w:rPr>
              <w:t>women 25 and m</w:t>
            </w:r>
            <w:r w:rsidR="00D2481E" w:rsidRPr="00BB11FB">
              <w:rPr>
                <w:rFonts w:ascii="Calibri" w:hAnsi="Calibri" w:cstheme="majorHAnsi"/>
                <w:bCs/>
                <w:i/>
                <w:sz w:val="18"/>
                <w:szCs w:val="18"/>
              </w:rPr>
              <w:t xml:space="preserve">en </w:t>
            </w:r>
            <w:r w:rsidRPr="00BB11FB">
              <w:rPr>
                <w:rFonts w:ascii="Calibri" w:hAnsi="Calibri" w:cstheme="majorHAnsi"/>
                <w:bCs/>
                <w:i/>
                <w:sz w:val="18"/>
                <w:szCs w:val="18"/>
              </w:rPr>
              <w:t>45)</w:t>
            </w:r>
          </w:p>
          <w:p w14:paraId="76F8A2FD" w14:textId="77777777" w:rsidR="002F303A" w:rsidRPr="00BB11FB" w:rsidRDefault="002F303A" w:rsidP="00337F47">
            <w:pPr>
              <w:rPr>
                <w:rFonts w:ascii="Calibri" w:hAnsi="Calibri" w:cstheme="majorHAnsi"/>
                <w:bCs/>
                <w:i/>
                <w:sz w:val="18"/>
                <w:szCs w:val="18"/>
              </w:rPr>
            </w:pPr>
          </w:p>
          <w:p w14:paraId="483AF52A" w14:textId="77777777" w:rsidR="0036207B" w:rsidRDefault="0036207B" w:rsidP="00337F47">
            <w:pPr>
              <w:rPr>
                <w:rFonts w:ascii="Calibri" w:hAnsi="Calibri" w:cstheme="majorHAnsi"/>
                <w:bCs/>
                <w:i/>
                <w:sz w:val="18"/>
                <w:szCs w:val="18"/>
              </w:rPr>
            </w:pPr>
          </w:p>
          <w:p w14:paraId="43DF654C" w14:textId="5EA4322C" w:rsidR="00B5508F" w:rsidRDefault="0036207B" w:rsidP="00337F47">
            <w:pPr>
              <w:rPr>
                <w:rFonts w:ascii="Calibri" w:hAnsi="Calibri" w:cstheme="majorHAnsi"/>
                <w:bCs/>
                <w:i/>
                <w:sz w:val="18"/>
                <w:szCs w:val="18"/>
              </w:rPr>
            </w:pPr>
            <w:r>
              <w:rPr>
                <w:rFonts w:ascii="Calibri" w:hAnsi="Calibri" w:cstheme="majorHAnsi"/>
                <w:bCs/>
                <w:i/>
                <w:sz w:val="18"/>
                <w:szCs w:val="18"/>
              </w:rPr>
              <w:lastRenderedPageBreak/>
              <w:t>2</w:t>
            </w:r>
            <w:r w:rsidR="00B5508F">
              <w:rPr>
                <w:rFonts w:ascii="Calibri" w:hAnsi="Calibri" w:cstheme="majorHAnsi"/>
                <w:bCs/>
                <w:i/>
                <w:sz w:val="18"/>
                <w:szCs w:val="18"/>
              </w:rPr>
              <w:t xml:space="preserve">0 primary jobs created in </w:t>
            </w:r>
            <w:proofErr w:type="spellStart"/>
            <w:r w:rsidR="00B5508F">
              <w:rPr>
                <w:rFonts w:ascii="Calibri" w:hAnsi="Calibri" w:cstheme="majorHAnsi"/>
                <w:bCs/>
                <w:i/>
                <w:sz w:val="18"/>
                <w:szCs w:val="18"/>
              </w:rPr>
              <w:t>minigrids</w:t>
            </w:r>
            <w:proofErr w:type="spellEnd"/>
            <w:r w:rsidR="00B5508F">
              <w:rPr>
                <w:rFonts w:ascii="Calibri" w:hAnsi="Calibri" w:cstheme="majorHAnsi"/>
                <w:bCs/>
                <w:i/>
                <w:sz w:val="18"/>
                <w:szCs w:val="18"/>
              </w:rPr>
              <w:t xml:space="preserve"> operation (10 women and 10 men)</w:t>
            </w:r>
          </w:p>
          <w:p w14:paraId="205033AC" w14:textId="77777777" w:rsidR="00B5508F" w:rsidRDefault="00B5508F" w:rsidP="00337F47">
            <w:pPr>
              <w:rPr>
                <w:rFonts w:ascii="Calibri" w:hAnsi="Calibri" w:cstheme="majorHAnsi"/>
                <w:bCs/>
                <w:i/>
                <w:sz w:val="18"/>
                <w:szCs w:val="18"/>
              </w:rPr>
            </w:pPr>
          </w:p>
          <w:p w14:paraId="452513C7" w14:textId="6C3DF796" w:rsidR="00ED4BE8" w:rsidRPr="00BB11FB" w:rsidRDefault="00987433" w:rsidP="00337F47">
            <w:pPr>
              <w:rPr>
                <w:rFonts w:ascii="Calibri" w:hAnsi="Calibri" w:cstheme="majorHAnsi"/>
                <w:bCs/>
                <w:i/>
                <w:sz w:val="18"/>
                <w:szCs w:val="18"/>
              </w:rPr>
            </w:pPr>
            <w:r w:rsidRPr="00BB11FB">
              <w:rPr>
                <w:rFonts w:ascii="Calibri" w:hAnsi="Calibri" w:cstheme="majorHAnsi"/>
                <w:bCs/>
                <w:i/>
                <w:sz w:val="18"/>
                <w:szCs w:val="18"/>
              </w:rPr>
              <w:t>400 primary jobs in productive use</w:t>
            </w:r>
            <w:r w:rsidR="00C36E9E" w:rsidRPr="00BB11FB">
              <w:rPr>
                <w:rFonts w:ascii="Calibri" w:hAnsi="Calibri" w:cstheme="majorHAnsi"/>
                <w:bCs/>
                <w:i/>
                <w:sz w:val="18"/>
                <w:szCs w:val="18"/>
              </w:rPr>
              <w:t xml:space="preserve"> </w:t>
            </w:r>
            <w:r w:rsidRPr="00BB11FB">
              <w:rPr>
                <w:rFonts w:ascii="Calibri" w:hAnsi="Calibri" w:cstheme="majorHAnsi"/>
                <w:bCs/>
                <w:i/>
                <w:sz w:val="18"/>
                <w:szCs w:val="18"/>
              </w:rPr>
              <w:t>(</w:t>
            </w:r>
            <w:r w:rsidR="00C36E9E" w:rsidRPr="00BB11FB">
              <w:rPr>
                <w:rFonts w:ascii="Calibri" w:hAnsi="Calibri" w:cstheme="majorHAnsi"/>
                <w:bCs/>
                <w:i/>
                <w:sz w:val="18"/>
                <w:szCs w:val="18"/>
              </w:rPr>
              <w:t>w</w:t>
            </w:r>
            <w:r w:rsidRPr="00BB11FB">
              <w:rPr>
                <w:rFonts w:ascii="Calibri" w:hAnsi="Calibri" w:cstheme="majorHAnsi"/>
                <w:bCs/>
                <w:i/>
                <w:sz w:val="18"/>
                <w:szCs w:val="18"/>
              </w:rPr>
              <w:t xml:space="preserve">omen 260 and </w:t>
            </w:r>
            <w:r w:rsidR="00D2481E">
              <w:rPr>
                <w:rFonts w:ascii="Calibri" w:hAnsi="Calibri" w:cstheme="majorHAnsi"/>
                <w:bCs/>
                <w:i/>
                <w:sz w:val="18"/>
                <w:szCs w:val="18"/>
              </w:rPr>
              <w:t xml:space="preserve">men </w:t>
            </w:r>
            <w:r w:rsidRPr="00BB11FB">
              <w:rPr>
                <w:rFonts w:ascii="Calibri" w:hAnsi="Calibri" w:cstheme="majorHAnsi"/>
                <w:bCs/>
                <w:i/>
                <w:sz w:val="18"/>
                <w:szCs w:val="18"/>
              </w:rPr>
              <w:t>14</w:t>
            </w:r>
            <w:r w:rsidR="00D2481E">
              <w:rPr>
                <w:rFonts w:ascii="Calibri" w:hAnsi="Calibri" w:cstheme="majorHAnsi"/>
                <w:bCs/>
                <w:i/>
                <w:sz w:val="18"/>
                <w:szCs w:val="18"/>
              </w:rPr>
              <w:t>0</w:t>
            </w:r>
            <w:r w:rsidRPr="00BB11FB">
              <w:rPr>
                <w:rFonts w:ascii="Calibri" w:hAnsi="Calibri" w:cstheme="majorHAnsi"/>
                <w:bCs/>
                <w:i/>
                <w:sz w:val="18"/>
                <w:szCs w:val="18"/>
              </w:rPr>
              <w:t>)</w:t>
            </w:r>
          </w:p>
          <w:p w14:paraId="5C4B3CE7" w14:textId="275D662A" w:rsidR="00987433" w:rsidRPr="00BB11FB" w:rsidRDefault="00987433">
            <w:pPr>
              <w:rPr>
                <w:rFonts w:ascii="Calibri" w:hAnsi="Calibri" w:cstheme="majorHAnsi"/>
                <w:bCs/>
                <w:i/>
                <w:sz w:val="18"/>
                <w:szCs w:val="18"/>
              </w:rPr>
            </w:pPr>
          </w:p>
        </w:tc>
      </w:tr>
      <w:tr w:rsidR="00ED4BE8" w:rsidRPr="00BB11FB" w14:paraId="033C57F6" w14:textId="77777777" w:rsidTr="00EF5F9B">
        <w:trPr>
          <w:trHeight w:val="55"/>
        </w:trPr>
        <w:tc>
          <w:tcPr>
            <w:tcW w:w="890" w:type="pct"/>
            <w:shd w:val="clear" w:color="auto" w:fill="E7E6E6" w:themeFill="background2"/>
          </w:tcPr>
          <w:p w14:paraId="4FBD80A3" w14:textId="77777777" w:rsidR="00ED4BE8" w:rsidRPr="00BB11FB" w:rsidRDefault="00ED4BE8" w:rsidP="00ED4BE8">
            <w:pPr>
              <w:rPr>
                <w:rFonts w:ascii="Calibri" w:hAnsi="Calibri" w:cstheme="majorHAnsi"/>
                <w:b/>
                <w:bCs/>
                <w:i/>
                <w:sz w:val="18"/>
                <w:szCs w:val="18"/>
              </w:rPr>
            </w:pPr>
            <w:r w:rsidRPr="00BB11FB">
              <w:rPr>
                <w:rFonts w:ascii="Calibri" w:hAnsi="Calibri" w:cstheme="majorHAnsi"/>
                <w:b/>
                <w:bCs/>
                <w:sz w:val="18"/>
                <w:szCs w:val="18"/>
              </w:rPr>
              <w:lastRenderedPageBreak/>
              <w:t>Project Component 1</w:t>
            </w:r>
          </w:p>
        </w:tc>
        <w:tc>
          <w:tcPr>
            <w:tcW w:w="4110" w:type="pct"/>
            <w:gridSpan w:val="4"/>
            <w:shd w:val="clear" w:color="auto" w:fill="E7E6E6" w:themeFill="background2"/>
          </w:tcPr>
          <w:p w14:paraId="33FCC5C8" w14:textId="77777777" w:rsidR="00ED4BE8" w:rsidRPr="00BB11FB" w:rsidRDefault="00ED4BE8" w:rsidP="00ED4BE8">
            <w:pPr>
              <w:rPr>
                <w:rFonts w:ascii="Calibri" w:hAnsi="Calibri" w:cstheme="majorHAnsi"/>
                <w:b/>
                <w:iCs/>
                <w:sz w:val="18"/>
                <w:szCs w:val="18"/>
              </w:rPr>
            </w:pPr>
            <w:r w:rsidRPr="00BB11FB">
              <w:rPr>
                <w:rFonts w:ascii="Calibri" w:hAnsi="Calibri" w:cstheme="majorHAnsi"/>
                <w:b/>
                <w:iCs/>
                <w:sz w:val="18"/>
                <w:szCs w:val="18"/>
              </w:rPr>
              <w:t>Policy and Regulation</w:t>
            </w:r>
          </w:p>
        </w:tc>
      </w:tr>
      <w:tr w:rsidR="000919F2" w:rsidRPr="00BB11FB" w14:paraId="6D2ECF1C" w14:textId="77777777" w:rsidTr="00891B35">
        <w:trPr>
          <w:trHeight w:val="575"/>
        </w:trPr>
        <w:tc>
          <w:tcPr>
            <w:tcW w:w="890" w:type="pct"/>
            <w:vMerge w:val="restart"/>
            <w:shd w:val="clear" w:color="auto" w:fill="D9D9D9" w:themeFill="background1" w:themeFillShade="D9"/>
          </w:tcPr>
          <w:p w14:paraId="3D0724BA" w14:textId="23672F94" w:rsidR="000919F2" w:rsidRPr="00CC1F5D" w:rsidRDefault="000919F2" w:rsidP="001A695F">
            <w:pPr>
              <w:rPr>
                <w:rFonts w:ascii="Calibri" w:hAnsi="Calibri" w:cstheme="majorHAnsi"/>
                <w:b/>
                <w:bCs/>
                <w:sz w:val="18"/>
                <w:szCs w:val="18"/>
              </w:rPr>
            </w:pPr>
            <w:r w:rsidRPr="00CC1F5D">
              <w:rPr>
                <w:rFonts w:ascii="Calibri" w:hAnsi="Calibri" w:cstheme="majorBidi"/>
                <w:b/>
                <w:bCs/>
                <w:sz w:val="18"/>
                <w:szCs w:val="18"/>
              </w:rPr>
              <w:t>Outcome 1</w:t>
            </w:r>
          </w:p>
          <w:p w14:paraId="0DDB3CDC" w14:textId="77777777" w:rsidR="000919F2" w:rsidRPr="00CC1F5D" w:rsidRDefault="000919F2" w:rsidP="001A695F">
            <w:pPr>
              <w:rPr>
                <w:rFonts w:ascii="Calibri" w:hAnsi="Calibri" w:cstheme="majorHAnsi"/>
                <w:b/>
                <w:bCs/>
                <w:sz w:val="18"/>
                <w:szCs w:val="18"/>
              </w:rPr>
            </w:pPr>
          </w:p>
          <w:p w14:paraId="228CC7F3" w14:textId="22E869BE" w:rsidR="000919F2" w:rsidRPr="00CC1F5D" w:rsidRDefault="000919F2" w:rsidP="008E4DB0">
            <w:pPr>
              <w:jc w:val="both"/>
              <w:rPr>
                <w:rFonts w:ascii="Calibri" w:hAnsi="Calibri" w:cstheme="majorHAnsi"/>
                <w:b/>
                <w:bCs/>
                <w:sz w:val="18"/>
                <w:szCs w:val="18"/>
              </w:rPr>
            </w:pPr>
            <w:r w:rsidRPr="00CC1F5D">
              <w:rPr>
                <w:rFonts w:ascii="Calibri" w:hAnsi="Calibri" w:cstheme="majorHAnsi"/>
                <w:b/>
                <w:bCs/>
                <w:sz w:val="18"/>
                <w:szCs w:val="18"/>
              </w:rPr>
              <w:t xml:space="preserve">Stakeholder ownership in a national </w:t>
            </w:r>
            <w:proofErr w:type="spellStart"/>
            <w:r w:rsidRPr="00CC1F5D">
              <w:rPr>
                <w:rFonts w:ascii="Calibri" w:hAnsi="Calibri" w:cstheme="majorHAnsi"/>
                <w:b/>
                <w:bCs/>
                <w:sz w:val="18"/>
                <w:szCs w:val="18"/>
              </w:rPr>
              <w:t>minigrid</w:t>
            </w:r>
            <w:proofErr w:type="spellEnd"/>
            <w:r w:rsidRPr="00CC1F5D">
              <w:rPr>
                <w:rFonts w:ascii="Calibri" w:hAnsi="Calibri" w:cstheme="majorHAnsi"/>
                <w:b/>
                <w:bCs/>
                <w:sz w:val="18"/>
                <w:szCs w:val="18"/>
              </w:rPr>
              <w:t xml:space="preserve"> delivery model is advanced, and] appropriate policies and regulations are adopted to address barriers and facilitate investment in </w:t>
            </w:r>
            <w:r w:rsidR="00E01845" w:rsidRPr="00CC1F5D">
              <w:rPr>
                <w:rFonts w:ascii="Calibri" w:hAnsi="Calibri" w:cstheme="majorHAnsi"/>
                <w:b/>
                <w:bCs/>
                <w:sz w:val="18"/>
                <w:szCs w:val="18"/>
              </w:rPr>
              <w:t>RE</w:t>
            </w:r>
            <w:r w:rsidRPr="00CC1F5D">
              <w:rPr>
                <w:rFonts w:ascii="Calibri" w:hAnsi="Calibri" w:cstheme="majorHAnsi"/>
                <w:b/>
                <w:bCs/>
                <w:sz w:val="18"/>
                <w:szCs w:val="18"/>
              </w:rPr>
              <w:t xml:space="preserve"> </w:t>
            </w:r>
            <w:proofErr w:type="spellStart"/>
            <w:r w:rsidRPr="00CC1F5D">
              <w:rPr>
                <w:rFonts w:ascii="Calibri" w:hAnsi="Calibri" w:cstheme="majorHAnsi"/>
                <w:b/>
                <w:bCs/>
                <w:sz w:val="18"/>
                <w:szCs w:val="18"/>
              </w:rPr>
              <w:t>minigrids</w:t>
            </w:r>
            <w:proofErr w:type="spellEnd"/>
            <w:r w:rsidRPr="00CC1F5D">
              <w:rPr>
                <w:rFonts w:ascii="Calibri" w:hAnsi="Calibri" w:cstheme="majorHAnsi"/>
                <w:b/>
                <w:bCs/>
                <w:sz w:val="18"/>
                <w:szCs w:val="18"/>
              </w:rPr>
              <w:t xml:space="preserve"> with storage.</w:t>
            </w:r>
            <w:r w:rsidRPr="00CC1F5D">
              <w:rPr>
                <w:rFonts w:ascii="Calibri" w:hAnsi="Calibri"/>
                <w:sz w:val="18"/>
                <w:szCs w:val="18"/>
              </w:rPr>
              <w:t xml:space="preserve"> </w:t>
            </w:r>
          </w:p>
        </w:tc>
        <w:tc>
          <w:tcPr>
            <w:tcW w:w="1446" w:type="pct"/>
            <w:shd w:val="clear" w:color="auto" w:fill="FFFFFF" w:themeFill="background1"/>
          </w:tcPr>
          <w:p w14:paraId="210B1E94" w14:textId="27262C09" w:rsidR="000919F2" w:rsidRPr="00CC1F5D" w:rsidRDefault="000919F2" w:rsidP="008E4DB0">
            <w:pPr>
              <w:jc w:val="both"/>
              <w:rPr>
                <w:rFonts w:ascii="Calibri" w:hAnsi="Calibri" w:cs="Calibri"/>
                <w:bCs/>
                <w:i/>
                <w:sz w:val="18"/>
                <w:szCs w:val="18"/>
              </w:rPr>
            </w:pPr>
            <w:r w:rsidRPr="00CC1F5D">
              <w:rPr>
                <w:rFonts w:ascii="Calibri" w:hAnsi="Calibri" w:cs="Calibri"/>
                <w:bCs/>
                <w:i/>
                <w:sz w:val="18"/>
                <w:szCs w:val="18"/>
              </w:rPr>
              <w:t xml:space="preserve">Indicator 5: </w:t>
            </w:r>
            <w:r w:rsidRPr="00CC1F5D">
              <w:rPr>
                <w:rFonts w:ascii="Calibri" w:hAnsi="Calibri" w:cs="Calibri"/>
                <w:bCs/>
                <w:i/>
                <w:sz w:val="18"/>
                <w:szCs w:val="18"/>
                <w:lang w:val="en-GB"/>
              </w:rPr>
              <w:t xml:space="preserve"> </w:t>
            </w:r>
            <w:r w:rsidRPr="00CC1F5D">
              <w:rPr>
                <w:rFonts w:ascii="Calibri" w:hAnsi="Calibri" w:cs="Calibri"/>
                <w:bCs/>
                <w:iCs/>
                <w:sz w:val="18"/>
                <w:szCs w:val="18"/>
                <w:lang w:val="en-GB"/>
              </w:rPr>
              <w:t xml:space="preserve">Number of </w:t>
            </w:r>
            <w:proofErr w:type="gramStart"/>
            <w:r w:rsidRPr="00CC1F5D">
              <w:rPr>
                <w:rFonts w:ascii="Calibri" w:hAnsi="Calibri" w:cs="Calibri"/>
                <w:bCs/>
                <w:iCs/>
                <w:sz w:val="18"/>
                <w:szCs w:val="18"/>
                <w:lang w:val="en-GB"/>
              </w:rPr>
              <w:t>policy</w:t>
            </w:r>
            <w:proofErr w:type="gramEnd"/>
            <w:r w:rsidRPr="00CC1F5D">
              <w:rPr>
                <w:rFonts w:ascii="Calibri" w:hAnsi="Calibri" w:cs="Calibri"/>
                <w:bCs/>
                <w:iCs/>
                <w:sz w:val="18"/>
                <w:szCs w:val="18"/>
                <w:lang w:val="en-GB"/>
              </w:rPr>
              <w:t xml:space="preserve"> </w:t>
            </w:r>
            <w:proofErr w:type="spellStart"/>
            <w:r w:rsidRPr="00CC1F5D">
              <w:rPr>
                <w:rFonts w:ascii="Calibri" w:hAnsi="Calibri" w:cs="Calibri"/>
                <w:bCs/>
                <w:iCs/>
                <w:sz w:val="18"/>
                <w:szCs w:val="18"/>
                <w:lang w:val="en-GB"/>
              </w:rPr>
              <w:t>derisking</w:t>
            </w:r>
            <w:proofErr w:type="spellEnd"/>
            <w:r w:rsidRPr="00CC1F5D">
              <w:rPr>
                <w:rFonts w:ascii="Calibri" w:hAnsi="Calibri" w:cs="Calibri"/>
                <w:bCs/>
                <w:iCs/>
                <w:sz w:val="18"/>
                <w:szCs w:val="18"/>
                <w:lang w:val="en-GB"/>
              </w:rPr>
              <w:t xml:space="preserve"> instruments for </w:t>
            </w:r>
            <w:proofErr w:type="spellStart"/>
            <w:r w:rsidRPr="00CC1F5D">
              <w:rPr>
                <w:rFonts w:ascii="Calibri" w:hAnsi="Calibri" w:cs="Calibri"/>
                <w:bCs/>
                <w:iCs/>
                <w:sz w:val="18"/>
                <w:szCs w:val="18"/>
                <w:lang w:val="en-GB"/>
              </w:rPr>
              <w:t>minigrid</w:t>
            </w:r>
            <w:proofErr w:type="spellEnd"/>
            <w:r w:rsidRPr="00CC1F5D">
              <w:rPr>
                <w:rFonts w:ascii="Calibri" w:hAnsi="Calibri" w:cs="Calibri"/>
                <w:bCs/>
                <w:iCs/>
                <w:sz w:val="18"/>
                <w:szCs w:val="18"/>
                <w:lang w:val="en-GB"/>
              </w:rPr>
              <w:t xml:space="preserve"> investments </w:t>
            </w:r>
            <w:r w:rsidR="00E64DAA" w:rsidRPr="00CC1F5D">
              <w:rPr>
                <w:rFonts w:ascii="Calibri" w:hAnsi="Calibri" w:cs="Calibri"/>
                <w:bCs/>
                <w:iCs/>
                <w:sz w:val="18"/>
                <w:szCs w:val="18"/>
                <w:lang w:val="en-GB"/>
              </w:rPr>
              <w:t xml:space="preserve">- whose development has been supported by the project </w:t>
            </w:r>
            <w:r w:rsidR="00D91686" w:rsidRPr="00CC1F5D">
              <w:rPr>
                <w:rFonts w:ascii="Calibri" w:hAnsi="Calibri" w:cs="Calibri"/>
                <w:bCs/>
                <w:iCs/>
                <w:sz w:val="18"/>
                <w:szCs w:val="18"/>
                <w:lang w:val="en-GB"/>
              </w:rPr>
              <w:t xml:space="preserve">- </w:t>
            </w:r>
            <w:r w:rsidRPr="00CC1F5D">
              <w:rPr>
                <w:rFonts w:ascii="Calibri" w:hAnsi="Calibri" w:cs="Calibri"/>
                <w:bCs/>
                <w:iCs/>
                <w:sz w:val="18"/>
                <w:szCs w:val="18"/>
                <w:lang w:val="en-GB"/>
              </w:rPr>
              <w:t>identified and endorsed by the national government</w:t>
            </w:r>
            <w:r w:rsidRPr="00CC1F5D">
              <w:rPr>
                <w:rFonts w:ascii="Calibri" w:hAnsi="Calibri" w:cs="Calibri"/>
                <w:bCs/>
                <w:i/>
                <w:sz w:val="18"/>
                <w:szCs w:val="18"/>
                <w:lang w:val="en-GB"/>
              </w:rPr>
              <w:t xml:space="preserve"> </w:t>
            </w:r>
          </w:p>
        </w:tc>
        <w:tc>
          <w:tcPr>
            <w:tcW w:w="739" w:type="pct"/>
            <w:shd w:val="clear" w:color="auto" w:fill="FFFFFF" w:themeFill="background1"/>
          </w:tcPr>
          <w:p w14:paraId="5035C079" w14:textId="7B8C9C2B" w:rsidR="000919F2" w:rsidRPr="00CC1F5D" w:rsidRDefault="000919F2" w:rsidP="001A695F">
            <w:pPr>
              <w:rPr>
                <w:rFonts w:ascii="Calibri" w:hAnsi="Calibri" w:cstheme="minorHAnsi"/>
                <w:bCs/>
                <w:i/>
                <w:sz w:val="18"/>
                <w:szCs w:val="18"/>
              </w:rPr>
            </w:pPr>
            <w:r w:rsidRPr="00CC1F5D">
              <w:rPr>
                <w:rFonts w:ascii="Calibri" w:hAnsi="Calibri" w:cstheme="minorHAnsi"/>
                <w:bCs/>
                <w:i/>
                <w:sz w:val="18"/>
                <w:szCs w:val="18"/>
              </w:rPr>
              <w:t xml:space="preserve">0 </w:t>
            </w:r>
            <w:r w:rsidRPr="00CC1F5D">
              <w:rPr>
                <w:rFonts w:ascii="Calibri" w:hAnsi="Calibri"/>
                <w:i/>
                <w:sz w:val="18"/>
                <w:szCs w:val="18"/>
              </w:rPr>
              <w:t xml:space="preserve">policy </w:t>
            </w:r>
            <w:proofErr w:type="spellStart"/>
            <w:r w:rsidRPr="00CC1F5D">
              <w:rPr>
                <w:rFonts w:ascii="Calibri" w:hAnsi="Calibri"/>
                <w:i/>
                <w:sz w:val="18"/>
                <w:szCs w:val="18"/>
              </w:rPr>
              <w:t>derisking</w:t>
            </w:r>
            <w:proofErr w:type="spellEnd"/>
            <w:r w:rsidRPr="00CC1F5D">
              <w:rPr>
                <w:rFonts w:ascii="Calibri" w:hAnsi="Calibri"/>
                <w:i/>
                <w:sz w:val="18"/>
                <w:szCs w:val="18"/>
              </w:rPr>
              <w:t xml:space="preserve"> instruments for </w:t>
            </w:r>
            <w:r w:rsidR="00E01845" w:rsidRPr="00CC1F5D">
              <w:rPr>
                <w:rFonts w:ascii="Calibri" w:hAnsi="Calibri"/>
                <w:i/>
                <w:sz w:val="18"/>
                <w:szCs w:val="18"/>
              </w:rPr>
              <w:t>RE</w:t>
            </w:r>
            <w:r w:rsidRPr="00CC1F5D">
              <w:rPr>
                <w:rFonts w:ascii="Calibri" w:hAnsi="Calibri"/>
                <w:i/>
                <w:sz w:val="18"/>
                <w:szCs w:val="18"/>
              </w:rPr>
              <w:t xml:space="preserve"> </w:t>
            </w:r>
            <w:proofErr w:type="spellStart"/>
            <w:r w:rsidRPr="00CC1F5D">
              <w:rPr>
                <w:rFonts w:ascii="Calibri" w:hAnsi="Calibri"/>
                <w:i/>
                <w:sz w:val="18"/>
                <w:szCs w:val="18"/>
              </w:rPr>
              <w:t>minigrids</w:t>
            </w:r>
            <w:proofErr w:type="spellEnd"/>
            <w:r w:rsidRPr="00CC1F5D">
              <w:rPr>
                <w:rFonts w:ascii="Calibri" w:hAnsi="Calibri"/>
                <w:i/>
                <w:sz w:val="18"/>
                <w:szCs w:val="18"/>
              </w:rPr>
              <w:t xml:space="preserve"> investment (tariffs, customs, standards, financial incentives, etc.)  </w:t>
            </w:r>
            <w:r w:rsidRPr="00CC1F5D">
              <w:rPr>
                <w:rFonts w:ascii="Calibri" w:hAnsi="Calibri" w:cs="Calibri"/>
                <w:bCs/>
                <w:i/>
                <w:sz w:val="18"/>
                <w:szCs w:val="18"/>
                <w:lang w:val="en-GB"/>
              </w:rPr>
              <w:t>identified and endorsed by the national government</w:t>
            </w:r>
          </w:p>
          <w:p w14:paraId="42A0EA75" w14:textId="045353F3" w:rsidR="000919F2" w:rsidRPr="00CC1F5D" w:rsidRDefault="000919F2" w:rsidP="001A695F">
            <w:pPr>
              <w:rPr>
                <w:rFonts w:ascii="Calibri" w:hAnsi="Calibri" w:cstheme="minorHAnsi"/>
                <w:bCs/>
                <w:i/>
                <w:sz w:val="18"/>
                <w:szCs w:val="18"/>
              </w:rPr>
            </w:pPr>
          </w:p>
        </w:tc>
        <w:tc>
          <w:tcPr>
            <w:tcW w:w="862" w:type="pct"/>
            <w:shd w:val="clear" w:color="auto" w:fill="FFFFFF" w:themeFill="background1"/>
          </w:tcPr>
          <w:p w14:paraId="3431F137" w14:textId="1372858E" w:rsidR="000919F2" w:rsidRPr="00CC1F5D" w:rsidRDefault="000919F2" w:rsidP="00304209">
            <w:pPr>
              <w:jc w:val="both"/>
              <w:rPr>
                <w:rFonts w:ascii="Calibri" w:hAnsi="Calibri"/>
                <w:i/>
                <w:sz w:val="18"/>
                <w:szCs w:val="18"/>
              </w:rPr>
            </w:pPr>
            <w:r w:rsidRPr="00CC1F5D">
              <w:rPr>
                <w:rFonts w:ascii="Calibri" w:hAnsi="Calibri"/>
                <w:i/>
                <w:sz w:val="18"/>
                <w:szCs w:val="18"/>
              </w:rPr>
              <w:t xml:space="preserve">1 policy </w:t>
            </w:r>
            <w:proofErr w:type="spellStart"/>
            <w:r w:rsidRPr="00CC1F5D">
              <w:rPr>
                <w:rFonts w:ascii="Calibri" w:hAnsi="Calibri"/>
                <w:i/>
                <w:sz w:val="18"/>
                <w:szCs w:val="18"/>
              </w:rPr>
              <w:t>derisking</w:t>
            </w:r>
            <w:proofErr w:type="spellEnd"/>
            <w:r w:rsidRPr="00CC1F5D">
              <w:rPr>
                <w:rFonts w:ascii="Calibri" w:hAnsi="Calibri"/>
                <w:i/>
                <w:sz w:val="18"/>
                <w:szCs w:val="18"/>
              </w:rPr>
              <w:t xml:space="preserve"> instruments for </w:t>
            </w:r>
            <w:r w:rsidR="00E01845" w:rsidRPr="00CC1F5D">
              <w:rPr>
                <w:rFonts w:ascii="Calibri" w:hAnsi="Calibri"/>
                <w:i/>
                <w:sz w:val="18"/>
                <w:szCs w:val="18"/>
              </w:rPr>
              <w:t>RE</w:t>
            </w:r>
            <w:r w:rsidRPr="00CC1F5D">
              <w:rPr>
                <w:rFonts w:ascii="Calibri" w:hAnsi="Calibri"/>
                <w:i/>
                <w:sz w:val="18"/>
                <w:szCs w:val="18"/>
              </w:rPr>
              <w:t xml:space="preserve"> </w:t>
            </w:r>
            <w:proofErr w:type="spellStart"/>
            <w:r w:rsidRPr="00CC1F5D">
              <w:rPr>
                <w:rFonts w:ascii="Calibri" w:hAnsi="Calibri"/>
                <w:i/>
                <w:sz w:val="18"/>
                <w:szCs w:val="18"/>
              </w:rPr>
              <w:t>minigrids</w:t>
            </w:r>
            <w:proofErr w:type="spellEnd"/>
            <w:r w:rsidRPr="00CC1F5D">
              <w:rPr>
                <w:rFonts w:ascii="Calibri" w:hAnsi="Calibri"/>
                <w:i/>
                <w:sz w:val="18"/>
                <w:szCs w:val="18"/>
              </w:rPr>
              <w:t xml:space="preserve"> investment (tariffs, customs, standards, financial incentives, etc.) </w:t>
            </w:r>
            <w:r w:rsidRPr="00CC1F5D">
              <w:rPr>
                <w:rFonts w:ascii="Calibri" w:hAnsi="Calibri" w:cs="Calibri"/>
                <w:bCs/>
                <w:i/>
                <w:sz w:val="18"/>
                <w:szCs w:val="18"/>
                <w:lang w:val="en-GB"/>
              </w:rPr>
              <w:t>identified and endorsed by the national government</w:t>
            </w:r>
          </w:p>
          <w:p w14:paraId="324F6A6A" w14:textId="0C04C9AB" w:rsidR="000919F2" w:rsidRPr="00CC1F5D" w:rsidRDefault="000919F2" w:rsidP="00A814CD">
            <w:pPr>
              <w:jc w:val="both"/>
              <w:rPr>
                <w:rFonts w:ascii="Calibri" w:hAnsi="Calibri" w:cstheme="minorHAnsi"/>
                <w:bCs/>
                <w:i/>
                <w:sz w:val="18"/>
                <w:szCs w:val="18"/>
              </w:rPr>
            </w:pPr>
            <w:r w:rsidRPr="00CC1F5D">
              <w:rPr>
                <w:rFonts w:ascii="Calibri" w:hAnsi="Calibri" w:cs="Calibri"/>
                <w:bCs/>
                <w:i/>
                <w:sz w:val="18"/>
                <w:szCs w:val="18"/>
                <w:lang w:val="en-GB"/>
              </w:rPr>
              <w:t xml:space="preserve"> </w:t>
            </w:r>
          </w:p>
        </w:tc>
        <w:tc>
          <w:tcPr>
            <w:tcW w:w="1063" w:type="pct"/>
            <w:shd w:val="clear" w:color="auto" w:fill="FFFFFF" w:themeFill="background1"/>
          </w:tcPr>
          <w:p w14:paraId="2BB22B2B" w14:textId="5A4F6B7A" w:rsidR="000919F2" w:rsidRPr="00CC1F5D" w:rsidRDefault="000919F2" w:rsidP="00A814CD">
            <w:pPr>
              <w:jc w:val="both"/>
              <w:rPr>
                <w:rFonts w:ascii="Calibri" w:hAnsi="Calibri" w:cstheme="minorHAnsi"/>
                <w:i/>
                <w:sz w:val="18"/>
                <w:szCs w:val="18"/>
              </w:rPr>
            </w:pPr>
            <w:r w:rsidRPr="00CC1F5D">
              <w:rPr>
                <w:rFonts w:ascii="Calibri" w:hAnsi="Calibri"/>
                <w:i/>
                <w:sz w:val="18"/>
                <w:szCs w:val="18"/>
              </w:rPr>
              <w:t xml:space="preserve">2 policy </w:t>
            </w:r>
            <w:proofErr w:type="spellStart"/>
            <w:r w:rsidRPr="00CC1F5D">
              <w:rPr>
                <w:rFonts w:ascii="Calibri" w:hAnsi="Calibri"/>
                <w:i/>
                <w:sz w:val="18"/>
                <w:szCs w:val="18"/>
              </w:rPr>
              <w:t>derisking</w:t>
            </w:r>
            <w:proofErr w:type="spellEnd"/>
            <w:r w:rsidRPr="00CC1F5D">
              <w:rPr>
                <w:rFonts w:ascii="Calibri" w:hAnsi="Calibri"/>
                <w:i/>
                <w:sz w:val="18"/>
                <w:szCs w:val="18"/>
              </w:rPr>
              <w:t xml:space="preserve"> instruments for </w:t>
            </w:r>
            <w:r w:rsidR="00E01845" w:rsidRPr="00CC1F5D">
              <w:rPr>
                <w:rFonts w:ascii="Calibri" w:hAnsi="Calibri"/>
                <w:i/>
                <w:sz w:val="18"/>
                <w:szCs w:val="18"/>
              </w:rPr>
              <w:t>RE</w:t>
            </w:r>
            <w:r w:rsidRPr="00CC1F5D">
              <w:rPr>
                <w:rFonts w:ascii="Calibri" w:hAnsi="Calibri"/>
                <w:i/>
                <w:sz w:val="18"/>
                <w:szCs w:val="18"/>
              </w:rPr>
              <w:t xml:space="preserve"> </w:t>
            </w:r>
            <w:proofErr w:type="spellStart"/>
            <w:r w:rsidRPr="00CC1F5D">
              <w:rPr>
                <w:rFonts w:ascii="Calibri" w:hAnsi="Calibri"/>
                <w:i/>
                <w:sz w:val="18"/>
                <w:szCs w:val="18"/>
              </w:rPr>
              <w:t>minigrids</w:t>
            </w:r>
            <w:proofErr w:type="spellEnd"/>
            <w:r w:rsidRPr="00CC1F5D">
              <w:rPr>
                <w:rFonts w:ascii="Calibri" w:hAnsi="Calibri"/>
                <w:i/>
                <w:sz w:val="18"/>
                <w:szCs w:val="18"/>
              </w:rPr>
              <w:t xml:space="preserve"> investment (tariffs, customs, standards, financial incentives, etc.) </w:t>
            </w:r>
            <w:r w:rsidRPr="00CC1F5D">
              <w:rPr>
                <w:rFonts w:ascii="Calibri" w:hAnsi="Calibri" w:cs="Calibri"/>
                <w:bCs/>
                <w:i/>
                <w:sz w:val="18"/>
                <w:szCs w:val="18"/>
                <w:lang w:val="en-GB"/>
              </w:rPr>
              <w:t>identified and endorsed by the national government</w:t>
            </w:r>
            <w:r w:rsidRPr="00CC1F5D" w:rsidDel="00304209">
              <w:rPr>
                <w:rFonts w:ascii="Calibri" w:hAnsi="Calibri"/>
                <w:i/>
                <w:sz w:val="18"/>
                <w:szCs w:val="18"/>
              </w:rPr>
              <w:t xml:space="preserve"> </w:t>
            </w:r>
          </w:p>
        </w:tc>
      </w:tr>
      <w:tr w:rsidR="000919F2" w:rsidRPr="00BB11FB" w14:paraId="38EE7BFD" w14:textId="77777777" w:rsidTr="00891B35">
        <w:trPr>
          <w:trHeight w:val="584"/>
        </w:trPr>
        <w:tc>
          <w:tcPr>
            <w:tcW w:w="890" w:type="pct"/>
            <w:vMerge/>
          </w:tcPr>
          <w:p w14:paraId="37CC51BE" w14:textId="77777777" w:rsidR="000919F2" w:rsidRPr="00BB11FB" w:rsidRDefault="000919F2" w:rsidP="001A695F">
            <w:pPr>
              <w:rPr>
                <w:rFonts w:ascii="Calibri" w:hAnsi="Calibri" w:cstheme="majorHAnsi"/>
                <w:b/>
                <w:bCs/>
                <w:sz w:val="18"/>
                <w:szCs w:val="18"/>
              </w:rPr>
            </w:pPr>
          </w:p>
        </w:tc>
        <w:tc>
          <w:tcPr>
            <w:tcW w:w="1446" w:type="pct"/>
            <w:shd w:val="clear" w:color="auto" w:fill="FFFFFF" w:themeFill="background1"/>
          </w:tcPr>
          <w:p w14:paraId="01AC979A" w14:textId="397D69CB" w:rsidR="000919F2" w:rsidRPr="00227C3C" w:rsidRDefault="000919F2" w:rsidP="0037184F">
            <w:pPr>
              <w:jc w:val="both"/>
              <w:rPr>
                <w:rFonts w:ascii="Calibri" w:hAnsi="Calibri" w:cs="Calibri"/>
                <w:bCs/>
                <w:i/>
                <w:sz w:val="18"/>
                <w:szCs w:val="18"/>
                <w:lang w:val="en-GB"/>
              </w:rPr>
            </w:pPr>
            <w:r w:rsidRPr="00227C3C">
              <w:rPr>
                <w:rFonts w:ascii="Calibri" w:hAnsi="Calibri" w:cs="Calibri"/>
                <w:bCs/>
                <w:i/>
                <w:sz w:val="18"/>
                <w:szCs w:val="18"/>
                <w:lang w:val="en-GB"/>
              </w:rPr>
              <w:t xml:space="preserve">Indicator 6: </w:t>
            </w:r>
            <w:r w:rsidR="00FF741D" w:rsidRPr="00F7216A">
              <w:rPr>
                <w:rFonts w:ascii="Calibri" w:hAnsi="Calibri" w:cs="Calibri"/>
                <w:sz w:val="18"/>
                <w:szCs w:val="18"/>
              </w:rPr>
              <w:t xml:space="preserve">A </w:t>
            </w:r>
            <w:proofErr w:type="spellStart"/>
            <w:r w:rsidR="00FF741D" w:rsidRPr="00F7216A">
              <w:rPr>
                <w:rFonts w:ascii="Calibri" w:hAnsi="Calibri" w:cs="Calibri"/>
                <w:sz w:val="18"/>
                <w:szCs w:val="18"/>
              </w:rPr>
              <w:t>minigrid</w:t>
            </w:r>
            <w:proofErr w:type="spellEnd"/>
            <w:r w:rsidR="00FF741D" w:rsidRPr="00F7216A">
              <w:rPr>
                <w:rFonts w:ascii="Calibri" w:hAnsi="Calibri" w:cs="Calibri"/>
                <w:sz w:val="18"/>
                <w:szCs w:val="18"/>
              </w:rPr>
              <w:t xml:space="preserve"> delivery model to enable </w:t>
            </w:r>
            <w:proofErr w:type="spellStart"/>
            <w:r w:rsidR="00FF741D" w:rsidRPr="00F7216A">
              <w:rPr>
                <w:rFonts w:ascii="Calibri" w:hAnsi="Calibri" w:cs="Calibri"/>
                <w:sz w:val="18"/>
                <w:szCs w:val="18"/>
              </w:rPr>
              <w:t>minigrid</w:t>
            </w:r>
            <w:proofErr w:type="spellEnd"/>
            <w:r w:rsidR="00FF741D" w:rsidRPr="00F7216A">
              <w:rPr>
                <w:rFonts w:ascii="Calibri" w:hAnsi="Calibri" w:cs="Calibri"/>
                <w:sz w:val="18"/>
                <w:szCs w:val="18"/>
              </w:rPr>
              <w:t xml:space="preserve"> development is endorsed/adopted </w:t>
            </w:r>
            <w:r w:rsidR="00D91686">
              <w:rPr>
                <w:rFonts w:ascii="Calibri" w:hAnsi="Calibri" w:cs="Calibri"/>
                <w:sz w:val="18"/>
                <w:szCs w:val="18"/>
              </w:rPr>
              <w:t xml:space="preserve">by the national government </w:t>
            </w:r>
            <w:r w:rsidR="00FF741D" w:rsidRPr="00F7216A">
              <w:rPr>
                <w:rFonts w:ascii="Calibri" w:hAnsi="Calibri" w:cs="Calibri"/>
                <w:sz w:val="18"/>
                <w:szCs w:val="18"/>
              </w:rPr>
              <w:t>through a consultative process involving key stakeholders (</w:t>
            </w:r>
            <w:proofErr w:type="gramStart"/>
            <w:r w:rsidR="00FF741D" w:rsidRPr="00F7216A">
              <w:rPr>
                <w:rFonts w:ascii="Calibri" w:hAnsi="Calibri" w:cs="Calibri"/>
                <w:sz w:val="18"/>
                <w:szCs w:val="18"/>
              </w:rPr>
              <w:t>e.g.</w:t>
            </w:r>
            <w:proofErr w:type="gramEnd"/>
            <w:r w:rsidR="00FF741D" w:rsidRPr="00F7216A">
              <w:rPr>
                <w:rFonts w:ascii="Calibri" w:hAnsi="Calibri" w:cs="Calibri"/>
                <w:sz w:val="18"/>
                <w:szCs w:val="18"/>
              </w:rPr>
              <w:t xml:space="preserve"> relevant ministries, local authorities, rural populations, private sector, media, etc.)</w:t>
            </w:r>
          </w:p>
        </w:tc>
        <w:tc>
          <w:tcPr>
            <w:tcW w:w="739" w:type="pct"/>
            <w:shd w:val="clear" w:color="auto" w:fill="FFFFFF" w:themeFill="background1"/>
          </w:tcPr>
          <w:p w14:paraId="5540ACC3" w14:textId="755E01F3" w:rsidR="000919F2" w:rsidRPr="00BB11FB" w:rsidRDefault="00FD4E3E" w:rsidP="001A695F">
            <w:pPr>
              <w:rPr>
                <w:rFonts w:ascii="Calibri" w:hAnsi="Calibri" w:cstheme="majorHAnsi"/>
                <w:bCs/>
                <w:i/>
                <w:sz w:val="18"/>
                <w:szCs w:val="18"/>
                <w:highlight w:val="yellow"/>
              </w:rPr>
            </w:pPr>
            <w:r>
              <w:rPr>
                <w:rFonts w:ascii="Calibri" w:hAnsi="Calibri"/>
                <w:bCs/>
                <w:i/>
                <w:sz w:val="18"/>
                <w:szCs w:val="18"/>
              </w:rPr>
              <w:t>0</w:t>
            </w:r>
          </w:p>
        </w:tc>
        <w:tc>
          <w:tcPr>
            <w:tcW w:w="862" w:type="pct"/>
            <w:shd w:val="clear" w:color="auto" w:fill="FFFFFF" w:themeFill="background1"/>
          </w:tcPr>
          <w:p w14:paraId="53E2F488" w14:textId="1B0A9182" w:rsidR="000919F2" w:rsidRDefault="000919F2" w:rsidP="00E0405A">
            <w:pPr>
              <w:jc w:val="both"/>
              <w:rPr>
                <w:rFonts w:ascii="Calibri" w:hAnsi="Calibri"/>
                <w:bCs/>
                <w:i/>
                <w:sz w:val="18"/>
                <w:szCs w:val="18"/>
              </w:rPr>
            </w:pPr>
          </w:p>
          <w:p w14:paraId="2D308910" w14:textId="041DE732" w:rsidR="00D97C9D" w:rsidRPr="00FD4E3E" w:rsidRDefault="00D97C9D" w:rsidP="00E0405A">
            <w:pPr>
              <w:jc w:val="both"/>
              <w:rPr>
                <w:rFonts w:ascii="Calibri" w:hAnsi="Calibri" w:cstheme="majorHAnsi"/>
                <w:bCs/>
                <w:i/>
                <w:sz w:val="18"/>
                <w:szCs w:val="18"/>
                <w:highlight w:val="yellow"/>
              </w:rPr>
            </w:pPr>
            <w:r w:rsidRPr="00D97C9D">
              <w:rPr>
                <w:rFonts w:ascii="Calibri" w:hAnsi="Calibri" w:cstheme="majorHAnsi"/>
                <w:bCs/>
                <w:i/>
                <w:sz w:val="18"/>
                <w:szCs w:val="18"/>
              </w:rPr>
              <w:t xml:space="preserve">Multi-stakeholder, national dialogue platform on </w:t>
            </w:r>
            <w:proofErr w:type="spellStart"/>
            <w:r w:rsidRPr="00D97C9D">
              <w:rPr>
                <w:rFonts w:ascii="Calibri" w:hAnsi="Calibri" w:cstheme="majorHAnsi"/>
                <w:bCs/>
                <w:i/>
                <w:sz w:val="18"/>
                <w:szCs w:val="18"/>
              </w:rPr>
              <w:t>minigrid</w:t>
            </w:r>
            <w:proofErr w:type="spellEnd"/>
            <w:r w:rsidRPr="00D97C9D">
              <w:rPr>
                <w:rFonts w:ascii="Calibri" w:hAnsi="Calibri" w:cstheme="majorHAnsi"/>
                <w:bCs/>
                <w:i/>
                <w:sz w:val="18"/>
                <w:szCs w:val="18"/>
              </w:rPr>
              <w:t xml:space="preserve"> delivery models established and active.</w:t>
            </w:r>
          </w:p>
        </w:tc>
        <w:tc>
          <w:tcPr>
            <w:tcW w:w="1063" w:type="pct"/>
            <w:shd w:val="clear" w:color="auto" w:fill="FFFFFF" w:themeFill="background1"/>
          </w:tcPr>
          <w:p w14:paraId="71A2891E" w14:textId="7F7CF5B3" w:rsidR="00144C46" w:rsidRDefault="00144C46" w:rsidP="00E0405A">
            <w:pPr>
              <w:jc w:val="both"/>
              <w:rPr>
                <w:rFonts w:ascii="Calibri" w:hAnsi="Calibri"/>
                <w:bCs/>
                <w:i/>
                <w:sz w:val="18"/>
                <w:szCs w:val="18"/>
              </w:rPr>
            </w:pPr>
          </w:p>
          <w:p w14:paraId="5B23EB85" w14:textId="77777777" w:rsidR="00144C46" w:rsidRPr="00144C46" w:rsidRDefault="00144C46" w:rsidP="00144C46">
            <w:pPr>
              <w:rPr>
                <w:rFonts w:ascii="Calibri" w:hAnsi="Calibri"/>
                <w:bCs/>
                <w:i/>
                <w:sz w:val="18"/>
                <w:szCs w:val="18"/>
              </w:rPr>
            </w:pPr>
            <w:r w:rsidRPr="00144C46">
              <w:rPr>
                <w:rFonts w:ascii="Calibri" w:hAnsi="Calibri"/>
                <w:bCs/>
                <w:i/>
                <w:sz w:val="18"/>
                <w:szCs w:val="18"/>
              </w:rPr>
              <w:t xml:space="preserve">At least one </w:t>
            </w:r>
            <w:proofErr w:type="spellStart"/>
            <w:r w:rsidRPr="00144C46">
              <w:rPr>
                <w:rFonts w:ascii="Calibri" w:hAnsi="Calibri"/>
                <w:bCs/>
                <w:i/>
                <w:sz w:val="18"/>
                <w:szCs w:val="18"/>
              </w:rPr>
              <w:t>minigrid</w:t>
            </w:r>
            <w:proofErr w:type="spellEnd"/>
            <w:r w:rsidRPr="00144C46">
              <w:rPr>
                <w:rFonts w:ascii="Calibri" w:hAnsi="Calibri"/>
                <w:bCs/>
                <w:i/>
                <w:sz w:val="18"/>
                <w:szCs w:val="18"/>
              </w:rPr>
              <w:t xml:space="preserve"> delivery model is identified and endorsed by the government through the work of the multi-stakeholder platform and dialogue. </w:t>
            </w:r>
          </w:p>
          <w:p w14:paraId="3A06FB96" w14:textId="77EACD2F" w:rsidR="000919F2" w:rsidRPr="00FD4E3E" w:rsidRDefault="000919F2" w:rsidP="00E0405A">
            <w:pPr>
              <w:jc w:val="both"/>
              <w:rPr>
                <w:rFonts w:ascii="Calibri" w:hAnsi="Calibri" w:cstheme="minorHAnsi"/>
                <w:i/>
                <w:sz w:val="18"/>
                <w:szCs w:val="18"/>
                <w:highlight w:val="yellow"/>
              </w:rPr>
            </w:pPr>
          </w:p>
        </w:tc>
      </w:tr>
      <w:tr w:rsidR="000919F2" w:rsidRPr="00BB11FB" w14:paraId="07838E76" w14:textId="77777777" w:rsidTr="00891B35">
        <w:trPr>
          <w:trHeight w:val="584"/>
        </w:trPr>
        <w:tc>
          <w:tcPr>
            <w:tcW w:w="890" w:type="pct"/>
            <w:vMerge/>
          </w:tcPr>
          <w:p w14:paraId="3CB597D6" w14:textId="77777777" w:rsidR="000919F2" w:rsidRPr="00BB11FB" w:rsidRDefault="000919F2" w:rsidP="00B640C8">
            <w:pPr>
              <w:rPr>
                <w:rFonts w:ascii="Calibri" w:hAnsi="Calibri" w:cstheme="majorHAnsi"/>
                <w:b/>
                <w:bCs/>
                <w:sz w:val="18"/>
                <w:szCs w:val="18"/>
              </w:rPr>
            </w:pPr>
          </w:p>
        </w:tc>
        <w:tc>
          <w:tcPr>
            <w:tcW w:w="1446" w:type="pct"/>
            <w:shd w:val="clear" w:color="auto" w:fill="FFFFFF" w:themeFill="background1"/>
          </w:tcPr>
          <w:p w14:paraId="1D8ECE87" w14:textId="36B7C41D" w:rsidR="000919F2" w:rsidRPr="00227C3C" w:rsidRDefault="000919F2" w:rsidP="0037184F">
            <w:pPr>
              <w:jc w:val="both"/>
              <w:rPr>
                <w:rFonts w:ascii="Calibri" w:hAnsi="Calibri" w:cs="Calibri"/>
                <w:bCs/>
                <w:i/>
                <w:sz w:val="18"/>
                <w:szCs w:val="18"/>
                <w:lang w:val="en-GB"/>
              </w:rPr>
            </w:pPr>
            <w:r w:rsidRPr="00227C3C">
              <w:rPr>
                <w:rFonts w:ascii="Calibri" w:hAnsi="Calibri" w:cs="Calibri"/>
                <w:bCs/>
                <w:i/>
                <w:sz w:val="18"/>
                <w:szCs w:val="18"/>
                <w:lang w:val="en-GB"/>
              </w:rPr>
              <w:t>Indicator 7</w:t>
            </w:r>
            <w:r w:rsidRPr="00EF5F9B">
              <w:rPr>
                <w:rFonts w:ascii="Calibri" w:hAnsi="Calibri" w:cs="Calibri"/>
                <w:bCs/>
                <w:iCs/>
                <w:sz w:val="18"/>
                <w:szCs w:val="18"/>
                <w:lang w:val="en-GB"/>
              </w:rPr>
              <w:t>: Number of training</w:t>
            </w:r>
            <w:r>
              <w:rPr>
                <w:rFonts w:ascii="Calibri" w:hAnsi="Calibri" w:cs="Calibri"/>
                <w:bCs/>
                <w:iCs/>
                <w:sz w:val="18"/>
                <w:szCs w:val="18"/>
                <w:lang w:val="en-GB"/>
              </w:rPr>
              <w:t>s</w:t>
            </w:r>
            <w:r w:rsidRPr="00EF5F9B">
              <w:rPr>
                <w:rFonts w:ascii="Calibri" w:hAnsi="Calibri" w:cs="Calibri"/>
                <w:bCs/>
                <w:iCs/>
                <w:sz w:val="18"/>
                <w:szCs w:val="18"/>
                <w:lang w:val="en-GB"/>
              </w:rPr>
              <w:t xml:space="preserve"> </w:t>
            </w:r>
            <w:r>
              <w:rPr>
                <w:rFonts w:ascii="Calibri" w:hAnsi="Calibri" w:cs="Calibri"/>
                <w:bCs/>
                <w:iCs/>
                <w:sz w:val="18"/>
                <w:szCs w:val="18"/>
                <w:lang w:val="en-GB"/>
              </w:rPr>
              <w:t xml:space="preserve">held </w:t>
            </w:r>
            <w:r w:rsidRPr="00EF5F9B">
              <w:rPr>
                <w:rFonts w:ascii="Calibri" w:hAnsi="Calibri" w:cs="Calibri"/>
                <w:bCs/>
                <w:iCs/>
                <w:sz w:val="18"/>
                <w:szCs w:val="18"/>
                <w:lang w:val="en-GB"/>
              </w:rPr>
              <w:t>for institutional (ABER, ARSE, ANEREE, ABNORM, IRSAT, 2IE, etc.) and private sector stakeholders such as industry associations, etc.</w:t>
            </w:r>
          </w:p>
        </w:tc>
        <w:tc>
          <w:tcPr>
            <w:tcW w:w="739" w:type="pct"/>
            <w:shd w:val="clear" w:color="auto" w:fill="FFFFFF" w:themeFill="background1"/>
          </w:tcPr>
          <w:p w14:paraId="0A95C619" w14:textId="21B461F9" w:rsidR="000919F2" w:rsidRPr="000919F2" w:rsidRDefault="000919F2" w:rsidP="00B640C8">
            <w:pPr>
              <w:rPr>
                <w:rFonts w:ascii="Calibri" w:hAnsi="Calibri" w:cstheme="minorHAnsi"/>
                <w:bCs/>
                <w:i/>
                <w:iCs/>
                <w:sz w:val="18"/>
                <w:szCs w:val="18"/>
              </w:rPr>
            </w:pPr>
            <w:r w:rsidRPr="00E86DFA">
              <w:rPr>
                <w:rFonts w:ascii="Calibri" w:hAnsi="Calibri" w:cstheme="minorHAnsi"/>
                <w:i/>
                <w:iCs/>
                <w:sz w:val="18"/>
                <w:szCs w:val="18"/>
              </w:rPr>
              <w:t>0</w:t>
            </w:r>
          </w:p>
        </w:tc>
        <w:tc>
          <w:tcPr>
            <w:tcW w:w="862" w:type="pct"/>
            <w:shd w:val="clear" w:color="auto" w:fill="FFFFFF" w:themeFill="background1"/>
          </w:tcPr>
          <w:p w14:paraId="179FC9C0" w14:textId="05CE7957" w:rsidR="000919F2" w:rsidRDefault="000919F2" w:rsidP="00B640C8">
            <w:pPr>
              <w:rPr>
                <w:rFonts w:ascii="Calibri" w:hAnsi="Calibri" w:cstheme="minorHAnsi"/>
                <w:i/>
                <w:iCs/>
                <w:sz w:val="18"/>
                <w:szCs w:val="18"/>
              </w:rPr>
            </w:pPr>
          </w:p>
          <w:p w14:paraId="33065744" w14:textId="77777777" w:rsidR="00852D00" w:rsidRPr="00852D00" w:rsidRDefault="00852D00" w:rsidP="00852D00">
            <w:pPr>
              <w:rPr>
                <w:rFonts w:ascii="Calibri" w:hAnsi="Calibri" w:cstheme="minorHAnsi"/>
                <w:bCs/>
                <w:i/>
                <w:iCs/>
                <w:sz w:val="18"/>
                <w:szCs w:val="18"/>
              </w:rPr>
            </w:pPr>
            <w:r w:rsidRPr="00852D00">
              <w:rPr>
                <w:rFonts w:ascii="Calibri" w:hAnsi="Calibri" w:cstheme="minorHAnsi"/>
                <w:bCs/>
                <w:i/>
                <w:iCs/>
                <w:sz w:val="18"/>
                <w:szCs w:val="18"/>
              </w:rPr>
              <w:t xml:space="preserve">Planned capacity building activities for year 1 and 2 are implemented. (1) </w:t>
            </w:r>
          </w:p>
          <w:p w14:paraId="154EAD0A" w14:textId="77777777" w:rsidR="00852D00" w:rsidRPr="00852D00" w:rsidRDefault="00852D00" w:rsidP="00852D00">
            <w:pPr>
              <w:rPr>
                <w:rFonts w:ascii="Calibri" w:hAnsi="Calibri" w:cstheme="minorHAnsi"/>
                <w:bCs/>
                <w:i/>
                <w:iCs/>
                <w:sz w:val="18"/>
                <w:szCs w:val="18"/>
              </w:rPr>
            </w:pPr>
          </w:p>
          <w:p w14:paraId="06510A3D" w14:textId="77777777" w:rsidR="00852D00" w:rsidRPr="00852D00" w:rsidRDefault="00852D00" w:rsidP="00852D00">
            <w:pPr>
              <w:rPr>
                <w:rFonts w:ascii="Calibri" w:hAnsi="Calibri" w:cstheme="minorHAnsi"/>
                <w:bCs/>
                <w:i/>
                <w:iCs/>
                <w:sz w:val="18"/>
                <w:szCs w:val="18"/>
              </w:rPr>
            </w:pPr>
            <w:r w:rsidRPr="00852D00">
              <w:rPr>
                <w:rFonts w:ascii="Calibri" w:hAnsi="Calibri" w:cstheme="minorHAnsi"/>
                <w:bCs/>
                <w:i/>
                <w:iCs/>
                <w:sz w:val="18"/>
                <w:szCs w:val="18"/>
              </w:rPr>
              <w:t xml:space="preserve">The capacity of targeted recipients is assessed by survey towards the end of year 2. On a scale of 1 to 5, an average score of at least 2 is achieved. </w:t>
            </w:r>
          </w:p>
          <w:p w14:paraId="6E028313" w14:textId="77777777" w:rsidR="00852D00" w:rsidRPr="00852D00" w:rsidRDefault="00852D00" w:rsidP="00852D00">
            <w:pPr>
              <w:rPr>
                <w:rFonts w:ascii="Calibri" w:hAnsi="Calibri" w:cstheme="minorHAnsi"/>
                <w:bCs/>
                <w:i/>
                <w:iCs/>
                <w:sz w:val="18"/>
                <w:szCs w:val="18"/>
              </w:rPr>
            </w:pPr>
            <w:r w:rsidRPr="00852D00">
              <w:rPr>
                <w:rFonts w:ascii="Calibri" w:hAnsi="Calibri" w:cstheme="minorHAnsi"/>
                <w:bCs/>
                <w:i/>
                <w:iCs/>
                <w:sz w:val="18"/>
                <w:szCs w:val="18"/>
              </w:rPr>
              <w:t xml:space="preserve">- 1 represents a low level of capacity </w:t>
            </w:r>
          </w:p>
          <w:p w14:paraId="2EDD5146" w14:textId="716B6397" w:rsidR="00852D00" w:rsidRPr="00344790" w:rsidRDefault="00852D00" w:rsidP="00852D00">
            <w:pPr>
              <w:rPr>
                <w:rFonts w:ascii="Calibri" w:hAnsi="Calibri" w:cstheme="minorHAnsi"/>
                <w:bCs/>
                <w:i/>
                <w:iCs/>
                <w:sz w:val="18"/>
                <w:szCs w:val="18"/>
              </w:rPr>
            </w:pPr>
            <w:r w:rsidRPr="00852D00">
              <w:rPr>
                <w:rFonts w:ascii="Calibri" w:hAnsi="Calibri" w:cstheme="minorHAnsi"/>
                <w:bCs/>
                <w:i/>
                <w:iCs/>
                <w:sz w:val="18"/>
                <w:szCs w:val="18"/>
              </w:rPr>
              <w:t>- 5 represents a strong capacity to understand relevant issues and apply knowledge and skills to find effective solutions. (1)</w:t>
            </w:r>
          </w:p>
        </w:tc>
        <w:tc>
          <w:tcPr>
            <w:tcW w:w="1063" w:type="pct"/>
            <w:shd w:val="clear" w:color="auto" w:fill="FFFFFF" w:themeFill="background1"/>
          </w:tcPr>
          <w:p w14:paraId="63614AE8" w14:textId="5D11BC6B" w:rsidR="000919F2" w:rsidRDefault="000919F2" w:rsidP="00B640C8">
            <w:pPr>
              <w:rPr>
                <w:rFonts w:ascii="Calibri" w:hAnsi="Calibri" w:cstheme="minorHAnsi"/>
                <w:i/>
                <w:iCs/>
                <w:sz w:val="18"/>
                <w:szCs w:val="18"/>
              </w:rPr>
            </w:pPr>
          </w:p>
          <w:p w14:paraId="2AF03C8D" w14:textId="77777777" w:rsidR="00B2114F" w:rsidRPr="00B2114F" w:rsidRDefault="00B2114F" w:rsidP="00B2114F">
            <w:pPr>
              <w:rPr>
                <w:rFonts w:ascii="Calibri" w:hAnsi="Calibri" w:cstheme="minorHAnsi"/>
                <w:i/>
                <w:iCs/>
                <w:sz w:val="18"/>
                <w:szCs w:val="18"/>
              </w:rPr>
            </w:pPr>
            <w:r w:rsidRPr="00B2114F">
              <w:rPr>
                <w:rFonts w:ascii="Calibri" w:hAnsi="Calibri" w:cstheme="minorHAnsi"/>
                <w:i/>
                <w:iCs/>
                <w:sz w:val="18"/>
                <w:szCs w:val="18"/>
              </w:rPr>
              <w:t>Planned capacity building activities for year 3 and 4 are implemented. (1)</w:t>
            </w:r>
          </w:p>
          <w:p w14:paraId="5D4FABC9" w14:textId="77777777" w:rsidR="00B2114F" w:rsidRPr="00B2114F" w:rsidRDefault="00B2114F" w:rsidP="00B2114F">
            <w:pPr>
              <w:rPr>
                <w:rFonts w:ascii="Calibri" w:hAnsi="Calibri" w:cstheme="minorHAnsi"/>
                <w:i/>
                <w:iCs/>
                <w:sz w:val="18"/>
                <w:szCs w:val="18"/>
              </w:rPr>
            </w:pPr>
          </w:p>
          <w:p w14:paraId="547E318F" w14:textId="77777777" w:rsidR="00B2114F" w:rsidRPr="00B2114F" w:rsidRDefault="00B2114F" w:rsidP="00B2114F">
            <w:pPr>
              <w:rPr>
                <w:rFonts w:ascii="Calibri" w:hAnsi="Calibri" w:cstheme="minorHAnsi"/>
                <w:i/>
                <w:iCs/>
                <w:sz w:val="18"/>
                <w:szCs w:val="18"/>
              </w:rPr>
            </w:pPr>
            <w:r w:rsidRPr="00B2114F">
              <w:rPr>
                <w:rFonts w:ascii="Calibri" w:hAnsi="Calibri" w:cstheme="minorHAnsi"/>
                <w:i/>
                <w:iCs/>
                <w:sz w:val="18"/>
                <w:szCs w:val="18"/>
              </w:rPr>
              <w:t xml:space="preserve">The capacity of targeted recipients is assessed by survey towards the end of the project. On a scale of 1 to 5, an average score of at least 4 is achieved. </w:t>
            </w:r>
          </w:p>
          <w:p w14:paraId="0840183D" w14:textId="77777777" w:rsidR="00B2114F" w:rsidRPr="00B2114F" w:rsidRDefault="00B2114F" w:rsidP="00B2114F">
            <w:pPr>
              <w:rPr>
                <w:rFonts w:ascii="Calibri" w:hAnsi="Calibri" w:cstheme="minorHAnsi"/>
                <w:i/>
                <w:iCs/>
                <w:sz w:val="18"/>
                <w:szCs w:val="18"/>
              </w:rPr>
            </w:pPr>
            <w:r w:rsidRPr="00B2114F">
              <w:rPr>
                <w:rFonts w:ascii="Calibri" w:hAnsi="Calibri" w:cstheme="minorHAnsi"/>
                <w:i/>
                <w:iCs/>
                <w:sz w:val="18"/>
                <w:szCs w:val="18"/>
              </w:rPr>
              <w:t xml:space="preserve">- 1 represents a low level of capacity </w:t>
            </w:r>
          </w:p>
          <w:p w14:paraId="7B83BA00" w14:textId="1DEE951C" w:rsidR="00B2114F" w:rsidRPr="00344790" w:rsidRDefault="00B2114F" w:rsidP="00B2114F">
            <w:pPr>
              <w:rPr>
                <w:rFonts w:ascii="Calibri" w:hAnsi="Calibri" w:cstheme="minorHAnsi"/>
                <w:i/>
                <w:iCs/>
                <w:sz w:val="18"/>
                <w:szCs w:val="18"/>
              </w:rPr>
            </w:pPr>
            <w:r w:rsidRPr="00B2114F">
              <w:rPr>
                <w:rFonts w:ascii="Calibri" w:hAnsi="Calibri" w:cstheme="minorHAnsi"/>
                <w:i/>
                <w:iCs/>
                <w:sz w:val="18"/>
                <w:szCs w:val="18"/>
              </w:rPr>
              <w:t>- 5 represents a strong capacity to understand relevant issues and apply knowledge and skills to find effective solutions. (1)</w:t>
            </w:r>
          </w:p>
        </w:tc>
      </w:tr>
      <w:tr w:rsidR="000919F2" w:rsidRPr="00BB11FB" w14:paraId="7A8F1ADB" w14:textId="77777777" w:rsidTr="00891B35">
        <w:trPr>
          <w:trHeight w:val="584"/>
        </w:trPr>
        <w:tc>
          <w:tcPr>
            <w:tcW w:w="890" w:type="pct"/>
            <w:vMerge/>
          </w:tcPr>
          <w:p w14:paraId="4B1A0F52" w14:textId="77777777" w:rsidR="000919F2" w:rsidRPr="00BB11FB" w:rsidRDefault="000919F2" w:rsidP="00344790">
            <w:pPr>
              <w:rPr>
                <w:rFonts w:ascii="Calibri" w:hAnsi="Calibri" w:cstheme="majorHAnsi"/>
                <w:b/>
                <w:bCs/>
                <w:sz w:val="18"/>
                <w:szCs w:val="18"/>
              </w:rPr>
            </w:pPr>
          </w:p>
        </w:tc>
        <w:tc>
          <w:tcPr>
            <w:tcW w:w="1446" w:type="pct"/>
            <w:shd w:val="clear" w:color="auto" w:fill="FFFFFF" w:themeFill="background1"/>
          </w:tcPr>
          <w:p w14:paraId="41CA8DA3" w14:textId="12413DC4" w:rsidR="000919F2" w:rsidRPr="00227C3C" w:rsidRDefault="000919F2" w:rsidP="00344790">
            <w:pPr>
              <w:jc w:val="both"/>
              <w:rPr>
                <w:rFonts w:ascii="Calibri" w:hAnsi="Calibri" w:cs="Calibri"/>
                <w:bCs/>
                <w:i/>
                <w:sz w:val="18"/>
                <w:szCs w:val="18"/>
                <w:lang w:val="en-GB"/>
              </w:rPr>
            </w:pPr>
          </w:p>
        </w:tc>
        <w:tc>
          <w:tcPr>
            <w:tcW w:w="739" w:type="pct"/>
            <w:shd w:val="clear" w:color="auto" w:fill="FFFFFF" w:themeFill="background1"/>
          </w:tcPr>
          <w:p w14:paraId="12A87FAF" w14:textId="6BEB4F88" w:rsidR="000919F2" w:rsidRPr="00E86DFA" w:rsidRDefault="000919F2" w:rsidP="00344790">
            <w:pPr>
              <w:rPr>
                <w:rFonts w:ascii="Calibri" w:hAnsi="Calibri" w:cstheme="minorHAnsi"/>
                <w:i/>
                <w:iCs/>
                <w:sz w:val="18"/>
                <w:szCs w:val="18"/>
              </w:rPr>
            </w:pPr>
          </w:p>
        </w:tc>
        <w:tc>
          <w:tcPr>
            <w:tcW w:w="862" w:type="pct"/>
            <w:shd w:val="clear" w:color="auto" w:fill="FFFFFF" w:themeFill="background1"/>
          </w:tcPr>
          <w:p w14:paraId="65370B67" w14:textId="47E8646D" w:rsidR="00514B6E" w:rsidRPr="00E86DFA" w:rsidRDefault="00514B6E" w:rsidP="00B42FAE">
            <w:pPr>
              <w:rPr>
                <w:rFonts w:ascii="Calibri" w:hAnsi="Calibri" w:cstheme="minorHAnsi"/>
                <w:i/>
                <w:sz w:val="18"/>
                <w:szCs w:val="18"/>
              </w:rPr>
            </w:pPr>
          </w:p>
        </w:tc>
        <w:tc>
          <w:tcPr>
            <w:tcW w:w="1063" w:type="pct"/>
            <w:shd w:val="clear" w:color="auto" w:fill="FFFFFF" w:themeFill="background1"/>
          </w:tcPr>
          <w:p w14:paraId="0BBD5C6B" w14:textId="4F5F0DB6" w:rsidR="00514B6E" w:rsidRPr="00E86DFA" w:rsidRDefault="00514B6E" w:rsidP="00514B6E">
            <w:pPr>
              <w:rPr>
                <w:rFonts w:ascii="Calibri" w:hAnsi="Calibri" w:cstheme="minorHAnsi"/>
                <w:i/>
                <w:sz w:val="18"/>
                <w:szCs w:val="18"/>
              </w:rPr>
            </w:pPr>
          </w:p>
        </w:tc>
      </w:tr>
      <w:tr w:rsidR="00ED4BE8" w:rsidRPr="00BB11FB" w14:paraId="161BA587" w14:textId="77777777" w:rsidTr="00891B35">
        <w:trPr>
          <w:trHeight w:val="620"/>
        </w:trPr>
        <w:tc>
          <w:tcPr>
            <w:tcW w:w="890" w:type="pct"/>
            <w:shd w:val="clear" w:color="auto" w:fill="D9D9D9" w:themeFill="background1" w:themeFillShade="D9"/>
          </w:tcPr>
          <w:p w14:paraId="3017723A" w14:textId="77777777" w:rsidR="00ED4BE8" w:rsidRPr="0079638F" w:rsidRDefault="00ED4BE8" w:rsidP="00ED4BE8">
            <w:pPr>
              <w:rPr>
                <w:rFonts w:ascii="Calibri" w:hAnsi="Calibri" w:cstheme="majorHAnsi"/>
                <w:b/>
                <w:bCs/>
                <w:sz w:val="18"/>
                <w:szCs w:val="18"/>
              </w:rPr>
            </w:pPr>
            <w:r w:rsidRPr="0079638F">
              <w:rPr>
                <w:rFonts w:ascii="Calibri" w:hAnsi="Calibri" w:cstheme="majorHAnsi"/>
                <w:b/>
                <w:bCs/>
                <w:sz w:val="18"/>
                <w:szCs w:val="18"/>
              </w:rPr>
              <w:t>Outputs to achieve Outcome 1</w:t>
            </w:r>
          </w:p>
        </w:tc>
        <w:tc>
          <w:tcPr>
            <w:tcW w:w="4110" w:type="pct"/>
            <w:gridSpan w:val="4"/>
            <w:shd w:val="clear" w:color="auto" w:fill="FFFFFF" w:themeFill="background1"/>
          </w:tcPr>
          <w:p w14:paraId="033EE802" w14:textId="5FE5F2FB" w:rsidR="00227C3C" w:rsidRPr="00E86DFA" w:rsidRDefault="001A695F" w:rsidP="001A695F">
            <w:pPr>
              <w:rPr>
                <w:rFonts w:ascii="Calibri" w:hAnsi="Calibri" w:cstheme="majorHAnsi"/>
                <w:bCs/>
                <w:i/>
                <w:sz w:val="18"/>
                <w:szCs w:val="18"/>
              </w:rPr>
            </w:pPr>
            <w:r w:rsidRPr="00E86DFA">
              <w:rPr>
                <w:rFonts w:ascii="Calibri" w:hAnsi="Calibri" w:cstheme="majorHAnsi"/>
                <w:bCs/>
                <w:iCs/>
                <w:sz w:val="18"/>
                <w:szCs w:val="18"/>
              </w:rPr>
              <w:t>1.1.</w:t>
            </w:r>
            <w:r w:rsidR="0079638F" w:rsidRPr="00E86DFA">
              <w:rPr>
                <w:rFonts w:ascii="Calibri" w:hAnsi="Calibri" w:cstheme="majorHAnsi"/>
                <w:bCs/>
                <w:iCs/>
                <w:sz w:val="18"/>
                <w:szCs w:val="18"/>
              </w:rPr>
              <w:t xml:space="preserve"> </w:t>
            </w:r>
            <w:r w:rsidR="005C6391" w:rsidRPr="005C6391">
              <w:rPr>
                <w:rFonts w:ascii="Calibri" w:hAnsi="Calibri" w:cstheme="majorHAnsi"/>
                <w:bCs/>
                <w:iCs/>
                <w:sz w:val="18"/>
                <w:szCs w:val="18"/>
              </w:rPr>
              <w:t xml:space="preserve">An inclusive national dialogue to identify </w:t>
            </w:r>
            <w:proofErr w:type="spellStart"/>
            <w:r w:rsidR="005C6391" w:rsidRPr="005C6391">
              <w:rPr>
                <w:rFonts w:ascii="Calibri" w:hAnsi="Calibri" w:cstheme="majorHAnsi"/>
                <w:bCs/>
                <w:iCs/>
                <w:sz w:val="18"/>
                <w:szCs w:val="18"/>
              </w:rPr>
              <w:t>minigrid</w:t>
            </w:r>
            <w:proofErr w:type="spellEnd"/>
            <w:r w:rsidR="005C6391" w:rsidRPr="005C6391">
              <w:rPr>
                <w:rFonts w:ascii="Calibri" w:hAnsi="Calibri" w:cstheme="majorHAnsi"/>
                <w:bCs/>
                <w:iCs/>
                <w:sz w:val="18"/>
                <w:szCs w:val="18"/>
              </w:rPr>
              <w:t xml:space="preserve"> delivery models is facilitated, clarifying priority interventions for an integrated approach to off-grid electrification</w:t>
            </w:r>
          </w:p>
          <w:p w14:paraId="3D71CC05" w14:textId="13A7818B" w:rsidR="001A695F" w:rsidRPr="00E86DFA" w:rsidRDefault="00227C3C" w:rsidP="001A695F">
            <w:pPr>
              <w:rPr>
                <w:rFonts w:ascii="Calibri" w:hAnsi="Calibri" w:cstheme="majorHAnsi"/>
                <w:bCs/>
                <w:iCs/>
                <w:sz w:val="18"/>
                <w:szCs w:val="18"/>
              </w:rPr>
            </w:pPr>
            <w:r w:rsidRPr="00E86DFA">
              <w:rPr>
                <w:rFonts w:ascii="Calibri" w:hAnsi="Calibri" w:cstheme="majorHAnsi"/>
                <w:bCs/>
                <w:iCs/>
                <w:sz w:val="18"/>
                <w:szCs w:val="18"/>
              </w:rPr>
              <w:t>1.2.</w:t>
            </w:r>
            <w:r w:rsidR="0079638F" w:rsidRPr="00E86DFA">
              <w:rPr>
                <w:rFonts w:ascii="Calibri" w:hAnsi="Calibri" w:cstheme="majorHAnsi"/>
                <w:bCs/>
                <w:iCs/>
                <w:sz w:val="18"/>
                <w:szCs w:val="18"/>
              </w:rPr>
              <w:t xml:space="preserve"> </w:t>
            </w:r>
            <w:r w:rsidRPr="00E86DFA">
              <w:rPr>
                <w:rFonts w:asciiTheme="minorHAnsi" w:hAnsiTheme="minorHAnsi" w:cstheme="minorHAnsi"/>
                <w:bCs/>
                <w:iCs/>
                <w:sz w:val="18"/>
                <w:szCs w:val="18"/>
              </w:rPr>
              <w:t>Formulation of rural electrification strategy/plan, incorporating transparent targets and supported by multi-tier data</w:t>
            </w:r>
            <w:r w:rsidRPr="00E86DFA">
              <w:rPr>
                <w:rFonts w:ascii="Calibri" w:hAnsi="Calibri" w:cstheme="majorHAnsi"/>
                <w:bCs/>
                <w:iCs/>
                <w:sz w:val="18"/>
                <w:szCs w:val="18"/>
              </w:rPr>
              <w:t xml:space="preserve"> </w:t>
            </w:r>
          </w:p>
          <w:p w14:paraId="6962E3F8" w14:textId="1C217CBA" w:rsidR="001A695F" w:rsidRPr="00E86DFA" w:rsidRDefault="001A695F" w:rsidP="001A695F">
            <w:pPr>
              <w:rPr>
                <w:rFonts w:ascii="Calibri" w:hAnsi="Calibri" w:cstheme="majorHAnsi"/>
                <w:bCs/>
                <w:iCs/>
                <w:sz w:val="18"/>
                <w:szCs w:val="18"/>
              </w:rPr>
            </w:pPr>
            <w:r w:rsidRPr="00E86DFA">
              <w:rPr>
                <w:rFonts w:ascii="Calibri" w:hAnsi="Calibri" w:cstheme="majorHAnsi"/>
                <w:bCs/>
                <w:iCs/>
                <w:sz w:val="18"/>
                <w:szCs w:val="18"/>
              </w:rPr>
              <w:lastRenderedPageBreak/>
              <w:t>1.</w:t>
            </w:r>
            <w:r w:rsidR="00E723EF" w:rsidRPr="00E86DFA">
              <w:rPr>
                <w:rFonts w:ascii="Calibri" w:hAnsi="Calibri" w:cstheme="majorHAnsi"/>
                <w:bCs/>
                <w:iCs/>
                <w:sz w:val="18"/>
                <w:szCs w:val="18"/>
              </w:rPr>
              <w:t>3</w:t>
            </w:r>
            <w:r w:rsidRPr="00E86DFA">
              <w:rPr>
                <w:rFonts w:ascii="Calibri" w:hAnsi="Calibri" w:cstheme="majorHAnsi"/>
                <w:bCs/>
                <w:iCs/>
                <w:sz w:val="18"/>
                <w:szCs w:val="18"/>
              </w:rPr>
              <w:t>.</w:t>
            </w:r>
            <w:r w:rsidR="0079638F" w:rsidRPr="00E86DFA">
              <w:rPr>
                <w:rFonts w:ascii="Calibri" w:hAnsi="Calibri" w:cstheme="majorHAnsi"/>
                <w:bCs/>
                <w:iCs/>
                <w:sz w:val="18"/>
                <w:szCs w:val="18"/>
              </w:rPr>
              <w:t xml:space="preserve"> </w:t>
            </w:r>
            <w:r w:rsidRPr="00E86DFA">
              <w:rPr>
                <w:rFonts w:ascii="Calibri" w:hAnsi="Calibri" w:cstheme="majorHAnsi"/>
                <w:bCs/>
                <w:iCs/>
                <w:sz w:val="18"/>
                <w:szCs w:val="18"/>
              </w:rPr>
              <w:t xml:space="preserve">Domestication of quality standards for solar </w:t>
            </w:r>
            <w:proofErr w:type="spellStart"/>
            <w:r w:rsidRPr="00E86DFA">
              <w:rPr>
                <w:rFonts w:ascii="Calibri" w:hAnsi="Calibri" w:cstheme="majorHAnsi"/>
                <w:bCs/>
                <w:iCs/>
                <w:sz w:val="18"/>
                <w:szCs w:val="18"/>
              </w:rPr>
              <w:t>minigrid</w:t>
            </w:r>
            <w:proofErr w:type="spellEnd"/>
            <w:r w:rsidRPr="00E86DFA">
              <w:rPr>
                <w:rFonts w:ascii="Calibri" w:hAnsi="Calibri" w:cstheme="majorHAnsi"/>
                <w:bCs/>
                <w:iCs/>
                <w:sz w:val="18"/>
                <w:szCs w:val="18"/>
              </w:rPr>
              <w:t xml:space="preserve"> components, and institutional capacity of national standards organizations/bureau strengthened</w:t>
            </w:r>
          </w:p>
          <w:p w14:paraId="0919B132" w14:textId="4BBAAD22" w:rsidR="001A695F" w:rsidRPr="00E86DFA" w:rsidRDefault="001A695F" w:rsidP="001A695F">
            <w:pPr>
              <w:rPr>
                <w:rFonts w:ascii="Calibri" w:hAnsi="Calibri" w:cstheme="majorHAnsi"/>
                <w:bCs/>
                <w:iCs/>
                <w:sz w:val="18"/>
                <w:szCs w:val="18"/>
              </w:rPr>
            </w:pPr>
            <w:r w:rsidRPr="00E86DFA">
              <w:rPr>
                <w:rFonts w:ascii="Calibri" w:hAnsi="Calibri" w:cstheme="majorHAnsi"/>
                <w:bCs/>
                <w:iCs/>
                <w:sz w:val="18"/>
                <w:szCs w:val="18"/>
              </w:rPr>
              <w:t>1.</w:t>
            </w:r>
            <w:r w:rsidR="00E723EF" w:rsidRPr="00E86DFA">
              <w:rPr>
                <w:rFonts w:ascii="Calibri" w:hAnsi="Calibri" w:cstheme="majorHAnsi"/>
                <w:bCs/>
                <w:iCs/>
                <w:sz w:val="18"/>
                <w:szCs w:val="18"/>
              </w:rPr>
              <w:t>4</w:t>
            </w:r>
            <w:r w:rsidRPr="00E86DFA">
              <w:rPr>
                <w:rFonts w:ascii="Calibri" w:hAnsi="Calibri" w:cstheme="majorHAnsi"/>
                <w:bCs/>
                <w:iCs/>
                <w:sz w:val="18"/>
                <w:szCs w:val="18"/>
              </w:rPr>
              <w:t>.</w:t>
            </w:r>
            <w:r w:rsidR="0079638F" w:rsidRPr="00E86DFA">
              <w:rPr>
                <w:rFonts w:ascii="Calibri" w:hAnsi="Calibri" w:cstheme="majorHAnsi"/>
                <w:bCs/>
                <w:iCs/>
                <w:sz w:val="18"/>
                <w:szCs w:val="18"/>
              </w:rPr>
              <w:t xml:space="preserve"> </w:t>
            </w:r>
            <w:r w:rsidRPr="00E86DFA">
              <w:rPr>
                <w:rFonts w:ascii="Calibri" w:hAnsi="Calibri" w:cstheme="majorHAnsi"/>
                <w:bCs/>
                <w:iCs/>
                <w:sz w:val="18"/>
                <w:szCs w:val="18"/>
              </w:rPr>
              <w:t>Capacity building of the regulator ARSE to fully play its role (tariffs, etc.) vis-à-vis texts emanating from the Energy Law</w:t>
            </w:r>
            <w:r w:rsidRPr="00E86DFA">
              <w:rPr>
                <w:rFonts w:ascii="Calibri" w:hAnsi="Calibri" w:cstheme="majorHAnsi"/>
                <w:bCs/>
                <w:iCs/>
                <w:sz w:val="18"/>
                <w:szCs w:val="18"/>
              </w:rPr>
              <w:tab/>
            </w:r>
            <w:r w:rsidR="00B640C8" w:rsidRPr="00E86DFA">
              <w:rPr>
                <w:rFonts w:ascii="Calibri" w:hAnsi="Calibri" w:cstheme="majorHAnsi"/>
                <w:bCs/>
                <w:iCs/>
                <w:sz w:val="18"/>
                <w:szCs w:val="18"/>
              </w:rPr>
              <w:tab/>
            </w:r>
          </w:p>
          <w:p w14:paraId="39AF71AE" w14:textId="5390C8B8" w:rsidR="001A695F" w:rsidRPr="00E86DFA" w:rsidRDefault="001A695F" w:rsidP="001A695F">
            <w:pPr>
              <w:rPr>
                <w:rFonts w:ascii="Calibri" w:hAnsi="Calibri" w:cstheme="majorHAnsi"/>
                <w:bCs/>
                <w:iCs/>
                <w:sz w:val="18"/>
                <w:szCs w:val="18"/>
              </w:rPr>
            </w:pPr>
            <w:r w:rsidRPr="00E86DFA">
              <w:rPr>
                <w:rFonts w:ascii="Calibri" w:hAnsi="Calibri" w:cstheme="majorHAnsi"/>
                <w:bCs/>
                <w:iCs/>
                <w:sz w:val="18"/>
                <w:szCs w:val="18"/>
              </w:rPr>
              <w:t>1.</w:t>
            </w:r>
            <w:r w:rsidR="00E723EF" w:rsidRPr="00E86DFA">
              <w:rPr>
                <w:rFonts w:ascii="Calibri" w:hAnsi="Calibri" w:cstheme="majorHAnsi"/>
                <w:bCs/>
                <w:iCs/>
                <w:sz w:val="18"/>
                <w:szCs w:val="18"/>
              </w:rPr>
              <w:t>5</w:t>
            </w:r>
            <w:r w:rsidRPr="00E86DFA">
              <w:rPr>
                <w:rFonts w:ascii="Calibri" w:hAnsi="Calibri" w:cstheme="majorHAnsi"/>
                <w:bCs/>
                <w:iCs/>
                <w:sz w:val="18"/>
                <w:szCs w:val="18"/>
              </w:rPr>
              <w:t>.</w:t>
            </w:r>
            <w:r w:rsidR="0079638F" w:rsidRPr="00E86DFA">
              <w:rPr>
                <w:rFonts w:ascii="Calibri" w:hAnsi="Calibri" w:cstheme="majorHAnsi"/>
                <w:bCs/>
                <w:iCs/>
                <w:sz w:val="18"/>
                <w:szCs w:val="18"/>
              </w:rPr>
              <w:t xml:space="preserve"> </w:t>
            </w:r>
            <w:r w:rsidRPr="00E86DFA">
              <w:rPr>
                <w:rFonts w:ascii="Calibri" w:hAnsi="Calibri" w:cstheme="majorHAnsi"/>
                <w:bCs/>
                <w:iCs/>
                <w:sz w:val="18"/>
                <w:szCs w:val="18"/>
              </w:rPr>
              <w:t xml:space="preserve">Establishing / Operationalizing a certification scheme for </w:t>
            </w:r>
            <w:proofErr w:type="spellStart"/>
            <w:r w:rsidR="00054B82" w:rsidRPr="00E86DFA">
              <w:rPr>
                <w:rFonts w:ascii="Calibri" w:hAnsi="Calibri" w:cstheme="majorHAnsi"/>
                <w:bCs/>
                <w:iCs/>
                <w:sz w:val="18"/>
                <w:szCs w:val="18"/>
              </w:rPr>
              <w:t>minigrids</w:t>
            </w:r>
            <w:proofErr w:type="spellEnd"/>
            <w:r w:rsidR="00054B82" w:rsidRPr="00E86DFA">
              <w:rPr>
                <w:rFonts w:ascii="Calibri" w:hAnsi="Calibri" w:cstheme="majorHAnsi"/>
                <w:bCs/>
                <w:iCs/>
                <w:sz w:val="18"/>
                <w:szCs w:val="18"/>
              </w:rPr>
              <w:t xml:space="preserve"> </w:t>
            </w:r>
            <w:r w:rsidRPr="00E86DFA">
              <w:rPr>
                <w:rFonts w:ascii="Calibri" w:hAnsi="Calibri" w:cstheme="majorHAnsi"/>
                <w:bCs/>
                <w:iCs/>
                <w:sz w:val="18"/>
                <w:szCs w:val="18"/>
              </w:rPr>
              <w:t>installer</w:t>
            </w:r>
            <w:r w:rsidR="00054B82" w:rsidRPr="00E86DFA">
              <w:rPr>
                <w:rFonts w:ascii="Calibri" w:hAnsi="Calibri" w:cstheme="majorHAnsi"/>
                <w:bCs/>
                <w:iCs/>
                <w:sz w:val="18"/>
                <w:szCs w:val="18"/>
              </w:rPr>
              <w:t>s</w:t>
            </w:r>
            <w:r w:rsidRPr="00E86DFA">
              <w:rPr>
                <w:rFonts w:ascii="Calibri" w:hAnsi="Calibri" w:cstheme="majorHAnsi"/>
                <w:bCs/>
                <w:iCs/>
                <w:sz w:val="18"/>
                <w:szCs w:val="18"/>
              </w:rPr>
              <w:t xml:space="preserve"> building on ECREEE’s Regional Certification Scheme</w:t>
            </w:r>
          </w:p>
          <w:p w14:paraId="2211CD07" w14:textId="74710CBD" w:rsidR="00227C3C" w:rsidRPr="00E86DFA" w:rsidRDefault="00227C3C" w:rsidP="00227C3C">
            <w:pPr>
              <w:rPr>
                <w:rFonts w:ascii="Calibri" w:hAnsi="Calibri" w:cstheme="majorHAnsi"/>
                <w:bCs/>
                <w:iCs/>
                <w:sz w:val="18"/>
                <w:szCs w:val="18"/>
              </w:rPr>
            </w:pPr>
            <w:r w:rsidRPr="00E86DFA">
              <w:rPr>
                <w:rFonts w:ascii="Calibri" w:hAnsi="Calibri" w:cstheme="majorHAnsi"/>
                <w:bCs/>
                <w:iCs/>
                <w:sz w:val="18"/>
                <w:szCs w:val="18"/>
              </w:rPr>
              <w:t>1.6.</w:t>
            </w:r>
            <w:r w:rsidR="0079638F" w:rsidRPr="00E86DFA">
              <w:rPr>
                <w:rFonts w:ascii="Calibri" w:hAnsi="Calibri" w:cstheme="majorHAnsi"/>
                <w:bCs/>
                <w:iCs/>
                <w:sz w:val="18"/>
                <w:szCs w:val="18"/>
              </w:rPr>
              <w:t xml:space="preserve"> </w:t>
            </w:r>
            <w:proofErr w:type="spellStart"/>
            <w:r w:rsidRPr="00E86DFA">
              <w:rPr>
                <w:rFonts w:ascii="Calibri" w:hAnsi="Calibri" w:cstheme="majorHAnsi"/>
                <w:bCs/>
                <w:iCs/>
                <w:sz w:val="18"/>
                <w:szCs w:val="18"/>
              </w:rPr>
              <w:t>Minigrid</w:t>
            </w:r>
            <w:proofErr w:type="spellEnd"/>
            <w:r w:rsidRPr="00E86DFA">
              <w:rPr>
                <w:rFonts w:ascii="Calibri" w:hAnsi="Calibri" w:cstheme="majorHAnsi"/>
                <w:bCs/>
                <w:iCs/>
                <w:sz w:val="18"/>
                <w:szCs w:val="18"/>
              </w:rPr>
              <w:t xml:space="preserve"> DREI techno-economic analyses carried out to propose most cost-effective basket of policy and financial </w:t>
            </w:r>
            <w:proofErr w:type="spellStart"/>
            <w:r w:rsidRPr="00E86DFA">
              <w:rPr>
                <w:rFonts w:ascii="Calibri" w:hAnsi="Calibri" w:cstheme="majorHAnsi"/>
                <w:bCs/>
                <w:iCs/>
                <w:sz w:val="18"/>
                <w:szCs w:val="18"/>
              </w:rPr>
              <w:t>derisking</w:t>
            </w:r>
            <w:proofErr w:type="spellEnd"/>
            <w:r w:rsidRPr="00E86DFA">
              <w:rPr>
                <w:rFonts w:ascii="Calibri" w:hAnsi="Calibri" w:cstheme="majorHAnsi"/>
                <w:bCs/>
                <w:iCs/>
                <w:sz w:val="18"/>
                <w:szCs w:val="18"/>
              </w:rPr>
              <w:t xml:space="preserve"> instruments </w:t>
            </w:r>
            <w:r w:rsidR="00054B82" w:rsidRPr="00E86DFA">
              <w:rPr>
                <w:rFonts w:ascii="Calibri" w:hAnsi="Calibri" w:cstheme="majorHAnsi"/>
                <w:bCs/>
                <w:iCs/>
                <w:sz w:val="18"/>
                <w:szCs w:val="18"/>
              </w:rPr>
              <w:t>and contribute to AMP Flagship Report on Cost Reduction</w:t>
            </w:r>
          </w:p>
          <w:p w14:paraId="020BB497" w14:textId="5BE4808E" w:rsidR="00B92FA8" w:rsidRPr="0079638F" w:rsidRDefault="00B92FA8" w:rsidP="00783EB8">
            <w:pPr>
              <w:rPr>
                <w:rFonts w:ascii="Calibri" w:hAnsi="Calibri" w:cstheme="majorHAnsi"/>
                <w:bCs/>
                <w:i/>
                <w:sz w:val="18"/>
                <w:szCs w:val="18"/>
                <w:highlight w:val="yellow"/>
              </w:rPr>
            </w:pPr>
          </w:p>
        </w:tc>
      </w:tr>
      <w:tr w:rsidR="00ED4BE8" w:rsidRPr="00BB11FB" w14:paraId="3FFDD1E9" w14:textId="77777777" w:rsidTr="00EF5F9B">
        <w:trPr>
          <w:trHeight w:val="284"/>
        </w:trPr>
        <w:tc>
          <w:tcPr>
            <w:tcW w:w="890" w:type="pct"/>
            <w:shd w:val="clear" w:color="auto" w:fill="E7E6E6" w:themeFill="background2"/>
          </w:tcPr>
          <w:p w14:paraId="3DA9E704" w14:textId="77777777" w:rsidR="00ED4BE8" w:rsidRPr="00BB11FB" w:rsidRDefault="00ED4BE8" w:rsidP="00ED4BE8">
            <w:pPr>
              <w:rPr>
                <w:rFonts w:ascii="Calibri" w:hAnsi="Calibri" w:cstheme="majorHAnsi"/>
                <w:b/>
                <w:bCs/>
                <w:i/>
                <w:sz w:val="18"/>
                <w:szCs w:val="18"/>
                <w:lang w:val="fr-CA"/>
              </w:rPr>
            </w:pPr>
            <w:r w:rsidRPr="00BB11FB">
              <w:rPr>
                <w:rFonts w:ascii="Calibri" w:hAnsi="Calibri" w:cstheme="majorHAnsi"/>
                <w:b/>
                <w:bCs/>
                <w:sz w:val="18"/>
                <w:szCs w:val="18"/>
              </w:rPr>
              <w:lastRenderedPageBreak/>
              <w:t>Project Component 2</w:t>
            </w:r>
          </w:p>
        </w:tc>
        <w:tc>
          <w:tcPr>
            <w:tcW w:w="4110" w:type="pct"/>
            <w:gridSpan w:val="4"/>
            <w:shd w:val="clear" w:color="auto" w:fill="E7E6E6" w:themeFill="background2"/>
          </w:tcPr>
          <w:p w14:paraId="1E6912AA" w14:textId="0C9DD6C9" w:rsidR="00ED4BE8" w:rsidRPr="00BB11FB" w:rsidRDefault="00BC56A7" w:rsidP="00ED4BE8">
            <w:pPr>
              <w:rPr>
                <w:rFonts w:ascii="Calibri" w:hAnsi="Calibri" w:cstheme="majorHAnsi"/>
                <w:b/>
                <w:iCs/>
                <w:sz w:val="18"/>
                <w:szCs w:val="18"/>
                <w:highlight w:val="yellow"/>
              </w:rPr>
            </w:pPr>
            <w:r w:rsidRPr="00BC56A7">
              <w:rPr>
                <w:rFonts w:ascii="Calibri" w:hAnsi="Calibri" w:cstheme="majorHAnsi"/>
                <w:b/>
                <w:iCs/>
                <w:sz w:val="18"/>
                <w:szCs w:val="18"/>
              </w:rPr>
              <w:t>Business Model Innovation with Private Sector Engagement</w:t>
            </w:r>
          </w:p>
        </w:tc>
      </w:tr>
      <w:tr w:rsidR="00227C3C" w:rsidRPr="00227C3C" w14:paraId="1FC8C8DD" w14:textId="77777777" w:rsidTr="00891B35">
        <w:trPr>
          <w:trHeight w:val="413"/>
        </w:trPr>
        <w:tc>
          <w:tcPr>
            <w:tcW w:w="890" w:type="pct"/>
            <w:vMerge w:val="restart"/>
            <w:shd w:val="clear" w:color="auto" w:fill="auto"/>
          </w:tcPr>
          <w:p w14:paraId="076A9C6F" w14:textId="77777777" w:rsidR="00ED4BE8" w:rsidRPr="00CC1F5D" w:rsidRDefault="00ED4BE8" w:rsidP="00ED4BE8">
            <w:pPr>
              <w:rPr>
                <w:rFonts w:ascii="Calibri" w:hAnsi="Calibri" w:cstheme="majorHAnsi"/>
                <w:b/>
                <w:bCs/>
                <w:sz w:val="18"/>
                <w:szCs w:val="18"/>
              </w:rPr>
            </w:pPr>
            <w:r w:rsidRPr="00CC1F5D">
              <w:rPr>
                <w:rFonts w:ascii="Calibri" w:hAnsi="Calibri" w:cstheme="majorHAnsi"/>
                <w:b/>
                <w:bCs/>
                <w:sz w:val="18"/>
                <w:szCs w:val="18"/>
              </w:rPr>
              <w:t>Outcome 2</w:t>
            </w:r>
          </w:p>
          <w:p w14:paraId="1FFFF810" w14:textId="77777777" w:rsidR="00ED4BE8" w:rsidRPr="00CC1F5D" w:rsidRDefault="00ED4BE8" w:rsidP="00ED4BE8">
            <w:pPr>
              <w:rPr>
                <w:rFonts w:ascii="Calibri" w:hAnsi="Calibri" w:cstheme="majorHAnsi"/>
                <w:b/>
                <w:bCs/>
                <w:sz w:val="18"/>
                <w:szCs w:val="18"/>
              </w:rPr>
            </w:pPr>
          </w:p>
          <w:p w14:paraId="62CBB23E" w14:textId="2DC3BC2F" w:rsidR="00ED4BE8" w:rsidRPr="00CC1F5D" w:rsidRDefault="00ED4BE8" w:rsidP="005D3DC7">
            <w:pPr>
              <w:rPr>
                <w:rFonts w:ascii="Calibri" w:hAnsi="Calibri" w:cstheme="majorHAnsi"/>
                <w:b/>
                <w:bCs/>
                <w:sz w:val="18"/>
                <w:szCs w:val="18"/>
              </w:rPr>
            </w:pPr>
            <w:bookmarkStart w:id="63" w:name="_Hlk60057211"/>
            <w:r w:rsidRPr="00CC1F5D">
              <w:rPr>
                <w:rFonts w:ascii="Calibri" w:hAnsi="Calibri" w:cstheme="majorHAnsi"/>
                <w:b/>
                <w:bCs/>
                <w:sz w:val="18"/>
                <w:szCs w:val="18"/>
              </w:rPr>
              <w:t xml:space="preserve">Innovative business models based on cost reduction operationalized, with strengthened private sector participation in </w:t>
            </w:r>
            <w:r w:rsidR="00E01845" w:rsidRPr="00CC1F5D">
              <w:rPr>
                <w:rFonts w:ascii="Calibri" w:hAnsi="Calibri" w:cstheme="majorHAnsi"/>
                <w:b/>
                <w:bCs/>
                <w:sz w:val="18"/>
                <w:szCs w:val="18"/>
              </w:rPr>
              <w:t>RE</w:t>
            </w:r>
            <w:r w:rsidRPr="00CC1F5D">
              <w:rPr>
                <w:rFonts w:ascii="Calibri" w:hAnsi="Calibri" w:cstheme="majorHAnsi"/>
                <w:b/>
                <w:bCs/>
                <w:sz w:val="18"/>
                <w:szCs w:val="18"/>
              </w:rPr>
              <w:t xml:space="preserve"> </w:t>
            </w:r>
            <w:proofErr w:type="spellStart"/>
            <w:r w:rsidRPr="00CC1F5D">
              <w:rPr>
                <w:rFonts w:ascii="Calibri" w:hAnsi="Calibri" w:cstheme="majorHAnsi"/>
                <w:b/>
                <w:bCs/>
                <w:sz w:val="18"/>
                <w:szCs w:val="18"/>
              </w:rPr>
              <w:t>minigrid</w:t>
            </w:r>
            <w:proofErr w:type="spellEnd"/>
            <w:r w:rsidRPr="00CC1F5D">
              <w:rPr>
                <w:rFonts w:ascii="Calibri" w:hAnsi="Calibri" w:cstheme="majorHAnsi"/>
                <w:b/>
                <w:bCs/>
                <w:sz w:val="18"/>
                <w:szCs w:val="18"/>
              </w:rPr>
              <w:t xml:space="preserve"> development</w:t>
            </w:r>
            <w:bookmarkEnd w:id="63"/>
          </w:p>
        </w:tc>
        <w:tc>
          <w:tcPr>
            <w:tcW w:w="1446" w:type="pct"/>
            <w:shd w:val="clear" w:color="auto" w:fill="auto"/>
          </w:tcPr>
          <w:p w14:paraId="1808C639" w14:textId="1E45A46E" w:rsidR="00ED4BE8" w:rsidRPr="00227C3C" w:rsidRDefault="00ED4BE8" w:rsidP="005D3DC7">
            <w:pPr>
              <w:rPr>
                <w:rFonts w:ascii="Calibri" w:hAnsi="Calibri" w:cs="Calibri"/>
                <w:bCs/>
                <w:i/>
                <w:sz w:val="18"/>
                <w:szCs w:val="18"/>
              </w:rPr>
            </w:pPr>
            <w:r w:rsidRPr="00227C3C">
              <w:rPr>
                <w:rFonts w:ascii="Calibri" w:hAnsi="Calibri" w:cs="Calibri"/>
                <w:bCs/>
                <w:i/>
                <w:sz w:val="18"/>
                <w:szCs w:val="18"/>
              </w:rPr>
              <w:t xml:space="preserve">Indicator </w:t>
            </w:r>
            <w:r w:rsidR="000919F2">
              <w:rPr>
                <w:rFonts w:ascii="Calibri" w:hAnsi="Calibri" w:cs="Calibri"/>
                <w:bCs/>
                <w:i/>
                <w:sz w:val="18"/>
                <w:szCs w:val="18"/>
              </w:rPr>
              <w:t>9</w:t>
            </w:r>
            <w:r w:rsidRPr="00227C3C">
              <w:rPr>
                <w:rFonts w:ascii="Calibri" w:hAnsi="Calibri" w:cs="Calibri"/>
                <w:bCs/>
                <w:i/>
                <w:sz w:val="18"/>
                <w:szCs w:val="18"/>
              </w:rPr>
              <w:t xml:space="preserve">:  </w:t>
            </w:r>
            <w:r w:rsidR="00E723EF" w:rsidRPr="00BB11FB">
              <w:rPr>
                <w:rFonts w:ascii="Calibri" w:hAnsi="Calibri" w:cs="Calibri"/>
                <w:bCs/>
                <w:iCs/>
                <w:sz w:val="18"/>
                <w:szCs w:val="18"/>
              </w:rPr>
              <w:t xml:space="preserve">RE </w:t>
            </w:r>
            <w:proofErr w:type="spellStart"/>
            <w:r w:rsidRPr="00227C3C">
              <w:rPr>
                <w:rFonts w:ascii="Calibri" w:hAnsi="Calibri" w:cs="Calibri"/>
                <w:bCs/>
                <w:iCs/>
                <w:sz w:val="18"/>
                <w:szCs w:val="18"/>
              </w:rPr>
              <w:t>minigrid</w:t>
            </w:r>
            <w:proofErr w:type="spellEnd"/>
            <w:r w:rsidRPr="00227C3C">
              <w:rPr>
                <w:rFonts w:ascii="Calibri" w:hAnsi="Calibri" w:cs="Calibri"/>
                <w:bCs/>
                <w:iCs/>
                <w:sz w:val="18"/>
                <w:szCs w:val="18"/>
              </w:rPr>
              <w:t xml:space="preserve"> pilots implemented that demonstrate a delivery model, cost-reduction measure(s) and/or productive use of electricity </w:t>
            </w:r>
          </w:p>
        </w:tc>
        <w:tc>
          <w:tcPr>
            <w:tcW w:w="739" w:type="pct"/>
            <w:shd w:val="clear" w:color="auto" w:fill="auto"/>
          </w:tcPr>
          <w:p w14:paraId="352E2AE5" w14:textId="77777777" w:rsidR="00ED4BE8" w:rsidRPr="00BB11FB" w:rsidRDefault="003F15AF" w:rsidP="00ED4BE8">
            <w:pPr>
              <w:rPr>
                <w:rFonts w:ascii="Calibri" w:hAnsi="Calibri" w:cstheme="majorHAnsi"/>
                <w:bCs/>
                <w:i/>
                <w:sz w:val="18"/>
                <w:szCs w:val="18"/>
              </w:rPr>
            </w:pPr>
            <w:r w:rsidRPr="00BB11FB">
              <w:rPr>
                <w:rFonts w:ascii="Calibri" w:hAnsi="Calibri" w:cstheme="majorHAnsi"/>
                <w:bCs/>
                <w:i/>
                <w:sz w:val="18"/>
                <w:szCs w:val="18"/>
              </w:rPr>
              <w:t>0</w:t>
            </w:r>
          </w:p>
          <w:p w14:paraId="23A93823" w14:textId="572F2586" w:rsidR="00395025" w:rsidRPr="00BB11FB" w:rsidRDefault="00395025" w:rsidP="00395025">
            <w:pPr>
              <w:rPr>
                <w:rFonts w:ascii="Calibri" w:hAnsi="Calibri" w:cstheme="majorHAnsi"/>
                <w:sz w:val="18"/>
                <w:szCs w:val="18"/>
              </w:rPr>
            </w:pPr>
          </w:p>
        </w:tc>
        <w:tc>
          <w:tcPr>
            <w:tcW w:w="862" w:type="pct"/>
            <w:shd w:val="clear" w:color="auto" w:fill="auto"/>
          </w:tcPr>
          <w:p w14:paraId="673B0157" w14:textId="6921FB3A" w:rsidR="008835F4" w:rsidRPr="008835F4" w:rsidRDefault="008835F4" w:rsidP="008835F4">
            <w:pPr>
              <w:rPr>
                <w:rFonts w:ascii="Calibri" w:hAnsi="Calibri" w:cstheme="majorHAnsi"/>
                <w:i/>
                <w:iCs/>
                <w:sz w:val="18"/>
                <w:szCs w:val="18"/>
              </w:rPr>
            </w:pPr>
            <w:r w:rsidRPr="008835F4">
              <w:rPr>
                <w:rFonts w:ascii="Calibri" w:hAnsi="Calibri" w:cstheme="majorHAnsi"/>
                <w:i/>
                <w:iCs/>
                <w:sz w:val="18"/>
                <w:szCs w:val="18"/>
              </w:rPr>
              <w:t>The project’s detailed design plan (the ‘</w:t>
            </w:r>
            <w:proofErr w:type="spellStart"/>
            <w:r w:rsidRPr="008835F4">
              <w:rPr>
                <w:rFonts w:ascii="Calibri" w:hAnsi="Calibri" w:cstheme="majorHAnsi"/>
                <w:i/>
                <w:iCs/>
                <w:sz w:val="18"/>
                <w:szCs w:val="18"/>
              </w:rPr>
              <w:t>Minigrid</w:t>
            </w:r>
            <w:proofErr w:type="spellEnd"/>
            <w:r w:rsidRPr="008835F4">
              <w:rPr>
                <w:rFonts w:ascii="Calibri" w:hAnsi="Calibri" w:cstheme="majorHAnsi"/>
                <w:i/>
                <w:iCs/>
                <w:sz w:val="18"/>
                <w:szCs w:val="18"/>
              </w:rPr>
              <w:t xml:space="preserve"> Pilot Plan’) for advancing the </w:t>
            </w:r>
            <w:proofErr w:type="spellStart"/>
            <w:r w:rsidRPr="008835F4">
              <w:rPr>
                <w:rFonts w:ascii="Calibri" w:hAnsi="Calibri" w:cstheme="majorHAnsi"/>
                <w:i/>
                <w:iCs/>
                <w:sz w:val="18"/>
                <w:szCs w:val="18"/>
              </w:rPr>
              <w:t>minigrid</w:t>
            </w:r>
            <w:proofErr w:type="spellEnd"/>
            <w:r w:rsidRPr="008835F4">
              <w:rPr>
                <w:rFonts w:ascii="Calibri" w:hAnsi="Calibri" w:cstheme="majorHAnsi"/>
                <w:i/>
                <w:iCs/>
                <w:sz w:val="18"/>
                <w:szCs w:val="18"/>
              </w:rPr>
              <w:t xml:space="preserve"> pilots is </w:t>
            </w:r>
            <w:proofErr w:type="gramStart"/>
            <w:r w:rsidRPr="008835F4">
              <w:rPr>
                <w:rFonts w:ascii="Calibri" w:hAnsi="Calibri" w:cstheme="majorHAnsi"/>
                <w:i/>
                <w:iCs/>
                <w:sz w:val="18"/>
                <w:szCs w:val="18"/>
              </w:rPr>
              <w:t>developed, and</w:t>
            </w:r>
            <w:proofErr w:type="gramEnd"/>
            <w:r w:rsidRPr="008835F4">
              <w:rPr>
                <w:rFonts w:ascii="Calibri" w:hAnsi="Calibri" w:cstheme="majorHAnsi"/>
                <w:i/>
                <w:iCs/>
                <w:sz w:val="18"/>
                <w:szCs w:val="18"/>
              </w:rPr>
              <w:t xml:space="preserve"> cleared by UNDP. (1) </w:t>
            </w:r>
          </w:p>
          <w:p w14:paraId="5DAF4B4F" w14:textId="77777777" w:rsidR="008835F4" w:rsidRPr="008835F4" w:rsidRDefault="008835F4" w:rsidP="008835F4">
            <w:pPr>
              <w:rPr>
                <w:rFonts w:ascii="Calibri" w:hAnsi="Calibri" w:cstheme="majorHAnsi"/>
                <w:i/>
                <w:iCs/>
                <w:sz w:val="18"/>
                <w:szCs w:val="18"/>
              </w:rPr>
            </w:pPr>
          </w:p>
          <w:p w14:paraId="2DDB541F" w14:textId="57AFC645" w:rsidR="00EA78EA" w:rsidRPr="00BB11FB" w:rsidRDefault="008835F4" w:rsidP="008835F4">
            <w:pPr>
              <w:rPr>
                <w:rFonts w:ascii="Calibri" w:hAnsi="Calibri" w:cstheme="majorHAnsi"/>
                <w:sz w:val="18"/>
                <w:szCs w:val="18"/>
              </w:rPr>
            </w:pPr>
            <w:r w:rsidRPr="008835F4">
              <w:rPr>
                <w:rFonts w:ascii="Calibri" w:hAnsi="Calibri" w:cstheme="majorHAnsi"/>
                <w:i/>
                <w:iCs/>
                <w:sz w:val="18"/>
                <w:szCs w:val="18"/>
              </w:rPr>
              <w:t xml:space="preserve">Any project tendering process, as applicable, for </w:t>
            </w:r>
            <w:proofErr w:type="spellStart"/>
            <w:r w:rsidRPr="008835F4">
              <w:rPr>
                <w:rFonts w:ascii="Calibri" w:hAnsi="Calibri" w:cstheme="majorHAnsi"/>
                <w:i/>
                <w:iCs/>
                <w:sz w:val="18"/>
                <w:szCs w:val="18"/>
              </w:rPr>
              <w:t>minigrid</w:t>
            </w:r>
            <w:proofErr w:type="spellEnd"/>
            <w:r w:rsidRPr="008835F4">
              <w:rPr>
                <w:rFonts w:ascii="Calibri" w:hAnsi="Calibri" w:cstheme="majorHAnsi"/>
                <w:i/>
                <w:iCs/>
                <w:sz w:val="18"/>
                <w:szCs w:val="18"/>
              </w:rPr>
              <w:t xml:space="preserve"> pilots is launched. (1)</w:t>
            </w:r>
          </w:p>
        </w:tc>
        <w:tc>
          <w:tcPr>
            <w:tcW w:w="1063" w:type="pct"/>
            <w:shd w:val="clear" w:color="auto" w:fill="auto"/>
          </w:tcPr>
          <w:p w14:paraId="077CD7C9" w14:textId="124BB856" w:rsidR="00304209" w:rsidRPr="00BB11FB" w:rsidRDefault="007D1B97" w:rsidP="00ED4BE8">
            <w:pPr>
              <w:rPr>
                <w:rFonts w:ascii="Calibri" w:hAnsi="Calibri" w:cstheme="majorHAnsi"/>
                <w:i/>
                <w:sz w:val="18"/>
                <w:szCs w:val="18"/>
              </w:rPr>
            </w:pPr>
            <w:r w:rsidRPr="007D1B97">
              <w:rPr>
                <w:rFonts w:ascii="Calibri" w:hAnsi="Calibri" w:cstheme="majorHAnsi"/>
                <w:i/>
                <w:sz w:val="18"/>
                <w:szCs w:val="18"/>
              </w:rPr>
              <w:t xml:space="preserve">100% of the planned </w:t>
            </w:r>
            <w:proofErr w:type="spellStart"/>
            <w:r w:rsidRPr="007D1B97">
              <w:rPr>
                <w:rFonts w:ascii="Calibri" w:hAnsi="Calibri" w:cstheme="majorHAnsi"/>
                <w:i/>
                <w:sz w:val="18"/>
                <w:szCs w:val="18"/>
              </w:rPr>
              <w:t>minigrid</w:t>
            </w:r>
            <w:proofErr w:type="spellEnd"/>
            <w:r w:rsidRPr="007D1B97">
              <w:rPr>
                <w:rFonts w:ascii="Calibri" w:hAnsi="Calibri" w:cstheme="majorHAnsi"/>
                <w:i/>
                <w:sz w:val="18"/>
                <w:szCs w:val="18"/>
              </w:rPr>
              <w:t xml:space="preserve"> pilots, as identified in the project’s </w:t>
            </w:r>
            <w:proofErr w:type="spellStart"/>
            <w:r w:rsidRPr="007D1B97">
              <w:rPr>
                <w:rFonts w:ascii="Calibri" w:hAnsi="Calibri" w:cstheme="majorHAnsi"/>
                <w:i/>
                <w:sz w:val="18"/>
                <w:szCs w:val="18"/>
              </w:rPr>
              <w:t>Minigrid</w:t>
            </w:r>
            <w:proofErr w:type="spellEnd"/>
            <w:r w:rsidRPr="007D1B97">
              <w:rPr>
                <w:rFonts w:ascii="Calibri" w:hAnsi="Calibri" w:cstheme="majorHAnsi"/>
                <w:i/>
                <w:sz w:val="18"/>
                <w:szCs w:val="18"/>
              </w:rPr>
              <w:t xml:space="preserve"> Pilot Plan, are commissioned. (1)</w:t>
            </w:r>
          </w:p>
          <w:p w14:paraId="5236EA56" w14:textId="31915016" w:rsidR="00EA78EA" w:rsidRPr="00BB11FB" w:rsidRDefault="00EA78EA" w:rsidP="00EA78EA">
            <w:pPr>
              <w:rPr>
                <w:rFonts w:ascii="Calibri" w:hAnsi="Calibri" w:cstheme="majorHAnsi"/>
                <w:sz w:val="18"/>
                <w:szCs w:val="18"/>
              </w:rPr>
            </w:pPr>
          </w:p>
        </w:tc>
      </w:tr>
      <w:tr w:rsidR="00227C3C" w:rsidRPr="00227C3C" w14:paraId="59BC5E06" w14:textId="77777777" w:rsidTr="00891B35">
        <w:trPr>
          <w:trHeight w:val="440"/>
        </w:trPr>
        <w:tc>
          <w:tcPr>
            <w:tcW w:w="890" w:type="pct"/>
            <w:vMerge/>
          </w:tcPr>
          <w:p w14:paraId="74CE7962" w14:textId="77777777" w:rsidR="00ED4BE8" w:rsidRPr="00CC1F5D" w:rsidRDefault="00ED4BE8" w:rsidP="00ED4BE8">
            <w:pPr>
              <w:rPr>
                <w:rFonts w:ascii="Calibri" w:hAnsi="Calibri" w:cstheme="majorHAnsi"/>
                <w:b/>
                <w:bCs/>
                <w:sz w:val="18"/>
                <w:szCs w:val="18"/>
              </w:rPr>
            </w:pPr>
          </w:p>
        </w:tc>
        <w:tc>
          <w:tcPr>
            <w:tcW w:w="1446" w:type="pct"/>
            <w:shd w:val="clear" w:color="auto" w:fill="auto"/>
          </w:tcPr>
          <w:p w14:paraId="6743FBCD" w14:textId="29BBC348" w:rsidR="00ED4BE8" w:rsidRPr="00227C3C" w:rsidRDefault="00ED4BE8" w:rsidP="00ED4BE8">
            <w:pPr>
              <w:rPr>
                <w:rFonts w:ascii="Calibri" w:hAnsi="Calibri" w:cs="Calibri"/>
                <w:sz w:val="18"/>
                <w:szCs w:val="18"/>
              </w:rPr>
            </w:pPr>
            <w:r w:rsidRPr="00227C3C">
              <w:rPr>
                <w:rFonts w:ascii="Calibri" w:hAnsi="Calibri" w:cs="Calibri"/>
                <w:bCs/>
                <w:i/>
                <w:sz w:val="18"/>
                <w:szCs w:val="18"/>
              </w:rPr>
              <w:t xml:space="preserve">Indicator </w:t>
            </w:r>
            <w:r w:rsidR="00ED5259">
              <w:rPr>
                <w:rFonts w:ascii="Calibri" w:hAnsi="Calibri" w:cs="Calibri"/>
                <w:bCs/>
                <w:i/>
                <w:sz w:val="18"/>
                <w:szCs w:val="18"/>
              </w:rPr>
              <w:t>10</w:t>
            </w:r>
            <w:r w:rsidRPr="00227C3C">
              <w:rPr>
                <w:rFonts w:ascii="Calibri" w:hAnsi="Calibri" w:cs="Calibri"/>
                <w:bCs/>
                <w:i/>
                <w:sz w:val="18"/>
                <w:szCs w:val="18"/>
              </w:rPr>
              <w:t xml:space="preserve">: </w:t>
            </w:r>
            <w:r w:rsidRPr="00227C3C">
              <w:rPr>
                <w:rFonts w:ascii="Calibri" w:hAnsi="Calibri" w:cs="Calibri"/>
                <w:bCs/>
                <w:iCs/>
                <w:sz w:val="18"/>
                <w:szCs w:val="18"/>
              </w:rPr>
              <w:t xml:space="preserve">Capacity of </w:t>
            </w:r>
            <w:proofErr w:type="spellStart"/>
            <w:r w:rsidRPr="00227C3C">
              <w:rPr>
                <w:rFonts w:ascii="Calibri" w:hAnsi="Calibri" w:cs="Calibri"/>
                <w:bCs/>
                <w:iCs/>
                <w:sz w:val="18"/>
                <w:szCs w:val="18"/>
              </w:rPr>
              <w:t>minigrid</w:t>
            </w:r>
            <w:proofErr w:type="spellEnd"/>
            <w:r w:rsidRPr="00227C3C">
              <w:rPr>
                <w:rFonts w:ascii="Calibri" w:hAnsi="Calibri" w:cs="Calibri"/>
                <w:bCs/>
                <w:iCs/>
                <w:sz w:val="18"/>
                <w:szCs w:val="18"/>
              </w:rPr>
              <w:t xml:space="preserve"> developers and/or operators is enhanced to implement innovative business models and incorporate cost-reduction levers in </w:t>
            </w:r>
            <w:proofErr w:type="spellStart"/>
            <w:r w:rsidRPr="00227C3C">
              <w:rPr>
                <w:rFonts w:ascii="Calibri" w:hAnsi="Calibri" w:cs="Calibri"/>
                <w:bCs/>
                <w:iCs/>
                <w:sz w:val="18"/>
                <w:szCs w:val="18"/>
              </w:rPr>
              <w:t>minigrid</w:t>
            </w:r>
            <w:proofErr w:type="spellEnd"/>
            <w:r w:rsidRPr="00227C3C">
              <w:rPr>
                <w:rFonts w:ascii="Calibri" w:hAnsi="Calibri" w:cs="Calibri"/>
                <w:bCs/>
                <w:iCs/>
                <w:sz w:val="18"/>
                <w:szCs w:val="18"/>
              </w:rPr>
              <w:t xml:space="preserve"> projects</w:t>
            </w:r>
            <w:r w:rsidR="00206AA5" w:rsidRPr="00227C3C">
              <w:rPr>
                <w:rFonts w:ascii="Calibri" w:hAnsi="Calibri" w:cs="Calibri"/>
                <w:bCs/>
                <w:i/>
                <w:iCs/>
                <w:sz w:val="18"/>
                <w:szCs w:val="18"/>
              </w:rPr>
              <w:t>.</w:t>
            </w:r>
          </w:p>
          <w:p w14:paraId="361FC296" w14:textId="77777777" w:rsidR="00ED4BE8" w:rsidRPr="00227C3C" w:rsidRDefault="00ED4BE8" w:rsidP="00ED4BE8">
            <w:pPr>
              <w:rPr>
                <w:rFonts w:ascii="Calibri" w:hAnsi="Calibri" w:cs="Calibri"/>
                <w:sz w:val="18"/>
                <w:szCs w:val="18"/>
              </w:rPr>
            </w:pPr>
          </w:p>
        </w:tc>
        <w:tc>
          <w:tcPr>
            <w:tcW w:w="739" w:type="pct"/>
            <w:shd w:val="clear" w:color="auto" w:fill="auto"/>
          </w:tcPr>
          <w:p w14:paraId="7B78C988" w14:textId="233F6E09" w:rsidR="00ED4BE8" w:rsidRPr="000919F2" w:rsidRDefault="00ED5259" w:rsidP="00ED4BE8">
            <w:pPr>
              <w:rPr>
                <w:rFonts w:ascii="Calibri" w:hAnsi="Calibri" w:cstheme="majorHAnsi"/>
                <w:bCs/>
                <w:i/>
                <w:sz w:val="18"/>
                <w:szCs w:val="18"/>
              </w:rPr>
            </w:pPr>
            <w:r w:rsidRPr="00E86DFA">
              <w:rPr>
                <w:rFonts w:asciiTheme="minorHAnsi" w:hAnsiTheme="minorHAnsi" w:cstheme="minorHAnsi"/>
                <w:bCs/>
                <w:i/>
                <w:sz w:val="18"/>
                <w:szCs w:val="18"/>
              </w:rPr>
              <w:t>No capacity building done</w:t>
            </w:r>
            <w:r w:rsidRPr="000919F2">
              <w:rPr>
                <w:rFonts w:ascii="Calibri" w:hAnsi="Calibri" w:cstheme="majorHAnsi"/>
                <w:bCs/>
                <w:i/>
                <w:sz w:val="18"/>
                <w:szCs w:val="18"/>
              </w:rPr>
              <w:t xml:space="preserve">. </w:t>
            </w:r>
          </w:p>
        </w:tc>
        <w:tc>
          <w:tcPr>
            <w:tcW w:w="862" w:type="pct"/>
            <w:shd w:val="clear" w:color="auto" w:fill="auto"/>
          </w:tcPr>
          <w:p w14:paraId="63D86CD3" w14:textId="6D7604FB" w:rsidR="00ED4BE8" w:rsidRPr="000919F2" w:rsidRDefault="00ED5259" w:rsidP="00ED4BE8">
            <w:pPr>
              <w:rPr>
                <w:rFonts w:ascii="Calibri" w:hAnsi="Calibri" w:cstheme="majorHAnsi"/>
                <w:bCs/>
                <w:i/>
                <w:sz w:val="18"/>
                <w:szCs w:val="18"/>
              </w:rPr>
            </w:pPr>
            <w:r w:rsidRPr="00E86DFA">
              <w:rPr>
                <w:rFonts w:asciiTheme="minorHAnsi" w:hAnsiTheme="minorHAnsi" w:cstheme="minorHAnsi"/>
                <w:bCs/>
                <w:i/>
                <w:sz w:val="18"/>
                <w:szCs w:val="18"/>
              </w:rPr>
              <w:t xml:space="preserve">Information disseminated and awareness raised (2 out of a possible scale of </w:t>
            </w:r>
            <w:r w:rsidR="00BC7050" w:rsidRPr="0098145F">
              <w:rPr>
                <w:rFonts w:asciiTheme="minorHAnsi" w:hAnsiTheme="minorHAnsi" w:cstheme="minorHAnsi"/>
                <w:bCs/>
                <w:i/>
                <w:sz w:val="18"/>
                <w:szCs w:val="18"/>
              </w:rPr>
              <w:t>5</w:t>
            </w:r>
            <w:r w:rsidR="00BC7050">
              <w:rPr>
                <w:rFonts w:asciiTheme="minorHAnsi" w:hAnsiTheme="minorHAnsi" w:cstheme="minorHAnsi"/>
                <w:bCs/>
                <w:i/>
                <w:sz w:val="18"/>
                <w:szCs w:val="18"/>
              </w:rPr>
              <w:t xml:space="preserve"> where </w:t>
            </w:r>
            <w:r w:rsidR="00BC7050" w:rsidRPr="00815570">
              <w:rPr>
                <w:rFonts w:asciiTheme="minorHAnsi" w:hAnsiTheme="minorHAnsi" w:cstheme="minorHAnsi"/>
                <w:bCs/>
                <w:i/>
                <w:sz w:val="18"/>
                <w:szCs w:val="18"/>
              </w:rPr>
              <w:t xml:space="preserve">0 </w:t>
            </w:r>
            <w:r w:rsidR="00BC7050">
              <w:rPr>
                <w:rFonts w:asciiTheme="minorHAnsi" w:hAnsiTheme="minorHAnsi" w:cstheme="minorHAnsi"/>
                <w:bCs/>
                <w:i/>
                <w:sz w:val="18"/>
                <w:szCs w:val="18"/>
              </w:rPr>
              <w:t>represents</w:t>
            </w:r>
            <w:r w:rsidR="00BC7050" w:rsidRPr="00815570">
              <w:rPr>
                <w:rFonts w:asciiTheme="minorHAnsi" w:hAnsiTheme="minorHAnsi" w:cstheme="minorHAnsi"/>
                <w:bCs/>
                <w:i/>
                <w:sz w:val="18"/>
                <w:szCs w:val="18"/>
              </w:rPr>
              <w:t xml:space="preserve"> no capacity</w:t>
            </w:r>
            <w:r w:rsidR="00BC7050">
              <w:rPr>
                <w:rFonts w:asciiTheme="minorHAnsi" w:hAnsiTheme="minorHAnsi" w:cstheme="minorHAnsi"/>
                <w:bCs/>
                <w:i/>
                <w:sz w:val="18"/>
                <w:szCs w:val="18"/>
              </w:rPr>
              <w:t xml:space="preserve"> and </w:t>
            </w:r>
            <w:r w:rsidR="00BC7050" w:rsidRPr="00815570">
              <w:rPr>
                <w:rFonts w:asciiTheme="minorHAnsi" w:hAnsiTheme="minorHAnsi" w:cstheme="minorHAnsi"/>
                <w:bCs/>
                <w:i/>
                <w:sz w:val="18"/>
                <w:szCs w:val="18"/>
              </w:rPr>
              <w:t xml:space="preserve">5 </w:t>
            </w:r>
            <w:r w:rsidR="00BC7050">
              <w:rPr>
                <w:rFonts w:asciiTheme="minorHAnsi" w:hAnsiTheme="minorHAnsi" w:cstheme="minorHAnsi"/>
                <w:bCs/>
                <w:i/>
                <w:sz w:val="18"/>
                <w:szCs w:val="18"/>
              </w:rPr>
              <w:t>represents a</w:t>
            </w:r>
            <w:r w:rsidR="00BC7050" w:rsidRPr="00815570">
              <w:rPr>
                <w:rFonts w:asciiTheme="minorHAnsi" w:hAnsiTheme="minorHAnsi" w:cstheme="minorHAnsi"/>
                <w:bCs/>
                <w:i/>
                <w:sz w:val="18"/>
                <w:szCs w:val="18"/>
              </w:rPr>
              <w:t xml:space="preserve"> strong capacity to understand relevant issues and apply knowledge and skills to find effective solutions</w:t>
            </w:r>
            <w:r w:rsidR="00BC7050">
              <w:rPr>
                <w:rFonts w:asciiTheme="minorHAnsi" w:hAnsiTheme="minorHAnsi" w:cstheme="minorHAnsi"/>
                <w:bCs/>
                <w:i/>
                <w:sz w:val="18"/>
                <w:szCs w:val="18"/>
              </w:rPr>
              <w:t>).</w:t>
            </w:r>
          </w:p>
        </w:tc>
        <w:tc>
          <w:tcPr>
            <w:tcW w:w="1063" w:type="pct"/>
            <w:shd w:val="clear" w:color="auto" w:fill="auto"/>
          </w:tcPr>
          <w:p w14:paraId="00D3D5C4" w14:textId="63AA0685" w:rsidR="00ED4BE8" w:rsidRPr="000919F2" w:rsidRDefault="00ED5259" w:rsidP="00ED4BE8">
            <w:pPr>
              <w:rPr>
                <w:rFonts w:ascii="Calibri" w:hAnsi="Calibri" w:cstheme="majorHAnsi"/>
                <w:i/>
                <w:sz w:val="18"/>
                <w:szCs w:val="18"/>
              </w:rPr>
            </w:pPr>
            <w:r w:rsidRPr="00E86DFA">
              <w:rPr>
                <w:rFonts w:asciiTheme="minorHAnsi" w:hAnsiTheme="minorHAnsi" w:cstheme="minorHAnsi"/>
                <w:bCs/>
                <w:i/>
                <w:sz w:val="18"/>
                <w:szCs w:val="18"/>
              </w:rPr>
              <w:t xml:space="preserve">Institutional/human capacity strengthened for potential developers (4 out of a possible scale of </w:t>
            </w:r>
            <w:r w:rsidR="00BC7050" w:rsidRPr="0098145F">
              <w:rPr>
                <w:rFonts w:asciiTheme="minorHAnsi" w:hAnsiTheme="minorHAnsi" w:cstheme="minorHAnsi"/>
                <w:bCs/>
                <w:i/>
                <w:sz w:val="18"/>
                <w:szCs w:val="18"/>
              </w:rPr>
              <w:t>5</w:t>
            </w:r>
            <w:r w:rsidR="00BC7050">
              <w:rPr>
                <w:rFonts w:asciiTheme="minorHAnsi" w:hAnsiTheme="minorHAnsi" w:cstheme="minorHAnsi"/>
                <w:bCs/>
                <w:i/>
                <w:sz w:val="18"/>
                <w:szCs w:val="18"/>
              </w:rPr>
              <w:t xml:space="preserve"> where </w:t>
            </w:r>
            <w:r w:rsidR="00BC7050" w:rsidRPr="00815570">
              <w:rPr>
                <w:rFonts w:asciiTheme="minorHAnsi" w:hAnsiTheme="minorHAnsi" w:cstheme="minorHAnsi"/>
                <w:bCs/>
                <w:i/>
                <w:sz w:val="18"/>
                <w:szCs w:val="18"/>
              </w:rPr>
              <w:t xml:space="preserve">0 </w:t>
            </w:r>
            <w:r w:rsidR="00BC7050">
              <w:rPr>
                <w:rFonts w:asciiTheme="minorHAnsi" w:hAnsiTheme="minorHAnsi" w:cstheme="minorHAnsi"/>
                <w:bCs/>
                <w:i/>
                <w:sz w:val="18"/>
                <w:szCs w:val="18"/>
              </w:rPr>
              <w:t>represents</w:t>
            </w:r>
            <w:r w:rsidR="00BC7050" w:rsidRPr="00815570">
              <w:rPr>
                <w:rFonts w:asciiTheme="minorHAnsi" w:hAnsiTheme="minorHAnsi" w:cstheme="minorHAnsi"/>
                <w:bCs/>
                <w:i/>
                <w:sz w:val="18"/>
                <w:szCs w:val="18"/>
              </w:rPr>
              <w:t xml:space="preserve"> no capacity</w:t>
            </w:r>
            <w:r w:rsidR="00BC7050">
              <w:rPr>
                <w:rFonts w:asciiTheme="minorHAnsi" w:hAnsiTheme="minorHAnsi" w:cstheme="minorHAnsi"/>
                <w:bCs/>
                <w:i/>
                <w:sz w:val="18"/>
                <w:szCs w:val="18"/>
              </w:rPr>
              <w:t xml:space="preserve"> and </w:t>
            </w:r>
            <w:r w:rsidR="00BC7050" w:rsidRPr="00815570">
              <w:rPr>
                <w:rFonts w:asciiTheme="minorHAnsi" w:hAnsiTheme="minorHAnsi" w:cstheme="minorHAnsi"/>
                <w:bCs/>
                <w:i/>
                <w:sz w:val="18"/>
                <w:szCs w:val="18"/>
              </w:rPr>
              <w:t xml:space="preserve">5 </w:t>
            </w:r>
            <w:r w:rsidR="00BC7050">
              <w:rPr>
                <w:rFonts w:asciiTheme="minorHAnsi" w:hAnsiTheme="minorHAnsi" w:cstheme="minorHAnsi"/>
                <w:bCs/>
                <w:i/>
                <w:sz w:val="18"/>
                <w:szCs w:val="18"/>
              </w:rPr>
              <w:t>represents a</w:t>
            </w:r>
            <w:r w:rsidR="00BC7050" w:rsidRPr="00815570">
              <w:rPr>
                <w:rFonts w:asciiTheme="minorHAnsi" w:hAnsiTheme="minorHAnsi" w:cstheme="minorHAnsi"/>
                <w:bCs/>
                <w:i/>
                <w:sz w:val="18"/>
                <w:szCs w:val="18"/>
              </w:rPr>
              <w:t xml:space="preserve"> strong capacity to understand relevant issues and apply knowledge and skills to find effective solutions</w:t>
            </w:r>
            <w:r w:rsidR="00BC7050">
              <w:rPr>
                <w:rFonts w:asciiTheme="minorHAnsi" w:hAnsiTheme="minorHAnsi" w:cstheme="minorHAnsi"/>
                <w:bCs/>
                <w:i/>
                <w:sz w:val="18"/>
                <w:szCs w:val="18"/>
              </w:rPr>
              <w:t>).</w:t>
            </w:r>
          </w:p>
        </w:tc>
      </w:tr>
      <w:tr w:rsidR="00ED4BE8" w:rsidRPr="00BB11FB" w14:paraId="084ABD8D" w14:textId="77777777" w:rsidTr="00891B35">
        <w:trPr>
          <w:trHeight w:val="530"/>
        </w:trPr>
        <w:tc>
          <w:tcPr>
            <w:tcW w:w="890" w:type="pct"/>
            <w:shd w:val="clear" w:color="auto" w:fill="auto"/>
          </w:tcPr>
          <w:p w14:paraId="2A6FF143" w14:textId="77777777" w:rsidR="00ED4BE8" w:rsidRPr="00CC1F5D" w:rsidRDefault="00ED4BE8" w:rsidP="00ED4BE8">
            <w:pPr>
              <w:rPr>
                <w:rFonts w:ascii="Calibri" w:hAnsi="Calibri" w:cstheme="majorHAnsi"/>
                <w:b/>
                <w:bCs/>
                <w:sz w:val="18"/>
                <w:szCs w:val="18"/>
              </w:rPr>
            </w:pPr>
            <w:r w:rsidRPr="00CC1F5D">
              <w:rPr>
                <w:rFonts w:ascii="Calibri" w:hAnsi="Calibri" w:cstheme="majorHAnsi"/>
                <w:b/>
                <w:bCs/>
                <w:sz w:val="18"/>
                <w:szCs w:val="18"/>
              </w:rPr>
              <w:t>Outputs to achieve Outcome 2</w:t>
            </w:r>
          </w:p>
        </w:tc>
        <w:tc>
          <w:tcPr>
            <w:tcW w:w="4110" w:type="pct"/>
            <w:gridSpan w:val="4"/>
          </w:tcPr>
          <w:p w14:paraId="100F398B" w14:textId="70797FBC" w:rsidR="007B7EA8" w:rsidRPr="00227C3C" w:rsidRDefault="007B7EA8" w:rsidP="007B7EA8">
            <w:pPr>
              <w:rPr>
                <w:rFonts w:ascii="Calibri" w:hAnsi="Calibri" w:cs="Calibri"/>
                <w:bCs/>
                <w:iCs/>
                <w:sz w:val="18"/>
                <w:szCs w:val="18"/>
              </w:rPr>
            </w:pPr>
            <w:r w:rsidRPr="00227C3C">
              <w:rPr>
                <w:rFonts w:ascii="Calibri" w:hAnsi="Calibri" w:cs="Calibri"/>
                <w:bCs/>
                <w:iCs/>
                <w:sz w:val="18"/>
                <w:szCs w:val="18"/>
              </w:rPr>
              <w:t>2.</w:t>
            </w:r>
            <w:r w:rsidR="00043680" w:rsidRPr="00227C3C">
              <w:rPr>
                <w:rFonts w:ascii="Calibri" w:hAnsi="Calibri" w:cs="Calibri"/>
                <w:bCs/>
                <w:iCs/>
                <w:sz w:val="18"/>
                <w:szCs w:val="18"/>
              </w:rPr>
              <w:t>1</w:t>
            </w:r>
            <w:r w:rsidR="008F454F">
              <w:rPr>
                <w:rFonts w:ascii="Calibri" w:hAnsi="Calibri" w:cs="Calibri"/>
                <w:bCs/>
                <w:iCs/>
                <w:sz w:val="18"/>
                <w:szCs w:val="18"/>
              </w:rPr>
              <w:t>.</w:t>
            </w:r>
            <w:r w:rsidRPr="00227C3C">
              <w:rPr>
                <w:rFonts w:ascii="Calibri" w:hAnsi="Calibri" w:cs="Calibri"/>
                <w:bCs/>
                <w:iCs/>
                <w:sz w:val="18"/>
                <w:szCs w:val="18"/>
              </w:rPr>
              <w:t xml:space="preserve"> </w:t>
            </w:r>
            <w:r w:rsidR="0089096D" w:rsidRPr="00227C3C">
              <w:rPr>
                <w:rFonts w:ascii="Calibri" w:hAnsi="Calibri" w:cs="Calibri"/>
                <w:bCs/>
                <w:iCs/>
                <w:sz w:val="18"/>
                <w:szCs w:val="18"/>
              </w:rPr>
              <w:t>Pilots developed, including on productive use/innovative appliances and modular hardware/system design, leading to cost-reduction in mini-grids</w:t>
            </w:r>
            <w:r w:rsidR="00115A81" w:rsidRPr="00227C3C">
              <w:rPr>
                <w:rFonts w:ascii="Calibri" w:hAnsi="Calibri" w:cs="Calibri"/>
                <w:bCs/>
                <w:iCs/>
                <w:sz w:val="18"/>
                <w:szCs w:val="18"/>
              </w:rPr>
              <w:t xml:space="preserve"> </w:t>
            </w:r>
            <w:r w:rsidR="0089096D" w:rsidRPr="00227C3C">
              <w:rPr>
                <w:rFonts w:ascii="Calibri" w:hAnsi="Calibri" w:cs="Calibri"/>
                <w:bCs/>
                <w:iCs/>
                <w:sz w:val="18"/>
                <w:szCs w:val="18"/>
              </w:rPr>
              <w:t xml:space="preserve">(in regions complementing WB and AfDB investments).  </w:t>
            </w:r>
          </w:p>
          <w:p w14:paraId="2FAF819A" w14:textId="30094DEE" w:rsidR="0089096D" w:rsidRPr="00227C3C" w:rsidRDefault="00ED4BE8" w:rsidP="00ED4BE8">
            <w:pPr>
              <w:rPr>
                <w:rFonts w:ascii="Calibri" w:hAnsi="Calibri" w:cs="Calibri"/>
                <w:bCs/>
                <w:iCs/>
                <w:sz w:val="18"/>
                <w:szCs w:val="18"/>
              </w:rPr>
            </w:pPr>
            <w:r w:rsidRPr="00227C3C">
              <w:rPr>
                <w:rFonts w:ascii="Calibri" w:hAnsi="Calibri" w:cs="Calibri"/>
                <w:bCs/>
                <w:iCs/>
                <w:sz w:val="18"/>
                <w:szCs w:val="18"/>
              </w:rPr>
              <w:t>2.</w:t>
            </w:r>
            <w:r w:rsidR="00043680" w:rsidRPr="00227C3C">
              <w:rPr>
                <w:rFonts w:ascii="Calibri" w:hAnsi="Calibri" w:cs="Calibri"/>
                <w:bCs/>
                <w:iCs/>
                <w:sz w:val="18"/>
                <w:szCs w:val="18"/>
              </w:rPr>
              <w:t>2</w:t>
            </w:r>
            <w:r w:rsidR="008F454F">
              <w:rPr>
                <w:rFonts w:ascii="Calibri" w:hAnsi="Calibri" w:cs="Calibri"/>
                <w:bCs/>
                <w:iCs/>
                <w:sz w:val="18"/>
                <w:szCs w:val="18"/>
              </w:rPr>
              <w:t>.</w:t>
            </w:r>
            <w:r w:rsidR="00043680" w:rsidRPr="00227C3C">
              <w:rPr>
                <w:rFonts w:ascii="Calibri" w:hAnsi="Calibri" w:cs="Calibri"/>
                <w:bCs/>
                <w:iCs/>
                <w:sz w:val="18"/>
                <w:szCs w:val="18"/>
              </w:rPr>
              <w:t xml:space="preserve"> </w:t>
            </w:r>
            <w:r w:rsidR="0089096D" w:rsidRPr="00227C3C">
              <w:rPr>
                <w:rFonts w:ascii="Calibri" w:hAnsi="Calibri" w:cs="Calibri"/>
                <w:bCs/>
                <w:iCs/>
                <w:sz w:val="18"/>
                <w:szCs w:val="18"/>
              </w:rPr>
              <w:t>Capacity of winning tender bidders / new COOPELs and private sector actors (industry associations such as APER and others) strengthened to develop and implement innovative business models and cost-reduction levers.</w:t>
            </w:r>
          </w:p>
          <w:p w14:paraId="5DEBCAAE" w14:textId="6FFF64F2" w:rsidR="00B92FA8" w:rsidRPr="00227C3C" w:rsidRDefault="00ED4BE8" w:rsidP="00ED4BE8">
            <w:pPr>
              <w:rPr>
                <w:rFonts w:ascii="Calibri" w:hAnsi="Calibri" w:cs="Calibri"/>
                <w:bCs/>
                <w:i/>
                <w:sz w:val="18"/>
                <w:szCs w:val="18"/>
              </w:rPr>
            </w:pPr>
            <w:r w:rsidRPr="00227C3C">
              <w:rPr>
                <w:rFonts w:ascii="Calibri" w:hAnsi="Calibri" w:cs="Calibri"/>
                <w:bCs/>
                <w:iCs/>
                <w:sz w:val="18"/>
                <w:szCs w:val="18"/>
              </w:rPr>
              <w:t>2.</w:t>
            </w:r>
            <w:r w:rsidR="00043680" w:rsidRPr="00227C3C">
              <w:rPr>
                <w:rFonts w:ascii="Calibri" w:hAnsi="Calibri" w:cs="Calibri"/>
                <w:bCs/>
                <w:iCs/>
                <w:sz w:val="18"/>
                <w:szCs w:val="18"/>
              </w:rPr>
              <w:t>3</w:t>
            </w:r>
            <w:r w:rsidR="008F454F">
              <w:rPr>
                <w:rFonts w:ascii="Calibri" w:hAnsi="Calibri" w:cs="Calibri"/>
                <w:bCs/>
                <w:iCs/>
                <w:sz w:val="18"/>
                <w:szCs w:val="18"/>
              </w:rPr>
              <w:t>.</w:t>
            </w:r>
            <w:r w:rsidR="00043680" w:rsidRPr="00227C3C">
              <w:rPr>
                <w:rFonts w:ascii="Calibri" w:hAnsi="Calibri" w:cs="Calibri"/>
                <w:bCs/>
                <w:iCs/>
                <w:sz w:val="18"/>
                <w:szCs w:val="18"/>
              </w:rPr>
              <w:t xml:space="preserve"> </w:t>
            </w:r>
            <w:r w:rsidRPr="00227C3C">
              <w:rPr>
                <w:rFonts w:ascii="Calibri" w:hAnsi="Calibri" w:cs="Calibri"/>
                <w:bCs/>
                <w:iCs/>
                <w:sz w:val="18"/>
                <w:szCs w:val="18"/>
              </w:rPr>
              <w:t>Support provided to establish and grow a national industry association for private sector developers</w:t>
            </w:r>
          </w:p>
          <w:p w14:paraId="6C9AC37F" w14:textId="77777777" w:rsidR="00ED4BE8" w:rsidRPr="00227C3C" w:rsidRDefault="00ED4BE8" w:rsidP="007B7EA8">
            <w:pPr>
              <w:rPr>
                <w:rFonts w:ascii="Calibri" w:hAnsi="Calibri" w:cs="Calibri"/>
                <w:bCs/>
                <w:i/>
                <w:sz w:val="18"/>
                <w:szCs w:val="18"/>
              </w:rPr>
            </w:pPr>
          </w:p>
        </w:tc>
      </w:tr>
      <w:tr w:rsidR="00227C3C" w:rsidRPr="00227C3C" w14:paraId="576344DA" w14:textId="77777777" w:rsidTr="00EF5F9B">
        <w:trPr>
          <w:trHeight w:val="206"/>
        </w:trPr>
        <w:tc>
          <w:tcPr>
            <w:tcW w:w="890" w:type="pct"/>
            <w:shd w:val="clear" w:color="auto" w:fill="E7E6E6" w:themeFill="background2"/>
          </w:tcPr>
          <w:p w14:paraId="3656789B" w14:textId="77777777" w:rsidR="00ED4BE8" w:rsidRPr="00CC1F5D" w:rsidRDefault="00ED4BE8" w:rsidP="00ED4BE8">
            <w:pPr>
              <w:rPr>
                <w:rFonts w:ascii="Calibri" w:hAnsi="Calibri" w:cs="Calibri"/>
                <w:b/>
                <w:bCs/>
                <w:sz w:val="18"/>
                <w:szCs w:val="18"/>
              </w:rPr>
            </w:pPr>
            <w:r w:rsidRPr="00CC1F5D">
              <w:rPr>
                <w:rFonts w:ascii="Calibri" w:hAnsi="Calibri" w:cs="Calibri"/>
                <w:b/>
                <w:bCs/>
                <w:sz w:val="18"/>
                <w:szCs w:val="18"/>
              </w:rPr>
              <w:t>Project Component 3</w:t>
            </w:r>
          </w:p>
        </w:tc>
        <w:tc>
          <w:tcPr>
            <w:tcW w:w="4110" w:type="pct"/>
            <w:gridSpan w:val="4"/>
            <w:shd w:val="clear" w:color="auto" w:fill="E7E6E6" w:themeFill="background2"/>
          </w:tcPr>
          <w:p w14:paraId="2E5D967F" w14:textId="0CC9078B" w:rsidR="00ED4BE8" w:rsidRPr="00227C3C" w:rsidRDefault="00A17785" w:rsidP="00ED4BE8">
            <w:pPr>
              <w:rPr>
                <w:rFonts w:ascii="Calibri" w:hAnsi="Calibri" w:cs="Calibri"/>
                <w:b/>
                <w:iCs/>
                <w:sz w:val="18"/>
                <w:szCs w:val="18"/>
                <w:highlight w:val="yellow"/>
              </w:rPr>
            </w:pPr>
            <w:r>
              <w:rPr>
                <w:rFonts w:ascii="Calibri" w:hAnsi="Calibri" w:cs="Calibri"/>
                <w:b/>
                <w:iCs/>
                <w:sz w:val="18"/>
                <w:szCs w:val="18"/>
              </w:rPr>
              <w:t>Scaled-up</w:t>
            </w:r>
            <w:r w:rsidR="00BC56A7" w:rsidRPr="00BC56A7">
              <w:rPr>
                <w:rFonts w:ascii="Calibri" w:hAnsi="Calibri" w:cs="Calibri"/>
                <w:b/>
                <w:iCs/>
                <w:sz w:val="18"/>
                <w:szCs w:val="18"/>
              </w:rPr>
              <w:t xml:space="preserve"> financing</w:t>
            </w:r>
          </w:p>
        </w:tc>
      </w:tr>
      <w:tr w:rsidR="00ED4BE8" w:rsidRPr="00BB11FB" w14:paraId="55910233" w14:textId="77777777" w:rsidTr="00E86DFA">
        <w:trPr>
          <w:trHeight w:val="1035"/>
        </w:trPr>
        <w:tc>
          <w:tcPr>
            <w:tcW w:w="890" w:type="pct"/>
            <w:vMerge w:val="restart"/>
            <w:shd w:val="clear" w:color="auto" w:fill="auto"/>
          </w:tcPr>
          <w:p w14:paraId="16553A50" w14:textId="77777777" w:rsidR="00ED4BE8" w:rsidRPr="00CC1F5D" w:rsidRDefault="00ED4BE8" w:rsidP="00ED4BE8">
            <w:pPr>
              <w:rPr>
                <w:rFonts w:ascii="Calibri" w:hAnsi="Calibri" w:cs="Calibri"/>
                <w:b/>
                <w:bCs/>
                <w:sz w:val="18"/>
                <w:szCs w:val="18"/>
              </w:rPr>
            </w:pPr>
            <w:r w:rsidRPr="00CC1F5D">
              <w:rPr>
                <w:rFonts w:ascii="Calibri" w:hAnsi="Calibri" w:cs="Calibri"/>
                <w:b/>
                <w:bCs/>
                <w:sz w:val="18"/>
                <w:szCs w:val="18"/>
              </w:rPr>
              <w:t>Outcome 3</w:t>
            </w:r>
          </w:p>
          <w:p w14:paraId="5EAABDBE" w14:textId="77777777" w:rsidR="00ED4BE8" w:rsidRPr="00CC1F5D" w:rsidRDefault="00ED4BE8" w:rsidP="00ED4BE8">
            <w:pPr>
              <w:rPr>
                <w:rFonts w:ascii="Calibri" w:hAnsi="Calibri" w:cs="Calibri"/>
                <w:b/>
                <w:bCs/>
                <w:sz w:val="18"/>
                <w:szCs w:val="18"/>
              </w:rPr>
            </w:pPr>
          </w:p>
          <w:p w14:paraId="573E0215" w14:textId="6B200F17" w:rsidR="00ED4BE8" w:rsidRPr="00CC1F5D" w:rsidRDefault="00ED4BE8" w:rsidP="00ED4BE8">
            <w:pPr>
              <w:rPr>
                <w:rFonts w:ascii="Calibri" w:hAnsi="Calibri" w:cs="Calibri"/>
                <w:b/>
                <w:bCs/>
                <w:sz w:val="18"/>
                <w:szCs w:val="18"/>
              </w:rPr>
            </w:pPr>
            <w:bookmarkStart w:id="64" w:name="_Hlk60057247"/>
            <w:r w:rsidRPr="00CC1F5D">
              <w:rPr>
                <w:rFonts w:ascii="Calibri" w:hAnsi="Calibri" w:cs="Calibri"/>
                <w:b/>
                <w:bCs/>
                <w:sz w:val="18"/>
                <w:szCs w:val="18"/>
              </w:rPr>
              <w:t xml:space="preserve">Financial sector actors are ready to invest in a pipeline of </w:t>
            </w:r>
            <w:r w:rsidR="00E01845" w:rsidRPr="00CC1F5D">
              <w:rPr>
                <w:rFonts w:ascii="Calibri" w:hAnsi="Calibri" w:cs="Calibri"/>
                <w:b/>
                <w:bCs/>
                <w:sz w:val="18"/>
                <w:szCs w:val="18"/>
              </w:rPr>
              <w:t>RE</w:t>
            </w:r>
            <w:r w:rsidRPr="00CC1F5D">
              <w:rPr>
                <w:rFonts w:ascii="Calibri" w:hAnsi="Calibri" w:cs="Calibri"/>
                <w:b/>
                <w:bCs/>
                <w:sz w:val="18"/>
                <w:szCs w:val="18"/>
              </w:rPr>
              <w:t xml:space="preserve"> </w:t>
            </w:r>
            <w:proofErr w:type="spellStart"/>
            <w:r w:rsidRPr="00CC1F5D">
              <w:rPr>
                <w:rFonts w:ascii="Calibri" w:hAnsi="Calibri" w:cs="Calibri"/>
                <w:b/>
                <w:bCs/>
                <w:sz w:val="18"/>
                <w:szCs w:val="18"/>
              </w:rPr>
              <w:t>minigrids</w:t>
            </w:r>
            <w:proofErr w:type="spellEnd"/>
            <w:r w:rsidRPr="00CC1F5D">
              <w:rPr>
                <w:rFonts w:ascii="Calibri" w:hAnsi="Calibri" w:cs="Calibri"/>
                <w:b/>
                <w:bCs/>
                <w:sz w:val="18"/>
                <w:szCs w:val="18"/>
              </w:rPr>
              <w:t xml:space="preserve"> and concessional financial mechanisms are in place to incentivize scaled-up investment. </w:t>
            </w:r>
          </w:p>
          <w:bookmarkEnd w:id="64"/>
          <w:p w14:paraId="00E2B43A" w14:textId="77777777" w:rsidR="00ED4BE8" w:rsidRPr="00CC1F5D" w:rsidRDefault="00ED4BE8" w:rsidP="00ED4BE8">
            <w:pPr>
              <w:rPr>
                <w:rFonts w:ascii="Calibri" w:hAnsi="Calibri" w:cs="Calibri"/>
                <w:b/>
                <w:bCs/>
                <w:sz w:val="18"/>
                <w:szCs w:val="18"/>
              </w:rPr>
            </w:pPr>
          </w:p>
          <w:p w14:paraId="1428CB52" w14:textId="77777777" w:rsidR="00ED4BE8" w:rsidRPr="00CC1F5D" w:rsidRDefault="00ED4BE8" w:rsidP="00ED4BE8">
            <w:pPr>
              <w:rPr>
                <w:rFonts w:ascii="Calibri" w:hAnsi="Calibri" w:cs="Calibri"/>
                <w:b/>
                <w:bCs/>
                <w:sz w:val="18"/>
                <w:szCs w:val="18"/>
              </w:rPr>
            </w:pPr>
          </w:p>
        </w:tc>
        <w:tc>
          <w:tcPr>
            <w:tcW w:w="1446" w:type="pct"/>
          </w:tcPr>
          <w:p w14:paraId="0F115CDF" w14:textId="33D08EAD" w:rsidR="00ED4BE8" w:rsidRPr="00227C3C" w:rsidRDefault="00043680" w:rsidP="00ED4BE8">
            <w:pPr>
              <w:rPr>
                <w:rFonts w:ascii="Calibri" w:hAnsi="Calibri" w:cs="Calibri"/>
                <w:bCs/>
                <w:i/>
                <w:sz w:val="18"/>
                <w:szCs w:val="18"/>
                <w:highlight w:val="yellow"/>
              </w:rPr>
            </w:pPr>
            <w:r w:rsidRPr="00227C3C">
              <w:rPr>
                <w:rFonts w:ascii="Calibri" w:hAnsi="Calibri" w:cs="Calibri"/>
                <w:bCs/>
                <w:i/>
                <w:sz w:val="18"/>
                <w:szCs w:val="18"/>
              </w:rPr>
              <w:t>Indicator 1</w:t>
            </w:r>
            <w:r w:rsidR="00ED5259">
              <w:rPr>
                <w:rFonts w:ascii="Calibri" w:hAnsi="Calibri" w:cs="Calibri"/>
                <w:bCs/>
                <w:i/>
                <w:sz w:val="18"/>
                <w:szCs w:val="18"/>
              </w:rPr>
              <w:t>1</w:t>
            </w:r>
            <w:r w:rsidRPr="00227C3C">
              <w:rPr>
                <w:rFonts w:ascii="Calibri" w:hAnsi="Calibri" w:cs="Calibri"/>
                <w:bCs/>
                <w:i/>
                <w:sz w:val="18"/>
                <w:szCs w:val="18"/>
              </w:rPr>
              <w:t>:</w:t>
            </w:r>
            <w:r w:rsidR="00480EAD" w:rsidRPr="00227C3C">
              <w:rPr>
                <w:rFonts w:ascii="Calibri" w:hAnsi="Calibri" w:cs="Calibri"/>
                <w:bCs/>
                <w:i/>
                <w:sz w:val="18"/>
                <w:szCs w:val="18"/>
              </w:rPr>
              <w:t xml:space="preserve"> </w:t>
            </w:r>
            <w:r w:rsidR="00337F47" w:rsidRPr="00E86DFA">
              <w:rPr>
                <w:rFonts w:ascii="Calibri" w:hAnsi="Calibri" w:cs="Calibri"/>
                <w:bCs/>
                <w:iCs/>
                <w:sz w:val="18"/>
                <w:szCs w:val="18"/>
              </w:rPr>
              <w:t>Number of market intelligence survey by regions.</w:t>
            </w:r>
          </w:p>
        </w:tc>
        <w:tc>
          <w:tcPr>
            <w:tcW w:w="739" w:type="pct"/>
          </w:tcPr>
          <w:p w14:paraId="28249428" w14:textId="045F0A65" w:rsidR="00ED4BE8" w:rsidRPr="00227C3C" w:rsidRDefault="007B7EA8" w:rsidP="00ED4BE8">
            <w:pPr>
              <w:rPr>
                <w:rFonts w:ascii="Calibri" w:hAnsi="Calibri" w:cs="Calibri"/>
                <w:bCs/>
                <w:i/>
                <w:sz w:val="18"/>
                <w:szCs w:val="18"/>
              </w:rPr>
            </w:pPr>
            <w:r w:rsidRPr="00227C3C">
              <w:rPr>
                <w:rFonts w:ascii="Calibri" w:hAnsi="Calibri" w:cs="Calibri"/>
                <w:bCs/>
                <w:i/>
                <w:sz w:val="18"/>
                <w:szCs w:val="18"/>
              </w:rPr>
              <w:t>0</w:t>
            </w:r>
          </w:p>
        </w:tc>
        <w:tc>
          <w:tcPr>
            <w:tcW w:w="862" w:type="pct"/>
          </w:tcPr>
          <w:p w14:paraId="1E547E67" w14:textId="028426CD" w:rsidR="00ED4BE8" w:rsidRPr="00227C3C" w:rsidRDefault="00337F47" w:rsidP="00ED4BE8">
            <w:pPr>
              <w:rPr>
                <w:rFonts w:ascii="Calibri" w:hAnsi="Calibri" w:cs="Calibri"/>
                <w:bCs/>
                <w:i/>
                <w:sz w:val="18"/>
                <w:szCs w:val="18"/>
              </w:rPr>
            </w:pPr>
            <w:r w:rsidRPr="00227C3C">
              <w:rPr>
                <w:rFonts w:ascii="Calibri" w:hAnsi="Calibri" w:cs="Calibri"/>
                <w:bCs/>
                <w:i/>
                <w:sz w:val="18"/>
                <w:szCs w:val="18"/>
              </w:rPr>
              <w:t>2</w:t>
            </w:r>
            <w:r w:rsidR="00D66EB8" w:rsidRPr="00227C3C">
              <w:rPr>
                <w:rFonts w:ascii="Calibri" w:hAnsi="Calibri" w:cs="Calibri"/>
                <w:bCs/>
                <w:i/>
                <w:sz w:val="18"/>
                <w:szCs w:val="18"/>
              </w:rPr>
              <w:t xml:space="preserve"> targeted market intelligence surveys /assessment to </w:t>
            </w:r>
            <w:r w:rsidR="00463D5B" w:rsidRPr="00227C3C">
              <w:rPr>
                <w:rFonts w:ascii="Calibri" w:hAnsi="Calibri" w:cs="Calibri"/>
                <w:bCs/>
                <w:i/>
                <w:sz w:val="18"/>
                <w:szCs w:val="18"/>
              </w:rPr>
              <w:t>highlight market opportunity and potential for investment</w:t>
            </w:r>
          </w:p>
        </w:tc>
        <w:tc>
          <w:tcPr>
            <w:tcW w:w="1063" w:type="pct"/>
          </w:tcPr>
          <w:p w14:paraId="2A81EDEA" w14:textId="40EE8D33" w:rsidR="00ED4BE8" w:rsidRPr="00227C3C" w:rsidRDefault="00D66EB8" w:rsidP="00ED4BE8">
            <w:pPr>
              <w:rPr>
                <w:rFonts w:ascii="Calibri" w:hAnsi="Calibri" w:cs="Calibri"/>
                <w:i/>
                <w:sz w:val="18"/>
                <w:szCs w:val="18"/>
              </w:rPr>
            </w:pPr>
            <w:r w:rsidRPr="00227C3C">
              <w:rPr>
                <w:rFonts w:ascii="Calibri" w:hAnsi="Calibri" w:cs="Calibri"/>
                <w:i/>
                <w:sz w:val="18"/>
                <w:szCs w:val="18"/>
              </w:rPr>
              <w:t>5</w:t>
            </w:r>
            <w:r w:rsidR="00463D5B" w:rsidRPr="00227C3C">
              <w:rPr>
                <w:rFonts w:ascii="Calibri" w:hAnsi="Calibri" w:cs="Calibri"/>
                <w:i/>
                <w:sz w:val="18"/>
                <w:szCs w:val="18"/>
              </w:rPr>
              <w:t xml:space="preserve"> </w:t>
            </w:r>
            <w:r w:rsidR="00463D5B" w:rsidRPr="00227C3C">
              <w:rPr>
                <w:rFonts w:ascii="Calibri" w:hAnsi="Calibri" w:cs="Calibri"/>
                <w:bCs/>
                <w:i/>
                <w:sz w:val="18"/>
                <w:szCs w:val="18"/>
              </w:rPr>
              <w:t>targeted market intelligence surveys /assessment to highlight market opportunity and potential for investment</w:t>
            </w:r>
            <w:r w:rsidR="00463D5B" w:rsidRPr="00227C3C" w:rsidDel="00D66EB8">
              <w:rPr>
                <w:rFonts w:ascii="Calibri" w:hAnsi="Calibri" w:cs="Calibri"/>
                <w:i/>
                <w:sz w:val="18"/>
                <w:szCs w:val="18"/>
              </w:rPr>
              <w:t xml:space="preserve"> </w:t>
            </w:r>
          </w:p>
        </w:tc>
      </w:tr>
      <w:tr w:rsidR="00337F47" w:rsidRPr="00BB11FB" w14:paraId="60A1CDE8" w14:textId="77777777" w:rsidTr="00E86DFA">
        <w:trPr>
          <w:trHeight w:val="1263"/>
        </w:trPr>
        <w:tc>
          <w:tcPr>
            <w:tcW w:w="890" w:type="pct"/>
            <w:vMerge/>
          </w:tcPr>
          <w:p w14:paraId="4C0FF9B9" w14:textId="77777777" w:rsidR="00337F47" w:rsidRPr="00BB11FB" w:rsidRDefault="00337F47" w:rsidP="00ED4BE8">
            <w:pPr>
              <w:rPr>
                <w:rFonts w:ascii="Calibri" w:hAnsi="Calibri" w:cstheme="majorHAnsi"/>
                <w:b/>
                <w:bCs/>
                <w:sz w:val="18"/>
                <w:szCs w:val="18"/>
              </w:rPr>
            </w:pPr>
          </w:p>
        </w:tc>
        <w:tc>
          <w:tcPr>
            <w:tcW w:w="1446" w:type="pct"/>
          </w:tcPr>
          <w:p w14:paraId="1BEC1BD4" w14:textId="6BDEB9EF" w:rsidR="005C7597" w:rsidRPr="00BB11FB" w:rsidRDefault="00337F47" w:rsidP="00E86DFA">
            <w:pPr>
              <w:jc w:val="both"/>
              <w:rPr>
                <w:rFonts w:ascii="Calibri" w:hAnsi="Calibri" w:cstheme="majorHAnsi"/>
                <w:sz w:val="18"/>
                <w:szCs w:val="18"/>
                <w:highlight w:val="cyan"/>
              </w:rPr>
            </w:pPr>
            <w:r w:rsidRPr="00BB11FB">
              <w:rPr>
                <w:rFonts w:ascii="Calibri" w:hAnsi="Calibri" w:cstheme="majorHAnsi"/>
                <w:bCs/>
                <w:i/>
                <w:sz w:val="18"/>
                <w:szCs w:val="18"/>
              </w:rPr>
              <w:t>Indicator 1</w:t>
            </w:r>
            <w:r w:rsidR="00ED5259">
              <w:rPr>
                <w:rFonts w:ascii="Calibri" w:hAnsi="Calibri" w:cstheme="majorHAnsi"/>
                <w:bCs/>
                <w:i/>
                <w:sz w:val="18"/>
                <w:szCs w:val="18"/>
              </w:rPr>
              <w:t>2</w:t>
            </w:r>
            <w:r w:rsidRPr="00BB11FB">
              <w:rPr>
                <w:rFonts w:ascii="Calibri" w:hAnsi="Calibri" w:cstheme="majorHAnsi"/>
                <w:bCs/>
                <w:i/>
                <w:sz w:val="18"/>
                <w:szCs w:val="18"/>
              </w:rPr>
              <w:t xml:space="preserve">: </w:t>
            </w:r>
            <w:r w:rsidRPr="00E86DFA">
              <w:rPr>
                <w:rFonts w:ascii="Calibri" w:hAnsi="Calibri" w:cstheme="majorHAnsi"/>
                <w:bCs/>
                <w:iCs/>
                <w:sz w:val="18"/>
                <w:szCs w:val="18"/>
              </w:rPr>
              <w:t>Capacity of financial institutions is enhanced through training, knowledge sharing, and/or awareness raising events aimed at increasing the financial sector’s capacity to evaluate investments in MG</w:t>
            </w:r>
          </w:p>
        </w:tc>
        <w:tc>
          <w:tcPr>
            <w:tcW w:w="739" w:type="pct"/>
          </w:tcPr>
          <w:p w14:paraId="4BF463E4" w14:textId="59AA7F96" w:rsidR="00337F47" w:rsidRPr="00BB11FB" w:rsidRDefault="00337F47" w:rsidP="00ED4BE8">
            <w:pPr>
              <w:rPr>
                <w:rFonts w:ascii="Calibri" w:hAnsi="Calibri" w:cstheme="majorHAnsi"/>
                <w:bCs/>
                <w:i/>
                <w:sz w:val="18"/>
                <w:szCs w:val="18"/>
              </w:rPr>
            </w:pPr>
            <w:r w:rsidRPr="00BB11FB">
              <w:rPr>
                <w:rFonts w:ascii="Calibri" w:hAnsi="Calibri" w:cstheme="majorHAnsi"/>
                <w:bCs/>
                <w:i/>
                <w:sz w:val="18"/>
                <w:szCs w:val="18"/>
              </w:rPr>
              <w:t>0</w:t>
            </w:r>
          </w:p>
        </w:tc>
        <w:tc>
          <w:tcPr>
            <w:tcW w:w="862" w:type="pct"/>
          </w:tcPr>
          <w:p w14:paraId="79A8ED6D" w14:textId="17331034" w:rsidR="00337F47" w:rsidRPr="00BB11FB" w:rsidRDefault="000919F2" w:rsidP="00ED4BE8">
            <w:pPr>
              <w:rPr>
                <w:rFonts w:ascii="Calibri" w:hAnsi="Calibri" w:cstheme="minorHAnsi"/>
                <w:bCs/>
                <w:i/>
                <w:sz w:val="18"/>
                <w:szCs w:val="18"/>
              </w:rPr>
            </w:pPr>
            <w:r w:rsidRPr="0098145F">
              <w:rPr>
                <w:rFonts w:asciiTheme="minorHAnsi" w:hAnsiTheme="minorHAnsi" w:cstheme="minorHAnsi"/>
                <w:bCs/>
                <w:i/>
                <w:sz w:val="18"/>
                <w:szCs w:val="18"/>
              </w:rPr>
              <w:t>Information disseminated and awareness raised (2 out of a possible scale of 5</w:t>
            </w:r>
            <w:r w:rsidR="00815570">
              <w:rPr>
                <w:rFonts w:asciiTheme="minorHAnsi" w:hAnsiTheme="minorHAnsi" w:cstheme="minorHAnsi"/>
                <w:bCs/>
                <w:i/>
                <w:sz w:val="18"/>
                <w:szCs w:val="18"/>
              </w:rPr>
              <w:t xml:space="preserve"> where </w:t>
            </w:r>
            <w:r w:rsidR="00815570" w:rsidRPr="00815570">
              <w:rPr>
                <w:rFonts w:asciiTheme="minorHAnsi" w:hAnsiTheme="minorHAnsi" w:cstheme="minorHAnsi"/>
                <w:bCs/>
                <w:i/>
                <w:sz w:val="18"/>
                <w:szCs w:val="18"/>
              </w:rPr>
              <w:t xml:space="preserve">0 </w:t>
            </w:r>
            <w:r w:rsidR="00815570">
              <w:rPr>
                <w:rFonts w:asciiTheme="minorHAnsi" w:hAnsiTheme="minorHAnsi" w:cstheme="minorHAnsi"/>
                <w:bCs/>
                <w:i/>
                <w:sz w:val="18"/>
                <w:szCs w:val="18"/>
              </w:rPr>
              <w:t>represents</w:t>
            </w:r>
            <w:r w:rsidR="00815570" w:rsidRPr="00815570">
              <w:rPr>
                <w:rFonts w:asciiTheme="minorHAnsi" w:hAnsiTheme="minorHAnsi" w:cstheme="minorHAnsi"/>
                <w:bCs/>
                <w:i/>
                <w:sz w:val="18"/>
                <w:szCs w:val="18"/>
              </w:rPr>
              <w:t xml:space="preserve"> no capacity</w:t>
            </w:r>
            <w:r w:rsidR="00815570">
              <w:rPr>
                <w:rFonts w:asciiTheme="minorHAnsi" w:hAnsiTheme="minorHAnsi" w:cstheme="minorHAnsi"/>
                <w:bCs/>
                <w:i/>
                <w:sz w:val="18"/>
                <w:szCs w:val="18"/>
              </w:rPr>
              <w:t xml:space="preserve"> and </w:t>
            </w:r>
            <w:r w:rsidR="00815570" w:rsidRPr="00815570">
              <w:rPr>
                <w:rFonts w:asciiTheme="minorHAnsi" w:hAnsiTheme="minorHAnsi" w:cstheme="minorHAnsi"/>
                <w:bCs/>
                <w:i/>
                <w:sz w:val="18"/>
                <w:szCs w:val="18"/>
              </w:rPr>
              <w:t xml:space="preserve">5 </w:t>
            </w:r>
            <w:r w:rsidR="00815570">
              <w:rPr>
                <w:rFonts w:asciiTheme="minorHAnsi" w:hAnsiTheme="minorHAnsi" w:cstheme="minorHAnsi"/>
                <w:bCs/>
                <w:i/>
                <w:sz w:val="18"/>
                <w:szCs w:val="18"/>
              </w:rPr>
              <w:t>represents a</w:t>
            </w:r>
            <w:r w:rsidR="00815570" w:rsidRPr="00815570">
              <w:rPr>
                <w:rFonts w:asciiTheme="minorHAnsi" w:hAnsiTheme="minorHAnsi" w:cstheme="minorHAnsi"/>
                <w:bCs/>
                <w:i/>
                <w:sz w:val="18"/>
                <w:szCs w:val="18"/>
              </w:rPr>
              <w:t xml:space="preserve"> strong capacity to understand relevant issues and apply knowledge and skills to find effective solutions</w:t>
            </w:r>
            <w:r w:rsidR="00815570">
              <w:rPr>
                <w:rFonts w:asciiTheme="minorHAnsi" w:hAnsiTheme="minorHAnsi" w:cstheme="minorHAnsi"/>
                <w:bCs/>
                <w:i/>
                <w:sz w:val="18"/>
                <w:szCs w:val="18"/>
              </w:rPr>
              <w:t>).</w:t>
            </w:r>
          </w:p>
        </w:tc>
        <w:tc>
          <w:tcPr>
            <w:tcW w:w="1063" w:type="pct"/>
          </w:tcPr>
          <w:p w14:paraId="60A9795D" w14:textId="1D0150EB" w:rsidR="00337F47" w:rsidRPr="00BB11FB" w:rsidRDefault="000919F2" w:rsidP="00ED4BE8">
            <w:pPr>
              <w:rPr>
                <w:rFonts w:ascii="Calibri" w:hAnsi="Calibri" w:cstheme="minorHAnsi"/>
                <w:i/>
                <w:sz w:val="18"/>
                <w:szCs w:val="18"/>
              </w:rPr>
            </w:pPr>
            <w:r w:rsidRPr="0098145F">
              <w:rPr>
                <w:rFonts w:asciiTheme="minorHAnsi" w:hAnsiTheme="minorHAnsi" w:cstheme="minorHAnsi"/>
                <w:bCs/>
                <w:i/>
                <w:sz w:val="18"/>
                <w:szCs w:val="18"/>
              </w:rPr>
              <w:t xml:space="preserve">Institutional/human capacity strengthened for potential developers (4 out of a possible scale of </w:t>
            </w:r>
            <w:r w:rsidR="00815570" w:rsidRPr="0098145F">
              <w:rPr>
                <w:rFonts w:asciiTheme="minorHAnsi" w:hAnsiTheme="minorHAnsi" w:cstheme="minorHAnsi"/>
                <w:bCs/>
                <w:i/>
                <w:sz w:val="18"/>
                <w:szCs w:val="18"/>
              </w:rPr>
              <w:t>5</w:t>
            </w:r>
            <w:r w:rsidR="00815570">
              <w:rPr>
                <w:rFonts w:asciiTheme="minorHAnsi" w:hAnsiTheme="minorHAnsi" w:cstheme="minorHAnsi"/>
                <w:bCs/>
                <w:i/>
                <w:sz w:val="18"/>
                <w:szCs w:val="18"/>
              </w:rPr>
              <w:t xml:space="preserve"> where </w:t>
            </w:r>
            <w:r w:rsidR="00815570" w:rsidRPr="00815570">
              <w:rPr>
                <w:rFonts w:asciiTheme="minorHAnsi" w:hAnsiTheme="minorHAnsi" w:cstheme="minorHAnsi"/>
                <w:bCs/>
                <w:i/>
                <w:sz w:val="18"/>
                <w:szCs w:val="18"/>
              </w:rPr>
              <w:t xml:space="preserve">0 </w:t>
            </w:r>
            <w:r w:rsidR="00815570">
              <w:rPr>
                <w:rFonts w:asciiTheme="minorHAnsi" w:hAnsiTheme="minorHAnsi" w:cstheme="minorHAnsi"/>
                <w:bCs/>
                <w:i/>
                <w:sz w:val="18"/>
                <w:szCs w:val="18"/>
              </w:rPr>
              <w:t>represents</w:t>
            </w:r>
            <w:r w:rsidR="00815570" w:rsidRPr="00815570">
              <w:rPr>
                <w:rFonts w:asciiTheme="minorHAnsi" w:hAnsiTheme="minorHAnsi" w:cstheme="minorHAnsi"/>
                <w:bCs/>
                <w:i/>
                <w:sz w:val="18"/>
                <w:szCs w:val="18"/>
              </w:rPr>
              <w:t xml:space="preserve"> no capacity</w:t>
            </w:r>
            <w:r w:rsidR="00815570">
              <w:rPr>
                <w:rFonts w:asciiTheme="minorHAnsi" w:hAnsiTheme="minorHAnsi" w:cstheme="minorHAnsi"/>
                <w:bCs/>
                <w:i/>
                <w:sz w:val="18"/>
                <w:szCs w:val="18"/>
              </w:rPr>
              <w:t xml:space="preserve"> and </w:t>
            </w:r>
            <w:r w:rsidR="00815570" w:rsidRPr="00815570">
              <w:rPr>
                <w:rFonts w:asciiTheme="minorHAnsi" w:hAnsiTheme="minorHAnsi" w:cstheme="minorHAnsi"/>
                <w:bCs/>
                <w:i/>
                <w:sz w:val="18"/>
                <w:szCs w:val="18"/>
              </w:rPr>
              <w:t xml:space="preserve">5 </w:t>
            </w:r>
            <w:r w:rsidR="00815570">
              <w:rPr>
                <w:rFonts w:asciiTheme="minorHAnsi" w:hAnsiTheme="minorHAnsi" w:cstheme="minorHAnsi"/>
                <w:bCs/>
                <w:i/>
                <w:sz w:val="18"/>
                <w:szCs w:val="18"/>
              </w:rPr>
              <w:t>represents a</w:t>
            </w:r>
            <w:r w:rsidR="00815570" w:rsidRPr="00815570">
              <w:rPr>
                <w:rFonts w:asciiTheme="minorHAnsi" w:hAnsiTheme="minorHAnsi" w:cstheme="minorHAnsi"/>
                <w:bCs/>
                <w:i/>
                <w:sz w:val="18"/>
                <w:szCs w:val="18"/>
              </w:rPr>
              <w:t xml:space="preserve"> strong capacity to understand relevant issues and apply knowledge and skills to find effective solutions</w:t>
            </w:r>
            <w:r w:rsidRPr="0098145F">
              <w:rPr>
                <w:rFonts w:asciiTheme="minorHAnsi" w:hAnsiTheme="minorHAnsi" w:cstheme="minorHAnsi"/>
                <w:bCs/>
                <w:i/>
                <w:sz w:val="18"/>
                <w:szCs w:val="18"/>
              </w:rPr>
              <w:t>)</w:t>
            </w:r>
            <w:r w:rsidR="00815570">
              <w:rPr>
                <w:rFonts w:asciiTheme="minorHAnsi" w:hAnsiTheme="minorHAnsi" w:cstheme="minorHAnsi"/>
                <w:bCs/>
                <w:i/>
                <w:sz w:val="18"/>
                <w:szCs w:val="18"/>
              </w:rPr>
              <w:t>.</w:t>
            </w:r>
          </w:p>
        </w:tc>
      </w:tr>
      <w:tr w:rsidR="00227C3C" w:rsidRPr="00227C3C" w14:paraId="4666EA94" w14:textId="77777777" w:rsidTr="00891B35">
        <w:trPr>
          <w:trHeight w:val="530"/>
        </w:trPr>
        <w:tc>
          <w:tcPr>
            <w:tcW w:w="890" w:type="pct"/>
            <w:vMerge/>
          </w:tcPr>
          <w:p w14:paraId="370E305A" w14:textId="77777777" w:rsidR="00ED4BE8" w:rsidRPr="00BB11FB" w:rsidRDefault="00ED4BE8" w:rsidP="00ED4BE8">
            <w:pPr>
              <w:rPr>
                <w:rFonts w:ascii="Calibri" w:hAnsi="Calibri" w:cstheme="majorHAnsi"/>
                <w:b/>
                <w:bCs/>
                <w:sz w:val="18"/>
                <w:szCs w:val="18"/>
              </w:rPr>
            </w:pPr>
          </w:p>
        </w:tc>
        <w:tc>
          <w:tcPr>
            <w:tcW w:w="1446" w:type="pct"/>
          </w:tcPr>
          <w:p w14:paraId="67476056" w14:textId="709967C3" w:rsidR="00ED4BE8" w:rsidRPr="00BB11FB" w:rsidRDefault="00ED4BE8" w:rsidP="00A814CD">
            <w:pPr>
              <w:jc w:val="both"/>
              <w:rPr>
                <w:rFonts w:ascii="Calibri" w:hAnsi="Calibri" w:cstheme="majorHAnsi"/>
                <w:bCs/>
                <w:i/>
                <w:sz w:val="18"/>
                <w:szCs w:val="18"/>
              </w:rPr>
            </w:pPr>
            <w:r w:rsidRPr="00BB11FB">
              <w:rPr>
                <w:rFonts w:ascii="Calibri" w:hAnsi="Calibri" w:cstheme="majorHAnsi"/>
                <w:bCs/>
                <w:i/>
                <w:sz w:val="18"/>
                <w:szCs w:val="18"/>
              </w:rPr>
              <w:t>Indicator 1</w:t>
            </w:r>
            <w:r w:rsidR="00ED5259">
              <w:rPr>
                <w:rFonts w:ascii="Calibri" w:hAnsi="Calibri" w:cstheme="majorHAnsi"/>
                <w:bCs/>
                <w:i/>
                <w:sz w:val="18"/>
                <w:szCs w:val="18"/>
              </w:rPr>
              <w:t>3</w:t>
            </w:r>
            <w:r w:rsidRPr="00BB11FB">
              <w:rPr>
                <w:rFonts w:ascii="Calibri" w:hAnsi="Calibri" w:cstheme="majorHAnsi"/>
                <w:bCs/>
                <w:i/>
                <w:sz w:val="18"/>
                <w:szCs w:val="18"/>
              </w:rPr>
              <w:t>:</w:t>
            </w:r>
            <w:r w:rsidR="00D304E5" w:rsidRPr="00BB11FB">
              <w:rPr>
                <w:rFonts w:ascii="Calibri" w:hAnsi="Calibri" w:cstheme="majorHAnsi"/>
                <w:bCs/>
                <w:i/>
                <w:sz w:val="18"/>
                <w:szCs w:val="18"/>
              </w:rPr>
              <w:t xml:space="preserve"> </w:t>
            </w:r>
            <w:r w:rsidRPr="00E86DFA">
              <w:rPr>
                <w:rFonts w:ascii="Calibri" w:hAnsi="Calibri" w:cstheme="majorHAnsi"/>
                <w:bCs/>
                <w:iCs/>
                <w:sz w:val="18"/>
                <w:szCs w:val="18"/>
              </w:rPr>
              <w:t xml:space="preserve">Capacity of mini-grid developers is enhanced to access finance to meet their capital requirements, contributing to a pipeline of </w:t>
            </w:r>
            <w:proofErr w:type="spellStart"/>
            <w:r w:rsidRPr="00E86DFA">
              <w:rPr>
                <w:rFonts w:ascii="Calibri" w:hAnsi="Calibri" w:cstheme="majorHAnsi"/>
                <w:bCs/>
                <w:iCs/>
                <w:sz w:val="18"/>
                <w:szCs w:val="18"/>
              </w:rPr>
              <w:t>minigrid</w:t>
            </w:r>
            <w:proofErr w:type="spellEnd"/>
            <w:r w:rsidRPr="00E86DFA">
              <w:rPr>
                <w:rFonts w:ascii="Calibri" w:hAnsi="Calibri" w:cstheme="majorHAnsi"/>
                <w:bCs/>
                <w:iCs/>
                <w:sz w:val="18"/>
                <w:szCs w:val="18"/>
              </w:rPr>
              <w:t xml:space="preserve"> investment opportunities.</w:t>
            </w:r>
            <w:r w:rsidRPr="00BB11FB">
              <w:rPr>
                <w:rFonts w:ascii="Calibri" w:hAnsi="Calibri" w:cstheme="majorHAnsi"/>
                <w:bCs/>
                <w:i/>
                <w:sz w:val="18"/>
                <w:szCs w:val="18"/>
              </w:rPr>
              <w:t xml:space="preserve"> </w:t>
            </w:r>
          </w:p>
        </w:tc>
        <w:tc>
          <w:tcPr>
            <w:tcW w:w="739" w:type="pct"/>
          </w:tcPr>
          <w:p w14:paraId="3847BCB4" w14:textId="0987F3F7" w:rsidR="00ED4BE8" w:rsidRPr="00BB11FB" w:rsidRDefault="00337F47" w:rsidP="00337F47">
            <w:pPr>
              <w:rPr>
                <w:rFonts w:ascii="Calibri" w:hAnsi="Calibri" w:cstheme="majorHAnsi"/>
                <w:bCs/>
                <w:i/>
                <w:sz w:val="18"/>
                <w:szCs w:val="18"/>
              </w:rPr>
            </w:pPr>
            <w:r w:rsidRPr="00BB11FB">
              <w:rPr>
                <w:rFonts w:ascii="Calibri" w:hAnsi="Calibri" w:cstheme="majorHAnsi"/>
                <w:bCs/>
                <w:i/>
                <w:sz w:val="18"/>
                <w:szCs w:val="18"/>
              </w:rPr>
              <w:t xml:space="preserve">0 </w:t>
            </w:r>
          </w:p>
        </w:tc>
        <w:tc>
          <w:tcPr>
            <w:tcW w:w="862" w:type="pct"/>
          </w:tcPr>
          <w:p w14:paraId="331F09BA" w14:textId="5689F96C" w:rsidR="00ED4BE8" w:rsidRPr="00823806" w:rsidRDefault="000919F2" w:rsidP="00ED4BE8">
            <w:pPr>
              <w:rPr>
                <w:rFonts w:ascii="Calibri" w:hAnsi="Calibri" w:cstheme="minorHAnsi"/>
                <w:bCs/>
                <w:i/>
                <w:sz w:val="18"/>
                <w:szCs w:val="18"/>
              </w:rPr>
            </w:pPr>
            <w:r w:rsidRPr="0098145F">
              <w:rPr>
                <w:rFonts w:asciiTheme="minorHAnsi" w:hAnsiTheme="minorHAnsi" w:cstheme="minorHAnsi"/>
                <w:bCs/>
                <w:i/>
                <w:sz w:val="18"/>
                <w:szCs w:val="18"/>
              </w:rPr>
              <w:t xml:space="preserve">Information disseminated and awareness raised (2 out of a possible scale of </w:t>
            </w:r>
            <w:r w:rsidR="00815570" w:rsidRPr="0098145F">
              <w:rPr>
                <w:rFonts w:asciiTheme="minorHAnsi" w:hAnsiTheme="minorHAnsi" w:cstheme="minorHAnsi"/>
                <w:bCs/>
                <w:i/>
                <w:sz w:val="18"/>
                <w:szCs w:val="18"/>
              </w:rPr>
              <w:t>5</w:t>
            </w:r>
            <w:r w:rsidR="00815570">
              <w:rPr>
                <w:rFonts w:asciiTheme="minorHAnsi" w:hAnsiTheme="minorHAnsi" w:cstheme="minorHAnsi"/>
                <w:bCs/>
                <w:i/>
                <w:sz w:val="18"/>
                <w:szCs w:val="18"/>
              </w:rPr>
              <w:t xml:space="preserve"> where </w:t>
            </w:r>
            <w:r w:rsidR="00815570" w:rsidRPr="00815570">
              <w:rPr>
                <w:rFonts w:asciiTheme="minorHAnsi" w:hAnsiTheme="minorHAnsi" w:cstheme="minorHAnsi"/>
                <w:bCs/>
                <w:i/>
                <w:sz w:val="18"/>
                <w:szCs w:val="18"/>
              </w:rPr>
              <w:t xml:space="preserve">0 </w:t>
            </w:r>
            <w:r w:rsidR="00815570">
              <w:rPr>
                <w:rFonts w:asciiTheme="minorHAnsi" w:hAnsiTheme="minorHAnsi" w:cstheme="minorHAnsi"/>
                <w:bCs/>
                <w:i/>
                <w:sz w:val="18"/>
                <w:szCs w:val="18"/>
              </w:rPr>
              <w:t>represents</w:t>
            </w:r>
            <w:r w:rsidR="00815570" w:rsidRPr="00815570">
              <w:rPr>
                <w:rFonts w:asciiTheme="minorHAnsi" w:hAnsiTheme="minorHAnsi" w:cstheme="minorHAnsi"/>
                <w:bCs/>
                <w:i/>
                <w:sz w:val="18"/>
                <w:szCs w:val="18"/>
              </w:rPr>
              <w:t xml:space="preserve"> no capacity</w:t>
            </w:r>
            <w:r w:rsidR="00815570">
              <w:rPr>
                <w:rFonts w:asciiTheme="minorHAnsi" w:hAnsiTheme="minorHAnsi" w:cstheme="minorHAnsi"/>
                <w:bCs/>
                <w:i/>
                <w:sz w:val="18"/>
                <w:szCs w:val="18"/>
              </w:rPr>
              <w:t xml:space="preserve"> and </w:t>
            </w:r>
            <w:r w:rsidR="00815570" w:rsidRPr="00815570">
              <w:rPr>
                <w:rFonts w:asciiTheme="minorHAnsi" w:hAnsiTheme="minorHAnsi" w:cstheme="minorHAnsi"/>
                <w:bCs/>
                <w:i/>
                <w:sz w:val="18"/>
                <w:szCs w:val="18"/>
              </w:rPr>
              <w:t xml:space="preserve">5 </w:t>
            </w:r>
            <w:r w:rsidR="00815570">
              <w:rPr>
                <w:rFonts w:asciiTheme="minorHAnsi" w:hAnsiTheme="minorHAnsi" w:cstheme="minorHAnsi"/>
                <w:bCs/>
                <w:i/>
                <w:sz w:val="18"/>
                <w:szCs w:val="18"/>
              </w:rPr>
              <w:t>represents a</w:t>
            </w:r>
            <w:r w:rsidR="00815570" w:rsidRPr="00815570">
              <w:rPr>
                <w:rFonts w:asciiTheme="minorHAnsi" w:hAnsiTheme="minorHAnsi" w:cstheme="minorHAnsi"/>
                <w:bCs/>
                <w:i/>
                <w:sz w:val="18"/>
                <w:szCs w:val="18"/>
              </w:rPr>
              <w:t xml:space="preserve"> strong capacity to understand relevant issues and apply knowledge and skills to find effective solutions</w:t>
            </w:r>
            <w:r w:rsidR="00815570">
              <w:rPr>
                <w:rFonts w:asciiTheme="minorHAnsi" w:hAnsiTheme="minorHAnsi" w:cstheme="minorHAnsi"/>
                <w:bCs/>
                <w:i/>
                <w:sz w:val="18"/>
                <w:szCs w:val="18"/>
              </w:rPr>
              <w:t>).</w:t>
            </w:r>
          </w:p>
        </w:tc>
        <w:tc>
          <w:tcPr>
            <w:tcW w:w="1063" w:type="pct"/>
          </w:tcPr>
          <w:p w14:paraId="48C4F139" w14:textId="06328AF7" w:rsidR="00ED4BE8" w:rsidRPr="00823806" w:rsidRDefault="000919F2" w:rsidP="00ED4BE8">
            <w:pPr>
              <w:rPr>
                <w:rFonts w:ascii="Calibri" w:hAnsi="Calibri" w:cstheme="minorHAnsi"/>
                <w:i/>
                <w:sz w:val="18"/>
                <w:szCs w:val="18"/>
              </w:rPr>
            </w:pPr>
            <w:r w:rsidRPr="0098145F">
              <w:rPr>
                <w:rFonts w:asciiTheme="minorHAnsi" w:hAnsiTheme="minorHAnsi" w:cstheme="minorHAnsi"/>
                <w:bCs/>
                <w:i/>
                <w:sz w:val="18"/>
                <w:szCs w:val="18"/>
              </w:rPr>
              <w:t xml:space="preserve">Institutional/human capacity strengthened for potential developers (4 out of a possible scale of </w:t>
            </w:r>
            <w:r w:rsidR="00815570" w:rsidRPr="0098145F">
              <w:rPr>
                <w:rFonts w:asciiTheme="minorHAnsi" w:hAnsiTheme="minorHAnsi" w:cstheme="minorHAnsi"/>
                <w:bCs/>
                <w:i/>
                <w:sz w:val="18"/>
                <w:szCs w:val="18"/>
              </w:rPr>
              <w:t>5</w:t>
            </w:r>
            <w:r w:rsidR="00815570">
              <w:rPr>
                <w:rFonts w:asciiTheme="minorHAnsi" w:hAnsiTheme="minorHAnsi" w:cstheme="minorHAnsi"/>
                <w:bCs/>
                <w:i/>
                <w:sz w:val="18"/>
                <w:szCs w:val="18"/>
              </w:rPr>
              <w:t xml:space="preserve"> where </w:t>
            </w:r>
            <w:r w:rsidR="00815570" w:rsidRPr="00815570">
              <w:rPr>
                <w:rFonts w:asciiTheme="minorHAnsi" w:hAnsiTheme="minorHAnsi" w:cstheme="minorHAnsi"/>
                <w:bCs/>
                <w:i/>
                <w:sz w:val="18"/>
                <w:szCs w:val="18"/>
              </w:rPr>
              <w:t xml:space="preserve">0 </w:t>
            </w:r>
            <w:r w:rsidR="00815570">
              <w:rPr>
                <w:rFonts w:asciiTheme="minorHAnsi" w:hAnsiTheme="minorHAnsi" w:cstheme="minorHAnsi"/>
                <w:bCs/>
                <w:i/>
                <w:sz w:val="18"/>
                <w:szCs w:val="18"/>
              </w:rPr>
              <w:t>represents</w:t>
            </w:r>
            <w:r w:rsidR="00815570" w:rsidRPr="00815570">
              <w:rPr>
                <w:rFonts w:asciiTheme="minorHAnsi" w:hAnsiTheme="minorHAnsi" w:cstheme="minorHAnsi"/>
                <w:bCs/>
                <w:i/>
                <w:sz w:val="18"/>
                <w:szCs w:val="18"/>
              </w:rPr>
              <w:t xml:space="preserve"> no capacity</w:t>
            </w:r>
            <w:r w:rsidR="00815570">
              <w:rPr>
                <w:rFonts w:asciiTheme="minorHAnsi" w:hAnsiTheme="minorHAnsi" w:cstheme="minorHAnsi"/>
                <w:bCs/>
                <w:i/>
                <w:sz w:val="18"/>
                <w:szCs w:val="18"/>
              </w:rPr>
              <w:t xml:space="preserve"> and </w:t>
            </w:r>
            <w:r w:rsidR="00815570" w:rsidRPr="00815570">
              <w:rPr>
                <w:rFonts w:asciiTheme="minorHAnsi" w:hAnsiTheme="minorHAnsi" w:cstheme="minorHAnsi"/>
                <w:bCs/>
                <w:i/>
                <w:sz w:val="18"/>
                <w:szCs w:val="18"/>
              </w:rPr>
              <w:t xml:space="preserve">5 </w:t>
            </w:r>
            <w:r w:rsidR="00815570">
              <w:rPr>
                <w:rFonts w:asciiTheme="minorHAnsi" w:hAnsiTheme="minorHAnsi" w:cstheme="minorHAnsi"/>
                <w:bCs/>
                <w:i/>
                <w:sz w:val="18"/>
                <w:szCs w:val="18"/>
              </w:rPr>
              <w:t>represents a</w:t>
            </w:r>
            <w:r w:rsidR="00815570" w:rsidRPr="00815570">
              <w:rPr>
                <w:rFonts w:asciiTheme="minorHAnsi" w:hAnsiTheme="minorHAnsi" w:cstheme="minorHAnsi"/>
                <w:bCs/>
                <w:i/>
                <w:sz w:val="18"/>
                <w:szCs w:val="18"/>
              </w:rPr>
              <w:t xml:space="preserve"> strong capacity to understand relevant issues and apply knowledge and skills to find effective solutions</w:t>
            </w:r>
            <w:r w:rsidR="00815570">
              <w:rPr>
                <w:rFonts w:asciiTheme="minorHAnsi" w:hAnsiTheme="minorHAnsi" w:cstheme="minorHAnsi"/>
                <w:bCs/>
                <w:i/>
                <w:sz w:val="18"/>
                <w:szCs w:val="18"/>
              </w:rPr>
              <w:t>).</w:t>
            </w:r>
          </w:p>
        </w:tc>
      </w:tr>
      <w:tr w:rsidR="00227C3C" w:rsidRPr="00227C3C" w14:paraId="1EEF79C3" w14:textId="77777777" w:rsidTr="00891B35">
        <w:trPr>
          <w:trHeight w:val="350"/>
        </w:trPr>
        <w:tc>
          <w:tcPr>
            <w:tcW w:w="890" w:type="pct"/>
            <w:shd w:val="clear" w:color="auto" w:fill="auto"/>
          </w:tcPr>
          <w:p w14:paraId="7542058E" w14:textId="77777777" w:rsidR="00ED4BE8" w:rsidRPr="00823806" w:rsidRDefault="00ED4BE8" w:rsidP="00ED4BE8">
            <w:pPr>
              <w:rPr>
                <w:rFonts w:ascii="Calibri" w:hAnsi="Calibri" w:cstheme="majorHAnsi"/>
                <w:b/>
                <w:bCs/>
                <w:sz w:val="18"/>
                <w:szCs w:val="18"/>
              </w:rPr>
            </w:pPr>
            <w:r w:rsidRPr="00823806">
              <w:rPr>
                <w:rFonts w:ascii="Calibri" w:hAnsi="Calibri" w:cstheme="majorHAnsi"/>
                <w:b/>
                <w:bCs/>
                <w:sz w:val="18"/>
                <w:szCs w:val="18"/>
              </w:rPr>
              <w:t>Outputs to achieve Outcome 3</w:t>
            </w:r>
          </w:p>
        </w:tc>
        <w:tc>
          <w:tcPr>
            <w:tcW w:w="4110" w:type="pct"/>
            <w:gridSpan w:val="4"/>
          </w:tcPr>
          <w:p w14:paraId="20245B13" w14:textId="0066D0CA" w:rsidR="007B7EA8" w:rsidRPr="00E86DFA" w:rsidRDefault="007B7EA8" w:rsidP="007B7EA8">
            <w:pPr>
              <w:rPr>
                <w:rFonts w:ascii="Calibri" w:hAnsi="Calibri" w:cstheme="minorHAnsi"/>
                <w:sz w:val="18"/>
                <w:szCs w:val="18"/>
              </w:rPr>
            </w:pPr>
            <w:r w:rsidRPr="00E86DFA">
              <w:rPr>
                <w:rFonts w:ascii="Calibri" w:hAnsi="Calibri" w:cstheme="minorHAnsi"/>
                <w:sz w:val="18"/>
                <w:szCs w:val="18"/>
              </w:rPr>
              <w:t>3.1</w:t>
            </w:r>
            <w:r w:rsidR="0026741A" w:rsidRPr="00E86DFA">
              <w:rPr>
                <w:rFonts w:ascii="Calibri" w:hAnsi="Calibri" w:cstheme="minorHAnsi"/>
                <w:sz w:val="18"/>
                <w:szCs w:val="18"/>
              </w:rPr>
              <w:t>.</w:t>
            </w:r>
            <w:r w:rsidRPr="00E86DFA">
              <w:rPr>
                <w:rFonts w:ascii="Calibri" w:hAnsi="Calibri" w:cstheme="minorHAnsi"/>
                <w:sz w:val="18"/>
                <w:szCs w:val="18"/>
              </w:rPr>
              <w:t xml:space="preserve"> Domestic financial sector capacity-building on business and financing models for </w:t>
            </w:r>
            <w:proofErr w:type="spellStart"/>
            <w:r w:rsidRPr="00E86DFA">
              <w:rPr>
                <w:rFonts w:ascii="Calibri" w:hAnsi="Calibri" w:cstheme="minorHAnsi"/>
                <w:sz w:val="18"/>
                <w:szCs w:val="18"/>
              </w:rPr>
              <w:t>minigrids</w:t>
            </w:r>
            <w:proofErr w:type="spellEnd"/>
          </w:p>
          <w:p w14:paraId="37F30206" w14:textId="0CD8577F" w:rsidR="007B7EA8" w:rsidRPr="00E86DFA" w:rsidRDefault="007B7EA8" w:rsidP="007B7EA8">
            <w:pPr>
              <w:rPr>
                <w:rFonts w:ascii="Calibri" w:hAnsi="Calibri" w:cstheme="minorHAnsi"/>
                <w:sz w:val="18"/>
                <w:szCs w:val="18"/>
              </w:rPr>
            </w:pPr>
            <w:r w:rsidRPr="00E86DFA">
              <w:rPr>
                <w:rFonts w:ascii="Calibri" w:hAnsi="Calibri" w:cstheme="minorHAnsi"/>
                <w:sz w:val="18"/>
                <w:szCs w:val="18"/>
              </w:rPr>
              <w:t>3.2</w:t>
            </w:r>
            <w:r w:rsidR="0026741A" w:rsidRPr="00E86DFA">
              <w:rPr>
                <w:rFonts w:ascii="Calibri" w:hAnsi="Calibri" w:cstheme="minorHAnsi"/>
                <w:sz w:val="18"/>
                <w:szCs w:val="18"/>
              </w:rPr>
              <w:t>.</w:t>
            </w:r>
            <w:r w:rsidRPr="00E86DFA">
              <w:rPr>
                <w:rFonts w:ascii="Calibri" w:hAnsi="Calibri" w:cstheme="minorHAnsi"/>
                <w:sz w:val="18"/>
                <w:szCs w:val="18"/>
              </w:rPr>
              <w:t xml:space="preserve"> General market intelligence study on </w:t>
            </w:r>
            <w:proofErr w:type="spellStart"/>
            <w:r w:rsidRPr="00E86DFA">
              <w:rPr>
                <w:rFonts w:ascii="Calibri" w:hAnsi="Calibri" w:cstheme="minorHAnsi"/>
                <w:sz w:val="18"/>
                <w:szCs w:val="18"/>
              </w:rPr>
              <w:t>minigrids</w:t>
            </w:r>
            <w:proofErr w:type="spellEnd"/>
            <w:r w:rsidRPr="00E86DFA">
              <w:rPr>
                <w:rFonts w:ascii="Calibri" w:hAnsi="Calibri" w:cstheme="minorHAnsi"/>
                <w:sz w:val="18"/>
                <w:szCs w:val="18"/>
              </w:rPr>
              <w:t xml:space="preserve"> in regions complementary to WB and AfDB investments</w:t>
            </w:r>
            <w:r w:rsidR="001B03D2" w:rsidRPr="00E86DFA">
              <w:rPr>
                <w:rFonts w:ascii="Calibri" w:hAnsi="Calibri" w:cstheme="minorHAnsi"/>
                <w:sz w:val="18"/>
                <w:szCs w:val="18"/>
              </w:rPr>
              <w:t xml:space="preserve"> </w:t>
            </w:r>
            <w:r w:rsidR="001B03D2" w:rsidRPr="00E86DFA">
              <w:rPr>
                <w:rFonts w:ascii="Calibri" w:hAnsi="Calibri" w:cstheme="minorHAnsi"/>
                <w:bCs/>
                <w:sz w:val="18"/>
                <w:szCs w:val="18"/>
              </w:rPr>
              <w:t>prepared and disseminated amongst public officials and finance community</w:t>
            </w:r>
          </w:p>
          <w:p w14:paraId="34A098AE" w14:textId="53492C90" w:rsidR="00ED4BE8" w:rsidRPr="00E86DFA" w:rsidRDefault="00E723EF" w:rsidP="00ED4BE8">
            <w:pPr>
              <w:rPr>
                <w:rFonts w:ascii="Calibri" w:hAnsi="Calibri" w:cstheme="minorHAnsi"/>
                <w:sz w:val="18"/>
                <w:szCs w:val="18"/>
              </w:rPr>
            </w:pPr>
            <w:r w:rsidRPr="00E86DFA">
              <w:rPr>
                <w:rFonts w:asciiTheme="minorHAnsi" w:hAnsiTheme="minorHAnsi" w:cstheme="minorHAnsi"/>
                <w:sz w:val="18"/>
                <w:szCs w:val="18"/>
              </w:rPr>
              <w:t>3.3</w:t>
            </w:r>
            <w:r w:rsidR="0026741A" w:rsidRPr="00E86DFA">
              <w:rPr>
                <w:rFonts w:asciiTheme="minorHAnsi" w:hAnsiTheme="minorHAnsi" w:cstheme="minorHAnsi"/>
                <w:sz w:val="18"/>
                <w:szCs w:val="18"/>
              </w:rPr>
              <w:t>.</w:t>
            </w:r>
            <w:r w:rsidRPr="00E86DFA">
              <w:rPr>
                <w:rFonts w:asciiTheme="minorHAnsi" w:hAnsiTheme="minorHAnsi" w:cstheme="minorHAnsi"/>
                <w:sz w:val="18"/>
                <w:szCs w:val="18"/>
              </w:rPr>
              <w:t xml:space="preserve"> Support the development and implementation of innovative financial instruments for both supply and demand side (consumers and service providers) to facilitate investment in and viability of </w:t>
            </w:r>
            <w:proofErr w:type="spellStart"/>
            <w:r w:rsidRPr="00E86DFA">
              <w:rPr>
                <w:rFonts w:asciiTheme="minorHAnsi" w:hAnsiTheme="minorHAnsi" w:cstheme="minorHAnsi"/>
                <w:sz w:val="18"/>
                <w:szCs w:val="18"/>
              </w:rPr>
              <w:t>minigrids</w:t>
            </w:r>
            <w:proofErr w:type="spellEnd"/>
          </w:p>
          <w:p w14:paraId="0CAD2F6C" w14:textId="77777777" w:rsidR="002624D5" w:rsidRDefault="00E723EF" w:rsidP="00E723EF">
            <w:pPr>
              <w:jc w:val="both"/>
              <w:rPr>
                <w:rFonts w:asciiTheme="minorHAnsi" w:hAnsiTheme="minorHAnsi" w:cstheme="minorHAnsi"/>
                <w:sz w:val="18"/>
                <w:szCs w:val="18"/>
              </w:rPr>
            </w:pPr>
            <w:r w:rsidRPr="00E86DFA">
              <w:rPr>
                <w:rFonts w:ascii="Calibri" w:hAnsi="Calibri" w:cstheme="minorHAnsi"/>
                <w:sz w:val="18"/>
                <w:szCs w:val="18"/>
                <w:shd w:val="clear" w:color="auto" w:fill="FFFFFF" w:themeFill="background1"/>
              </w:rPr>
              <w:t>3.4</w:t>
            </w:r>
            <w:r w:rsidR="008F454F" w:rsidRPr="00E86DFA">
              <w:rPr>
                <w:rFonts w:ascii="Calibri" w:hAnsi="Calibri" w:cstheme="minorHAnsi"/>
                <w:sz w:val="18"/>
                <w:szCs w:val="18"/>
                <w:shd w:val="clear" w:color="auto" w:fill="FFFFFF" w:themeFill="background1"/>
              </w:rPr>
              <w:t>.</w:t>
            </w:r>
            <w:r w:rsidRPr="00E86DFA">
              <w:rPr>
                <w:rFonts w:ascii="Calibri" w:hAnsi="Calibri" w:cstheme="minorHAnsi"/>
                <w:sz w:val="18"/>
                <w:szCs w:val="18"/>
              </w:rPr>
              <w:t xml:space="preserve"> </w:t>
            </w:r>
            <w:r w:rsidRPr="00E86DFA">
              <w:rPr>
                <w:rFonts w:asciiTheme="minorHAnsi" w:hAnsiTheme="minorHAnsi" w:cstheme="minorHAnsi"/>
                <w:sz w:val="18"/>
                <w:szCs w:val="18"/>
              </w:rPr>
              <w:t xml:space="preserve"> Feasibility study support provided to </w:t>
            </w:r>
            <w:proofErr w:type="spellStart"/>
            <w:r w:rsidRPr="00E86DFA">
              <w:rPr>
                <w:rFonts w:asciiTheme="minorHAnsi" w:hAnsiTheme="minorHAnsi" w:cstheme="minorHAnsi"/>
                <w:sz w:val="18"/>
                <w:szCs w:val="18"/>
              </w:rPr>
              <w:t>minigrid</w:t>
            </w:r>
            <w:proofErr w:type="spellEnd"/>
            <w:r w:rsidRPr="00E86DFA">
              <w:rPr>
                <w:rFonts w:asciiTheme="minorHAnsi" w:hAnsiTheme="minorHAnsi" w:cstheme="minorHAnsi"/>
                <w:sz w:val="18"/>
                <w:szCs w:val="18"/>
              </w:rPr>
              <w:t xml:space="preserve"> developers, creating a pipeline of investible assets</w:t>
            </w:r>
          </w:p>
          <w:p w14:paraId="55157B05" w14:textId="3DC01332" w:rsidR="002624D5" w:rsidRPr="00E86DFA" w:rsidRDefault="002624D5" w:rsidP="00E723EF">
            <w:pPr>
              <w:jc w:val="both"/>
              <w:rPr>
                <w:rFonts w:asciiTheme="minorHAnsi" w:hAnsiTheme="minorHAnsi" w:cstheme="minorHAnsi"/>
                <w:sz w:val="18"/>
                <w:szCs w:val="18"/>
              </w:rPr>
            </w:pPr>
            <w:r w:rsidRPr="002624D5">
              <w:rPr>
                <w:rFonts w:asciiTheme="minorHAnsi" w:hAnsiTheme="minorHAnsi" w:cstheme="minorHAnsi"/>
                <w:sz w:val="18"/>
                <w:szCs w:val="18"/>
              </w:rPr>
              <w:t xml:space="preserve">3.5: Capacity building provided to </w:t>
            </w:r>
            <w:proofErr w:type="spellStart"/>
            <w:r w:rsidRPr="002624D5">
              <w:rPr>
                <w:rFonts w:asciiTheme="minorHAnsi" w:hAnsiTheme="minorHAnsi" w:cstheme="minorHAnsi"/>
                <w:sz w:val="18"/>
                <w:szCs w:val="18"/>
              </w:rPr>
              <w:t>minigrid</w:t>
            </w:r>
            <w:proofErr w:type="spellEnd"/>
            <w:r w:rsidRPr="002624D5">
              <w:rPr>
                <w:rFonts w:asciiTheme="minorHAnsi" w:hAnsiTheme="minorHAnsi" w:cstheme="minorHAnsi"/>
                <w:sz w:val="18"/>
                <w:szCs w:val="18"/>
              </w:rPr>
              <w:t xml:space="preserve"> developers and investors on measuring and reporting on impact indicators, building credibility in impact investment as an asset class</w:t>
            </w:r>
          </w:p>
          <w:p w14:paraId="56694100" w14:textId="1CA5E14F" w:rsidR="00ED4BE8" w:rsidRPr="00823806" w:rsidRDefault="00ED4BE8" w:rsidP="00ED4BE8">
            <w:pPr>
              <w:rPr>
                <w:rFonts w:ascii="Calibri" w:hAnsi="Calibri" w:cstheme="minorHAnsi"/>
                <w:bCs/>
                <w:i/>
                <w:sz w:val="18"/>
                <w:szCs w:val="18"/>
                <w:highlight w:val="yellow"/>
              </w:rPr>
            </w:pPr>
            <w:r w:rsidRPr="00E86DFA">
              <w:rPr>
                <w:rFonts w:ascii="Calibri" w:hAnsi="Calibri" w:cstheme="minorHAnsi"/>
                <w:bCs/>
                <w:sz w:val="18"/>
                <w:szCs w:val="18"/>
              </w:rPr>
              <w:tab/>
            </w:r>
            <w:r w:rsidRPr="00E86DFA">
              <w:rPr>
                <w:rFonts w:ascii="Calibri" w:hAnsi="Calibri" w:cstheme="minorHAnsi"/>
                <w:bCs/>
                <w:sz w:val="18"/>
                <w:szCs w:val="18"/>
              </w:rPr>
              <w:tab/>
            </w:r>
          </w:p>
        </w:tc>
      </w:tr>
      <w:tr w:rsidR="00227C3C" w:rsidRPr="00227C3C" w14:paraId="0D87BDB6" w14:textId="77777777" w:rsidTr="00891B35">
        <w:trPr>
          <w:trHeight w:val="620"/>
        </w:trPr>
        <w:tc>
          <w:tcPr>
            <w:tcW w:w="890" w:type="pct"/>
            <w:shd w:val="clear" w:color="auto" w:fill="E7E6E6" w:themeFill="background2"/>
          </w:tcPr>
          <w:p w14:paraId="641F02BB" w14:textId="77777777" w:rsidR="00ED4BE8" w:rsidRPr="00823806" w:rsidRDefault="00ED4BE8" w:rsidP="00ED4BE8">
            <w:pPr>
              <w:rPr>
                <w:rFonts w:ascii="Calibri" w:hAnsi="Calibri" w:cstheme="majorHAnsi"/>
                <w:b/>
                <w:bCs/>
                <w:sz w:val="18"/>
                <w:szCs w:val="18"/>
              </w:rPr>
            </w:pPr>
            <w:r w:rsidRPr="00823806">
              <w:rPr>
                <w:rFonts w:ascii="Calibri" w:hAnsi="Calibri" w:cstheme="majorHAnsi"/>
                <w:b/>
                <w:bCs/>
                <w:sz w:val="18"/>
                <w:szCs w:val="18"/>
              </w:rPr>
              <w:t xml:space="preserve">Project Component 4 </w:t>
            </w:r>
          </w:p>
        </w:tc>
        <w:tc>
          <w:tcPr>
            <w:tcW w:w="4110" w:type="pct"/>
            <w:gridSpan w:val="4"/>
            <w:shd w:val="clear" w:color="auto" w:fill="E7E6E6" w:themeFill="background2"/>
          </w:tcPr>
          <w:p w14:paraId="14B8B86C" w14:textId="19A70DDF" w:rsidR="00ED4BE8" w:rsidRPr="00823806" w:rsidRDefault="00BC56A7" w:rsidP="00ED4BE8">
            <w:pPr>
              <w:rPr>
                <w:rFonts w:ascii="Calibri" w:hAnsi="Calibri" w:cstheme="minorHAnsi"/>
                <w:bCs/>
                <w:i/>
                <w:sz w:val="18"/>
                <w:szCs w:val="18"/>
                <w:highlight w:val="yellow"/>
              </w:rPr>
            </w:pPr>
            <w:r w:rsidRPr="00BC56A7">
              <w:rPr>
                <w:rFonts w:ascii="Calibri" w:hAnsi="Calibri" w:cstheme="minorHAnsi"/>
                <w:b/>
                <w:bCs/>
                <w:sz w:val="18"/>
                <w:szCs w:val="18"/>
              </w:rPr>
              <w:t>Digital, Knowledge Management and Monitoring and Evaluation</w:t>
            </w:r>
          </w:p>
        </w:tc>
      </w:tr>
      <w:tr w:rsidR="00ED4BE8" w:rsidRPr="00BB11FB" w14:paraId="534CC4CB" w14:textId="77777777" w:rsidTr="00891B35">
        <w:trPr>
          <w:trHeight w:val="440"/>
        </w:trPr>
        <w:tc>
          <w:tcPr>
            <w:tcW w:w="890" w:type="pct"/>
            <w:vMerge w:val="restart"/>
            <w:shd w:val="clear" w:color="auto" w:fill="auto"/>
          </w:tcPr>
          <w:p w14:paraId="2B85A49E" w14:textId="77777777" w:rsidR="00ED4BE8" w:rsidRPr="00823806" w:rsidRDefault="00ED4BE8" w:rsidP="00ED4BE8">
            <w:pPr>
              <w:rPr>
                <w:rFonts w:ascii="Calibri" w:hAnsi="Calibri" w:cstheme="majorHAnsi"/>
                <w:b/>
                <w:bCs/>
                <w:sz w:val="18"/>
                <w:szCs w:val="18"/>
              </w:rPr>
            </w:pPr>
            <w:r w:rsidRPr="00823806">
              <w:rPr>
                <w:rFonts w:ascii="Calibri" w:hAnsi="Calibri" w:cstheme="majorHAnsi"/>
                <w:b/>
                <w:bCs/>
                <w:sz w:val="18"/>
                <w:szCs w:val="18"/>
              </w:rPr>
              <w:t>Outcome 4</w:t>
            </w:r>
          </w:p>
          <w:p w14:paraId="41090F66" w14:textId="77777777" w:rsidR="00ED4BE8" w:rsidRPr="00823806" w:rsidRDefault="00ED4BE8" w:rsidP="00ED4BE8">
            <w:pPr>
              <w:rPr>
                <w:rFonts w:ascii="Calibri" w:hAnsi="Calibri" w:cstheme="majorHAnsi"/>
                <w:b/>
                <w:bCs/>
                <w:sz w:val="18"/>
                <w:szCs w:val="18"/>
              </w:rPr>
            </w:pPr>
          </w:p>
          <w:p w14:paraId="13A09945" w14:textId="59146B90" w:rsidR="00ED4BE8" w:rsidRPr="00823806" w:rsidRDefault="00054B82" w:rsidP="00ED4BE8">
            <w:pPr>
              <w:rPr>
                <w:rFonts w:ascii="Calibri" w:hAnsi="Calibri" w:cstheme="majorHAnsi"/>
                <w:b/>
                <w:bCs/>
                <w:sz w:val="18"/>
                <w:szCs w:val="18"/>
              </w:rPr>
            </w:pPr>
            <w:bookmarkStart w:id="65" w:name="_Hlk60057276"/>
            <w:r w:rsidRPr="00A95A11">
              <w:rPr>
                <w:rFonts w:ascii="Calibri" w:hAnsi="Calibri" w:cstheme="majorHAnsi"/>
                <w:b/>
                <w:bCs/>
                <w:sz w:val="18"/>
                <w:szCs w:val="18"/>
              </w:rPr>
              <w:t xml:space="preserve">Digitalization and data mainstreamed, across stakeholders, into local </w:t>
            </w:r>
            <w:proofErr w:type="spellStart"/>
            <w:r w:rsidRPr="00A95A11">
              <w:rPr>
                <w:rFonts w:ascii="Calibri" w:hAnsi="Calibri" w:cstheme="majorHAnsi"/>
                <w:b/>
                <w:bCs/>
                <w:sz w:val="18"/>
                <w:szCs w:val="18"/>
              </w:rPr>
              <w:t>minigrid</w:t>
            </w:r>
            <w:proofErr w:type="spellEnd"/>
            <w:r w:rsidRPr="00A95A11">
              <w:rPr>
                <w:rFonts w:ascii="Calibri" w:hAnsi="Calibri" w:cstheme="majorHAnsi"/>
                <w:b/>
                <w:bCs/>
                <w:sz w:val="18"/>
                <w:szCs w:val="18"/>
              </w:rPr>
              <w:t xml:space="preserve"> market development</w:t>
            </w:r>
            <w:r>
              <w:rPr>
                <w:rFonts w:ascii="Calibri" w:hAnsi="Calibri" w:cstheme="majorHAnsi"/>
                <w:b/>
                <w:bCs/>
                <w:sz w:val="18"/>
                <w:szCs w:val="18"/>
              </w:rPr>
              <w:t xml:space="preserve">. </w:t>
            </w:r>
            <w:r w:rsidR="003B346A" w:rsidRPr="00823806">
              <w:rPr>
                <w:rFonts w:ascii="Calibri" w:hAnsi="Calibri" w:cstheme="majorHAnsi"/>
                <w:b/>
                <w:bCs/>
                <w:sz w:val="18"/>
                <w:szCs w:val="18"/>
              </w:rPr>
              <w:t xml:space="preserve">Increased awareness and network opportunities in the </w:t>
            </w:r>
            <w:proofErr w:type="spellStart"/>
            <w:r w:rsidR="003B346A" w:rsidRPr="00823806">
              <w:rPr>
                <w:rFonts w:ascii="Calibri" w:hAnsi="Calibri" w:cstheme="majorHAnsi"/>
                <w:b/>
                <w:bCs/>
                <w:sz w:val="18"/>
                <w:szCs w:val="18"/>
              </w:rPr>
              <w:t>minigrid</w:t>
            </w:r>
            <w:proofErr w:type="spellEnd"/>
            <w:r w:rsidR="003B346A" w:rsidRPr="00823806">
              <w:rPr>
                <w:rFonts w:ascii="Calibri" w:hAnsi="Calibri" w:cstheme="majorHAnsi"/>
                <w:b/>
                <w:bCs/>
                <w:sz w:val="18"/>
                <w:szCs w:val="18"/>
              </w:rPr>
              <w:t xml:space="preserve"> market and among stakeholders, and lessons learned for scaling up rural electrification using solar PV-battery </w:t>
            </w:r>
            <w:proofErr w:type="spellStart"/>
            <w:r w:rsidR="003B346A" w:rsidRPr="00823806">
              <w:rPr>
                <w:rFonts w:ascii="Calibri" w:hAnsi="Calibri" w:cstheme="majorHAnsi"/>
                <w:b/>
                <w:bCs/>
                <w:sz w:val="18"/>
                <w:szCs w:val="18"/>
              </w:rPr>
              <w:t>minigrids</w:t>
            </w:r>
            <w:proofErr w:type="spellEnd"/>
            <w:r w:rsidR="003B346A" w:rsidRPr="00823806">
              <w:rPr>
                <w:rFonts w:ascii="Calibri" w:hAnsi="Calibri" w:cstheme="majorHAnsi"/>
                <w:b/>
                <w:bCs/>
                <w:sz w:val="18"/>
                <w:szCs w:val="18"/>
              </w:rPr>
              <w:t xml:space="preserve">. </w:t>
            </w:r>
          </w:p>
          <w:bookmarkEnd w:id="65"/>
          <w:p w14:paraId="7ECFEBC0" w14:textId="77777777" w:rsidR="00ED4BE8" w:rsidRPr="00823806" w:rsidRDefault="00ED4BE8" w:rsidP="00ED4BE8">
            <w:pPr>
              <w:rPr>
                <w:rFonts w:ascii="Calibri" w:hAnsi="Calibri" w:cstheme="majorHAnsi"/>
                <w:b/>
                <w:bCs/>
                <w:sz w:val="18"/>
                <w:szCs w:val="18"/>
              </w:rPr>
            </w:pPr>
          </w:p>
          <w:p w14:paraId="09942A33" w14:textId="77777777" w:rsidR="00ED4BE8" w:rsidRPr="00823806" w:rsidRDefault="00ED4BE8" w:rsidP="00ED4BE8">
            <w:pPr>
              <w:rPr>
                <w:rFonts w:ascii="Calibri" w:hAnsi="Calibri" w:cstheme="majorHAnsi"/>
                <w:b/>
                <w:bCs/>
                <w:sz w:val="18"/>
                <w:szCs w:val="18"/>
              </w:rPr>
            </w:pPr>
          </w:p>
        </w:tc>
        <w:tc>
          <w:tcPr>
            <w:tcW w:w="1446" w:type="pct"/>
          </w:tcPr>
          <w:p w14:paraId="37BD88AB" w14:textId="77777777" w:rsidR="00ED4BE8" w:rsidRPr="00823806" w:rsidRDefault="00ED4BE8" w:rsidP="00ED4BE8">
            <w:pPr>
              <w:rPr>
                <w:rFonts w:ascii="Calibri" w:hAnsi="Calibri" w:cstheme="minorHAnsi"/>
                <w:bCs/>
                <w:i/>
                <w:sz w:val="18"/>
                <w:szCs w:val="18"/>
                <w:highlight w:val="cyan"/>
              </w:rPr>
            </w:pPr>
          </w:p>
          <w:p w14:paraId="0DD35EE6" w14:textId="4953AF9C" w:rsidR="000F2503" w:rsidRPr="00E86DFA" w:rsidRDefault="00ED4BE8" w:rsidP="0037184F">
            <w:pPr>
              <w:jc w:val="both"/>
              <w:rPr>
                <w:rFonts w:ascii="Calibri" w:hAnsi="Calibri" w:cstheme="minorHAnsi"/>
                <w:bCs/>
                <w:iCs/>
                <w:sz w:val="18"/>
                <w:szCs w:val="18"/>
              </w:rPr>
            </w:pPr>
            <w:r w:rsidRPr="00823806">
              <w:rPr>
                <w:rFonts w:ascii="Calibri" w:hAnsi="Calibri" w:cstheme="minorHAnsi"/>
                <w:bCs/>
                <w:i/>
                <w:sz w:val="18"/>
                <w:szCs w:val="18"/>
              </w:rPr>
              <w:t>Indicator 1</w:t>
            </w:r>
            <w:r w:rsidR="00ED5259">
              <w:rPr>
                <w:rFonts w:ascii="Calibri" w:hAnsi="Calibri" w:cstheme="minorHAnsi"/>
                <w:bCs/>
                <w:i/>
                <w:sz w:val="18"/>
                <w:szCs w:val="18"/>
              </w:rPr>
              <w:t>4</w:t>
            </w:r>
            <w:r w:rsidRPr="00823806">
              <w:rPr>
                <w:rFonts w:ascii="Calibri" w:hAnsi="Calibri" w:cstheme="minorHAnsi"/>
                <w:bCs/>
                <w:i/>
                <w:sz w:val="18"/>
                <w:szCs w:val="18"/>
              </w:rPr>
              <w:t xml:space="preserve">: </w:t>
            </w:r>
            <w:r w:rsidR="000F2503" w:rsidRPr="00E86DFA">
              <w:rPr>
                <w:rFonts w:ascii="Calibri" w:hAnsi="Calibri" w:cstheme="minorHAnsi"/>
                <w:bCs/>
                <w:iCs/>
                <w:sz w:val="18"/>
                <w:szCs w:val="18"/>
              </w:rPr>
              <w:t xml:space="preserve">A </w:t>
            </w:r>
            <w:r w:rsidR="00054B82" w:rsidRPr="00E86DFA">
              <w:rPr>
                <w:rFonts w:ascii="Calibri" w:hAnsi="Calibri" w:cstheme="minorHAnsi"/>
                <w:bCs/>
                <w:iCs/>
                <w:sz w:val="18"/>
                <w:szCs w:val="18"/>
              </w:rPr>
              <w:t xml:space="preserve">digital </w:t>
            </w:r>
            <w:r w:rsidR="000F2503" w:rsidRPr="00E86DFA">
              <w:rPr>
                <w:rFonts w:ascii="Calibri" w:hAnsi="Calibri" w:cstheme="minorHAnsi"/>
                <w:bCs/>
                <w:iCs/>
                <w:sz w:val="18"/>
                <w:szCs w:val="18"/>
              </w:rPr>
              <w:t xml:space="preserve">strategy for the project is prepared and implemented by the </w:t>
            </w:r>
            <w:r w:rsidR="00054B82" w:rsidRPr="00E86DFA">
              <w:rPr>
                <w:rFonts w:ascii="Calibri" w:hAnsi="Calibri" w:cstheme="minorHAnsi"/>
                <w:bCs/>
                <w:iCs/>
                <w:sz w:val="18"/>
                <w:szCs w:val="18"/>
              </w:rPr>
              <w:t xml:space="preserve">Project Management Unit (PMU) </w:t>
            </w:r>
            <w:r w:rsidR="000F2503" w:rsidRPr="00E86DFA">
              <w:rPr>
                <w:rFonts w:ascii="Calibri" w:hAnsi="Calibri" w:cstheme="minorHAnsi"/>
                <w:bCs/>
                <w:iCs/>
                <w:sz w:val="18"/>
                <w:szCs w:val="18"/>
              </w:rPr>
              <w:t xml:space="preserve">to contribute to project implementation and local </w:t>
            </w:r>
            <w:proofErr w:type="spellStart"/>
            <w:r w:rsidR="000F2503" w:rsidRPr="00E86DFA">
              <w:rPr>
                <w:rFonts w:ascii="Calibri" w:hAnsi="Calibri" w:cstheme="minorHAnsi"/>
                <w:bCs/>
                <w:iCs/>
                <w:sz w:val="18"/>
                <w:szCs w:val="18"/>
              </w:rPr>
              <w:t>minigrid</w:t>
            </w:r>
            <w:proofErr w:type="spellEnd"/>
            <w:r w:rsidR="000F2503" w:rsidRPr="00E86DFA">
              <w:rPr>
                <w:rFonts w:ascii="Calibri" w:hAnsi="Calibri" w:cstheme="minorHAnsi"/>
                <w:bCs/>
                <w:iCs/>
                <w:sz w:val="18"/>
                <w:szCs w:val="18"/>
              </w:rPr>
              <w:t xml:space="preserve"> market development </w:t>
            </w:r>
          </w:p>
          <w:p w14:paraId="58EBD9EF" w14:textId="00EC686A" w:rsidR="00ED4BE8" w:rsidRPr="00823806" w:rsidRDefault="00ED4BE8" w:rsidP="00ED4BE8">
            <w:pPr>
              <w:rPr>
                <w:rFonts w:ascii="Calibri" w:hAnsi="Calibri" w:cstheme="minorHAnsi"/>
                <w:bCs/>
                <w:i/>
                <w:sz w:val="18"/>
                <w:szCs w:val="18"/>
              </w:rPr>
            </w:pPr>
          </w:p>
        </w:tc>
        <w:tc>
          <w:tcPr>
            <w:tcW w:w="739" w:type="pct"/>
          </w:tcPr>
          <w:p w14:paraId="6B147DDD" w14:textId="4121CA9D" w:rsidR="00ED4BE8" w:rsidRPr="00823806" w:rsidRDefault="00044FED" w:rsidP="00ED4BE8">
            <w:pPr>
              <w:rPr>
                <w:rFonts w:ascii="Calibri" w:hAnsi="Calibri" w:cstheme="minorHAnsi"/>
                <w:bCs/>
                <w:i/>
                <w:sz w:val="18"/>
                <w:szCs w:val="18"/>
              </w:rPr>
            </w:pPr>
            <w:r w:rsidRPr="00823806">
              <w:rPr>
                <w:rFonts w:ascii="Calibri" w:hAnsi="Calibri" w:cstheme="minorHAnsi"/>
                <w:bCs/>
                <w:i/>
                <w:sz w:val="18"/>
                <w:szCs w:val="18"/>
              </w:rPr>
              <w:t>0</w:t>
            </w:r>
          </w:p>
        </w:tc>
        <w:tc>
          <w:tcPr>
            <w:tcW w:w="862" w:type="pct"/>
          </w:tcPr>
          <w:p w14:paraId="0C2D7189" w14:textId="6C976CD8" w:rsidR="00ED4BE8" w:rsidRPr="00823806" w:rsidRDefault="00F52206" w:rsidP="00ED4BE8">
            <w:pPr>
              <w:rPr>
                <w:rFonts w:ascii="Calibri" w:hAnsi="Calibri" w:cstheme="minorHAnsi"/>
                <w:bCs/>
                <w:i/>
                <w:sz w:val="18"/>
                <w:szCs w:val="18"/>
              </w:rPr>
            </w:pPr>
            <w:r>
              <w:rPr>
                <w:rFonts w:ascii="Calibri" w:hAnsi="Calibri" w:cstheme="minorHAnsi"/>
                <w:bCs/>
                <w:i/>
                <w:sz w:val="18"/>
                <w:szCs w:val="18"/>
              </w:rPr>
              <w:t xml:space="preserve">The </w:t>
            </w:r>
            <w:r w:rsidR="00504EF1">
              <w:rPr>
                <w:rFonts w:ascii="Calibri" w:hAnsi="Calibri" w:cstheme="minorHAnsi"/>
                <w:bCs/>
                <w:i/>
                <w:sz w:val="18"/>
                <w:szCs w:val="18"/>
              </w:rPr>
              <w:t xml:space="preserve">project </w:t>
            </w:r>
            <w:r w:rsidR="009E206B" w:rsidRPr="00E86DFA">
              <w:rPr>
                <w:rFonts w:ascii="Calibri" w:hAnsi="Calibri" w:cstheme="minorHAnsi"/>
                <w:bCs/>
                <w:i/>
                <w:sz w:val="18"/>
                <w:szCs w:val="18"/>
              </w:rPr>
              <w:t xml:space="preserve">digital strategy </w:t>
            </w:r>
            <w:r w:rsidR="002E7E33">
              <w:rPr>
                <w:rFonts w:ascii="Calibri" w:hAnsi="Calibri" w:cstheme="minorHAnsi"/>
                <w:bCs/>
                <w:i/>
                <w:sz w:val="18"/>
                <w:szCs w:val="18"/>
              </w:rPr>
              <w:t xml:space="preserve">is developed </w:t>
            </w:r>
            <w:r w:rsidR="009E206B" w:rsidRPr="00E86DFA">
              <w:rPr>
                <w:rFonts w:ascii="Calibri" w:hAnsi="Calibri" w:cstheme="minorHAnsi"/>
                <w:bCs/>
                <w:i/>
                <w:sz w:val="18"/>
                <w:szCs w:val="18"/>
              </w:rPr>
              <w:t xml:space="preserve">and </w:t>
            </w:r>
            <w:r w:rsidR="004F3C2F">
              <w:rPr>
                <w:rFonts w:ascii="Calibri" w:hAnsi="Calibri" w:cstheme="minorHAnsi"/>
                <w:bCs/>
                <w:i/>
                <w:sz w:val="18"/>
                <w:szCs w:val="18"/>
              </w:rPr>
              <w:t xml:space="preserve">being </w:t>
            </w:r>
            <w:r w:rsidR="009E206B" w:rsidRPr="00E86DFA">
              <w:rPr>
                <w:rFonts w:ascii="Calibri" w:hAnsi="Calibri" w:cstheme="minorHAnsi"/>
                <w:bCs/>
                <w:i/>
                <w:sz w:val="18"/>
                <w:szCs w:val="18"/>
              </w:rPr>
              <w:t>implemented</w:t>
            </w:r>
          </w:p>
        </w:tc>
        <w:tc>
          <w:tcPr>
            <w:tcW w:w="1063" w:type="pct"/>
          </w:tcPr>
          <w:p w14:paraId="1DB35360" w14:textId="24BE6EA0" w:rsidR="00ED4BE8" w:rsidRDefault="00F52206" w:rsidP="00ED4BE8">
            <w:pPr>
              <w:rPr>
                <w:rFonts w:ascii="Calibri" w:hAnsi="Calibri" w:cstheme="minorHAnsi"/>
                <w:bCs/>
                <w:i/>
                <w:sz w:val="18"/>
                <w:szCs w:val="18"/>
              </w:rPr>
            </w:pPr>
            <w:r>
              <w:rPr>
                <w:rFonts w:ascii="Calibri" w:hAnsi="Calibri" w:cstheme="minorHAnsi"/>
                <w:i/>
                <w:sz w:val="18"/>
                <w:szCs w:val="18"/>
              </w:rPr>
              <w:t xml:space="preserve">The project </w:t>
            </w:r>
            <w:r w:rsidR="009E206B" w:rsidRPr="00E86DFA">
              <w:rPr>
                <w:rFonts w:ascii="Calibri" w:hAnsi="Calibri" w:cstheme="minorHAnsi"/>
                <w:bCs/>
                <w:i/>
                <w:sz w:val="18"/>
                <w:szCs w:val="18"/>
              </w:rPr>
              <w:t xml:space="preserve">digital strategy </w:t>
            </w:r>
            <w:r>
              <w:rPr>
                <w:rFonts w:ascii="Calibri" w:hAnsi="Calibri" w:cstheme="minorHAnsi"/>
                <w:bCs/>
                <w:i/>
                <w:sz w:val="18"/>
                <w:szCs w:val="18"/>
              </w:rPr>
              <w:t xml:space="preserve">is </w:t>
            </w:r>
            <w:r w:rsidR="009E206B" w:rsidRPr="00E86DFA">
              <w:rPr>
                <w:rFonts w:ascii="Calibri" w:hAnsi="Calibri" w:cstheme="minorHAnsi"/>
                <w:bCs/>
                <w:i/>
                <w:sz w:val="18"/>
                <w:szCs w:val="18"/>
              </w:rPr>
              <w:t>implemented</w:t>
            </w:r>
          </w:p>
          <w:p w14:paraId="1FF74CF3" w14:textId="77777777" w:rsidR="00CE7668" w:rsidRDefault="00CE7668" w:rsidP="00ED4BE8">
            <w:pPr>
              <w:rPr>
                <w:rFonts w:ascii="Calibri" w:hAnsi="Calibri" w:cstheme="minorHAnsi"/>
                <w:bCs/>
                <w:i/>
                <w:sz w:val="18"/>
                <w:szCs w:val="18"/>
              </w:rPr>
            </w:pPr>
          </w:p>
          <w:p w14:paraId="46695E20" w14:textId="62EFB58E" w:rsidR="00CE7668" w:rsidRPr="00823806" w:rsidRDefault="00CE7668" w:rsidP="00ED4BE8">
            <w:pPr>
              <w:rPr>
                <w:rFonts w:ascii="Calibri" w:hAnsi="Calibri" w:cstheme="minorHAnsi"/>
                <w:i/>
                <w:sz w:val="18"/>
                <w:szCs w:val="18"/>
              </w:rPr>
            </w:pPr>
            <w:r w:rsidRPr="00CE7668">
              <w:rPr>
                <w:rFonts w:ascii="Calibri" w:hAnsi="Calibri" w:cstheme="minorHAnsi"/>
                <w:i/>
                <w:sz w:val="18"/>
                <w:szCs w:val="18"/>
              </w:rPr>
              <w:t xml:space="preserve">Recommendations for rolling out digital solutions for </w:t>
            </w:r>
            <w:proofErr w:type="spellStart"/>
            <w:r w:rsidRPr="00CE7668">
              <w:rPr>
                <w:rFonts w:ascii="Calibri" w:hAnsi="Calibri" w:cstheme="minorHAnsi"/>
                <w:i/>
                <w:sz w:val="18"/>
                <w:szCs w:val="18"/>
              </w:rPr>
              <w:t>minigrids</w:t>
            </w:r>
            <w:proofErr w:type="spellEnd"/>
            <w:r w:rsidRPr="00CE7668">
              <w:rPr>
                <w:rFonts w:ascii="Calibri" w:hAnsi="Calibri" w:cstheme="minorHAnsi"/>
                <w:i/>
                <w:sz w:val="18"/>
                <w:szCs w:val="18"/>
              </w:rPr>
              <w:t xml:space="preserve"> at national level have been shared with key national stakeholders. (1)</w:t>
            </w:r>
          </w:p>
        </w:tc>
      </w:tr>
      <w:tr w:rsidR="00FE7A73" w:rsidRPr="00227C3C" w14:paraId="36773069" w14:textId="77777777" w:rsidTr="00891B35">
        <w:trPr>
          <w:trHeight w:val="440"/>
        </w:trPr>
        <w:tc>
          <w:tcPr>
            <w:tcW w:w="890" w:type="pct"/>
            <w:vMerge/>
          </w:tcPr>
          <w:p w14:paraId="7AE81ED8" w14:textId="77777777" w:rsidR="00FE7A73" w:rsidRPr="00BB11FB" w:rsidRDefault="00FE7A73" w:rsidP="00ED4BE8">
            <w:pPr>
              <w:rPr>
                <w:rFonts w:ascii="Calibri" w:hAnsi="Calibri" w:cstheme="majorHAnsi"/>
                <w:b/>
                <w:bCs/>
                <w:sz w:val="18"/>
                <w:szCs w:val="18"/>
              </w:rPr>
            </w:pPr>
          </w:p>
        </w:tc>
        <w:tc>
          <w:tcPr>
            <w:tcW w:w="1446" w:type="pct"/>
          </w:tcPr>
          <w:p w14:paraId="35F433E3" w14:textId="76BE6C04" w:rsidR="00FE7A73" w:rsidRPr="00E86DFA" w:rsidRDefault="00FE7A73" w:rsidP="004A15E1">
            <w:pPr>
              <w:jc w:val="both"/>
              <w:rPr>
                <w:rFonts w:ascii="Calibri" w:hAnsi="Calibri" w:cstheme="minorHAnsi"/>
                <w:bCs/>
                <w:i/>
                <w:sz w:val="18"/>
                <w:szCs w:val="18"/>
              </w:rPr>
            </w:pPr>
            <w:r w:rsidRPr="00FE7A73">
              <w:rPr>
                <w:rFonts w:ascii="Calibri" w:hAnsi="Calibri" w:cstheme="minorHAnsi"/>
                <w:bCs/>
                <w:i/>
                <w:sz w:val="18"/>
                <w:szCs w:val="18"/>
              </w:rPr>
              <w:t xml:space="preserve">Indicator 15: </w:t>
            </w:r>
            <w:r w:rsidRPr="00FE7A73">
              <w:rPr>
                <w:rFonts w:ascii="Calibri" w:hAnsi="Calibri" w:cstheme="minorHAnsi"/>
                <w:bCs/>
                <w:iCs/>
                <w:sz w:val="18"/>
                <w:szCs w:val="18"/>
              </w:rPr>
              <w:t xml:space="preserve">Number of M&amp;E </w:t>
            </w:r>
            <w:r>
              <w:rPr>
                <w:rFonts w:ascii="Calibri" w:hAnsi="Calibri" w:cstheme="minorHAnsi"/>
                <w:bCs/>
                <w:iCs/>
                <w:sz w:val="18"/>
                <w:szCs w:val="18"/>
              </w:rPr>
              <w:t>f</w:t>
            </w:r>
            <w:r w:rsidRPr="00FE7A73">
              <w:rPr>
                <w:rFonts w:ascii="Calibri" w:hAnsi="Calibri" w:cstheme="minorHAnsi"/>
                <w:bCs/>
                <w:iCs/>
                <w:sz w:val="18"/>
                <w:szCs w:val="18"/>
              </w:rPr>
              <w:t>rameworks and platforms created and adopted and applied for tracking SDG impacts and GHG emission reductions</w:t>
            </w:r>
          </w:p>
        </w:tc>
        <w:tc>
          <w:tcPr>
            <w:tcW w:w="739" w:type="pct"/>
          </w:tcPr>
          <w:p w14:paraId="74776932" w14:textId="45D52B62" w:rsidR="00FE7A73" w:rsidRPr="00BB11FB" w:rsidRDefault="00FE7A73" w:rsidP="00ED4BE8">
            <w:pPr>
              <w:rPr>
                <w:rFonts w:ascii="Calibri" w:hAnsi="Calibri" w:cstheme="minorHAnsi"/>
                <w:bCs/>
                <w:i/>
                <w:sz w:val="18"/>
                <w:szCs w:val="18"/>
              </w:rPr>
            </w:pPr>
            <w:r>
              <w:rPr>
                <w:rFonts w:ascii="Calibri" w:hAnsi="Calibri" w:cstheme="minorHAnsi"/>
                <w:bCs/>
                <w:i/>
                <w:sz w:val="18"/>
                <w:szCs w:val="18"/>
              </w:rPr>
              <w:t>0</w:t>
            </w:r>
          </w:p>
        </w:tc>
        <w:tc>
          <w:tcPr>
            <w:tcW w:w="862" w:type="pct"/>
          </w:tcPr>
          <w:p w14:paraId="240BAC49" w14:textId="57705232" w:rsidR="00FE7A73" w:rsidRPr="00FE7A73" w:rsidRDefault="00FE7A73" w:rsidP="00ED4BE8">
            <w:pPr>
              <w:rPr>
                <w:rFonts w:ascii="Calibri" w:hAnsi="Calibri" w:cstheme="minorHAnsi"/>
                <w:bCs/>
                <w:i/>
                <w:iCs/>
                <w:sz w:val="18"/>
                <w:szCs w:val="18"/>
              </w:rPr>
            </w:pPr>
            <w:r w:rsidRPr="00FE7A73">
              <w:rPr>
                <w:rFonts w:asciiTheme="minorHAnsi" w:hAnsiTheme="minorHAnsi" w:cstheme="minorHAnsi"/>
                <w:i/>
                <w:iCs/>
                <w:sz w:val="18"/>
                <w:szCs w:val="18"/>
              </w:rPr>
              <w:t xml:space="preserve">1 </w:t>
            </w:r>
            <w:r w:rsidRPr="0058244B">
              <w:rPr>
                <w:rFonts w:asciiTheme="minorHAnsi" w:hAnsiTheme="minorHAnsi" w:cstheme="minorHAnsi"/>
                <w:i/>
                <w:iCs/>
                <w:sz w:val="18"/>
                <w:szCs w:val="18"/>
              </w:rPr>
              <w:t xml:space="preserve">M&amp;E </w:t>
            </w:r>
            <w:r>
              <w:rPr>
                <w:rFonts w:asciiTheme="minorHAnsi" w:hAnsiTheme="minorHAnsi" w:cstheme="minorHAnsi"/>
                <w:i/>
                <w:iCs/>
                <w:sz w:val="18"/>
                <w:szCs w:val="18"/>
              </w:rPr>
              <w:t>f</w:t>
            </w:r>
            <w:r w:rsidRPr="0058244B">
              <w:rPr>
                <w:rFonts w:asciiTheme="minorHAnsi" w:hAnsiTheme="minorHAnsi" w:cstheme="minorHAnsi"/>
                <w:i/>
                <w:iCs/>
                <w:sz w:val="18"/>
                <w:szCs w:val="18"/>
              </w:rPr>
              <w:t>ramework</w:t>
            </w:r>
          </w:p>
        </w:tc>
        <w:tc>
          <w:tcPr>
            <w:tcW w:w="1063" w:type="pct"/>
          </w:tcPr>
          <w:p w14:paraId="6EDD2F94" w14:textId="3A3DF1E4" w:rsidR="00FE7A73" w:rsidRPr="00FE7A73" w:rsidRDefault="00FE7A73" w:rsidP="00ED4BE8">
            <w:pPr>
              <w:rPr>
                <w:rFonts w:ascii="Calibri" w:hAnsi="Calibri" w:cstheme="minorHAnsi"/>
                <w:i/>
                <w:iCs/>
                <w:sz w:val="18"/>
                <w:szCs w:val="18"/>
              </w:rPr>
            </w:pPr>
            <w:r w:rsidRPr="00FE7A73">
              <w:rPr>
                <w:rFonts w:asciiTheme="minorHAnsi" w:hAnsiTheme="minorHAnsi" w:cstheme="minorHAnsi"/>
                <w:i/>
                <w:iCs/>
                <w:sz w:val="18"/>
                <w:szCs w:val="18"/>
              </w:rPr>
              <w:t xml:space="preserve">1 </w:t>
            </w:r>
            <w:r w:rsidRPr="0058244B">
              <w:rPr>
                <w:rFonts w:asciiTheme="minorHAnsi" w:hAnsiTheme="minorHAnsi" w:cstheme="minorHAnsi"/>
                <w:i/>
                <w:iCs/>
                <w:sz w:val="18"/>
                <w:szCs w:val="18"/>
              </w:rPr>
              <w:t xml:space="preserve">M&amp;E </w:t>
            </w:r>
            <w:r>
              <w:rPr>
                <w:rFonts w:asciiTheme="minorHAnsi" w:hAnsiTheme="minorHAnsi" w:cstheme="minorHAnsi"/>
                <w:i/>
                <w:iCs/>
                <w:sz w:val="18"/>
                <w:szCs w:val="18"/>
              </w:rPr>
              <w:t>f</w:t>
            </w:r>
            <w:r w:rsidRPr="0058244B">
              <w:rPr>
                <w:rFonts w:asciiTheme="minorHAnsi" w:hAnsiTheme="minorHAnsi" w:cstheme="minorHAnsi"/>
                <w:i/>
                <w:iCs/>
                <w:sz w:val="18"/>
                <w:szCs w:val="18"/>
              </w:rPr>
              <w:t>ramework</w:t>
            </w:r>
          </w:p>
        </w:tc>
      </w:tr>
      <w:tr w:rsidR="00227C3C" w:rsidRPr="00227C3C" w14:paraId="76F93AD4" w14:textId="77777777" w:rsidTr="00891B35">
        <w:trPr>
          <w:trHeight w:val="440"/>
        </w:trPr>
        <w:tc>
          <w:tcPr>
            <w:tcW w:w="890" w:type="pct"/>
            <w:vMerge/>
          </w:tcPr>
          <w:p w14:paraId="4326916A" w14:textId="77777777" w:rsidR="00ED4BE8" w:rsidRPr="00BB11FB" w:rsidRDefault="00ED4BE8" w:rsidP="00ED4BE8">
            <w:pPr>
              <w:rPr>
                <w:rFonts w:ascii="Calibri" w:hAnsi="Calibri" w:cstheme="majorHAnsi"/>
                <w:b/>
                <w:bCs/>
                <w:sz w:val="18"/>
                <w:szCs w:val="18"/>
              </w:rPr>
            </w:pPr>
          </w:p>
        </w:tc>
        <w:tc>
          <w:tcPr>
            <w:tcW w:w="1446" w:type="pct"/>
          </w:tcPr>
          <w:p w14:paraId="723FC91E" w14:textId="25E5F957" w:rsidR="00ED4BE8" w:rsidRPr="00BB11FB" w:rsidRDefault="0069189F" w:rsidP="004A15E1">
            <w:pPr>
              <w:jc w:val="both"/>
              <w:rPr>
                <w:rFonts w:ascii="Calibri" w:hAnsi="Calibri" w:cstheme="minorHAnsi"/>
                <w:bCs/>
                <w:iCs/>
                <w:sz w:val="18"/>
                <w:szCs w:val="18"/>
              </w:rPr>
            </w:pPr>
            <w:r w:rsidRPr="00E86DFA">
              <w:rPr>
                <w:rFonts w:ascii="Calibri" w:hAnsi="Calibri" w:cstheme="minorHAnsi"/>
                <w:bCs/>
                <w:i/>
                <w:sz w:val="18"/>
                <w:szCs w:val="18"/>
              </w:rPr>
              <w:t>Indicator 1</w:t>
            </w:r>
            <w:r w:rsidR="00ED5259" w:rsidRPr="00E86DFA">
              <w:rPr>
                <w:rFonts w:ascii="Calibri" w:hAnsi="Calibri" w:cstheme="minorHAnsi"/>
                <w:bCs/>
                <w:i/>
                <w:sz w:val="18"/>
                <w:szCs w:val="18"/>
              </w:rPr>
              <w:t>6</w:t>
            </w:r>
            <w:r w:rsidRPr="00BB11FB">
              <w:rPr>
                <w:rFonts w:ascii="Calibri" w:hAnsi="Calibri" w:cstheme="minorHAnsi"/>
                <w:bCs/>
                <w:iCs/>
                <w:sz w:val="18"/>
                <w:szCs w:val="18"/>
              </w:rPr>
              <w:t>:</w:t>
            </w:r>
            <w:r w:rsidR="00ED4BE8" w:rsidRPr="00BB11FB">
              <w:rPr>
                <w:rFonts w:ascii="Calibri" w:hAnsi="Calibri" w:cstheme="minorHAnsi"/>
                <w:bCs/>
                <w:iCs/>
                <w:sz w:val="18"/>
                <w:szCs w:val="18"/>
              </w:rPr>
              <w:t xml:space="preserve"> Number of </w:t>
            </w:r>
            <w:proofErr w:type="spellStart"/>
            <w:r w:rsidR="00ED4BE8" w:rsidRPr="00BB11FB">
              <w:rPr>
                <w:rFonts w:ascii="Calibri" w:hAnsi="Calibri" w:cstheme="minorHAnsi"/>
                <w:bCs/>
                <w:iCs/>
                <w:sz w:val="18"/>
                <w:szCs w:val="18"/>
              </w:rPr>
              <w:t>minigrid</w:t>
            </w:r>
            <w:proofErr w:type="spellEnd"/>
            <w:r w:rsidR="00ED4BE8" w:rsidRPr="00BB11FB">
              <w:rPr>
                <w:rFonts w:ascii="Calibri" w:hAnsi="Calibri" w:cstheme="minorHAnsi"/>
                <w:bCs/>
                <w:iCs/>
                <w:sz w:val="18"/>
                <w:szCs w:val="18"/>
              </w:rPr>
              <w:t xml:space="preserve"> pilots sharing data on </w:t>
            </w:r>
            <w:proofErr w:type="spellStart"/>
            <w:r w:rsidR="00ED4BE8" w:rsidRPr="00BB11FB">
              <w:rPr>
                <w:rFonts w:ascii="Calibri" w:hAnsi="Calibri" w:cstheme="minorHAnsi"/>
                <w:bCs/>
                <w:iCs/>
                <w:sz w:val="18"/>
                <w:szCs w:val="18"/>
              </w:rPr>
              <w:t>minigrid</w:t>
            </w:r>
            <w:proofErr w:type="spellEnd"/>
            <w:r w:rsidR="00ED4BE8" w:rsidRPr="00BB11FB">
              <w:rPr>
                <w:rFonts w:ascii="Calibri" w:hAnsi="Calibri" w:cstheme="minorHAnsi"/>
                <w:bCs/>
                <w:iCs/>
                <w:sz w:val="18"/>
                <w:szCs w:val="18"/>
              </w:rPr>
              <w:t xml:space="preserve"> performance with the regional project and other stakeholders following best practices and guidance provided by the AMP Regional Project</w:t>
            </w:r>
          </w:p>
          <w:p w14:paraId="52621F57" w14:textId="77777777" w:rsidR="00ED4BE8" w:rsidRPr="00BB11FB" w:rsidRDefault="00ED4BE8" w:rsidP="0037184F">
            <w:pPr>
              <w:jc w:val="both"/>
              <w:rPr>
                <w:rFonts w:ascii="Calibri" w:hAnsi="Calibri" w:cstheme="minorHAnsi"/>
                <w:sz w:val="18"/>
                <w:szCs w:val="18"/>
                <w:highlight w:val="yellow"/>
              </w:rPr>
            </w:pPr>
          </w:p>
        </w:tc>
        <w:tc>
          <w:tcPr>
            <w:tcW w:w="739" w:type="pct"/>
          </w:tcPr>
          <w:p w14:paraId="19592BFE" w14:textId="6BCCD53C" w:rsidR="00ED4BE8" w:rsidRPr="00BB11FB" w:rsidRDefault="00044FED" w:rsidP="00ED4BE8">
            <w:pPr>
              <w:rPr>
                <w:rFonts w:ascii="Calibri" w:hAnsi="Calibri" w:cstheme="minorHAnsi"/>
                <w:bCs/>
                <w:i/>
                <w:sz w:val="18"/>
                <w:szCs w:val="18"/>
              </w:rPr>
            </w:pPr>
            <w:r w:rsidRPr="00BB11FB">
              <w:rPr>
                <w:rFonts w:ascii="Calibri" w:hAnsi="Calibri" w:cstheme="minorHAnsi"/>
                <w:bCs/>
                <w:i/>
                <w:sz w:val="18"/>
                <w:szCs w:val="18"/>
              </w:rPr>
              <w:t>0</w:t>
            </w:r>
          </w:p>
        </w:tc>
        <w:tc>
          <w:tcPr>
            <w:tcW w:w="862" w:type="pct"/>
          </w:tcPr>
          <w:p w14:paraId="39F7B761" w14:textId="71B75942" w:rsidR="00ED4BE8" w:rsidRDefault="00ED4BE8" w:rsidP="00ED4BE8">
            <w:pPr>
              <w:rPr>
                <w:rFonts w:ascii="Calibri" w:hAnsi="Calibri" w:cstheme="minorHAnsi"/>
                <w:bCs/>
                <w:i/>
                <w:sz w:val="18"/>
                <w:szCs w:val="18"/>
              </w:rPr>
            </w:pPr>
          </w:p>
          <w:p w14:paraId="0CF96B85" w14:textId="3B094463" w:rsidR="006E6E4F" w:rsidRPr="00BB11FB" w:rsidRDefault="006E6E4F" w:rsidP="00ED4BE8">
            <w:pPr>
              <w:rPr>
                <w:rFonts w:ascii="Calibri" w:hAnsi="Calibri" w:cstheme="minorHAnsi"/>
                <w:bCs/>
                <w:i/>
                <w:sz w:val="18"/>
                <w:szCs w:val="18"/>
              </w:rPr>
            </w:pPr>
            <w:r w:rsidRPr="006E6E4F">
              <w:rPr>
                <w:rFonts w:ascii="Calibri" w:hAnsi="Calibri" w:cstheme="minorHAnsi"/>
                <w:bCs/>
                <w:i/>
                <w:sz w:val="18"/>
                <w:szCs w:val="18"/>
              </w:rPr>
              <w:t>The project’s ‘digital &amp; data management platform’ is procured and operational, ready for data collection from the project’s mini-grid pilot(s), and for data sharing with the AMP regional project’s digital platform. (1)</w:t>
            </w:r>
          </w:p>
        </w:tc>
        <w:tc>
          <w:tcPr>
            <w:tcW w:w="1063" w:type="pct"/>
          </w:tcPr>
          <w:p w14:paraId="53F6C5EB" w14:textId="24A3D142" w:rsidR="00ED4BE8" w:rsidRDefault="00ED4BE8" w:rsidP="00ED4BE8">
            <w:pPr>
              <w:rPr>
                <w:rFonts w:ascii="Calibri" w:hAnsi="Calibri" w:cstheme="minorHAnsi"/>
                <w:i/>
                <w:sz w:val="18"/>
                <w:szCs w:val="18"/>
              </w:rPr>
            </w:pPr>
          </w:p>
          <w:p w14:paraId="579E824A" w14:textId="3E8B879A" w:rsidR="0005283C" w:rsidRPr="00BB11FB" w:rsidRDefault="0005283C" w:rsidP="00ED4BE8">
            <w:pPr>
              <w:rPr>
                <w:rFonts w:ascii="Calibri" w:hAnsi="Calibri" w:cstheme="minorHAnsi"/>
                <w:i/>
                <w:sz w:val="18"/>
                <w:szCs w:val="18"/>
              </w:rPr>
            </w:pPr>
            <w:r w:rsidRPr="0005283C">
              <w:rPr>
                <w:rFonts w:ascii="Calibri" w:hAnsi="Calibri" w:cstheme="minorHAnsi"/>
                <w:i/>
                <w:sz w:val="18"/>
                <w:szCs w:val="18"/>
              </w:rPr>
              <w:t xml:space="preserve">100% of the planned </w:t>
            </w:r>
            <w:proofErr w:type="spellStart"/>
            <w:r w:rsidRPr="0005283C">
              <w:rPr>
                <w:rFonts w:ascii="Calibri" w:hAnsi="Calibri" w:cstheme="minorHAnsi"/>
                <w:i/>
                <w:sz w:val="18"/>
                <w:szCs w:val="18"/>
              </w:rPr>
              <w:t>minigrid</w:t>
            </w:r>
            <w:proofErr w:type="spellEnd"/>
            <w:r w:rsidRPr="0005283C">
              <w:rPr>
                <w:rFonts w:ascii="Calibri" w:hAnsi="Calibri" w:cstheme="minorHAnsi"/>
                <w:i/>
                <w:sz w:val="18"/>
                <w:szCs w:val="18"/>
              </w:rPr>
              <w:t xml:space="preserve"> pilots, as identified in the project’s </w:t>
            </w:r>
            <w:proofErr w:type="spellStart"/>
            <w:r w:rsidRPr="0005283C">
              <w:rPr>
                <w:rFonts w:ascii="Calibri" w:hAnsi="Calibri" w:cstheme="minorHAnsi"/>
                <w:i/>
                <w:sz w:val="18"/>
                <w:szCs w:val="18"/>
              </w:rPr>
              <w:t>Minigrid</w:t>
            </w:r>
            <w:proofErr w:type="spellEnd"/>
            <w:r w:rsidRPr="0005283C">
              <w:rPr>
                <w:rFonts w:ascii="Calibri" w:hAnsi="Calibri" w:cstheme="minorHAnsi"/>
                <w:i/>
                <w:sz w:val="18"/>
                <w:szCs w:val="18"/>
              </w:rPr>
              <w:t xml:space="preserve"> Pilot Plan, are collecting and sharing data with the AMP Regional Project at least on a quarterly basis using the project’s ‘digital &amp; data management platform’. (1)</w:t>
            </w:r>
          </w:p>
        </w:tc>
      </w:tr>
      <w:tr w:rsidR="00ED4BE8" w:rsidRPr="00BB11FB" w14:paraId="0CEFA2A8" w14:textId="77777777" w:rsidTr="00891B35">
        <w:trPr>
          <w:trHeight w:val="683"/>
        </w:trPr>
        <w:tc>
          <w:tcPr>
            <w:tcW w:w="890" w:type="pct"/>
            <w:shd w:val="clear" w:color="auto" w:fill="auto"/>
          </w:tcPr>
          <w:p w14:paraId="5252D113" w14:textId="77777777" w:rsidR="00ED4BE8" w:rsidRPr="00823806" w:rsidRDefault="00ED4BE8" w:rsidP="00ED4BE8">
            <w:pPr>
              <w:rPr>
                <w:rFonts w:ascii="Calibri" w:hAnsi="Calibri" w:cstheme="majorHAnsi"/>
                <w:b/>
                <w:bCs/>
                <w:sz w:val="18"/>
                <w:szCs w:val="18"/>
              </w:rPr>
            </w:pPr>
            <w:r w:rsidRPr="00823806">
              <w:rPr>
                <w:rFonts w:ascii="Calibri" w:hAnsi="Calibri" w:cstheme="majorHAnsi"/>
                <w:b/>
                <w:bCs/>
                <w:sz w:val="18"/>
                <w:szCs w:val="18"/>
              </w:rPr>
              <w:t>Outputs to achieve Outcome 4</w:t>
            </w:r>
          </w:p>
        </w:tc>
        <w:tc>
          <w:tcPr>
            <w:tcW w:w="4110" w:type="pct"/>
            <w:gridSpan w:val="4"/>
          </w:tcPr>
          <w:p w14:paraId="40CBCC9B" w14:textId="77777777" w:rsidR="00744AD0" w:rsidRPr="00744AD0" w:rsidRDefault="00744AD0" w:rsidP="00744AD0">
            <w:pPr>
              <w:rPr>
                <w:rFonts w:ascii="Calibri" w:hAnsi="Calibri" w:cstheme="majorHAnsi"/>
                <w:bCs/>
                <w:iCs/>
                <w:sz w:val="18"/>
                <w:szCs w:val="18"/>
              </w:rPr>
            </w:pPr>
            <w:r w:rsidRPr="00744AD0">
              <w:rPr>
                <w:rFonts w:ascii="Calibri" w:hAnsi="Calibri" w:cstheme="majorHAnsi"/>
                <w:bCs/>
                <w:iCs/>
                <w:sz w:val="18"/>
                <w:szCs w:val="18"/>
              </w:rPr>
              <w:t>4.1: A digital strategy is developed and implemented, including linkages to and following guidance from the regional project</w:t>
            </w:r>
          </w:p>
          <w:p w14:paraId="6575310C" w14:textId="77777777" w:rsidR="00744AD0" w:rsidRPr="00744AD0" w:rsidRDefault="00744AD0" w:rsidP="00744AD0">
            <w:pPr>
              <w:rPr>
                <w:rFonts w:ascii="Calibri" w:hAnsi="Calibri" w:cstheme="majorHAnsi"/>
                <w:bCs/>
                <w:iCs/>
                <w:sz w:val="18"/>
                <w:szCs w:val="18"/>
              </w:rPr>
            </w:pPr>
            <w:r w:rsidRPr="00744AD0">
              <w:rPr>
                <w:rFonts w:ascii="Calibri" w:hAnsi="Calibri" w:cstheme="majorHAnsi"/>
                <w:bCs/>
                <w:iCs/>
                <w:sz w:val="18"/>
                <w:szCs w:val="18"/>
              </w:rPr>
              <w:t xml:space="preserve">4.2: </w:t>
            </w:r>
            <w:proofErr w:type="spellStart"/>
            <w:r w:rsidRPr="00744AD0">
              <w:rPr>
                <w:rFonts w:ascii="Calibri" w:hAnsi="Calibri" w:cstheme="majorHAnsi"/>
                <w:bCs/>
                <w:iCs/>
                <w:sz w:val="18"/>
                <w:szCs w:val="18"/>
              </w:rPr>
              <w:t>Minigrids</w:t>
            </w:r>
            <w:proofErr w:type="spellEnd"/>
            <w:r w:rsidRPr="00744AD0">
              <w:rPr>
                <w:rFonts w:ascii="Calibri" w:hAnsi="Calibri" w:cstheme="majorHAnsi"/>
                <w:bCs/>
                <w:iCs/>
                <w:sz w:val="18"/>
                <w:szCs w:val="18"/>
              </w:rPr>
              <w:t xml:space="preserve"> data management platform implemented to run tenders and manage data from pilots, and to support </w:t>
            </w:r>
            <w:proofErr w:type="spellStart"/>
            <w:r w:rsidRPr="00744AD0">
              <w:rPr>
                <w:rFonts w:ascii="Calibri" w:hAnsi="Calibri" w:cstheme="majorHAnsi"/>
                <w:bCs/>
                <w:iCs/>
                <w:sz w:val="18"/>
                <w:szCs w:val="18"/>
              </w:rPr>
              <w:t>minigrids</w:t>
            </w:r>
            <w:proofErr w:type="spellEnd"/>
            <w:r w:rsidRPr="00744AD0">
              <w:rPr>
                <w:rFonts w:ascii="Calibri" w:hAnsi="Calibri" w:cstheme="majorHAnsi"/>
                <w:bCs/>
                <w:iCs/>
                <w:sz w:val="18"/>
                <w:szCs w:val="18"/>
              </w:rPr>
              <w:t xml:space="preserve"> scale-up and cost-reduction</w:t>
            </w:r>
          </w:p>
          <w:p w14:paraId="5BE7804F" w14:textId="77777777" w:rsidR="00744AD0" w:rsidRPr="00744AD0" w:rsidRDefault="00744AD0" w:rsidP="00744AD0">
            <w:pPr>
              <w:rPr>
                <w:rFonts w:ascii="Calibri" w:hAnsi="Calibri" w:cstheme="majorHAnsi"/>
                <w:bCs/>
                <w:iCs/>
                <w:sz w:val="18"/>
                <w:szCs w:val="18"/>
              </w:rPr>
            </w:pPr>
            <w:r w:rsidRPr="00744AD0">
              <w:rPr>
                <w:rFonts w:ascii="Calibri" w:hAnsi="Calibri" w:cstheme="majorHAnsi"/>
                <w:bCs/>
                <w:iCs/>
                <w:sz w:val="18"/>
                <w:szCs w:val="18"/>
              </w:rPr>
              <w:t xml:space="preserve">4.3: A Quality Assurance and Monitoring Framework for measuring, reporting and verification of the sustainable development impacts of all </w:t>
            </w:r>
            <w:proofErr w:type="spellStart"/>
            <w:r w:rsidRPr="00744AD0">
              <w:rPr>
                <w:rFonts w:ascii="Calibri" w:hAnsi="Calibri" w:cstheme="majorHAnsi"/>
                <w:bCs/>
                <w:iCs/>
                <w:sz w:val="18"/>
                <w:szCs w:val="18"/>
              </w:rPr>
              <w:t>minigrids</w:t>
            </w:r>
            <w:proofErr w:type="spellEnd"/>
            <w:r w:rsidRPr="00744AD0">
              <w:rPr>
                <w:rFonts w:ascii="Calibri" w:hAnsi="Calibri" w:cstheme="majorHAnsi"/>
                <w:bCs/>
                <w:iCs/>
                <w:sz w:val="18"/>
                <w:szCs w:val="18"/>
              </w:rPr>
              <w:t xml:space="preserve"> pilots supported, including GHG emission reductions, is adopted and operationalized based on standardized guidance from the regional project </w:t>
            </w:r>
          </w:p>
          <w:p w14:paraId="5B324691" w14:textId="77777777" w:rsidR="00744AD0" w:rsidRPr="00744AD0" w:rsidRDefault="00744AD0" w:rsidP="00744AD0">
            <w:pPr>
              <w:rPr>
                <w:rFonts w:ascii="Calibri" w:hAnsi="Calibri" w:cstheme="majorHAnsi"/>
                <w:bCs/>
                <w:iCs/>
                <w:sz w:val="18"/>
                <w:szCs w:val="18"/>
              </w:rPr>
            </w:pPr>
            <w:r w:rsidRPr="00744AD0">
              <w:rPr>
                <w:rFonts w:ascii="Calibri" w:hAnsi="Calibri" w:cstheme="majorHAnsi"/>
                <w:bCs/>
                <w:iCs/>
                <w:sz w:val="18"/>
                <w:szCs w:val="18"/>
              </w:rPr>
              <w:t>4.4:  M&amp;E and Reporting, including (</w:t>
            </w:r>
            <w:proofErr w:type="spellStart"/>
            <w:r w:rsidRPr="00744AD0">
              <w:rPr>
                <w:rFonts w:ascii="Calibri" w:hAnsi="Calibri" w:cstheme="majorHAnsi"/>
                <w:bCs/>
                <w:iCs/>
                <w:sz w:val="18"/>
                <w:szCs w:val="18"/>
              </w:rPr>
              <w:t>i</w:t>
            </w:r>
            <w:proofErr w:type="spellEnd"/>
            <w:r w:rsidRPr="00744AD0">
              <w:rPr>
                <w:rFonts w:ascii="Calibri" w:hAnsi="Calibri" w:cstheme="majorHAnsi"/>
                <w:bCs/>
                <w:iCs/>
                <w:sz w:val="18"/>
                <w:szCs w:val="18"/>
              </w:rPr>
              <w:t xml:space="preserve">) Conducting inception workshop and preparing report, (ii) Ongoing M&amp;E, (iii) Mid Term Evaluation and (iv) Terminal Evaluation </w:t>
            </w:r>
          </w:p>
          <w:p w14:paraId="32CA09C9" w14:textId="77777777" w:rsidR="00744AD0" w:rsidRPr="00744AD0" w:rsidRDefault="00744AD0" w:rsidP="00744AD0">
            <w:pPr>
              <w:rPr>
                <w:rFonts w:ascii="Calibri" w:hAnsi="Calibri" w:cstheme="majorHAnsi"/>
                <w:bCs/>
                <w:iCs/>
                <w:sz w:val="18"/>
                <w:szCs w:val="18"/>
              </w:rPr>
            </w:pPr>
            <w:r w:rsidRPr="00744AD0">
              <w:rPr>
                <w:rFonts w:ascii="Calibri" w:hAnsi="Calibri" w:cstheme="majorHAnsi"/>
                <w:bCs/>
                <w:iCs/>
                <w:sz w:val="18"/>
                <w:szCs w:val="18"/>
              </w:rPr>
              <w:t>4.5: Engage with regional project, including, but not limited to, via (</w:t>
            </w:r>
            <w:proofErr w:type="spellStart"/>
            <w:r w:rsidRPr="00744AD0">
              <w:rPr>
                <w:rFonts w:ascii="Calibri" w:hAnsi="Calibri" w:cstheme="majorHAnsi"/>
                <w:bCs/>
                <w:iCs/>
                <w:sz w:val="18"/>
                <w:szCs w:val="18"/>
              </w:rPr>
              <w:t>i</w:t>
            </w:r>
            <w:proofErr w:type="spellEnd"/>
            <w:r w:rsidRPr="00744AD0">
              <w:rPr>
                <w:rFonts w:ascii="Calibri" w:hAnsi="Calibri" w:cstheme="majorHAnsi"/>
                <w:bCs/>
                <w:iCs/>
                <w:sz w:val="18"/>
                <w:szCs w:val="18"/>
              </w:rPr>
              <w:t xml:space="preserve">) participating in Communities of Practice and (ii) capturing and sharing lessons learnt. </w:t>
            </w:r>
          </w:p>
          <w:p w14:paraId="0BE62715" w14:textId="77777777" w:rsidR="00744AD0" w:rsidRPr="00744AD0" w:rsidRDefault="00744AD0" w:rsidP="00744AD0">
            <w:pPr>
              <w:rPr>
                <w:rFonts w:ascii="Calibri" w:hAnsi="Calibri" w:cstheme="majorHAnsi"/>
                <w:bCs/>
                <w:iCs/>
                <w:sz w:val="18"/>
                <w:szCs w:val="18"/>
              </w:rPr>
            </w:pPr>
            <w:r w:rsidRPr="00744AD0">
              <w:rPr>
                <w:rFonts w:ascii="Calibri" w:hAnsi="Calibri" w:cstheme="majorHAnsi"/>
                <w:bCs/>
                <w:iCs/>
                <w:sz w:val="18"/>
                <w:szCs w:val="18"/>
              </w:rPr>
              <w:lastRenderedPageBreak/>
              <w:t xml:space="preserve">4.6: Knowledge networks / Communities of Practice / industry associations / Other strengthened to promote </w:t>
            </w:r>
            <w:proofErr w:type="spellStart"/>
            <w:r w:rsidRPr="00744AD0">
              <w:rPr>
                <w:rFonts w:ascii="Calibri" w:hAnsi="Calibri" w:cstheme="majorHAnsi"/>
                <w:bCs/>
                <w:iCs/>
                <w:sz w:val="18"/>
                <w:szCs w:val="18"/>
              </w:rPr>
              <w:t>minigrids</w:t>
            </w:r>
            <w:proofErr w:type="spellEnd"/>
            <w:r w:rsidRPr="00744AD0">
              <w:rPr>
                <w:rFonts w:ascii="Calibri" w:hAnsi="Calibri" w:cstheme="majorHAnsi"/>
                <w:bCs/>
                <w:iCs/>
                <w:sz w:val="18"/>
                <w:szCs w:val="18"/>
              </w:rPr>
              <w:t xml:space="preserve"> development </w:t>
            </w:r>
          </w:p>
          <w:p w14:paraId="177619E9" w14:textId="77777777" w:rsidR="00744AD0" w:rsidRPr="00744AD0" w:rsidRDefault="00744AD0" w:rsidP="00744AD0">
            <w:pPr>
              <w:rPr>
                <w:rFonts w:ascii="Calibri" w:hAnsi="Calibri" w:cstheme="majorHAnsi"/>
                <w:bCs/>
                <w:iCs/>
                <w:sz w:val="18"/>
                <w:szCs w:val="18"/>
              </w:rPr>
            </w:pPr>
            <w:r w:rsidRPr="00744AD0">
              <w:rPr>
                <w:rFonts w:ascii="Calibri" w:hAnsi="Calibri" w:cstheme="majorHAnsi"/>
                <w:bCs/>
                <w:iCs/>
                <w:sz w:val="18"/>
                <w:szCs w:val="18"/>
              </w:rPr>
              <w:t>4.7: Lessons learned captured and disseminated at all levels</w:t>
            </w:r>
          </w:p>
          <w:p w14:paraId="6AC2436D" w14:textId="0A8C5F28" w:rsidR="00744AD0" w:rsidRPr="00626DB5" w:rsidRDefault="00744AD0" w:rsidP="00744AD0">
            <w:pPr>
              <w:rPr>
                <w:rFonts w:ascii="Calibri" w:hAnsi="Calibri" w:cstheme="majorHAnsi"/>
                <w:bCs/>
                <w:iCs/>
                <w:sz w:val="18"/>
                <w:szCs w:val="18"/>
              </w:rPr>
            </w:pPr>
            <w:r w:rsidRPr="00744AD0">
              <w:rPr>
                <w:rFonts w:ascii="Calibri" w:hAnsi="Calibri" w:cstheme="majorHAnsi"/>
                <w:bCs/>
                <w:iCs/>
                <w:sz w:val="18"/>
                <w:szCs w:val="18"/>
              </w:rPr>
              <w:t>4.8: Replication plan (including investment plan) for scaling up rural energy access developed</w:t>
            </w:r>
          </w:p>
          <w:p w14:paraId="5E0F52FD" w14:textId="70304F3F" w:rsidR="00ED4BE8" w:rsidRPr="00823806" w:rsidRDefault="00ED4BE8" w:rsidP="00744AD0">
            <w:pPr>
              <w:rPr>
                <w:rFonts w:ascii="Calibri" w:hAnsi="Calibri" w:cstheme="majorHAnsi"/>
                <w:bCs/>
                <w:i/>
                <w:sz w:val="18"/>
                <w:szCs w:val="18"/>
              </w:rPr>
            </w:pPr>
          </w:p>
        </w:tc>
      </w:tr>
    </w:tbl>
    <w:p w14:paraId="403AC3C4" w14:textId="77777777" w:rsidR="0053408E" w:rsidRPr="00C87177" w:rsidRDefault="0053408E" w:rsidP="00C87177">
      <w:pPr>
        <w:sectPr w:rsidR="0053408E" w:rsidRPr="00C87177" w:rsidSect="009F19D4">
          <w:pgSz w:w="15840" w:h="12240" w:orient="landscape" w:code="1"/>
          <w:pgMar w:top="720" w:right="720" w:bottom="720" w:left="720" w:header="720" w:footer="432" w:gutter="0"/>
          <w:cols w:space="708"/>
          <w:titlePg/>
          <w:docGrid w:linePitch="360"/>
        </w:sectPr>
      </w:pPr>
    </w:p>
    <w:p w14:paraId="297501E2" w14:textId="77777777" w:rsidR="0053408E" w:rsidRPr="006C363D" w:rsidRDefault="0053408E" w:rsidP="006C363D">
      <w:pPr>
        <w:pStyle w:val="Heading1"/>
      </w:pPr>
      <w:bookmarkStart w:id="66" w:name="_Toc84428411"/>
      <w:bookmarkStart w:id="67" w:name="_Toc207800914"/>
      <w:bookmarkStart w:id="68" w:name="_Toc407785522"/>
      <w:bookmarkEnd w:id="60"/>
      <w:r w:rsidRPr="006C363D">
        <w:lastRenderedPageBreak/>
        <w:t>Monitoring and Evaluation (M&amp;E) Plan</w:t>
      </w:r>
      <w:bookmarkEnd w:id="66"/>
    </w:p>
    <w:p w14:paraId="450BFA29" w14:textId="77777777" w:rsidR="00737D5C" w:rsidRDefault="00737D5C" w:rsidP="003B10A4">
      <w:pPr>
        <w:rPr>
          <w:rFonts w:ascii="Calibri" w:hAnsi="Calibri" w:cs="Calibri"/>
          <w:sz w:val="20"/>
          <w:szCs w:val="20"/>
        </w:rPr>
      </w:pPr>
    </w:p>
    <w:p w14:paraId="06805F33" w14:textId="5CF52EA9" w:rsidR="003B10A4" w:rsidRPr="00461640" w:rsidRDefault="003B10A4" w:rsidP="003B10A4">
      <w:pPr>
        <w:rPr>
          <w:rFonts w:ascii="Calibri" w:hAnsi="Calibri" w:cs="Calibri"/>
          <w:sz w:val="20"/>
          <w:szCs w:val="20"/>
        </w:rPr>
      </w:pPr>
      <w:r w:rsidRPr="00461640">
        <w:rPr>
          <w:rFonts w:ascii="Calibri" w:hAnsi="Calibri" w:cs="Calibri"/>
          <w:sz w:val="20"/>
          <w:szCs w:val="20"/>
        </w:rPr>
        <w:t>The project will provide (on a bi-annual/annual basis and to the extent feasible if requested on an ad-hoc basis) the following M&amp;E information to the AMP regional project staff:</w:t>
      </w:r>
    </w:p>
    <w:p w14:paraId="05D0D11E" w14:textId="77777777" w:rsidR="003B10A4" w:rsidRPr="00461640" w:rsidRDefault="003B10A4" w:rsidP="003B10A4">
      <w:pPr>
        <w:jc w:val="both"/>
        <w:rPr>
          <w:rFonts w:ascii="Calibri" w:hAnsi="Calibri" w:cs="Calibri"/>
          <w:sz w:val="20"/>
          <w:szCs w:val="20"/>
        </w:rPr>
      </w:pPr>
    </w:p>
    <w:p w14:paraId="36F3181B" w14:textId="77777777" w:rsidR="003B10A4" w:rsidRPr="00461640" w:rsidRDefault="003B10A4" w:rsidP="005913BC">
      <w:pPr>
        <w:numPr>
          <w:ilvl w:val="0"/>
          <w:numId w:val="49"/>
        </w:numPr>
        <w:spacing w:after="14" w:line="248" w:lineRule="auto"/>
        <w:contextualSpacing/>
        <w:jc w:val="both"/>
        <w:rPr>
          <w:rFonts w:ascii="Calibri" w:hAnsi="Calibri" w:cs="Calibri"/>
          <w:sz w:val="20"/>
          <w:szCs w:val="20"/>
        </w:rPr>
      </w:pPr>
      <w:r w:rsidRPr="00461640">
        <w:rPr>
          <w:rFonts w:ascii="Calibri" w:hAnsi="Calibri" w:cs="Calibri"/>
          <w:sz w:val="20"/>
          <w:szCs w:val="20"/>
        </w:rPr>
        <w:t xml:space="preserve">Standard reporting on all indicators in the results framework for aggregation and reporting to GEFSEC (by the regional project) on the impacts of all participating national ‘child’ projects for the program as a whole </w:t>
      </w:r>
    </w:p>
    <w:p w14:paraId="26F0A418" w14:textId="77777777" w:rsidR="003B10A4" w:rsidRPr="00461640" w:rsidRDefault="003B10A4" w:rsidP="005913BC">
      <w:pPr>
        <w:numPr>
          <w:ilvl w:val="0"/>
          <w:numId w:val="49"/>
        </w:numPr>
        <w:spacing w:after="14" w:line="248" w:lineRule="auto"/>
        <w:contextualSpacing/>
        <w:jc w:val="both"/>
        <w:rPr>
          <w:rFonts w:ascii="Calibri" w:hAnsi="Calibri" w:cs="Calibri"/>
          <w:sz w:val="20"/>
          <w:szCs w:val="20"/>
        </w:rPr>
      </w:pPr>
      <w:r w:rsidRPr="00461640">
        <w:rPr>
          <w:rFonts w:ascii="Calibri" w:hAnsi="Calibri" w:cs="Calibri"/>
          <w:sz w:val="20"/>
          <w:szCs w:val="20"/>
        </w:rPr>
        <w:t>Reporting on all additional Key Performance Indicators (KPIs) adopted by the project</w:t>
      </w:r>
    </w:p>
    <w:p w14:paraId="05A0DF10" w14:textId="77777777" w:rsidR="00BD0421" w:rsidRPr="00461640" w:rsidRDefault="00BD0421" w:rsidP="00E336E5">
      <w:pPr>
        <w:rPr>
          <w:rFonts w:ascii="Calibri" w:hAnsi="Calibri" w:cs="Calibri"/>
          <w:i/>
          <w:sz w:val="20"/>
          <w:szCs w:val="20"/>
        </w:rPr>
      </w:pPr>
    </w:p>
    <w:p w14:paraId="072B5F7B" w14:textId="22F4D130" w:rsidR="00793A57" w:rsidRPr="00461640" w:rsidRDefault="0053408E" w:rsidP="00EF5F9B">
      <w:pPr>
        <w:jc w:val="both"/>
        <w:rPr>
          <w:rFonts w:ascii="Calibri" w:hAnsi="Calibri" w:cs="Calibri"/>
          <w:sz w:val="20"/>
          <w:szCs w:val="20"/>
        </w:rPr>
      </w:pPr>
      <w:r w:rsidRPr="00461640">
        <w:rPr>
          <w:rFonts w:ascii="Calibri" w:hAnsi="Calibri" w:cs="Calibri"/>
          <w:sz w:val="20"/>
          <w:szCs w:val="20"/>
        </w:rPr>
        <w:t>The project results</w:t>
      </w:r>
      <w:r w:rsidR="00223FD3" w:rsidRPr="00461640">
        <w:rPr>
          <w:rFonts w:ascii="Calibri" w:hAnsi="Calibri" w:cs="Calibri"/>
          <w:sz w:val="20"/>
          <w:szCs w:val="20"/>
        </w:rPr>
        <w:t>, corresponding indicators and mid-term and end-of-project targets</w:t>
      </w:r>
      <w:r w:rsidR="00243D31" w:rsidRPr="00461640">
        <w:rPr>
          <w:rFonts w:ascii="Calibri" w:hAnsi="Calibri" w:cs="Calibri"/>
          <w:sz w:val="20"/>
          <w:szCs w:val="20"/>
        </w:rPr>
        <w:t xml:space="preserve"> in</w:t>
      </w:r>
      <w:r w:rsidRPr="00461640">
        <w:rPr>
          <w:rFonts w:ascii="Calibri" w:hAnsi="Calibri" w:cs="Calibri"/>
          <w:sz w:val="20"/>
          <w:szCs w:val="20"/>
        </w:rPr>
        <w:t xml:space="preserve"> the project results framework will be monitored annually and evaluated periodically during project implementation.</w:t>
      </w:r>
      <w:r w:rsidR="00243D31" w:rsidRPr="00461640">
        <w:rPr>
          <w:rFonts w:ascii="Calibri" w:hAnsi="Calibri" w:cs="Calibri"/>
          <w:sz w:val="20"/>
          <w:szCs w:val="20"/>
        </w:rPr>
        <w:t xml:space="preserve"> </w:t>
      </w:r>
      <w:r w:rsidR="00793A57" w:rsidRPr="00461640">
        <w:rPr>
          <w:rFonts w:ascii="Calibri" w:hAnsi="Calibri" w:cs="Calibri"/>
          <w:sz w:val="20"/>
          <w:szCs w:val="20"/>
        </w:rPr>
        <w:t>If baseline data for some of the results indicators is not yet available, it will be collected during the first year of project implementation</w:t>
      </w:r>
      <w:r w:rsidR="00B344BE" w:rsidRPr="00461640">
        <w:rPr>
          <w:rFonts w:ascii="Calibri" w:hAnsi="Calibri" w:cs="Calibri"/>
          <w:sz w:val="20"/>
          <w:szCs w:val="20"/>
        </w:rPr>
        <w:t xml:space="preserve">. The </w:t>
      </w:r>
      <w:r w:rsidR="00793A57" w:rsidRPr="00461640">
        <w:rPr>
          <w:rFonts w:ascii="Calibri" w:hAnsi="Calibri" w:cs="Calibri"/>
          <w:sz w:val="20"/>
          <w:szCs w:val="20"/>
        </w:rPr>
        <w:t>Monitoring Plan included in Annex</w:t>
      </w:r>
      <w:r w:rsidR="00B344BE" w:rsidRPr="00461640">
        <w:rPr>
          <w:rFonts w:ascii="Calibri" w:hAnsi="Calibri" w:cs="Calibri"/>
          <w:sz w:val="20"/>
          <w:szCs w:val="20"/>
        </w:rPr>
        <w:t xml:space="preserve"> details the roles, responsibilities,</w:t>
      </w:r>
      <w:r w:rsidR="009A4659" w:rsidRPr="00461640">
        <w:rPr>
          <w:rFonts w:ascii="Calibri" w:hAnsi="Calibri" w:cs="Calibri"/>
          <w:sz w:val="20"/>
          <w:szCs w:val="20"/>
        </w:rPr>
        <w:t xml:space="preserve"> and</w:t>
      </w:r>
      <w:r w:rsidR="00B344BE" w:rsidRPr="00461640">
        <w:rPr>
          <w:rFonts w:ascii="Calibri" w:hAnsi="Calibri" w:cs="Calibri"/>
          <w:sz w:val="20"/>
          <w:szCs w:val="20"/>
        </w:rPr>
        <w:t xml:space="preserve"> frequency of monitoring project results.</w:t>
      </w:r>
      <w:r w:rsidR="00793A57" w:rsidRPr="00461640">
        <w:rPr>
          <w:rFonts w:ascii="Calibri" w:hAnsi="Calibri" w:cs="Calibri"/>
          <w:sz w:val="20"/>
          <w:szCs w:val="20"/>
        </w:rPr>
        <w:t xml:space="preserve"> </w:t>
      </w:r>
    </w:p>
    <w:p w14:paraId="25FAB678" w14:textId="77777777" w:rsidR="00793A57" w:rsidRPr="00461640" w:rsidRDefault="00793A57" w:rsidP="00EF5F9B">
      <w:pPr>
        <w:jc w:val="both"/>
        <w:rPr>
          <w:rFonts w:ascii="Calibri" w:hAnsi="Calibri" w:cs="Calibri"/>
          <w:sz w:val="20"/>
          <w:szCs w:val="20"/>
        </w:rPr>
      </w:pPr>
    </w:p>
    <w:p w14:paraId="1E36E9B2" w14:textId="77777777" w:rsidR="00B344BE" w:rsidRPr="00461640" w:rsidRDefault="0053408E" w:rsidP="00EF5F9B">
      <w:pPr>
        <w:jc w:val="both"/>
        <w:rPr>
          <w:rStyle w:val="Hyperlink"/>
          <w:rFonts w:ascii="Calibri" w:hAnsi="Calibri" w:cs="Calibri"/>
          <w:color w:val="auto"/>
          <w:sz w:val="20"/>
          <w:szCs w:val="20"/>
          <w:u w:val="none"/>
        </w:rPr>
      </w:pPr>
      <w:r w:rsidRPr="00461640">
        <w:rPr>
          <w:rFonts w:ascii="Calibri" w:hAnsi="Calibri" w:cs="Calibri"/>
          <w:sz w:val="20"/>
          <w:szCs w:val="20"/>
        </w:rPr>
        <w:t>Project-level monitoring and evaluation will be undertaken in compliance with</w:t>
      </w:r>
      <w:r w:rsidR="004D2F82" w:rsidRPr="00461640">
        <w:rPr>
          <w:rFonts w:ascii="Calibri" w:hAnsi="Calibri" w:cs="Calibri"/>
          <w:sz w:val="20"/>
          <w:szCs w:val="20"/>
        </w:rPr>
        <w:t xml:space="preserve"> </w:t>
      </w:r>
      <w:r w:rsidR="00C36EC7" w:rsidRPr="00461640">
        <w:rPr>
          <w:rFonts w:ascii="Calibri" w:hAnsi="Calibri" w:cs="Calibri"/>
          <w:sz w:val="20"/>
          <w:szCs w:val="20"/>
        </w:rPr>
        <w:t xml:space="preserve">UNDP </w:t>
      </w:r>
      <w:r w:rsidR="004D2F82" w:rsidRPr="00461640">
        <w:rPr>
          <w:rFonts w:ascii="Calibri" w:hAnsi="Calibri" w:cs="Calibri"/>
          <w:sz w:val="20"/>
          <w:szCs w:val="20"/>
        </w:rPr>
        <w:t>requirements as outlined in the</w:t>
      </w:r>
      <w:r w:rsidRPr="00461640">
        <w:rPr>
          <w:rFonts w:ascii="Calibri" w:hAnsi="Calibri" w:cs="Calibri"/>
          <w:sz w:val="20"/>
          <w:szCs w:val="20"/>
        </w:rPr>
        <w:t xml:space="preserve"> </w:t>
      </w:r>
      <w:hyperlink r:id="rId35" w:history="1">
        <w:r w:rsidRPr="00461640">
          <w:rPr>
            <w:rStyle w:val="Hyperlink"/>
            <w:rFonts w:ascii="Calibri" w:hAnsi="Calibri" w:cs="Calibri"/>
            <w:sz w:val="20"/>
            <w:szCs w:val="20"/>
          </w:rPr>
          <w:t>UNDP POPP</w:t>
        </w:r>
      </w:hyperlink>
      <w:r w:rsidR="004D2F82" w:rsidRPr="00461640">
        <w:rPr>
          <w:rStyle w:val="Hyperlink"/>
          <w:rFonts w:ascii="Calibri" w:hAnsi="Calibri" w:cs="Calibri"/>
          <w:sz w:val="20"/>
          <w:szCs w:val="20"/>
        </w:rPr>
        <w:t xml:space="preserve"> </w:t>
      </w:r>
      <w:r w:rsidR="004D2F82" w:rsidRPr="00461640">
        <w:rPr>
          <w:rStyle w:val="Hyperlink"/>
          <w:rFonts w:ascii="Calibri" w:hAnsi="Calibri" w:cs="Calibri"/>
          <w:color w:val="auto"/>
          <w:sz w:val="20"/>
          <w:szCs w:val="20"/>
          <w:u w:val="none"/>
        </w:rPr>
        <w:t xml:space="preserve">and </w:t>
      </w:r>
      <w:hyperlink r:id="rId36" w:history="1">
        <w:r w:rsidR="004D2F82" w:rsidRPr="00461640">
          <w:rPr>
            <w:rStyle w:val="Hyperlink"/>
            <w:rFonts w:ascii="Calibri" w:hAnsi="Calibri" w:cs="Calibri"/>
            <w:sz w:val="20"/>
            <w:szCs w:val="20"/>
          </w:rPr>
          <w:t>UNDP Evaluation Policy</w:t>
        </w:r>
      </w:hyperlink>
      <w:r w:rsidR="008F7176" w:rsidRPr="00461640">
        <w:rPr>
          <w:rStyle w:val="Hyperlink"/>
          <w:rFonts w:ascii="Calibri" w:hAnsi="Calibri" w:cs="Calibri"/>
          <w:sz w:val="20"/>
          <w:szCs w:val="20"/>
          <w:u w:val="none"/>
        </w:rPr>
        <w:t>.</w:t>
      </w:r>
      <w:r w:rsidR="00B344BE" w:rsidRPr="00461640">
        <w:rPr>
          <w:rStyle w:val="Hyperlink"/>
          <w:rFonts w:ascii="Calibri" w:hAnsi="Calibri" w:cs="Calibri"/>
          <w:sz w:val="20"/>
          <w:szCs w:val="20"/>
          <w:u w:val="none"/>
        </w:rPr>
        <w:t xml:space="preserve"> </w:t>
      </w:r>
      <w:r w:rsidR="00B344BE" w:rsidRPr="00461640">
        <w:rPr>
          <w:rStyle w:val="Hyperlink"/>
          <w:rFonts w:ascii="Calibri" w:hAnsi="Calibri" w:cs="Calibri"/>
          <w:color w:val="auto"/>
          <w:sz w:val="20"/>
          <w:szCs w:val="20"/>
          <w:u w:val="none"/>
        </w:rPr>
        <w:t xml:space="preserve">The UNDP Country Office is responsible for ensuring full compliance with all UNDP project monitoring, quality assurance, risk management, and evaluation requirements. </w:t>
      </w:r>
    </w:p>
    <w:p w14:paraId="3BB00BCF" w14:textId="77777777" w:rsidR="00B344BE" w:rsidRPr="00461640" w:rsidRDefault="00B344BE" w:rsidP="00EF5F9B">
      <w:pPr>
        <w:jc w:val="both"/>
        <w:rPr>
          <w:rFonts w:ascii="Calibri" w:hAnsi="Calibri" w:cs="Calibri"/>
          <w:sz w:val="20"/>
          <w:szCs w:val="20"/>
        </w:rPr>
      </w:pPr>
    </w:p>
    <w:p w14:paraId="6BC1DC3D" w14:textId="77777777" w:rsidR="00BC1B09" w:rsidRPr="00461640" w:rsidRDefault="00B83FE7" w:rsidP="00EF5F9B">
      <w:pPr>
        <w:jc w:val="both"/>
        <w:rPr>
          <w:rFonts w:ascii="Calibri" w:hAnsi="Calibri" w:cs="Calibri"/>
          <w:sz w:val="20"/>
          <w:szCs w:val="20"/>
        </w:rPr>
      </w:pPr>
      <w:r w:rsidRPr="00461640">
        <w:rPr>
          <w:rFonts w:ascii="Calibri" w:hAnsi="Calibri" w:cs="Calibri"/>
          <w:sz w:val="20"/>
          <w:szCs w:val="20"/>
        </w:rPr>
        <w:t>A</w:t>
      </w:r>
      <w:r w:rsidR="00C36EC7" w:rsidRPr="00461640">
        <w:rPr>
          <w:rFonts w:ascii="Calibri" w:hAnsi="Calibri" w:cs="Calibri"/>
          <w:sz w:val="20"/>
          <w:szCs w:val="20"/>
        </w:rPr>
        <w:t>dditional</w:t>
      </w:r>
      <w:r w:rsidR="004D2F82" w:rsidRPr="00461640">
        <w:rPr>
          <w:rFonts w:ascii="Calibri" w:hAnsi="Calibri" w:cs="Calibri"/>
          <w:sz w:val="20"/>
          <w:szCs w:val="20"/>
        </w:rPr>
        <w:t xml:space="preserve"> </w:t>
      </w:r>
      <w:r w:rsidR="00C36EC7" w:rsidRPr="00461640">
        <w:rPr>
          <w:rFonts w:ascii="Calibri" w:hAnsi="Calibri" w:cs="Calibri"/>
          <w:sz w:val="20"/>
          <w:szCs w:val="20"/>
        </w:rPr>
        <w:t xml:space="preserve">mandatory </w:t>
      </w:r>
      <w:r w:rsidR="004D2F82" w:rsidRPr="00461640">
        <w:rPr>
          <w:rFonts w:ascii="Calibri" w:hAnsi="Calibri" w:cs="Calibri"/>
          <w:sz w:val="20"/>
          <w:szCs w:val="20"/>
        </w:rPr>
        <w:t xml:space="preserve">GEF-specific M&amp;E requirements </w:t>
      </w:r>
      <w:r w:rsidR="00C36EC7" w:rsidRPr="00461640">
        <w:rPr>
          <w:rFonts w:ascii="Calibri" w:hAnsi="Calibri" w:cs="Calibri"/>
          <w:sz w:val="20"/>
          <w:szCs w:val="20"/>
        </w:rPr>
        <w:t xml:space="preserve">will be undertaken in accordance with </w:t>
      </w:r>
      <w:r w:rsidR="0053408E" w:rsidRPr="00461640">
        <w:rPr>
          <w:rFonts w:ascii="Calibri" w:hAnsi="Calibri" w:cs="Calibri"/>
          <w:sz w:val="20"/>
          <w:szCs w:val="20"/>
        </w:rPr>
        <w:t xml:space="preserve">the </w:t>
      </w:r>
      <w:hyperlink r:id="rId37" w:history="1">
        <w:r w:rsidR="0053408E" w:rsidRPr="00461640">
          <w:rPr>
            <w:rStyle w:val="Hyperlink"/>
            <w:rFonts w:ascii="Calibri" w:hAnsi="Calibri" w:cs="Calibri"/>
            <w:sz w:val="20"/>
            <w:szCs w:val="20"/>
          </w:rPr>
          <w:t>GEF</w:t>
        </w:r>
        <w:r w:rsidR="00243D31" w:rsidRPr="00461640">
          <w:rPr>
            <w:rStyle w:val="Hyperlink"/>
            <w:rFonts w:ascii="Calibri" w:hAnsi="Calibri" w:cs="Calibri"/>
            <w:sz w:val="20"/>
            <w:szCs w:val="20"/>
          </w:rPr>
          <w:t xml:space="preserve"> Monitoring Policy</w:t>
        </w:r>
      </w:hyperlink>
      <w:r w:rsidR="00243D31" w:rsidRPr="00461640">
        <w:rPr>
          <w:rFonts w:ascii="Calibri" w:hAnsi="Calibri" w:cs="Calibri"/>
          <w:sz w:val="20"/>
          <w:szCs w:val="20"/>
        </w:rPr>
        <w:t xml:space="preserve"> and the </w:t>
      </w:r>
      <w:hyperlink r:id="rId38" w:history="1">
        <w:r w:rsidR="00243D31" w:rsidRPr="00461640">
          <w:rPr>
            <w:rStyle w:val="Hyperlink"/>
            <w:rFonts w:ascii="Calibri" w:hAnsi="Calibri" w:cs="Calibri"/>
            <w:sz w:val="20"/>
            <w:szCs w:val="20"/>
          </w:rPr>
          <w:t>GEF Evaluation Policy</w:t>
        </w:r>
      </w:hyperlink>
      <w:r w:rsidR="004D2F82" w:rsidRPr="00461640">
        <w:rPr>
          <w:rFonts w:ascii="Calibri" w:hAnsi="Calibri" w:cs="Calibri"/>
          <w:sz w:val="20"/>
          <w:szCs w:val="20"/>
        </w:rPr>
        <w:t xml:space="preserve"> and </w:t>
      </w:r>
      <w:r w:rsidRPr="00461640">
        <w:rPr>
          <w:rFonts w:ascii="Calibri" w:hAnsi="Calibri" w:cs="Calibri"/>
          <w:sz w:val="20"/>
          <w:szCs w:val="20"/>
        </w:rPr>
        <w:t xml:space="preserve">other </w:t>
      </w:r>
      <w:hyperlink r:id="rId39" w:history="1">
        <w:r w:rsidRPr="00461640">
          <w:rPr>
            <w:rStyle w:val="Hyperlink"/>
            <w:rFonts w:ascii="Calibri" w:hAnsi="Calibri" w:cs="Calibri"/>
            <w:sz w:val="20"/>
            <w:szCs w:val="20"/>
          </w:rPr>
          <w:t xml:space="preserve">relevant </w:t>
        </w:r>
        <w:r w:rsidR="0053408E" w:rsidRPr="00461640">
          <w:rPr>
            <w:rStyle w:val="Hyperlink"/>
            <w:rFonts w:ascii="Calibri" w:hAnsi="Calibri" w:cs="Calibri"/>
            <w:sz w:val="20"/>
            <w:szCs w:val="20"/>
          </w:rPr>
          <w:t xml:space="preserve">GEF </w:t>
        </w:r>
        <w:r w:rsidRPr="00461640">
          <w:rPr>
            <w:rStyle w:val="Hyperlink"/>
            <w:rFonts w:ascii="Calibri" w:hAnsi="Calibri" w:cs="Calibri"/>
            <w:sz w:val="20"/>
            <w:szCs w:val="20"/>
          </w:rPr>
          <w:t>policies</w:t>
        </w:r>
      </w:hyperlink>
      <w:r w:rsidRPr="00461640">
        <w:rPr>
          <w:rStyle w:val="FootnoteReference"/>
          <w:rFonts w:ascii="Calibri" w:hAnsi="Calibri" w:cs="Calibri"/>
          <w:sz w:val="20"/>
          <w:szCs w:val="20"/>
        </w:rPr>
        <w:footnoteReference w:id="33"/>
      </w:r>
      <w:r w:rsidR="00941466" w:rsidRPr="00461640">
        <w:rPr>
          <w:rFonts w:ascii="Calibri" w:hAnsi="Calibri" w:cs="Calibri"/>
          <w:sz w:val="20"/>
          <w:szCs w:val="20"/>
        </w:rPr>
        <w:t xml:space="preserve">. </w:t>
      </w:r>
      <w:r w:rsidR="00B344BE" w:rsidRPr="00461640">
        <w:rPr>
          <w:rFonts w:ascii="Calibri" w:hAnsi="Calibri" w:cs="Calibri"/>
          <w:sz w:val="20"/>
          <w:szCs w:val="20"/>
        </w:rPr>
        <w:t>The costed M&amp;E plan included below, and the Monitoring plan in Annex, will guide the GEF-specific M&amp;E activities to be undertaken by this project.</w:t>
      </w:r>
    </w:p>
    <w:p w14:paraId="072AFA6A" w14:textId="77777777" w:rsidR="00BC1B09" w:rsidRPr="00461640" w:rsidRDefault="00BC1B09" w:rsidP="00EF5F9B">
      <w:pPr>
        <w:jc w:val="both"/>
        <w:rPr>
          <w:rFonts w:ascii="Calibri" w:hAnsi="Calibri" w:cs="Calibri"/>
          <w:sz w:val="20"/>
          <w:szCs w:val="20"/>
        </w:rPr>
      </w:pPr>
    </w:p>
    <w:p w14:paraId="16D55781" w14:textId="77777777" w:rsidR="00243D31" w:rsidRPr="001D202C" w:rsidRDefault="00941466" w:rsidP="00EF5F9B">
      <w:pPr>
        <w:jc w:val="both"/>
        <w:rPr>
          <w:rFonts w:asciiTheme="minorHAnsi" w:hAnsiTheme="minorHAnsi" w:cstheme="minorHAnsi"/>
          <w:sz w:val="20"/>
          <w:szCs w:val="20"/>
        </w:rPr>
      </w:pPr>
      <w:r w:rsidRPr="00461640">
        <w:rPr>
          <w:rFonts w:ascii="Calibri" w:hAnsi="Calibri" w:cs="Calibri"/>
          <w:sz w:val="20"/>
          <w:szCs w:val="20"/>
        </w:rPr>
        <w:t>In addition to the</w:t>
      </w:r>
      <w:r w:rsidR="00C36EC7" w:rsidRPr="00461640">
        <w:rPr>
          <w:rFonts w:ascii="Calibri" w:hAnsi="Calibri" w:cs="Calibri"/>
          <w:sz w:val="20"/>
          <w:szCs w:val="20"/>
        </w:rPr>
        <w:t>se</w:t>
      </w:r>
      <w:r w:rsidRPr="00461640">
        <w:rPr>
          <w:rFonts w:ascii="Calibri" w:hAnsi="Calibri" w:cs="Calibri"/>
          <w:sz w:val="20"/>
          <w:szCs w:val="20"/>
        </w:rPr>
        <w:t xml:space="preserve"> </w:t>
      </w:r>
      <w:r w:rsidR="00C36EC7" w:rsidRPr="00461640">
        <w:rPr>
          <w:rFonts w:ascii="Calibri" w:hAnsi="Calibri" w:cs="Calibri"/>
          <w:sz w:val="20"/>
          <w:szCs w:val="20"/>
        </w:rPr>
        <w:t xml:space="preserve">mandatory </w:t>
      </w:r>
      <w:r w:rsidRPr="00461640">
        <w:rPr>
          <w:rFonts w:ascii="Calibri" w:hAnsi="Calibri" w:cs="Calibri"/>
          <w:sz w:val="20"/>
          <w:szCs w:val="20"/>
        </w:rPr>
        <w:t xml:space="preserve">UNDP </w:t>
      </w:r>
      <w:r w:rsidR="00C36EC7" w:rsidRPr="00461640">
        <w:rPr>
          <w:rFonts w:ascii="Calibri" w:hAnsi="Calibri" w:cs="Calibri"/>
          <w:sz w:val="20"/>
          <w:szCs w:val="20"/>
        </w:rPr>
        <w:t xml:space="preserve">and GEF </w:t>
      </w:r>
      <w:r w:rsidRPr="00461640">
        <w:rPr>
          <w:rFonts w:ascii="Calibri" w:hAnsi="Calibri" w:cs="Calibri"/>
          <w:sz w:val="20"/>
          <w:szCs w:val="20"/>
        </w:rPr>
        <w:t>M&amp;E requirements</w:t>
      </w:r>
      <w:r w:rsidR="00C36EC7" w:rsidRPr="00461640">
        <w:rPr>
          <w:rFonts w:ascii="Calibri" w:hAnsi="Calibri" w:cs="Calibri"/>
          <w:sz w:val="20"/>
          <w:szCs w:val="20"/>
        </w:rPr>
        <w:t>, other</w:t>
      </w:r>
      <w:r w:rsidRPr="00461640">
        <w:rPr>
          <w:rFonts w:ascii="Calibri" w:hAnsi="Calibri" w:cs="Calibri"/>
          <w:sz w:val="20"/>
          <w:szCs w:val="20"/>
        </w:rPr>
        <w:t xml:space="preserve"> </w:t>
      </w:r>
      <w:r w:rsidR="0053408E" w:rsidRPr="00461640">
        <w:rPr>
          <w:rFonts w:ascii="Calibri" w:hAnsi="Calibri" w:cs="Calibri"/>
          <w:sz w:val="20"/>
          <w:szCs w:val="20"/>
        </w:rPr>
        <w:t xml:space="preserve">M&amp;E </w:t>
      </w:r>
      <w:r w:rsidRPr="00461640">
        <w:rPr>
          <w:rFonts w:ascii="Calibri" w:hAnsi="Calibri" w:cs="Calibri"/>
          <w:sz w:val="20"/>
          <w:szCs w:val="20"/>
        </w:rPr>
        <w:t>a</w:t>
      </w:r>
      <w:r w:rsidR="0053408E" w:rsidRPr="00461640">
        <w:rPr>
          <w:rFonts w:ascii="Calibri" w:hAnsi="Calibri" w:cs="Calibri"/>
          <w:sz w:val="20"/>
          <w:szCs w:val="20"/>
        </w:rPr>
        <w:t>ctivities deemed necessary to support project-level adaptive management</w:t>
      </w:r>
      <w:r w:rsidR="00BC1B09" w:rsidRPr="00461640">
        <w:rPr>
          <w:rFonts w:ascii="Calibri" w:hAnsi="Calibri" w:cs="Calibri"/>
          <w:sz w:val="20"/>
          <w:szCs w:val="20"/>
        </w:rPr>
        <w:t xml:space="preserve"> will be </w:t>
      </w:r>
      <w:r w:rsidR="008071BF" w:rsidRPr="00461640">
        <w:rPr>
          <w:rFonts w:ascii="Calibri" w:hAnsi="Calibri" w:cs="Calibri"/>
          <w:sz w:val="20"/>
          <w:szCs w:val="20"/>
        </w:rPr>
        <w:t>agreed</w:t>
      </w:r>
      <w:r w:rsidR="00BC1B09" w:rsidRPr="00461640">
        <w:rPr>
          <w:rFonts w:ascii="Calibri" w:hAnsi="Calibri" w:cs="Calibri"/>
          <w:sz w:val="20"/>
          <w:szCs w:val="20"/>
        </w:rPr>
        <w:t xml:space="preserve"> during the</w:t>
      </w:r>
      <w:r w:rsidR="00E804FD" w:rsidRPr="00461640">
        <w:rPr>
          <w:rFonts w:ascii="Calibri" w:hAnsi="Calibri" w:cs="Calibri"/>
          <w:sz w:val="20"/>
          <w:szCs w:val="20"/>
        </w:rPr>
        <w:t xml:space="preserve"> Project</w:t>
      </w:r>
      <w:r w:rsidR="00BC1B09" w:rsidRPr="00461640">
        <w:rPr>
          <w:rFonts w:ascii="Calibri" w:hAnsi="Calibri" w:cs="Calibri"/>
          <w:sz w:val="20"/>
          <w:szCs w:val="20"/>
        </w:rPr>
        <w:t xml:space="preserve"> Inception Workshop and will be detailed in the Inception Report</w:t>
      </w:r>
      <w:r w:rsidR="00BC1B09" w:rsidRPr="001D202C">
        <w:rPr>
          <w:rFonts w:asciiTheme="minorHAnsi" w:hAnsiTheme="minorHAnsi" w:cstheme="minorHAnsi"/>
          <w:sz w:val="20"/>
          <w:szCs w:val="20"/>
        </w:rPr>
        <w:t xml:space="preserve">. </w:t>
      </w:r>
    </w:p>
    <w:p w14:paraId="118A9CAC" w14:textId="77777777" w:rsidR="00243D31" w:rsidRPr="001D202C" w:rsidRDefault="00243D31" w:rsidP="00EF5F9B">
      <w:pPr>
        <w:jc w:val="both"/>
        <w:rPr>
          <w:rFonts w:asciiTheme="minorHAnsi" w:hAnsiTheme="minorHAnsi" w:cstheme="minorHAnsi"/>
          <w:sz w:val="20"/>
          <w:szCs w:val="20"/>
        </w:rPr>
      </w:pPr>
    </w:p>
    <w:p w14:paraId="04DAE858" w14:textId="23F2EB46" w:rsidR="001331CC" w:rsidRPr="001D202C" w:rsidRDefault="0053408E" w:rsidP="00EF5F9B">
      <w:pPr>
        <w:jc w:val="both"/>
        <w:rPr>
          <w:rFonts w:asciiTheme="minorHAnsi" w:hAnsiTheme="minorHAnsi" w:cstheme="minorHAnsi"/>
          <w:i/>
          <w:sz w:val="20"/>
          <w:szCs w:val="20"/>
        </w:rPr>
      </w:pPr>
      <w:r w:rsidRPr="001D202C">
        <w:rPr>
          <w:rFonts w:asciiTheme="minorHAnsi" w:hAnsiTheme="minorHAnsi" w:cstheme="minorHAnsi"/>
          <w:b/>
          <w:sz w:val="20"/>
          <w:szCs w:val="20"/>
        </w:rPr>
        <w:t>Additional GEF monitoring and reporting requirements</w:t>
      </w:r>
      <w:r w:rsidR="001331CC" w:rsidRPr="001D202C">
        <w:rPr>
          <w:rFonts w:asciiTheme="minorHAnsi" w:hAnsiTheme="minorHAnsi" w:cstheme="minorHAnsi"/>
          <w:b/>
          <w:sz w:val="20"/>
          <w:szCs w:val="20"/>
        </w:rPr>
        <w:t>:</w:t>
      </w:r>
      <w:r w:rsidR="001331CC" w:rsidRPr="001D202C">
        <w:rPr>
          <w:rFonts w:asciiTheme="minorHAnsi" w:hAnsiTheme="minorHAnsi" w:cstheme="minorHAnsi"/>
          <w:i/>
          <w:sz w:val="20"/>
          <w:szCs w:val="20"/>
          <w:highlight w:val="magenta"/>
        </w:rPr>
        <w:t xml:space="preserve"> </w:t>
      </w:r>
    </w:p>
    <w:p w14:paraId="30B436EA" w14:textId="77777777" w:rsidR="006A6A9E" w:rsidRPr="001D202C" w:rsidRDefault="006A6A9E" w:rsidP="00EF5F9B">
      <w:pPr>
        <w:jc w:val="both"/>
        <w:rPr>
          <w:rFonts w:asciiTheme="minorHAnsi" w:hAnsiTheme="minorHAnsi" w:cstheme="minorHAnsi"/>
          <w:sz w:val="20"/>
          <w:szCs w:val="20"/>
          <w:u w:val="single"/>
        </w:rPr>
      </w:pPr>
    </w:p>
    <w:p w14:paraId="4183C305" w14:textId="77777777" w:rsidR="00684999" w:rsidRPr="001D202C" w:rsidRDefault="00684999" w:rsidP="00EF5F9B">
      <w:pPr>
        <w:jc w:val="both"/>
        <w:rPr>
          <w:rFonts w:asciiTheme="minorHAnsi" w:hAnsiTheme="minorHAnsi" w:cstheme="minorHAnsi"/>
          <w:sz w:val="20"/>
          <w:szCs w:val="20"/>
        </w:rPr>
      </w:pPr>
      <w:r w:rsidRPr="001D202C">
        <w:rPr>
          <w:rFonts w:asciiTheme="minorHAnsi" w:hAnsiTheme="minorHAnsi" w:cstheme="minorHAnsi"/>
          <w:sz w:val="20"/>
          <w:szCs w:val="20"/>
          <w:u w:val="single"/>
        </w:rPr>
        <w:t>Inception Workshop and Report</w:t>
      </w:r>
      <w:r w:rsidRPr="001D202C">
        <w:rPr>
          <w:rFonts w:asciiTheme="minorHAnsi" w:hAnsiTheme="minorHAnsi" w:cstheme="minorHAnsi"/>
          <w:sz w:val="20"/>
          <w:szCs w:val="20"/>
        </w:rPr>
        <w:t xml:space="preserve">:  A project inception workshop will be held within 60 days of project CEO endorsement, with the aim to: </w:t>
      </w:r>
    </w:p>
    <w:p w14:paraId="76DD6BC8" w14:textId="10368D59" w:rsidR="00684999" w:rsidRPr="00EF5F9B" w:rsidRDefault="00684999" w:rsidP="005913BC">
      <w:pPr>
        <w:numPr>
          <w:ilvl w:val="0"/>
          <w:numId w:val="93"/>
        </w:numPr>
        <w:jc w:val="both"/>
        <w:rPr>
          <w:rFonts w:cs="Calibri"/>
          <w:sz w:val="20"/>
          <w:szCs w:val="20"/>
        </w:rPr>
      </w:pPr>
      <w:r w:rsidRPr="002B2A16">
        <w:rPr>
          <w:rFonts w:ascii="Calibri" w:hAnsi="Calibri" w:cs="Calibri"/>
          <w:sz w:val="20"/>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277CD71C" w14:textId="77777777" w:rsidR="00684999" w:rsidRPr="00EF5F9B" w:rsidRDefault="00684999" w:rsidP="005913BC">
      <w:pPr>
        <w:numPr>
          <w:ilvl w:val="0"/>
          <w:numId w:val="93"/>
        </w:numPr>
        <w:jc w:val="both"/>
        <w:rPr>
          <w:rFonts w:cs="Calibri"/>
          <w:sz w:val="20"/>
          <w:szCs w:val="20"/>
        </w:rPr>
      </w:pPr>
      <w:r w:rsidRPr="002B2A16">
        <w:rPr>
          <w:rFonts w:ascii="Calibri" w:hAnsi="Calibri" w:cs="Calibri"/>
          <w:sz w:val="20"/>
          <w:szCs w:val="20"/>
        </w:rPr>
        <w:t xml:space="preserve">Discuss the roles and responsibilities of the project team, including reporting lines, stakeholder engagement strategies and conflict resolution mechanisms. </w:t>
      </w:r>
    </w:p>
    <w:p w14:paraId="35D5DBE6" w14:textId="77777777" w:rsidR="00684999" w:rsidRPr="00EF5F9B" w:rsidRDefault="00684999" w:rsidP="005913BC">
      <w:pPr>
        <w:numPr>
          <w:ilvl w:val="0"/>
          <w:numId w:val="93"/>
        </w:numPr>
        <w:jc w:val="both"/>
        <w:rPr>
          <w:rFonts w:cs="Calibri"/>
          <w:sz w:val="20"/>
          <w:szCs w:val="20"/>
        </w:rPr>
      </w:pPr>
      <w:r w:rsidRPr="002B2A16">
        <w:rPr>
          <w:rFonts w:ascii="Calibri" w:hAnsi="Calibri" w:cs="Calibri"/>
          <w:sz w:val="20"/>
          <w:szCs w:val="20"/>
        </w:rPr>
        <w:t xml:space="preserve">Review the results framework and monitoring plan. </w:t>
      </w:r>
    </w:p>
    <w:p w14:paraId="6AC65474" w14:textId="77777777" w:rsidR="00684999" w:rsidRPr="002B2A16" w:rsidRDefault="00684999" w:rsidP="005913BC">
      <w:pPr>
        <w:numPr>
          <w:ilvl w:val="0"/>
          <w:numId w:val="93"/>
        </w:numPr>
        <w:jc w:val="both"/>
        <w:rPr>
          <w:rFonts w:ascii="Calibri" w:hAnsi="Calibri" w:cs="Calibri"/>
          <w:sz w:val="20"/>
          <w:szCs w:val="20"/>
        </w:rPr>
      </w:pPr>
      <w:r w:rsidRPr="002B2A16">
        <w:rPr>
          <w:rFonts w:ascii="Calibri" w:hAnsi="Calibri"/>
          <w:sz w:val="20"/>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2B3440DA" w14:textId="29166182" w:rsidR="00684999" w:rsidRPr="005827F1" w:rsidRDefault="00684999" w:rsidP="005913BC">
      <w:pPr>
        <w:numPr>
          <w:ilvl w:val="0"/>
          <w:numId w:val="93"/>
        </w:numPr>
        <w:jc w:val="both"/>
        <w:rPr>
          <w:rFonts w:ascii="Calibri" w:hAnsi="Calibri"/>
          <w:sz w:val="20"/>
          <w:szCs w:val="20"/>
        </w:rPr>
      </w:pPr>
      <w:r w:rsidRPr="002B2A16">
        <w:rPr>
          <w:rFonts w:ascii="Calibri" w:hAnsi="Calibri"/>
          <w:sz w:val="20"/>
          <w:szCs w:val="20"/>
        </w:rPr>
        <w:t>Update and review responsibilities for monitoring project strategies, including the risk log;</w:t>
      </w:r>
      <w:r w:rsidR="006C1CB1" w:rsidRPr="002B2A16">
        <w:rPr>
          <w:rFonts w:ascii="Calibri" w:hAnsi="Calibri"/>
          <w:sz w:val="20"/>
          <w:szCs w:val="20"/>
        </w:rPr>
        <w:t xml:space="preserve"> SESP</w:t>
      </w:r>
      <w:r w:rsidRPr="002B2A16">
        <w:rPr>
          <w:rFonts w:ascii="Calibri" w:hAnsi="Calibri"/>
          <w:sz w:val="20"/>
          <w:szCs w:val="20"/>
        </w:rPr>
        <w:t xml:space="preserve"> report, </w:t>
      </w:r>
      <w:r w:rsidR="006C1CB1" w:rsidRPr="002B2A16">
        <w:rPr>
          <w:rFonts w:ascii="Calibri" w:hAnsi="Calibri"/>
          <w:sz w:val="20"/>
          <w:szCs w:val="20"/>
        </w:rPr>
        <w:t xml:space="preserve">Social and </w:t>
      </w:r>
      <w:r w:rsidRPr="00811355">
        <w:rPr>
          <w:rFonts w:ascii="Calibri" w:hAnsi="Calibri"/>
          <w:sz w:val="20"/>
          <w:szCs w:val="20"/>
        </w:rPr>
        <w:t>Environmental Management Framework and other safeguard requirements; project grievance mechanism</w:t>
      </w:r>
      <w:r w:rsidRPr="00054CA3">
        <w:rPr>
          <w:rFonts w:ascii="Calibri" w:hAnsi="Calibri"/>
          <w:sz w:val="20"/>
          <w:szCs w:val="20"/>
        </w:rPr>
        <w:t xml:space="preserve">s; gender </w:t>
      </w:r>
      <w:r w:rsidR="006C1CB1" w:rsidRPr="00B34C98">
        <w:rPr>
          <w:rFonts w:ascii="Calibri" w:hAnsi="Calibri"/>
          <w:sz w:val="20"/>
          <w:szCs w:val="20"/>
        </w:rPr>
        <w:t>strategy; knowledge</w:t>
      </w:r>
      <w:r w:rsidRPr="005827F1">
        <w:rPr>
          <w:rFonts w:ascii="Calibri" w:hAnsi="Calibri"/>
          <w:sz w:val="20"/>
          <w:szCs w:val="20"/>
        </w:rPr>
        <w:t xml:space="preserve"> management strategy, and other relevant management strategies.</w:t>
      </w:r>
    </w:p>
    <w:p w14:paraId="0733930C" w14:textId="1CBBEAC7" w:rsidR="00684999" w:rsidRPr="00D047DF" w:rsidRDefault="00684999" w:rsidP="005913BC">
      <w:pPr>
        <w:numPr>
          <w:ilvl w:val="0"/>
          <w:numId w:val="93"/>
        </w:numPr>
        <w:jc w:val="both"/>
        <w:rPr>
          <w:rFonts w:ascii="Calibri" w:hAnsi="Calibri"/>
          <w:sz w:val="20"/>
          <w:szCs w:val="20"/>
        </w:rPr>
      </w:pPr>
      <w:r w:rsidRPr="005827F1">
        <w:rPr>
          <w:rFonts w:ascii="Calibri" w:hAnsi="Calibri"/>
          <w:sz w:val="20"/>
          <w:szCs w:val="20"/>
        </w:rPr>
        <w:t xml:space="preserve">Review financial reporting procedures and budget monitoring and other mandatory </w:t>
      </w:r>
      <w:r w:rsidR="006C1CB1" w:rsidRPr="005827F1">
        <w:rPr>
          <w:rFonts w:ascii="Calibri" w:hAnsi="Calibri"/>
          <w:sz w:val="20"/>
          <w:szCs w:val="20"/>
        </w:rPr>
        <w:t>requir</w:t>
      </w:r>
      <w:r w:rsidR="006C1CB1" w:rsidRPr="00862C6B">
        <w:rPr>
          <w:rFonts w:ascii="Calibri" w:hAnsi="Calibri"/>
          <w:sz w:val="20"/>
          <w:szCs w:val="20"/>
        </w:rPr>
        <w:t>ements and</w:t>
      </w:r>
      <w:r w:rsidRPr="00D047DF">
        <w:rPr>
          <w:rFonts w:ascii="Calibri" w:hAnsi="Calibri"/>
          <w:sz w:val="20"/>
          <w:szCs w:val="20"/>
        </w:rPr>
        <w:t xml:space="preserve"> agree on the arrangements for the annual audit. </w:t>
      </w:r>
    </w:p>
    <w:p w14:paraId="609F95FB" w14:textId="16011AB0" w:rsidR="00684999" w:rsidRPr="00D047DF" w:rsidRDefault="00684999" w:rsidP="005913BC">
      <w:pPr>
        <w:numPr>
          <w:ilvl w:val="0"/>
          <w:numId w:val="93"/>
        </w:numPr>
        <w:jc w:val="both"/>
        <w:rPr>
          <w:rFonts w:ascii="Calibri" w:hAnsi="Calibri"/>
          <w:sz w:val="20"/>
          <w:szCs w:val="20"/>
        </w:rPr>
      </w:pPr>
      <w:r w:rsidRPr="00D047DF">
        <w:rPr>
          <w:rFonts w:ascii="Calibri" w:hAnsi="Calibri"/>
          <w:sz w:val="20"/>
          <w:szCs w:val="20"/>
        </w:rPr>
        <w:t xml:space="preserve">Plan and schedule Project Board meetings and finalize the first-year annual work plan.  </w:t>
      </w:r>
    </w:p>
    <w:p w14:paraId="4369930D" w14:textId="41CC7E22" w:rsidR="0086069F" w:rsidRPr="00750D65" w:rsidRDefault="0086069F" w:rsidP="005913BC">
      <w:pPr>
        <w:numPr>
          <w:ilvl w:val="0"/>
          <w:numId w:val="93"/>
        </w:numPr>
        <w:jc w:val="both"/>
        <w:rPr>
          <w:rFonts w:ascii="Calibri" w:hAnsi="Calibri"/>
          <w:sz w:val="20"/>
          <w:szCs w:val="20"/>
        </w:rPr>
      </w:pPr>
      <w:r w:rsidRPr="00364055">
        <w:rPr>
          <w:rFonts w:ascii="Calibri" w:hAnsi="Calibri"/>
          <w:sz w:val="20"/>
          <w:szCs w:val="20"/>
        </w:rPr>
        <w:t>Formally launch the Project.</w:t>
      </w:r>
    </w:p>
    <w:p w14:paraId="1F313EF8" w14:textId="77777777" w:rsidR="00793A57" w:rsidRDefault="00793A57" w:rsidP="001354E3">
      <w:pPr>
        <w:pStyle w:val="NormalWeb"/>
        <w:spacing w:before="0" w:beforeAutospacing="0" w:after="0" w:afterAutospacing="0"/>
        <w:jc w:val="left"/>
        <w:rPr>
          <w:rFonts w:ascii="Calibri" w:hAnsi="Calibri" w:cs="Calibri"/>
          <w:sz w:val="20"/>
          <w:szCs w:val="20"/>
          <w:u w:val="single"/>
        </w:rPr>
      </w:pPr>
    </w:p>
    <w:p w14:paraId="3938A57C" w14:textId="5E59A723" w:rsidR="001331CC" w:rsidRPr="00A57B17" w:rsidRDefault="0053408E" w:rsidP="00A57B17">
      <w:pPr>
        <w:shd w:val="clear" w:color="auto" w:fill="FFFFFF" w:themeFill="background1"/>
        <w:jc w:val="both"/>
        <w:rPr>
          <w:rFonts w:ascii="Calibri" w:hAnsi="Calibri"/>
          <w:i/>
          <w:sz w:val="20"/>
          <w:szCs w:val="20"/>
        </w:rPr>
      </w:pPr>
      <w:r w:rsidRPr="00A57B17">
        <w:rPr>
          <w:rFonts w:ascii="Calibri" w:hAnsi="Calibri" w:cs="Calibri"/>
          <w:sz w:val="20"/>
          <w:szCs w:val="20"/>
          <w:u w:val="single"/>
        </w:rPr>
        <w:t>GEF Project Implementation Report (PIR</w:t>
      </w:r>
      <w:r w:rsidRPr="00A57B17">
        <w:rPr>
          <w:rFonts w:ascii="Calibri" w:hAnsi="Calibri" w:cs="Calibri"/>
          <w:sz w:val="20"/>
          <w:szCs w:val="20"/>
        </w:rPr>
        <w:t xml:space="preserve">): </w:t>
      </w:r>
    </w:p>
    <w:p w14:paraId="3F496C09" w14:textId="77777777" w:rsidR="0053408E" w:rsidRPr="00A57B17" w:rsidRDefault="0053408E" w:rsidP="00A57B17">
      <w:pPr>
        <w:pStyle w:val="NormalWeb"/>
        <w:shd w:val="clear" w:color="auto" w:fill="FFFFFF" w:themeFill="background1"/>
        <w:spacing w:before="0" w:beforeAutospacing="0" w:after="0" w:afterAutospacing="0"/>
        <w:rPr>
          <w:rFonts w:ascii="Calibri" w:hAnsi="Calibri" w:cs="Calibri"/>
          <w:sz w:val="20"/>
          <w:szCs w:val="20"/>
        </w:rPr>
      </w:pPr>
      <w:r w:rsidRPr="00A57B17">
        <w:rPr>
          <w:rFonts w:ascii="Calibri" w:hAnsi="Calibri" w:cs="Calibri"/>
          <w:sz w:val="20"/>
          <w:szCs w:val="20"/>
        </w:rPr>
        <w:t xml:space="preserve">The </w:t>
      </w:r>
      <w:r w:rsidR="009E370B" w:rsidRPr="00A57B17">
        <w:rPr>
          <w:rFonts w:ascii="Calibri" w:hAnsi="Calibri" w:cs="Calibri"/>
          <w:sz w:val="20"/>
          <w:szCs w:val="20"/>
        </w:rPr>
        <w:t>a</w:t>
      </w:r>
      <w:r w:rsidRPr="00A57B17">
        <w:rPr>
          <w:rFonts w:ascii="Calibri" w:hAnsi="Calibri" w:cs="Calibri"/>
          <w:sz w:val="20"/>
          <w:szCs w:val="20"/>
        </w:rPr>
        <w:t xml:space="preserve">nnual GEF PIR covering the reporting period July (previous year) to June (current year) </w:t>
      </w:r>
      <w:r w:rsidR="009E370B" w:rsidRPr="00A57B17">
        <w:rPr>
          <w:rFonts w:ascii="Calibri" w:hAnsi="Calibri" w:cs="Calibri"/>
          <w:sz w:val="20"/>
          <w:szCs w:val="20"/>
        </w:rPr>
        <w:t xml:space="preserve">will be completed </w:t>
      </w:r>
      <w:r w:rsidRPr="00A57B17">
        <w:rPr>
          <w:rFonts w:ascii="Calibri" w:hAnsi="Calibri" w:cs="Calibri"/>
          <w:sz w:val="20"/>
          <w:szCs w:val="20"/>
        </w:rPr>
        <w:t>for each</w:t>
      </w:r>
      <w:r w:rsidR="009A0D83" w:rsidRPr="00A57B17">
        <w:rPr>
          <w:rFonts w:ascii="Calibri" w:hAnsi="Calibri" w:cs="Calibri"/>
          <w:sz w:val="20"/>
          <w:szCs w:val="20"/>
        </w:rPr>
        <w:t xml:space="preserve"> year of project implementation. </w:t>
      </w:r>
      <w:r w:rsidR="009B2545" w:rsidRPr="00A57B17">
        <w:rPr>
          <w:rFonts w:ascii="Calibri" w:hAnsi="Calibri" w:cs="Calibri"/>
          <w:sz w:val="20"/>
          <w:szCs w:val="20"/>
        </w:rPr>
        <w:t>Any environmental and social risks and related management plans will be monitored regularly, and progress wil</w:t>
      </w:r>
      <w:r w:rsidR="009E370B" w:rsidRPr="00A57B17">
        <w:rPr>
          <w:rFonts w:ascii="Calibri" w:hAnsi="Calibri" w:cs="Calibri"/>
          <w:sz w:val="20"/>
          <w:szCs w:val="20"/>
        </w:rPr>
        <w:t xml:space="preserve">l be reported in the PIR. </w:t>
      </w:r>
      <w:r w:rsidRPr="00A57B17">
        <w:rPr>
          <w:rFonts w:ascii="Calibri" w:hAnsi="Calibri" w:cs="Calibri"/>
          <w:sz w:val="20"/>
          <w:szCs w:val="20"/>
        </w:rPr>
        <w:t xml:space="preserve">The PIR submitted to the GEF </w:t>
      </w:r>
      <w:r w:rsidR="00C24F2A" w:rsidRPr="00A57B17">
        <w:rPr>
          <w:rFonts w:ascii="Calibri" w:hAnsi="Calibri" w:cs="Calibri"/>
          <w:sz w:val="20"/>
          <w:szCs w:val="20"/>
        </w:rPr>
        <w:t xml:space="preserve">will be shared with the </w:t>
      </w:r>
      <w:r w:rsidRPr="00A57B17">
        <w:rPr>
          <w:rFonts w:ascii="Calibri" w:hAnsi="Calibri" w:cs="Calibri"/>
          <w:sz w:val="20"/>
          <w:szCs w:val="20"/>
        </w:rPr>
        <w:t xml:space="preserve">Project Board. The quality rating of the previous year’s PIR will be used to inform the preparation of the </w:t>
      </w:r>
      <w:r w:rsidR="00E114E5" w:rsidRPr="00A57B17">
        <w:rPr>
          <w:rFonts w:ascii="Calibri" w:hAnsi="Calibri" w:cs="Calibri"/>
          <w:sz w:val="20"/>
          <w:szCs w:val="20"/>
        </w:rPr>
        <w:t>subsequent</w:t>
      </w:r>
      <w:r w:rsidRPr="00A57B17">
        <w:rPr>
          <w:rFonts w:ascii="Calibri" w:hAnsi="Calibri" w:cs="Calibri"/>
          <w:sz w:val="20"/>
          <w:szCs w:val="20"/>
        </w:rPr>
        <w:t xml:space="preserve"> PIR.  </w:t>
      </w:r>
    </w:p>
    <w:p w14:paraId="7EC27B18" w14:textId="77777777" w:rsidR="001E6563" w:rsidRPr="00A57B17" w:rsidRDefault="001E6563" w:rsidP="00A57B17">
      <w:pPr>
        <w:pStyle w:val="NormalWeb"/>
        <w:shd w:val="clear" w:color="auto" w:fill="FFFFFF" w:themeFill="background1"/>
        <w:spacing w:before="0" w:beforeAutospacing="0" w:after="0" w:afterAutospacing="0"/>
        <w:rPr>
          <w:rFonts w:ascii="Calibri" w:hAnsi="Calibri" w:cs="Calibri"/>
          <w:sz w:val="20"/>
          <w:szCs w:val="20"/>
          <w:u w:val="single"/>
          <w:lang w:val="en-GB"/>
        </w:rPr>
      </w:pPr>
    </w:p>
    <w:p w14:paraId="3F5A6D60" w14:textId="1A97E7AD" w:rsidR="001331CC" w:rsidRPr="00A57B17" w:rsidRDefault="003E3ABA" w:rsidP="00A57B17">
      <w:pPr>
        <w:shd w:val="clear" w:color="auto" w:fill="FFFFFF" w:themeFill="background1"/>
        <w:jc w:val="both"/>
        <w:rPr>
          <w:rFonts w:ascii="Calibri" w:hAnsi="Calibri"/>
          <w:i/>
          <w:sz w:val="20"/>
          <w:szCs w:val="20"/>
        </w:rPr>
      </w:pPr>
      <w:r w:rsidRPr="00A57B17">
        <w:rPr>
          <w:rFonts w:ascii="Calibri" w:hAnsi="Calibri" w:cs="Calibri"/>
          <w:sz w:val="20"/>
          <w:szCs w:val="20"/>
          <w:u w:val="single"/>
          <w:lang w:val="en-GB"/>
        </w:rPr>
        <w:t xml:space="preserve">GEF </w:t>
      </w:r>
      <w:r w:rsidR="00243D31" w:rsidRPr="00A57B17">
        <w:rPr>
          <w:rFonts w:ascii="Calibri" w:hAnsi="Calibri" w:cs="Calibri"/>
          <w:sz w:val="20"/>
          <w:szCs w:val="20"/>
          <w:u w:val="single"/>
          <w:lang w:val="en-GB"/>
        </w:rPr>
        <w:t>Core Indicators</w:t>
      </w:r>
      <w:r w:rsidRPr="00A57B17">
        <w:rPr>
          <w:rFonts w:ascii="Calibri" w:hAnsi="Calibri" w:cs="Calibri"/>
          <w:sz w:val="20"/>
          <w:szCs w:val="20"/>
          <w:lang w:val="en-GB"/>
        </w:rPr>
        <w:t xml:space="preserve">: </w:t>
      </w:r>
      <w:r w:rsidR="001331CC" w:rsidRPr="00A57B17">
        <w:rPr>
          <w:rFonts w:ascii="Calibri" w:hAnsi="Calibri" w:cs="Calibri"/>
          <w:b/>
          <w:sz w:val="20"/>
          <w:szCs w:val="20"/>
        </w:rPr>
        <w:t xml:space="preserve"> </w:t>
      </w:r>
    </w:p>
    <w:p w14:paraId="1389E069" w14:textId="55AC7DCE" w:rsidR="006C1CB1" w:rsidRPr="00A57B17" w:rsidRDefault="006C1CB1" w:rsidP="00A57B17">
      <w:pPr>
        <w:pStyle w:val="NormalWeb"/>
        <w:shd w:val="clear" w:color="auto" w:fill="FFFFFF" w:themeFill="background1"/>
        <w:spacing w:before="0" w:beforeAutospacing="0" w:after="0" w:afterAutospacing="0"/>
        <w:rPr>
          <w:rFonts w:ascii="Calibri" w:hAnsi="Calibri" w:cs="Calibri"/>
          <w:sz w:val="20"/>
          <w:szCs w:val="20"/>
          <w:lang w:val="en-GB"/>
        </w:rPr>
      </w:pPr>
      <w:r w:rsidRPr="00A57B17">
        <w:rPr>
          <w:rFonts w:ascii="Calibri" w:hAnsi="Calibri" w:cs="Calibri"/>
          <w:sz w:val="20"/>
          <w:szCs w:val="20"/>
          <w:lang w:val="en-GB"/>
        </w:rPr>
        <w:t xml:space="preserve">The GEF Core indicators included as Annex will be used to monitor global environmental benefits and will be updated </w:t>
      </w:r>
      <w:r w:rsidR="00DB0978" w:rsidRPr="00A57B17">
        <w:rPr>
          <w:rFonts w:ascii="Calibri" w:hAnsi="Calibri" w:cs="Calibri"/>
          <w:sz w:val="20"/>
          <w:szCs w:val="20"/>
          <w:lang w:val="en-GB"/>
        </w:rPr>
        <w:t xml:space="preserve">for reporting to the GEF </w:t>
      </w:r>
      <w:r w:rsidRPr="00A57B17">
        <w:rPr>
          <w:rFonts w:ascii="Calibri" w:hAnsi="Calibri" w:cs="Calibri"/>
          <w:sz w:val="20"/>
          <w:szCs w:val="20"/>
          <w:lang w:val="en-GB"/>
        </w:rPr>
        <w:t xml:space="preserve">prior to MTR and TE. Note that the project team is responsible for updating the indicator status. The updated monitoring data should be shared with MTR/TE consultants </w:t>
      </w:r>
      <w:r w:rsidRPr="00A57B17">
        <w:rPr>
          <w:rFonts w:ascii="Calibri" w:hAnsi="Calibri" w:cs="Calibri"/>
          <w:sz w:val="20"/>
          <w:szCs w:val="20"/>
          <w:u w:val="single"/>
          <w:lang w:val="en-GB"/>
        </w:rPr>
        <w:t>prior</w:t>
      </w:r>
      <w:r w:rsidRPr="00A57B17">
        <w:rPr>
          <w:rFonts w:ascii="Calibri" w:hAnsi="Calibri" w:cs="Calibri"/>
          <w:sz w:val="20"/>
          <w:szCs w:val="20"/>
          <w:lang w:val="en-GB"/>
        </w:rPr>
        <w:t xml:space="preserve"> to required evaluation missions, so these can be used for subsequent </w:t>
      </w:r>
      <w:proofErr w:type="spellStart"/>
      <w:r w:rsidRPr="00A57B17">
        <w:rPr>
          <w:rFonts w:ascii="Calibri" w:hAnsi="Calibri" w:cs="Calibri"/>
          <w:sz w:val="20"/>
          <w:szCs w:val="20"/>
          <w:lang w:val="en-GB"/>
        </w:rPr>
        <w:t>groundtruthing</w:t>
      </w:r>
      <w:proofErr w:type="spellEnd"/>
      <w:r w:rsidRPr="00A57B17">
        <w:rPr>
          <w:rFonts w:ascii="Calibri" w:hAnsi="Calibri" w:cs="Calibri"/>
          <w:sz w:val="20"/>
          <w:szCs w:val="20"/>
          <w:lang w:val="en-GB"/>
        </w:rPr>
        <w:t xml:space="preserve">. The methodologies to be used in data collection have been defined by the GEF and are available on the GEF </w:t>
      </w:r>
      <w:hyperlink r:id="rId40" w:history="1">
        <w:r w:rsidRPr="00A57B17">
          <w:rPr>
            <w:rStyle w:val="Hyperlink"/>
            <w:rFonts w:ascii="Calibri" w:hAnsi="Calibri" w:cs="Calibri"/>
            <w:sz w:val="20"/>
            <w:szCs w:val="20"/>
            <w:lang w:val="en-GB"/>
          </w:rPr>
          <w:t>website</w:t>
        </w:r>
      </w:hyperlink>
      <w:r w:rsidRPr="00A57B17">
        <w:rPr>
          <w:rFonts w:ascii="Calibri" w:hAnsi="Calibri" w:cs="Calibri"/>
          <w:sz w:val="20"/>
          <w:szCs w:val="20"/>
          <w:lang w:val="en-GB"/>
        </w:rPr>
        <w:t xml:space="preserve">. </w:t>
      </w:r>
      <w:r w:rsidR="007E546E">
        <w:rPr>
          <w:rFonts w:ascii="Calibri" w:hAnsi="Calibri" w:cs="Calibri"/>
          <w:sz w:val="20"/>
          <w:szCs w:val="20"/>
          <w:lang w:val="en-GB"/>
        </w:rPr>
        <w:t>Indicators measuring an increase in capacity building will be measured trough pre- and post-training assessments/surveys to determine the progress out of a scale of 0 to 5 (</w:t>
      </w:r>
      <w:r w:rsidR="00E327E6">
        <w:rPr>
          <w:rFonts w:ascii="Calibri" w:hAnsi="Calibri" w:cs="Calibri"/>
          <w:sz w:val="20"/>
          <w:szCs w:val="20"/>
          <w:lang w:val="en-GB"/>
        </w:rPr>
        <w:t>0 – no capacity; 5 – strong capacity to understand relevant issues and apply knowledge and skills to find effective solutions</w:t>
      </w:r>
      <w:r w:rsidR="007E546E">
        <w:rPr>
          <w:rFonts w:ascii="Calibri" w:hAnsi="Calibri" w:cs="Calibri"/>
          <w:sz w:val="20"/>
          <w:szCs w:val="20"/>
          <w:lang w:val="en-GB"/>
        </w:rPr>
        <w:t xml:space="preserve">). </w:t>
      </w:r>
      <w:r w:rsidRPr="00A57B17">
        <w:rPr>
          <w:rFonts w:ascii="Calibri" w:hAnsi="Calibri" w:cs="Calibri"/>
          <w:sz w:val="20"/>
          <w:szCs w:val="20"/>
          <w:lang w:val="en-GB"/>
        </w:rPr>
        <w:t>If relevant to the project: The required Protected Area Management Effectiveness Tracking Tool (METTs) have been prepared and the scores include</w:t>
      </w:r>
      <w:r w:rsidR="00E802C1" w:rsidRPr="00A57B17">
        <w:rPr>
          <w:rFonts w:ascii="Calibri" w:hAnsi="Calibri" w:cs="Calibri"/>
          <w:sz w:val="20"/>
          <w:szCs w:val="20"/>
          <w:lang w:val="en-GB"/>
        </w:rPr>
        <w:t>d</w:t>
      </w:r>
      <w:r w:rsidRPr="00A57B17">
        <w:rPr>
          <w:rFonts w:ascii="Calibri" w:hAnsi="Calibri" w:cs="Calibri"/>
          <w:sz w:val="20"/>
          <w:szCs w:val="20"/>
          <w:lang w:val="en-GB"/>
        </w:rPr>
        <w:t xml:space="preserve"> in the GEF Core Indicators. </w:t>
      </w:r>
    </w:p>
    <w:p w14:paraId="681F7150" w14:textId="194AEAF3" w:rsidR="002B2A16" w:rsidRDefault="002B2A16" w:rsidP="00A57B17">
      <w:pPr>
        <w:pStyle w:val="NormalWeb"/>
        <w:shd w:val="clear" w:color="auto" w:fill="FFFFFF" w:themeFill="background1"/>
        <w:spacing w:before="0" w:beforeAutospacing="0" w:after="0" w:afterAutospacing="0"/>
        <w:rPr>
          <w:rFonts w:ascii="Calibri" w:eastAsia="Times New Roman" w:hAnsi="Calibri" w:cs="Calibri"/>
          <w:sz w:val="20"/>
          <w:szCs w:val="20"/>
          <w:lang w:val="en-GB"/>
        </w:rPr>
      </w:pPr>
    </w:p>
    <w:p w14:paraId="130AE2E4" w14:textId="77777777" w:rsidR="00940169" w:rsidRPr="00EF5F9B" w:rsidRDefault="00940169" w:rsidP="00EF5F9B">
      <w:pPr>
        <w:pStyle w:val="NormalWeb"/>
        <w:shd w:val="clear" w:color="auto" w:fill="FFFFFF" w:themeFill="background1"/>
        <w:spacing w:before="0" w:beforeAutospacing="0" w:after="0" w:afterAutospacing="0"/>
        <w:rPr>
          <w:rFonts w:ascii="Calibri" w:eastAsia="Times New Roman" w:hAnsi="Calibri" w:cs="Calibri"/>
          <w:sz w:val="20"/>
          <w:szCs w:val="20"/>
          <w:u w:val="single"/>
          <w:lang w:val="en-GB"/>
        </w:rPr>
      </w:pPr>
      <w:r w:rsidRPr="00EF5F9B">
        <w:rPr>
          <w:rFonts w:ascii="Calibri" w:eastAsia="Times New Roman" w:hAnsi="Calibri" w:cs="Calibri"/>
          <w:sz w:val="20"/>
          <w:szCs w:val="20"/>
          <w:u w:val="single"/>
          <w:lang w:val="en-GB"/>
        </w:rPr>
        <w:t>Independent Mid-term Review (MTR):</w:t>
      </w:r>
    </w:p>
    <w:p w14:paraId="23AEF83B" w14:textId="39D52F19" w:rsidR="00940169" w:rsidRPr="00940169" w:rsidRDefault="00940169" w:rsidP="00EF5F9B">
      <w:pPr>
        <w:pStyle w:val="NormalWeb"/>
        <w:shd w:val="clear" w:color="auto" w:fill="FFFFFF" w:themeFill="background1"/>
        <w:spacing w:before="0" w:beforeAutospacing="0" w:after="0" w:afterAutospacing="0"/>
        <w:rPr>
          <w:rFonts w:ascii="Calibri" w:eastAsia="Times New Roman" w:hAnsi="Calibri" w:cs="Calibri"/>
          <w:sz w:val="20"/>
          <w:szCs w:val="20"/>
          <w:lang w:val="en-GB"/>
        </w:rPr>
      </w:pPr>
      <w:r w:rsidRPr="00940169">
        <w:rPr>
          <w:rFonts w:ascii="Calibri" w:eastAsia="Times New Roman" w:hAnsi="Calibri" w:cs="Calibri"/>
          <w:sz w:val="20"/>
          <w:szCs w:val="20"/>
          <w:lang w:val="en-GB"/>
        </w:rPr>
        <w:t xml:space="preserve">The terms of reference, the review process and the final MTR report will follow the standard templates and guidance for GEF-financed projects available on the </w:t>
      </w:r>
      <w:hyperlink r:id="rId41" w:anchor="gef" w:history="1">
        <w:r w:rsidRPr="00940169">
          <w:rPr>
            <w:rStyle w:val="Hyperlink"/>
            <w:rFonts w:ascii="Calibri" w:eastAsia="Times New Roman" w:hAnsi="Calibri" w:cs="Calibri"/>
            <w:sz w:val="20"/>
            <w:szCs w:val="20"/>
            <w:lang w:val="en-GB"/>
          </w:rPr>
          <w:t xml:space="preserve">UNDP Evaluation Resource </w:t>
        </w:r>
        <w:proofErr w:type="spellStart"/>
        <w:r w:rsidRPr="00940169">
          <w:rPr>
            <w:rStyle w:val="Hyperlink"/>
            <w:rFonts w:ascii="Calibri" w:eastAsia="Times New Roman" w:hAnsi="Calibri" w:cs="Calibri"/>
            <w:sz w:val="20"/>
            <w:szCs w:val="20"/>
            <w:lang w:val="en-GB"/>
          </w:rPr>
          <w:t>Center</w:t>
        </w:r>
        <w:proofErr w:type="spellEnd"/>
        <w:r w:rsidRPr="00940169">
          <w:rPr>
            <w:rStyle w:val="Hyperlink"/>
            <w:rFonts w:ascii="Calibri" w:eastAsia="Times New Roman" w:hAnsi="Calibri" w:cs="Calibri"/>
            <w:sz w:val="20"/>
            <w:szCs w:val="20"/>
            <w:lang w:val="en-GB"/>
          </w:rPr>
          <w:t xml:space="preserve"> (ERC)</w:t>
        </w:r>
      </w:hyperlink>
      <w:r w:rsidRPr="00940169">
        <w:rPr>
          <w:rFonts w:ascii="Calibri" w:eastAsia="Times New Roman" w:hAnsi="Calibri" w:cs="Calibri"/>
          <w:sz w:val="20"/>
          <w:szCs w:val="20"/>
          <w:lang w:val="en-GB"/>
        </w:rPr>
        <w:t xml:space="preserve">. </w:t>
      </w:r>
    </w:p>
    <w:p w14:paraId="0A75BA24" w14:textId="77777777" w:rsidR="00940169" w:rsidRPr="00940169" w:rsidRDefault="00940169" w:rsidP="00EF5F9B">
      <w:pPr>
        <w:pStyle w:val="NormalWeb"/>
        <w:shd w:val="clear" w:color="auto" w:fill="FFFFFF" w:themeFill="background1"/>
        <w:spacing w:before="0" w:beforeAutospacing="0" w:after="0" w:afterAutospacing="0"/>
        <w:rPr>
          <w:rFonts w:ascii="Calibri" w:eastAsia="Times New Roman" w:hAnsi="Calibri" w:cs="Calibri"/>
          <w:sz w:val="20"/>
          <w:szCs w:val="20"/>
          <w:lang w:val="en-GB"/>
        </w:rPr>
      </w:pPr>
      <w:r w:rsidRPr="00940169">
        <w:rPr>
          <w:rFonts w:ascii="Calibri" w:eastAsia="Times New Roman" w:hAnsi="Calibri" w:cs="Calibri"/>
          <w:sz w:val="20"/>
          <w:szCs w:val="20"/>
          <w:lang w:val="en-GB"/>
        </w:rPr>
        <w:t xml:space="preserve">The evaluation will be ‘independent, impartial and </w:t>
      </w:r>
      <w:proofErr w:type="gramStart"/>
      <w:r w:rsidRPr="00940169">
        <w:rPr>
          <w:rFonts w:ascii="Calibri" w:eastAsia="Times New Roman" w:hAnsi="Calibri" w:cs="Calibri"/>
          <w:sz w:val="20"/>
          <w:szCs w:val="20"/>
          <w:lang w:val="en-GB"/>
        </w:rPr>
        <w:t>rigorous’</w:t>
      </w:r>
      <w:proofErr w:type="gramEnd"/>
      <w:r w:rsidRPr="00940169">
        <w:rPr>
          <w:rFonts w:ascii="Calibri" w:eastAsia="Times New Roman" w:hAnsi="Calibri" w:cs="Calibri"/>
          <w:sz w:val="20"/>
          <w:szCs w:val="20"/>
          <w:lang w:val="en-GB"/>
        </w:rPr>
        <w:t xml:space="preserve">. The evaluators that will be hired to undertake the assignment will be independent from organizations that were involved in designing, executing or advising on the project to be evaluated. Equally, the evaluators should not be in a position where there may be the possibility of future contracts regarding the project under review. </w:t>
      </w:r>
    </w:p>
    <w:p w14:paraId="6172AE39" w14:textId="77777777" w:rsidR="00940169" w:rsidRPr="00940169" w:rsidRDefault="00940169" w:rsidP="00EF5F9B">
      <w:pPr>
        <w:pStyle w:val="NormalWeb"/>
        <w:shd w:val="clear" w:color="auto" w:fill="FFFFFF" w:themeFill="background1"/>
        <w:spacing w:before="0" w:beforeAutospacing="0" w:after="0" w:afterAutospacing="0"/>
        <w:rPr>
          <w:rFonts w:ascii="Calibri" w:eastAsia="Times New Roman" w:hAnsi="Calibri" w:cs="Calibri"/>
          <w:sz w:val="20"/>
          <w:szCs w:val="20"/>
          <w:lang w:val="en-GB"/>
        </w:rPr>
      </w:pPr>
      <w:r w:rsidRPr="00940169">
        <w:rPr>
          <w:rFonts w:ascii="Calibri" w:eastAsia="Times New Roman" w:hAnsi="Calibri" w:cs="Calibri"/>
          <w:sz w:val="20"/>
          <w:szCs w:val="20"/>
          <w:lang w:val="en-GB"/>
        </w:rPr>
        <w:t>The GEF Operational Focal Point and other stakeholders will be actively involved and consulted during the evaluation process. Additional quality assurance support is available from the BPPS/GEF Directorate.</w:t>
      </w:r>
    </w:p>
    <w:p w14:paraId="381A9A2C" w14:textId="41A71881" w:rsidR="002B2A16" w:rsidRPr="00EF5F9B" w:rsidRDefault="00940169" w:rsidP="00940169">
      <w:pPr>
        <w:pStyle w:val="NormalWeb"/>
        <w:shd w:val="clear" w:color="auto" w:fill="FFFFFF" w:themeFill="background1"/>
        <w:spacing w:before="0" w:beforeAutospacing="0" w:after="0" w:afterAutospacing="0"/>
        <w:rPr>
          <w:rFonts w:ascii="Calibri" w:eastAsia="Times New Roman" w:hAnsi="Calibri" w:cs="Calibri"/>
          <w:sz w:val="20"/>
          <w:szCs w:val="20"/>
          <w:lang w:val="en-GB"/>
        </w:rPr>
      </w:pPr>
      <w:r w:rsidRPr="00940169">
        <w:rPr>
          <w:rFonts w:ascii="Calibri" w:eastAsia="Times New Roman" w:hAnsi="Calibri" w:cs="Calibri"/>
          <w:sz w:val="20"/>
          <w:szCs w:val="20"/>
          <w:lang w:val="en-GB"/>
        </w:rPr>
        <w:t xml:space="preserve">The final MTR </w:t>
      </w:r>
      <w:r w:rsidRPr="00CC1F5D">
        <w:rPr>
          <w:rFonts w:ascii="Calibri" w:eastAsia="Times New Roman" w:hAnsi="Calibri" w:cs="Calibri"/>
          <w:sz w:val="20"/>
          <w:szCs w:val="20"/>
          <w:lang w:val="en-GB"/>
        </w:rPr>
        <w:t xml:space="preserve">report and MTR TOR will be publicly available in English and will be posted on the UNDP ERC by </w:t>
      </w:r>
      <w:r w:rsidR="009F38EE">
        <w:rPr>
          <w:rFonts w:ascii="Calibri" w:eastAsia="Times New Roman" w:hAnsi="Calibri" w:cs="Calibri"/>
          <w:sz w:val="20"/>
          <w:szCs w:val="20"/>
          <w:lang w:val="en-GB"/>
        </w:rPr>
        <w:t>15</w:t>
      </w:r>
      <w:r w:rsidR="00A317B2" w:rsidRPr="00CC1F5D">
        <w:rPr>
          <w:rFonts w:ascii="Calibri" w:eastAsia="Times New Roman" w:hAnsi="Calibri" w:cs="Calibri"/>
          <w:sz w:val="20"/>
          <w:szCs w:val="20"/>
          <w:lang w:val="en-GB"/>
        </w:rPr>
        <w:t xml:space="preserve"> </w:t>
      </w:r>
      <w:r w:rsidR="000C62AE" w:rsidRPr="00CC1F5D">
        <w:rPr>
          <w:rFonts w:ascii="Calibri" w:eastAsia="Times New Roman" w:hAnsi="Calibri" w:cs="Calibri"/>
          <w:sz w:val="20"/>
          <w:szCs w:val="20"/>
          <w:lang w:val="en-GB"/>
        </w:rPr>
        <w:t>Ju</w:t>
      </w:r>
      <w:r w:rsidR="007A74ED" w:rsidRPr="00CC1F5D">
        <w:rPr>
          <w:rFonts w:ascii="Calibri" w:eastAsia="Times New Roman" w:hAnsi="Calibri" w:cs="Calibri"/>
          <w:sz w:val="20"/>
          <w:szCs w:val="20"/>
          <w:lang w:val="en-GB"/>
        </w:rPr>
        <w:t>ly</w:t>
      </w:r>
      <w:r w:rsidR="00BA6F2E" w:rsidRPr="00CC1F5D">
        <w:rPr>
          <w:rFonts w:ascii="Calibri" w:eastAsia="Times New Roman" w:hAnsi="Calibri" w:cs="Calibri"/>
          <w:sz w:val="20"/>
          <w:szCs w:val="20"/>
          <w:lang w:val="en-GB"/>
        </w:rPr>
        <w:t xml:space="preserve"> 2024</w:t>
      </w:r>
      <w:r w:rsidRPr="00CC1F5D">
        <w:rPr>
          <w:rFonts w:ascii="Calibri" w:eastAsia="Times New Roman" w:hAnsi="Calibri" w:cs="Calibri"/>
          <w:sz w:val="20"/>
          <w:szCs w:val="20"/>
          <w:lang w:val="en-GB"/>
        </w:rPr>
        <w:t>. A management response to MTR recommendations will be posted in the ERC within six weeks of the MTR report’s completion.</w:t>
      </w:r>
    </w:p>
    <w:p w14:paraId="333C4674" w14:textId="77777777" w:rsidR="00A2310D" w:rsidRPr="00A57B17" w:rsidRDefault="00A2310D" w:rsidP="00A57B17">
      <w:pPr>
        <w:shd w:val="clear" w:color="auto" w:fill="FFFFFF" w:themeFill="background1"/>
        <w:jc w:val="both"/>
        <w:rPr>
          <w:rFonts w:ascii="Calibri" w:hAnsi="Calibri" w:cs="Calibri"/>
          <w:sz w:val="20"/>
          <w:szCs w:val="20"/>
          <w:u w:val="single"/>
        </w:rPr>
      </w:pPr>
    </w:p>
    <w:p w14:paraId="6B6F2DD9" w14:textId="703554AA" w:rsidR="001331CC" w:rsidRPr="00A57B17" w:rsidRDefault="003E3ABA" w:rsidP="00A57B17">
      <w:pPr>
        <w:shd w:val="clear" w:color="auto" w:fill="FFFFFF" w:themeFill="background1"/>
        <w:jc w:val="both"/>
        <w:rPr>
          <w:rFonts w:ascii="Calibri" w:hAnsi="Calibri"/>
          <w:i/>
          <w:sz w:val="20"/>
          <w:szCs w:val="20"/>
        </w:rPr>
      </w:pPr>
      <w:r w:rsidRPr="00A57B17">
        <w:rPr>
          <w:rFonts w:ascii="Calibri" w:hAnsi="Calibri" w:cs="Calibri"/>
          <w:sz w:val="20"/>
          <w:szCs w:val="20"/>
          <w:u w:val="single"/>
        </w:rPr>
        <w:t>Terminal Evaluation (TE)</w:t>
      </w:r>
      <w:r w:rsidRPr="00A57B17">
        <w:rPr>
          <w:rFonts w:ascii="Calibri" w:hAnsi="Calibri" w:cs="Calibri"/>
          <w:sz w:val="20"/>
          <w:szCs w:val="20"/>
        </w:rPr>
        <w:t xml:space="preserve">:  </w:t>
      </w:r>
    </w:p>
    <w:p w14:paraId="267E6C76" w14:textId="6919D7D3" w:rsidR="00411D2C" w:rsidRPr="00A57B17" w:rsidRDefault="003E3ABA" w:rsidP="00A57B17">
      <w:pPr>
        <w:shd w:val="clear" w:color="auto" w:fill="FFFFFF" w:themeFill="background1"/>
        <w:jc w:val="both"/>
        <w:rPr>
          <w:rFonts w:ascii="Calibri" w:hAnsi="Calibri" w:cs="Calibri"/>
          <w:sz w:val="20"/>
          <w:szCs w:val="20"/>
        </w:rPr>
      </w:pPr>
      <w:r w:rsidRPr="00A57B17">
        <w:rPr>
          <w:rFonts w:ascii="Calibri" w:hAnsi="Calibri" w:cs="Calibri"/>
          <w:sz w:val="20"/>
          <w:szCs w:val="20"/>
        </w:rPr>
        <w:t xml:space="preserve">An independent terminal evaluation (TE) will take place </w:t>
      </w:r>
      <w:r w:rsidR="00C24F2A" w:rsidRPr="00A57B17">
        <w:rPr>
          <w:rFonts w:ascii="Calibri" w:hAnsi="Calibri" w:cs="Calibri"/>
          <w:sz w:val="20"/>
          <w:szCs w:val="20"/>
        </w:rPr>
        <w:t>upon completion of all major project outputs and activities</w:t>
      </w:r>
      <w:r w:rsidR="00954A3F" w:rsidRPr="00A57B17">
        <w:rPr>
          <w:rFonts w:ascii="Calibri" w:hAnsi="Calibri" w:cs="Calibri"/>
          <w:sz w:val="20"/>
          <w:szCs w:val="20"/>
        </w:rPr>
        <w:t>.</w:t>
      </w:r>
      <w:r w:rsidR="008C5DA0" w:rsidRPr="00A57B17">
        <w:rPr>
          <w:rFonts w:ascii="Calibri" w:hAnsi="Calibri" w:cs="Calibri"/>
          <w:sz w:val="20"/>
          <w:szCs w:val="20"/>
        </w:rPr>
        <w:t xml:space="preserve"> </w:t>
      </w:r>
      <w:r w:rsidRPr="00A57B17">
        <w:rPr>
          <w:rFonts w:ascii="Calibri" w:hAnsi="Calibri" w:cs="Calibri"/>
          <w:sz w:val="20"/>
          <w:szCs w:val="20"/>
        </w:rPr>
        <w:t>The terms of reference, the evaluation process and the final TE report will follow the standard templates and guidance</w:t>
      </w:r>
      <w:r w:rsidR="00E45EC4" w:rsidRPr="00A57B17">
        <w:rPr>
          <w:rFonts w:ascii="Calibri" w:hAnsi="Calibri" w:cs="Calibri"/>
          <w:sz w:val="20"/>
          <w:szCs w:val="20"/>
        </w:rPr>
        <w:t xml:space="preserve"> for GEF-financed projects</w:t>
      </w:r>
      <w:r w:rsidRPr="00A57B17">
        <w:rPr>
          <w:rFonts w:ascii="Calibri" w:hAnsi="Calibri" w:cs="Calibri"/>
          <w:sz w:val="20"/>
          <w:szCs w:val="20"/>
        </w:rPr>
        <w:t xml:space="preserve"> available on the </w:t>
      </w:r>
      <w:hyperlink r:id="rId42" w:anchor="gef" w:history="1">
        <w:r w:rsidRPr="00A57B17">
          <w:rPr>
            <w:rStyle w:val="Hyperlink"/>
            <w:rFonts w:ascii="Calibri" w:hAnsi="Calibri" w:cs="Calibri"/>
            <w:sz w:val="20"/>
            <w:szCs w:val="20"/>
          </w:rPr>
          <w:t>UNDP Evaluation Resource Center</w:t>
        </w:r>
      </w:hyperlink>
      <w:r w:rsidRPr="00A57B17">
        <w:rPr>
          <w:rStyle w:val="Hyperlink"/>
          <w:rFonts w:ascii="Calibri" w:hAnsi="Calibri" w:cs="Calibri"/>
          <w:sz w:val="20"/>
          <w:szCs w:val="20"/>
        </w:rPr>
        <w:t>.</w:t>
      </w:r>
      <w:r w:rsidRPr="00A57B17">
        <w:rPr>
          <w:rFonts w:ascii="Calibri" w:hAnsi="Calibri" w:cs="Calibri"/>
          <w:sz w:val="20"/>
          <w:szCs w:val="20"/>
        </w:rPr>
        <w:t xml:space="preserve"> </w:t>
      </w:r>
    </w:p>
    <w:p w14:paraId="5B13A529" w14:textId="77777777" w:rsidR="00411D2C" w:rsidRPr="00A57B17" w:rsidRDefault="00411D2C" w:rsidP="00A57B17">
      <w:pPr>
        <w:shd w:val="clear" w:color="auto" w:fill="FFFFFF" w:themeFill="background1"/>
        <w:jc w:val="both"/>
        <w:rPr>
          <w:rFonts w:ascii="Calibri" w:hAnsi="Calibri"/>
          <w:sz w:val="20"/>
          <w:szCs w:val="20"/>
        </w:rPr>
      </w:pPr>
    </w:p>
    <w:p w14:paraId="57AF7786" w14:textId="6E60B9A3" w:rsidR="00A2310D" w:rsidRPr="00A57B17" w:rsidRDefault="00A2310D" w:rsidP="00A57B17">
      <w:pPr>
        <w:shd w:val="clear" w:color="auto" w:fill="FFFFFF" w:themeFill="background1"/>
        <w:jc w:val="both"/>
        <w:rPr>
          <w:rFonts w:ascii="Calibri" w:hAnsi="Calibri"/>
          <w:sz w:val="20"/>
          <w:szCs w:val="20"/>
        </w:rPr>
      </w:pPr>
      <w:r w:rsidRPr="00A57B17">
        <w:rPr>
          <w:rFonts w:ascii="Calibri" w:hAnsi="Calibri"/>
          <w:sz w:val="20"/>
          <w:szCs w:val="20"/>
        </w:rPr>
        <w:t xml:space="preserve">The evaluation will be ‘independent, impartial and </w:t>
      </w:r>
      <w:proofErr w:type="gramStart"/>
      <w:r w:rsidRPr="00A57B17">
        <w:rPr>
          <w:rFonts w:ascii="Calibri" w:hAnsi="Calibri"/>
          <w:sz w:val="20"/>
          <w:szCs w:val="20"/>
        </w:rPr>
        <w:t>rigorous’</w:t>
      </w:r>
      <w:proofErr w:type="gramEnd"/>
      <w:r w:rsidRPr="00A57B17">
        <w:rPr>
          <w:rFonts w:ascii="Calibri" w:hAnsi="Calibri"/>
          <w:sz w:val="20"/>
          <w:szCs w:val="20"/>
        </w:rPr>
        <w:t xml:space="preserve">. The </w:t>
      </w:r>
      <w:r w:rsidR="00F76DE5" w:rsidRPr="00A57B17">
        <w:rPr>
          <w:rFonts w:ascii="Calibri" w:hAnsi="Calibri"/>
          <w:sz w:val="20"/>
          <w:szCs w:val="20"/>
        </w:rPr>
        <w:t>evaluators</w:t>
      </w:r>
      <w:r w:rsidRPr="00A57B17">
        <w:rPr>
          <w:rFonts w:ascii="Calibri" w:hAnsi="Calibri"/>
          <w:sz w:val="20"/>
          <w:szCs w:val="20"/>
        </w:rPr>
        <w:t xml:space="preserve"> that will be hired to undertake the assignment will be independent from organizations that were involved in designing, executing or advising on the project to be evaluated. Equally, the </w:t>
      </w:r>
      <w:r w:rsidR="00F76DE5" w:rsidRPr="00A57B17">
        <w:rPr>
          <w:rFonts w:ascii="Calibri" w:hAnsi="Calibri"/>
          <w:sz w:val="20"/>
          <w:szCs w:val="20"/>
        </w:rPr>
        <w:t>evaluators</w:t>
      </w:r>
      <w:r w:rsidRPr="00A57B17">
        <w:rPr>
          <w:rFonts w:ascii="Calibri" w:hAnsi="Calibri"/>
          <w:sz w:val="20"/>
          <w:szCs w:val="20"/>
        </w:rPr>
        <w:t xml:space="preserve"> should not be in a position where there may be the possibility of future contracts regarding the project being evaluated.</w:t>
      </w:r>
    </w:p>
    <w:p w14:paraId="01892B65" w14:textId="77777777" w:rsidR="00A2310D" w:rsidRPr="00A57B17" w:rsidRDefault="00A2310D" w:rsidP="00A57B17">
      <w:pPr>
        <w:shd w:val="clear" w:color="auto" w:fill="FFFFFF" w:themeFill="background1"/>
        <w:jc w:val="both"/>
        <w:rPr>
          <w:rFonts w:ascii="Calibri" w:hAnsi="Calibri"/>
          <w:sz w:val="20"/>
          <w:szCs w:val="20"/>
        </w:rPr>
      </w:pPr>
    </w:p>
    <w:p w14:paraId="065281C2" w14:textId="0A4EA84C" w:rsidR="00A2310D" w:rsidRPr="00A57B17" w:rsidRDefault="00A2310D" w:rsidP="00A57B17">
      <w:pPr>
        <w:shd w:val="clear" w:color="auto" w:fill="FFFFFF" w:themeFill="background1"/>
        <w:jc w:val="both"/>
        <w:rPr>
          <w:rFonts w:ascii="Calibri" w:hAnsi="Calibri" w:cs="Calibri"/>
          <w:sz w:val="20"/>
          <w:szCs w:val="20"/>
        </w:rPr>
      </w:pPr>
      <w:r w:rsidRPr="00A57B17">
        <w:rPr>
          <w:rFonts w:ascii="Calibri" w:hAnsi="Calibri"/>
          <w:sz w:val="20"/>
          <w:szCs w:val="20"/>
        </w:rPr>
        <w:t xml:space="preserve">The GEF Operational Focal Point and other stakeholders will be </w:t>
      </w:r>
      <w:r w:rsidR="00DB0978" w:rsidRPr="00A57B17">
        <w:rPr>
          <w:rFonts w:ascii="Calibri" w:hAnsi="Calibri"/>
          <w:sz w:val="20"/>
          <w:szCs w:val="20"/>
        </w:rPr>
        <w:t xml:space="preserve">actively </w:t>
      </w:r>
      <w:r w:rsidRPr="00A57B17">
        <w:rPr>
          <w:rFonts w:ascii="Calibri" w:hAnsi="Calibri"/>
          <w:sz w:val="20"/>
          <w:szCs w:val="20"/>
        </w:rPr>
        <w:t xml:space="preserve">involved and consulted during the terminal evaluation process. </w:t>
      </w:r>
      <w:r w:rsidRPr="00A57B17">
        <w:rPr>
          <w:rFonts w:ascii="Calibri" w:hAnsi="Calibri" w:cs="Calibri"/>
          <w:sz w:val="20"/>
          <w:szCs w:val="20"/>
        </w:rPr>
        <w:t xml:space="preserve">Additional quality assurance support is available from the </w:t>
      </w:r>
      <w:r w:rsidR="00F76DE5" w:rsidRPr="00A57B17">
        <w:rPr>
          <w:rFonts w:ascii="Calibri" w:hAnsi="Calibri" w:cs="Calibri"/>
          <w:sz w:val="20"/>
          <w:szCs w:val="20"/>
        </w:rPr>
        <w:t>BPPS/</w:t>
      </w:r>
      <w:r w:rsidRPr="00A57B17">
        <w:rPr>
          <w:rFonts w:ascii="Calibri" w:hAnsi="Calibri" w:cs="Calibri"/>
          <w:sz w:val="20"/>
          <w:szCs w:val="20"/>
        </w:rPr>
        <w:t xml:space="preserve">GEF Directorate. </w:t>
      </w:r>
    </w:p>
    <w:p w14:paraId="2648AE92" w14:textId="77777777" w:rsidR="00A2310D" w:rsidRPr="00A57B17" w:rsidRDefault="00A2310D" w:rsidP="00A57B17">
      <w:pPr>
        <w:shd w:val="clear" w:color="auto" w:fill="FFFFFF" w:themeFill="background1"/>
        <w:jc w:val="both"/>
        <w:rPr>
          <w:rFonts w:ascii="Calibri" w:hAnsi="Calibri" w:cs="Calibri"/>
          <w:sz w:val="20"/>
          <w:szCs w:val="20"/>
        </w:rPr>
      </w:pPr>
    </w:p>
    <w:p w14:paraId="4D5DD3C3" w14:textId="0ECC1B26" w:rsidR="00A2310D" w:rsidRPr="00461640" w:rsidRDefault="00A2310D" w:rsidP="00A57B17">
      <w:pPr>
        <w:shd w:val="clear" w:color="auto" w:fill="FFFFFF" w:themeFill="background1"/>
        <w:jc w:val="both"/>
        <w:rPr>
          <w:rFonts w:ascii="Calibri" w:hAnsi="Calibri" w:cs="Calibri"/>
          <w:sz w:val="20"/>
          <w:szCs w:val="20"/>
        </w:rPr>
      </w:pPr>
      <w:r w:rsidRPr="00461640">
        <w:rPr>
          <w:rFonts w:ascii="Calibri" w:hAnsi="Calibri" w:cs="Calibri"/>
          <w:sz w:val="20"/>
          <w:szCs w:val="20"/>
        </w:rPr>
        <w:t xml:space="preserve">The final TE report and TE TOR will be </w:t>
      </w:r>
      <w:r w:rsidR="00F76DE5" w:rsidRPr="00461640">
        <w:rPr>
          <w:rFonts w:ascii="Calibri" w:hAnsi="Calibri" w:cs="Calibri"/>
          <w:sz w:val="20"/>
          <w:szCs w:val="20"/>
        </w:rPr>
        <w:t>publicly</w:t>
      </w:r>
      <w:r w:rsidRPr="00461640">
        <w:rPr>
          <w:rFonts w:ascii="Calibri" w:hAnsi="Calibri" w:cs="Calibri"/>
          <w:sz w:val="20"/>
          <w:szCs w:val="20"/>
        </w:rPr>
        <w:t xml:space="preserve"> available in English and posted on the UNDP ERC by</w:t>
      </w:r>
      <w:r w:rsidR="000C62AE">
        <w:rPr>
          <w:rFonts w:ascii="Calibri" w:hAnsi="Calibri" w:cs="Calibri"/>
          <w:sz w:val="20"/>
          <w:szCs w:val="20"/>
        </w:rPr>
        <w:t xml:space="preserve"> </w:t>
      </w:r>
      <w:r w:rsidR="009F38EE">
        <w:rPr>
          <w:rFonts w:ascii="Calibri" w:hAnsi="Calibri" w:cs="Calibri"/>
          <w:sz w:val="20"/>
          <w:szCs w:val="20"/>
        </w:rPr>
        <w:t>15</w:t>
      </w:r>
      <w:r w:rsidR="000C62AE">
        <w:rPr>
          <w:rFonts w:ascii="Calibri" w:hAnsi="Calibri" w:cs="Calibri"/>
          <w:sz w:val="20"/>
          <w:szCs w:val="20"/>
        </w:rPr>
        <w:t xml:space="preserve"> </w:t>
      </w:r>
      <w:r w:rsidR="007A74ED">
        <w:rPr>
          <w:rFonts w:ascii="Calibri" w:hAnsi="Calibri" w:cs="Calibri"/>
          <w:sz w:val="20"/>
          <w:szCs w:val="20"/>
        </w:rPr>
        <w:t>April</w:t>
      </w:r>
      <w:r w:rsidR="000C62AE">
        <w:rPr>
          <w:rFonts w:ascii="Calibri" w:hAnsi="Calibri" w:cs="Calibri"/>
          <w:sz w:val="20"/>
          <w:szCs w:val="20"/>
        </w:rPr>
        <w:t xml:space="preserve"> 2026</w:t>
      </w:r>
      <w:r w:rsidRPr="00461640">
        <w:rPr>
          <w:rFonts w:ascii="Calibri" w:hAnsi="Calibri" w:cs="Calibri"/>
          <w:sz w:val="20"/>
          <w:szCs w:val="20"/>
        </w:rPr>
        <w:t>.  A management response to the TE recommendations will be posted to the ERC within six weeks of the TE report’s completion.</w:t>
      </w:r>
    </w:p>
    <w:p w14:paraId="2391CDA6" w14:textId="77777777" w:rsidR="00A2310D" w:rsidRPr="00461640" w:rsidRDefault="00A2310D" w:rsidP="00A57B17">
      <w:pPr>
        <w:shd w:val="clear" w:color="auto" w:fill="FFFFFF" w:themeFill="background1"/>
        <w:jc w:val="both"/>
        <w:rPr>
          <w:rFonts w:ascii="Calibri" w:hAnsi="Calibri" w:cs="Calibri"/>
          <w:sz w:val="20"/>
          <w:szCs w:val="20"/>
        </w:rPr>
      </w:pPr>
    </w:p>
    <w:p w14:paraId="482A8468" w14:textId="05B47766" w:rsidR="001331CC" w:rsidRPr="00461640" w:rsidRDefault="003E3ABA" w:rsidP="00A57B17">
      <w:pPr>
        <w:shd w:val="clear" w:color="auto" w:fill="FFFFFF" w:themeFill="background1"/>
        <w:jc w:val="both"/>
        <w:rPr>
          <w:rFonts w:ascii="Calibri" w:hAnsi="Calibri"/>
          <w:i/>
          <w:sz w:val="20"/>
          <w:szCs w:val="20"/>
        </w:rPr>
      </w:pPr>
      <w:r w:rsidRPr="00461640">
        <w:rPr>
          <w:rFonts w:ascii="Calibri" w:hAnsi="Calibri" w:cs="Calibri"/>
          <w:sz w:val="20"/>
          <w:szCs w:val="20"/>
          <w:u w:val="single"/>
        </w:rPr>
        <w:t>Final Report</w:t>
      </w:r>
      <w:r w:rsidRPr="00461640">
        <w:rPr>
          <w:rFonts w:ascii="Calibri" w:hAnsi="Calibri" w:cs="Calibri"/>
          <w:sz w:val="20"/>
          <w:szCs w:val="20"/>
        </w:rPr>
        <w:t xml:space="preserve">: </w:t>
      </w:r>
    </w:p>
    <w:p w14:paraId="52FEAA7F" w14:textId="77777777" w:rsidR="003E3ABA" w:rsidRPr="00461640" w:rsidRDefault="003E3ABA" w:rsidP="00A57B17">
      <w:pPr>
        <w:shd w:val="clear" w:color="auto" w:fill="FFFFFF" w:themeFill="background1"/>
        <w:jc w:val="both"/>
        <w:rPr>
          <w:rFonts w:ascii="Calibri" w:hAnsi="Calibri" w:cs="Calibri"/>
          <w:sz w:val="20"/>
          <w:szCs w:val="20"/>
        </w:rPr>
      </w:pPr>
      <w:r w:rsidRPr="00461640">
        <w:rPr>
          <w:rFonts w:ascii="Calibri" w:hAnsi="Calibri" w:cs="Calibri"/>
          <w:sz w:val="20"/>
          <w:szCs w:val="20"/>
        </w:rPr>
        <w:t xml:space="preserve">The project’s terminal </w:t>
      </w:r>
      <w:r w:rsidR="008C2B4F" w:rsidRPr="00461640">
        <w:rPr>
          <w:rFonts w:ascii="Calibri" w:hAnsi="Calibri" w:cs="Calibri"/>
          <w:sz w:val="20"/>
          <w:szCs w:val="20"/>
        </w:rPr>
        <w:t xml:space="preserve">GEF </w:t>
      </w:r>
      <w:r w:rsidRPr="00461640">
        <w:rPr>
          <w:rFonts w:ascii="Calibri" w:hAnsi="Calibri" w:cs="Calibri"/>
          <w:sz w:val="20"/>
          <w:szCs w:val="20"/>
        </w:rPr>
        <w:t>PIR along with the terminal evaluation (TE) report and corresponding management response will serve as the</w:t>
      </w:r>
      <w:r w:rsidR="00A04E6F" w:rsidRPr="00461640">
        <w:rPr>
          <w:rFonts w:ascii="Calibri" w:hAnsi="Calibri" w:cs="Calibri"/>
          <w:sz w:val="20"/>
          <w:szCs w:val="20"/>
        </w:rPr>
        <w:t xml:space="preserve"> final project report package. </w:t>
      </w:r>
      <w:r w:rsidRPr="00461640">
        <w:rPr>
          <w:rFonts w:ascii="Calibri" w:hAnsi="Calibri" w:cs="Calibri"/>
          <w:sz w:val="20"/>
          <w:szCs w:val="20"/>
        </w:rPr>
        <w:t xml:space="preserve">The final project report package shall be discussed with the Project Board during an end-of-project review meeting to discuss lesson learned and opportunities for scaling up.    </w:t>
      </w:r>
    </w:p>
    <w:p w14:paraId="0EDFB344" w14:textId="77777777" w:rsidR="00283BAD" w:rsidRPr="00461640" w:rsidRDefault="00283BAD" w:rsidP="00A57B17">
      <w:pPr>
        <w:shd w:val="clear" w:color="auto" w:fill="FFFFFF" w:themeFill="background1"/>
        <w:jc w:val="both"/>
        <w:rPr>
          <w:rFonts w:ascii="Calibri" w:hAnsi="Calibri" w:cs="Calibri"/>
          <w:sz w:val="20"/>
          <w:szCs w:val="20"/>
        </w:rPr>
      </w:pPr>
    </w:p>
    <w:p w14:paraId="36ECE51C" w14:textId="61E84239" w:rsidR="00264073" w:rsidRDefault="00264073" w:rsidP="00A57B17">
      <w:pPr>
        <w:shd w:val="clear" w:color="auto" w:fill="FFFFFF" w:themeFill="background1"/>
        <w:jc w:val="both"/>
        <w:rPr>
          <w:rFonts w:ascii="Calibri" w:hAnsi="Calibri" w:cs="Segoe UI"/>
          <w:color w:val="000000"/>
          <w:sz w:val="20"/>
          <w:szCs w:val="20"/>
        </w:rPr>
      </w:pPr>
      <w:r w:rsidRPr="00461640">
        <w:rPr>
          <w:rFonts w:ascii="Calibri" w:hAnsi="Calibri"/>
          <w:sz w:val="20"/>
          <w:szCs w:val="20"/>
          <w:u w:val="single"/>
        </w:rPr>
        <w:t>Agreement on intellectual property rights and use of logo on the project’s deliverables and disclosure of information</w:t>
      </w:r>
      <w:r w:rsidRPr="6A841FCE">
        <w:rPr>
          <w:rFonts w:ascii="Calibri" w:hAnsi="Calibri"/>
          <w:b/>
          <w:bCs/>
          <w:sz w:val="20"/>
          <w:szCs w:val="20"/>
        </w:rPr>
        <w:t xml:space="preserve">:  </w:t>
      </w:r>
      <w:r w:rsidRPr="00461640">
        <w:rPr>
          <w:rFonts w:ascii="Calibri" w:hAnsi="Calibri"/>
          <w:sz w:val="20"/>
          <w:szCs w:val="20"/>
        </w:rPr>
        <w:t>T</w:t>
      </w:r>
      <w:r w:rsidRPr="00461640">
        <w:rPr>
          <w:rFonts w:ascii="Calibri" w:hAnsi="Calibri" w:cs="Calibri"/>
          <w:sz w:val="20"/>
          <w:szCs w:val="20"/>
        </w:rPr>
        <w: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461640">
        <w:rPr>
          <w:rStyle w:val="FootnoteReference"/>
          <w:rFonts w:ascii="Calibri" w:hAnsi="Calibri"/>
          <w:sz w:val="20"/>
          <w:szCs w:val="20"/>
        </w:rPr>
        <w:footnoteReference w:id="34"/>
      </w:r>
      <w:r w:rsidRPr="00461640">
        <w:rPr>
          <w:rFonts w:ascii="Calibri" w:hAnsi="Calibri" w:cs="Calibri"/>
          <w:sz w:val="20"/>
          <w:szCs w:val="20"/>
        </w:rPr>
        <w:t xml:space="preserve"> and</w:t>
      </w:r>
      <w:r w:rsidRPr="00461640">
        <w:rPr>
          <w:rFonts w:ascii="Calibri" w:hAnsi="Calibri" w:cs="Segoe UI"/>
          <w:color w:val="000000"/>
          <w:sz w:val="20"/>
          <w:szCs w:val="20"/>
        </w:rPr>
        <w:t xml:space="preserve"> the GEF policy on public involvement</w:t>
      </w:r>
      <w:r w:rsidRPr="00461640">
        <w:rPr>
          <w:rStyle w:val="FootnoteReference"/>
          <w:rFonts w:ascii="Calibri" w:hAnsi="Calibri"/>
          <w:color w:val="000000"/>
          <w:sz w:val="20"/>
          <w:szCs w:val="20"/>
        </w:rPr>
        <w:footnoteReference w:id="35"/>
      </w:r>
      <w:r w:rsidRPr="00461640">
        <w:rPr>
          <w:rFonts w:ascii="Calibri" w:hAnsi="Calibri" w:cs="Segoe UI"/>
          <w:color w:val="000000"/>
          <w:sz w:val="20"/>
          <w:szCs w:val="20"/>
        </w:rPr>
        <w:t xml:space="preserve">. </w:t>
      </w:r>
    </w:p>
    <w:p w14:paraId="2641613F" w14:textId="353C6DE0" w:rsidR="007C707E" w:rsidRDefault="007C707E" w:rsidP="00A57B17">
      <w:pPr>
        <w:shd w:val="clear" w:color="auto" w:fill="FFFFFF" w:themeFill="background1"/>
        <w:jc w:val="both"/>
        <w:rPr>
          <w:rFonts w:ascii="Calibri" w:hAnsi="Calibri" w:cs="Segoe UI"/>
          <w:color w:val="000000"/>
          <w:sz w:val="20"/>
          <w:szCs w:val="20"/>
        </w:rPr>
      </w:pPr>
    </w:p>
    <w:p w14:paraId="1228EBF5" w14:textId="4399EC2D" w:rsidR="007C707E" w:rsidRPr="00FA2C9A" w:rsidRDefault="007C707E" w:rsidP="007C707E">
      <w:pPr>
        <w:rPr>
          <w:rFonts w:ascii="Calibri" w:hAnsi="Calibri" w:cs="Calibri"/>
          <w:bCs/>
          <w:sz w:val="20"/>
          <w:szCs w:val="20"/>
        </w:rPr>
      </w:pPr>
      <w:r w:rsidRPr="00FA2C9A">
        <w:rPr>
          <w:rFonts w:ascii="Calibri" w:hAnsi="Calibri" w:cs="Calibri"/>
          <w:sz w:val="20"/>
          <w:szCs w:val="20"/>
        </w:rPr>
        <w:t xml:space="preserve">Interaction between the </w:t>
      </w:r>
      <w:r w:rsidR="00967029">
        <w:rPr>
          <w:rFonts w:ascii="Calibri" w:hAnsi="Calibri" w:cs="Calibri"/>
          <w:sz w:val="20"/>
          <w:szCs w:val="20"/>
        </w:rPr>
        <w:t>project</w:t>
      </w:r>
      <w:r w:rsidRPr="00FA2C9A">
        <w:rPr>
          <w:rFonts w:ascii="Calibri" w:hAnsi="Calibri" w:cs="Calibri"/>
          <w:sz w:val="20"/>
          <w:szCs w:val="20"/>
        </w:rPr>
        <w:t xml:space="preserve"> and the AMP Regional Project</w:t>
      </w:r>
      <w:r w:rsidRPr="00FA2C9A">
        <w:rPr>
          <w:rFonts w:ascii="Calibri" w:hAnsi="Calibri" w:cs="Calibri"/>
          <w:b/>
          <w:sz w:val="20"/>
          <w:szCs w:val="20"/>
        </w:rPr>
        <w:t xml:space="preserve">: </w:t>
      </w:r>
      <w:r w:rsidRPr="00FA2C9A">
        <w:rPr>
          <w:rFonts w:ascii="Calibri" w:hAnsi="Calibri" w:cs="Calibri"/>
          <w:bCs/>
          <w:sz w:val="20"/>
          <w:szCs w:val="20"/>
        </w:rPr>
        <w:t xml:space="preserve">M&amp;E is a key area of interface between the </w:t>
      </w:r>
      <w:r w:rsidR="00967029">
        <w:rPr>
          <w:rFonts w:ascii="Calibri" w:hAnsi="Calibri" w:cs="Calibri"/>
          <w:bCs/>
          <w:sz w:val="20"/>
          <w:szCs w:val="20"/>
        </w:rPr>
        <w:t>Burkina Faso</w:t>
      </w:r>
      <w:r w:rsidRPr="00FA2C9A">
        <w:rPr>
          <w:rFonts w:ascii="Calibri" w:hAnsi="Calibri" w:cs="Calibri"/>
          <w:bCs/>
          <w:sz w:val="20"/>
          <w:szCs w:val="20"/>
        </w:rPr>
        <w:t xml:space="preserve"> national project and the AMP regional Project</w:t>
      </w:r>
      <w:r w:rsidR="00967029">
        <w:rPr>
          <w:rFonts w:ascii="Calibri" w:hAnsi="Calibri" w:cs="Calibri"/>
          <w:bCs/>
          <w:sz w:val="20"/>
          <w:szCs w:val="20"/>
        </w:rPr>
        <w:t xml:space="preserve">. The latter can support the PMU </w:t>
      </w:r>
      <w:r w:rsidR="00967029" w:rsidRPr="00967029">
        <w:rPr>
          <w:rFonts w:ascii="Calibri" w:hAnsi="Calibri" w:cs="Calibri"/>
          <w:bCs/>
          <w:sz w:val="20"/>
          <w:szCs w:val="20"/>
        </w:rPr>
        <w:t xml:space="preserve">Project </w:t>
      </w:r>
      <w:r w:rsidR="00967029">
        <w:rPr>
          <w:rFonts w:ascii="Calibri" w:hAnsi="Calibri" w:cs="Calibri"/>
          <w:bCs/>
          <w:sz w:val="20"/>
          <w:szCs w:val="20"/>
        </w:rPr>
        <w:t xml:space="preserve">to undertake </w:t>
      </w:r>
      <w:r w:rsidR="00967029" w:rsidRPr="00967029">
        <w:rPr>
          <w:rFonts w:ascii="Calibri" w:hAnsi="Calibri" w:cs="Calibri"/>
          <w:bCs/>
          <w:sz w:val="20"/>
          <w:szCs w:val="20"/>
        </w:rPr>
        <w:t>planning, coordination, management, monitoring, evaluation and reporting</w:t>
      </w:r>
      <w:r w:rsidRPr="00FA2C9A">
        <w:rPr>
          <w:rFonts w:ascii="Calibri" w:hAnsi="Calibri" w:cs="Calibri"/>
          <w:bCs/>
          <w:sz w:val="20"/>
          <w:szCs w:val="20"/>
        </w:rPr>
        <w:t xml:space="preserve">. As such, details on </w:t>
      </w:r>
      <w:r w:rsidR="00967029">
        <w:rPr>
          <w:rFonts w:ascii="Calibri" w:hAnsi="Calibri" w:cs="Calibri"/>
          <w:bCs/>
          <w:sz w:val="20"/>
          <w:szCs w:val="20"/>
        </w:rPr>
        <w:t>these</w:t>
      </w:r>
      <w:r w:rsidRPr="00FA2C9A">
        <w:rPr>
          <w:rFonts w:ascii="Calibri" w:hAnsi="Calibri" w:cs="Calibri"/>
          <w:bCs/>
          <w:sz w:val="20"/>
          <w:szCs w:val="20"/>
        </w:rPr>
        <w:t xml:space="preserve"> linkages are provided in </w:t>
      </w:r>
      <w:r w:rsidRPr="00FA2C9A">
        <w:rPr>
          <w:rFonts w:ascii="Calibri" w:hAnsi="Calibri" w:cs="Calibri"/>
          <w:bCs/>
          <w:sz w:val="20"/>
          <w:szCs w:val="20"/>
        </w:rPr>
        <w:fldChar w:fldCharType="begin"/>
      </w:r>
      <w:r w:rsidRPr="00FA2C9A">
        <w:rPr>
          <w:rFonts w:ascii="Calibri" w:hAnsi="Calibri" w:cs="Calibri"/>
          <w:bCs/>
          <w:sz w:val="20"/>
          <w:szCs w:val="20"/>
        </w:rPr>
        <w:instrText xml:space="preserve"> REF _Ref74653154 \h  \* MERGEFORMAT </w:instrText>
      </w:r>
      <w:r w:rsidRPr="00FA2C9A">
        <w:rPr>
          <w:rFonts w:ascii="Calibri" w:hAnsi="Calibri" w:cs="Calibri"/>
          <w:bCs/>
          <w:sz w:val="20"/>
          <w:szCs w:val="20"/>
        </w:rPr>
      </w:r>
      <w:r w:rsidRPr="00FA2C9A">
        <w:rPr>
          <w:rFonts w:ascii="Calibri" w:hAnsi="Calibri" w:cs="Calibri"/>
          <w:bCs/>
          <w:sz w:val="20"/>
          <w:szCs w:val="20"/>
        </w:rPr>
        <w:fldChar w:fldCharType="separate"/>
      </w:r>
      <w:r w:rsidRPr="00FA2C9A">
        <w:rPr>
          <w:rFonts w:ascii="Calibri" w:hAnsi="Calibri" w:cs="Calibri"/>
          <w:bCs/>
          <w:sz w:val="20"/>
          <w:szCs w:val="20"/>
        </w:rPr>
        <w:t xml:space="preserve">Box </w:t>
      </w:r>
      <w:r w:rsidRPr="00FA2C9A">
        <w:rPr>
          <w:rFonts w:ascii="Calibri" w:hAnsi="Calibri" w:cs="Calibri"/>
          <w:bCs/>
          <w:noProof/>
          <w:sz w:val="20"/>
          <w:szCs w:val="20"/>
        </w:rPr>
        <w:t>7</w:t>
      </w:r>
      <w:r w:rsidRPr="00FA2C9A">
        <w:rPr>
          <w:rFonts w:ascii="Calibri" w:hAnsi="Calibri" w:cs="Calibri"/>
          <w:bCs/>
          <w:sz w:val="20"/>
          <w:szCs w:val="20"/>
        </w:rPr>
        <w:fldChar w:fldCharType="end"/>
      </w:r>
      <w:r w:rsidRPr="00FA2C9A">
        <w:rPr>
          <w:rFonts w:ascii="Calibri" w:hAnsi="Calibri" w:cs="Calibri"/>
          <w:bCs/>
          <w:sz w:val="20"/>
          <w:szCs w:val="20"/>
        </w:rPr>
        <w:t xml:space="preserve"> below.</w:t>
      </w:r>
      <w:r w:rsidR="00967029">
        <w:rPr>
          <w:rFonts w:ascii="Calibri" w:hAnsi="Calibri" w:cs="Calibri"/>
          <w:bCs/>
          <w:sz w:val="20"/>
          <w:szCs w:val="20"/>
        </w:rPr>
        <w:t xml:space="preserve"> </w:t>
      </w:r>
    </w:p>
    <w:p w14:paraId="46F0C668" w14:textId="77777777" w:rsidR="007C707E" w:rsidRPr="00FA2C9A" w:rsidRDefault="007C707E" w:rsidP="007C707E">
      <w:pPr>
        <w:rPr>
          <w:rFonts w:ascii="Calibri" w:hAnsi="Calibri" w:cs="Calibri"/>
          <w:color w:val="000000"/>
          <w:sz w:val="20"/>
          <w:szCs w:val="20"/>
        </w:rPr>
      </w:pPr>
    </w:p>
    <w:p w14:paraId="1DF86AA9" w14:textId="77777777" w:rsidR="007C707E" w:rsidRPr="007C707E" w:rsidRDefault="007C707E" w:rsidP="007C707E">
      <w:pPr>
        <w:pStyle w:val="Caption"/>
        <w:keepNext/>
        <w:jc w:val="both"/>
      </w:pPr>
      <w:bookmarkStart w:id="69" w:name="_Ref74653154"/>
      <w:bookmarkStart w:id="70" w:name="_Toc84428464"/>
      <w:r w:rsidRPr="007C707E">
        <w:t xml:space="preserve">Box </w:t>
      </w:r>
      <w:fldSimple w:instr=" SEQ Box \* ARABIC ">
        <w:r w:rsidRPr="007C707E">
          <w:rPr>
            <w:noProof/>
          </w:rPr>
          <w:t>7</w:t>
        </w:r>
      </w:fldSimple>
      <w:bookmarkEnd w:id="69"/>
      <w:r w:rsidRPr="007C707E">
        <w:t xml:space="preserve">: </w:t>
      </w:r>
      <w:r w:rsidRPr="00FA2C9A">
        <w:rPr>
          <w:bCs/>
          <w:iCs/>
        </w:rPr>
        <w:t>Linkages to the AMP Regional Project - M&amp;E</w:t>
      </w:r>
      <w:bookmarkEnd w:id="70"/>
    </w:p>
    <w:p w14:paraId="5E2097EE" w14:textId="77777777" w:rsidR="007C707E" w:rsidRPr="00FA2C9A" w:rsidRDefault="007C707E" w:rsidP="007C707E">
      <w:pPr>
        <w:spacing w:before="120"/>
        <w:ind w:left="1080" w:hanging="1080"/>
        <w:rPr>
          <w:rFonts w:ascii="Calibri" w:hAnsi="Calibri" w:cs="Calibri"/>
          <w:b/>
          <w:bCs/>
          <w:iCs/>
          <w:sz w:val="20"/>
          <w:szCs w:val="20"/>
        </w:rPr>
      </w:pPr>
      <w:r w:rsidRPr="00FA2C9A">
        <w:rPr>
          <w:rFonts w:ascii="Calibri" w:hAnsi="Calibri" w:cs="Calibri"/>
          <w:b/>
          <w:bCs/>
          <w:iCs/>
          <w:noProof/>
          <w:sz w:val="20"/>
          <w:szCs w:val="20"/>
        </w:rPr>
        <mc:AlternateContent>
          <mc:Choice Requires="wps">
            <w:drawing>
              <wp:inline distT="0" distB="0" distL="0" distR="0" wp14:anchorId="23716AB1" wp14:editId="5116CAFC">
                <wp:extent cx="5943600" cy="5300133"/>
                <wp:effectExtent l="0" t="0" r="12700" b="8890"/>
                <wp:docPr id="11" name="Text Box 11"/>
                <wp:cNvGraphicFramePr/>
                <a:graphic xmlns:a="http://schemas.openxmlformats.org/drawingml/2006/main">
                  <a:graphicData uri="http://schemas.microsoft.com/office/word/2010/wordprocessingShape">
                    <wps:wsp>
                      <wps:cNvSpPr txBox="1"/>
                      <wps:spPr>
                        <a:xfrm>
                          <a:off x="0" y="0"/>
                          <a:ext cx="5943600" cy="5300133"/>
                        </a:xfrm>
                        <a:prstGeom prst="rect">
                          <a:avLst/>
                        </a:prstGeom>
                        <a:solidFill>
                          <a:schemeClr val="lt1"/>
                        </a:solidFill>
                        <a:ln w="6350">
                          <a:solidFill>
                            <a:prstClr val="black"/>
                          </a:solidFill>
                        </a:ln>
                      </wps:spPr>
                      <wps:txbx>
                        <w:txbxContent>
                          <w:p w14:paraId="1B70BBA3" w14:textId="77777777" w:rsidR="00976B58" w:rsidRPr="00FA2C9A" w:rsidRDefault="00976B58" w:rsidP="007C707E">
                            <w:pPr>
                              <w:rPr>
                                <w:rFonts w:ascii="Calibri" w:hAnsi="Calibri" w:cs="Calibri"/>
                                <w:iCs/>
                                <w:sz w:val="18"/>
                                <w:szCs w:val="18"/>
                              </w:rPr>
                            </w:pPr>
                            <w:r w:rsidRPr="00FA2C9A">
                              <w:rPr>
                                <w:rFonts w:ascii="Calibri" w:hAnsi="Calibri" w:cs="Calibri"/>
                                <w:iCs/>
                                <w:sz w:val="18"/>
                                <w:szCs w:val="18"/>
                              </w:rPr>
                              <w:t xml:space="preserve">The project will </w:t>
                            </w:r>
                            <w:r w:rsidRPr="00FA2C9A">
                              <w:rPr>
                                <w:rFonts w:ascii="Calibri" w:hAnsi="Calibri" w:cs="Calibri"/>
                                <w:iCs/>
                                <w:sz w:val="18"/>
                                <w:szCs w:val="18"/>
                                <w:u w:val="single"/>
                              </w:rPr>
                              <w:t>share M&amp;E information with the AMP Regional Project as follows:</w:t>
                            </w:r>
                          </w:p>
                          <w:p w14:paraId="4EDB1C47" w14:textId="77777777" w:rsidR="00976B58" w:rsidRPr="00FA2C9A" w:rsidRDefault="00976B58" w:rsidP="007C707E">
                            <w:pPr>
                              <w:pStyle w:val="ListParagraph"/>
                              <w:numPr>
                                <w:ilvl w:val="0"/>
                                <w:numId w:val="173"/>
                              </w:numPr>
                              <w:spacing w:after="14" w:line="248" w:lineRule="auto"/>
                              <w:contextualSpacing/>
                              <w:rPr>
                                <w:rFonts w:ascii="Calibri" w:eastAsia="Times New Roman" w:hAnsi="Calibri" w:cs="Calibri"/>
                                <w:iCs/>
                                <w:sz w:val="18"/>
                                <w:szCs w:val="18"/>
                              </w:rPr>
                            </w:pPr>
                            <w:r w:rsidRPr="00FA2C9A">
                              <w:rPr>
                                <w:rFonts w:ascii="Calibri" w:eastAsia="Times New Roman" w:hAnsi="Calibri" w:cs="Calibri"/>
                                <w:iCs/>
                                <w:sz w:val="18"/>
                                <w:szCs w:val="18"/>
                              </w:rPr>
                              <w:t>The project will provide on an annual basis (and to the extent feasible if requested on an ad-hoc basis) the following M&amp;E information to the AMP regional project staff: (a) Standard reporting on all indicators in the results framework for aggregation and reporting to GEF (by the regional project) on the impacts of all participating national projects for the program as a whole; and (b) Reporting on any and all additional Key Performance Indicators (KPIs) adopted by the project under the common M&amp;E framework.</w:t>
                            </w:r>
                          </w:p>
                          <w:p w14:paraId="46D8B53F" w14:textId="77777777" w:rsidR="00976B58" w:rsidRPr="00FA2C9A" w:rsidRDefault="00976B58" w:rsidP="007C707E">
                            <w:pPr>
                              <w:spacing w:after="14" w:line="248" w:lineRule="auto"/>
                              <w:contextualSpacing/>
                              <w:rPr>
                                <w:rFonts w:ascii="Calibri" w:hAnsi="Calibri" w:cs="Calibri"/>
                                <w:iCs/>
                                <w:sz w:val="18"/>
                                <w:szCs w:val="18"/>
                              </w:rPr>
                            </w:pPr>
                          </w:p>
                          <w:p w14:paraId="02AE097B" w14:textId="77777777" w:rsidR="00976B58" w:rsidRPr="00FA2C9A" w:rsidRDefault="00976B58" w:rsidP="007C707E">
                            <w:pPr>
                              <w:rPr>
                                <w:rFonts w:ascii="Calibri" w:hAnsi="Calibri" w:cs="Calibri"/>
                                <w:iCs/>
                                <w:sz w:val="18"/>
                                <w:szCs w:val="18"/>
                                <w:u w:val="single"/>
                              </w:rPr>
                            </w:pPr>
                            <w:r w:rsidRPr="00FA2C9A">
                              <w:rPr>
                                <w:rFonts w:ascii="Calibri" w:hAnsi="Calibri" w:cs="Calibri"/>
                                <w:iCs/>
                                <w:sz w:val="18"/>
                                <w:szCs w:val="18"/>
                              </w:rPr>
                              <w:t xml:space="preserve">The project will </w:t>
                            </w:r>
                            <w:r w:rsidRPr="00FA2C9A">
                              <w:rPr>
                                <w:rFonts w:ascii="Calibri" w:hAnsi="Calibri" w:cs="Calibri"/>
                                <w:iCs/>
                                <w:sz w:val="18"/>
                                <w:szCs w:val="18"/>
                                <w:u w:val="single"/>
                              </w:rPr>
                              <w:t>receive support and guidance from the AMP Regional Project for conducting M&amp;E activities as follows:</w:t>
                            </w:r>
                          </w:p>
                          <w:p w14:paraId="69AE741F" w14:textId="77777777" w:rsidR="00976B58" w:rsidRPr="00FA2C9A" w:rsidRDefault="00976B58" w:rsidP="007C707E">
                            <w:pPr>
                              <w:pStyle w:val="ListParagraph"/>
                              <w:numPr>
                                <w:ilvl w:val="0"/>
                                <w:numId w:val="174"/>
                              </w:numPr>
                              <w:contextualSpacing/>
                              <w:rPr>
                                <w:rFonts w:ascii="Calibri" w:hAnsi="Calibri" w:cs="Calibri"/>
                                <w:iCs/>
                                <w:sz w:val="18"/>
                                <w:szCs w:val="18"/>
                              </w:rPr>
                            </w:pPr>
                            <w:r w:rsidRPr="00FA2C9A">
                              <w:rPr>
                                <w:rFonts w:ascii="Calibri" w:hAnsi="Calibri" w:cs="Calibri"/>
                                <w:b/>
                                <w:bCs/>
                                <w:iCs/>
                                <w:sz w:val="18"/>
                                <w:szCs w:val="18"/>
                              </w:rPr>
                              <w:t>Inception workshop</w:t>
                            </w:r>
                            <w:r w:rsidRPr="00FA2C9A">
                              <w:rPr>
                                <w:rFonts w:ascii="Calibri" w:hAnsi="Calibri" w:cs="Calibri"/>
                                <w:iCs/>
                                <w:sz w:val="18"/>
                                <w:szCs w:val="18"/>
                              </w:rPr>
                              <w:t>. The AMP Regional Project PMU will:</w:t>
                            </w:r>
                          </w:p>
                          <w:p w14:paraId="64A9AB32"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Provide support to the project PMU to develop content and materials to facilitate project planning activities to be completed during and after the Inception Workshop. This includes but is not limited to support for the PMU to prepare and/or update ‘</w:t>
                            </w:r>
                            <w:bookmarkStart w:id="71" w:name="_Hlk74597879"/>
                            <w:r w:rsidRPr="00FA2C9A">
                              <w:rPr>
                                <w:rFonts w:ascii="Calibri" w:hAnsi="Calibri" w:cs="Calibri"/>
                                <w:iCs/>
                                <w:sz w:val="18"/>
                                <w:szCs w:val="18"/>
                              </w:rPr>
                              <w:t xml:space="preserve">key project planning instruments’ </w:t>
                            </w:r>
                            <w:bookmarkEnd w:id="71"/>
                            <w:r w:rsidRPr="00FA2C9A">
                              <w:rPr>
                                <w:rFonts w:ascii="Calibri" w:hAnsi="Calibri" w:cs="Calibri"/>
                                <w:iCs/>
                                <w:sz w:val="18"/>
                                <w:szCs w:val="18"/>
                              </w:rPr>
                              <w:t xml:space="preserve">such as the Total Budget and Work Plan, multi-year work plan, Annual Work Plan (AWP), Monitoring Plan, and Procurement Plan, among others. </w:t>
                            </w:r>
                          </w:p>
                          <w:p w14:paraId="5C197727"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 xml:space="preserve">Participate either remotely or in-person in the Inception Workshop. </w:t>
                            </w:r>
                          </w:p>
                          <w:p w14:paraId="57FCF2C6"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Review and provide inputs to the Inception Workshop Report prior to submitting to UNDP.</w:t>
                            </w:r>
                          </w:p>
                          <w:p w14:paraId="1DFA8D71" w14:textId="77777777" w:rsidR="00976B58" w:rsidRPr="00FA2C9A" w:rsidRDefault="00976B58" w:rsidP="007C707E">
                            <w:pPr>
                              <w:pStyle w:val="ListParagraph"/>
                              <w:numPr>
                                <w:ilvl w:val="0"/>
                                <w:numId w:val="174"/>
                              </w:numPr>
                              <w:contextualSpacing/>
                              <w:rPr>
                                <w:rFonts w:ascii="Calibri" w:hAnsi="Calibri" w:cs="Calibri"/>
                                <w:iCs/>
                                <w:sz w:val="18"/>
                                <w:szCs w:val="18"/>
                              </w:rPr>
                            </w:pPr>
                            <w:r w:rsidRPr="00FA2C9A">
                              <w:rPr>
                                <w:rFonts w:ascii="Calibri" w:hAnsi="Calibri" w:cs="Calibri"/>
                                <w:b/>
                                <w:bCs/>
                                <w:iCs/>
                                <w:sz w:val="18"/>
                                <w:szCs w:val="18"/>
                              </w:rPr>
                              <w:t>Ongoing project monitoring</w:t>
                            </w:r>
                            <w:r w:rsidRPr="00FA2C9A">
                              <w:rPr>
                                <w:rFonts w:ascii="Calibri" w:hAnsi="Calibri" w:cs="Calibri"/>
                                <w:iCs/>
                                <w:sz w:val="18"/>
                                <w:szCs w:val="18"/>
                              </w:rPr>
                              <w:t>. The AMP Regional Project PMU will:</w:t>
                            </w:r>
                          </w:p>
                          <w:p w14:paraId="3010F707"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15E18C41"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Provide support to the project PMU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08CE62BF"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Review and provide feedback on reports submitted by the project PMU seeking to continuously improve the quality and ease of reporting by national projects.</w:t>
                            </w:r>
                          </w:p>
                          <w:p w14:paraId="70AEF7A6" w14:textId="77777777" w:rsidR="00976B58" w:rsidRPr="00FA2C9A" w:rsidRDefault="00976B58" w:rsidP="007C707E">
                            <w:pPr>
                              <w:pStyle w:val="ListParagraph"/>
                              <w:numPr>
                                <w:ilvl w:val="1"/>
                                <w:numId w:val="174"/>
                              </w:numPr>
                              <w:spacing w:after="160" w:line="259" w:lineRule="auto"/>
                              <w:contextualSpacing/>
                              <w:rPr>
                                <w:rFonts w:ascii="Calibri" w:hAnsi="Calibri" w:cs="Calibri"/>
                                <w:iCs/>
                                <w:sz w:val="18"/>
                                <w:szCs w:val="18"/>
                              </w:rPr>
                            </w:pPr>
                            <w:r w:rsidRPr="00FA2C9A">
                              <w:rPr>
                                <w:rFonts w:ascii="Calibri" w:hAnsi="Calibri" w:cs="Calibri"/>
                                <w:iCs/>
                                <w:sz w:val="18"/>
                                <w:szCs w:val="18"/>
                              </w:rPr>
                              <w:t>Aggregate M&amp;E data from all national projects, including Results Framework and all additional Key Performance Indicators (KPIs) adopted by the project under the common M&amp;E framework, and report back to GEF at the program level.</w:t>
                            </w:r>
                          </w:p>
                          <w:p w14:paraId="035F9957" w14:textId="77777777" w:rsidR="00976B58" w:rsidRPr="00FA2C9A" w:rsidRDefault="00976B58" w:rsidP="007C707E">
                            <w:pPr>
                              <w:pStyle w:val="ListParagraph"/>
                              <w:numPr>
                                <w:ilvl w:val="0"/>
                                <w:numId w:val="174"/>
                              </w:numPr>
                              <w:contextualSpacing/>
                              <w:rPr>
                                <w:rFonts w:ascii="Calibri" w:hAnsi="Calibri" w:cs="Calibri"/>
                                <w:iCs/>
                                <w:sz w:val="18"/>
                                <w:szCs w:val="18"/>
                              </w:rPr>
                            </w:pPr>
                            <w:r w:rsidRPr="00FA2C9A">
                              <w:rPr>
                                <w:rFonts w:ascii="Calibri" w:hAnsi="Calibri" w:cs="Calibri"/>
                                <w:b/>
                                <w:bCs/>
                                <w:iCs/>
                                <w:sz w:val="18"/>
                                <w:szCs w:val="18"/>
                              </w:rPr>
                              <w:t>Evaluations (MTR and TE)</w:t>
                            </w:r>
                            <w:r w:rsidRPr="00FA2C9A">
                              <w:rPr>
                                <w:rFonts w:ascii="Calibri" w:hAnsi="Calibri" w:cs="Calibri"/>
                                <w:iCs/>
                                <w:sz w:val="18"/>
                                <w:szCs w:val="18"/>
                              </w:rPr>
                              <w:t>. The AMP Regional Project PMU will:</w:t>
                            </w:r>
                          </w:p>
                          <w:p w14:paraId="058A3FCD"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Make available to national projects standardized terms of reference for MTR and TE as well as a roster of vetted evaluation consultants.</w:t>
                            </w:r>
                          </w:p>
                          <w:p w14:paraId="23BE60DC"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Review and provide feedback on terms of reference and draft evaluation reports shared by the project PMU to ensure project-level evaluation will be undertaken in compliance with UNDP requirements.</w:t>
                            </w:r>
                          </w:p>
                          <w:p w14:paraId="5996930A"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Make themselves available for interviews and consultation in the context of national project mid-term and terminal evaluations.</w:t>
                            </w:r>
                          </w:p>
                          <w:p w14:paraId="0093CC8A" w14:textId="77777777" w:rsidR="00976B58" w:rsidRPr="00FA2C9A" w:rsidRDefault="00976B58" w:rsidP="007C707E">
                            <w:pPr>
                              <w:rPr>
                                <w:rFonts w:ascii="Calibri" w:hAnsi="Calibri" w:cs="Calibri"/>
                                <w:sz w:val="18"/>
                                <w:szCs w:val="18"/>
                              </w:rPr>
                            </w:pPr>
                          </w:p>
                          <w:p w14:paraId="411A7ECF" w14:textId="77777777" w:rsidR="00976B58" w:rsidRPr="00FA2C9A" w:rsidRDefault="00976B58" w:rsidP="007C707E">
                            <w:pPr>
                              <w:rPr>
                                <w:rFonts w:ascii="Calibri" w:hAnsi="Calibri" w:cs="Calibri"/>
                                <w:iCs/>
                                <w:sz w:val="18"/>
                                <w:szCs w:val="18"/>
                                <w:u w:val="single"/>
                              </w:rPr>
                            </w:pPr>
                          </w:p>
                          <w:p w14:paraId="307F9947" w14:textId="77777777" w:rsidR="00976B58" w:rsidRPr="00FA2C9A" w:rsidRDefault="00976B58" w:rsidP="007C707E">
                            <w:pPr>
                              <w:pStyle w:val="ListParagraph"/>
                              <w:ind w:left="360"/>
                              <w:rPr>
                                <w:rFonts w:ascii="Calibri" w:hAnsi="Calibri" w:cs="Calibri"/>
                                <w:iCs/>
                                <w:sz w:val="18"/>
                                <w:szCs w:val="18"/>
                              </w:rPr>
                            </w:pPr>
                          </w:p>
                          <w:p w14:paraId="2A280213" w14:textId="77777777" w:rsidR="00976B58" w:rsidRPr="00FA2C9A" w:rsidRDefault="00976B58" w:rsidP="007C707E">
                            <w:pPr>
                              <w:spacing w:after="14" w:line="248" w:lineRule="auto"/>
                              <w:contextualSpacing/>
                              <w:rPr>
                                <w:rFonts w:ascii="Calibri" w:hAnsi="Calibri" w:cs="Calibri"/>
                                <w:iCs/>
                                <w:sz w:val="18"/>
                                <w:szCs w:val="18"/>
                              </w:rPr>
                            </w:pPr>
                          </w:p>
                          <w:p w14:paraId="5BE45F1A" w14:textId="77777777" w:rsidR="00976B58" w:rsidRPr="00FA2C9A" w:rsidRDefault="00976B58" w:rsidP="007C707E">
                            <w:pPr>
                              <w:rPr>
                                <w:rFonts w:ascii="Calibri" w:hAnsi="Calibri" w:cs="Calibr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3716AB1" id="Text Box 11" o:spid="_x0000_s1027" type="#_x0000_t202" style="width:468pt;height:41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" fillcolor="white [3201]" strokeweight=".5pt">
                <v:textbox>
                  <w:txbxContent>
                    <w:p w14:paraId="1B70BBA3" w14:textId="77777777" w:rsidR="00976B58" w:rsidRPr="00FA2C9A" w:rsidRDefault="00976B58" w:rsidP="007C707E">
                      <w:pPr>
                        <w:rPr>
                          <w:rFonts w:ascii="Calibri" w:hAnsi="Calibri" w:cs="Calibri"/>
                          <w:iCs/>
                          <w:sz w:val="18"/>
                          <w:szCs w:val="18"/>
                        </w:rPr>
                      </w:pPr>
                      <w:r w:rsidRPr="00FA2C9A">
                        <w:rPr>
                          <w:rFonts w:ascii="Calibri" w:hAnsi="Calibri" w:cs="Calibri"/>
                          <w:iCs/>
                          <w:sz w:val="18"/>
                          <w:szCs w:val="18"/>
                        </w:rPr>
                        <w:t xml:space="preserve">The project will </w:t>
                      </w:r>
                      <w:r w:rsidRPr="00FA2C9A">
                        <w:rPr>
                          <w:rFonts w:ascii="Calibri" w:hAnsi="Calibri" w:cs="Calibri"/>
                          <w:iCs/>
                          <w:sz w:val="18"/>
                          <w:szCs w:val="18"/>
                          <w:u w:val="single"/>
                        </w:rPr>
                        <w:t>share M&amp;E information with the AMP Regional Project as follows:</w:t>
                      </w:r>
                    </w:p>
                    <w:p w14:paraId="4EDB1C47" w14:textId="77777777" w:rsidR="00976B58" w:rsidRPr="00FA2C9A" w:rsidRDefault="00976B58" w:rsidP="007C707E">
                      <w:pPr>
                        <w:pStyle w:val="ListParagraph"/>
                        <w:numPr>
                          <w:ilvl w:val="0"/>
                          <w:numId w:val="173"/>
                        </w:numPr>
                        <w:spacing w:after="14" w:line="248" w:lineRule="auto"/>
                        <w:contextualSpacing/>
                        <w:rPr>
                          <w:rFonts w:ascii="Calibri" w:eastAsia="Times New Roman" w:hAnsi="Calibri" w:cs="Calibri"/>
                          <w:iCs/>
                          <w:sz w:val="18"/>
                          <w:szCs w:val="18"/>
                        </w:rPr>
                      </w:pPr>
                      <w:r w:rsidRPr="00FA2C9A">
                        <w:rPr>
                          <w:rFonts w:ascii="Calibri" w:eastAsia="Times New Roman" w:hAnsi="Calibri" w:cs="Calibri"/>
                          <w:iCs/>
                          <w:sz w:val="18"/>
                          <w:szCs w:val="18"/>
                        </w:rPr>
                        <w:t>The project will provide on an annual basis (and to the extent feasible if requested on an ad-hoc basis) the following M&amp;E information to the AMP regional project staff: (a) Standard reporting on all indicators in the results framework for aggregation and reporting to GEF (by the regional project) on the impacts of all participating national projects for the program as a whole; and (b) Reporting on any and all additional Key Performance Indicators (KPIs) adopted by the project under the common M&amp;E framework.</w:t>
                      </w:r>
                    </w:p>
                    <w:p w14:paraId="46D8B53F" w14:textId="77777777" w:rsidR="00976B58" w:rsidRPr="00FA2C9A" w:rsidRDefault="00976B58" w:rsidP="007C707E">
                      <w:pPr>
                        <w:spacing w:after="14" w:line="248" w:lineRule="auto"/>
                        <w:contextualSpacing/>
                        <w:rPr>
                          <w:rFonts w:ascii="Calibri" w:hAnsi="Calibri" w:cs="Calibri"/>
                          <w:iCs/>
                          <w:sz w:val="18"/>
                          <w:szCs w:val="18"/>
                        </w:rPr>
                      </w:pPr>
                    </w:p>
                    <w:p w14:paraId="02AE097B" w14:textId="77777777" w:rsidR="00976B58" w:rsidRPr="00FA2C9A" w:rsidRDefault="00976B58" w:rsidP="007C707E">
                      <w:pPr>
                        <w:rPr>
                          <w:rFonts w:ascii="Calibri" w:hAnsi="Calibri" w:cs="Calibri"/>
                          <w:iCs/>
                          <w:sz w:val="18"/>
                          <w:szCs w:val="18"/>
                          <w:u w:val="single"/>
                        </w:rPr>
                      </w:pPr>
                      <w:r w:rsidRPr="00FA2C9A">
                        <w:rPr>
                          <w:rFonts w:ascii="Calibri" w:hAnsi="Calibri" w:cs="Calibri"/>
                          <w:iCs/>
                          <w:sz w:val="18"/>
                          <w:szCs w:val="18"/>
                        </w:rPr>
                        <w:t xml:space="preserve">The project will </w:t>
                      </w:r>
                      <w:r w:rsidRPr="00FA2C9A">
                        <w:rPr>
                          <w:rFonts w:ascii="Calibri" w:hAnsi="Calibri" w:cs="Calibri"/>
                          <w:iCs/>
                          <w:sz w:val="18"/>
                          <w:szCs w:val="18"/>
                          <w:u w:val="single"/>
                        </w:rPr>
                        <w:t>receive support and guidance from the AMP Regional Project for conducting M&amp;E activities as follows:</w:t>
                      </w:r>
                    </w:p>
                    <w:p w14:paraId="69AE741F" w14:textId="77777777" w:rsidR="00976B58" w:rsidRPr="00FA2C9A" w:rsidRDefault="00976B58" w:rsidP="007C707E">
                      <w:pPr>
                        <w:pStyle w:val="ListParagraph"/>
                        <w:numPr>
                          <w:ilvl w:val="0"/>
                          <w:numId w:val="174"/>
                        </w:numPr>
                        <w:contextualSpacing/>
                        <w:rPr>
                          <w:rFonts w:ascii="Calibri" w:hAnsi="Calibri" w:cs="Calibri"/>
                          <w:iCs/>
                          <w:sz w:val="18"/>
                          <w:szCs w:val="18"/>
                        </w:rPr>
                      </w:pPr>
                      <w:r w:rsidRPr="00FA2C9A">
                        <w:rPr>
                          <w:rFonts w:ascii="Calibri" w:hAnsi="Calibri" w:cs="Calibri"/>
                          <w:b/>
                          <w:bCs/>
                          <w:iCs/>
                          <w:sz w:val="18"/>
                          <w:szCs w:val="18"/>
                        </w:rPr>
                        <w:t>Inception workshop</w:t>
                      </w:r>
                      <w:r w:rsidRPr="00FA2C9A">
                        <w:rPr>
                          <w:rFonts w:ascii="Calibri" w:hAnsi="Calibri" w:cs="Calibri"/>
                          <w:iCs/>
                          <w:sz w:val="18"/>
                          <w:szCs w:val="18"/>
                        </w:rPr>
                        <w:t>. The AMP Regional Project PMU will:</w:t>
                      </w:r>
                    </w:p>
                    <w:p w14:paraId="64A9AB32"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Provide support to the project PMU to develop content and materials to facilitate project planning activities to be completed during and after the Inception Workshop. This includes but is not limited to support for the PMU to prepare and/or update ‘</w:t>
                      </w:r>
                      <w:bookmarkStart w:id="316" w:name="_Hlk74597879"/>
                      <w:r w:rsidRPr="00FA2C9A">
                        <w:rPr>
                          <w:rFonts w:ascii="Calibri" w:hAnsi="Calibri" w:cs="Calibri"/>
                          <w:iCs/>
                          <w:sz w:val="18"/>
                          <w:szCs w:val="18"/>
                        </w:rPr>
                        <w:t xml:space="preserve">key project planning instruments’ </w:t>
                      </w:r>
                      <w:bookmarkEnd w:id="316"/>
                      <w:r w:rsidRPr="00FA2C9A">
                        <w:rPr>
                          <w:rFonts w:ascii="Calibri" w:hAnsi="Calibri" w:cs="Calibri"/>
                          <w:iCs/>
                          <w:sz w:val="18"/>
                          <w:szCs w:val="18"/>
                        </w:rPr>
                        <w:t xml:space="preserve">such as the Total Budget and Work Plan, multi-year work plan, Annual Work Plan (AWP), Monitoring Plan, and Procurement Plan, among others. </w:t>
                      </w:r>
                    </w:p>
                    <w:p w14:paraId="5C197727"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 xml:space="preserve">Participate either remotely or in-person in the Inception Workshop. </w:t>
                      </w:r>
                    </w:p>
                    <w:p w14:paraId="57FCF2C6"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Review and provide inputs to the Inception Workshop Report prior to submitting to UNDP.</w:t>
                      </w:r>
                    </w:p>
                    <w:p w14:paraId="1DFA8D71" w14:textId="77777777" w:rsidR="00976B58" w:rsidRPr="00FA2C9A" w:rsidRDefault="00976B58" w:rsidP="007C707E">
                      <w:pPr>
                        <w:pStyle w:val="ListParagraph"/>
                        <w:numPr>
                          <w:ilvl w:val="0"/>
                          <w:numId w:val="174"/>
                        </w:numPr>
                        <w:contextualSpacing/>
                        <w:rPr>
                          <w:rFonts w:ascii="Calibri" w:hAnsi="Calibri" w:cs="Calibri"/>
                          <w:iCs/>
                          <w:sz w:val="18"/>
                          <w:szCs w:val="18"/>
                        </w:rPr>
                      </w:pPr>
                      <w:r w:rsidRPr="00FA2C9A">
                        <w:rPr>
                          <w:rFonts w:ascii="Calibri" w:hAnsi="Calibri" w:cs="Calibri"/>
                          <w:b/>
                          <w:bCs/>
                          <w:iCs/>
                          <w:sz w:val="18"/>
                          <w:szCs w:val="18"/>
                        </w:rPr>
                        <w:t>Ongoing project monitoring</w:t>
                      </w:r>
                      <w:r w:rsidRPr="00FA2C9A">
                        <w:rPr>
                          <w:rFonts w:ascii="Calibri" w:hAnsi="Calibri" w:cs="Calibri"/>
                          <w:iCs/>
                          <w:sz w:val="18"/>
                          <w:szCs w:val="18"/>
                        </w:rPr>
                        <w:t>. The AMP Regional Project PMU will:</w:t>
                      </w:r>
                    </w:p>
                    <w:p w14:paraId="3010F707"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15E18C41"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Provide support to the project PMU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08CE62BF"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Review and provide feedback on reports submitted by the project PMU seeking to continuously improve the quality and ease of reporting by national projects.</w:t>
                      </w:r>
                    </w:p>
                    <w:p w14:paraId="70AEF7A6" w14:textId="77777777" w:rsidR="00976B58" w:rsidRPr="00FA2C9A" w:rsidRDefault="00976B58" w:rsidP="007C707E">
                      <w:pPr>
                        <w:pStyle w:val="ListParagraph"/>
                        <w:numPr>
                          <w:ilvl w:val="1"/>
                          <w:numId w:val="174"/>
                        </w:numPr>
                        <w:spacing w:after="160" w:line="259" w:lineRule="auto"/>
                        <w:contextualSpacing/>
                        <w:rPr>
                          <w:rFonts w:ascii="Calibri" w:hAnsi="Calibri" w:cs="Calibri"/>
                          <w:iCs/>
                          <w:sz w:val="18"/>
                          <w:szCs w:val="18"/>
                        </w:rPr>
                      </w:pPr>
                      <w:r w:rsidRPr="00FA2C9A">
                        <w:rPr>
                          <w:rFonts w:ascii="Calibri" w:hAnsi="Calibri" w:cs="Calibri"/>
                          <w:iCs/>
                          <w:sz w:val="18"/>
                          <w:szCs w:val="18"/>
                        </w:rPr>
                        <w:t>Aggregate M&amp;E data from all national projects, including Results Framework and all additional Key Performance Indicators (KPIs) adopted by the project under the common M&amp;E framework, and report back to GEF at the program level.</w:t>
                      </w:r>
                    </w:p>
                    <w:p w14:paraId="035F9957" w14:textId="77777777" w:rsidR="00976B58" w:rsidRPr="00FA2C9A" w:rsidRDefault="00976B58" w:rsidP="007C707E">
                      <w:pPr>
                        <w:pStyle w:val="ListParagraph"/>
                        <w:numPr>
                          <w:ilvl w:val="0"/>
                          <w:numId w:val="174"/>
                        </w:numPr>
                        <w:contextualSpacing/>
                        <w:rPr>
                          <w:rFonts w:ascii="Calibri" w:hAnsi="Calibri" w:cs="Calibri"/>
                          <w:iCs/>
                          <w:sz w:val="18"/>
                          <w:szCs w:val="18"/>
                        </w:rPr>
                      </w:pPr>
                      <w:r w:rsidRPr="00FA2C9A">
                        <w:rPr>
                          <w:rFonts w:ascii="Calibri" w:hAnsi="Calibri" w:cs="Calibri"/>
                          <w:b/>
                          <w:bCs/>
                          <w:iCs/>
                          <w:sz w:val="18"/>
                          <w:szCs w:val="18"/>
                        </w:rPr>
                        <w:t>Evaluations (MTR and TE)</w:t>
                      </w:r>
                      <w:r w:rsidRPr="00FA2C9A">
                        <w:rPr>
                          <w:rFonts w:ascii="Calibri" w:hAnsi="Calibri" w:cs="Calibri"/>
                          <w:iCs/>
                          <w:sz w:val="18"/>
                          <w:szCs w:val="18"/>
                        </w:rPr>
                        <w:t>. The AMP Regional Project PMU will:</w:t>
                      </w:r>
                    </w:p>
                    <w:p w14:paraId="058A3FCD"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Make available to national projects standardized terms of reference for MTR and TE as well as a roster of vetted evaluation consultants.</w:t>
                      </w:r>
                    </w:p>
                    <w:p w14:paraId="23BE60DC"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Review and provide feedback on terms of reference and draft evaluation reports shared by the project PMU to ensure project-level evaluation will be undertaken in compliance with UNDP requirements.</w:t>
                      </w:r>
                    </w:p>
                    <w:p w14:paraId="5996930A" w14:textId="77777777" w:rsidR="00976B58" w:rsidRPr="00FA2C9A" w:rsidRDefault="00976B58" w:rsidP="007C707E">
                      <w:pPr>
                        <w:pStyle w:val="ListParagraph"/>
                        <w:numPr>
                          <w:ilvl w:val="1"/>
                          <w:numId w:val="174"/>
                        </w:numPr>
                        <w:contextualSpacing/>
                        <w:rPr>
                          <w:rFonts w:ascii="Calibri" w:hAnsi="Calibri" w:cs="Calibri"/>
                          <w:iCs/>
                          <w:sz w:val="18"/>
                          <w:szCs w:val="18"/>
                        </w:rPr>
                      </w:pPr>
                      <w:r w:rsidRPr="00FA2C9A">
                        <w:rPr>
                          <w:rFonts w:ascii="Calibri" w:hAnsi="Calibri" w:cs="Calibri"/>
                          <w:iCs/>
                          <w:sz w:val="18"/>
                          <w:szCs w:val="18"/>
                        </w:rPr>
                        <w:t>Make themselves available for interviews and consultation in the context of national project mid-term and terminal evaluations.</w:t>
                      </w:r>
                    </w:p>
                    <w:p w14:paraId="0093CC8A" w14:textId="77777777" w:rsidR="00976B58" w:rsidRPr="00FA2C9A" w:rsidRDefault="00976B58" w:rsidP="007C707E">
                      <w:pPr>
                        <w:rPr>
                          <w:rFonts w:ascii="Calibri" w:hAnsi="Calibri" w:cs="Calibri"/>
                          <w:sz w:val="18"/>
                          <w:szCs w:val="18"/>
                        </w:rPr>
                      </w:pPr>
                    </w:p>
                    <w:p w14:paraId="411A7ECF" w14:textId="77777777" w:rsidR="00976B58" w:rsidRPr="00FA2C9A" w:rsidRDefault="00976B58" w:rsidP="007C707E">
                      <w:pPr>
                        <w:rPr>
                          <w:rFonts w:ascii="Calibri" w:hAnsi="Calibri" w:cs="Calibri"/>
                          <w:iCs/>
                          <w:sz w:val="18"/>
                          <w:szCs w:val="18"/>
                          <w:u w:val="single"/>
                        </w:rPr>
                      </w:pPr>
                    </w:p>
                    <w:p w14:paraId="307F9947" w14:textId="77777777" w:rsidR="00976B58" w:rsidRPr="00FA2C9A" w:rsidRDefault="00976B58" w:rsidP="007C707E">
                      <w:pPr>
                        <w:pStyle w:val="ListParagraph"/>
                        <w:ind w:left="360"/>
                        <w:rPr>
                          <w:rFonts w:ascii="Calibri" w:hAnsi="Calibri" w:cs="Calibri"/>
                          <w:iCs/>
                          <w:sz w:val="18"/>
                          <w:szCs w:val="18"/>
                        </w:rPr>
                      </w:pPr>
                    </w:p>
                    <w:p w14:paraId="2A280213" w14:textId="77777777" w:rsidR="00976B58" w:rsidRPr="00FA2C9A" w:rsidRDefault="00976B58" w:rsidP="007C707E">
                      <w:pPr>
                        <w:spacing w:after="14" w:line="248" w:lineRule="auto"/>
                        <w:contextualSpacing/>
                        <w:rPr>
                          <w:rFonts w:ascii="Calibri" w:hAnsi="Calibri" w:cs="Calibri"/>
                          <w:iCs/>
                          <w:sz w:val="18"/>
                          <w:szCs w:val="18"/>
                        </w:rPr>
                      </w:pPr>
                    </w:p>
                    <w:p w14:paraId="5BE45F1A" w14:textId="77777777" w:rsidR="00976B58" w:rsidRPr="00FA2C9A" w:rsidRDefault="00976B58" w:rsidP="007C707E">
                      <w:pPr>
                        <w:rPr>
                          <w:rFonts w:ascii="Calibri" w:hAnsi="Calibri" w:cs="Calibri"/>
                          <w:sz w:val="18"/>
                          <w:szCs w:val="18"/>
                        </w:rPr>
                      </w:pPr>
                    </w:p>
                  </w:txbxContent>
                </v:textbox>
                <w10:anchorlock/>
              </v:shape>
            </w:pict>
          </mc:Fallback>
        </mc:AlternateContent>
      </w:r>
    </w:p>
    <w:p w14:paraId="6A5008DB" w14:textId="77777777" w:rsidR="007C707E" w:rsidRPr="00461640" w:rsidRDefault="007C707E" w:rsidP="00A57B17">
      <w:pPr>
        <w:shd w:val="clear" w:color="auto" w:fill="FFFFFF" w:themeFill="background1"/>
        <w:jc w:val="both"/>
        <w:rPr>
          <w:rFonts w:ascii="Calibri" w:hAnsi="Calibri" w:cs="Segoe UI"/>
          <w:color w:val="000000"/>
          <w:sz w:val="20"/>
          <w:szCs w:val="20"/>
        </w:rPr>
      </w:pPr>
    </w:p>
    <w:p w14:paraId="391E3FDC" w14:textId="77777777" w:rsidR="00264073" w:rsidRDefault="00264073" w:rsidP="001354E3">
      <w:pPr>
        <w:rPr>
          <w:rFonts w:cs="Arial"/>
          <w:noProof/>
          <w:szCs w:val="20"/>
          <w:u w:val="single"/>
          <w:lang w:eastAsia="zh-CN"/>
        </w:rPr>
      </w:pPr>
    </w:p>
    <w:p w14:paraId="5884A8D9" w14:textId="056747C2" w:rsidR="003E3ABA" w:rsidRDefault="003E3ABA" w:rsidP="001354E3">
      <w:pPr>
        <w:rPr>
          <w:rFonts w:cs="Calibri"/>
          <w:szCs w:val="20"/>
        </w:rPr>
      </w:pPr>
    </w:p>
    <w:tbl>
      <w:tblPr>
        <w:tblW w:w="5000" w:type="pct"/>
        <w:tblLook w:val="04A0" w:firstRow="1" w:lastRow="0" w:firstColumn="1" w:lastColumn="0" w:noHBand="0" w:noVBand="1"/>
      </w:tblPr>
      <w:tblGrid>
        <w:gridCol w:w="2684"/>
        <w:gridCol w:w="1738"/>
        <w:gridCol w:w="1085"/>
        <w:gridCol w:w="1232"/>
        <w:gridCol w:w="2601"/>
      </w:tblGrid>
      <w:tr w:rsidR="003F2EF8" w:rsidRPr="003F2EF8" w14:paraId="58126F41" w14:textId="77777777" w:rsidTr="003F2EF8">
        <w:trPr>
          <w:trHeight w:val="320"/>
        </w:trPr>
        <w:tc>
          <w:tcPr>
            <w:tcW w:w="11820" w:type="dxa"/>
            <w:gridSpan w:val="5"/>
            <w:tcBorders>
              <w:top w:val="single" w:sz="8" w:space="0" w:color="auto"/>
              <w:left w:val="single" w:sz="8" w:space="0" w:color="auto"/>
              <w:bottom w:val="nil"/>
              <w:right w:val="single" w:sz="8" w:space="0" w:color="000000"/>
            </w:tcBorders>
            <w:shd w:val="clear" w:color="000000" w:fill="BFBFBF"/>
            <w:vAlign w:val="center"/>
            <w:hideMark/>
          </w:tcPr>
          <w:p w14:paraId="66AEB995" w14:textId="77777777" w:rsidR="003F2EF8" w:rsidRPr="003F2EF8" w:rsidRDefault="003F2EF8" w:rsidP="003F2EF8">
            <w:pPr>
              <w:rPr>
                <w:rFonts w:ascii="Calibri" w:hAnsi="Calibri" w:cs="Calibri"/>
                <w:b/>
                <w:bCs/>
                <w:color w:val="000000"/>
                <w:sz w:val="18"/>
                <w:szCs w:val="18"/>
                <w:lang w:eastAsia="en-GB"/>
              </w:rPr>
            </w:pPr>
            <w:r w:rsidRPr="003F2EF8">
              <w:rPr>
                <w:rFonts w:ascii="Calibri" w:hAnsi="Calibri" w:cs="Calibri"/>
                <w:b/>
                <w:bCs/>
                <w:color w:val="000000"/>
                <w:sz w:val="18"/>
                <w:szCs w:val="18"/>
                <w:lang w:eastAsia="en-GB"/>
              </w:rPr>
              <w:t xml:space="preserve">Monitoring and Evaluation Plan and Budget: </w:t>
            </w:r>
          </w:p>
        </w:tc>
      </w:tr>
      <w:tr w:rsidR="003F2EF8" w:rsidRPr="003F2EF8" w14:paraId="63792FA9" w14:textId="77777777" w:rsidTr="003F2EF8">
        <w:trPr>
          <w:trHeight w:val="2400"/>
        </w:trPr>
        <w:tc>
          <w:tcPr>
            <w:tcW w:w="11820" w:type="dxa"/>
            <w:gridSpan w:val="5"/>
            <w:tcBorders>
              <w:top w:val="nil"/>
              <w:left w:val="single" w:sz="8" w:space="0" w:color="auto"/>
              <w:bottom w:val="single" w:sz="8" w:space="0" w:color="auto"/>
              <w:right w:val="single" w:sz="8" w:space="0" w:color="000000"/>
            </w:tcBorders>
            <w:shd w:val="clear" w:color="000000" w:fill="BFBFBF"/>
            <w:vAlign w:val="center"/>
            <w:hideMark/>
          </w:tcPr>
          <w:p w14:paraId="5643008E" w14:textId="77777777" w:rsidR="003F2EF8" w:rsidRPr="003F2EF8" w:rsidRDefault="003F2EF8" w:rsidP="003F2EF8">
            <w:pPr>
              <w:rPr>
                <w:rFonts w:ascii="Calibri" w:hAnsi="Calibri" w:cs="Calibri"/>
                <w:color w:val="000000"/>
                <w:sz w:val="18"/>
                <w:szCs w:val="18"/>
                <w:lang w:eastAsia="en-GB"/>
              </w:rPr>
            </w:pPr>
            <w:r w:rsidRPr="003F2EF8">
              <w:rPr>
                <w:rFonts w:ascii="Calibri" w:hAnsi="Calibri" w:cs="Calibri"/>
                <w:color w:val="000000"/>
                <w:sz w:val="18"/>
                <w:szCs w:val="18"/>
                <w:lang w:eastAsia="en-GB"/>
              </w:rPr>
              <w:t>This M&amp;E plan and budget provides a breakdown of costs for M&amp;E activities to be led by the Project Management Unit during project implementation. These costs are included in Component 4 of the Results Framework and TBWP. For ease of reporting M&amp;E costs, please include all costs reported in the M&amp;E plan under the one technical component. The oversight and participation of the UNDP Country Office/Regional technical advisors/HQ Units are not included as these are covered by the GEF Fee.</w:t>
            </w:r>
          </w:p>
        </w:tc>
      </w:tr>
      <w:tr w:rsidR="003F2EF8" w:rsidRPr="003F2EF8" w14:paraId="60D7793C" w14:textId="77777777" w:rsidTr="003F2EF8">
        <w:trPr>
          <w:trHeight w:val="460"/>
        </w:trPr>
        <w:tc>
          <w:tcPr>
            <w:tcW w:w="3420" w:type="dxa"/>
            <w:tcBorders>
              <w:top w:val="nil"/>
              <w:left w:val="single" w:sz="8" w:space="0" w:color="auto"/>
              <w:bottom w:val="single" w:sz="8" w:space="0" w:color="auto"/>
              <w:right w:val="single" w:sz="8" w:space="0" w:color="auto"/>
            </w:tcBorders>
            <w:shd w:val="clear" w:color="000000" w:fill="BFBFBF"/>
            <w:vAlign w:val="center"/>
            <w:hideMark/>
          </w:tcPr>
          <w:p w14:paraId="3B264BB3" w14:textId="77777777" w:rsidR="003F2EF8" w:rsidRPr="003F2EF8" w:rsidRDefault="003F2EF8" w:rsidP="003F2EF8">
            <w:pPr>
              <w:rPr>
                <w:rFonts w:ascii="Calibri" w:hAnsi="Calibri" w:cs="Calibri"/>
                <w:b/>
                <w:bCs/>
                <w:color w:val="000000"/>
                <w:sz w:val="18"/>
                <w:szCs w:val="18"/>
                <w:lang w:eastAsia="en-GB"/>
              </w:rPr>
            </w:pPr>
            <w:r w:rsidRPr="003F2EF8">
              <w:rPr>
                <w:rFonts w:ascii="Calibri" w:hAnsi="Calibri" w:cs="Calibri"/>
                <w:b/>
                <w:bCs/>
                <w:color w:val="000000"/>
                <w:sz w:val="18"/>
                <w:szCs w:val="18"/>
                <w:lang w:eastAsia="en-GB"/>
              </w:rPr>
              <w:t>GEF M&amp;E requirements</w:t>
            </w:r>
          </w:p>
        </w:tc>
        <w:tc>
          <w:tcPr>
            <w:tcW w:w="2200" w:type="dxa"/>
            <w:tcBorders>
              <w:top w:val="nil"/>
              <w:left w:val="nil"/>
              <w:bottom w:val="single" w:sz="8" w:space="0" w:color="auto"/>
              <w:right w:val="single" w:sz="8" w:space="0" w:color="auto"/>
            </w:tcBorders>
            <w:shd w:val="clear" w:color="000000" w:fill="BFBFBF"/>
            <w:vAlign w:val="center"/>
            <w:hideMark/>
          </w:tcPr>
          <w:p w14:paraId="4732DBAF" w14:textId="77777777" w:rsidR="003F2EF8" w:rsidRPr="003F2EF8" w:rsidRDefault="003F2EF8" w:rsidP="003F2EF8">
            <w:pPr>
              <w:rPr>
                <w:rFonts w:ascii="Calibri" w:hAnsi="Calibri" w:cs="Calibri"/>
                <w:b/>
                <w:bCs/>
                <w:color w:val="000000"/>
                <w:sz w:val="18"/>
                <w:szCs w:val="18"/>
                <w:lang w:eastAsia="en-GB"/>
              </w:rPr>
            </w:pPr>
            <w:r w:rsidRPr="003F2EF8">
              <w:rPr>
                <w:rFonts w:ascii="Calibri" w:hAnsi="Calibri" w:cs="Calibri"/>
                <w:b/>
                <w:bCs/>
                <w:color w:val="000000"/>
                <w:sz w:val="18"/>
                <w:szCs w:val="18"/>
                <w:lang w:eastAsia="en-GB"/>
              </w:rPr>
              <w:t>Indicative costs (US$)</w:t>
            </w:r>
          </w:p>
        </w:tc>
        <w:tc>
          <w:tcPr>
            <w:tcW w:w="1300" w:type="dxa"/>
            <w:tcBorders>
              <w:top w:val="nil"/>
              <w:left w:val="nil"/>
              <w:bottom w:val="single" w:sz="8" w:space="0" w:color="auto"/>
              <w:right w:val="single" w:sz="8" w:space="0" w:color="auto"/>
            </w:tcBorders>
            <w:shd w:val="clear" w:color="000000" w:fill="BFBFBF"/>
            <w:vAlign w:val="center"/>
            <w:hideMark/>
          </w:tcPr>
          <w:p w14:paraId="05229142" w14:textId="77777777" w:rsidR="003F2EF8" w:rsidRPr="003F2EF8" w:rsidRDefault="003F2EF8" w:rsidP="003F2EF8">
            <w:pPr>
              <w:jc w:val="center"/>
              <w:rPr>
                <w:rFonts w:ascii="Calibri" w:hAnsi="Calibri" w:cs="Calibri"/>
                <w:b/>
                <w:bCs/>
                <w:color w:val="000000"/>
                <w:sz w:val="18"/>
                <w:szCs w:val="18"/>
                <w:lang w:eastAsia="en-GB"/>
              </w:rPr>
            </w:pPr>
            <w:r w:rsidRPr="003F2EF8">
              <w:rPr>
                <w:rFonts w:ascii="Calibri" w:hAnsi="Calibri" w:cs="Calibri"/>
                <w:b/>
                <w:bCs/>
                <w:color w:val="000000"/>
                <w:sz w:val="18"/>
                <w:szCs w:val="18"/>
                <w:lang w:eastAsia="en-GB"/>
              </w:rPr>
              <w:t>GEF (US$)</w:t>
            </w:r>
          </w:p>
        </w:tc>
        <w:tc>
          <w:tcPr>
            <w:tcW w:w="1480" w:type="dxa"/>
            <w:tcBorders>
              <w:top w:val="nil"/>
              <w:left w:val="nil"/>
              <w:bottom w:val="single" w:sz="8" w:space="0" w:color="auto"/>
              <w:right w:val="single" w:sz="8" w:space="0" w:color="auto"/>
            </w:tcBorders>
            <w:shd w:val="clear" w:color="000000" w:fill="BFBFBF"/>
            <w:vAlign w:val="center"/>
            <w:hideMark/>
          </w:tcPr>
          <w:p w14:paraId="1A2B4BCC" w14:textId="77777777" w:rsidR="003F2EF8" w:rsidRPr="003F2EF8" w:rsidRDefault="003F2EF8" w:rsidP="003F2EF8">
            <w:pPr>
              <w:jc w:val="center"/>
              <w:rPr>
                <w:rFonts w:ascii="Calibri" w:hAnsi="Calibri" w:cs="Calibri"/>
                <w:b/>
                <w:bCs/>
                <w:color w:val="000000"/>
                <w:sz w:val="18"/>
                <w:szCs w:val="18"/>
                <w:lang w:eastAsia="en-GB"/>
              </w:rPr>
            </w:pPr>
            <w:r w:rsidRPr="003F2EF8">
              <w:rPr>
                <w:rFonts w:ascii="Calibri" w:hAnsi="Calibri" w:cs="Calibri"/>
                <w:b/>
                <w:bCs/>
                <w:color w:val="000000"/>
                <w:sz w:val="18"/>
                <w:szCs w:val="18"/>
                <w:lang w:eastAsia="en-GB"/>
              </w:rPr>
              <w:t>UNDP (US$)</w:t>
            </w:r>
          </w:p>
        </w:tc>
        <w:tc>
          <w:tcPr>
            <w:tcW w:w="3420" w:type="dxa"/>
            <w:tcBorders>
              <w:top w:val="nil"/>
              <w:left w:val="nil"/>
              <w:bottom w:val="single" w:sz="8" w:space="0" w:color="auto"/>
              <w:right w:val="single" w:sz="8" w:space="0" w:color="auto"/>
            </w:tcBorders>
            <w:shd w:val="clear" w:color="000000" w:fill="BFBFBF"/>
            <w:vAlign w:val="center"/>
            <w:hideMark/>
          </w:tcPr>
          <w:p w14:paraId="0A079B24" w14:textId="77777777" w:rsidR="003F2EF8" w:rsidRPr="003F2EF8" w:rsidRDefault="003F2EF8" w:rsidP="003F2EF8">
            <w:pPr>
              <w:rPr>
                <w:rFonts w:ascii="Calibri" w:hAnsi="Calibri" w:cs="Calibri"/>
                <w:b/>
                <w:bCs/>
                <w:color w:val="000000"/>
                <w:sz w:val="18"/>
                <w:szCs w:val="18"/>
                <w:lang w:eastAsia="en-GB"/>
              </w:rPr>
            </w:pPr>
            <w:r w:rsidRPr="003F2EF8">
              <w:rPr>
                <w:rFonts w:ascii="Calibri" w:hAnsi="Calibri" w:cs="Calibri"/>
                <w:b/>
                <w:bCs/>
                <w:color w:val="000000"/>
                <w:sz w:val="18"/>
                <w:szCs w:val="18"/>
                <w:lang w:eastAsia="en-GB"/>
              </w:rPr>
              <w:t>Time frame</w:t>
            </w:r>
          </w:p>
        </w:tc>
      </w:tr>
      <w:tr w:rsidR="003F2EF8" w:rsidRPr="00CC1F5D" w14:paraId="10E6A9B8" w14:textId="77777777" w:rsidTr="003F2EF8">
        <w:trPr>
          <w:trHeight w:val="540"/>
        </w:trPr>
        <w:tc>
          <w:tcPr>
            <w:tcW w:w="3420" w:type="dxa"/>
            <w:tcBorders>
              <w:top w:val="nil"/>
              <w:left w:val="single" w:sz="8" w:space="0" w:color="auto"/>
              <w:bottom w:val="single" w:sz="8" w:space="0" w:color="auto"/>
              <w:right w:val="single" w:sz="8" w:space="0" w:color="auto"/>
            </w:tcBorders>
            <w:shd w:val="clear" w:color="auto" w:fill="auto"/>
            <w:vAlign w:val="center"/>
            <w:hideMark/>
          </w:tcPr>
          <w:p w14:paraId="4552E5BD" w14:textId="77777777" w:rsidR="003F2EF8" w:rsidRPr="00CC1F5D" w:rsidRDefault="003F2EF8" w:rsidP="003F2EF8">
            <w:pPr>
              <w:rPr>
                <w:rFonts w:ascii="Calibri" w:hAnsi="Calibri" w:cs="Calibri"/>
                <w:b/>
                <w:bCs/>
                <w:color w:val="000000"/>
                <w:sz w:val="18"/>
                <w:szCs w:val="18"/>
                <w:lang w:eastAsia="en-GB"/>
              </w:rPr>
            </w:pPr>
            <w:r w:rsidRPr="00CC1F5D">
              <w:rPr>
                <w:rFonts w:ascii="Calibri" w:hAnsi="Calibri" w:cs="Calibri"/>
                <w:b/>
                <w:bCs/>
                <w:color w:val="000000"/>
                <w:sz w:val="18"/>
                <w:szCs w:val="18"/>
                <w:lang w:eastAsia="en-GB"/>
              </w:rPr>
              <w:t xml:space="preserve">Inception Workshop </w:t>
            </w:r>
          </w:p>
        </w:tc>
        <w:tc>
          <w:tcPr>
            <w:tcW w:w="2200" w:type="dxa"/>
            <w:tcBorders>
              <w:top w:val="nil"/>
              <w:left w:val="nil"/>
              <w:bottom w:val="single" w:sz="8" w:space="0" w:color="auto"/>
              <w:right w:val="single" w:sz="8" w:space="0" w:color="auto"/>
            </w:tcBorders>
            <w:shd w:val="clear" w:color="auto" w:fill="auto"/>
            <w:vAlign w:val="center"/>
            <w:hideMark/>
          </w:tcPr>
          <w:p w14:paraId="18444F91"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4,000</w:t>
            </w:r>
          </w:p>
        </w:tc>
        <w:tc>
          <w:tcPr>
            <w:tcW w:w="1300" w:type="dxa"/>
            <w:tcBorders>
              <w:top w:val="nil"/>
              <w:left w:val="nil"/>
              <w:bottom w:val="single" w:sz="8" w:space="0" w:color="auto"/>
              <w:right w:val="single" w:sz="8" w:space="0" w:color="auto"/>
            </w:tcBorders>
            <w:shd w:val="clear" w:color="auto" w:fill="auto"/>
            <w:vAlign w:val="center"/>
            <w:hideMark/>
          </w:tcPr>
          <w:p w14:paraId="0FAD213B"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4,000</w:t>
            </w:r>
          </w:p>
        </w:tc>
        <w:tc>
          <w:tcPr>
            <w:tcW w:w="1480" w:type="dxa"/>
            <w:tcBorders>
              <w:top w:val="nil"/>
              <w:left w:val="nil"/>
              <w:bottom w:val="single" w:sz="8" w:space="0" w:color="auto"/>
              <w:right w:val="single" w:sz="8" w:space="0" w:color="auto"/>
            </w:tcBorders>
            <w:shd w:val="clear" w:color="auto" w:fill="auto"/>
            <w:vAlign w:val="center"/>
            <w:hideMark/>
          </w:tcPr>
          <w:p w14:paraId="7FE086B5"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0</w:t>
            </w:r>
          </w:p>
        </w:tc>
        <w:tc>
          <w:tcPr>
            <w:tcW w:w="3420" w:type="dxa"/>
            <w:tcBorders>
              <w:top w:val="nil"/>
              <w:left w:val="nil"/>
              <w:bottom w:val="single" w:sz="8" w:space="0" w:color="auto"/>
              <w:right w:val="single" w:sz="8" w:space="0" w:color="auto"/>
            </w:tcBorders>
            <w:shd w:val="clear" w:color="auto" w:fill="auto"/>
            <w:vAlign w:val="center"/>
            <w:hideMark/>
          </w:tcPr>
          <w:p w14:paraId="639CC962" w14:textId="77777777" w:rsidR="003F2EF8" w:rsidRPr="00CC1F5D" w:rsidRDefault="003F2EF8" w:rsidP="003F2EF8">
            <w:pPr>
              <w:rPr>
                <w:rFonts w:ascii="Calibri" w:hAnsi="Calibri" w:cs="Calibri"/>
                <w:color w:val="000000"/>
                <w:sz w:val="18"/>
                <w:szCs w:val="18"/>
                <w:lang w:eastAsia="en-GB"/>
              </w:rPr>
            </w:pPr>
            <w:r w:rsidRPr="00CC1F5D">
              <w:rPr>
                <w:rFonts w:ascii="Calibri" w:hAnsi="Calibri" w:cs="Calibri"/>
                <w:color w:val="000000"/>
                <w:sz w:val="18"/>
                <w:szCs w:val="18"/>
                <w:lang w:eastAsia="en-GB"/>
              </w:rPr>
              <w:t>Within 60 days of CEO endorsement of this project.</w:t>
            </w:r>
          </w:p>
        </w:tc>
      </w:tr>
      <w:tr w:rsidR="003F2EF8" w:rsidRPr="00CC1F5D" w14:paraId="379549B5" w14:textId="77777777" w:rsidTr="003F2EF8">
        <w:trPr>
          <w:trHeight w:val="1060"/>
        </w:trPr>
        <w:tc>
          <w:tcPr>
            <w:tcW w:w="3420" w:type="dxa"/>
            <w:tcBorders>
              <w:top w:val="nil"/>
              <w:left w:val="single" w:sz="8" w:space="0" w:color="auto"/>
              <w:bottom w:val="single" w:sz="8" w:space="0" w:color="auto"/>
              <w:right w:val="single" w:sz="8" w:space="0" w:color="auto"/>
            </w:tcBorders>
            <w:shd w:val="clear" w:color="auto" w:fill="auto"/>
            <w:vAlign w:val="center"/>
            <w:hideMark/>
          </w:tcPr>
          <w:p w14:paraId="7C09A7A5" w14:textId="77777777" w:rsidR="003F2EF8" w:rsidRPr="00CC1F5D" w:rsidRDefault="003F2EF8" w:rsidP="003F2EF8">
            <w:pPr>
              <w:rPr>
                <w:rFonts w:ascii="Calibri" w:hAnsi="Calibri" w:cs="Calibri"/>
                <w:b/>
                <w:bCs/>
                <w:color w:val="000000"/>
                <w:sz w:val="18"/>
                <w:szCs w:val="18"/>
                <w:lang w:eastAsia="en-GB"/>
              </w:rPr>
            </w:pPr>
            <w:r w:rsidRPr="00CC1F5D">
              <w:rPr>
                <w:rFonts w:ascii="Calibri" w:hAnsi="Calibri" w:cs="Calibri"/>
                <w:b/>
                <w:bCs/>
                <w:color w:val="000000"/>
                <w:sz w:val="18"/>
                <w:szCs w:val="18"/>
                <w:lang w:eastAsia="en-GB"/>
              </w:rPr>
              <w:t>M&amp;E required to report on progress made in reaching GEF core indicators and project results included in the project results framework</w:t>
            </w:r>
          </w:p>
        </w:tc>
        <w:tc>
          <w:tcPr>
            <w:tcW w:w="2200" w:type="dxa"/>
            <w:tcBorders>
              <w:top w:val="nil"/>
              <w:left w:val="nil"/>
              <w:bottom w:val="single" w:sz="8" w:space="0" w:color="auto"/>
              <w:right w:val="single" w:sz="8" w:space="0" w:color="auto"/>
            </w:tcBorders>
            <w:shd w:val="clear" w:color="auto" w:fill="auto"/>
            <w:vAlign w:val="center"/>
            <w:hideMark/>
          </w:tcPr>
          <w:p w14:paraId="197160CD" w14:textId="77777777" w:rsidR="003F2EF8" w:rsidRPr="00CC1F5D" w:rsidRDefault="003F2EF8" w:rsidP="003F2EF8">
            <w:pPr>
              <w:rPr>
                <w:rFonts w:ascii="Calibri" w:hAnsi="Calibri" w:cs="Calibri"/>
                <w:color w:val="000000"/>
                <w:sz w:val="18"/>
                <w:szCs w:val="18"/>
                <w:lang w:eastAsia="en-GB"/>
              </w:rPr>
            </w:pPr>
            <w:r w:rsidRPr="00CC1F5D">
              <w:rPr>
                <w:rFonts w:ascii="Calibri" w:hAnsi="Calibri" w:cs="Calibri"/>
                <w:color w:val="000000"/>
                <w:sz w:val="18"/>
                <w:szCs w:val="18"/>
                <w:lang w:eastAsia="en-GB"/>
              </w:rPr>
              <w:t>$3,500 per year for 4 years</w:t>
            </w:r>
          </w:p>
        </w:tc>
        <w:tc>
          <w:tcPr>
            <w:tcW w:w="1300" w:type="dxa"/>
            <w:tcBorders>
              <w:top w:val="nil"/>
              <w:left w:val="nil"/>
              <w:bottom w:val="single" w:sz="8" w:space="0" w:color="auto"/>
              <w:right w:val="single" w:sz="8" w:space="0" w:color="auto"/>
            </w:tcBorders>
            <w:shd w:val="clear" w:color="auto" w:fill="auto"/>
            <w:vAlign w:val="center"/>
            <w:hideMark/>
          </w:tcPr>
          <w:p w14:paraId="2D9B55B1"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0</w:t>
            </w:r>
          </w:p>
        </w:tc>
        <w:tc>
          <w:tcPr>
            <w:tcW w:w="1480" w:type="dxa"/>
            <w:tcBorders>
              <w:top w:val="nil"/>
              <w:left w:val="nil"/>
              <w:bottom w:val="single" w:sz="8" w:space="0" w:color="auto"/>
              <w:right w:val="single" w:sz="8" w:space="0" w:color="auto"/>
            </w:tcBorders>
            <w:shd w:val="clear" w:color="auto" w:fill="auto"/>
            <w:vAlign w:val="center"/>
            <w:hideMark/>
          </w:tcPr>
          <w:p w14:paraId="3B332A23"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14,000</w:t>
            </w:r>
          </w:p>
        </w:tc>
        <w:tc>
          <w:tcPr>
            <w:tcW w:w="3420" w:type="dxa"/>
            <w:tcBorders>
              <w:top w:val="nil"/>
              <w:left w:val="nil"/>
              <w:bottom w:val="single" w:sz="8" w:space="0" w:color="auto"/>
              <w:right w:val="single" w:sz="8" w:space="0" w:color="auto"/>
            </w:tcBorders>
            <w:shd w:val="clear" w:color="auto" w:fill="auto"/>
            <w:vAlign w:val="center"/>
            <w:hideMark/>
          </w:tcPr>
          <w:p w14:paraId="34E45B74" w14:textId="77777777" w:rsidR="003F2EF8" w:rsidRPr="00CC1F5D" w:rsidRDefault="003F2EF8" w:rsidP="003F2EF8">
            <w:pPr>
              <w:rPr>
                <w:rFonts w:ascii="Calibri" w:hAnsi="Calibri" w:cs="Calibri"/>
                <w:color w:val="000000"/>
                <w:sz w:val="18"/>
                <w:szCs w:val="18"/>
                <w:lang w:eastAsia="en-GB"/>
              </w:rPr>
            </w:pPr>
            <w:r w:rsidRPr="00CC1F5D">
              <w:rPr>
                <w:rFonts w:ascii="Calibri" w:hAnsi="Calibri" w:cs="Calibri"/>
                <w:color w:val="000000"/>
                <w:sz w:val="18"/>
                <w:szCs w:val="18"/>
                <w:lang w:eastAsia="en-GB"/>
              </w:rPr>
              <w:t>Annually before the GEF PIR and at mid-point and closure. This result framework will include GEF core indicators.</w:t>
            </w:r>
          </w:p>
        </w:tc>
      </w:tr>
      <w:tr w:rsidR="003F2EF8" w:rsidRPr="00CC1F5D" w14:paraId="32598822" w14:textId="77777777" w:rsidTr="003F2EF8">
        <w:trPr>
          <w:trHeight w:val="540"/>
        </w:trPr>
        <w:tc>
          <w:tcPr>
            <w:tcW w:w="3420" w:type="dxa"/>
            <w:tcBorders>
              <w:top w:val="nil"/>
              <w:left w:val="single" w:sz="8" w:space="0" w:color="auto"/>
              <w:bottom w:val="single" w:sz="8" w:space="0" w:color="auto"/>
              <w:right w:val="single" w:sz="8" w:space="0" w:color="auto"/>
            </w:tcBorders>
            <w:shd w:val="clear" w:color="auto" w:fill="auto"/>
            <w:vAlign w:val="center"/>
            <w:hideMark/>
          </w:tcPr>
          <w:p w14:paraId="7539730D" w14:textId="77777777" w:rsidR="003F2EF8" w:rsidRPr="00CC1F5D" w:rsidRDefault="003F2EF8" w:rsidP="003F2EF8">
            <w:pPr>
              <w:rPr>
                <w:rFonts w:ascii="Calibri" w:hAnsi="Calibri" w:cs="Calibri"/>
                <w:b/>
                <w:bCs/>
                <w:color w:val="000000"/>
                <w:sz w:val="18"/>
                <w:szCs w:val="18"/>
                <w:lang w:eastAsia="en-GB"/>
              </w:rPr>
            </w:pPr>
            <w:r w:rsidRPr="00CC1F5D">
              <w:rPr>
                <w:rFonts w:ascii="Calibri" w:hAnsi="Calibri" w:cs="Calibri"/>
                <w:b/>
                <w:bCs/>
                <w:color w:val="000000"/>
                <w:sz w:val="18"/>
                <w:szCs w:val="18"/>
                <w:lang w:eastAsia="en-GB"/>
              </w:rPr>
              <w:t>Preparation of the annual GEF Project Implementation Report (PIR)</w:t>
            </w:r>
          </w:p>
        </w:tc>
        <w:tc>
          <w:tcPr>
            <w:tcW w:w="2200" w:type="dxa"/>
            <w:tcBorders>
              <w:top w:val="nil"/>
              <w:left w:val="nil"/>
              <w:bottom w:val="single" w:sz="8" w:space="0" w:color="auto"/>
              <w:right w:val="single" w:sz="8" w:space="0" w:color="auto"/>
            </w:tcBorders>
            <w:shd w:val="clear" w:color="auto" w:fill="auto"/>
            <w:vAlign w:val="center"/>
            <w:hideMark/>
          </w:tcPr>
          <w:p w14:paraId="37FFB2CF" w14:textId="77777777" w:rsidR="003F2EF8" w:rsidRPr="00CC1F5D" w:rsidRDefault="003F2EF8" w:rsidP="003F2EF8">
            <w:pPr>
              <w:rPr>
                <w:rFonts w:ascii="Calibri" w:hAnsi="Calibri" w:cs="Calibri"/>
                <w:color w:val="000000"/>
                <w:sz w:val="18"/>
                <w:szCs w:val="18"/>
                <w:lang w:eastAsia="en-GB"/>
              </w:rPr>
            </w:pPr>
            <w:r w:rsidRPr="00CC1F5D">
              <w:rPr>
                <w:rFonts w:ascii="Calibri" w:hAnsi="Calibri" w:cs="Calibri"/>
                <w:color w:val="000000"/>
                <w:sz w:val="18"/>
                <w:szCs w:val="18"/>
                <w:lang w:eastAsia="en-GB"/>
              </w:rPr>
              <w:t>$2,000 per year for 3 years</w:t>
            </w:r>
          </w:p>
        </w:tc>
        <w:tc>
          <w:tcPr>
            <w:tcW w:w="1300" w:type="dxa"/>
            <w:tcBorders>
              <w:top w:val="nil"/>
              <w:left w:val="nil"/>
              <w:bottom w:val="single" w:sz="8" w:space="0" w:color="auto"/>
              <w:right w:val="single" w:sz="8" w:space="0" w:color="auto"/>
            </w:tcBorders>
            <w:shd w:val="clear" w:color="auto" w:fill="auto"/>
            <w:vAlign w:val="center"/>
            <w:hideMark/>
          </w:tcPr>
          <w:p w14:paraId="677B770E"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0</w:t>
            </w:r>
          </w:p>
        </w:tc>
        <w:tc>
          <w:tcPr>
            <w:tcW w:w="1480" w:type="dxa"/>
            <w:tcBorders>
              <w:top w:val="nil"/>
              <w:left w:val="nil"/>
              <w:bottom w:val="single" w:sz="8" w:space="0" w:color="auto"/>
              <w:right w:val="single" w:sz="8" w:space="0" w:color="auto"/>
            </w:tcBorders>
            <w:shd w:val="clear" w:color="auto" w:fill="auto"/>
            <w:vAlign w:val="center"/>
            <w:hideMark/>
          </w:tcPr>
          <w:p w14:paraId="06933559"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6,000</w:t>
            </w:r>
          </w:p>
        </w:tc>
        <w:tc>
          <w:tcPr>
            <w:tcW w:w="3420" w:type="dxa"/>
            <w:tcBorders>
              <w:top w:val="nil"/>
              <w:left w:val="nil"/>
              <w:bottom w:val="single" w:sz="8" w:space="0" w:color="auto"/>
              <w:right w:val="single" w:sz="8" w:space="0" w:color="auto"/>
            </w:tcBorders>
            <w:shd w:val="clear" w:color="auto" w:fill="auto"/>
            <w:vAlign w:val="center"/>
            <w:hideMark/>
          </w:tcPr>
          <w:p w14:paraId="587241F7" w14:textId="77777777" w:rsidR="003F2EF8" w:rsidRPr="00CC1F5D" w:rsidRDefault="003F2EF8" w:rsidP="003F2EF8">
            <w:pPr>
              <w:rPr>
                <w:rFonts w:ascii="Calibri" w:hAnsi="Calibri" w:cs="Calibri"/>
                <w:color w:val="000000"/>
                <w:sz w:val="18"/>
                <w:szCs w:val="18"/>
                <w:lang w:eastAsia="en-GB"/>
              </w:rPr>
            </w:pPr>
            <w:r w:rsidRPr="00CC1F5D">
              <w:rPr>
                <w:rFonts w:ascii="Calibri" w:hAnsi="Calibri" w:cs="Calibri"/>
                <w:color w:val="000000"/>
                <w:sz w:val="18"/>
                <w:szCs w:val="18"/>
                <w:lang w:eastAsia="en-GB"/>
              </w:rPr>
              <w:t>Annually typically between June-August</w:t>
            </w:r>
          </w:p>
        </w:tc>
      </w:tr>
      <w:tr w:rsidR="003F2EF8" w:rsidRPr="00CC1F5D" w14:paraId="55AC7C76" w14:textId="77777777" w:rsidTr="003F2EF8">
        <w:trPr>
          <w:trHeight w:val="1340"/>
        </w:trPr>
        <w:tc>
          <w:tcPr>
            <w:tcW w:w="3420" w:type="dxa"/>
            <w:tcBorders>
              <w:top w:val="nil"/>
              <w:left w:val="single" w:sz="8" w:space="0" w:color="auto"/>
              <w:bottom w:val="single" w:sz="8" w:space="0" w:color="auto"/>
              <w:right w:val="single" w:sz="8" w:space="0" w:color="auto"/>
            </w:tcBorders>
            <w:shd w:val="clear" w:color="auto" w:fill="auto"/>
            <w:vAlign w:val="center"/>
            <w:hideMark/>
          </w:tcPr>
          <w:p w14:paraId="2FC84D4E" w14:textId="77777777" w:rsidR="003F2EF8" w:rsidRPr="00CC1F5D" w:rsidRDefault="003F2EF8" w:rsidP="003F2EF8">
            <w:pPr>
              <w:rPr>
                <w:rFonts w:ascii="Calibri" w:hAnsi="Calibri" w:cs="Calibri"/>
                <w:b/>
                <w:bCs/>
                <w:color w:val="000000"/>
                <w:sz w:val="18"/>
                <w:szCs w:val="18"/>
                <w:lang w:eastAsia="en-GB"/>
              </w:rPr>
            </w:pPr>
            <w:r w:rsidRPr="00CC1F5D">
              <w:rPr>
                <w:rFonts w:ascii="Calibri" w:hAnsi="Calibri" w:cs="Calibri"/>
                <w:b/>
                <w:bCs/>
                <w:color w:val="000000"/>
                <w:sz w:val="18"/>
                <w:szCs w:val="18"/>
                <w:lang w:eastAsia="en-GB"/>
              </w:rPr>
              <w:t xml:space="preserve">Monitoring of </w:t>
            </w:r>
            <w:proofErr w:type="gramStart"/>
            <w:r w:rsidRPr="00CC1F5D">
              <w:rPr>
                <w:rFonts w:ascii="Calibri" w:hAnsi="Calibri" w:cs="Calibri"/>
                <w:b/>
                <w:bCs/>
                <w:color w:val="000000"/>
                <w:sz w:val="18"/>
                <w:szCs w:val="18"/>
                <w:lang w:eastAsia="en-GB"/>
              </w:rPr>
              <w:t>stakeholders</w:t>
            </w:r>
            <w:proofErr w:type="gramEnd"/>
            <w:r w:rsidRPr="00CC1F5D">
              <w:rPr>
                <w:rFonts w:ascii="Calibri" w:hAnsi="Calibri" w:cs="Calibri"/>
                <w:b/>
                <w:bCs/>
                <w:color w:val="000000"/>
                <w:sz w:val="18"/>
                <w:szCs w:val="18"/>
                <w:lang w:eastAsia="en-GB"/>
              </w:rPr>
              <w:t xml:space="preserve"> engagement plan; gender action plan and individual peoples’ plan</w:t>
            </w:r>
          </w:p>
        </w:tc>
        <w:tc>
          <w:tcPr>
            <w:tcW w:w="2200" w:type="dxa"/>
            <w:tcBorders>
              <w:top w:val="nil"/>
              <w:left w:val="nil"/>
              <w:bottom w:val="single" w:sz="8" w:space="0" w:color="auto"/>
              <w:right w:val="single" w:sz="8" w:space="0" w:color="auto"/>
            </w:tcBorders>
            <w:shd w:val="clear" w:color="auto" w:fill="auto"/>
            <w:vAlign w:val="center"/>
            <w:hideMark/>
          </w:tcPr>
          <w:p w14:paraId="324A71B8" w14:textId="77777777" w:rsidR="003F2EF8" w:rsidRPr="00CC1F5D" w:rsidRDefault="003F2EF8" w:rsidP="003F2EF8">
            <w:pPr>
              <w:rPr>
                <w:rFonts w:ascii="Calibri" w:hAnsi="Calibri" w:cs="Calibri"/>
                <w:color w:val="000000"/>
                <w:sz w:val="18"/>
                <w:szCs w:val="18"/>
                <w:lang w:eastAsia="en-GB"/>
              </w:rPr>
            </w:pPr>
            <w:r w:rsidRPr="00CC1F5D">
              <w:rPr>
                <w:rFonts w:ascii="Calibri" w:hAnsi="Calibri" w:cs="Calibri"/>
                <w:color w:val="000000"/>
                <w:sz w:val="18"/>
                <w:szCs w:val="18"/>
                <w:lang w:eastAsia="en-GB"/>
              </w:rPr>
              <w:t>None</w:t>
            </w:r>
          </w:p>
        </w:tc>
        <w:tc>
          <w:tcPr>
            <w:tcW w:w="1300" w:type="dxa"/>
            <w:tcBorders>
              <w:top w:val="nil"/>
              <w:left w:val="nil"/>
              <w:bottom w:val="single" w:sz="8" w:space="0" w:color="auto"/>
              <w:right w:val="single" w:sz="8" w:space="0" w:color="auto"/>
            </w:tcBorders>
            <w:shd w:val="clear" w:color="auto" w:fill="auto"/>
            <w:vAlign w:val="center"/>
            <w:hideMark/>
          </w:tcPr>
          <w:p w14:paraId="6CF96526"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0</w:t>
            </w:r>
          </w:p>
        </w:tc>
        <w:tc>
          <w:tcPr>
            <w:tcW w:w="1480" w:type="dxa"/>
            <w:tcBorders>
              <w:top w:val="nil"/>
              <w:left w:val="nil"/>
              <w:bottom w:val="single" w:sz="8" w:space="0" w:color="auto"/>
              <w:right w:val="single" w:sz="8" w:space="0" w:color="auto"/>
            </w:tcBorders>
            <w:shd w:val="clear" w:color="auto" w:fill="auto"/>
            <w:vAlign w:val="center"/>
            <w:hideMark/>
          </w:tcPr>
          <w:p w14:paraId="36AA63AF"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0</w:t>
            </w:r>
          </w:p>
        </w:tc>
        <w:tc>
          <w:tcPr>
            <w:tcW w:w="3420" w:type="dxa"/>
            <w:tcBorders>
              <w:top w:val="nil"/>
              <w:left w:val="nil"/>
              <w:bottom w:val="single" w:sz="8" w:space="0" w:color="auto"/>
              <w:right w:val="single" w:sz="8" w:space="0" w:color="auto"/>
            </w:tcBorders>
            <w:shd w:val="clear" w:color="auto" w:fill="auto"/>
            <w:vAlign w:val="center"/>
            <w:hideMark/>
          </w:tcPr>
          <w:p w14:paraId="41BEF43C" w14:textId="77777777" w:rsidR="003F2EF8" w:rsidRPr="00CC1F5D" w:rsidRDefault="003F2EF8" w:rsidP="003F2EF8">
            <w:pPr>
              <w:rPr>
                <w:rFonts w:ascii="Calibri" w:hAnsi="Calibri" w:cs="Calibri"/>
                <w:color w:val="000000"/>
                <w:sz w:val="18"/>
                <w:szCs w:val="18"/>
                <w:lang w:eastAsia="en-GB"/>
              </w:rPr>
            </w:pPr>
            <w:r w:rsidRPr="00CC1F5D">
              <w:rPr>
                <w:rFonts w:ascii="Calibri" w:hAnsi="Calibri" w:cs="Calibri"/>
                <w:color w:val="000000"/>
                <w:sz w:val="18"/>
                <w:szCs w:val="18"/>
                <w:lang w:eastAsia="en-GB"/>
              </w:rPr>
              <w:t>Throughout the project</w:t>
            </w:r>
          </w:p>
        </w:tc>
      </w:tr>
      <w:tr w:rsidR="003F2EF8" w:rsidRPr="00CC1F5D" w14:paraId="17B88C9B" w14:textId="77777777" w:rsidTr="003F2EF8">
        <w:trPr>
          <w:trHeight w:val="340"/>
        </w:trPr>
        <w:tc>
          <w:tcPr>
            <w:tcW w:w="3420" w:type="dxa"/>
            <w:tcBorders>
              <w:top w:val="nil"/>
              <w:left w:val="single" w:sz="8" w:space="0" w:color="auto"/>
              <w:bottom w:val="single" w:sz="8" w:space="0" w:color="auto"/>
              <w:right w:val="single" w:sz="8" w:space="0" w:color="auto"/>
            </w:tcBorders>
            <w:shd w:val="clear" w:color="auto" w:fill="auto"/>
            <w:vAlign w:val="center"/>
            <w:hideMark/>
          </w:tcPr>
          <w:p w14:paraId="552F8C77" w14:textId="77777777" w:rsidR="003F2EF8" w:rsidRPr="00CC1F5D" w:rsidRDefault="003F2EF8" w:rsidP="003F2EF8">
            <w:pPr>
              <w:rPr>
                <w:rFonts w:ascii="Calibri" w:hAnsi="Calibri" w:cs="Calibri"/>
                <w:b/>
                <w:bCs/>
                <w:color w:val="000000"/>
                <w:sz w:val="18"/>
                <w:szCs w:val="18"/>
                <w:lang w:eastAsia="en-GB"/>
              </w:rPr>
            </w:pPr>
            <w:r w:rsidRPr="00CC1F5D">
              <w:rPr>
                <w:rFonts w:ascii="Calibri" w:hAnsi="Calibri" w:cs="Calibri"/>
                <w:b/>
                <w:bCs/>
                <w:color w:val="000000"/>
                <w:sz w:val="18"/>
                <w:szCs w:val="18"/>
                <w:lang w:eastAsia="en-GB"/>
              </w:rPr>
              <w:t>Supervision missions</w:t>
            </w:r>
          </w:p>
        </w:tc>
        <w:tc>
          <w:tcPr>
            <w:tcW w:w="2200" w:type="dxa"/>
            <w:tcBorders>
              <w:top w:val="nil"/>
              <w:left w:val="nil"/>
              <w:bottom w:val="single" w:sz="8" w:space="0" w:color="auto"/>
              <w:right w:val="single" w:sz="8" w:space="0" w:color="auto"/>
            </w:tcBorders>
            <w:shd w:val="clear" w:color="auto" w:fill="auto"/>
            <w:vAlign w:val="center"/>
            <w:hideMark/>
          </w:tcPr>
          <w:p w14:paraId="1C2C83A7" w14:textId="77777777" w:rsidR="003F2EF8" w:rsidRPr="00CC1F5D" w:rsidRDefault="003F2EF8" w:rsidP="003F2EF8">
            <w:pPr>
              <w:rPr>
                <w:rFonts w:ascii="Calibri" w:hAnsi="Calibri" w:cs="Calibri"/>
                <w:color w:val="000000"/>
                <w:sz w:val="18"/>
                <w:szCs w:val="18"/>
                <w:lang w:eastAsia="en-GB"/>
              </w:rPr>
            </w:pPr>
            <w:r w:rsidRPr="00CC1F5D">
              <w:rPr>
                <w:rFonts w:ascii="Calibri" w:hAnsi="Calibri" w:cs="Calibri"/>
                <w:color w:val="000000"/>
                <w:sz w:val="18"/>
                <w:szCs w:val="18"/>
                <w:lang w:eastAsia="en-GB"/>
              </w:rPr>
              <w:t>None</w:t>
            </w:r>
          </w:p>
        </w:tc>
        <w:tc>
          <w:tcPr>
            <w:tcW w:w="1300" w:type="dxa"/>
            <w:tcBorders>
              <w:top w:val="nil"/>
              <w:left w:val="nil"/>
              <w:bottom w:val="single" w:sz="8" w:space="0" w:color="auto"/>
              <w:right w:val="single" w:sz="8" w:space="0" w:color="auto"/>
            </w:tcBorders>
            <w:shd w:val="clear" w:color="auto" w:fill="auto"/>
            <w:vAlign w:val="center"/>
            <w:hideMark/>
          </w:tcPr>
          <w:p w14:paraId="72C37003"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0</w:t>
            </w:r>
          </w:p>
        </w:tc>
        <w:tc>
          <w:tcPr>
            <w:tcW w:w="1480" w:type="dxa"/>
            <w:tcBorders>
              <w:top w:val="nil"/>
              <w:left w:val="nil"/>
              <w:bottom w:val="single" w:sz="8" w:space="0" w:color="auto"/>
              <w:right w:val="single" w:sz="8" w:space="0" w:color="auto"/>
            </w:tcBorders>
            <w:shd w:val="clear" w:color="auto" w:fill="auto"/>
            <w:vAlign w:val="center"/>
            <w:hideMark/>
          </w:tcPr>
          <w:p w14:paraId="4EAD14D5"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0</w:t>
            </w:r>
          </w:p>
        </w:tc>
        <w:tc>
          <w:tcPr>
            <w:tcW w:w="3420" w:type="dxa"/>
            <w:tcBorders>
              <w:top w:val="nil"/>
              <w:left w:val="nil"/>
              <w:bottom w:val="single" w:sz="8" w:space="0" w:color="auto"/>
              <w:right w:val="single" w:sz="8" w:space="0" w:color="auto"/>
            </w:tcBorders>
            <w:shd w:val="clear" w:color="auto" w:fill="auto"/>
            <w:vAlign w:val="center"/>
            <w:hideMark/>
          </w:tcPr>
          <w:p w14:paraId="6104FF07" w14:textId="77777777" w:rsidR="003F2EF8" w:rsidRPr="00CC1F5D" w:rsidRDefault="003F2EF8" w:rsidP="003F2EF8">
            <w:pPr>
              <w:rPr>
                <w:rFonts w:ascii="Calibri" w:hAnsi="Calibri" w:cs="Calibri"/>
                <w:color w:val="000000"/>
                <w:sz w:val="18"/>
                <w:szCs w:val="18"/>
                <w:lang w:eastAsia="en-GB"/>
              </w:rPr>
            </w:pPr>
            <w:r w:rsidRPr="00CC1F5D">
              <w:rPr>
                <w:rFonts w:ascii="Calibri" w:hAnsi="Calibri" w:cs="Calibri"/>
                <w:color w:val="000000"/>
                <w:sz w:val="18"/>
                <w:szCs w:val="18"/>
                <w:lang w:eastAsia="en-GB"/>
              </w:rPr>
              <w:t>Annually</w:t>
            </w:r>
          </w:p>
        </w:tc>
      </w:tr>
      <w:tr w:rsidR="003F2EF8" w:rsidRPr="00CC1F5D" w14:paraId="10DE5976" w14:textId="77777777" w:rsidTr="003F2EF8">
        <w:trPr>
          <w:trHeight w:val="340"/>
        </w:trPr>
        <w:tc>
          <w:tcPr>
            <w:tcW w:w="3420" w:type="dxa"/>
            <w:tcBorders>
              <w:top w:val="nil"/>
              <w:left w:val="single" w:sz="8" w:space="0" w:color="auto"/>
              <w:bottom w:val="single" w:sz="8" w:space="0" w:color="auto"/>
              <w:right w:val="single" w:sz="8" w:space="0" w:color="auto"/>
            </w:tcBorders>
            <w:shd w:val="clear" w:color="auto" w:fill="auto"/>
            <w:vAlign w:val="center"/>
            <w:hideMark/>
          </w:tcPr>
          <w:p w14:paraId="1DF6E0B7" w14:textId="77777777" w:rsidR="003F2EF8" w:rsidRPr="00CC1F5D" w:rsidRDefault="003F2EF8" w:rsidP="003F2EF8">
            <w:pPr>
              <w:rPr>
                <w:rFonts w:ascii="Calibri" w:hAnsi="Calibri" w:cs="Calibri"/>
                <w:b/>
                <w:bCs/>
                <w:color w:val="000000"/>
                <w:sz w:val="18"/>
                <w:szCs w:val="18"/>
                <w:lang w:eastAsia="en-GB"/>
              </w:rPr>
            </w:pPr>
            <w:r w:rsidRPr="00CC1F5D">
              <w:rPr>
                <w:rFonts w:ascii="Calibri" w:hAnsi="Calibri" w:cs="Calibri"/>
                <w:b/>
                <w:bCs/>
                <w:color w:val="000000"/>
                <w:sz w:val="18"/>
                <w:szCs w:val="18"/>
                <w:lang w:eastAsia="en-GB"/>
              </w:rPr>
              <w:t>Learning missions</w:t>
            </w:r>
          </w:p>
        </w:tc>
        <w:tc>
          <w:tcPr>
            <w:tcW w:w="2200" w:type="dxa"/>
            <w:tcBorders>
              <w:top w:val="nil"/>
              <w:left w:val="nil"/>
              <w:bottom w:val="single" w:sz="8" w:space="0" w:color="auto"/>
              <w:right w:val="single" w:sz="8" w:space="0" w:color="auto"/>
            </w:tcBorders>
            <w:shd w:val="clear" w:color="auto" w:fill="auto"/>
            <w:vAlign w:val="center"/>
            <w:hideMark/>
          </w:tcPr>
          <w:p w14:paraId="23178E1F" w14:textId="77777777" w:rsidR="003F2EF8" w:rsidRPr="00CC1F5D" w:rsidRDefault="003F2EF8" w:rsidP="003F2EF8">
            <w:pPr>
              <w:rPr>
                <w:rFonts w:ascii="Calibri" w:hAnsi="Calibri" w:cs="Calibri"/>
                <w:color w:val="000000"/>
                <w:sz w:val="18"/>
                <w:szCs w:val="18"/>
                <w:lang w:eastAsia="en-GB"/>
              </w:rPr>
            </w:pPr>
            <w:r w:rsidRPr="00CC1F5D">
              <w:rPr>
                <w:rFonts w:ascii="Calibri" w:hAnsi="Calibri" w:cs="Calibri"/>
                <w:color w:val="000000"/>
                <w:sz w:val="18"/>
                <w:szCs w:val="18"/>
                <w:lang w:eastAsia="en-GB"/>
              </w:rPr>
              <w:t>None</w:t>
            </w:r>
          </w:p>
        </w:tc>
        <w:tc>
          <w:tcPr>
            <w:tcW w:w="1300" w:type="dxa"/>
            <w:tcBorders>
              <w:top w:val="nil"/>
              <w:left w:val="nil"/>
              <w:bottom w:val="single" w:sz="8" w:space="0" w:color="auto"/>
              <w:right w:val="single" w:sz="8" w:space="0" w:color="auto"/>
            </w:tcBorders>
            <w:shd w:val="clear" w:color="auto" w:fill="auto"/>
            <w:vAlign w:val="center"/>
            <w:hideMark/>
          </w:tcPr>
          <w:p w14:paraId="59B3F33B"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0</w:t>
            </w:r>
          </w:p>
        </w:tc>
        <w:tc>
          <w:tcPr>
            <w:tcW w:w="1480" w:type="dxa"/>
            <w:tcBorders>
              <w:top w:val="nil"/>
              <w:left w:val="nil"/>
              <w:bottom w:val="single" w:sz="8" w:space="0" w:color="auto"/>
              <w:right w:val="single" w:sz="8" w:space="0" w:color="auto"/>
            </w:tcBorders>
            <w:shd w:val="clear" w:color="auto" w:fill="auto"/>
            <w:vAlign w:val="center"/>
            <w:hideMark/>
          </w:tcPr>
          <w:p w14:paraId="67871292"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0</w:t>
            </w:r>
          </w:p>
        </w:tc>
        <w:tc>
          <w:tcPr>
            <w:tcW w:w="3420" w:type="dxa"/>
            <w:tcBorders>
              <w:top w:val="nil"/>
              <w:left w:val="nil"/>
              <w:bottom w:val="single" w:sz="8" w:space="0" w:color="auto"/>
              <w:right w:val="single" w:sz="8" w:space="0" w:color="auto"/>
            </w:tcBorders>
            <w:shd w:val="clear" w:color="auto" w:fill="auto"/>
            <w:vAlign w:val="center"/>
            <w:hideMark/>
          </w:tcPr>
          <w:p w14:paraId="43E059B5" w14:textId="77777777" w:rsidR="003F2EF8" w:rsidRPr="00CC1F5D" w:rsidRDefault="003F2EF8" w:rsidP="003F2EF8">
            <w:pPr>
              <w:rPr>
                <w:rFonts w:ascii="Calibri" w:hAnsi="Calibri" w:cs="Calibri"/>
                <w:color w:val="000000"/>
                <w:sz w:val="18"/>
                <w:szCs w:val="18"/>
                <w:lang w:eastAsia="en-GB"/>
              </w:rPr>
            </w:pPr>
            <w:r w:rsidRPr="00CC1F5D">
              <w:rPr>
                <w:rFonts w:ascii="Calibri" w:hAnsi="Calibri" w:cs="Calibri"/>
                <w:color w:val="000000"/>
                <w:sz w:val="18"/>
                <w:szCs w:val="18"/>
                <w:lang w:eastAsia="en-GB"/>
              </w:rPr>
              <w:t>As needed</w:t>
            </w:r>
          </w:p>
        </w:tc>
      </w:tr>
      <w:tr w:rsidR="003F2EF8" w:rsidRPr="00CC1F5D" w14:paraId="1D1D0B90" w14:textId="77777777" w:rsidTr="003F2EF8">
        <w:trPr>
          <w:trHeight w:val="340"/>
        </w:trPr>
        <w:tc>
          <w:tcPr>
            <w:tcW w:w="3420" w:type="dxa"/>
            <w:tcBorders>
              <w:top w:val="nil"/>
              <w:left w:val="single" w:sz="8" w:space="0" w:color="auto"/>
              <w:bottom w:val="single" w:sz="8" w:space="0" w:color="auto"/>
              <w:right w:val="single" w:sz="8" w:space="0" w:color="auto"/>
            </w:tcBorders>
            <w:shd w:val="clear" w:color="auto" w:fill="auto"/>
            <w:vAlign w:val="center"/>
            <w:hideMark/>
          </w:tcPr>
          <w:p w14:paraId="3D1ABC24" w14:textId="77777777" w:rsidR="003F2EF8" w:rsidRPr="00CC1F5D" w:rsidRDefault="003F2EF8" w:rsidP="003F2EF8">
            <w:pPr>
              <w:rPr>
                <w:rFonts w:ascii="Calibri" w:hAnsi="Calibri" w:cs="Calibri"/>
                <w:b/>
                <w:bCs/>
                <w:color w:val="000000"/>
                <w:sz w:val="18"/>
                <w:szCs w:val="18"/>
                <w:lang w:eastAsia="en-GB"/>
              </w:rPr>
            </w:pPr>
            <w:r w:rsidRPr="00CC1F5D">
              <w:rPr>
                <w:rFonts w:ascii="Calibri" w:hAnsi="Calibri" w:cs="Calibri"/>
                <w:b/>
                <w:bCs/>
                <w:color w:val="000000"/>
                <w:sz w:val="18"/>
                <w:szCs w:val="18"/>
                <w:lang w:eastAsia="en-GB"/>
              </w:rPr>
              <w:t xml:space="preserve">Independent Mid-term Review (MTR) </w:t>
            </w:r>
          </w:p>
        </w:tc>
        <w:tc>
          <w:tcPr>
            <w:tcW w:w="2200" w:type="dxa"/>
            <w:tcBorders>
              <w:top w:val="nil"/>
              <w:left w:val="nil"/>
              <w:bottom w:val="single" w:sz="8" w:space="0" w:color="auto"/>
              <w:right w:val="single" w:sz="8" w:space="0" w:color="auto"/>
            </w:tcBorders>
            <w:shd w:val="clear" w:color="auto" w:fill="auto"/>
            <w:vAlign w:val="center"/>
            <w:hideMark/>
          </w:tcPr>
          <w:p w14:paraId="45B0745D"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55,000</w:t>
            </w:r>
          </w:p>
        </w:tc>
        <w:tc>
          <w:tcPr>
            <w:tcW w:w="1300" w:type="dxa"/>
            <w:tcBorders>
              <w:top w:val="nil"/>
              <w:left w:val="nil"/>
              <w:bottom w:val="single" w:sz="8" w:space="0" w:color="auto"/>
              <w:right w:val="single" w:sz="8" w:space="0" w:color="auto"/>
            </w:tcBorders>
            <w:shd w:val="clear" w:color="auto" w:fill="auto"/>
            <w:vAlign w:val="center"/>
            <w:hideMark/>
          </w:tcPr>
          <w:p w14:paraId="1D6CF1F9"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15,000</w:t>
            </w:r>
          </w:p>
        </w:tc>
        <w:tc>
          <w:tcPr>
            <w:tcW w:w="1480" w:type="dxa"/>
            <w:tcBorders>
              <w:top w:val="nil"/>
              <w:left w:val="nil"/>
              <w:bottom w:val="single" w:sz="8" w:space="0" w:color="auto"/>
              <w:right w:val="single" w:sz="8" w:space="0" w:color="auto"/>
            </w:tcBorders>
            <w:shd w:val="clear" w:color="auto" w:fill="auto"/>
            <w:vAlign w:val="center"/>
            <w:hideMark/>
          </w:tcPr>
          <w:p w14:paraId="778B9D4B"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40,000</w:t>
            </w:r>
          </w:p>
        </w:tc>
        <w:tc>
          <w:tcPr>
            <w:tcW w:w="3420" w:type="dxa"/>
            <w:tcBorders>
              <w:top w:val="nil"/>
              <w:left w:val="nil"/>
              <w:bottom w:val="single" w:sz="8" w:space="0" w:color="auto"/>
              <w:right w:val="single" w:sz="8" w:space="0" w:color="auto"/>
            </w:tcBorders>
            <w:shd w:val="clear" w:color="auto" w:fill="auto"/>
            <w:vAlign w:val="center"/>
            <w:hideMark/>
          </w:tcPr>
          <w:p w14:paraId="421E3D28" w14:textId="20395137" w:rsidR="003F2EF8" w:rsidRPr="00CC1F5D" w:rsidRDefault="00256104" w:rsidP="003F2EF8">
            <w:pPr>
              <w:jc w:val="right"/>
              <w:rPr>
                <w:rFonts w:ascii="Calibri" w:hAnsi="Calibri" w:cs="Calibri"/>
                <w:color w:val="000000"/>
                <w:sz w:val="18"/>
                <w:szCs w:val="18"/>
                <w:lang w:eastAsia="en-GB"/>
              </w:rPr>
            </w:pPr>
            <w:r>
              <w:rPr>
                <w:rFonts w:ascii="Calibri" w:hAnsi="Calibri" w:cs="Calibri"/>
                <w:color w:val="000000"/>
                <w:sz w:val="18"/>
                <w:szCs w:val="18"/>
                <w:lang w:eastAsia="en-GB"/>
              </w:rPr>
              <w:t>15</w:t>
            </w:r>
            <w:r w:rsidR="000C62AE" w:rsidRPr="00CC1F5D">
              <w:rPr>
                <w:rFonts w:ascii="Calibri" w:hAnsi="Calibri" w:cs="Calibri"/>
                <w:color w:val="000000"/>
                <w:sz w:val="18"/>
                <w:szCs w:val="18"/>
                <w:lang w:eastAsia="en-GB"/>
              </w:rPr>
              <w:t xml:space="preserve"> Ju</w:t>
            </w:r>
            <w:r w:rsidR="007A74ED" w:rsidRPr="00CC1F5D">
              <w:rPr>
                <w:rFonts w:ascii="Calibri" w:hAnsi="Calibri" w:cs="Calibri"/>
                <w:color w:val="000000"/>
                <w:sz w:val="18"/>
                <w:szCs w:val="18"/>
                <w:lang w:eastAsia="en-GB"/>
              </w:rPr>
              <w:t>ly</w:t>
            </w:r>
            <w:r w:rsidR="000C62AE" w:rsidRPr="00CC1F5D">
              <w:rPr>
                <w:rFonts w:ascii="Calibri" w:hAnsi="Calibri" w:cs="Calibri"/>
                <w:color w:val="000000"/>
                <w:sz w:val="18"/>
                <w:szCs w:val="18"/>
                <w:lang w:eastAsia="en-GB"/>
              </w:rPr>
              <w:t xml:space="preserve"> 20</w:t>
            </w:r>
            <w:r w:rsidR="003F2EF8" w:rsidRPr="00CC1F5D">
              <w:rPr>
                <w:rFonts w:ascii="Calibri" w:hAnsi="Calibri" w:cs="Calibri"/>
                <w:color w:val="000000"/>
                <w:sz w:val="18"/>
                <w:szCs w:val="18"/>
                <w:lang w:eastAsia="en-GB"/>
              </w:rPr>
              <w:t>24</w:t>
            </w:r>
          </w:p>
        </w:tc>
      </w:tr>
      <w:tr w:rsidR="003F2EF8" w:rsidRPr="00CC1F5D" w14:paraId="6572BFBB" w14:textId="77777777" w:rsidTr="003F2EF8">
        <w:trPr>
          <w:trHeight w:val="340"/>
        </w:trPr>
        <w:tc>
          <w:tcPr>
            <w:tcW w:w="3420" w:type="dxa"/>
            <w:tcBorders>
              <w:top w:val="nil"/>
              <w:left w:val="single" w:sz="8" w:space="0" w:color="auto"/>
              <w:bottom w:val="single" w:sz="8" w:space="0" w:color="auto"/>
              <w:right w:val="single" w:sz="8" w:space="0" w:color="auto"/>
            </w:tcBorders>
            <w:shd w:val="clear" w:color="auto" w:fill="auto"/>
            <w:vAlign w:val="center"/>
            <w:hideMark/>
          </w:tcPr>
          <w:p w14:paraId="7E515997" w14:textId="77777777" w:rsidR="003F2EF8" w:rsidRPr="00CC1F5D" w:rsidRDefault="003F2EF8" w:rsidP="003F2EF8">
            <w:pPr>
              <w:rPr>
                <w:rFonts w:ascii="Calibri" w:hAnsi="Calibri" w:cs="Calibri"/>
                <w:b/>
                <w:bCs/>
                <w:color w:val="000000"/>
                <w:sz w:val="18"/>
                <w:szCs w:val="18"/>
                <w:lang w:eastAsia="en-GB"/>
              </w:rPr>
            </w:pPr>
            <w:r w:rsidRPr="00CC1F5D">
              <w:rPr>
                <w:rFonts w:ascii="Calibri" w:hAnsi="Calibri" w:cs="Calibri"/>
                <w:b/>
                <w:bCs/>
                <w:color w:val="000000"/>
                <w:sz w:val="18"/>
                <w:szCs w:val="18"/>
                <w:lang w:eastAsia="en-GB"/>
              </w:rPr>
              <w:t xml:space="preserve">Independent Terminal Evaluation (TE) </w:t>
            </w:r>
          </w:p>
        </w:tc>
        <w:tc>
          <w:tcPr>
            <w:tcW w:w="2200" w:type="dxa"/>
            <w:tcBorders>
              <w:top w:val="nil"/>
              <w:left w:val="nil"/>
              <w:bottom w:val="single" w:sz="8" w:space="0" w:color="auto"/>
              <w:right w:val="single" w:sz="8" w:space="0" w:color="auto"/>
            </w:tcBorders>
            <w:shd w:val="clear" w:color="auto" w:fill="auto"/>
            <w:vAlign w:val="center"/>
            <w:hideMark/>
          </w:tcPr>
          <w:p w14:paraId="11E70499"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55,000</w:t>
            </w:r>
          </w:p>
        </w:tc>
        <w:tc>
          <w:tcPr>
            <w:tcW w:w="1300" w:type="dxa"/>
            <w:tcBorders>
              <w:top w:val="nil"/>
              <w:left w:val="nil"/>
              <w:bottom w:val="single" w:sz="8" w:space="0" w:color="auto"/>
              <w:right w:val="single" w:sz="8" w:space="0" w:color="auto"/>
            </w:tcBorders>
            <w:shd w:val="clear" w:color="auto" w:fill="auto"/>
            <w:vAlign w:val="center"/>
            <w:hideMark/>
          </w:tcPr>
          <w:p w14:paraId="66A8161B"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15,000</w:t>
            </w:r>
          </w:p>
        </w:tc>
        <w:tc>
          <w:tcPr>
            <w:tcW w:w="1480" w:type="dxa"/>
            <w:tcBorders>
              <w:top w:val="nil"/>
              <w:left w:val="nil"/>
              <w:bottom w:val="single" w:sz="8" w:space="0" w:color="auto"/>
              <w:right w:val="single" w:sz="8" w:space="0" w:color="auto"/>
            </w:tcBorders>
            <w:shd w:val="clear" w:color="auto" w:fill="auto"/>
            <w:vAlign w:val="center"/>
            <w:hideMark/>
          </w:tcPr>
          <w:p w14:paraId="5964F04F"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40,000</w:t>
            </w:r>
          </w:p>
        </w:tc>
        <w:tc>
          <w:tcPr>
            <w:tcW w:w="3420" w:type="dxa"/>
            <w:tcBorders>
              <w:top w:val="nil"/>
              <w:left w:val="nil"/>
              <w:bottom w:val="single" w:sz="8" w:space="0" w:color="auto"/>
              <w:right w:val="single" w:sz="8" w:space="0" w:color="auto"/>
            </w:tcBorders>
            <w:shd w:val="clear" w:color="auto" w:fill="auto"/>
            <w:vAlign w:val="center"/>
            <w:hideMark/>
          </w:tcPr>
          <w:p w14:paraId="1063F320" w14:textId="1F2FE7EC" w:rsidR="003F2EF8" w:rsidRPr="00CC1F5D" w:rsidRDefault="00256104" w:rsidP="003F2EF8">
            <w:pPr>
              <w:jc w:val="right"/>
              <w:rPr>
                <w:rFonts w:ascii="Calibri" w:hAnsi="Calibri" w:cs="Calibri"/>
                <w:color w:val="000000"/>
                <w:sz w:val="18"/>
                <w:szCs w:val="18"/>
                <w:lang w:eastAsia="en-GB"/>
              </w:rPr>
            </w:pPr>
            <w:r>
              <w:rPr>
                <w:rFonts w:ascii="Calibri" w:hAnsi="Calibri" w:cs="Calibri"/>
                <w:color w:val="000000"/>
                <w:sz w:val="18"/>
                <w:szCs w:val="18"/>
                <w:lang w:eastAsia="en-GB"/>
              </w:rPr>
              <w:t>15</w:t>
            </w:r>
            <w:r w:rsidR="000C62AE" w:rsidRPr="00CC1F5D">
              <w:rPr>
                <w:rFonts w:ascii="Calibri" w:hAnsi="Calibri" w:cs="Calibri"/>
                <w:color w:val="000000"/>
                <w:sz w:val="18"/>
                <w:szCs w:val="18"/>
                <w:lang w:eastAsia="en-GB"/>
              </w:rPr>
              <w:t xml:space="preserve"> </w:t>
            </w:r>
            <w:r w:rsidR="007A74ED" w:rsidRPr="00CC1F5D">
              <w:rPr>
                <w:rFonts w:ascii="Calibri" w:hAnsi="Calibri" w:cs="Calibri"/>
                <w:color w:val="000000"/>
                <w:sz w:val="18"/>
                <w:szCs w:val="18"/>
                <w:lang w:eastAsia="en-GB"/>
              </w:rPr>
              <w:t>April</w:t>
            </w:r>
            <w:r w:rsidR="000C62AE" w:rsidRPr="00CC1F5D">
              <w:rPr>
                <w:rFonts w:ascii="Calibri" w:hAnsi="Calibri" w:cs="Calibri"/>
                <w:color w:val="000000"/>
                <w:sz w:val="18"/>
                <w:szCs w:val="18"/>
                <w:lang w:eastAsia="en-GB"/>
              </w:rPr>
              <w:t xml:space="preserve"> 2026</w:t>
            </w:r>
          </w:p>
        </w:tc>
      </w:tr>
      <w:tr w:rsidR="003F2EF8" w:rsidRPr="003F2EF8" w14:paraId="08E21D8D" w14:textId="77777777" w:rsidTr="003F2EF8">
        <w:trPr>
          <w:trHeight w:val="380"/>
        </w:trPr>
        <w:tc>
          <w:tcPr>
            <w:tcW w:w="3420" w:type="dxa"/>
            <w:tcBorders>
              <w:top w:val="nil"/>
              <w:left w:val="single" w:sz="8" w:space="0" w:color="auto"/>
              <w:bottom w:val="single" w:sz="8" w:space="0" w:color="auto"/>
              <w:right w:val="single" w:sz="8" w:space="0" w:color="auto"/>
            </w:tcBorders>
            <w:shd w:val="clear" w:color="000000" w:fill="E6E6E6"/>
            <w:vAlign w:val="center"/>
            <w:hideMark/>
          </w:tcPr>
          <w:p w14:paraId="7E32501B" w14:textId="77777777" w:rsidR="003F2EF8" w:rsidRPr="00CC1F5D" w:rsidRDefault="003F2EF8" w:rsidP="003F2EF8">
            <w:pPr>
              <w:rPr>
                <w:rFonts w:ascii="Calibri" w:hAnsi="Calibri" w:cs="Calibri"/>
                <w:b/>
                <w:bCs/>
                <w:color w:val="000000"/>
                <w:sz w:val="18"/>
                <w:szCs w:val="18"/>
                <w:lang w:eastAsia="en-GB"/>
              </w:rPr>
            </w:pPr>
            <w:r w:rsidRPr="00CC1F5D">
              <w:rPr>
                <w:rFonts w:ascii="Calibri" w:hAnsi="Calibri" w:cs="Calibri"/>
                <w:b/>
                <w:bCs/>
                <w:color w:val="000000"/>
                <w:sz w:val="18"/>
                <w:szCs w:val="18"/>
                <w:lang w:eastAsia="en-GB"/>
              </w:rPr>
              <w:t>TOTAL indicative costs</w:t>
            </w:r>
          </w:p>
        </w:tc>
        <w:tc>
          <w:tcPr>
            <w:tcW w:w="2200" w:type="dxa"/>
            <w:tcBorders>
              <w:top w:val="nil"/>
              <w:left w:val="nil"/>
              <w:bottom w:val="single" w:sz="8" w:space="0" w:color="auto"/>
              <w:right w:val="single" w:sz="8" w:space="0" w:color="auto"/>
            </w:tcBorders>
            <w:shd w:val="clear" w:color="000000" w:fill="E6E6E6"/>
            <w:vAlign w:val="center"/>
            <w:hideMark/>
          </w:tcPr>
          <w:p w14:paraId="6B382094"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134,000</w:t>
            </w:r>
          </w:p>
        </w:tc>
        <w:tc>
          <w:tcPr>
            <w:tcW w:w="1300" w:type="dxa"/>
            <w:tcBorders>
              <w:top w:val="nil"/>
              <w:left w:val="nil"/>
              <w:bottom w:val="single" w:sz="8" w:space="0" w:color="auto"/>
              <w:right w:val="single" w:sz="8" w:space="0" w:color="auto"/>
            </w:tcBorders>
            <w:shd w:val="clear" w:color="000000" w:fill="E6E6E6"/>
            <w:vAlign w:val="center"/>
            <w:hideMark/>
          </w:tcPr>
          <w:p w14:paraId="6346C8DF"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34,000</w:t>
            </w:r>
          </w:p>
        </w:tc>
        <w:tc>
          <w:tcPr>
            <w:tcW w:w="1480" w:type="dxa"/>
            <w:tcBorders>
              <w:top w:val="nil"/>
              <w:left w:val="nil"/>
              <w:bottom w:val="single" w:sz="8" w:space="0" w:color="auto"/>
              <w:right w:val="single" w:sz="8" w:space="0" w:color="auto"/>
            </w:tcBorders>
            <w:shd w:val="clear" w:color="000000" w:fill="E6E6E6"/>
            <w:vAlign w:val="center"/>
            <w:hideMark/>
          </w:tcPr>
          <w:p w14:paraId="2D94FDA3" w14:textId="77777777" w:rsidR="003F2EF8" w:rsidRPr="00CC1F5D" w:rsidRDefault="003F2EF8" w:rsidP="003F2EF8">
            <w:pPr>
              <w:jc w:val="right"/>
              <w:rPr>
                <w:rFonts w:ascii="Calibri" w:hAnsi="Calibri" w:cs="Calibri"/>
                <w:color w:val="000000"/>
                <w:sz w:val="18"/>
                <w:szCs w:val="18"/>
                <w:lang w:eastAsia="en-GB"/>
              </w:rPr>
            </w:pPr>
            <w:r w:rsidRPr="00CC1F5D">
              <w:rPr>
                <w:rFonts w:ascii="Calibri" w:hAnsi="Calibri" w:cs="Calibri"/>
                <w:color w:val="000000"/>
                <w:sz w:val="18"/>
                <w:szCs w:val="18"/>
                <w:lang w:eastAsia="en-GB"/>
              </w:rPr>
              <w:t>100,000</w:t>
            </w:r>
          </w:p>
        </w:tc>
        <w:tc>
          <w:tcPr>
            <w:tcW w:w="3420" w:type="dxa"/>
            <w:tcBorders>
              <w:top w:val="nil"/>
              <w:left w:val="nil"/>
              <w:bottom w:val="single" w:sz="8" w:space="0" w:color="auto"/>
              <w:right w:val="single" w:sz="8" w:space="0" w:color="auto"/>
            </w:tcBorders>
            <w:shd w:val="clear" w:color="000000" w:fill="E6E6E6"/>
            <w:vAlign w:val="center"/>
            <w:hideMark/>
          </w:tcPr>
          <w:p w14:paraId="47D31BE6" w14:textId="77777777" w:rsidR="003F2EF8" w:rsidRPr="003F2EF8" w:rsidRDefault="003F2EF8" w:rsidP="003F2EF8">
            <w:pPr>
              <w:rPr>
                <w:rFonts w:ascii="Calibri" w:hAnsi="Calibri" w:cs="Calibri"/>
                <w:color w:val="000000"/>
                <w:sz w:val="18"/>
                <w:szCs w:val="18"/>
                <w:lang w:eastAsia="en-GB"/>
              </w:rPr>
            </w:pPr>
            <w:r w:rsidRPr="00CC1F5D">
              <w:rPr>
                <w:rFonts w:ascii="Calibri" w:hAnsi="Calibri" w:cs="Calibri"/>
                <w:color w:val="000000"/>
                <w:sz w:val="18"/>
                <w:szCs w:val="18"/>
                <w:lang w:eastAsia="en-GB"/>
              </w:rPr>
              <w:t>Add to TBWP Component 4</w:t>
            </w:r>
          </w:p>
        </w:tc>
      </w:tr>
    </w:tbl>
    <w:p w14:paraId="66389166" w14:textId="232EF18A" w:rsidR="003660B3" w:rsidRDefault="003660B3" w:rsidP="001354E3">
      <w:pPr>
        <w:rPr>
          <w:rFonts w:cs="Calibri"/>
          <w:szCs w:val="20"/>
        </w:rPr>
      </w:pPr>
    </w:p>
    <w:p w14:paraId="48A152D4" w14:textId="4E880E61" w:rsidR="003D66AA" w:rsidRDefault="003D66AA" w:rsidP="001354E3">
      <w:pPr>
        <w:rPr>
          <w:rFonts w:cs="Arial"/>
          <w:b/>
          <w:bCs/>
          <w:szCs w:val="20"/>
        </w:rPr>
      </w:pPr>
    </w:p>
    <w:p w14:paraId="33E17C61" w14:textId="77777777" w:rsidR="003E3ABA" w:rsidRPr="006C363D" w:rsidRDefault="003E3ABA" w:rsidP="006C363D">
      <w:pPr>
        <w:pStyle w:val="Heading1"/>
      </w:pPr>
      <w:bookmarkStart w:id="72" w:name="_Toc84428412"/>
      <w:r w:rsidRPr="006C363D">
        <w:t>Governance and Management Arrangements</w:t>
      </w:r>
      <w:bookmarkEnd w:id="72"/>
      <w:r w:rsidRPr="006C363D">
        <w:t xml:space="preserve"> </w:t>
      </w:r>
    </w:p>
    <w:p w14:paraId="63C9ACB7" w14:textId="77777777" w:rsidR="00CA6B69" w:rsidRDefault="00CA6B69" w:rsidP="00ED7D36">
      <w:pPr>
        <w:rPr>
          <w:rFonts w:cs="Arial"/>
          <w:b/>
          <w:noProof/>
          <w:szCs w:val="20"/>
          <w:lang w:eastAsia="zh-CN"/>
        </w:rPr>
      </w:pPr>
    </w:p>
    <w:p w14:paraId="2CA8BEB4" w14:textId="548A96D8" w:rsidR="002C5D13" w:rsidRPr="00747674" w:rsidRDefault="002C5D13" w:rsidP="00ED7D36">
      <w:pPr>
        <w:rPr>
          <w:rFonts w:ascii="Calibri" w:hAnsi="Calibri" w:cs="Calibri"/>
          <w:b/>
          <w:sz w:val="20"/>
          <w:szCs w:val="20"/>
        </w:rPr>
      </w:pPr>
      <w:r w:rsidRPr="00747674">
        <w:rPr>
          <w:rFonts w:ascii="Calibri" w:hAnsi="Calibri" w:cs="Calibri"/>
          <w:b/>
          <w:noProof/>
          <w:sz w:val="20"/>
          <w:szCs w:val="20"/>
          <w:lang w:eastAsia="zh-CN"/>
        </w:rPr>
        <w:t xml:space="preserve">Roles and responsibilities of the project’s governance mechanism: </w:t>
      </w:r>
    </w:p>
    <w:p w14:paraId="60A8D9E0" w14:textId="4AEF3D37" w:rsidR="000C4672" w:rsidRPr="00CC1F5D" w:rsidRDefault="00851A11" w:rsidP="00ED7D36">
      <w:pPr>
        <w:rPr>
          <w:rFonts w:ascii="Calibri" w:hAnsi="Calibri" w:cs="Calibri"/>
          <w:noProof/>
          <w:sz w:val="20"/>
          <w:szCs w:val="20"/>
          <w:lang w:eastAsia="zh-CN"/>
        </w:rPr>
      </w:pPr>
      <w:r w:rsidRPr="00747674">
        <w:rPr>
          <w:rFonts w:ascii="Calibri" w:hAnsi="Calibri" w:cs="Calibri"/>
          <w:sz w:val="20"/>
          <w:szCs w:val="20"/>
        </w:rPr>
        <w:t>Th</w:t>
      </w:r>
      <w:r w:rsidR="00747674" w:rsidRPr="00747674">
        <w:rPr>
          <w:rFonts w:ascii="Calibri" w:hAnsi="Calibri" w:cs="Calibri"/>
          <w:sz w:val="20"/>
          <w:szCs w:val="20"/>
        </w:rPr>
        <w:t>is</w:t>
      </w:r>
      <w:r w:rsidRPr="00747674">
        <w:rPr>
          <w:rFonts w:ascii="Calibri" w:hAnsi="Calibri" w:cs="Calibri"/>
          <w:sz w:val="20"/>
          <w:szCs w:val="20"/>
        </w:rPr>
        <w:t xml:space="preserve"> project will be </w:t>
      </w:r>
      <w:r w:rsidRPr="00E40013">
        <w:rPr>
          <w:rFonts w:ascii="Calibri" w:hAnsi="Calibri" w:cs="Calibri"/>
          <w:sz w:val="20"/>
          <w:szCs w:val="20"/>
        </w:rPr>
        <w:t xml:space="preserve">implemented </w:t>
      </w:r>
      <w:r w:rsidR="00BC27AA" w:rsidRPr="00F925C3">
        <w:rPr>
          <w:rFonts w:ascii="Calibri" w:hAnsi="Calibri" w:cs="Calibri"/>
          <w:sz w:val="20"/>
          <w:szCs w:val="20"/>
        </w:rPr>
        <w:t>a</w:t>
      </w:r>
      <w:r w:rsidR="00747674" w:rsidRPr="00596E60">
        <w:rPr>
          <w:rFonts w:ascii="Calibri" w:hAnsi="Calibri" w:cs="Calibri"/>
          <w:sz w:val="20"/>
          <w:szCs w:val="20"/>
        </w:rPr>
        <w:t>ccording to</w:t>
      </w:r>
      <w:r w:rsidRPr="00B360B9">
        <w:rPr>
          <w:rFonts w:ascii="Calibri" w:hAnsi="Calibri" w:cs="Calibri"/>
          <w:sz w:val="20"/>
          <w:szCs w:val="20"/>
        </w:rPr>
        <w:t xml:space="preserve"> UNDP’s national </w:t>
      </w:r>
      <w:r w:rsidRPr="00CC1F5D">
        <w:rPr>
          <w:rFonts w:ascii="Calibri" w:hAnsi="Calibri" w:cs="Calibri"/>
          <w:sz w:val="20"/>
          <w:szCs w:val="20"/>
        </w:rPr>
        <w:t>implementation modality</w:t>
      </w:r>
      <w:r w:rsidR="00BC27AA" w:rsidRPr="00CC1F5D">
        <w:rPr>
          <w:rFonts w:ascii="Calibri" w:hAnsi="Calibri" w:cs="Calibri"/>
          <w:sz w:val="20"/>
          <w:szCs w:val="20"/>
        </w:rPr>
        <w:t xml:space="preserve"> (NIM) in line with </w:t>
      </w:r>
      <w:r w:rsidRPr="00CC1F5D">
        <w:rPr>
          <w:rFonts w:ascii="Calibri" w:hAnsi="Calibri" w:cs="Calibri"/>
          <w:sz w:val="20"/>
          <w:szCs w:val="20"/>
        </w:rPr>
        <w:t xml:space="preserve">to the Standard Basic Assistance Agreement between UNDP and the </w:t>
      </w:r>
      <w:proofErr w:type="spellStart"/>
      <w:r w:rsidRPr="00CC1F5D">
        <w:rPr>
          <w:rFonts w:ascii="Calibri" w:hAnsi="Calibri" w:cs="Calibri"/>
          <w:sz w:val="20"/>
          <w:szCs w:val="20"/>
        </w:rPr>
        <w:t>Go</w:t>
      </w:r>
      <w:r w:rsidR="00747674" w:rsidRPr="00CC1F5D">
        <w:rPr>
          <w:rFonts w:ascii="Calibri" w:hAnsi="Calibri" w:cs="Calibri"/>
          <w:sz w:val="20"/>
          <w:szCs w:val="20"/>
        </w:rPr>
        <w:t>fBF</w:t>
      </w:r>
      <w:proofErr w:type="spellEnd"/>
      <w:r w:rsidRPr="00CC1F5D">
        <w:rPr>
          <w:rFonts w:ascii="Calibri" w:hAnsi="Calibri" w:cs="Calibri"/>
          <w:i/>
          <w:sz w:val="20"/>
          <w:szCs w:val="20"/>
        </w:rPr>
        <w:t>,</w:t>
      </w:r>
      <w:r w:rsidRPr="00CC1F5D">
        <w:rPr>
          <w:rFonts w:ascii="Calibri" w:hAnsi="Calibri" w:cs="Calibri"/>
          <w:sz w:val="20"/>
          <w:szCs w:val="20"/>
        </w:rPr>
        <w:t xml:space="preserve"> and the Country </w:t>
      </w:r>
      <w:proofErr w:type="spellStart"/>
      <w:r w:rsidRPr="00CC1F5D">
        <w:rPr>
          <w:rFonts w:ascii="Calibri" w:hAnsi="Calibri" w:cs="Calibri"/>
          <w:sz w:val="20"/>
          <w:szCs w:val="20"/>
        </w:rPr>
        <w:t>Programme</w:t>
      </w:r>
      <w:proofErr w:type="spellEnd"/>
      <w:r w:rsidRPr="00CC1F5D">
        <w:rPr>
          <w:rFonts w:ascii="Calibri" w:hAnsi="Calibri" w:cs="Calibri"/>
          <w:i/>
          <w:sz w:val="20"/>
          <w:szCs w:val="20"/>
        </w:rPr>
        <w:t>.</w:t>
      </w:r>
      <w:r w:rsidRPr="00CC1F5D">
        <w:rPr>
          <w:rFonts w:ascii="Calibri" w:hAnsi="Calibri" w:cs="Calibri"/>
          <w:sz w:val="20"/>
          <w:szCs w:val="20"/>
        </w:rPr>
        <w:t xml:space="preserve"> </w:t>
      </w:r>
      <w:r w:rsidR="008E614E" w:rsidRPr="00CC1F5D">
        <w:rPr>
          <w:rFonts w:ascii="Calibri" w:hAnsi="Calibri" w:cs="Calibri"/>
          <w:sz w:val="20"/>
          <w:szCs w:val="20"/>
        </w:rPr>
        <w:t xml:space="preserve">It is a Category 1 project according to the terminology used by the government of Burkina Faso to categorize this type of projects. </w:t>
      </w:r>
    </w:p>
    <w:p w14:paraId="5F91FDF6" w14:textId="77777777" w:rsidR="00E66EE2" w:rsidRPr="00CC1F5D" w:rsidRDefault="00E66EE2" w:rsidP="00ED7D36">
      <w:pPr>
        <w:rPr>
          <w:rFonts w:ascii="Calibri" w:hAnsi="Calibri" w:cs="Calibri"/>
          <w:noProof/>
          <w:sz w:val="20"/>
          <w:szCs w:val="20"/>
          <w:lang w:eastAsia="zh-CN"/>
        </w:rPr>
      </w:pPr>
    </w:p>
    <w:p w14:paraId="4BC276A3" w14:textId="238D5E24" w:rsidR="00C12B02" w:rsidRDefault="000C4672" w:rsidP="005913BC">
      <w:pPr>
        <w:numPr>
          <w:ilvl w:val="0"/>
          <w:numId w:val="36"/>
        </w:numPr>
        <w:jc w:val="both"/>
        <w:rPr>
          <w:rFonts w:ascii="Calibri" w:hAnsi="Calibri" w:cs="Calibri"/>
          <w:sz w:val="20"/>
          <w:szCs w:val="20"/>
          <w:lang w:eastAsia="zh-CN"/>
        </w:rPr>
      </w:pPr>
      <w:r w:rsidRPr="00CC1F5D">
        <w:rPr>
          <w:rFonts w:ascii="Calibri" w:hAnsi="Calibri" w:cs="Calibri"/>
          <w:noProof/>
          <w:sz w:val="20"/>
          <w:szCs w:val="20"/>
          <w:u w:val="single"/>
          <w:lang w:eastAsia="zh-CN"/>
        </w:rPr>
        <w:t>Implementing Partner</w:t>
      </w:r>
      <w:r w:rsidRPr="00CC1F5D">
        <w:rPr>
          <w:rFonts w:ascii="Calibri" w:hAnsi="Calibri" w:cs="Calibri"/>
          <w:noProof/>
          <w:sz w:val="20"/>
          <w:szCs w:val="20"/>
          <w:lang w:eastAsia="zh-CN"/>
        </w:rPr>
        <w:t xml:space="preserve">: </w:t>
      </w:r>
      <w:r w:rsidR="002C5D13" w:rsidRPr="00CC1F5D">
        <w:rPr>
          <w:rFonts w:ascii="Calibri" w:hAnsi="Calibri" w:cs="Calibri"/>
          <w:noProof/>
          <w:sz w:val="20"/>
          <w:szCs w:val="20"/>
          <w:lang w:eastAsia="zh-CN"/>
        </w:rPr>
        <w:t xml:space="preserve">The Implementing Partner </w:t>
      </w:r>
      <w:r w:rsidR="00091E62" w:rsidRPr="00CC1F5D">
        <w:rPr>
          <w:rFonts w:ascii="Calibri" w:hAnsi="Calibri" w:cs="Calibri"/>
          <w:noProof/>
          <w:sz w:val="20"/>
          <w:szCs w:val="20"/>
          <w:lang w:eastAsia="zh-CN"/>
        </w:rPr>
        <w:t xml:space="preserve">(GEF </w:t>
      </w:r>
      <w:r w:rsidR="00AA657D" w:rsidRPr="00CC1F5D">
        <w:rPr>
          <w:rFonts w:ascii="Calibri" w:hAnsi="Calibri" w:cs="Calibri"/>
          <w:noProof/>
          <w:sz w:val="20"/>
          <w:szCs w:val="20"/>
          <w:lang w:eastAsia="zh-CN"/>
        </w:rPr>
        <w:t>E</w:t>
      </w:r>
      <w:r w:rsidR="00091E62" w:rsidRPr="00CC1F5D">
        <w:rPr>
          <w:rFonts w:ascii="Calibri" w:hAnsi="Calibri" w:cs="Calibri"/>
          <w:noProof/>
          <w:sz w:val="20"/>
          <w:szCs w:val="20"/>
          <w:lang w:eastAsia="zh-CN"/>
        </w:rPr>
        <w:t xml:space="preserve">xecuting </w:t>
      </w:r>
      <w:r w:rsidR="00AA657D" w:rsidRPr="00CC1F5D">
        <w:rPr>
          <w:rFonts w:ascii="Calibri" w:hAnsi="Calibri" w:cs="Calibri"/>
          <w:noProof/>
          <w:sz w:val="20"/>
          <w:szCs w:val="20"/>
          <w:lang w:eastAsia="zh-CN"/>
        </w:rPr>
        <w:t>A</w:t>
      </w:r>
      <w:r w:rsidR="00091E62" w:rsidRPr="00CC1F5D">
        <w:rPr>
          <w:rFonts w:ascii="Calibri" w:hAnsi="Calibri" w:cs="Calibri"/>
          <w:noProof/>
          <w:sz w:val="20"/>
          <w:szCs w:val="20"/>
          <w:lang w:eastAsia="zh-CN"/>
        </w:rPr>
        <w:t xml:space="preserve">gency) </w:t>
      </w:r>
      <w:r w:rsidR="002C5D13" w:rsidRPr="00CC1F5D">
        <w:rPr>
          <w:rFonts w:ascii="Calibri" w:hAnsi="Calibri" w:cs="Calibri"/>
          <w:noProof/>
          <w:sz w:val="20"/>
          <w:szCs w:val="20"/>
          <w:lang w:eastAsia="zh-CN"/>
        </w:rPr>
        <w:t>for this project is</w:t>
      </w:r>
      <w:r w:rsidR="00AC3F48" w:rsidRPr="00CC1F5D">
        <w:rPr>
          <w:rFonts w:ascii="Calibri" w:hAnsi="Calibri" w:cs="Calibri"/>
          <w:noProof/>
          <w:sz w:val="20"/>
          <w:szCs w:val="20"/>
          <w:lang w:eastAsia="zh-CN"/>
        </w:rPr>
        <w:t xml:space="preserve"> </w:t>
      </w:r>
      <w:r w:rsidR="00530108" w:rsidRPr="00CC1F5D">
        <w:rPr>
          <w:rFonts w:ascii="Calibri" w:hAnsi="Calibri" w:cs="Calibri"/>
          <w:noProof/>
          <w:sz w:val="20"/>
          <w:szCs w:val="20"/>
          <w:lang w:eastAsia="zh-CN"/>
        </w:rPr>
        <w:t xml:space="preserve">the </w:t>
      </w:r>
      <w:r w:rsidR="00530108" w:rsidRPr="00CC1F5D">
        <w:rPr>
          <w:rFonts w:ascii="Calibri" w:hAnsi="Calibri" w:cs="Calibri"/>
          <w:b/>
          <w:bCs/>
          <w:noProof/>
          <w:sz w:val="20"/>
          <w:szCs w:val="20"/>
          <w:lang w:eastAsia="zh-CN"/>
        </w:rPr>
        <w:t>Burkinabè Agency for Rural Electrification (</w:t>
      </w:r>
      <w:r w:rsidR="00AC3F48" w:rsidRPr="00CC1F5D">
        <w:rPr>
          <w:rFonts w:ascii="Calibri" w:hAnsi="Calibri" w:cs="Calibri"/>
          <w:b/>
          <w:bCs/>
          <w:noProof/>
          <w:sz w:val="20"/>
          <w:szCs w:val="20"/>
          <w:lang w:eastAsia="zh-CN"/>
        </w:rPr>
        <w:t>ABER</w:t>
      </w:r>
      <w:r w:rsidR="00530108" w:rsidRPr="00CC1F5D">
        <w:rPr>
          <w:rFonts w:ascii="Calibri" w:hAnsi="Calibri" w:cs="Calibri"/>
          <w:b/>
          <w:bCs/>
          <w:noProof/>
          <w:sz w:val="20"/>
          <w:szCs w:val="20"/>
          <w:lang w:eastAsia="zh-CN"/>
        </w:rPr>
        <w:t xml:space="preserve">), </w:t>
      </w:r>
      <w:r w:rsidR="00E40013" w:rsidRPr="00CC1F5D">
        <w:rPr>
          <w:rFonts w:ascii="Calibri" w:hAnsi="Calibri" w:cs="Calibri"/>
          <w:noProof/>
          <w:sz w:val="20"/>
          <w:szCs w:val="20"/>
          <w:lang w:eastAsia="zh-CN"/>
        </w:rPr>
        <w:t xml:space="preserve">which is under </w:t>
      </w:r>
      <w:r w:rsidR="00493B17" w:rsidRPr="00CC1F5D">
        <w:rPr>
          <w:rFonts w:ascii="Calibri" w:hAnsi="Calibri" w:cs="Calibri"/>
          <w:noProof/>
          <w:sz w:val="20"/>
          <w:szCs w:val="20"/>
          <w:lang w:eastAsia="zh-CN"/>
        </w:rPr>
        <w:t xml:space="preserve">the authority of </w:t>
      </w:r>
      <w:r w:rsidR="00E40013" w:rsidRPr="00CC1F5D">
        <w:rPr>
          <w:rFonts w:ascii="Calibri" w:hAnsi="Calibri" w:cs="Calibri"/>
          <w:noProof/>
          <w:sz w:val="20"/>
          <w:szCs w:val="20"/>
          <w:lang w:eastAsia="zh-CN"/>
        </w:rPr>
        <w:t>the Ministry</w:t>
      </w:r>
      <w:r w:rsidR="00E40013">
        <w:rPr>
          <w:rFonts w:ascii="Calibri" w:hAnsi="Calibri" w:cs="Calibri"/>
          <w:noProof/>
          <w:sz w:val="20"/>
          <w:szCs w:val="20"/>
          <w:lang w:eastAsia="zh-CN"/>
        </w:rPr>
        <w:t xml:space="preserve"> </w:t>
      </w:r>
      <w:r w:rsidR="00EA0E05">
        <w:rPr>
          <w:rFonts w:ascii="Calibri" w:hAnsi="Calibri" w:cs="Calibri"/>
          <w:noProof/>
          <w:sz w:val="20"/>
          <w:szCs w:val="20"/>
          <w:lang w:eastAsia="zh-CN"/>
        </w:rPr>
        <w:t xml:space="preserve">in charge </w:t>
      </w:r>
      <w:r w:rsidR="00E40013">
        <w:rPr>
          <w:rFonts w:ascii="Calibri" w:hAnsi="Calibri" w:cs="Calibri"/>
          <w:noProof/>
          <w:sz w:val="20"/>
          <w:szCs w:val="20"/>
          <w:lang w:eastAsia="zh-CN"/>
        </w:rPr>
        <w:t>of Energy</w:t>
      </w:r>
      <w:r w:rsidR="00493B17">
        <w:rPr>
          <w:rFonts w:ascii="Calibri" w:hAnsi="Calibri" w:cs="Calibri"/>
          <w:noProof/>
          <w:sz w:val="20"/>
          <w:szCs w:val="20"/>
          <w:lang w:eastAsia="zh-CN"/>
        </w:rPr>
        <w:t xml:space="preserve">, with a </w:t>
      </w:r>
      <w:r w:rsidR="00493B17">
        <w:rPr>
          <w:rFonts w:ascii="Calibri" w:hAnsi="Calibri" w:cs="Calibri"/>
          <w:noProof/>
          <w:sz w:val="20"/>
          <w:szCs w:val="20"/>
          <w:lang w:eastAsia="zh-CN"/>
        </w:rPr>
        <w:lastRenderedPageBreak/>
        <w:t xml:space="preserve">mandate to </w:t>
      </w:r>
      <w:r w:rsidR="00530108" w:rsidRPr="00E40013">
        <w:rPr>
          <w:rFonts w:ascii="Calibri" w:hAnsi="Calibri" w:cs="Calibri"/>
          <w:noProof/>
          <w:sz w:val="20"/>
          <w:szCs w:val="20"/>
          <w:lang w:eastAsia="zh-CN"/>
        </w:rPr>
        <w:t>implement national rural electrification policy; mobiliz</w:t>
      </w:r>
      <w:r w:rsidR="00493B17">
        <w:rPr>
          <w:rFonts w:ascii="Calibri" w:hAnsi="Calibri" w:cs="Calibri"/>
          <w:noProof/>
          <w:sz w:val="20"/>
          <w:szCs w:val="20"/>
          <w:lang w:eastAsia="zh-CN"/>
        </w:rPr>
        <w:t>e</w:t>
      </w:r>
      <w:r w:rsidR="00530108" w:rsidRPr="00E40013">
        <w:rPr>
          <w:rFonts w:ascii="Calibri" w:hAnsi="Calibri" w:cs="Calibri"/>
          <w:noProof/>
          <w:sz w:val="20"/>
          <w:szCs w:val="20"/>
          <w:lang w:eastAsia="zh-CN"/>
        </w:rPr>
        <w:t xml:space="preserve"> funding; support developers and private sector investment.</w:t>
      </w:r>
      <w:r w:rsidR="002C5D13" w:rsidRPr="00E40013">
        <w:rPr>
          <w:rFonts w:ascii="Calibri" w:hAnsi="Calibri" w:cs="Calibri"/>
          <w:noProof/>
          <w:sz w:val="20"/>
          <w:szCs w:val="20"/>
          <w:lang w:eastAsia="zh-CN"/>
        </w:rPr>
        <w:t xml:space="preserve"> </w:t>
      </w:r>
    </w:p>
    <w:p w14:paraId="18F5C47B" w14:textId="77777777" w:rsidR="00C12B02" w:rsidRDefault="00C12B02" w:rsidP="00EF5F9B">
      <w:pPr>
        <w:ind w:left="360"/>
        <w:jc w:val="both"/>
        <w:rPr>
          <w:rFonts w:ascii="Calibri" w:hAnsi="Calibri" w:cs="Calibri"/>
          <w:sz w:val="20"/>
          <w:szCs w:val="20"/>
          <w:lang w:eastAsia="zh-CN"/>
        </w:rPr>
      </w:pPr>
    </w:p>
    <w:p w14:paraId="0317D79E" w14:textId="61898BE5" w:rsidR="00530108" w:rsidRPr="00747674" w:rsidRDefault="002C5D13" w:rsidP="005913BC">
      <w:pPr>
        <w:numPr>
          <w:ilvl w:val="0"/>
          <w:numId w:val="36"/>
        </w:numPr>
        <w:jc w:val="both"/>
        <w:rPr>
          <w:rFonts w:ascii="Calibri" w:hAnsi="Calibri" w:cs="Calibri"/>
          <w:sz w:val="20"/>
          <w:szCs w:val="20"/>
          <w:lang w:eastAsia="zh-CN"/>
        </w:rPr>
      </w:pPr>
      <w:r w:rsidRPr="00E40013">
        <w:rPr>
          <w:rFonts w:ascii="Calibri" w:hAnsi="Calibri" w:cs="Calibri"/>
          <w:sz w:val="20"/>
          <w:szCs w:val="20"/>
          <w:lang w:eastAsia="zh-CN"/>
        </w:rPr>
        <w:t xml:space="preserve">The Implementing Partner is </w:t>
      </w:r>
      <w:r w:rsidR="00562B53" w:rsidRPr="00E40013">
        <w:rPr>
          <w:rFonts w:ascii="Calibri" w:hAnsi="Calibri" w:cs="Calibri"/>
          <w:sz w:val="20"/>
          <w:szCs w:val="20"/>
          <w:lang w:eastAsia="zh-CN"/>
        </w:rPr>
        <w:t>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r w:rsidR="00356527">
        <w:rPr>
          <w:rFonts w:ascii="Calibri" w:hAnsi="Calibri" w:cs="Calibri"/>
          <w:sz w:val="20"/>
          <w:szCs w:val="20"/>
          <w:lang w:eastAsia="zh-CN"/>
        </w:rPr>
        <w:tab/>
      </w:r>
      <w:r w:rsidR="00530108" w:rsidRPr="00F925C3">
        <w:rPr>
          <w:rFonts w:ascii="Calibri" w:hAnsi="Calibri" w:cs="Calibri"/>
          <w:sz w:val="20"/>
          <w:szCs w:val="20"/>
          <w:lang w:eastAsia="zh-CN"/>
        </w:rPr>
        <w:br/>
      </w:r>
      <w:r w:rsidRPr="00962A13">
        <w:rPr>
          <w:rFonts w:ascii="Calibri" w:hAnsi="Calibri" w:cs="Calibri"/>
          <w:sz w:val="20"/>
          <w:szCs w:val="20"/>
          <w:lang w:eastAsia="zh-CN"/>
        </w:rPr>
        <w:t>The Implementing Partner is responsible for</w:t>
      </w:r>
      <w:r w:rsidR="00F1544F" w:rsidRPr="00962A13">
        <w:rPr>
          <w:rFonts w:ascii="Calibri" w:hAnsi="Calibri" w:cs="Calibri"/>
          <w:sz w:val="20"/>
          <w:szCs w:val="20"/>
          <w:lang w:eastAsia="zh-CN"/>
        </w:rPr>
        <w:t xml:space="preserve"> executing this project</w:t>
      </w:r>
      <w:r w:rsidR="00514928" w:rsidRPr="00962A13">
        <w:rPr>
          <w:rFonts w:ascii="Calibri" w:hAnsi="Calibri" w:cs="Calibri"/>
          <w:sz w:val="20"/>
          <w:szCs w:val="20"/>
          <w:lang w:eastAsia="zh-CN"/>
        </w:rPr>
        <w:t>. Specific tasks include</w:t>
      </w:r>
      <w:r w:rsidRPr="00962A13">
        <w:rPr>
          <w:rFonts w:ascii="Calibri" w:hAnsi="Calibri" w:cs="Calibri"/>
          <w:sz w:val="20"/>
          <w:szCs w:val="20"/>
          <w:lang w:eastAsia="zh-CN"/>
        </w:rPr>
        <w:t>:</w:t>
      </w:r>
    </w:p>
    <w:p w14:paraId="079A3E2E" w14:textId="7388BFD1" w:rsidR="00530108" w:rsidRPr="00747674" w:rsidRDefault="00AD6929" w:rsidP="005913BC">
      <w:pPr>
        <w:numPr>
          <w:ilvl w:val="1"/>
          <w:numId w:val="42"/>
        </w:numPr>
        <w:jc w:val="both"/>
        <w:rPr>
          <w:rFonts w:ascii="Calibri" w:hAnsi="Calibri" w:cs="Calibri"/>
          <w:sz w:val="20"/>
          <w:szCs w:val="20"/>
        </w:rPr>
      </w:pPr>
      <w:r w:rsidRPr="00747674">
        <w:rPr>
          <w:rFonts w:ascii="Calibri" w:hAnsi="Calibri" w:cs="Calibri"/>
          <w:sz w:val="20"/>
          <w:szCs w:val="20"/>
        </w:rPr>
        <w:t>Project planning, coordination, management, monitoring</w:t>
      </w:r>
      <w:r w:rsidR="007E56BC" w:rsidRPr="00747674">
        <w:rPr>
          <w:rFonts w:ascii="Calibri" w:hAnsi="Calibri" w:cs="Calibri"/>
          <w:sz w:val="20"/>
          <w:szCs w:val="20"/>
        </w:rPr>
        <w:t>, evaluation</w:t>
      </w:r>
      <w:r w:rsidRPr="00747674">
        <w:rPr>
          <w:rFonts w:ascii="Calibri" w:hAnsi="Calibri" w:cs="Calibri"/>
          <w:sz w:val="20"/>
          <w:szCs w:val="20"/>
        </w:rPr>
        <w:t xml:space="preserve"> and reporting</w:t>
      </w:r>
      <w:r w:rsidR="002C72D1" w:rsidRPr="00747674">
        <w:rPr>
          <w:rFonts w:ascii="Calibri" w:hAnsi="Calibri" w:cs="Calibri"/>
          <w:sz w:val="20"/>
          <w:szCs w:val="20"/>
        </w:rPr>
        <w:t xml:space="preserve">.  This </w:t>
      </w:r>
      <w:r w:rsidR="00354950" w:rsidRPr="00747674">
        <w:rPr>
          <w:rFonts w:ascii="Calibri" w:hAnsi="Calibri" w:cs="Calibri"/>
          <w:sz w:val="20"/>
          <w:szCs w:val="20"/>
        </w:rPr>
        <w:t xml:space="preserve">includes providing all </w:t>
      </w:r>
      <w:r w:rsidR="00354950" w:rsidRPr="00F925C3">
        <w:rPr>
          <w:rFonts w:ascii="Calibri" w:hAnsi="Calibri" w:cs="Calibri"/>
          <w:sz w:val="20"/>
          <w:szCs w:val="20"/>
        </w:rPr>
        <w:t xml:space="preserve">required information and data necessary for </w:t>
      </w:r>
      <w:r w:rsidR="00354950" w:rsidRPr="00596E60">
        <w:rPr>
          <w:rFonts w:ascii="Calibri" w:hAnsi="Calibri" w:cs="Calibri"/>
          <w:sz w:val="20"/>
          <w:szCs w:val="20"/>
        </w:rPr>
        <w:t>timely, comprehensive and evidence-based project reporting, including results and financial data, as necessary. The Implementing Partner will strive to ensure project-level M&amp;E is undertaken by nat</w:t>
      </w:r>
      <w:r w:rsidR="00354950" w:rsidRPr="00962A13">
        <w:rPr>
          <w:rFonts w:ascii="Calibri" w:hAnsi="Calibri" w:cs="Calibri"/>
          <w:sz w:val="20"/>
          <w:szCs w:val="20"/>
        </w:rPr>
        <w:t xml:space="preserve">ional </w:t>
      </w:r>
      <w:r w:rsidR="00562B53" w:rsidRPr="00962A13">
        <w:rPr>
          <w:rFonts w:ascii="Calibri" w:hAnsi="Calibri" w:cs="Calibri"/>
          <w:sz w:val="20"/>
          <w:szCs w:val="20"/>
        </w:rPr>
        <w:t>institutes and</w:t>
      </w:r>
      <w:r w:rsidR="00354950" w:rsidRPr="00962A13">
        <w:rPr>
          <w:rFonts w:ascii="Calibri" w:hAnsi="Calibri" w:cs="Calibri"/>
          <w:sz w:val="20"/>
          <w:szCs w:val="20"/>
        </w:rPr>
        <w:t xml:space="preserve"> is aligned with national systems so that the data used and generated by the project supports national systems. </w:t>
      </w:r>
    </w:p>
    <w:p w14:paraId="6DEA2905" w14:textId="6033AEFB" w:rsidR="00530108" w:rsidRPr="00747674" w:rsidRDefault="00CF10D8" w:rsidP="005913BC">
      <w:pPr>
        <w:numPr>
          <w:ilvl w:val="1"/>
          <w:numId w:val="42"/>
        </w:numPr>
        <w:jc w:val="both"/>
        <w:rPr>
          <w:rFonts w:ascii="Calibri" w:hAnsi="Calibri" w:cs="Calibri"/>
          <w:sz w:val="20"/>
          <w:szCs w:val="20"/>
        </w:rPr>
      </w:pPr>
      <w:r w:rsidRPr="00747674">
        <w:rPr>
          <w:rFonts w:ascii="Calibri" w:hAnsi="Calibri" w:cs="Calibri"/>
          <w:sz w:val="20"/>
          <w:szCs w:val="20"/>
        </w:rPr>
        <w:t xml:space="preserve">Risk management as outlined in this Project </w:t>
      </w:r>
      <w:proofErr w:type="gramStart"/>
      <w:r w:rsidRPr="00747674">
        <w:rPr>
          <w:rFonts w:ascii="Calibri" w:hAnsi="Calibri" w:cs="Calibri"/>
          <w:sz w:val="20"/>
          <w:szCs w:val="20"/>
        </w:rPr>
        <w:t>Document;</w:t>
      </w:r>
      <w:proofErr w:type="gramEnd"/>
    </w:p>
    <w:p w14:paraId="3FCECF0F" w14:textId="39CCCF57" w:rsidR="00530108" w:rsidRPr="00B360B9" w:rsidRDefault="00AD6929" w:rsidP="005913BC">
      <w:pPr>
        <w:numPr>
          <w:ilvl w:val="1"/>
          <w:numId w:val="42"/>
        </w:numPr>
        <w:jc w:val="both"/>
        <w:rPr>
          <w:rFonts w:ascii="Calibri" w:hAnsi="Calibri" w:cs="Calibri"/>
          <w:sz w:val="20"/>
          <w:szCs w:val="20"/>
        </w:rPr>
      </w:pPr>
      <w:r w:rsidRPr="00F925C3">
        <w:rPr>
          <w:rFonts w:ascii="Calibri" w:hAnsi="Calibri" w:cs="Calibri"/>
          <w:sz w:val="20"/>
          <w:szCs w:val="20"/>
        </w:rPr>
        <w:t xml:space="preserve">Procurement of goods and services, including human </w:t>
      </w:r>
      <w:proofErr w:type="gramStart"/>
      <w:r w:rsidRPr="00F925C3">
        <w:rPr>
          <w:rFonts w:ascii="Calibri" w:hAnsi="Calibri" w:cs="Calibri"/>
          <w:sz w:val="20"/>
          <w:szCs w:val="20"/>
        </w:rPr>
        <w:t>resources</w:t>
      </w:r>
      <w:r w:rsidR="001540FE" w:rsidRPr="00596E60">
        <w:rPr>
          <w:rFonts w:ascii="Calibri" w:hAnsi="Calibri" w:cs="Calibri"/>
          <w:sz w:val="20"/>
          <w:szCs w:val="20"/>
        </w:rPr>
        <w:t>;</w:t>
      </w:r>
      <w:proofErr w:type="gramEnd"/>
    </w:p>
    <w:p w14:paraId="57B18000" w14:textId="013B15A0" w:rsidR="00530108" w:rsidRPr="00962A13" w:rsidRDefault="00AD6929" w:rsidP="005913BC">
      <w:pPr>
        <w:numPr>
          <w:ilvl w:val="1"/>
          <w:numId w:val="42"/>
        </w:numPr>
        <w:jc w:val="both"/>
        <w:rPr>
          <w:rFonts w:ascii="Calibri" w:hAnsi="Calibri" w:cs="Calibri"/>
          <w:sz w:val="20"/>
          <w:szCs w:val="20"/>
        </w:rPr>
      </w:pPr>
      <w:r w:rsidRPr="00962A13">
        <w:rPr>
          <w:rFonts w:ascii="Calibri" w:hAnsi="Calibri" w:cs="Calibri"/>
          <w:sz w:val="20"/>
          <w:szCs w:val="20"/>
        </w:rPr>
        <w:t xml:space="preserve">Financial management, </w:t>
      </w:r>
      <w:r w:rsidR="001540FE" w:rsidRPr="00962A13">
        <w:rPr>
          <w:rFonts w:ascii="Calibri" w:hAnsi="Calibri" w:cs="Calibri"/>
          <w:sz w:val="20"/>
          <w:szCs w:val="20"/>
        </w:rPr>
        <w:t xml:space="preserve">including overseeing financial expenditures against project </w:t>
      </w:r>
      <w:proofErr w:type="gramStart"/>
      <w:r w:rsidR="001540FE" w:rsidRPr="00962A13">
        <w:rPr>
          <w:rFonts w:ascii="Calibri" w:hAnsi="Calibri" w:cs="Calibri"/>
          <w:sz w:val="20"/>
          <w:szCs w:val="20"/>
        </w:rPr>
        <w:t>budgets;</w:t>
      </w:r>
      <w:proofErr w:type="gramEnd"/>
    </w:p>
    <w:p w14:paraId="12E03472" w14:textId="52B94682" w:rsidR="00530108" w:rsidRPr="00962A13" w:rsidRDefault="002C5D13" w:rsidP="005913BC">
      <w:pPr>
        <w:numPr>
          <w:ilvl w:val="1"/>
          <w:numId w:val="42"/>
        </w:numPr>
        <w:jc w:val="both"/>
        <w:rPr>
          <w:rFonts w:ascii="Calibri" w:hAnsi="Calibri" w:cs="Calibri"/>
          <w:sz w:val="20"/>
          <w:szCs w:val="20"/>
        </w:rPr>
      </w:pPr>
      <w:r w:rsidRPr="00962A13">
        <w:rPr>
          <w:rFonts w:ascii="Calibri" w:hAnsi="Calibri" w:cs="Calibri"/>
          <w:sz w:val="20"/>
          <w:szCs w:val="20"/>
        </w:rPr>
        <w:t>Approving and signing the multiyear work</w:t>
      </w:r>
      <w:r w:rsidR="00421EDA" w:rsidRPr="00962A13">
        <w:rPr>
          <w:rFonts w:ascii="Calibri" w:hAnsi="Calibri" w:cs="Calibri"/>
          <w:sz w:val="20"/>
          <w:szCs w:val="20"/>
        </w:rPr>
        <w:t xml:space="preserve"> </w:t>
      </w:r>
      <w:proofErr w:type="gramStart"/>
      <w:r w:rsidRPr="00962A13">
        <w:rPr>
          <w:rFonts w:ascii="Calibri" w:hAnsi="Calibri" w:cs="Calibri"/>
          <w:sz w:val="20"/>
          <w:szCs w:val="20"/>
        </w:rPr>
        <w:t>plan;</w:t>
      </w:r>
      <w:proofErr w:type="gramEnd"/>
    </w:p>
    <w:p w14:paraId="1585E1EA" w14:textId="28D2C996" w:rsidR="00530108" w:rsidRPr="00962A13" w:rsidRDefault="002C5D13" w:rsidP="005913BC">
      <w:pPr>
        <w:numPr>
          <w:ilvl w:val="1"/>
          <w:numId w:val="42"/>
        </w:numPr>
        <w:jc w:val="both"/>
        <w:rPr>
          <w:rFonts w:ascii="Calibri" w:hAnsi="Calibri" w:cs="Calibri"/>
          <w:sz w:val="20"/>
          <w:szCs w:val="20"/>
        </w:rPr>
      </w:pPr>
      <w:r w:rsidRPr="00962A13">
        <w:rPr>
          <w:rFonts w:ascii="Calibri" w:hAnsi="Calibri" w:cs="Calibri"/>
          <w:sz w:val="20"/>
          <w:szCs w:val="20"/>
        </w:rPr>
        <w:t>Approving and signing the combined delivery report at the end of the year; and,</w:t>
      </w:r>
    </w:p>
    <w:p w14:paraId="245655C4" w14:textId="398C5510" w:rsidR="00E5667A" w:rsidRPr="00962A13" w:rsidRDefault="002C5D13" w:rsidP="005913BC">
      <w:pPr>
        <w:numPr>
          <w:ilvl w:val="1"/>
          <w:numId w:val="42"/>
        </w:numPr>
        <w:jc w:val="both"/>
        <w:rPr>
          <w:rFonts w:ascii="Calibri" w:hAnsi="Calibri" w:cs="Calibri"/>
          <w:sz w:val="20"/>
          <w:szCs w:val="20"/>
        </w:rPr>
      </w:pPr>
      <w:r w:rsidRPr="00962A13">
        <w:rPr>
          <w:rFonts w:ascii="Calibri" w:hAnsi="Calibri" w:cs="Calibri"/>
          <w:sz w:val="20"/>
          <w:szCs w:val="20"/>
        </w:rPr>
        <w:t>Signing the financial report or the funding authorization and certificate of expenditures.</w:t>
      </w:r>
    </w:p>
    <w:p w14:paraId="461FB896" w14:textId="77777777" w:rsidR="00E5667A" w:rsidRPr="00747674" w:rsidRDefault="00E5667A" w:rsidP="00DA71B5">
      <w:pPr>
        <w:rPr>
          <w:rFonts w:ascii="Calibri" w:hAnsi="Calibri" w:cs="Calibri"/>
          <w:noProof/>
          <w:sz w:val="20"/>
          <w:szCs w:val="20"/>
          <w:lang w:eastAsia="zh-CN"/>
        </w:rPr>
      </w:pPr>
    </w:p>
    <w:p w14:paraId="41D86EF8" w14:textId="2B47FB8B" w:rsidR="00F13130" w:rsidRPr="00747674" w:rsidRDefault="00F424BD" w:rsidP="005913BC">
      <w:pPr>
        <w:numPr>
          <w:ilvl w:val="0"/>
          <w:numId w:val="36"/>
        </w:numPr>
        <w:rPr>
          <w:rFonts w:ascii="Calibri" w:hAnsi="Calibri" w:cs="Calibri"/>
          <w:noProof/>
          <w:sz w:val="20"/>
          <w:szCs w:val="20"/>
          <w:lang w:eastAsia="zh-CN"/>
        </w:rPr>
      </w:pPr>
      <w:r w:rsidRPr="00747674">
        <w:rPr>
          <w:rFonts w:ascii="Calibri" w:hAnsi="Calibri" w:cs="Calibri"/>
          <w:noProof/>
          <w:sz w:val="20"/>
          <w:szCs w:val="20"/>
          <w:lang w:eastAsia="zh-CN"/>
        </w:rPr>
        <w:t>A</w:t>
      </w:r>
      <w:r w:rsidR="004C1582" w:rsidRPr="00747674">
        <w:rPr>
          <w:rFonts w:ascii="Calibri" w:hAnsi="Calibri" w:cs="Calibri"/>
          <w:noProof/>
          <w:sz w:val="20"/>
          <w:szCs w:val="20"/>
          <w:lang w:eastAsia="zh-CN"/>
        </w:rPr>
        <w:t xml:space="preserve"> Harmonized Approach to Cash Transfer (HACT)</w:t>
      </w:r>
      <w:r w:rsidR="00AE070D" w:rsidRPr="00747674">
        <w:rPr>
          <w:rFonts w:ascii="Calibri" w:hAnsi="Calibri" w:cs="Calibri"/>
          <w:noProof/>
          <w:sz w:val="20"/>
          <w:szCs w:val="20"/>
          <w:lang w:eastAsia="zh-CN"/>
        </w:rPr>
        <w:t xml:space="preserve"> micro-assessment of ABER</w:t>
      </w:r>
      <w:r w:rsidR="00A96C84" w:rsidRPr="00747674">
        <w:rPr>
          <w:rFonts w:ascii="Calibri" w:hAnsi="Calibri" w:cs="Calibri"/>
          <w:noProof/>
          <w:sz w:val="20"/>
          <w:szCs w:val="20"/>
          <w:lang w:eastAsia="zh-CN"/>
        </w:rPr>
        <w:t xml:space="preserve"> was undertaken during the </w:t>
      </w:r>
      <w:r w:rsidR="00D93A7F" w:rsidRPr="00747674">
        <w:rPr>
          <w:rFonts w:ascii="Calibri" w:hAnsi="Calibri" w:cs="Calibri"/>
          <w:noProof/>
          <w:sz w:val="20"/>
          <w:szCs w:val="20"/>
          <w:lang w:eastAsia="zh-CN"/>
        </w:rPr>
        <w:t xml:space="preserve">PPG phase. The </w:t>
      </w:r>
      <w:r w:rsidR="002F79F9" w:rsidRPr="00F925C3">
        <w:rPr>
          <w:rFonts w:ascii="Calibri" w:hAnsi="Calibri" w:cs="Calibri"/>
          <w:noProof/>
          <w:sz w:val="20"/>
          <w:szCs w:val="20"/>
          <w:lang w:eastAsia="zh-CN"/>
        </w:rPr>
        <w:t xml:space="preserve">scope of </w:t>
      </w:r>
      <w:r w:rsidR="00D93A7F" w:rsidRPr="00596E60">
        <w:rPr>
          <w:rFonts w:ascii="Calibri" w:hAnsi="Calibri" w:cs="Calibri"/>
          <w:noProof/>
          <w:sz w:val="20"/>
          <w:szCs w:val="20"/>
          <w:lang w:eastAsia="zh-CN"/>
        </w:rPr>
        <w:t xml:space="preserve">evaluation focused on </w:t>
      </w:r>
      <w:r w:rsidR="00082542" w:rsidRPr="00B360B9">
        <w:rPr>
          <w:rFonts w:ascii="Calibri" w:hAnsi="Calibri" w:cs="Calibri"/>
          <w:noProof/>
          <w:sz w:val="20"/>
          <w:szCs w:val="20"/>
          <w:lang w:eastAsia="zh-CN"/>
        </w:rPr>
        <w:t xml:space="preserve">1) </w:t>
      </w:r>
      <w:r w:rsidR="002F79F9" w:rsidRPr="00962A13">
        <w:rPr>
          <w:rFonts w:ascii="Calibri" w:hAnsi="Calibri" w:cs="Calibri"/>
          <w:noProof/>
          <w:sz w:val="20"/>
          <w:szCs w:val="20"/>
          <w:lang w:eastAsia="zh-CN"/>
        </w:rPr>
        <w:t xml:space="preserve">financial and </w:t>
      </w:r>
      <w:r w:rsidR="006B342C" w:rsidRPr="00962A13">
        <w:rPr>
          <w:rFonts w:ascii="Calibri" w:hAnsi="Calibri" w:cs="Calibri"/>
          <w:noProof/>
          <w:sz w:val="20"/>
          <w:szCs w:val="20"/>
          <w:lang w:eastAsia="zh-CN"/>
        </w:rPr>
        <w:t xml:space="preserve">internal control capacities </w:t>
      </w:r>
      <w:r w:rsidR="00082542" w:rsidRPr="00962A13">
        <w:rPr>
          <w:rFonts w:ascii="Calibri" w:hAnsi="Calibri" w:cs="Calibri"/>
          <w:noProof/>
          <w:sz w:val="20"/>
          <w:szCs w:val="20"/>
          <w:lang w:eastAsia="zh-CN"/>
        </w:rPr>
        <w:t xml:space="preserve">and 2) </w:t>
      </w:r>
      <w:r w:rsidR="00DB7FC5" w:rsidRPr="00962A13">
        <w:rPr>
          <w:rFonts w:ascii="Calibri" w:hAnsi="Calibri" w:cs="Calibri"/>
          <w:noProof/>
          <w:sz w:val="20"/>
          <w:szCs w:val="20"/>
          <w:lang w:eastAsia="zh-CN"/>
        </w:rPr>
        <w:t>technical and managerial capacities in planning, implementation and monitoring-evaluation</w:t>
      </w:r>
      <w:r w:rsidR="006C2A19" w:rsidRPr="00962A13">
        <w:rPr>
          <w:rFonts w:ascii="Calibri" w:hAnsi="Calibri" w:cs="Calibri"/>
          <w:noProof/>
          <w:sz w:val="20"/>
          <w:szCs w:val="20"/>
          <w:lang w:eastAsia="zh-CN"/>
        </w:rPr>
        <w:t xml:space="preserve"> of projects. The said assessment of ABER revealed the below findings</w:t>
      </w:r>
      <w:r w:rsidR="000C07E2" w:rsidRPr="00962A13">
        <w:rPr>
          <w:rFonts w:ascii="Calibri" w:hAnsi="Calibri" w:cs="Calibri"/>
          <w:noProof/>
          <w:sz w:val="20"/>
          <w:szCs w:val="20"/>
          <w:lang w:eastAsia="zh-CN"/>
        </w:rPr>
        <w:t>:</w:t>
      </w:r>
    </w:p>
    <w:p w14:paraId="278A222E" w14:textId="77777777" w:rsidR="000C07E2" w:rsidRPr="0052577A" w:rsidRDefault="000C07E2" w:rsidP="004C219E">
      <w:pPr>
        <w:rPr>
          <w:rFonts w:cs="Calibri"/>
          <w:noProof/>
          <w:szCs w:val="20"/>
          <w:lang w:eastAsia="zh-CN"/>
        </w:rPr>
      </w:pPr>
    </w:p>
    <w:p w14:paraId="2F7F46A7" w14:textId="1157AF72" w:rsidR="00907CF2" w:rsidRPr="00A900AA" w:rsidRDefault="002738AE" w:rsidP="005913BC">
      <w:pPr>
        <w:numPr>
          <w:ilvl w:val="0"/>
          <w:numId w:val="29"/>
        </w:numPr>
        <w:jc w:val="both"/>
        <w:rPr>
          <w:rFonts w:ascii="Calibri" w:hAnsi="Calibri" w:cs="Arial"/>
          <w:noProof/>
          <w:sz w:val="20"/>
          <w:szCs w:val="20"/>
          <w:lang w:eastAsia="zh-CN"/>
        </w:rPr>
      </w:pPr>
      <w:r w:rsidRPr="0052577A">
        <w:rPr>
          <w:rFonts w:ascii="Calibri" w:hAnsi="Calibri" w:cs="Calibri"/>
          <w:noProof/>
          <w:sz w:val="20"/>
          <w:szCs w:val="20"/>
          <w:lang w:eastAsia="zh-CN"/>
        </w:rPr>
        <w:t>ABER has</w:t>
      </w:r>
      <w:r w:rsidR="00907CF2" w:rsidRPr="0052577A">
        <w:rPr>
          <w:rFonts w:ascii="Calibri" w:hAnsi="Calibri" w:cs="Calibri"/>
          <w:noProof/>
          <w:sz w:val="20"/>
          <w:szCs w:val="20"/>
          <w:lang w:eastAsia="zh-CN"/>
        </w:rPr>
        <w:t xml:space="preserve"> the technical and financial capacities to </w:t>
      </w:r>
      <w:r w:rsidR="00953DA6" w:rsidRPr="0052577A">
        <w:rPr>
          <w:rFonts w:ascii="Calibri" w:hAnsi="Calibri" w:cs="Calibri"/>
          <w:noProof/>
          <w:sz w:val="20"/>
          <w:szCs w:val="20"/>
          <w:lang w:eastAsia="zh-CN"/>
        </w:rPr>
        <w:t>manage projects and programmes</w:t>
      </w:r>
      <w:r w:rsidR="00E42EEF" w:rsidRPr="0052577A">
        <w:rPr>
          <w:rFonts w:ascii="Calibri" w:hAnsi="Calibri" w:cs="Calibri"/>
          <w:noProof/>
          <w:sz w:val="20"/>
          <w:szCs w:val="20"/>
          <w:lang w:eastAsia="zh-CN"/>
        </w:rPr>
        <w:t xml:space="preserve"> in line with the scope</w:t>
      </w:r>
      <w:r w:rsidR="00E42EEF" w:rsidRPr="00A900AA">
        <w:rPr>
          <w:rFonts w:ascii="Calibri" w:hAnsi="Calibri" w:cs="Arial"/>
          <w:noProof/>
          <w:sz w:val="20"/>
          <w:szCs w:val="20"/>
          <w:lang w:eastAsia="zh-CN"/>
        </w:rPr>
        <w:t xml:space="preserve"> of</w:t>
      </w:r>
      <w:r w:rsidR="00210082" w:rsidRPr="00A900AA">
        <w:rPr>
          <w:rFonts w:ascii="Calibri" w:hAnsi="Calibri" w:cs="Arial"/>
          <w:noProof/>
          <w:sz w:val="20"/>
          <w:szCs w:val="20"/>
          <w:lang w:eastAsia="zh-CN"/>
        </w:rPr>
        <w:t xml:space="preserve"> the UNDP and </w:t>
      </w:r>
      <w:r w:rsidR="009A0F8F" w:rsidRPr="00A900AA">
        <w:rPr>
          <w:rFonts w:ascii="Calibri" w:hAnsi="Calibri" w:cs="Arial"/>
          <w:noProof/>
          <w:sz w:val="20"/>
          <w:szCs w:val="20"/>
          <w:lang w:eastAsia="zh-CN"/>
        </w:rPr>
        <w:t>GEF requirements as evidenced by highly-skilled personnel and</w:t>
      </w:r>
      <w:r w:rsidR="00443E42" w:rsidRPr="00A900AA">
        <w:rPr>
          <w:rFonts w:ascii="Calibri" w:hAnsi="Calibri" w:cs="Arial"/>
          <w:noProof/>
          <w:sz w:val="20"/>
          <w:szCs w:val="20"/>
          <w:lang w:eastAsia="zh-CN"/>
        </w:rPr>
        <w:t xml:space="preserve"> appropriate</w:t>
      </w:r>
      <w:r w:rsidR="009A0F8F" w:rsidRPr="00A900AA">
        <w:rPr>
          <w:rFonts w:ascii="Calibri" w:hAnsi="Calibri" w:cs="Arial"/>
          <w:noProof/>
          <w:sz w:val="20"/>
          <w:szCs w:val="20"/>
          <w:lang w:eastAsia="zh-CN"/>
        </w:rPr>
        <w:t xml:space="preserve"> </w:t>
      </w:r>
      <w:r w:rsidR="00443E42" w:rsidRPr="00A900AA">
        <w:rPr>
          <w:rFonts w:ascii="Calibri" w:hAnsi="Calibri" w:cs="Arial"/>
          <w:noProof/>
          <w:sz w:val="20"/>
          <w:szCs w:val="20"/>
          <w:lang w:eastAsia="zh-CN"/>
        </w:rPr>
        <w:t xml:space="preserve">checks and balances to safeguard funds. </w:t>
      </w:r>
    </w:p>
    <w:p w14:paraId="1B7D9CDF" w14:textId="4A493C2F" w:rsidR="00D8342F" w:rsidRPr="00A900AA" w:rsidRDefault="00E42EEF" w:rsidP="005913BC">
      <w:pPr>
        <w:numPr>
          <w:ilvl w:val="0"/>
          <w:numId w:val="29"/>
        </w:numPr>
        <w:jc w:val="both"/>
        <w:rPr>
          <w:rFonts w:ascii="Calibri" w:hAnsi="Calibri" w:cs="Arial"/>
          <w:noProof/>
          <w:sz w:val="20"/>
          <w:szCs w:val="20"/>
          <w:lang w:eastAsia="zh-CN"/>
        </w:rPr>
      </w:pPr>
      <w:r w:rsidRPr="00A900AA">
        <w:rPr>
          <w:rFonts w:ascii="Calibri" w:hAnsi="Calibri" w:cs="Arial"/>
          <w:noProof/>
          <w:sz w:val="20"/>
          <w:szCs w:val="20"/>
          <w:lang w:eastAsia="zh-CN"/>
        </w:rPr>
        <w:t>It is however, r</w:t>
      </w:r>
      <w:r w:rsidR="001745A2" w:rsidRPr="00A900AA">
        <w:rPr>
          <w:rFonts w:ascii="Calibri" w:hAnsi="Calibri" w:cs="Arial"/>
          <w:noProof/>
          <w:sz w:val="20"/>
          <w:szCs w:val="20"/>
          <w:lang w:eastAsia="zh-CN"/>
        </w:rPr>
        <w:t>ecommended to support ABER</w:t>
      </w:r>
      <w:r w:rsidR="002738AE" w:rsidRPr="00A900AA">
        <w:rPr>
          <w:rFonts w:ascii="Calibri" w:hAnsi="Calibri" w:cs="Arial"/>
          <w:noProof/>
          <w:sz w:val="20"/>
          <w:szCs w:val="20"/>
          <w:lang w:eastAsia="zh-CN"/>
        </w:rPr>
        <w:t xml:space="preserve"> by </w:t>
      </w:r>
      <w:r w:rsidR="00D8342F" w:rsidRPr="00A900AA">
        <w:rPr>
          <w:rFonts w:ascii="Calibri" w:hAnsi="Calibri" w:cs="Arial"/>
          <w:noProof/>
          <w:sz w:val="20"/>
          <w:szCs w:val="20"/>
          <w:lang w:eastAsia="zh-CN"/>
        </w:rPr>
        <w:t>updating</w:t>
      </w:r>
      <w:r w:rsidR="001745A2" w:rsidRPr="00A900AA">
        <w:rPr>
          <w:rFonts w:ascii="Calibri" w:hAnsi="Calibri" w:cs="Arial"/>
          <w:noProof/>
          <w:sz w:val="20"/>
          <w:szCs w:val="20"/>
          <w:lang w:eastAsia="zh-CN"/>
        </w:rPr>
        <w:t xml:space="preserve"> its procedures manual and  </w:t>
      </w:r>
      <w:r w:rsidR="00D8342F" w:rsidRPr="00A900AA">
        <w:rPr>
          <w:rFonts w:ascii="Calibri" w:hAnsi="Calibri" w:cs="Arial"/>
          <w:noProof/>
          <w:sz w:val="20"/>
          <w:szCs w:val="20"/>
          <w:lang w:eastAsia="zh-CN"/>
        </w:rPr>
        <w:t xml:space="preserve">by conducting </w:t>
      </w:r>
      <w:r w:rsidRPr="00A900AA">
        <w:rPr>
          <w:rFonts w:ascii="Calibri" w:hAnsi="Calibri" w:cs="Arial"/>
          <w:noProof/>
          <w:sz w:val="20"/>
          <w:szCs w:val="20"/>
          <w:lang w:eastAsia="zh-CN"/>
        </w:rPr>
        <w:t>a short orientation</w:t>
      </w:r>
      <w:r w:rsidR="00DA7FAE" w:rsidRPr="00A900AA">
        <w:rPr>
          <w:rFonts w:ascii="Calibri" w:hAnsi="Calibri" w:cs="Arial"/>
          <w:noProof/>
          <w:sz w:val="20"/>
          <w:szCs w:val="20"/>
          <w:lang w:eastAsia="zh-CN"/>
        </w:rPr>
        <w:t>/training in UNDP</w:t>
      </w:r>
      <w:r w:rsidR="00210082" w:rsidRPr="00A900AA">
        <w:rPr>
          <w:rFonts w:ascii="Calibri" w:hAnsi="Calibri" w:cs="Arial"/>
          <w:noProof/>
          <w:sz w:val="20"/>
          <w:szCs w:val="20"/>
          <w:lang w:eastAsia="zh-CN"/>
        </w:rPr>
        <w:t xml:space="preserve">’s </w:t>
      </w:r>
      <w:r w:rsidR="00443E42" w:rsidRPr="00A900AA">
        <w:rPr>
          <w:rFonts w:ascii="Calibri" w:hAnsi="Calibri" w:cs="Arial"/>
          <w:noProof/>
          <w:sz w:val="20"/>
          <w:szCs w:val="20"/>
          <w:lang w:eastAsia="zh-CN"/>
        </w:rPr>
        <w:t>procedures</w:t>
      </w:r>
      <w:r w:rsidR="00D8342F" w:rsidRPr="00A900AA">
        <w:rPr>
          <w:rFonts w:ascii="Calibri" w:hAnsi="Calibri" w:cs="Arial"/>
          <w:noProof/>
          <w:sz w:val="20"/>
          <w:szCs w:val="20"/>
          <w:lang w:eastAsia="zh-CN"/>
        </w:rPr>
        <w:t xml:space="preserve"> at the onset of the project.</w:t>
      </w:r>
    </w:p>
    <w:p w14:paraId="7E31961F" w14:textId="77777777" w:rsidR="009F6580" w:rsidRDefault="009F6580" w:rsidP="00E876D5">
      <w:pPr>
        <w:ind w:firstLine="360"/>
        <w:rPr>
          <w:rFonts w:ascii="Calibri" w:hAnsi="Calibri" w:cs="Calibri"/>
          <w:noProof/>
          <w:sz w:val="20"/>
          <w:szCs w:val="20"/>
          <w:lang w:eastAsia="zh-CN"/>
        </w:rPr>
      </w:pPr>
    </w:p>
    <w:p w14:paraId="75DB4860" w14:textId="01613E7C" w:rsidR="00795AFF" w:rsidRDefault="00E876D5" w:rsidP="00463F8A">
      <w:pPr>
        <w:ind w:left="360"/>
        <w:jc w:val="both"/>
        <w:rPr>
          <w:rFonts w:ascii="Calibri" w:hAnsi="Calibri" w:cs="Calibri"/>
          <w:noProof/>
          <w:sz w:val="20"/>
          <w:szCs w:val="20"/>
          <w:lang w:eastAsia="zh-CN"/>
        </w:rPr>
      </w:pPr>
      <w:r w:rsidRPr="00E876D5">
        <w:rPr>
          <w:rFonts w:ascii="Calibri" w:hAnsi="Calibri" w:cs="Calibri"/>
          <w:noProof/>
          <w:sz w:val="20"/>
          <w:szCs w:val="20"/>
          <w:lang w:eastAsia="zh-CN"/>
        </w:rPr>
        <w:t>ABER will host the pr</w:t>
      </w:r>
      <w:r>
        <w:rPr>
          <w:rFonts w:ascii="Calibri" w:hAnsi="Calibri" w:cs="Calibri"/>
          <w:noProof/>
          <w:sz w:val="20"/>
          <w:szCs w:val="20"/>
          <w:lang w:eastAsia="zh-CN"/>
        </w:rPr>
        <w:t xml:space="preserve">oject management unit (PMU) to coordinate the implementation of the Project.  </w:t>
      </w:r>
      <w:r w:rsidR="00DA3600" w:rsidRPr="00DA3600">
        <w:rPr>
          <w:rFonts w:ascii="Calibri" w:hAnsi="Calibri" w:cs="Calibri"/>
          <w:noProof/>
          <w:sz w:val="20"/>
          <w:szCs w:val="20"/>
          <w:lang w:eastAsia="zh-CN"/>
        </w:rPr>
        <w:t xml:space="preserve">The PMU will have a project coordinator, a monitoring and evaluation officer, an administrative and financial officer, a technical officer, a procurement officer and a project assistant. A national </w:t>
      </w:r>
      <w:r w:rsidR="00762FEC">
        <w:rPr>
          <w:rFonts w:ascii="Calibri" w:hAnsi="Calibri" w:cs="Calibri"/>
          <w:noProof/>
          <w:sz w:val="20"/>
          <w:szCs w:val="20"/>
          <w:lang w:eastAsia="zh-CN"/>
        </w:rPr>
        <w:t>contribution</w:t>
      </w:r>
      <w:r w:rsidR="00DA3600" w:rsidRPr="00DA3600">
        <w:rPr>
          <w:rFonts w:ascii="Calibri" w:hAnsi="Calibri" w:cs="Calibri"/>
          <w:noProof/>
          <w:sz w:val="20"/>
          <w:szCs w:val="20"/>
          <w:lang w:eastAsia="zh-CN"/>
        </w:rPr>
        <w:t xml:space="preserve"> to the project will be mobilised through ABER for the co-financing of the project implementation unit. </w:t>
      </w:r>
    </w:p>
    <w:p w14:paraId="7B7F05CB" w14:textId="77777777" w:rsidR="00795AFF" w:rsidRPr="00E876D5" w:rsidRDefault="00795AFF" w:rsidP="00463F8A">
      <w:pPr>
        <w:ind w:left="360"/>
        <w:jc w:val="both"/>
        <w:rPr>
          <w:rFonts w:ascii="Calibri" w:hAnsi="Calibri" w:cs="Calibri"/>
          <w:noProof/>
          <w:sz w:val="20"/>
          <w:szCs w:val="20"/>
          <w:lang w:eastAsia="zh-CN"/>
        </w:rPr>
      </w:pPr>
    </w:p>
    <w:p w14:paraId="513D905F" w14:textId="0AA6BF64" w:rsidR="00F13130" w:rsidRDefault="008F356A" w:rsidP="00463F8A">
      <w:pPr>
        <w:ind w:left="360"/>
        <w:jc w:val="both"/>
        <w:rPr>
          <w:rFonts w:ascii="Calibri" w:hAnsi="Calibri" w:cs="Calibri"/>
          <w:noProof/>
          <w:sz w:val="20"/>
          <w:szCs w:val="20"/>
          <w:lang w:eastAsia="zh-CN"/>
        </w:rPr>
      </w:pPr>
      <w:r w:rsidRPr="00E86DFA">
        <w:rPr>
          <w:rFonts w:ascii="Calibri" w:hAnsi="Calibri" w:cs="Calibri"/>
          <w:noProof/>
          <w:sz w:val="20"/>
          <w:szCs w:val="20"/>
          <w:lang w:eastAsia="zh-CN"/>
        </w:rPr>
        <w:t>During the stakeholders’ consultation  workshop and subsequent meetings with ABER</w:t>
      </w:r>
      <w:r w:rsidR="00EA6F75" w:rsidRPr="00E86DFA">
        <w:rPr>
          <w:rFonts w:ascii="Calibri" w:hAnsi="Calibri" w:cs="Calibri"/>
          <w:noProof/>
          <w:sz w:val="20"/>
          <w:szCs w:val="20"/>
          <w:lang w:eastAsia="zh-CN"/>
        </w:rPr>
        <w:t xml:space="preserve">, it became clear that the agency was working steadfastedly </w:t>
      </w:r>
      <w:r w:rsidR="00EA474F" w:rsidRPr="00E86DFA">
        <w:rPr>
          <w:rFonts w:ascii="Calibri" w:hAnsi="Calibri" w:cs="Calibri"/>
          <w:noProof/>
          <w:sz w:val="20"/>
          <w:szCs w:val="20"/>
          <w:lang w:eastAsia="zh-CN"/>
        </w:rPr>
        <w:t>in line with its vision to i</w:t>
      </w:r>
      <w:r w:rsidR="00EA6F75" w:rsidRPr="00E86DFA">
        <w:rPr>
          <w:rFonts w:ascii="Calibri" w:hAnsi="Calibri" w:cs="Calibri"/>
          <w:noProof/>
          <w:sz w:val="20"/>
          <w:szCs w:val="20"/>
          <w:lang w:eastAsia="zh-CN"/>
        </w:rPr>
        <w:t xml:space="preserve">ncrease access to affordable energy for rural populations through innovative and reliable solutions, in order to boost productivity, develop the rural economy, and thus improve the </w:t>
      </w:r>
      <w:r w:rsidR="00707BF6" w:rsidRPr="00E86DFA">
        <w:rPr>
          <w:rFonts w:ascii="Calibri" w:hAnsi="Calibri" w:cs="Calibri"/>
          <w:noProof/>
          <w:sz w:val="20"/>
          <w:szCs w:val="20"/>
          <w:lang w:eastAsia="zh-CN"/>
        </w:rPr>
        <w:t xml:space="preserve">livelihoods of the rural communities. </w:t>
      </w:r>
      <w:r w:rsidR="00662314" w:rsidRPr="00E86DFA">
        <w:rPr>
          <w:rFonts w:ascii="Calibri" w:hAnsi="Calibri" w:cs="Calibri"/>
          <w:noProof/>
          <w:sz w:val="20"/>
          <w:szCs w:val="20"/>
          <w:lang w:eastAsia="zh-CN"/>
        </w:rPr>
        <w:t xml:space="preserve">Therefore, ABER </w:t>
      </w:r>
      <w:r w:rsidR="00EA6F75" w:rsidRPr="00E86DFA">
        <w:rPr>
          <w:rFonts w:ascii="Calibri" w:hAnsi="Calibri" w:cs="Calibri"/>
          <w:noProof/>
          <w:sz w:val="20"/>
          <w:szCs w:val="20"/>
          <w:lang w:eastAsia="zh-CN"/>
        </w:rPr>
        <w:t xml:space="preserve">will promote financially viable solutions and models that </w:t>
      </w:r>
      <w:r w:rsidR="00D667AF" w:rsidRPr="00E86DFA">
        <w:rPr>
          <w:rFonts w:ascii="Calibri" w:hAnsi="Calibri" w:cs="Calibri"/>
          <w:noProof/>
          <w:sz w:val="20"/>
          <w:szCs w:val="20"/>
          <w:lang w:eastAsia="zh-CN"/>
        </w:rPr>
        <w:t xml:space="preserve">protects </w:t>
      </w:r>
      <w:r w:rsidR="00EA6F75" w:rsidRPr="00E86DFA">
        <w:rPr>
          <w:rFonts w:ascii="Calibri" w:hAnsi="Calibri" w:cs="Calibri"/>
          <w:noProof/>
          <w:sz w:val="20"/>
          <w:szCs w:val="20"/>
          <w:lang w:eastAsia="zh-CN"/>
        </w:rPr>
        <w:t xml:space="preserve">the environment and </w:t>
      </w:r>
      <w:r w:rsidR="00D667AF" w:rsidRPr="00E86DFA">
        <w:rPr>
          <w:rFonts w:ascii="Calibri" w:hAnsi="Calibri" w:cs="Calibri"/>
          <w:noProof/>
          <w:sz w:val="20"/>
          <w:szCs w:val="20"/>
          <w:lang w:eastAsia="zh-CN"/>
        </w:rPr>
        <w:t xml:space="preserve">respect local customs. </w:t>
      </w:r>
      <w:r w:rsidR="00A63B3E" w:rsidRPr="00E86DFA">
        <w:rPr>
          <w:rFonts w:ascii="Calibri" w:hAnsi="Calibri" w:cs="Calibri"/>
          <w:noProof/>
          <w:sz w:val="20"/>
          <w:szCs w:val="20"/>
          <w:lang w:eastAsia="zh-CN"/>
        </w:rPr>
        <w:t>The personnel at ABER startin</w:t>
      </w:r>
      <w:r w:rsidR="006E0398" w:rsidRPr="00E86DFA">
        <w:rPr>
          <w:rFonts w:ascii="Calibri" w:hAnsi="Calibri" w:cs="Calibri"/>
          <w:noProof/>
          <w:sz w:val="20"/>
          <w:szCs w:val="20"/>
          <w:lang w:eastAsia="zh-CN"/>
        </w:rPr>
        <w:t xml:space="preserve">g with its leadership and management team is fully </w:t>
      </w:r>
      <w:r w:rsidR="00164CA4" w:rsidRPr="00E86DFA">
        <w:rPr>
          <w:rFonts w:ascii="Calibri" w:hAnsi="Calibri" w:cs="Calibri"/>
          <w:noProof/>
          <w:sz w:val="20"/>
          <w:szCs w:val="20"/>
          <w:lang w:eastAsia="zh-CN"/>
        </w:rPr>
        <w:t xml:space="preserve">dedicated to the above mission. Further </w:t>
      </w:r>
      <w:r w:rsidR="00115547" w:rsidRPr="00E86DFA">
        <w:rPr>
          <w:rFonts w:ascii="Calibri" w:hAnsi="Calibri" w:cs="Calibri"/>
          <w:noProof/>
          <w:sz w:val="20"/>
          <w:szCs w:val="20"/>
          <w:lang w:eastAsia="zh-CN"/>
        </w:rPr>
        <w:t xml:space="preserve">capacity </w:t>
      </w:r>
      <w:r w:rsidR="00164CA4" w:rsidRPr="00E86DFA">
        <w:rPr>
          <w:rFonts w:ascii="Calibri" w:hAnsi="Calibri" w:cs="Calibri"/>
          <w:noProof/>
          <w:sz w:val="20"/>
          <w:szCs w:val="20"/>
          <w:lang w:eastAsia="zh-CN"/>
        </w:rPr>
        <w:t>assessment of ABER by the PPG tea</w:t>
      </w:r>
      <w:r w:rsidR="00E63BC4" w:rsidRPr="00E86DFA">
        <w:rPr>
          <w:rFonts w:ascii="Calibri" w:hAnsi="Calibri" w:cs="Calibri"/>
          <w:noProof/>
          <w:sz w:val="20"/>
          <w:szCs w:val="20"/>
          <w:lang w:eastAsia="zh-CN"/>
        </w:rPr>
        <w:t xml:space="preserve">m showed that the agency </w:t>
      </w:r>
      <w:r w:rsidR="00635DF1" w:rsidRPr="00E86DFA">
        <w:rPr>
          <w:rFonts w:ascii="Calibri" w:hAnsi="Calibri" w:cs="Calibri"/>
          <w:noProof/>
          <w:sz w:val="20"/>
          <w:szCs w:val="20"/>
          <w:lang w:eastAsia="zh-CN"/>
        </w:rPr>
        <w:t xml:space="preserve">has the operational capacity to play </w:t>
      </w:r>
      <w:r w:rsidR="00E63BC4" w:rsidRPr="00E86DFA">
        <w:rPr>
          <w:rFonts w:ascii="Calibri" w:hAnsi="Calibri" w:cs="Calibri"/>
          <w:noProof/>
          <w:sz w:val="20"/>
          <w:szCs w:val="20"/>
          <w:lang w:eastAsia="zh-CN"/>
        </w:rPr>
        <w:t xml:space="preserve"> the </w:t>
      </w:r>
      <w:r w:rsidR="00D07289" w:rsidRPr="00E86DFA">
        <w:rPr>
          <w:rFonts w:ascii="Calibri" w:hAnsi="Calibri" w:cs="Calibri"/>
          <w:noProof/>
          <w:sz w:val="20"/>
          <w:szCs w:val="20"/>
          <w:lang w:eastAsia="zh-CN"/>
        </w:rPr>
        <w:t xml:space="preserve">role of </w:t>
      </w:r>
      <w:r w:rsidR="00E63BC4" w:rsidRPr="00E86DFA">
        <w:rPr>
          <w:rFonts w:ascii="Calibri" w:hAnsi="Calibri" w:cs="Calibri"/>
          <w:noProof/>
          <w:sz w:val="20"/>
          <w:szCs w:val="20"/>
          <w:lang w:eastAsia="zh-CN"/>
        </w:rPr>
        <w:t>Implementing Partner</w:t>
      </w:r>
      <w:r w:rsidR="00635DF1" w:rsidRPr="00E86DFA">
        <w:rPr>
          <w:rFonts w:ascii="Calibri" w:hAnsi="Calibri" w:cs="Calibri"/>
          <w:noProof/>
          <w:sz w:val="20"/>
          <w:szCs w:val="20"/>
          <w:lang w:eastAsia="zh-CN"/>
        </w:rPr>
        <w:t xml:space="preserve">. </w:t>
      </w:r>
      <w:r w:rsidR="00D07289" w:rsidRPr="00E86DFA">
        <w:rPr>
          <w:rFonts w:ascii="Calibri" w:hAnsi="Calibri" w:cs="Calibri"/>
          <w:sz w:val="20"/>
          <w:szCs w:val="20"/>
          <w:lang w:eastAsia="zh-CN"/>
        </w:rPr>
        <w:t>ABER has the infrastructure in place</w:t>
      </w:r>
      <w:r w:rsidR="00630D4D" w:rsidRPr="00E86DFA">
        <w:rPr>
          <w:rFonts w:ascii="Calibri" w:hAnsi="Calibri" w:cs="Calibri"/>
          <w:sz w:val="20"/>
          <w:szCs w:val="20"/>
          <w:lang w:eastAsia="zh-CN"/>
        </w:rPr>
        <w:t xml:space="preserve"> and know-how</w:t>
      </w:r>
      <w:r w:rsidR="00D07289" w:rsidRPr="00E86DFA">
        <w:rPr>
          <w:rFonts w:ascii="Calibri" w:hAnsi="Calibri" w:cs="Calibri"/>
          <w:sz w:val="20"/>
          <w:szCs w:val="20"/>
          <w:lang w:eastAsia="zh-CN"/>
        </w:rPr>
        <w:t xml:space="preserve"> to </w:t>
      </w:r>
      <w:r w:rsidR="00630D4D" w:rsidRPr="00E86DFA">
        <w:rPr>
          <w:rFonts w:ascii="Calibri" w:hAnsi="Calibri" w:cs="Calibri"/>
          <w:sz w:val="20"/>
          <w:szCs w:val="20"/>
          <w:lang w:eastAsia="zh-CN"/>
        </w:rPr>
        <w:t>take on</w:t>
      </w:r>
      <w:r w:rsidR="00CA138E" w:rsidRPr="00E86DFA">
        <w:rPr>
          <w:rFonts w:ascii="Calibri" w:hAnsi="Calibri" w:cs="Calibri"/>
          <w:sz w:val="20"/>
          <w:szCs w:val="20"/>
          <w:lang w:eastAsia="zh-CN"/>
        </w:rPr>
        <w:t xml:space="preserve"> the</w:t>
      </w:r>
      <w:r w:rsidR="006E0398" w:rsidRPr="00E86DFA">
        <w:rPr>
          <w:rFonts w:ascii="Calibri" w:hAnsi="Calibri" w:cs="Calibri"/>
          <w:sz w:val="20"/>
          <w:szCs w:val="20"/>
          <w:lang w:eastAsia="zh-CN"/>
        </w:rPr>
        <w:t xml:space="preserve"> responsib</w:t>
      </w:r>
      <w:r w:rsidR="00CA138E" w:rsidRPr="00E86DFA">
        <w:rPr>
          <w:rFonts w:ascii="Calibri" w:hAnsi="Calibri" w:cs="Calibri"/>
          <w:sz w:val="20"/>
          <w:szCs w:val="20"/>
          <w:lang w:eastAsia="zh-CN"/>
        </w:rPr>
        <w:t xml:space="preserve">ility and accountability </w:t>
      </w:r>
      <w:r w:rsidR="00630D4D" w:rsidRPr="00E86DFA">
        <w:rPr>
          <w:rFonts w:ascii="Calibri" w:hAnsi="Calibri" w:cs="Calibri"/>
          <w:sz w:val="20"/>
          <w:szCs w:val="20"/>
          <w:lang w:eastAsia="zh-CN"/>
        </w:rPr>
        <w:t xml:space="preserve">to </w:t>
      </w:r>
      <w:r w:rsidR="006E0398" w:rsidRPr="00E86DFA">
        <w:rPr>
          <w:rFonts w:ascii="Calibri" w:hAnsi="Calibri" w:cs="Calibri"/>
          <w:sz w:val="20"/>
          <w:szCs w:val="20"/>
          <w:lang w:eastAsia="zh-CN"/>
        </w:rPr>
        <w:t>effective</w:t>
      </w:r>
      <w:r w:rsidR="00630D4D" w:rsidRPr="00E86DFA">
        <w:rPr>
          <w:rFonts w:ascii="Calibri" w:hAnsi="Calibri" w:cs="Calibri"/>
          <w:sz w:val="20"/>
          <w:szCs w:val="20"/>
          <w:lang w:eastAsia="zh-CN"/>
        </w:rPr>
        <w:t xml:space="preserve">ly use UNDP resources and deliver </w:t>
      </w:r>
      <w:r w:rsidR="004C219E" w:rsidRPr="00E86DFA">
        <w:rPr>
          <w:rFonts w:ascii="Calibri" w:hAnsi="Calibri" w:cs="Calibri"/>
          <w:sz w:val="20"/>
          <w:szCs w:val="20"/>
          <w:lang w:eastAsia="zh-CN"/>
        </w:rPr>
        <w:t xml:space="preserve">the project’s </w:t>
      </w:r>
      <w:r w:rsidR="006E0398" w:rsidRPr="00E86DFA">
        <w:rPr>
          <w:rFonts w:ascii="Calibri" w:hAnsi="Calibri" w:cs="Calibri"/>
          <w:sz w:val="20"/>
          <w:szCs w:val="20"/>
          <w:lang w:eastAsia="zh-CN"/>
        </w:rPr>
        <w:t>output</w:t>
      </w:r>
      <w:r w:rsidR="004C219E" w:rsidRPr="00E86DFA">
        <w:rPr>
          <w:rFonts w:ascii="Calibri" w:hAnsi="Calibri" w:cs="Calibri"/>
          <w:sz w:val="20"/>
          <w:szCs w:val="20"/>
          <w:lang w:eastAsia="zh-CN"/>
        </w:rPr>
        <w:t>s.</w:t>
      </w:r>
      <w:r w:rsidR="00731BDA" w:rsidRPr="00E86DFA">
        <w:rPr>
          <w:rFonts w:ascii="Calibri" w:hAnsi="Calibri" w:cs="Calibri"/>
          <w:sz w:val="20"/>
          <w:szCs w:val="20"/>
          <w:lang w:eastAsia="zh-CN"/>
        </w:rPr>
        <w:t xml:space="preserve"> </w:t>
      </w:r>
      <w:r w:rsidR="00635DF1" w:rsidRPr="00E86DFA">
        <w:rPr>
          <w:rFonts w:ascii="Calibri" w:hAnsi="Calibri" w:cs="Calibri"/>
          <w:noProof/>
          <w:sz w:val="20"/>
          <w:szCs w:val="20"/>
          <w:lang w:eastAsia="zh-CN"/>
        </w:rPr>
        <w:t>However, it was also determined that</w:t>
      </w:r>
      <w:r w:rsidR="00870777" w:rsidRPr="00E86DFA">
        <w:rPr>
          <w:rFonts w:ascii="Calibri" w:hAnsi="Calibri" w:cs="Calibri"/>
          <w:noProof/>
          <w:sz w:val="20"/>
          <w:szCs w:val="20"/>
          <w:lang w:eastAsia="zh-CN"/>
        </w:rPr>
        <w:t xml:space="preserve"> 1) ABER is set to be managing many projects in the coming months; 2)</w:t>
      </w:r>
      <w:r w:rsidR="00635DF1" w:rsidRPr="00E86DFA">
        <w:rPr>
          <w:rFonts w:ascii="Calibri" w:hAnsi="Calibri" w:cs="Calibri"/>
          <w:noProof/>
          <w:sz w:val="20"/>
          <w:szCs w:val="20"/>
          <w:lang w:eastAsia="zh-CN"/>
        </w:rPr>
        <w:t xml:space="preserve"> ABER</w:t>
      </w:r>
      <w:r w:rsidR="00870777" w:rsidRPr="00E86DFA">
        <w:rPr>
          <w:rFonts w:ascii="Calibri" w:hAnsi="Calibri" w:cs="Calibri"/>
          <w:noProof/>
          <w:sz w:val="20"/>
          <w:szCs w:val="20"/>
          <w:lang w:eastAsia="zh-CN"/>
        </w:rPr>
        <w:t xml:space="preserve"> has</w:t>
      </w:r>
      <w:r w:rsidR="00635DF1" w:rsidRPr="00E86DFA">
        <w:rPr>
          <w:rFonts w:ascii="Calibri" w:hAnsi="Calibri" w:cs="Calibri"/>
          <w:noProof/>
          <w:sz w:val="20"/>
          <w:szCs w:val="20"/>
          <w:lang w:eastAsia="zh-CN"/>
        </w:rPr>
        <w:t xml:space="preserve"> limitations in terms of mandate especially </w:t>
      </w:r>
      <w:r w:rsidR="00870777" w:rsidRPr="00E86DFA">
        <w:rPr>
          <w:rFonts w:ascii="Calibri" w:hAnsi="Calibri" w:cs="Calibri"/>
          <w:noProof/>
          <w:sz w:val="20"/>
          <w:szCs w:val="20"/>
          <w:lang w:eastAsia="zh-CN"/>
        </w:rPr>
        <w:t>on</w:t>
      </w:r>
      <w:r w:rsidR="00635DF1" w:rsidRPr="00E86DFA">
        <w:rPr>
          <w:rFonts w:ascii="Calibri" w:hAnsi="Calibri" w:cs="Calibri"/>
          <w:noProof/>
          <w:sz w:val="20"/>
          <w:szCs w:val="20"/>
          <w:lang w:eastAsia="zh-CN"/>
        </w:rPr>
        <w:t xml:space="preserve"> policy form</w:t>
      </w:r>
      <w:r w:rsidR="00870777" w:rsidRPr="00E86DFA">
        <w:rPr>
          <w:rFonts w:ascii="Calibri" w:hAnsi="Calibri" w:cs="Calibri"/>
          <w:noProof/>
          <w:sz w:val="20"/>
          <w:szCs w:val="20"/>
          <w:lang w:eastAsia="zh-CN"/>
        </w:rPr>
        <w:t>u</w:t>
      </w:r>
      <w:r w:rsidR="00635DF1" w:rsidRPr="00E86DFA">
        <w:rPr>
          <w:rFonts w:ascii="Calibri" w:hAnsi="Calibri" w:cs="Calibri"/>
          <w:noProof/>
          <w:sz w:val="20"/>
          <w:szCs w:val="20"/>
          <w:lang w:eastAsia="zh-CN"/>
        </w:rPr>
        <w:t>latin and access to financing</w:t>
      </w:r>
      <w:r w:rsidR="00870777" w:rsidRPr="00E86DFA">
        <w:rPr>
          <w:rFonts w:ascii="Calibri" w:hAnsi="Calibri" w:cs="Calibri"/>
          <w:noProof/>
          <w:sz w:val="20"/>
          <w:szCs w:val="20"/>
          <w:lang w:eastAsia="zh-CN"/>
        </w:rPr>
        <w:t xml:space="preserve">. Therefore, </w:t>
      </w:r>
      <w:r w:rsidR="00635DF1" w:rsidRPr="00E86DFA">
        <w:rPr>
          <w:rFonts w:ascii="Calibri" w:hAnsi="Calibri" w:cs="Calibri"/>
          <w:noProof/>
          <w:sz w:val="20"/>
          <w:szCs w:val="20"/>
          <w:lang w:eastAsia="zh-CN"/>
        </w:rPr>
        <w:t>ECREEE</w:t>
      </w:r>
      <w:r w:rsidR="00870777" w:rsidRPr="00E86DFA">
        <w:rPr>
          <w:rFonts w:ascii="Calibri" w:hAnsi="Calibri" w:cs="Calibri"/>
          <w:noProof/>
          <w:sz w:val="20"/>
          <w:szCs w:val="20"/>
          <w:lang w:eastAsia="zh-CN"/>
        </w:rPr>
        <w:t xml:space="preserve"> </w:t>
      </w:r>
      <w:r w:rsidR="00A46B2D">
        <w:rPr>
          <w:rFonts w:ascii="Calibri" w:hAnsi="Calibri" w:cs="Calibri"/>
          <w:noProof/>
          <w:sz w:val="20"/>
          <w:szCs w:val="20"/>
          <w:lang w:eastAsia="zh-CN"/>
        </w:rPr>
        <w:t xml:space="preserve">- an intergovernmental organization - </w:t>
      </w:r>
      <w:r w:rsidR="00870777" w:rsidRPr="00E86DFA">
        <w:rPr>
          <w:rFonts w:ascii="Calibri" w:hAnsi="Calibri" w:cs="Calibri"/>
          <w:noProof/>
          <w:sz w:val="20"/>
          <w:szCs w:val="20"/>
          <w:lang w:eastAsia="zh-CN"/>
        </w:rPr>
        <w:t xml:space="preserve">and </w:t>
      </w:r>
      <w:r w:rsidR="00635DF1" w:rsidRPr="00E86DFA">
        <w:rPr>
          <w:rFonts w:ascii="Calibri" w:hAnsi="Calibri" w:cs="Calibri"/>
          <w:noProof/>
          <w:sz w:val="20"/>
          <w:szCs w:val="20"/>
          <w:lang w:eastAsia="zh-CN"/>
        </w:rPr>
        <w:t>DGER</w:t>
      </w:r>
      <w:r w:rsidR="004B67EF">
        <w:rPr>
          <w:rFonts w:ascii="Calibri" w:hAnsi="Calibri" w:cs="Calibri"/>
          <w:noProof/>
          <w:sz w:val="20"/>
          <w:szCs w:val="20"/>
          <w:lang w:eastAsia="zh-CN"/>
        </w:rPr>
        <w:t>EE</w:t>
      </w:r>
      <w:r w:rsidR="00870777" w:rsidRPr="00E86DFA">
        <w:rPr>
          <w:rFonts w:ascii="Calibri" w:hAnsi="Calibri" w:cs="Calibri"/>
          <w:noProof/>
          <w:sz w:val="20"/>
          <w:szCs w:val="20"/>
          <w:lang w:eastAsia="zh-CN"/>
        </w:rPr>
        <w:t xml:space="preserve"> </w:t>
      </w:r>
      <w:r w:rsidR="00A46B2D">
        <w:rPr>
          <w:rFonts w:ascii="Calibri" w:hAnsi="Calibri" w:cs="Calibri"/>
          <w:noProof/>
          <w:sz w:val="20"/>
          <w:szCs w:val="20"/>
          <w:lang w:eastAsia="zh-CN"/>
        </w:rPr>
        <w:t xml:space="preserve">– a governmental entity - </w:t>
      </w:r>
      <w:r w:rsidR="00870777" w:rsidRPr="00E86DFA">
        <w:rPr>
          <w:rFonts w:ascii="Calibri" w:hAnsi="Calibri" w:cs="Calibri"/>
          <w:noProof/>
          <w:sz w:val="20"/>
          <w:szCs w:val="20"/>
          <w:lang w:eastAsia="zh-CN"/>
        </w:rPr>
        <w:t>(component 1)</w:t>
      </w:r>
      <w:r w:rsidR="00635DF1" w:rsidRPr="00E86DFA">
        <w:rPr>
          <w:rFonts w:ascii="Calibri" w:hAnsi="Calibri" w:cs="Calibri"/>
          <w:noProof/>
          <w:sz w:val="20"/>
          <w:szCs w:val="20"/>
          <w:lang w:eastAsia="zh-CN"/>
        </w:rPr>
        <w:t xml:space="preserve"> and UNCDF </w:t>
      </w:r>
      <w:r w:rsidR="00870777" w:rsidRPr="00E86DFA">
        <w:rPr>
          <w:rFonts w:ascii="Calibri" w:hAnsi="Calibri" w:cs="Calibri"/>
          <w:noProof/>
          <w:sz w:val="20"/>
          <w:szCs w:val="20"/>
          <w:lang w:eastAsia="zh-CN"/>
        </w:rPr>
        <w:t xml:space="preserve">(component 3) </w:t>
      </w:r>
      <w:r w:rsidR="00635DF1" w:rsidRPr="00E86DFA">
        <w:rPr>
          <w:rFonts w:ascii="Calibri" w:hAnsi="Calibri" w:cs="Calibri"/>
          <w:noProof/>
          <w:sz w:val="20"/>
          <w:szCs w:val="20"/>
          <w:lang w:eastAsia="zh-CN"/>
        </w:rPr>
        <w:t>will play the roles of responsible parties</w:t>
      </w:r>
      <w:r w:rsidR="00870777" w:rsidRPr="00E86DFA">
        <w:rPr>
          <w:rFonts w:ascii="Calibri" w:hAnsi="Calibri" w:cs="Calibri"/>
          <w:noProof/>
          <w:sz w:val="20"/>
          <w:szCs w:val="20"/>
          <w:lang w:eastAsia="zh-CN"/>
        </w:rPr>
        <w:t xml:space="preserve"> (see below)</w:t>
      </w:r>
      <w:r w:rsidR="0036207B" w:rsidRPr="00E86DFA">
        <w:rPr>
          <w:rFonts w:ascii="Calibri" w:hAnsi="Calibri" w:cs="Calibri"/>
          <w:noProof/>
          <w:sz w:val="20"/>
          <w:szCs w:val="20"/>
          <w:lang w:eastAsia="zh-CN"/>
        </w:rPr>
        <w:t xml:space="preserve">. </w:t>
      </w:r>
      <w:r w:rsidR="00A46B2D" w:rsidRPr="0098145F">
        <w:rPr>
          <w:rFonts w:ascii="Calibri" w:hAnsi="Calibri" w:cs="Calibri"/>
          <w:sz w:val="20"/>
          <w:szCs w:val="20"/>
        </w:rPr>
        <w:t xml:space="preserve">According to UNDP procurement rules, UN agencies, intergovernmental organizations and government agencies selected to serve as responsible parties are exempted from competitive procurement processes. ABER will therefore be able to formalize these engagements through </w:t>
      </w:r>
      <w:proofErr w:type="gramStart"/>
      <w:r w:rsidR="00A46B2D" w:rsidRPr="0098145F">
        <w:rPr>
          <w:rFonts w:ascii="Calibri" w:hAnsi="Calibri" w:cs="Calibri"/>
          <w:sz w:val="20"/>
          <w:szCs w:val="20"/>
        </w:rPr>
        <w:t>e.g.</w:t>
      </w:r>
      <w:proofErr w:type="gramEnd"/>
      <w:r w:rsidR="00A46B2D" w:rsidRPr="0098145F">
        <w:rPr>
          <w:rFonts w:ascii="Calibri" w:hAnsi="Calibri" w:cs="Calibri"/>
          <w:sz w:val="20"/>
          <w:szCs w:val="20"/>
        </w:rPr>
        <w:t xml:space="preserve"> direct contracting during implementation.</w:t>
      </w:r>
      <w:r w:rsidR="00A46B2D">
        <w:rPr>
          <w:rFonts w:ascii="Calibri" w:hAnsi="Calibri" w:cs="Calibri"/>
          <w:sz w:val="20"/>
          <w:szCs w:val="20"/>
        </w:rPr>
        <w:t xml:space="preserve"> More precisely, it is planned that ABER will sign an agreement with ECREEE, </w:t>
      </w:r>
      <w:r w:rsidR="00A46B2D">
        <w:rPr>
          <w:rFonts w:ascii="Calibri" w:hAnsi="Calibri" w:cs="Calibri"/>
          <w:sz w:val="20"/>
          <w:szCs w:val="20"/>
        </w:rPr>
        <w:lastRenderedPageBreak/>
        <w:t>which will subsequently sign a framework for collaboration with DGER</w:t>
      </w:r>
      <w:r w:rsidR="00B24073">
        <w:rPr>
          <w:rFonts w:ascii="Calibri" w:hAnsi="Calibri" w:cs="Calibri"/>
          <w:sz w:val="20"/>
          <w:szCs w:val="20"/>
        </w:rPr>
        <w:t>EE</w:t>
      </w:r>
      <w:r w:rsidR="00A46B2D">
        <w:rPr>
          <w:rFonts w:ascii="Calibri" w:hAnsi="Calibri" w:cs="Calibri"/>
          <w:sz w:val="20"/>
          <w:szCs w:val="20"/>
        </w:rPr>
        <w:t xml:space="preserve">. Depending on the amount transferred to them, these responsible parties will also need to undertake a HACT micro-assessment. </w:t>
      </w:r>
    </w:p>
    <w:p w14:paraId="0F28AFEC" w14:textId="77777777" w:rsidR="00795AFF" w:rsidRPr="00795AFF" w:rsidRDefault="00795AFF" w:rsidP="00463F8A">
      <w:pPr>
        <w:ind w:left="360"/>
        <w:jc w:val="both"/>
        <w:rPr>
          <w:rFonts w:cs="Calibri"/>
          <w:noProof/>
          <w:szCs w:val="20"/>
          <w:lang w:eastAsia="zh-CN"/>
        </w:rPr>
      </w:pPr>
    </w:p>
    <w:p w14:paraId="60CC64C0" w14:textId="4C167117" w:rsidR="0074640F" w:rsidRPr="00EE7F5D" w:rsidRDefault="00604B1F" w:rsidP="005913BC">
      <w:pPr>
        <w:numPr>
          <w:ilvl w:val="0"/>
          <w:numId w:val="36"/>
        </w:numPr>
        <w:jc w:val="both"/>
        <w:rPr>
          <w:rFonts w:ascii="Calibri" w:hAnsi="Calibri" w:cs="Calibri"/>
          <w:sz w:val="20"/>
          <w:szCs w:val="20"/>
        </w:rPr>
      </w:pPr>
      <w:r w:rsidRPr="00EE7F5D">
        <w:rPr>
          <w:rFonts w:ascii="Calibri" w:hAnsi="Calibri" w:cs="Calibri"/>
          <w:sz w:val="20"/>
          <w:szCs w:val="20"/>
          <w:u w:val="single"/>
        </w:rPr>
        <w:t>Responsible Parties</w:t>
      </w:r>
      <w:r w:rsidR="00E52814" w:rsidRPr="00EE7F5D">
        <w:rPr>
          <w:rFonts w:ascii="Calibri" w:hAnsi="Calibri" w:cs="Calibri"/>
          <w:sz w:val="20"/>
          <w:szCs w:val="20"/>
        </w:rPr>
        <w:t>:</w:t>
      </w:r>
      <w:r w:rsidR="00C54AF3" w:rsidRPr="00EE7F5D">
        <w:rPr>
          <w:rFonts w:ascii="Calibri" w:hAnsi="Calibri" w:cs="Calibri"/>
          <w:i/>
          <w:sz w:val="20"/>
          <w:szCs w:val="20"/>
        </w:rPr>
        <w:t xml:space="preserve"> </w:t>
      </w:r>
      <w:r w:rsidR="0074640F" w:rsidRPr="00EE7F5D">
        <w:rPr>
          <w:rFonts w:ascii="Calibri" w:hAnsi="Calibri" w:cs="Calibri"/>
          <w:sz w:val="20"/>
          <w:szCs w:val="20"/>
        </w:rPr>
        <w:t xml:space="preserve">During the PPG phase, consultations revealed that some stakeholders were better positioned to </w:t>
      </w:r>
      <w:r w:rsidR="005858CC" w:rsidRPr="00EE7F5D">
        <w:rPr>
          <w:rFonts w:ascii="Calibri" w:hAnsi="Calibri" w:cs="Calibri"/>
          <w:sz w:val="20"/>
          <w:szCs w:val="20"/>
        </w:rPr>
        <w:t xml:space="preserve">lead specific project activities due their core expertise, development objectives or </w:t>
      </w:r>
      <w:r w:rsidR="00FD6184" w:rsidRPr="00EE7F5D">
        <w:rPr>
          <w:rFonts w:ascii="Calibri" w:hAnsi="Calibri" w:cs="Calibri"/>
          <w:sz w:val="20"/>
          <w:szCs w:val="20"/>
        </w:rPr>
        <w:t>availability of technical and financial resources, which allows them to better imp</w:t>
      </w:r>
      <w:r w:rsidR="00D835ED" w:rsidRPr="00EE7F5D">
        <w:rPr>
          <w:rFonts w:ascii="Calibri" w:hAnsi="Calibri" w:cs="Calibri"/>
          <w:sz w:val="20"/>
          <w:szCs w:val="20"/>
        </w:rPr>
        <w:t xml:space="preserve">lement the intended activities. </w:t>
      </w:r>
      <w:r w:rsidR="00E876D5" w:rsidRPr="00E876D5">
        <w:rPr>
          <w:rFonts w:ascii="Calibri" w:hAnsi="Calibri" w:cs="Calibri"/>
          <w:sz w:val="20"/>
          <w:szCs w:val="20"/>
        </w:rPr>
        <w:t xml:space="preserve">The implementing partner </w:t>
      </w:r>
      <w:r w:rsidR="00E876D5">
        <w:rPr>
          <w:rFonts w:ascii="Calibri" w:hAnsi="Calibri" w:cs="Calibri"/>
          <w:sz w:val="20"/>
          <w:szCs w:val="20"/>
        </w:rPr>
        <w:t>will</w:t>
      </w:r>
      <w:r w:rsidR="00E876D5" w:rsidRPr="00E876D5">
        <w:rPr>
          <w:rFonts w:ascii="Calibri" w:hAnsi="Calibri" w:cs="Calibri"/>
          <w:sz w:val="20"/>
          <w:szCs w:val="20"/>
        </w:rPr>
        <w:t xml:space="preserve"> execute an agreement with t</w:t>
      </w:r>
      <w:r w:rsidR="00E876D5">
        <w:rPr>
          <w:rFonts w:ascii="Calibri" w:hAnsi="Calibri" w:cs="Calibri"/>
          <w:sz w:val="20"/>
          <w:szCs w:val="20"/>
        </w:rPr>
        <w:t xml:space="preserve">he Responsible Parties expected to carry out some components/outputs of the project. </w:t>
      </w:r>
    </w:p>
    <w:p w14:paraId="698CA9DE" w14:textId="77777777" w:rsidR="00C54AF3" w:rsidRPr="00EE7F5D" w:rsidRDefault="00C54AF3" w:rsidP="00DA71B5">
      <w:pPr>
        <w:ind w:left="360"/>
        <w:rPr>
          <w:rFonts w:ascii="Calibri" w:hAnsi="Calibri" w:cs="Calibri"/>
          <w:sz w:val="20"/>
          <w:szCs w:val="20"/>
        </w:rPr>
      </w:pPr>
    </w:p>
    <w:p w14:paraId="57C33633" w14:textId="30B6870D" w:rsidR="00C54AF3" w:rsidRPr="007D5F28" w:rsidRDefault="00C54AF3" w:rsidP="005913BC">
      <w:pPr>
        <w:numPr>
          <w:ilvl w:val="0"/>
          <w:numId w:val="36"/>
        </w:numPr>
        <w:jc w:val="both"/>
        <w:rPr>
          <w:rFonts w:ascii="Calibri" w:hAnsi="Calibri" w:cs="Calibri"/>
          <w:iCs/>
          <w:sz w:val="20"/>
          <w:szCs w:val="20"/>
        </w:rPr>
      </w:pPr>
      <w:r w:rsidRPr="00E86DFA">
        <w:rPr>
          <w:rFonts w:ascii="Calibri" w:hAnsi="Calibri" w:cs="Calibri"/>
          <w:b/>
          <w:bCs/>
          <w:iCs/>
          <w:sz w:val="20"/>
          <w:szCs w:val="20"/>
        </w:rPr>
        <w:t>UNCDF</w:t>
      </w:r>
      <w:r w:rsidRPr="00E86DFA">
        <w:rPr>
          <w:rFonts w:ascii="Calibri" w:hAnsi="Calibri" w:cs="Calibri"/>
          <w:iCs/>
          <w:sz w:val="20"/>
          <w:szCs w:val="20"/>
        </w:rPr>
        <w:t xml:space="preserve">: Given UNCDF’s experience in financial inclusion and digitalization and considering that the organization is planning specific activities in terms of capacity-building of local financial institutions and promotion of financial digital tools to accelerate the promotion and scaling-up of off-grid energy companies, it is recommended to have UNCDF </w:t>
      </w:r>
      <w:r w:rsidR="003B52CD" w:rsidRPr="00E86DFA">
        <w:rPr>
          <w:rFonts w:ascii="Calibri" w:hAnsi="Calibri" w:cs="Calibri"/>
          <w:iCs/>
          <w:sz w:val="20"/>
          <w:szCs w:val="20"/>
        </w:rPr>
        <w:t>is responsible for</w:t>
      </w:r>
      <w:r w:rsidRPr="00E86DFA">
        <w:rPr>
          <w:rFonts w:ascii="Calibri" w:hAnsi="Calibri" w:cs="Calibri"/>
          <w:iCs/>
          <w:sz w:val="20"/>
          <w:szCs w:val="20"/>
        </w:rPr>
        <w:t xml:space="preserve"> component 3 entirely.  </w:t>
      </w:r>
    </w:p>
    <w:p w14:paraId="5792715A" w14:textId="77777777" w:rsidR="006B77B9" w:rsidRPr="005F1AEB" w:rsidRDefault="006B77B9" w:rsidP="005F1AEB">
      <w:pPr>
        <w:rPr>
          <w:rFonts w:ascii="Calibri" w:hAnsi="Calibri" w:cs="Calibri"/>
          <w:sz w:val="20"/>
          <w:szCs w:val="20"/>
        </w:rPr>
      </w:pPr>
    </w:p>
    <w:p w14:paraId="6567BB89" w14:textId="1E9D8FD5" w:rsidR="006B77B9" w:rsidRPr="00EE7F5D" w:rsidRDefault="006B77B9" w:rsidP="005913BC">
      <w:pPr>
        <w:numPr>
          <w:ilvl w:val="0"/>
          <w:numId w:val="36"/>
        </w:numPr>
        <w:jc w:val="both"/>
        <w:rPr>
          <w:rFonts w:ascii="Calibri" w:hAnsi="Calibri" w:cs="Calibri"/>
          <w:sz w:val="20"/>
          <w:szCs w:val="20"/>
        </w:rPr>
      </w:pPr>
      <w:r w:rsidRPr="00E876D5">
        <w:rPr>
          <w:rFonts w:ascii="Calibri" w:hAnsi="Calibri" w:cs="Calibri"/>
          <w:b/>
          <w:bCs/>
          <w:sz w:val="20"/>
          <w:szCs w:val="20"/>
        </w:rPr>
        <w:t xml:space="preserve">ECREEE &amp; the Directorate General for Renewable Energy </w:t>
      </w:r>
      <w:r w:rsidR="008B5F25">
        <w:rPr>
          <w:rFonts w:ascii="Calibri" w:hAnsi="Calibri" w:cs="Calibri"/>
          <w:b/>
          <w:bCs/>
          <w:sz w:val="20"/>
          <w:szCs w:val="20"/>
        </w:rPr>
        <w:t xml:space="preserve">and Energy Efficiency </w:t>
      </w:r>
      <w:r w:rsidRPr="00E876D5">
        <w:rPr>
          <w:rFonts w:ascii="Calibri" w:hAnsi="Calibri" w:cs="Calibri"/>
          <w:b/>
          <w:bCs/>
          <w:sz w:val="20"/>
          <w:szCs w:val="20"/>
        </w:rPr>
        <w:t>(DGER</w:t>
      </w:r>
      <w:r w:rsidR="008B5F25">
        <w:rPr>
          <w:rFonts w:ascii="Calibri" w:hAnsi="Calibri" w:cs="Calibri"/>
          <w:b/>
          <w:bCs/>
          <w:sz w:val="20"/>
          <w:szCs w:val="20"/>
        </w:rPr>
        <w:t>EE</w:t>
      </w:r>
      <w:r w:rsidRPr="00E876D5">
        <w:rPr>
          <w:rFonts w:ascii="Calibri" w:hAnsi="Calibri" w:cs="Calibri"/>
          <w:b/>
          <w:bCs/>
          <w:sz w:val="20"/>
          <w:szCs w:val="20"/>
        </w:rPr>
        <w:t>):</w:t>
      </w:r>
      <w:r>
        <w:rPr>
          <w:rFonts w:ascii="Calibri" w:hAnsi="Calibri" w:cs="Calibri"/>
          <w:sz w:val="20"/>
          <w:szCs w:val="20"/>
        </w:rPr>
        <w:t xml:space="preserve"> For component 1, ECREEE and DGER</w:t>
      </w:r>
      <w:r w:rsidR="008B5F25">
        <w:rPr>
          <w:rFonts w:ascii="Calibri" w:hAnsi="Calibri" w:cs="Calibri"/>
          <w:sz w:val="20"/>
          <w:szCs w:val="20"/>
        </w:rPr>
        <w:t>EE</w:t>
      </w:r>
      <w:r>
        <w:rPr>
          <w:rFonts w:ascii="Calibri" w:hAnsi="Calibri" w:cs="Calibri"/>
          <w:sz w:val="20"/>
          <w:szCs w:val="20"/>
        </w:rPr>
        <w:t xml:space="preserve"> will </w:t>
      </w:r>
      <w:r w:rsidR="00D907CC">
        <w:rPr>
          <w:rFonts w:ascii="Calibri" w:hAnsi="Calibri" w:cs="Calibri"/>
          <w:sz w:val="20"/>
          <w:szCs w:val="20"/>
        </w:rPr>
        <w:t>share role of</w:t>
      </w:r>
      <w:r>
        <w:rPr>
          <w:rFonts w:ascii="Calibri" w:hAnsi="Calibri" w:cs="Calibri"/>
          <w:sz w:val="20"/>
          <w:szCs w:val="20"/>
        </w:rPr>
        <w:t xml:space="preserve"> responsible part</w:t>
      </w:r>
      <w:r w:rsidR="00D907CC">
        <w:rPr>
          <w:rFonts w:ascii="Calibri" w:hAnsi="Calibri" w:cs="Calibri"/>
          <w:sz w:val="20"/>
          <w:szCs w:val="20"/>
        </w:rPr>
        <w:t xml:space="preserve">y. ECREEE as a regional body has </w:t>
      </w:r>
      <w:r w:rsidR="00BF66EF">
        <w:rPr>
          <w:rFonts w:ascii="Calibri" w:hAnsi="Calibri" w:cs="Calibri"/>
          <w:sz w:val="20"/>
          <w:szCs w:val="20"/>
        </w:rPr>
        <w:t xml:space="preserve">been spearheading policy and regulatory activities in the ECOWAS member states in order to promote sustainable energy markets. </w:t>
      </w:r>
      <w:r w:rsidR="004E62B4">
        <w:rPr>
          <w:rFonts w:ascii="Calibri" w:hAnsi="Calibri" w:cs="Calibri"/>
          <w:sz w:val="20"/>
          <w:szCs w:val="20"/>
        </w:rPr>
        <w:t>This leadership role bestowed upon ECREEE by the Authority of Heads of States and Government has made the agency a key stakeholder in the sector. Burkina Faso has received technical assistance from ECREEE</w:t>
      </w:r>
      <w:r w:rsidR="00F074DC">
        <w:rPr>
          <w:rFonts w:ascii="Calibri" w:hAnsi="Calibri" w:cs="Calibri"/>
          <w:sz w:val="20"/>
          <w:szCs w:val="20"/>
        </w:rPr>
        <w:t>. This shared responsible party role with DGER</w:t>
      </w:r>
      <w:r w:rsidR="008B5F25">
        <w:rPr>
          <w:rFonts w:ascii="Calibri" w:hAnsi="Calibri" w:cs="Calibri"/>
          <w:sz w:val="20"/>
          <w:szCs w:val="20"/>
        </w:rPr>
        <w:t>EE</w:t>
      </w:r>
      <w:r w:rsidR="00F074DC">
        <w:rPr>
          <w:rFonts w:ascii="Calibri" w:hAnsi="Calibri" w:cs="Calibri"/>
          <w:sz w:val="20"/>
          <w:szCs w:val="20"/>
        </w:rPr>
        <w:t xml:space="preserve"> makes sense since DGER</w:t>
      </w:r>
      <w:r w:rsidR="008B5F25">
        <w:rPr>
          <w:rFonts w:ascii="Calibri" w:hAnsi="Calibri" w:cs="Calibri"/>
          <w:sz w:val="20"/>
          <w:szCs w:val="20"/>
        </w:rPr>
        <w:t>EE</w:t>
      </w:r>
      <w:r w:rsidR="00F074DC">
        <w:rPr>
          <w:rFonts w:ascii="Calibri" w:hAnsi="Calibri" w:cs="Calibri"/>
          <w:sz w:val="20"/>
          <w:szCs w:val="20"/>
        </w:rPr>
        <w:t xml:space="preserve"> serves as ECREEE’s focal point in Burkina Faso. </w:t>
      </w:r>
      <w:r w:rsidR="00635DF1">
        <w:rPr>
          <w:rFonts w:ascii="Calibri" w:hAnsi="Calibri" w:cs="Calibri"/>
          <w:sz w:val="20"/>
          <w:szCs w:val="20"/>
        </w:rPr>
        <w:t>It is expected that ABER will sign an agreement with ECREEE, which will be the recipient of funds earmarked for Component 1. ECREEE will in return</w:t>
      </w:r>
      <w:r w:rsidR="00870777">
        <w:rPr>
          <w:rFonts w:ascii="Calibri" w:hAnsi="Calibri" w:cs="Calibri"/>
          <w:sz w:val="20"/>
          <w:szCs w:val="20"/>
        </w:rPr>
        <w:t xml:space="preserve"> fund activities dedicated to DGER</w:t>
      </w:r>
      <w:r w:rsidR="008B5F25">
        <w:rPr>
          <w:rFonts w:ascii="Calibri" w:hAnsi="Calibri" w:cs="Calibri"/>
          <w:sz w:val="20"/>
          <w:szCs w:val="20"/>
        </w:rPr>
        <w:t>EE</w:t>
      </w:r>
      <w:r w:rsidR="00870777">
        <w:rPr>
          <w:rFonts w:ascii="Calibri" w:hAnsi="Calibri" w:cs="Calibri"/>
          <w:sz w:val="20"/>
          <w:szCs w:val="20"/>
        </w:rPr>
        <w:t>. This arrangement is suggested as ECREEE is used to funding activities for DGER</w:t>
      </w:r>
      <w:r w:rsidR="008B5F25">
        <w:rPr>
          <w:rFonts w:ascii="Calibri" w:hAnsi="Calibri" w:cs="Calibri"/>
          <w:sz w:val="20"/>
          <w:szCs w:val="20"/>
        </w:rPr>
        <w:t>EE</w:t>
      </w:r>
      <w:r w:rsidR="00870777">
        <w:rPr>
          <w:rFonts w:ascii="Calibri" w:hAnsi="Calibri" w:cs="Calibri"/>
          <w:sz w:val="20"/>
          <w:szCs w:val="20"/>
        </w:rPr>
        <w:t xml:space="preserve"> and other institutions under the Ministry </w:t>
      </w:r>
      <w:r w:rsidR="00790BDE">
        <w:rPr>
          <w:rFonts w:ascii="Calibri" w:hAnsi="Calibri" w:cs="Calibri"/>
          <w:sz w:val="20"/>
          <w:szCs w:val="20"/>
        </w:rPr>
        <w:t xml:space="preserve">in charge </w:t>
      </w:r>
      <w:r w:rsidR="00870777">
        <w:rPr>
          <w:rFonts w:ascii="Calibri" w:hAnsi="Calibri" w:cs="Calibri"/>
          <w:sz w:val="20"/>
          <w:szCs w:val="20"/>
        </w:rPr>
        <w:t xml:space="preserve">of Energy. </w:t>
      </w:r>
    </w:p>
    <w:p w14:paraId="2A49168E" w14:textId="77777777" w:rsidR="00604B1F" w:rsidRPr="00EE7F5D" w:rsidRDefault="00604B1F" w:rsidP="00DA71B5">
      <w:pPr>
        <w:rPr>
          <w:rFonts w:cs="Calibri"/>
          <w:i/>
          <w:noProof/>
          <w:szCs w:val="20"/>
          <w:lang w:eastAsia="zh-CN"/>
        </w:rPr>
      </w:pPr>
    </w:p>
    <w:p w14:paraId="063A64CB" w14:textId="28BD3D9C" w:rsidR="00391231" w:rsidRPr="00EE7F5D" w:rsidRDefault="006312F3" w:rsidP="005913BC">
      <w:pPr>
        <w:numPr>
          <w:ilvl w:val="0"/>
          <w:numId w:val="36"/>
        </w:numPr>
        <w:jc w:val="both"/>
        <w:rPr>
          <w:rFonts w:ascii="Calibri" w:hAnsi="Calibri" w:cs="Calibri"/>
          <w:noProof/>
          <w:sz w:val="20"/>
          <w:szCs w:val="20"/>
        </w:rPr>
      </w:pPr>
      <w:r w:rsidRPr="00EE7F5D">
        <w:rPr>
          <w:rFonts w:ascii="Calibri" w:hAnsi="Calibri" w:cs="Calibri"/>
          <w:sz w:val="20"/>
          <w:szCs w:val="20"/>
          <w:u w:val="single"/>
        </w:rPr>
        <w:t>P</w:t>
      </w:r>
      <w:r w:rsidR="00604B1F" w:rsidRPr="00EE7F5D">
        <w:rPr>
          <w:rFonts w:ascii="Calibri" w:hAnsi="Calibri" w:cs="Calibri"/>
          <w:sz w:val="20"/>
          <w:szCs w:val="20"/>
          <w:u w:val="single"/>
        </w:rPr>
        <w:t xml:space="preserve">roject </w:t>
      </w:r>
      <w:r w:rsidRPr="00EE7F5D">
        <w:rPr>
          <w:rFonts w:ascii="Calibri" w:hAnsi="Calibri" w:cs="Calibri"/>
          <w:sz w:val="20"/>
          <w:szCs w:val="20"/>
          <w:u w:val="single"/>
        </w:rPr>
        <w:t xml:space="preserve">stakeholders and </w:t>
      </w:r>
      <w:r w:rsidR="00604B1F" w:rsidRPr="00EE7F5D">
        <w:rPr>
          <w:rFonts w:ascii="Calibri" w:hAnsi="Calibri" w:cs="Calibri"/>
          <w:sz w:val="20"/>
          <w:szCs w:val="20"/>
          <w:u w:val="single"/>
        </w:rPr>
        <w:t>target groups</w:t>
      </w:r>
      <w:r w:rsidR="005D3D6B">
        <w:rPr>
          <w:rFonts w:ascii="Calibri" w:hAnsi="Calibri" w:cs="Calibri"/>
          <w:sz w:val="20"/>
          <w:szCs w:val="20"/>
          <w:u w:val="single"/>
        </w:rPr>
        <w:t xml:space="preserve"> (see Annex 9 for full list)</w:t>
      </w:r>
      <w:r w:rsidR="00604B1F" w:rsidRPr="00EE7F5D">
        <w:rPr>
          <w:rFonts w:ascii="Calibri" w:hAnsi="Calibri" w:cs="Calibri"/>
          <w:sz w:val="20"/>
          <w:szCs w:val="20"/>
        </w:rPr>
        <w:t xml:space="preserve">: </w:t>
      </w:r>
      <w:r w:rsidR="00391231" w:rsidRPr="00EE7F5D">
        <w:rPr>
          <w:rFonts w:ascii="Calibri" w:hAnsi="Calibri" w:cs="Calibri"/>
          <w:noProof/>
          <w:sz w:val="20"/>
          <w:szCs w:val="20"/>
        </w:rPr>
        <w:t xml:space="preserve">During the PPG </w:t>
      </w:r>
      <w:r w:rsidR="00533E92" w:rsidRPr="00EE7F5D">
        <w:rPr>
          <w:rFonts w:ascii="Calibri" w:hAnsi="Calibri" w:cs="Calibri"/>
          <w:noProof/>
          <w:sz w:val="20"/>
          <w:szCs w:val="20"/>
        </w:rPr>
        <w:t xml:space="preserve">phase </w:t>
      </w:r>
      <w:r w:rsidR="00391231" w:rsidRPr="00EE7F5D">
        <w:rPr>
          <w:rFonts w:ascii="Calibri" w:hAnsi="Calibri" w:cs="Calibri"/>
          <w:noProof/>
          <w:sz w:val="20"/>
          <w:szCs w:val="20"/>
        </w:rPr>
        <w:t>there were extensive consultations with the various categories of stakeholders a</w:t>
      </w:r>
      <w:r w:rsidR="00671C4D">
        <w:rPr>
          <w:rFonts w:ascii="Calibri" w:hAnsi="Calibri" w:cs="Calibri"/>
          <w:noProof/>
          <w:sz w:val="20"/>
          <w:szCs w:val="20"/>
        </w:rPr>
        <w:t>t the in</w:t>
      </w:r>
      <w:r w:rsidR="00391231" w:rsidRPr="00EE7F5D">
        <w:rPr>
          <w:rFonts w:ascii="Calibri" w:hAnsi="Calibri" w:cs="Calibri"/>
          <w:noProof/>
          <w:sz w:val="20"/>
          <w:szCs w:val="20"/>
        </w:rPr>
        <w:t xml:space="preserve">stitutional, community and private sector levels. </w:t>
      </w:r>
      <w:r w:rsidR="00572403">
        <w:rPr>
          <w:rFonts w:ascii="Calibri" w:hAnsi="Calibri" w:cs="Calibri"/>
          <w:noProof/>
          <w:sz w:val="20"/>
          <w:szCs w:val="20"/>
        </w:rPr>
        <w:t>This process will continue during the implementation phase starting with the inception workshop and key</w:t>
      </w:r>
      <w:r w:rsidR="00E9560F">
        <w:rPr>
          <w:rFonts w:ascii="Calibri" w:hAnsi="Calibri" w:cs="Calibri"/>
          <w:noProof/>
          <w:sz w:val="20"/>
          <w:szCs w:val="20"/>
        </w:rPr>
        <w:t xml:space="preserve"> stakeholder engagement activities. </w:t>
      </w:r>
      <w:r w:rsidR="005D3D6B">
        <w:rPr>
          <w:rFonts w:ascii="Calibri" w:hAnsi="Calibri" w:cs="Calibri"/>
          <w:noProof/>
          <w:sz w:val="20"/>
          <w:szCs w:val="20"/>
        </w:rPr>
        <w:t>Also, t</w:t>
      </w:r>
      <w:r w:rsidR="00391231" w:rsidRPr="00EE7F5D">
        <w:rPr>
          <w:rFonts w:ascii="Calibri" w:hAnsi="Calibri" w:cs="Calibri"/>
          <w:noProof/>
          <w:sz w:val="20"/>
          <w:szCs w:val="20"/>
        </w:rPr>
        <w:t>he project will regularly consult with the beneficiaries both at the individual and the organizational level to ensure that they have an opportunity to provide their input in the decision-making and implementation process. This will promote</w:t>
      </w:r>
      <w:r w:rsidR="00E9560F">
        <w:rPr>
          <w:rFonts w:ascii="Calibri" w:hAnsi="Calibri" w:cs="Calibri"/>
          <w:noProof/>
          <w:sz w:val="20"/>
          <w:szCs w:val="20"/>
        </w:rPr>
        <w:t xml:space="preserve"> a</w:t>
      </w:r>
      <w:r w:rsidR="00391231" w:rsidRPr="00EE7F5D">
        <w:rPr>
          <w:rFonts w:ascii="Calibri" w:hAnsi="Calibri" w:cs="Calibri"/>
          <w:noProof/>
          <w:sz w:val="20"/>
          <w:szCs w:val="20"/>
        </w:rPr>
        <w:t xml:space="preserve"> greater sense of ownership and strengthen the commitment and sustainability of activities after the project.</w:t>
      </w:r>
      <w:r w:rsidR="00533E92" w:rsidRPr="00EE7F5D">
        <w:rPr>
          <w:rFonts w:ascii="Calibri" w:hAnsi="Calibri" w:cs="Calibri"/>
          <w:noProof/>
          <w:sz w:val="20"/>
          <w:szCs w:val="20"/>
        </w:rPr>
        <w:t xml:space="preserve"> </w:t>
      </w:r>
      <w:r w:rsidR="00CA061A">
        <w:rPr>
          <w:rFonts w:ascii="Calibri" w:hAnsi="Calibri" w:cs="Calibri"/>
          <w:noProof/>
          <w:sz w:val="20"/>
          <w:szCs w:val="20"/>
        </w:rPr>
        <w:t xml:space="preserve">Output 1.1, the multi-stakeholders </w:t>
      </w:r>
      <w:r w:rsidR="003A5DBA">
        <w:rPr>
          <w:rFonts w:ascii="Calibri" w:hAnsi="Calibri" w:cs="Calibri"/>
          <w:noProof/>
          <w:sz w:val="20"/>
          <w:szCs w:val="20"/>
        </w:rPr>
        <w:t xml:space="preserve">cluster </w:t>
      </w:r>
      <w:r w:rsidR="00CA061A">
        <w:rPr>
          <w:rFonts w:ascii="Calibri" w:hAnsi="Calibri" w:cs="Calibri"/>
          <w:noProof/>
          <w:sz w:val="20"/>
          <w:szCs w:val="20"/>
        </w:rPr>
        <w:t xml:space="preserve">will serve </w:t>
      </w:r>
      <w:r w:rsidR="0072794A">
        <w:rPr>
          <w:rFonts w:ascii="Calibri" w:hAnsi="Calibri" w:cs="Calibri"/>
          <w:noProof/>
          <w:sz w:val="20"/>
          <w:szCs w:val="20"/>
        </w:rPr>
        <w:t xml:space="preserve">as </w:t>
      </w:r>
      <w:r w:rsidR="00CA061A">
        <w:rPr>
          <w:rFonts w:ascii="Calibri" w:hAnsi="Calibri" w:cs="Calibri"/>
          <w:noProof/>
          <w:sz w:val="20"/>
          <w:szCs w:val="20"/>
        </w:rPr>
        <w:t xml:space="preserve">a medium for informing and engaging different </w:t>
      </w:r>
      <w:r w:rsidR="004463B6">
        <w:rPr>
          <w:rFonts w:ascii="Calibri" w:hAnsi="Calibri" w:cs="Calibri"/>
          <w:noProof/>
          <w:sz w:val="20"/>
          <w:szCs w:val="20"/>
        </w:rPr>
        <w:t xml:space="preserve">stakeholders and </w:t>
      </w:r>
      <w:r w:rsidR="00CA061A">
        <w:rPr>
          <w:rFonts w:ascii="Calibri" w:hAnsi="Calibri" w:cs="Calibri"/>
          <w:noProof/>
          <w:sz w:val="20"/>
          <w:szCs w:val="20"/>
        </w:rPr>
        <w:t>target</w:t>
      </w:r>
      <w:r w:rsidR="004463B6">
        <w:rPr>
          <w:rFonts w:ascii="Calibri" w:hAnsi="Calibri" w:cs="Calibri"/>
          <w:noProof/>
          <w:sz w:val="20"/>
          <w:szCs w:val="20"/>
        </w:rPr>
        <w:t xml:space="preserve"> groups, that will be represented within the </w:t>
      </w:r>
      <w:r w:rsidR="003A5DBA">
        <w:rPr>
          <w:rFonts w:ascii="Calibri" w:hAnsi="Calibri" w:cs="Calibri"/>
          <w:noProof/>
          <w:sz w:val="20"/>
          <w:szCs w:val="20"/>
        </w:rPr>
        <w:t>cluster</w:t>
      </w:r>
      <w:r w:rsidR="004463B6">
        <w:rPr>
          <w:rFonts w:ascii="Calibri" w:hAnsi="Calibri" w:cs="Calibri"/>
          <w:noProof/>
          <w:sz w:val="20"/>
          <w:szCs w:val="20"/>
        </w:rPr>
        <w:t>.</w:t>
      </w:r>
      <w:r w:rsidR="00CA061A">
        <w:rPr>
          <w:rFonts w:ascii="Calibri" w:hAnsi="Calibri" w:cs="Calibri"/>
          <w:noProof/>
          <w:sz w:val="20"/>
          <w:szCs w:val="20"/>
        </w:rPr>
        <w:t xml:space="preserve"> </w:t>
      </w:r>
      <w:r w:rsidR="009F6580" w:rsidRPr="009F6580">
        <w:rPr>
          <w:rFonts w:ascii="Calibri" w:hAnsi="Calibri" w:cs="Calibri"/>
          <w:noProof/>
          <w:sz w:val="20"/>
          <w:szCs w:val="20"/>
        </w:rPr>
        <w:t xml:space="preserve">Under </w:t>
      </w:r>
      <w:r w:rsidR="0072794A">
        <w:rPr>
          <w:rFonts w:ascii="Calibri" w:hAnsi="Calibri" w:cs="Calibri"/>
          <w:noProof/>
          <w:sz w:val="20"/>
          <w:szCs w:val="20"/>
        </w:rPr>
        <w:t>C</w:t>
      </w:r>
      <w:r w:rsidR="009F6580">
        <w:rPr>
          <w:rFonts w:ascii="Calibri" w:hAnsi="Calibri" w:cs="Calibri"/>
          <w:noProof/>
          <w:sz w:val="20"/>
          <w:szCs w:val="20"/>
        </w:rPr>
        <w:t xml:space="preserve">omponent 4, </w:t>
      </w:r>
      <w:r w:rsidR="00391231" w:rsidRPr="00EE7F5D">
        <w:rPr>
          <w:rFonts w:ascii="Calibri" w:hAnsi="Calibri" w:cs="Calibri"/>
          <w:noProof/>
          <w:sz w:val="20"/>
          <w:szCs w:val="20"/>
        </w:rPr>
        <w:t xml:space="preserve">communication channels will be </w:t>
      </w:r>
      <w:r w:rsidR="009F6580" w:rsidRPr="009F6580">
        <w:rPr>
          <w:rFonts w:ascii="Calibri" w:hAnsi="Calibri" w:cs="Calibri"/>
          <w:noProof/>
          <w:sz w:val="20"/>
          <w:szCs w:val="20"/>
        </w:rPr>
        <w:t>estab</w:t>
      </w:r>
      <w:r w:rsidR="009F6580">
        <w:rPr>
          <w:rFonts w:ascii="Calibri" w:hAnsi="Calibri" w:cs="Calibri"/>
          <w:noProof/>
          <w:sz w:val="20"/>
          <w:szCs w:val="20"/>
        </w:rPr>
        <w:t xml:space="preserve">lished </w:t>
      </w:r>
      <w:r w:rsidR="00391231" w:rsidRPr="00EE7F5D">
        <w:rPr>
          <w:rFonts w:ascii="Calibri" w:hAnsi="Calibri" w:cs="Calibri"/>
          <w:noProof/>
          <w:sz w:val="20"/>
          <w:szCs w:val="20"/>
        </w:rPr>
        <w:t>through meetings, sensitization and awareness raising campaigns among target beneficiaries, use of print media</w:t>
      </w:r>
      <w:r w:rsidR="00E9560F">
        <w:rPr>
          <w:rFonts w:ascii="Calibri" w:hAnsi="Calibri" w:cs="Calibri"/>
          <w:noProof/>
          <w:sz w:val="20"/>
          <w:szCs w:val="20"/>
        </w:rPr>
        <w:t xml:space="preserve">, </w:t>
      </w:r>
      <w:r w:rsidR="00391231" w:rsidRPr="00EE7F5D">
        <w:rPr>
          <w:rFonts w:ascii="Calibri" w:hAnsi="Calibri" w:cs="Calibri"/>
          <w:noProof/>
          <w:sz w:val="20"/>
          <w:szCs w:val="20"/>
        </w:rPr>
        <w:t>social media</w:t>
      </w:r>
      <w:r w:rsidR="00E9560F">
        <w:rPr>
          <w:rFonts w:ascii="Calibri" w:hAnsi="Calibri" w:cs="Calibri"/>
          <w:noProof/>
          <w:sz w:val="20"/>
          <w:szCs w:val="20"/>
        </w:rPr>
        <w:t xml:space="preserve"> and community radios</w:t>
      </w:r>
      <w:r w:rsidR="00391231" w:rsidRPr="00EE7F5D">
        <w:rPr>
          <w:rFonts w:ascii="Calibri" w:hAnsi="Calibri" w:cs="Calibri"/>
          <w:noProof/>
          <w:sz w:val="20"/>
          <w:szCs w:val="20"/>
        </w:rPr>
        <w:t xml:space="preserve"> to reach out to a wider audience. The specific channel (s) to be used and the timing will be determined by the project management </w:t>
      </w:r>
      <w:r w:rsidR="00DF555A">
        <w:rPr>
          <w:rFonts w:ascii="Calibri" w:hAnsi="Calibri" w:cs="Calibri"/>
          <w:noProof/>
          <w:sz w:val="20"/>
          <w:szCs w:val="20"/>
        </w:rPr>
        <w:t>unit</w:t>
      </w:r>
      <w:r w:rsidR="00391231" w:rsidRPr="00EE7F5D">
        <w:rPr>
          <w:rFonts w:ascii="Calibri" w:hAnsi="Calibri" w:cs="Calibri"/>
          <w:noProof/>
          <w:sz w:val="20"/>
          <w:szCs w:val="20"/>
        </w:rPr>
        <w:t xml:space="preserve"> and the related costs </w:t>
      </w:r>
      <w:r w:rsidR="005008AD">
        <w:rPr>
          <w:rFonts w:ascii="Calibri" w:hAnsi="Calibri" w:cs="Calibri"/>
          <w:noProof/>
          <w:sz w:val="20"/>
          <w:szCs w:val="20"/>
        </w:rPr>
        <w:t xml:space="preserve">will </w:t>
      </w:r>
      <w:r w:rsidR="00391231" w:rsidRPr="00EE7F5D">
        <w:rPr>
          <w:rFonts w:ascii="Calibri" w:hAnsi="Calibri" w:cs="Calibri"/>
          <w:noProof/>
          <w:sz w:val="20"/>
          <w:szCs w:val="20"/>
        </w:rPr>
        <w:t xml:space="preserve">be included in the budget. </w:t>
      </w:r>
    </w:p>
    <w:p w14:paraId="045649CC" w14:textId="77777777" w:rsidR="00533E92" w:rsidRPr="00EE7F5D" w:rsidRDefault="00533E92" w:rsidP="00533E92">
      <w:pPr>
        <w:rPr>
          <w:rFonts w:cs="Calibri"/>
          <w:noProof/>
          <w:szCs w:val="20"/>
        </w:rPr>
      </w:pPr>
    </w:p>
    <w:p w14:paraId="0F136309" w14:textId="2871670E" w:rsidR="00A16222" w:rsidRPr="009A7F5C" w:rsidRDefault="00A16222" w:rsidP="005913BC">
      <w:pPr>
        <w:numPr>
          <w:ilvl w:val="0"/>
          <w:numId w:val="36"/>
        </w:numPr>
        <w:jc w:val="both"/>
        <w:rPr>
          <w:rFonts w:cs="Calibri"/>
          <w:noProof/>
          <w:szCs w:val="20"/>
        </w:rPr>
      </w:pPr>
      <w:r w:rsidRPr="00DA71B5">
        <w:rPr>
          <w:rFonts w:ascii="Calibri" w:hAnsi="Calibri" w:cs="Calibri"/>
          <w:noProof/>
          <w:sz w:val="20"/>
          <w:szCs w:val="20"/>
        </w:rPr>
        <w:t xml:space="preserve">In regards </w:t>
      </w:r>
      <w:r w:rsidR="00751CCC">
        <w:rPr>
          <w:rFonts w:ascii="Calibri" w:hAnsi="Calibri" w:cs="Calibri"/>
          <w:noProof/>
          <w:sz w:val="20"/>
          <w:szCs w:val="20"/>
        </w:rPr>
        <w:t>to</w:t>
      </w:r>
      <w:r w:rsidRPr="00DA71B5">
        <w:rPr>
          <w:rFonts w:ascii="Calibri" w:hAnsi="Calibri" w:cs="Calibri"/>
          <w:noProof/>
          <w:sz w:val="20"/>
          <w:szCs w:val="20"/>
        </w:rPr>
        <w:t xml:space="preserve"> the key aspects of the project such as the implementation of pilot projects</w:t>
      </w:r>
      <w:r w:rsidR="00751CCC">
        <w:rPr>
          <w:rFonts w:ascii="Calibri" w:hAnsi="Calibri" w:cs="Calibri"/>
          <w:noProof/>
          <w:sz w:val="20"/>
          <w:szCs w:val="20"/>
        </w:rPr>
        <w:t xml:space="preserve"> (</w:t>
      </w:r>
      <w:r w:rsidR="0072794A">
        <w:rPr>
          <w:rFonts w:ascii="Calibri" w:hAnsi="Calibri" w:cs="Calibri"/>
          <w:noProof/>
          <w:sz w:val="20"/>
          <w:szCs w:val="20"/>
        </w:rPr>
        <w:t>O</w:t>
      </w:r>
      <w:r w:rsidR="00751CCC">
        <w:rPr>
          <w:rFonts w:ascii="Calibri" w:hAnsi="Calibri" w:cs="Calibri"/>
          <w:noProof/>
          <w:sz w:val="20"/>
          <w:szCs w:val="20"/>
        </w:rPr>
        <w:t>utput 2.1).</w:t>
      </w:r>
      <w:r w:rsidRPr="00DA71B5">
        <w:rPr>
          <w:rFonts w:ascii="Calibri" w:hAnsi="Calibri" w:cs="Calibri"/>
          <w:noProof/>
          <w:sz w:val="20"/>
          <w:szCs w:val="20"/>
        </w:rPr>
        <w:t>, private sector companies will be required to conduct local stakeholders consultation and awaress-building activities</w:t>
      </w:r>
      <w:r w:rsidR="009B6A6B" w:rsidRPr="00DA71B5">
        <w:rPr>
          <w:rFonts w:ascii="Calibri" w:hAnsi="Calibri" w:cs="Calibri"/>
          <w:noProof/>
          <w:sz w:val="20"/>
          <w:szCs w:val="20"/>
        </w:rPr>
        <w:t xml:space="preserve">. In order to ensure local communities and target groups are fully informed and engaged in the decision-making process regarding the pilot projects, </w:t>
      </w:r>
      <w:r w:rsidR="00E12864" w:rsidRPr="00DA71B5">
        <w:rPr>
          <w:rFonts w:ascii="Calibri" w:hAnsi="Calibri" w:cs="Calibri"/>
          <w:noProof/>
          <w:sz w:val="20"/>
          <w:szCs w:val="20"/>
        </w:rPr>
        <w:t>private promoter</w:t>
      </w:r>
      <w:r w:rsidR="00661CEA">
        <w:rPr>
          <w:rFonts w:ascii="Calibri" w:hAnsi="Calibri" w:cs="Calibri"/>
          <w:noProof/>
          <w:sz w:val="20"/>
          <w:szCs w:val="20"/>
        </w:rPr>
        <w:t>s</w:t>
      </w:r>
      <w:r w:rsidR="00E12864" w:rsidRPr="00DA71B5">
        <w:rPr>
          <w:rFonts w:ascii="Calibri" w:hAnsi="Calibri" w:cs="Calibri"/>
          <w:noProof/>
          <w:sz w:val="20"/>
          <w:szCs w:val="20"/>
        </w:rPr>
        <w:t xml:space="preserve"> will submit a letter of endorsement </w:t>
      </w:r>
      <w:r w:rsidR="00A20954" w:rsidRPr="00DA71B5">
        <w:rPr>
          <w:rFonts w:ascii="Calibri" w:hAnsi="Calibri" w:cs="Calibri"/>
          <w:noProof/>
          <w:sz w:val="20"/>
          <w:szCs w:val="20"/>
        </w:rPr>
        <w:t>for the pilot signed by representatives of local communities (women and youth groups, head of village, etc.).</w:t>
      </w:r>
    </w:p>
    <w:p w14:paraId="093967B0" w14:textId="77777777" w:rsidR="00391231" w:rsidRPr="00DA71B5" w:rsidRDefault="00391231" w:rsidP="00DA71B5">
      <w:pPr>
        <w:jc w:val="both"/>
        <w:rPr>
          <w:rFonts w:ascii="Calibri" w:hAnsi="Calibri" w:cs="Calibri"/>
          <w:noProof/>
          <w:sz w:val="20"/>
          <w:szCs w:val="20"/>
        </w:rPr>
      </w:pPr>
    </w:p>
    <w:p w14:paraId="7A4B774B" w14:textId="10354E83" w:rsidR="00391231" w:rsidRPr="009A7F5C" w:rsidRDefault="00391231" w:rsidP="005913BC">
      <w:pPr>
        <w:numPr>
          <w:ilvl w:val="0"/>
          <w:numId w:val="36"/>
        </w:numPr>
        <w:jc w:val="both"/>
        <w:rPr>
          <w:rFonts w:cs="Calibri"/>
          <w:noProof/>
          <w:szCs w:val="20"/>
        </w:rPr>
      </w:pPr>
      <w:r w:rsidRPr="00DA71B5">
        <w:rPr>
          <w:rFonts w:ascii="Calibri" w:hAnsi="Calibri" w:cs="Calibri"/>
          <w:noProof/>
          <w:sz w:val="20"/>
          <w:szCs w:val="20"/>
        </w:rPr>
        <w:t>The key stakeholders will includ</w:t>
      </w:r>
      <w:r w:rsidRPr="0021780B">
        <w:rPr>
          <w:rFonts w:ascii="Calibri" w:hAnsi="Calibri" w:cs="Calibri"/>
          <w:noProof/>
          <w:sz w:val="20"/>
          <w:szCs w:val="20"/>
        </w:rPr>
        <w:t>e:</w:t>
      </w:r>
    </w:p>
    <w:p w14:paraId="3C2C6677" w14:textId="77777777" w:rsidR="00391231" w:rsidRPr="00DA71B5" w:rsidRDefault="00391231" w:rsidP="00DA71B5">
      <w:pPr>
        <w:jc w:val="both"/>
        <w:rPr>
          <w:rFonts w:ascii="Calibri" w:hAnsi="Calibri" w:cs="Calibri"/>
          <w:noProof/>
          <w:sz w:val="20"/>
          <w:szCs w:val="20"/>
        </w:rPr>
      </w:pPr>
    </w:p>
    <w:p w14:paraId="0E63C491" w14:textId="7DC14CDF" w:rsidR="00391231" w:rsidRPr="00A900AA" w:rsidRDefault="00391231" w:rsidP="005913BC">
      <w:pPr>
        <w:numPr>
          <w:ilvl w:val="0"/>
          <w:numId w:val="30"/>
        </w:numPr>
        <w:contextualSpacing/>
        <w:jc w:val="both"/>
        <w:rPr>
          <w:rFonts w:ascii="Calibri" w:hAnsi="Calibri"/>
          <w:noProof/>
          <w:sz w:val="20"/>
          <w:szCs w:val="20"/>
        </w:rPr>
      </w:pPr>
      <w:r w:rsidRPr="00A900AA">
        <w:rPr>
          <w:rFonts w:ascii="Calibri" w:hAnsi="Calibri"/>
          <w:noProof/>
          <w:sz w:val="20"/>
          <w:szCs w:val="20"/>
        </w:rPr>
        <w:t xml:space="preserve">National </w:t>
      </w:r>
      <w:r w:rsidRPr="00A900AA">
        <w:rPr>
          <w:rFonts w:ascii="Calibri" w:hAnsi="Calibri"/>
          <w:b/>
          <w:noProof/>
          <w:sz w:val="20"/>
          <w:szCs w:val="20"/>
        </w:rPr>
        <w:t>government institutions</w:t>
      </w:r>
      <w:r w:rsidRPr="00A900AA">
        <w:rPr>
          <w:rFonts w:ascii="Calibri" w:hAnsi="Calibri"/>
          <w:noProof/>
          <w:sz w:val="20"/>
          <w:szCs w:val="20"/>
        </w:rPr>
        <w:t xml:space="preserve"> such as the M</w:t>
      </w:r>
      <w:r w:rsidR="00F93090">
        <w:rPr>
          <w:rFonts w:ascii="Calibri" w:hAnsi="Calibri"/>
          <w:noProof/>
          <w:sz w:val="20"/>
          <w:szCs w:val="20"/>
        </w:rPr>
        <w:t>E</w:t>
      </w:r>
      <w:r w:rsidR="0013572A">
        <w:rPr>
          <w:rFonts w:ascii="Calibri" w:hAnsi="Calibri"/>
          <w:noProof/>
          <w:sz w:val="20"/>
          <w:szCs w:val="20"/>
        </w:rPr>
        <w:t>T</w:t>
      </w:r>
      <w:r w:rsidR="00F93090">
        <w:rPr>
          <w:rFonts w:ascii="Calibri" w:hAnsi="Calibri"/>
          <w:noProof/>
          <w:sz w:val="20"/>
          <w:szCs w:val="20"/>
        </w:rPr>
        <w:t>MQ</w:t>
      </w:r>
      <w:r w:rsidR="00AC1264" w:rsidRPr="00A900AA">
        <w:rPr>
          <w:rFonts w:ascii="Calibri" w:hAnsi="Calibri"/>
          <w:noProof/>
          <w:sz w:val="20"/>
          <w:szCs w:val="20"/>
        </w:rPr>
        <w:t xml:space="preserve">, which will host the </w:t>
      </w:r>
      <w:r w:rsidR="0013572A">
        <w:rPr>
          <w:rFonts w:ascii="Calibri" w:hAnsi="Calibri"/>
          <w:noProof/>
          <w:sz w:val="20"/>
          <w:szCs w:val="20"/>
        </w:rPr>
        <w:t>energy cluster</w:t>
      </w:r>
      <w:r w:rsidR="00C6313A" w:rsidRPr="00A900AA">
        <w:rPr>
          <w:rFonts w:ascii="Calibri" w:hAnsi="Calibri"/>
          <w:noProof/>
          <w:sz w:val="20"/>
          <w:szCs w:val="20"/>
        </w:rPr>
        <w:t xml:space="preserve"> </w:t>
      </w:r>
      <w:r w:rsidR="009540A0" w:rsidRPr="00A900AA">
        <w:rPr>
          <w:rFonts w:ascii="Calibri" w:hAnsi="Calibri"/>
          <w:noProof/>
          <w:sz w:val="20"/>
          <w:szCs w:val="20"/>
        </w:rPr>
        <w:t>and its affiliated agencies and directorates</w:t>
      </w:r>
      <w:r w:rsidR="00C6313A" w:rsidRPr="00A900AA">
        <w:rPr>
          <w:rFonts w:ascii="Calibri" w:hAnsi="Calibri"/>
          <w:noProof/>
          <w:sz w:val="20"/>
          <w:szCs w:val="20"/>
        </w:rPr>
        <w:t>. In the framework of this proj</w:t>
      </w:r>
      <w:r w:rsidR="006D601F" w:rsidRPr="00A900AA">
        <w:rPr>
          <w:rFonts w:ascii="Calibri" w:hAnsi="Calibri"/>
          <w:noProof/>
          <w:sz w:val="20"/>
          <w:szCs w:val="20"/>
        </w:rPr>
        <w:t xml:space="preserve">ect the </w:t>
      </w:r>
      <w:r w:rsidR="0013572A" w:rsidRPr="00A900AA">
        <w:rPr>
          <w:rFonts w:ascii="Calibri" w:hAnsi="Calibri"/>
          <w:noProof/>
          <w:sz w:val="20"/>
          <w:szCs w:val="20"/>
        </w:rPr>
        <w:t>M</w:t>
      </w:r>
      <w:r w:rsidR="0013572A">
        <w:rPr>
          <w:rFonts w:ascii="Calibri" w:hAnsi="Calibri"/>
          <w:noProof/>
          <w:sz w:val="20"/>
          <w:szCs w:val="20"/>
        </w:rPr>
        <w:t>ETMQ</w:t>
      </w:r>
      <w:r w:rsidR="0013572A" w:rsidRPr="00A900AA">
        <w:rPr>
          <w:rFonts w:ascii="Calibri" w:hAnsi="Calibri"/>
          <w:noProof/>
          <w:sz w:val="20"/>
          <w:szCs w:val="20"/>
        </w:rPr>
        <w:t xml:space="preserve"> </w:t>
      </w:r>
      <w:r w:rsidR="006D601F" w:rsidRPr="00A900AA">
        <w:rPr>
          <w:rFonts w:ascii="Calibri" w:hAnsi="Calibri"/>
          <w:noProof/>
          <w:sz w:val="20"/>
          <w:szCs w:val="20"/>
        </w:rPr>
        <w:t xml:space="preserve">and ABER will work closely with </w:t>
      </w:r>
      <w:r w:rsidR="00F93090">
        <w:rPr>
          <w:rFonts w:ascii="Calibri" w:hAnsi="Calibri"/>
          <w:noProof/>
          <w:sz w:val="20"/>
          <w:szCs w:val="20"/>
        </w:rPr>
        <w:t xml:space="preserve">the ministry </w:t>
      </w:r>
      <w:r w:rsidR="0013572A">
        <w:rPr>
          <w:rFonts w:ascii="Calibri" w:hAnsi="Calibri"/>
          <w:noProof/>
          <w:sz w:val="20"/>
          <w:szCs w:val="20"/>
        </w:rPr>
        <w:t xml:space="preserve">in charge </w:t>
      </w:r>
      <w:r w:rsidR="00F93090">
        <w:rPr>
          <w:rFonts w:ascii="Calibri" w:hAnsi="Calibri"/>
          <w:noProof/>
          <w:sz w:val="20"/>
          <w:szCs w:val="20"/>
        </w:rPr>
        <w:t xml:space="preserve">of environment, </w:t>
      </w:r>
      <w:r w:rsidR="006D601F" w:rsidRPr="00A900AA">
        <w:rPr>
          <w:rFonts w:ascii="Calibri" w:hAnsi="Calibri"/>
          <w:noProof/>
          <w:sz w:val="20"/>
          <w:szCs w:val="20"/>
        </w:rPr>
        <w:t>GEF Focal Point</w:t>
      </w:r>
      <w:r w:rsidR="00D035AF">
        <w:rPr>
          <w:rFonts w:ascii="Calibri" w:hAnsi="Calibri"/>
          <w:noProof/>
          <w:sz w:val="20"/>
          <w:szCs w:val="20"/>
        </w:rPr>
        <w:t xml:space="preserve">, </w:t>
      </w:r>
      <w:r w:rsidR="00D035AF" w:rsidRPr="005F1AEB">
        <w:rPr>
          <w:rFonts w:ascii="Calibri" w:hAnsi="Calibri"/>
          <w:b/>
          <w:bCs/>
          <w:noProof/>
          <w:sz w:val="20"/>
          <w:szCs w:val="20"/>
        </w:rPr>
        <w:t xml:space="preserve">SP/CNDD, </w:t>
      </w:r>
      <w:r w:rsidR="00D035AF" w:rsidRPr="00F93090">
        <w:rPr>
          <w:rFonts w:ascii="Calibri" w:hAnsi="Calibri"/>
          <w:noProof/>
          <w:sz w:val="20"/>
          <w:szCs w:val="20"/>
        </w:rPr>
        <w:t xml:space="preserve">which </w:t>
      </w:r>
      <w:r w:rsidR="00D035AF">
        <w:rPr>
          <w:rFonts w:ascii="Calibri" w:hAnsi="Calibri"/>
          <w:noProof/>
          <w:sz w:val="20"/>
          <w:szCs w:val="20"/>
        </w:rPr>
        <w:t>will be kept up-to-date of all</w:t>
      </w:r>
      <w:r w:rsidR="00DC1C0F">
        <w:rPr>
          <w:rFonts w:ascii="Calibri" w:hAnsi="Calibri"/>
          <w:noProof/>
          <w:sz w:val="20"/>
          <w:szCs w:val="20"/>
        </w:rPr>
        <w:t xml:space="preserve"> p</w:t>
      </w:r>
      <w:r w:rsidR="00D035AF">
        <w:rPr>
          <w:rFonts w:ascii="Calibri" w:hAnsi="Calibri"/>
          <w:noProof/>
          <w:sz w:val="20"/>
          <w:szCs w:val="20"/>
        </w:rPr>
        <w:t xml:space="preserve">roject activities as a member of the </w:t>
      </w:r>
      <w:r w:rsidR="00DC1C0F">
        <w:rPr>
          <w:rFonts w:ascii="Calibri" w:hAnsi="Calibri"/>
          <w:noProof/>
          <w:sz w:val="20"/>
          <w:szCs w:val="20"/>
        </w:rPr>
        <w:t xml:space="preserve">Project Board /Steering Committee. </w:t>
      </w:r>
    </w:p>
    <w:p w14:paraId="2DE68A3C" w14:textId="7BAEFE4B" w:rsidR="00661CEA" w:rsidRDefault="009E38AD" w:rsidP="005913BC">
      <w:pPr>
        <w:numPr>
          <w:ilvl w:val="0"/>
          <w:numId w:val="30"/>
        </w:numPr>
        <w:contextualSpacing/>
        <w:jc w:val="both"/>
        <w:rPr>
          <w:rFonts w:ascii="Calibri" w:hAnsi="Calibri"/>
          <w:noProof/>
          <w:sz w:val="20"/>
          <w:szCs w:val="20"/>
        </w:rPr>
      </w:pPr>
      <w:r w:rsidRPr="00A900AA">
        <w:rPr>
          <w:rFonts w:ascii="Calibri" w:hAnsi="Calibri"/>
          <w:b/>
          <w:noProof/>
          <w:sz w:val="20"/>
          <w:szCs w:val="20"/>
        </w:rPr>
        <w:t>Civil society</w:t>
      </w:r>
      <w:r w:rsidR="0023700A" w:rsidRPr="00A900AA">
        <w:rPr>
          <w:rFonts w:ascii="Calibri" w:hAnsi="Calibri"/>
          <w:b/>
          <w:noProof/>
          <w:sz w:val="20"/>
          <w:szCs w:val="20"/>
        </w:rPr>
        <w:t xml:space="preserve"> organisations</w:t>
      </w:r>
      <w:r w:rsidR="00FB5744" w:rsidRPr="00A900AA">
        <w:rPr>
          <w:rFonts w:ascii="Calibri" w:hAnsi="Calibri"/>
          <w:b/>
          <w:noProof/>
          <w:sz w:val="20"/>
          <w:szCs w:val="20"/>
        </w:rPr>
        <w:t xml:space="preserve"> (non-governmental organizations</w:t>
      </w:r>
      <w:r w:rsidR="00FB5744" w:rsidRPr="00A900AA">
        <w:rPr>
          <w:rFonts w:ascii="Calibri" w:hAnsi="Calibri"/>
          <w:noProof/>
          <w:sz w:val="20"/>
          <w:szCs w:val="20"/>
        </w:rPr>
        <w:t>)</w:t>
      </w:r>
      <w:r w:rsidR="0023700A" w:rsidRPr="00A900AA">
        <w:rPr>
          <w:rFonts w:ascii="Calibri" w:hAnsi="Calibri"/>
          <w:noProof/>
          <w:sz w:val="20"/>
          <w:szCs w:val="20"/>
        </w:rPr>
        <w:t xml:space="preserve"> such as the </w:t>
      </w:r>
      <w:r w:rsidR="000D09A0" w:rsidRPr="00A900AA">
        <w:rPr>
          <w:rFonts w:ascii="Calibri" w:hAnsi="Calibri"/>
          <w:noProof/>
          <w:sz w:val="20"/>
          <w:szCs w:val="20"/>
        </w:rPr>
        <w:t xml:space="preserve">National </w:t>
      </w:r>
      <w:r w:rsidR="0023700A" w:rsidRPr="00A900AA">
        <w:rPr>
          <w:rFonts w:ascii="Calibri" w:hAnsi="Calibri"/>
          <w:noProof/>
          <w:sz w:val="20"/>
          <w:szCs w:val="20"/>
        </w:rPr>
        <w:t>Union of  COOPEL</w:t>
      </w:r>
      <w:r w:rsidR="0013572A">
        <w:rPr>
          <w:rFonts w:ascii="Calibri" w:hAnsi="Calibri"/>
          <w:noProof/>
          <w:sz w:val="20"/>
          <w:szCs w:val="20"/>
        </w:rPr>
        <w:t xml:space="preserve"> (</w:t>
      </w:r>
      <w:r w:rsidR="0013572A" w:rsidRPr="003339BD">
        <w:rPr>
          <w:rFonts w:ascii="Calibri" w:hAnsi="Calibri" w:cs="Calibri"/>
          <w:sz w:val="20"/>
          <w:szCs w:val="20"/>
        </w:rPr>
        <w:t xml:space="preserve">Fédération des </w:t>
      </w:r>
      <w:proofErr w:type="spellStart"/>
      <w:r w:rsidR="0013572A" w:rsidRPr="003339BD">
        <w:rPr>
          <w:rFonts w:ascii="Calibri" w:hAnsi="Calibri" w:cs="Calibri"/>
          <w:sz w:val="20"/>
          <w:szCs w:val="20"/>
        </w:rPr>
        <w:t>sociétés</w:t>
      </w:r>
      <w:proofErr w:type="spellEnd"/>
      <w:r w:rsidR="0013572A" w:rsidRPr="003339BD">
        <w:rPr>
          <w:rFonts w:ascii="Calibri" w:hAnsi="Calibri" w:cs="Calibri"/>
          <w:sz w:val="20"/>
          <w:szCs w:val="20"/>
        </w:rPr>
        <w:t xml:space="preserve"> </w:t>
      </w:r>
      <w:proofErr w:type="spellStart"/>
      <w:r w:rsidR="0013572A" w:rsidRPr="003339BD">
        <w:rPr>
          <w:rFonts w:ascii="Calibri" w:hAnsi="Calibri" w:cs="Calibri"/>
          <w:sz w:val="20"/>
          <w:szCs w:val="20"/>
        </w:rPr>
        <w:t>coopératives</w:t>
      </w:r>
      <w:proofErr w:type="spellEnd"/>
      <w:r w:rsidR="0013572A" w:rsidRPr="003339BD">
        <w:rPr>
          <w:rFonts w:ascii="Calibri" w:hAnsi="Calibri" w:cs="Calibri"/>
          <w:sz w:val="20"/>
          <w:szCs w:val="20"/>
        </w:rPr>
        <w:t xml:space="preserve"> </w:t>
      </w:r>
      <w:proofErr w:type="spellStart"/>
      <w:r w:rsidR="0013572A" w:rsidRPr="003339BD">
        <w:rPr>
          <w:rFonts w:ascii="Calibri" w:hAnsi="Calibri" w:cs="Calibri"/>
          <w:sz w:val="20"/>
          <w:szCs w:val="20"/>
        </w:rPr>
        <w:t>d’électricité</w:t>
      </w:r>
      <w:proofErr w:type="spellEnd"/>
      <w:r w:rsidR="0013572A" w:rsidRPr="003339BD">
        <w:rPr>
          <w:rFonts w:ascii="Calibri" w:hAnsi="Calibri" w:cs="Calibri"/>
          <w:sz w:val="20"/>
          <w:szCs w:val="20"/>
        </w:rPr>
        <w:t xml:space="preserve"> du Burkina Faso (FESCOOPEL/B)</w:t>
      </w:r>
      <w:r w:rsidR="0013572A">
        <w:rPr>
          <w:rFonts w:ascii="Calibri" w:hAnsi="Calibri"/>
          <w:noProof/>
          <w:sz w:val="20"/>
          <w:szCs w:val="20"/>
        </w:rPr>
        <w:t>)</w:t>
      </w:r>
      <w:r w:rsidR="000D09A0" w:rsidRPr="00A900AA">
        <w:rPr>
          <w:rFonts w:ascii="Calibri" w:hAnsi="Calibri"/>
          <w:noProof/>
          <w:sz w:val="20"/>
          <w:szCs w:val="20"/>
        </w:rPr>
        <w:t xml:space="preserve">, </w:t>
      </w:r>
      <w:r w:rsidR="00391231" w:rsidRPr="00A900AA">
        <w:rPr>
          <w:rFonts w:ascii="Calibri" w:hAnsi="Calibri"/>
          <w:noProof/>
          <w:sz w:val="20"/>
          <w:szCs w:val="20"/>
        </w:rPr>
        <w:t xml:space="preserve"> and the various </w:t>
      </w:r>
      <w:r w:rsidR="000D09A0" w:rsidRPr="00A900AA">
        <w:rPr>
          <w:rFonts w:ascii="Calibri" w:hAnsi="Calibri"/>
          <w:noProof/>
          <w:sz w:val="20"/>
          <w:szCs w:val="20"/>
        </w:rPr>
        <w:t xml:space="preserve">other </w:t>
      </w:r>
      <w:r w:rsidR="00391231" w:rsidRPr="00A900AA">
        <w:rPr>
          <w:rFonts w:ascii="Calibri" w:hAnsi="Calibri"/>
          <w:noProof/>
          <w:sz w:val="20"/>
          <w:szCs w:val="20"/>
        </w:rPr>
        <w:t>associations</w:t>
      </w:r>
      <w:r w:rsidR="000D09A0" w:rsidRPr="00A900AA">
        <w:rPr>
          <w:rFonts w:ascii="Calibri" w:hAnsi="Calibri"/>
          <w:noProof/>
          <w:sz w:val="20"/>
          <w:szCs w:val="20"/>
        </w:rPr>
        <w:t>/cooperative along the energy, agriculture value-chains and other productive</w:t>
      </w:r>
      <w:r w:rsidR="00EE274F" w:rsidRPr="00A900AA">
        <w:rPr>
          <w:rFonts w:ascii="Calibri" w:hAnsi="Calibri"/>
          <w:noProof/>
          <w:sz w:val="20"/>
          <w:szCs w:val="20"/>
        </w:rPr>
        <w:t xml:space="preserve"> uses, which are </w:t>
      </w:r>
      <w:r w:rsidR="00EE274F" w:rsidRPr="00A900AA">
        <w:rPr>
          <w:rFonts w:ascii="Calibri" w:hAnsi="Calibri"/>
          <w:noProof/>
          <w:sz w:val="20"/>
          <w:szCs w:val="20"/>
        </w:rPr>
        <w:lastRenderedPageBreak/>
        <w:t>important stakeholders in energy market ecosystem</w:t>
      </w:r>
      <w:r w:rsidR="00040B01" w:rsidRPr="00A900AA">
        <w:rPr>
          <w:rFonts w:ascii="Calibri" w:hAnsi="Calibri"/>
          <w:noProof/>
          <w:sz w:val="20"/>
          <w:szCs w:val="20"/>
        </w:rPr>
        <w:t xml:space="preserve"> from a supply or demand perspective. The project will rely on these associations</w:t>
      </w:r>
      <w:r w:rsidR="00794B7A" w:rsidRPr="00A900AA">
        <w:rPr>
          <w:rFonts w:ascii="Calibri" w:hAnsi="Calibri"/>
          <w:noProof/>
          <w:sz w:val="20"/>
          <w:szCs w:val="20"/>
        </w:rPr>
        <w:t xml:space="preserve"> for large scale consultations, outreach/awareness. M</w:t>
      </w:r>
      <w:r w:rsidR="00B215FA" w:rsidRPr="00A900AA">
        <w:rPr>
          <w:rFonts w:ascii="Calibri" w:hAnsi="Calibri"/>
          <w:noProof/>
          <w:sz w:val="20"/>
          <w:szCs w:val="20"/>
        </w:rPr>
        <w:t xml:space="preserve">ore importantly, civil society organizations will </w:t>
      </w:r>
      <w:r w:rsidR="00391231" w:rsidRPr="00A900AA">
        <w:rPr>
          <w:rFonts w:ascii="Calibri" w:hAnsi="Calibri"/>
          <w:noProof/>
          <w:sz w:val="20"/>
          <w:szCs w:val="20"/>
        </w:rPr>
        <w:t xml:space="preserve"> </w:t>
      </w:r>
      <w:r w:rsidR="00B215FA" w:rsidRPr="00A900AA">
        <w:rPr>
          <w:rFonts w:ascii="Calibri" w:hAnsi="Calibri"/>
          <w:noProof/>
          <w:sz w:val="20"/>
          <w:szCs w:val="20"/>
        </w:rPr>
        <w:t xml:space="preserve">play various roles in the project, such as consultations, </w:t>
      </w:r>
      <w:r w:rsidR="0030527E" w:rsidRPr="00A900AA">
        <w:rPr>
          <w:rFonts w:ascii="Calibri" w:hAnsi="Calibri"/>
          <w:noProof/>
          <w:sz w:val="20"/>
          <w:szCs w:val="20"/>
        </w:rPr>
        <w:t>advisory, co-financing, as well as suppor</w:t>
      </w:r>
      <w:r w:rsidR="00362948" w:rsidRPr="00A900AA">
        <w:rPr>
          <w:rFonts w:ascii="Calibri" w:hAnsi="Calibri"/>
          <w:noProof/>
          <w:sz w:val="20"/>
          <w:szCs w:val="20"/>
        </w:rPr>
        <w:t>ting decision-making. For instance,</w:t>
      </w:r>
      <w:r w:rsidR="0016676B" w:rsidRPr="00A900AA">
        <w:rPr>
          <w:rFonts w:ascii="Calibri" w:hAnsi="Calibri"/>
          <w:noProof/>
          <w:sz w:val="20"/>
          <w:szCs w:val="20"/>
        </w:rPr>
        <w:t xml:space="preserve"> FNGN</w:t>
      </w:r>
      <w:r w:rsidR="00362948" w:rsidRPr="00A900AA">
        <w:rPr>
          <w:rFonts w:ascii="Calibri" w:hAnsi="Calibri"/>
          <w:noProof/>
          <w:sz w:val="20"/>
          <w:szCs w:val="20"/>
        </w:rPr>
        <w:t xml:space="preserve">, a federation of women groups </w:t>
      </w:r>
      <w:r w:rsidR="00661CEA">
        <w:rPr>
          <w:rFonts w:ascii="Calibri" w:hAnsi="Calibri"/>
          <w:noProof/>
          <w:sz w:val="20"/>
          <w:szCs w:val="20"/>
        </w:rPr>
        <w:t>involved in the agriculture value-chain could be</w:t>
      </w:r>
      <w:r w:rsidR="00362948" w:rsidRPr="00A900AA">
        <w:rPr>
          <w:rFonts w:ascii="Calibri" w:hAnsi="Calibri"/>
          <w:noProof/>
          <w:sz w:val="20"/>
          <w:szCs w:val="20"/>
        </w:rPr>
        <w:t xml:space="preserve"> </w:t>
      </w:r>
      <w:r w:rsidR="00661CEA">
        <w:rPr>
          <w:rFonts w:ascii="Calibri" w:hAnsi="Calibri"/>
          <w:noProof/>
          <w:sz w:val="20"/>
          <w:szCs w:val="20"/>
        </w:rPr>
        <w:t>a</w:t>
      </w:r>
      <w:r w:rsidR="00362948" w:rsidRPr="00A900AA">
        <w:rPr>
          <w:rFonts w:ascii="Calibri" w:hAnsi="Calibri"/>
          <w:noProof/>
          <w:sz w:val="20"/>
          <w:szCs w:val="20"/>
        </w:rPr>
        <w:t xml:space="preserve"> </w:t>
      </w:r>
      <w:r w:rsidR="00661CEA">
        <w:rPr>
          <w:rFonts w:ascii="Calibri" w:hAnsi="Calibri"/>
          <w:noProof/>
          <w:sz w:val="20"/>
          <w:szCs w:val="20"/>
        </w:rPr>
        <w:t>stakeholder</w:t>
      </w:r>
      <w:r w:rsidR="00362948" w:rsidRPr="00A900AA">
        <w:rPr>
          <w:rFonts w:ascii="Calibri" w:hAnsi="Calibri"/>
          <w:noProof/>
          <w:sz w:val="20"/>
          <w:szCs w:val="20"/>
        </w:rPr>
        <w:t xml:space="preserve"> for the pilot project</w:t>
      </w:r>
      <w:r w:rsidR="00661CEA">
        <w:rPr>
          <w:rFonts w:ascii="Calibri" w:hAnsi="Calibri"/>
          <w:noProof/>
          <w:sz w:val="20"/>
          <w:szCs w:val="20"/>
        </w:rPr>
        <w:t xml:space="preserve">s. </w:t>
      </w:r>
    </w:p>
    <w:p w14:paraId="2478A048" w14:textId="7715A781" w:rsidR="00391231" w:rsidRPr="00A900AA" w:rsidRDefault="00FB5744" w:rsidP="005913BC">
      <w:pPr>
        <w:numPr>
          <w:ilvl w:val="0"/>
          <w:numId w:val="30"/>
        </w:numPr>
        <w:contextualSpacing/>
        <w:jc w:val="both"/>
        <w:rPr>
          <w:rFonts w:ascii="Calibri" w:hAnsi="Calibri"/>
          <w:noProof/>
          <w:sz w:val="20"/>
          <w:szCs w:val="20"/>
        </w:rPr>
      </w:pPr>
      <w:r w:rsidRPr="00A900AA">
        <w:rPr>
          <w:rFonts w:ascii="Calibri" w:hAnsi="Calibri"/>
          <w:b/>
          <w:noProof/>
          <w:sz w:val="20"/>
          <w:szCs w:val="20"/>
        </w:rPr>
        <w:t>Development</w:t>
      </w:r>
      <w:r w:rsidR="00BD3C9C" w:rsidRPr="00A900AA">
        <w:rPr>
          <w:rFonts w:ascii="Calibri" w:hAnsi="Calibri"/>
          <w:b/>
          <w:noProof/>
          <w:sz w:val="20"/>
          <w:szCs w:val="20"/>
        </w:rPr>
        <w:t>/donor organisations</w:t>
      </w:r>
      <w:r w:rsidR="00BD3C9C" w:rsidRPr="00A900AA">
        <w:rPr>
          <w:rFonts w:ascii="Calibri" w:hAnsi="Calibri"/>
          <w:noProof/>
          <w:sz w:val="20"/>
          <w:szCs w:val="20"/>
        </w:rPr>
        <w:t xml:space="preserve">  such as AfDB, the World Bank, the Sida, </w:t>
      </w:r>
      <w:r w:rsidR="005B59BF" w:rsidRPr="00A900AA">
        <w:rPr>
          <w:rFonts w:ascii="Calibri" w:hAnsi="Calibri"/>
          <w:noProof/>
          <w:sz w:val="20"/>
          <w:szCs w:val="20"/>
        </w:rPr>
        <w:t>EU, UNCDF</w:t>
      </w:r>
      <w:r w:rsidR="00177B72">
        <w:rPr>
          <w:rFonts w:ascii="Calibri" w:hAnsi="Calibri"/>
          <w:noProof/>
          <w:sz w:val="20"/>
          <w:szCs w:val="20"/>
        </w:rPr>
        <w:t xml:space="preserve"> and ECREEE</w:t>
      </w:r>
      <w:r w:rsidR="00B54B17" w:rsidRPr="00A900AA">
        <w:rPr>
          <w:rFonts w:ascii="Calibri" w:hAnsi="Calibri"/>
          <w:noProof/>
          <w:sz w:val="20"/>
          <w:szCs w:val="20"/>
        </w:rPr>
        <w:t xml:space="preserve"> will be fundamental</w:t>
      </w:r>
      <w:r w:rsidR="00665D22" w:rsidRPr="00A900AA">
        <w:rPr>
          <w:rFonts w:ascii="Calibri" w:hAnsi="Calibri"/>
          <w:noProof/>
          <w:sz w:val="20"/>
          <w:szCs w:val="20"/>
        </w:rPr>
        <w:t xml:space="preserve"> stakeholders in the project by providinig co-financing and supporting the implementation of</w:t>
      </w:r>
      <w:r w:rsidR="00B54B17" w:rsidRPr="00A900AA">
        <w:rPr>
          <w:rFonts w:ascii="Calibri" w:hAnsi="Calibri"/>
          <w:noProof/>
          <w:sz w:val="20"/>
          <w:szCs w:val="20"/>
        </w:rPr>
        <w:t xml:space="preserve"> key activities such as studie</w:t>
      </w:r>
      <w:r w:rsidR="00885545" w:rsidRPr="00A900AA">
        <w:rPr>
          <w:rFonts w:ascii="Calibri" w:hAnsi="Calibri"/>
          <w:noProof/>
          <w:sz w:val="20"/>
          <w:szCs w:val="20"/>
        </w:rPr>
        <w:t xml:space="preserve">s, capacity-building trainings, awareness-building and knowledge-sharing </w:t>
      </w:r>
      <w:r w:rsidR="00B54B17" w:rsidRPr="00A900AA">
        <w:rPr>
          <w:rFonts w:ascii="Calibri" w:hAnsi="Calibri"/>
          <w:noProof/>
          <w:sz w:val="20"/>
          <w:szCs w:val="20"/>
        </w:rPr>
        <w:t>along the four components</w:t>
      </w:r>
      <w:r w:rsidR="00885545" w:rsidRPr="00A900AA">
        <w:rPr>
          <w:rFonts w:ascii="Calibri" w:hAnsi="Calibri"/>
          <w:noProof/>
          <w:sz w:val="20"/>
          <w:szCs w:val="20"/>
        </w:rPr>
        <w:t xml:space="preserve">. </w:t>
      </w:r>
    </w:p>
    <w:p w14:paraId="42A9A713" w14:textId="14C7F966" w:rsidR="00391231" w:rsidRPr="00A900AA" w:rsidRDefault="00391231" w:rsidP="005913BC">
      <w:pPr>
        <w:numPr>
          <w:ilvl w:val="0"/>
          <w:numId w:val="30"/>
        </w:numPr>
        <w:contextualSpacing/>
        <w:jc w:val="both"/>
        <w:rPr>
          <w:rFonts w:ascii="Calibri" w:hAnsi="Calibri"/>
          <w:noProof/>
          <w:sz w:val="20"/>
          <w:szCs w:val="20"/>
        </w:rPr>
      </w:pPr>
      <w:r w:rsidRPr="00A900AA">
        <w:rPr>
          <w:rFonts w:ascii="Calibri" w:hAnsi="Calibri"/>
          <w:b/>
          <w:noProof/>
          <w:sz w:val="20"/>
          <w:szCs w:val="20"/>
        </w:rPr>
        <w:t>Private sector</w:t>
      </w:r>
      <w:r w:rsidR="00C256DE" w:rsidRPr="00A900AA">
        <w:rPr>
          <w:rFonts w:ascii="Calibri" w:hAnsi="Calibri"/>
          <w:b/>
          <w:noProof/>
          <w:sz w:val="20"/>
          <w:szCs w:val="20"/>
        </w:rPr>
        <w:t xml:space="preserve"> actors, namely</w:t>
      </w:r>
      <w:r w:rsidR="005D5604" w:rsidRPr="00A900AA">
        <w:rPr>
          <w:rFonts w:ascii="Calibri" w:hAnsi="Calibri"/>
          <w:noProof/>
          <w:sz w:val="20"/>
          <w:szCs w:val="20"/>
        </w:rPr>
        <w:t xml:space="preserve"> minigrid companies</w:t>
      </w:r>
      <w:r w:rsidR="00177B72">
        <w:rPr>
          <w:rFonts w:ascii="Calibri" w:hAnsi="Calibri"/>
          <w:noProof/>
          <w:sz w:val="20"/>
          <w:szCs w:val="20"/>
        </w:rPr>
        <w:t xml:space="preserve">, </w:t>
      </w:r>
      <w:r w:rsidR="005D5604" w:rsidRPr="00A900AA">
        <w:rPr>
          <w:rFonts w:ascii="Calibri" w:hAnsi="Calibri"/>
          <w:noProof/>
          <w:sz w:val="20"/>
          <w:szCs w:val="20"/>
        </w:rPr>
        <w:t>industry associations</w:t>
      </w:r>
      <w:r w:rsidR="007C2492" w:rsidRPr="00A900AA">
        <w:rPr>
          <w:rFonts w:ascii="Calibri" w:hAnsi="Calibri"/>
          <w:noProof/>
          <w:sz w:val="20"/>
          <w:szCs w:val="20"/>
        </w:rPr>
        <w:t xml:space="preserve"> as well as local commercial financial institutions (commercial banks and MFIs)</w:t>
      </w:r>
      <w:r w:rsidR="006D67A3" w:rsidRPr="00A900AA">
        <w:rPr>
          <w:rFonts w:ascii="Calibri" w:hAnsi="Calibri"/>
          <w:noProof/>
          <w:sz w:val="20"/>
          <w:szCs w:val="20"/>
        </w:rPr>
        <w:t xml:space="preserve"> will play an important role in project </w:t>
      </w:r>
      <w:r w:rsidR="005426DD">
        <w:rPr>
          <w:rFonts w:ascii="Calibri" w:hAnsi="Calibri"/>
          <w:noProof/>
          <w:sz w:val="20"/>
          <w:szCs w:val="20"/>
        </w:rPr>
        <w:t xml:space="preserve">in virtually all four project components, </w:t>
      </w:r>
      <w:r w:rsidR="00B73782">
        <w:rPr>
          <w:rFonts w:ascii="Calibri" w:hAnsi="Calibri"/>
          <w:noProof/>
          <w:sz w:val="20"/>
          <w:szCs w:val="20"/>
        </w:rPr>
        <w:t xml:space="preserve">namely, </w:t>
      </w:r>
      <w:r w:rsidR="005426DD">
        <w:rPr>
          <w:rFonts w:ascii="Calibri" w:hAnsi="Calibri"/>
          <w:noProof/>
          <w:sz w:val="20"/>
          <w:szCs w:val="20"/>
        </w:rPr>
        <w:t>policy and regulatory activities (</w:t>
      </w:r>
      <w:r w:rsidR="0072794A">
        <w:rPr>
          <w:rFonts w:ascii="Calibri" w:hAnsi="Calibri"/>
          <w:noProof/>
          <w:sz w:val="20"/>
          <w:szCs w:val="20"/>
        </w:rPr>
        <w:t>O</w:t>
      </w:r>
      <w:r w:rsidR="005426DD">
        <w:rPr>
          <w:rFonts w:ascii="Calibri" w:hAnsi="Calibri"/>
          <w:noProof/>
          <w:sz w:val="20"/>
          <w:szCs w:val="20"/>
        </w:rPr>
        <w:t>utputs 1.1 through 1.9)</w:t>
      </w:r>
      <w:r w:rsidR="00B73782">
        <w:rPr>
          <w:rFonts w:ascii="Calibri" w:hAnsi="Calibri"/>
          <w:noProof/>
          <w:sz w:val="20"/>
          <w:szCs w:val="20"/>
        </w:rPr>
        <w:t>,</w:t>
      </w:r>
      <w:r w:rsidR="006903D0" w:rsidRPr="00A900AA">
        <w:rPr>
          <w:rFonts w:ascii="Calibri" w:hAnsi="Calibri"/>
          <w:noProof/>
          <w:sz w:val="20"/>
          <w:szCs w:val="20"/>
        </w:rPr>
        <w:t xml:space="preserve"> </w:t>
      </w:r>
      <w:r w:rsidR="0092126D">
        <w:rPr>
          <w:rFonts w:ascii="Calibri" w:hAnsi="Calibri"/>
          <w:noProof/>
          <w:sz w:val="20"/>
          <w:szCs w:val="20"/>
        </w:rPr>
        <w:t xml:space="preserve">project and business model innovation - </w:t>
      </w:r>
      <w:r w:rsidR="0092126D" w:rsidRPr="00A900AA">
        <w:rPr>
          <w:rFonts w:ascii="Calibri" w:hAnsi="Calibri"/>
          <w:noProof/>
          <w:sz w:val="20"/>
          <w:szCs w:val="20"/>
        </w:rPr>
        <w:t>implementation of pilot projects</w:t>
      </w:r>
      <w:r w:rsidR="00EB4AD0">
        <w:rPr>
          <w:rFonts w:ascii="Calibri" w:hAnsi="Calibri"/>
          <w:noProof/>
          <w:sz w:val="20"/>
          <w:szCs w:val="20"/>
        </w:rPr>
        <w:t>-</w:t>
      </w:r>
      <w:r w:rsidR="0092126D">
        <w:rPr>
          <w:rFonts w:ascii="Calibri" w:hAnsi="Calibri"/>
          <w:noProof/>
          <w:sz w:val="20"/>
          <w:szCs w:val="20"/>
        </w:rPr>
        <w:t xml:space="preserve"> (PC 2), access to finance (PC3) and PC4 such as </w:t>
      </w:r>
      <w:r w:rsidR="006903D0" w:rsidRPr="00A900AA">
        <w:rPr>
          <w:rFonts w:ascii="Calibri" w:hAnsi="Calibri"/>
          <w:noProof/>
          <w:sz w:val="20"/>
          <w:szCs w:val="20"/>
        </w:rPr>
        <w:t xml:space="preserve">awareness-building, </w:t>
      </w:r>
      <w:r w:rsidR="00EB4AD0">
        <w:rPr>
          <w:rFonts w:ascii="Calibri" w:hAnsi="Calibri"/>
          <w:noProof/>
          <w:sz w:val="20"/>
          <w:szCs w:val="20"/>
        </w:rPr>
        <w:t xml:space="preserve">knowledege-sharing, </w:t>
      </w:r>
      <w:r w:rsidR="006903D0" w:rsidRPr="00A900AA">
        <w:rPr>
          <w:rFonts w:ascii="Calibri" w:hAnsi="Calibri"/>
          <w:noProof/>
          <w:sz w:val="20"/>
          <w:szCs w:val="20"/>
        </w:rPr>
        <w:t>stakeholder consultations</w:t>
      </w:r>
      <w:r w:rsidR="003558FF">
        <w:rPr>
          <w:rFonts w:ascii="Calibri" w:hAnsi="Calibri"/>
          <w:noProof/>
          <w:sz w:val="20"/>
          <w:szCs w:val="20"/>
        </w:rPr>
        <w:t xml:space="preserve">. </w:t>
      </w:r>
      <w:r w:rsidR="006903D0" w:rsidRPr="00A900AA">
        <w:rPr>
          <w:rFonts w:ascii="Calibri" w:hAnsi="Calibri"/>
          <w:noProof/>
          <w:sz w:val="20"/>
          <w:szCs w:val="20"/>
        </w:rPr>
        <w:t xml:space="preserve"> </w:t>
      </w:r>
      <w:r w:rsidR="003558FF">
        <w:rPr>
          <w:rFonts w:ascii="Calibri" w:hAnsi="Calibri"/>
          <w:noProof/>
          <w:sz w:val="20"/>
          <w:szCs w:val="20"/>
        </w:rPr>
        <w:t>P</w:t>
      </w:r>
      <w:r w:rsidR="00BF2A01" w:rsidRPr="00A900AA">
        <w:rPr>
          <w:rFonts w:ascii="Calibri" w:hAnsi="Calibri"/>
          <w:noProof/>
          <w:sz w:val="20"/>
          <w:szCs w:val="20"/>
        </w:rPr>
        <w:t xml:space="preserve">rivate sector organizations will be </w:t>
      </w:r>
      <w:r w:rsidR="00684264" w:rsidRPr="00A900AA">
        <w:rPr>
          <w:rFonts w:ascii="Calibri" w:hAnsi="Calibri"/>
          <w:noProof/>
          <w:sz w:val="20"/>
          <w:szCs w:val="20"/>
        </w:rPr>
        <w:t xml:space="preserve">consulted, informed, involved in the decision-making and implementation of </w:t>
      </w:r>
      <w:r w:rsidR="0057689E" w:rsidRPr="00A900AA">
        <w:rPr>
          <w:rFonts w:ascii="Calibri" w:hAnsi="Calibri"/>
          <w:noProof/>
          <w:sz w:val="20"/>
          <w:szCs w:val="20"/>
        </w:rPr>
        <w:t>the project.</w:t>
      </w:r>
    </w:p>
    <w:p w14:paraId="24A4CA0A" w14:textId="3F6908DE" w:rsidR="00DA5618" w:rsidRPr="00D468C6" w:rsidRDefault="00AA4438" w:rsidP="005913BC">
      <w:pPr>
        <w:numPr>
          <w:ilvl w:val="0"/>
          <w:numId w:val="30"/>
        </w:numPr>
        <w:jc w:val="both"/>
        <w:rPr>
          <w:rFonts w:ascii="Calibri" w:hAnsi="Calibri" w:cs="Arial"/>
          <w:noProof/>
          <w:sz w:val="20"/>
          <w:szCs w:val="20"/>
          <w:lang w:eastAsia="zh-CN"/>
        </w:rPr>
      </w:pPr>
      <w:r>
        <w:rPr>
          <w:rFonts w:ascii="Calibri" w:hAnsi="Calibri" w:cs="Arial"/>
          <w:b/>
          <w:noProof/>
          <w:sz w:val="20"/>
          <w:szCs w:val="20"/>
          <w:lang w:eastAsia="zh-CN"/>
        </w:rPr>
        <w:t>The Energy Cluster</w:t>
      </w:r>
      <w:r w:rsidR="00DA5618" w:rsidRPr="00A900AA">
        <w:rPr>
          <w:rFonts w:ascii="Calibri" w:hAnsi="Calibri" w:cs="Arial"/>
          <w:noProof/>
          <w:sz w:val="20"/>
          <w:szCs w:val="20"/>
          <w:lang w:eastAsia="zh-CN"/>
        </w:rPr>
        <w:t xml:space="preserve"> will be operationalized to play an </w:t>
      </w:r>
      <w:r w:rsidR="00DA5618" w:rsidRPr="00D468C6">
        <w:rPr>
          <w:rFonts w:ascii="Calibri" w:hAnsi="Calibri" w:cs="Arial"/>
          <w:noProof/>
          <w:sz w:val="20"/>
          <w:szCs w:val="20"/>
          <w:lang w:eastAsia="zh-CN"/>
        </w:rPr>
        <w:t xml:space="preserve">important role in the implementation arrangement of the project. This taskforce, which will be under the responsibility of the </w:t>
      </w:r>
      <w:r w:rsidRPr="00D468C6">
        <w:rPr>
          <w:rFonts w:ascii="Calibri" w:hAnsi="Calibri" w:cs="Arial"/>
          <w:noProof/>
          <w:sz w:val="20"/>
          <w:szCs w:val="20"/>
          <w:lang w:eastAsia="zh-CN"/>
        </w:rPr>
        <w:t>METMQ</w:t>
      </w:r>
      <w:r w:rsidR="00DA5618" w:rsidRPr="00D468C6">
        <w:rPr>
          <w:rFonts w:ascii="Calibri" w:hAnsi="Calibri" w:cs="Arial"/>
          <w:noProof/>
          <w:sz w:val="20"/>
          <w:szCs w:val="20"/>
          <w:lang w:eastAsia="zh-CN"/>
        </w:rPr>
        <w:t xml:space="preserve"> but operationally led by UNDP, Sida and UNCDF </w:t>
      </w:r>
      <w:r w:rsidR="00DA5618" w:rsidRPr="00D468C6">
        <w:rPr>
          <w:rFonts w:ascii="Calibri" w:hAnsi="Calibri"/>
          <w:sz w:val="20"/>
        </w:rPr>
        <w:t xml:space="preserve">will </w:t>
      </w:r>
      <w:r w:rsidRPr="00D468C6">
        <w:rPr>
          <w:rFonts w:ascii="Calibri" w:hAnsi="Calibri" w:cs="Arial"/>
          <w:noProof/>
          <w:sz w:val="20"/>
          <w:szCs w:val="20"/>
          <w:lang w:eastAsia="zh-CN"/>
        </w:rPr>
        <w:t xml:space="preserve">inform </w:t>
      </w:r>
      <w:r w:rsidR="00952F3E" w:rsidRPr="00D468C6">
        <w:rPr>
          <w:rFonts w:ascii="Calibri" w:hAnsi="Calibri" w:cs="Arial"/>
          <w:noProof/>
          <w:sz w:val="20"/>
          <w:szCs w:val="20"/>
          <w:lang w:eastAsia="zh-CN"/>
        </w:rPr>
        <w:t>via ABER</w:t>
      </w:r>
      <w:r w:rsidR="00952F3E" w:rsidRPr="00D468C6">
        <w:rPr>
          <w:rFonts w:ascii="Calibri" w:hAnsi="Calibri"/>
          <w:sz w:val="20"/>
        </w:rPr>
        <w:t xml:space="preserve"> </w:t>
      </w:r>
      <w:r w:rsidRPr="00FD2025">
        <w:rPr>
          <w:rFonts w:ascii="Calibri" w:hAnsi="Calibri"/>
          <w:sz w:val="20"/>
        </w:rPr>
        <w:t xml:space="preserve">the </w:t>
      </w:r>
      <w:r w:rsidR="00DA5618" w:rsidRPr="00D468C6">
        <w:rPr>
          <w:rFonts w:ascii="Calibri" w:hAnsi="Calibri" w:cs="Arial"/>
          <w:noProof/>
          <w:sz w:val="20"/>
          <w:szCs w:val="20"/>
          <w:lang w:eastAsia="zh-CN"/>
        </w:rPr>
        <w:t>P</w:t>
      </w:r>
      <w:r w:rsidRPr="00D468C6">
        <w:rPr>
          <w:rFonts w:ascii="Calibri" w:hAnsi="Calibri" w:cs="Arial"/>
          <w:noProof/>
          <w:sz w:val="20"/>
          <w:szCs w:val="20"/>
          <w:lang w:eastAsia="zh-CN"/>
        </w:rPr>
        <w:t xml:space="preserve">roject </w:t>
      </w:r>
      <w:r w:rsidR="00DA5618" w:rsidRPr="00D468C6">
        <w:rPr>
          <w:rFonts w:ascii="Calibri" w:hAnsi="Calibri" w:cs="Arial"/>
          <w:noProof/>
          <w:sz w:val="20"/>
          <w:szCs w:val="20"/>
          <w:lang w:eastAsia="zh-CN"/>
        </w:rPr>
        <w:t>S</w:t>
      </w:r>
      <w:r w:rsidRPr="00D468C6">
        <w:rPr>
          <w:rFonts w:ascii="Calibri" w:hAnsi="Calibri" w:cs="Arial"/>
          <w:noProof/>
          <w:sz w:val="20"/>
          <w:szCs w:val="20"/>
          <w:lang w:eastAsia="zh-CN"/>
        </w:rPr>
        <w:t xml:space="preserve">teering </w:t>
      </w:r>
      <w:r w:rsidR="00DA5618" w:rsidRPr="00D468C6">
        <w:rPr>
          <w:rFonts w:ascii="Calibri" w:hAnsi="Calibri" w:cs="Arial"/>
          <w:noProof/>
          <w:sz w:val="20"/>
          <w:szCs w:val="20"/>
          <w:lang w:eastAsia="zh-CN"/>
        </w:rPr>
        <w:t>C</w:t>
      </w:r>
      <w:r w:rsidRPr="00D468C6">
        <w:rPr>
          <w:rFonts w:ascii="Calibri" w:hAnsi="Calibri" w:cs="Arial"/>
          <w:noProof/>
          <w:sz w:val="20"/>
          <w:szCs w:val="20"/>
          <w:lang w:eastAsia="zh-CN"/>
        </w:rPr>
        <w:t>ommittee</w:t>
      </w:r>
      <w:r w:rsidR="00DA5618" w:rsidRPr="00D468C6">
        <w:rPr>
          <w:rFonts w:ascii="Calibri" w:hAnsi="Calibri" w:cs="Arial"/>
          <w:noProof/>
          <w:sz w:val="20"/>
          <w:szCs w:val="20"/>
          <w:lang w:eastAsia="zh-CN"/>
        </w:rPr>
        <w:t xml:space="preserve">. </w:t>
      </w:r>
    </w:p>
    <w:p w14:paraId="54BE28C9" w14:textId="77777777" w:rsidR="00966DC9" w:rsidRDefault="00966DC9" w:rsidP="001354E3">
      <w:pPr>
        <w:rPr>
          <w:szCs w:val="20"/>
        </w:rPr>
      </w:pPr>
    </w:p>
    <w:p w14:paraId="592D31CE" w14:textId="6AF0F424" w:rsidR="002B4D3D" w:rsidRDefault="006312F3" w:rsidP="00E86DFA">
      <w:pPr>
        <w:numPr>
          <w:ilvl w:val="0"/>
          <w:numId w:val="36"/>
        </w:numPr>
        <w:jc w:val="both"/>
      </w:pPr>
      <w:r w:rsidRPr="00DA71B5">
        <w:rPr>
          <w:rFonts w:ascii="Calibri" w:hAnsi="Calibri" w:cs="Calibri"/>
          <w:sz w:val="20"/>
          <w:szCs w:val="20"/>
          <w:u w:val="single"/>
        </w:rPr>
        <w:t>UNDP:</w:t>
      </w:r>
      <w:r w:rsidRPr="00DA71B5">
        <w:rPr>
          <w:rFonts w:ascii="Calibri" w:hAnsi="Calibri" w:cs="Calibri"/>
          <w:sz w:val="20"/>
          <w:szCs w:val="20"/>
        </w:rPr>
        <w:t xml:space="preserve"> UNDP is accountable to the GEF for the implementation of this project. This includes oversight of project execution to ensure that the project is being carried out in accordance with agreed standards and provisions. UNDP is responsible for delivering GEF project cycle management services comprising project approval and start-up, project supervision and oversight, and project completion and evaluation. UNDP is </w:t>
      </w:r>
      <w:r w:rsidR="00587ED4" w:rsidRPr="00DA71B5">
        <w:rPr>
          <w:rFonts w:ascii="Calibri" w:hAnsi="Calibri" w:cs="Calibri"/>
          <w:sz w:val="20"/>
          <w:szCs w:val="20"/>
        </w:rPr>
        <w:t xml:space="preserve">also </w:t>
      </w:r>
      <w:r w:rsidRPr="00DA71B5">
        <w:rPr>
          <w:rFonts w:ascii="Calibri" w:hAnsi="Calibri" w:cs="Calibri"/>
          <w:sz w:val="20"/>
          <w:szCs w:val="20"/>
        </w:rPr>
        <w:t xml:space="preserve">responsible for the Project Assurance role of the Project Board/Steering Committee. </w:t>
      </w:r>
    </w:p>
    <w:p w14:paraId="2B941257" w14:textId="3F846D47" w:rsidR="00611299" w:rsidRPr="0044466B" w:rsidRDefault="00611299" w:rsidP="00AD3CB5">
      <w:pPr>
        <w:rPr>
          <w:rFonts w:cs="Calibri"/>
          <w:szCs w:val="20"/>
        </w:rPr>
      </w:pPr>
    </w:p>
    <w:p w14:paraId="53D58D60" w14:textId="60C40AF3" w:rsidR="001621AA" w:rsidRPr="009F6580" w:rsidRDefault="0042237F" w:rsidP="005913BC">
      <w:pPr>
        <w:numPr>
          <w:ilvl w:val="0"/>
          <w:numId w:val="36"/>
        </w:numPr>
        <w:rPr>
          <w:rFonts w:ascii="Calibri" w:hAnsi="Calibri" w:cs="Calibri"/>
          <w:noProof/>
          <w:sz w:val="20"/>
          <w:szCs w:val="20"/>
          <w:lang w:eastAsia="zh-CN"/>
        </w:rPr>
      </w:pPr>
      <w:r w:rsidRPr="009F6580">
        <w:rPr>
          <w:rFonts w:ascii="Calibri" w:hAnsi="Calibri" w:cs="Calibri"/>
          <w:noProof/>
          <w:sz w:val="20"/>
          <w:szCs w:val="20"/>
          <w:u w:val="single"/>
          <w:lang w:eastAsia="zh-CN"/>
        </w:rPr>
        <w:t>Proj</w:t>
      </w:r>
      <w:r w:rsidR="002C5D13" w:rsidRPr="009F6580">
        <w:rPr>
          <w:rFonts w:ascii="Calibri" w:hAnsi="Calibri" w:cs="Calibri"/>
          <w:noProof/>
          <w:sz w:val="20"/>
          <w:szCs w:val="20"/>
          <w:u w:val="single"/>
          <w:lang w:eastAsia="zh-CN"/>
        </w:rPr>
        <w:t>ect organisation structure</w:t>
      </w:r>
      <w:r w:rsidRPr="009F6580">
        <w:rPr>
          <w:rFonts w:ascii="Calibri" w:hAnsi="Calibri" w:cs="Calibri"/>
          <w:noProof/>
          <w:sz w:val="20"/>
          <w:szCs w:val="20"/>
          <w:u w:val="single"/>
          <w:lang w:eastAsia="zh-CN"/>
        </w:rPr>
        <w:t>:</w:t>
      </w:r>
      <w:r w:rsidR="00454662" w:rsidRPr="009F6580">
        <w:rPr>
          <w:rFonts w:ascii="Calibri" w:hAnsi="Calibri" w:cs="Calibri"/>
          <w:noProof/>
          <w:sz w:val="20"/>
          <w:szCs w:val="20"/>
          <w:u w:val="single"/>
          <w:lang w:eastAsia="zh-CN"/>
        </w:rPr>
        <w:t xml:space="preserve"> </w:t>
      </w:r>
      <w:r w:rsidR="001621AA" w:rsidRPr="009F6580">
        <w:rPr>
          <w:rFonts w:ascii="Calibri" w:hAnsi="Calibri" w:cs="Calibri"/>
          <w:noProof/>
          <w:sz w:val="20"/>
          <w:szCs w:val="20"/>
          <w:lang w:eastAsia="zh-CN"/>
        </w:rPr>
        <w:t>As discussed during the PPG phase, the in</w:t>
      </w:r>
      <w:r w:rsidR="00286154" w:rsidRPr="009F6580">
        <w:rPr>
          <w:rFonts w:ascii="Calibri" w:hAnsi="Calibri" w:cs="Calibri"/>
          <w:noProof/>
          <w:sz w:val="20"/>
          <w:szCs w:val="20"/>
          <w:lang w:eastAsia="zh-CN"/>
        </w:rPr>
        <w:t>stitutional arrangement of the project will be as follow:</w:t>
      </w:r>
    </w:p>
    <w:p w14:paraId="4946AFB2" w14:textId="77777777" w:rsidR="002C5D13" w:rsidRPr="00454662" w:rsidRDefault="002C5D13" w:rsidP="002C5D13">
      <w:pPr>
        <w:rPr>
          <w:rFonts w:cs="Calibri"/>
          <w:noProof/>
          <w:szCs w:val="20"/>
          <w:lang w:eastAsia="zh-CN"/>
        </w:rPr>
      </w:pPr>
    </w:p>
    <w:p w14:paraId="37CF26B1" w14:textId="0F7C224E" w:rsidR="002C5D13" w:rsidRPr="0003763F" w:rsidRDefault="00A900AA" w:rsidP="002C5D13">
      <w:pPr>
        <w:shd w:val="clear" w:color="auto" w:fill="FFFFFF"/>
        <w:textAlignment w:val="top"/>
        <w:rPr>
          <w:rFonts w:cs="Arial"/>
          <w:i/>
          <w:noProof/>
          <w:szCs w:val="20"/>
          <w:lang w:eastAsia="zh-CN"/>
        </w:rPr>
      </w:pPr>
      <w:r>
        <w:rPr>
          <w:noProof/>
        </w:rPr>
        <w:lastRenderedPageBreak/>
        <mc:AlternateContent>
          <mc:Choice Requires="wpc">
            <w:drawing>
              <wp:inline distT="0" distB="0" distL="0" distR="0" wp14:anchorId="4D8703F2" wp14:editId="43B554CF">
                <wp:extent cx="6438900" cy="5563673"/>
                <wp:effectExtent l="0" t="0" r="0" b="0"/>
                <wp:docPr id="39"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 name="Rectangle 342"/>
                        <wps:cNvSpPr>
                          <a:spLocks/>
                        </wps:cNvSpPr>
                        <wps:spPr bwMode="auto">
                          <a:xfrm>
                            <a:off x="1958975" y="2951150"/>
                            <a:ext cx="1485900" cy="574015"/>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2A97063B" w14:textId="3758D43E" w:rsidR="00976B58" w:rsidRPr="00B03E03" w:rsidRDefault="00976B58" w:rsidP="002C5D13">
                              <w:pPr>
                                <w:jc w:val="center"/>
                                <w:rPr>
                                  <w:rFonts w:ascii="Calibri" w:hAnsi="Calibri" w:cs="Calibri"/>
                                  <w:bCs/>
                                  <w:szCs w:val="20"/>
                                </w:rPr>
                              </w:pPr>
                              <w:r w:rsidRPr="00B03E03">
                                <w:rPr>
                                  <w:rFonts w:ascii="Calibri" w:hAnsi="Calibri" w:cs="Calibri"/>
                                  <w:b/>
                                  <w:sz w:val="18"/>
                                  <w:szCs w:val="18"/>
                                </w:rPr>
                                <w:t>Implementing Partner</w:t>
                              </w:r>
                              <w:r>
                                <w:rPr>
                                  <w:rFonts w:ascii="Calibri" w:hAnsi="Calibri" w:cs="Calibri"/>
                                  <w:b/>
                                  <w:sz w:val="18"/>
                                  <w:szCs w:val="18"/>
                                </w:rPr>
                                <w:t xml:space="preserve"> (GEF Executing Agency)</w:t>
                              </w:r>
                              <w:r w:rsidRPr="00B03E03">
                                <w:rPr>
                                  <w:rFonts w:ascii="Calibri" w:hAnsi="Calibri" w:cs="Calibri"/>
                                  <w:b/>
                                  <w:sz w:val="18"/>
                                  <w:szCs w:val="18"/>
                                </w:rPr>
                                <w:t xml:space="preserve">: </w:t>
                              </w:r>
                              <w:r w:rsidRPr="00B03E03">
                                <w:rPr>
                                  <w:rFonts w:ascii="Calibri" w:hAnsi="Calibri" w:cs="Calibri"/>
                                  <w:bCs/>
                                  <w:sz w:val="18"/>
                                  <w:szCs w:val="18"/>
                                </w:rPr>
                                <w:t>ABER</w:t>
                              </w:r>
                            </w:p>
                          </w:txbxContent>
                        </wps:txbx>
                        <wps:bodyPr rot="0" vert="horz" wrap="square" lIns="91440" tIns="45720" rIns="91440" bIns="45720" anchor="t" anchorCtr="0" upright="1">
                          <a:noAutofit/>
                        </wps:bodyPr>
                      </wps:wsp>
                      <wps:wsp>
                        <wps:cNvPr id="3" name="Rectangle 343"/>
                        <wps:cNvSpPr>
                          <a:spLocks/>
                        </wps:cNvSpPr>
                        <wps:spPr bwMode="auto">
                          <a:xfrm>
                            <a:off x="473075" y="1587474"/>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10AE3B3B" w14:textId="77777777" w:rsidR="00976B58" w:rsidRPr="00B03E03" w:rsidRDefault="00976B58" w:rsidP="002C5D13">
                              <w:pPr>
                                <w:jc w:val="center"/>
                                <w:rPr>
                                  <w:rFonts w:ascii="Calibri" w:hAnsi="Calibri" w:cs="Calibri"/>
                                  <w:b/>
                                  <w:sz w:val="22"/>
                                  <w:szCs w:val="22"/>
                                </w:rPr>
                              </w:pPr>
                              <w:r w:rsidRPr="00B03E03">
                                <w:rPr>
                                  <w:rFonts w:ascii="Calibri" w:hAnsi="Calibri" w:cs="Calibri"/>
                                  <w:b/>
                                  <w:sz w:val="22"/>
                                  <w:szCs w:val="22"/>
                                </w:rPr>
                                <w:t>Project Board/Steering Committee</w:t>
                              </w:r>
                            </w:p>
                          </w:txbxContent>
                        </wps:txbx>
                        <wps:bodyPr rot="0" vert="horz" wrap="square" lIns="91440" tIns="45720" rIns="91440" bIns="45720" anchor="t" anchorCtr="0" upright="1">
                          <a:noAutofit/>
                        </wps:bodyPr>
                      </wps:wsp>
                      <wps:wsp>
                        <wps:cNvPr id="4" name="Rectangle 344"/>
                        <wps:cNvSpPr>
                          <a:spLocks/>
                        </wps:cNvSpPr>
                        <wps:spPr bwMode="auto">
                          <a:xfrm>
                            <a:off x="383889" y="1977566"/>
                            <a:ext cx="1332369" cy="734086"/>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4B4A77C" w14:textId="77777777" w:rsidR="00976B58" w:rsidRPr="00B03E03" w:rsidRDefault="00976B58" w:rsidP="002C5D13">
                              <w:pPr>
                                <w:jc w:val="center"/>
                                <w:rPr>
                                  <w:rFonts w:ascii="Calibri" w:hAnsi="Calibri" w:cs="Calibri"/>
                                  <w:b/>
                                  <w:bCs/>
                                  <w:sz w:val="18"/>
                                  <w:szCs w:val="18"/>
                                </w:rPr>
                              </w:pPr>
                              <w:r w:rsidRPr="00B03E03">
                                <w:rPr>
                                  <w:rFonts w:ascii="Calibri" w:hAnsi="Calibri" w:cs="Calibri"/>
                                  <w:b/>
                                  <w:bCs/>
                                  <w:sz w:val="18"/>
                                  <w:szCs w:val="18"/>
                                </w:rPr>
                                <w:t xml:space="preserve">Development Partners  </w:t>
                              </w:r>
                            </w:p>
                            <w:p w14:paraId="018A3983" w14:textId="31AFA7E8" w:rsidR="00976B58" w:rsidRPr="00B03E03" w:rsidRDefault="00976B58" w:rsidP="002C5D13">
                              <w:pPr>
                                <w:jc w:val="center"/>
                                <w:rPr>
                                  <w:rFonts w:ascii="Calibri" w:hAnsi="Calibri" w:cs="Calibri"/>
                                  <w:iCs/>
                                  <w:sz w:val="18"/>
                                  <w:szCs w:val="18"/>
                                </w:rPr>
                              </w:pPr>
                              <w:r w:rsidRPr="00B03E03">
                                <w:rPr>
                                  <w:rFonts w:ascii="Calibri" w:hAnsi="Calibri" w:cs="Calibri"/>
                                  <w:iCs/>
                                  <w:sz w:val="18"/>
                                  <w:szCs w:val="18"/>
                                </w:rPr>
                                <w:t>UNDP, Sida, WB, MCC, SNV, AfDB, EU, GGGI, AFD, GIZ, etc.</w:t>
                              </w:r>
                            </w:p>
                          </w:txbxContent>
                        </wps:txbx>
                        <wps:bodyPr rot="0" vert="horz" wrap="square" lIns="91440" tIns="45720" rIns="91440" bIns="45720" anchor="t" anchorCtr="0" upright="1">
                          <a:noAutofit/>
                        </wps:bodyPr>
                      </wps:wsp>
                      <wps:wsp>
                        <wps:cNvPr id="6" name="Rectangle 345"/>
                        <wps:cNvSpPr>
                          <a:spLocks/>
                        </wps:cNvSpPr>
                        <wps:spPr bwMode="auto">
                          <a:xfrm>
                            <a:off x="1958975" y="1977553"/>
                            <a:ext cx="1485900" cy="733885"/>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2CB932B" w14:textId="3A62BB11" w:rsidR="00976B58" w:rsidRPr="00B03E03" w:rsidRDefault="00976B58" w:rsidP="0055246C">
                              <w:pPr>
                                <w:jc w:val="center"/>
                                <w:rPr>
                                  <w:rFonts w:ascii="Calibri" w:hAnsi="Calibri" w:cs="Calibri"/>
                                  <w:b/>
                                  <w:sz w:val="18"/>
                                  <w:szCs w:val="18"/>
                                </w:rPr>
                              </w:pPr>
                              <w:r w:rsidRPr="00B03E03">
                                <w:rPr>
                                  <w:rFonts w:ascii="Calibri" w:hAnsi="Calibri" w:cs="Calibri"/>
                                  <w:b/>
                                  <w:sz w:val="18"/>
                                  <w:szCs w:val="18"/>
                                </w:rPr>
                                <w:t>Project Executive</w:t>
                              </w:r>
                            </w:p>
                            <w:p w14:paraId="2BFE561B" w14:textId="769ED784" w:rsidR="00976B58" w:rsidRPr="00B03E03" w:rsidRDefault="00976B58" w:rsidP="0055246C">
                              <w:pPr>
                                <w:jc w:val="center"/>
                                <w:rPr>
                                  <w:rFonts w:ascii="Calibri" w:hAnsi="Calibri" w:cs="Calibri"/>
                                  <w:iCs/>
                                  <w:szCs w:val="20"/>
                                </w:rPr>
                              </w:pPr>
                              <w:r w:rsidRPr="00B03E03">
                                <w:rPr>
                                  <w:rFonts w:ascii="Calibri" w:hAnsi="Calibri" w:cs="Calibri"/>
                                  <w:iCs/>
                                  <w:sz w:val="18"/>
                                  <w:szCs w:val="18"/>
                                </w:rPr>
                                <w:t xml:space="preserve">Ministry </w:t>
                              </w:r>
                              <w:r w:rsidR="00B233CB">
                                <w:rPr>
                                  <w:rFonts w:ascii="Calibri" w:hAnsi="Calibri" w:cs="Calibri"/>
                                  <w:iCs/>
                                  <w:sz w:val="18"/>
                                  <w:szCs w:val="18"/>
                                </w:rPr>
                                <w:t xml:space="preserve">in charge </w:t>
                              </w:r>
                              <w:r w:rsidRPr="00B03E03">
                                <w:rPr>
                                  <w:rFonts w:ascii="Calibri" w:hAnsi="Calibri" w:cs="Calibri"/>
                                  <w:iCs/>
                                  <w:sz w:val="18"/>
                                  <w:szCs w:val="18"/>
                                </w:rPr>
                                <w:t>of Energy</w:t>
                              </w:r>
                            </w:p>
                            <w:p w14:paraId="573A07E3" w14:textId="77777777" w:rsidR="00976B58" w:rsidRPr="00B03E03" w:rsidRDefault="00976B58" w:rsidP="002C5D13">
                              <w:pPr>
                                <w:jc w:val="center"/>
                                <w:rPr>
                                  <w:rFonts w:ascii="Calibri" w:hAnsi="Calibri" w:cs="Calibri"/>
                                  <w:b/>
                                  <w:sz w:val="18"/>
                                  <w:szCs w:val="18"/>
                                </w:rPr>
                              </w:pPr>
                            </w:p>
                            <w:p w14:paraId="684D68E4" w14:textId="77777777" w:rsidR="00976B58" w:rsidRPr="00B03E03" w:rsidRDefault="00976B58" w:rsidP="002C5D13">
                              <w:pPr>
                                <w:jc w:val="center"/>
                                <w:rPr>
                                  <w:rFonts w:ascii="Calibri" w:hAnsi="Calibri" w:cs="Calibri"/>
                                  <w:b/>
                                  <w:szCs w:val="20"/>
                                </w:rPr>
                              </w:pPr>
                            </w:p>
                          </w:txbxContent>
                        </wps:txbx>
                        <wps:bodyPr rot="0" vert="horz" wrap="square" lIns="91440" tIns="45720" rIns="91440" bIns="45720" anchor="t" anchorCtr="0" upright="1">
                          <a:noAutofit/>
                        </wps:bodyPr>
                      </wps:wsp>
                      <wps:wsp>
                        <wps:cNvPr id="7" name="Rectangle 346"/>
                        <wps:cNvSpPr>
                          <a:spLocks/>
                        </wps:cNvSpPr>
                        <wps:spPr bwMode="auto">
                          <a:xfrm>
                            <a:off x="3559175" y="1976786"/>
                            <a:ext cx="2010352" cy="793811"/>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A081AC9" w14:textId="77777777" w:rsidR="00976B58" w:rsidRPr="00B03E03" w:rsidRDefault="00976B58" w:rsidP="002C5D13">
                              <w:pPr>
                                <w:jc w:val="center"/>
                                <w:rPr>
                                  <w:rFonts w:ascii="Calibri" w:hAnsi="Calibri" w:cs="Calibri"/>
                                  <w:b/>
                                  <w:bCs/>
                                  <w:sz w:val="18"/>
                                  <w:szCs w:val="18"/>
                                </w:rPr>
                              </w:pPr>
                              <w:r w:rsidRPr="00B03E03">
                                <w:rPr>
                                  <w:rFonts w:ascii="Calibri" w:hAnsi="Calibri" w:cs="Calibri"/>
                                  <w:b/>
                                  <w:bCs/>
                                  <w:sz w:val="18"/>
                                  <w:szCs w:val="18"/>
                                </w:rPr>
                                <w:t>Beneficiary Representatives</w:t>
                              </w:r>
                            </w:p>
                            <w:p w14:paraId="43F84C23" w14:textId="519D8C9B" w:rsidR="00976B58" w:rsidRPr="00B03E03" w:rsidRDefault="00976B58" w:rsidP="002C5D13">
                              <w:pPr>
                                <w:jc w:val="center"/>
                                <w:rPr>
                                  <w:rFonts w:ascii="Calibri" w:hAnsi="Calibri" w:cs="Calibri"/>
                                  <w:iCs/>
                                  <w:sz w:val="18"/>
                                  <w:szCs w:val="18"/>
                                </w:rPr>
                              </w:pPr>
                              <w:r w:rsidRPr="00B03E03">
                                <w:rPr>
                                  <w:rFonts w:ascii="Calibri" w:hAnsi="Calibri" w:cs="Calibri"/>
                                  <w:iCs/>
                                  <w:sz w:val="18"/>
                                  <w:szCs w:val="18"/>
                                </w:rPr>
                                <w:t>SP/CNDD, APER, UN-COOPEL, DGEVCC, rural communities, farmers cooperatives, women groups</w:t>
                              </w:r>
                            </w:p>
                            <w:p w14:paraId="278DC09E" w14:textId="77777777" w:rsidR="00976B58" w:rsidRPr="00EF5F9B" w:rsidRDefault="00976B58" w:rsidP="002C5D13">
                              <w:pPr>
                                <w:jc w:val="center"/>
                                <w:rPr>
                                  <w:rFonts w:ascii="Calibri" w:hAnsi="Calibri" w:cs="Calibri"/>
                                  <w:szCs w:val="20"/>
                                </w:rPr>
                              </w:pPr>
                            </w:p>
                          </w:txbxContent>
                        </wps:txbx>
                        <wps:bodyPr rot="0" vert="horz" wrap="square" lIns="91440" tIns="45720" rIns="91440" bIns="45720" anchor="t" anchorCtr="0" upright="1">
                          <a:noAutofit/>
                        </wps:bodyPr>
                      </wps:wsp>
                      <wps:wsp>
                        <wps:cNvPr id="10" name="AutoShape 347"/>
                        <wps:cNvCnPr>
                          <a:cxnSpLocks/>
                          <a:stCxn id="6" idx="2"/>
                          <a:endCxn id="2" idx="0"/>
                        </wps:cNvCnPr>
                        <wps:spPr bwMode="auto">
                          <a:xfrm>
                            <a:off x="2701925" y="2711438"/>
                            <a:ext cx="0" cy="239712"/>
                          </a:xfrm>
                          <a:prstGeom prst="straightConnector1">
                            <a:avLst/>
                          </a:prstGeom>
                          <a:noFill/>
                          <a:ln w="9525">
                            <a:solidFill>
                              <a:srgbClr val="000000"/>
                            </a:solidFill>
                            <a:round/>
                            <a:headEnd/>
                            <a:tailEnd/>
                          </a:ln>
                        </wps:spPr>
                        <wps:bodyPr/>
                      </wps:wsp>
                      <wps:wsp>
                        <wps:cNvPr id="15" name="AutoShape 350"/>
                        <wps:cNvCnPr>
                          <a:cxnSpLocks/>
                        </wps:cNvCnPr>
                        <wps:spPr bwMode="auto">
                          <a:xfrm flipV="1">
                            <a:off x="3444875" y="3244774"/>
                            <a:ext cx="342900" cy="600"/>
                          </a:xfrm>
                          <a:prstGeom prst="straightConnector1">
                            <a:avLst/>
                          </a:prstGeom>
                          <a:noFill/>
                          <a:ln w="9525">
                            <a:solidFill>
                              <a:srgbClr val="000000"/>
                            </a:solidFill>
                            <a:round/>
                            <a:headEnd/>
                            <a:tailEnd/>
                          </a:ln>
                        </wps:spPr>
                        <wps:bodyPr/>
                      </wps:wsp>
                      <wps:wsp>
                        <wps:cNvPr id="16" name="AutoShape 351"/>
                        <wps:cNvSpPr>
                          <a:spLocks/>
                        </wps:cNvSpPr>
                        <wps:spPr bwMode="auto">
                          <a:xfrm>
                            <a:off x="247015" y="748835"/>
                            <a:ext cx="4914900" cy="342900"/>
                          </a:xfrm>
                          <a:prstGeom prst="roundRect">
                            <a:avLst>
                              <a:gd name="adj" fmla="val 16667"/>
                            </a:avLst>
                          </a:prstGeom>
                          <a:solidFill>
                            <a:srgbClr val="99CCFF"/>
                          </a:solidFill>
                          <a:ln w="9525">
                            <a:solidFill>
                              <a:srgbClr val="000000"/>
                            </a:solidFill>
                            <a:round/>
                            <a:headEnd/>
                            <a:tailEnd/>
                          </a:ln>
                        </wps:spPr>
                        <wps:txbx>
                          <w:txbxContent>
                            <w:p w14:paraId="75C01D11" w14:textId="77777777" w:rsidR="00976B58" w:rsidRPr="00B03E03" w:rsidRDefault="00976B58" w:rsidP="002C5D13">
                              <w:pPr>
                                <w:jc w:val="center"/>
                                <w:rPr>
                                  <w:rFonts w:ascii="Calibri" w:hAnsi="Calibri" w:cs="Calibri"/>
                                  <w:b/>
                                </w:rPr>
                              </w:pPr>
                              <w:r w:rsidRPr="00B03E03">
                                <w:rPr>
                                  <w:rFonts w:ascii="Calibri" w:hAnsi="Calibri" w:cs="Calibri"/>
                                  <w:b/>
                                </w:rPr>
                                <w:t>Project Organisation Structure</w:t>
                              </w:r>
                            </w:p>
                          </w:txbxContent>
                        </wps:txbx>
                        <wps:bodyPr rot="0" vert="horz" wrap="square" lIns="91440" tIns="45720" rIns="91440" bIns="45720" anchor="t" anchorCtr="0" upright="1">
                          <a:noAutofit/>
                        </wps:bodyPr>
                      </wps:wsp>
                      <wps:wsp>
                        <wps:cNvPr id="17" name="Rectangle 356"/>
                        <wps:cNvSpPr>
                          <a:spLocks/>
                        </wps:cNvSpPr>
                        <wps:spPr bwMode="auto">
                          <a:xfrm>
                            <a:off x="1882775" y="4464893"/>
                            <a:ext cx="1636280" cy="68580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53FBFCF1" w14:textId="1194DB22" w:rsidR="00976B58" w:rsidRPr="00B03E03" w:rsidRDefault="00976B58" w:rsidP="002C5D13">
                              <w:pPr>
                                <w:jc w:val="center"/>
                                <w:rPr>
                                  <w:rFonts w:ascii="Calibri" w:hAnsi="Calibri" w:cs="Calibri"/>
                                  <w:b/>
                                  <w:sz w:val="18"/>
                                  <w:szCs w:val="18"/>
                                </w:rPr>
                              </w:pPr>
                              <w:r w:rsidRPr="00B03E03">
                                <w:rPr>
                                  <w:rFonts w:ascii="Calibri" w:hAnsi="Calibri" w:cs="Calibri"/>
                                  <w:b/>
                                  <w:sz w:val="18"/>
                                  <w:szCs w:val="18"/>
                                </w:rPr>
                                <w:t xml:space="preserve">Responsible Party </w:t>
                              </w:r>
                              <w:r>
                                <w:rPr>
                                  <w:rFonts w:ascii="Calibri" w:hAnsi="Calibri" w:cs="Calibri"/>
                                  <w:b/>
                                  <w:sz w:val="18"/>
                                  <w:szCs w:val="18"/>
                                </w:rPr>
                                <w:t>B</w:t>
                              </w:r>
                            </w:p>
                            <w:p w14:paraId="052385CB" w14:textId="2E760B18" w:rsidR="00976B58" w:rsidRPr="00B03E03" w:rsidRDefault="00976B58" w:rsidP="002C5D13">
                              <w:pPr>
                                <w:jc w:val="center"/>
                                <w:rPr>
                                  <w:rFonts w:ascii="Calibri" w:hAnsi="Calibri" w:cs="Calibri"/>
                                  <w:bCs/>
                                  <w:szCs w:val="20"/>
                                </w:rPr>
                              </w:pPr>
                              <w:r>
                                <w:rPr>
                                  <w:rFonts w:ascii="Calibri" w:hAnsi="Calibri" w:cs="Calibri"/>
                                  <w:bCs/>
                                  <w:sz w:val="18"/>
                                  <w:szCs w:val="18"/>
                                </w:rPr>
                                <w:t>DGER</w:t>
                              </w:r>
                              <w:r w:rsidR="0065627F">
                                <w:rPr>
                                  <w:rFonts w:ascii="Calibri" w:hAnsi="Calibri" w:cs="Calibri"/>
                                  <w:bCs/>
                                  <w:sz w:val="18"/>
                                  <w:szCs w:val="18"/>
                                </w:rPr>
                                <w:t>EE</w:t>
                              </w:r>
                            </w:p>
                          </w:txbxContent>
                        </wps:txbx>
                        <wps:bodyPr rot="0" vert="horz" wrap="square" lIns="91440" tIns="45720" rIns="91440" bIns="45720" anchor="t" anchorCtr="0" upright="1">
                          <a:noAutofit/>
                        </wps:bodyPr>
                      </wps:wsp>
                      <wps:wsp>
                        <wps:cNvPr id="26" name="AutoShape 358"/>
                        <wps:cNvCnPr>
                          <a:cxnSpLocks/>
                          <a:stCxn id="32" idx="0"/>
                          <a:endCxn id="6" idx="2"/>
                        </wps:cNvCnPr>
                        <wps:spPr bwMode="auto">
                          <a:xfrm rot="5400000" flipH="1" flipV="1">
                            <a:off x="1696129" y="1896502"/>
                            <a:ext cx="191074" cy="1820518"/>
                          </a:xfrm>
                          <a:prstGeom prst="bentConnector3">
                            <a:avLst>
                              <a:gd name="adj1" fmla="val 50000"/>
                            </a:avLst>
                          </a:prstGeom>
                          <a:noFill/>
                          <a:ln w="9525">
                            <a:solidFill>
                              <a:srgbClr val="000000"/>
                            </a:solidFill>
                            <a:miter lim="800000"/>
                            <a:headEnd/>
                            <a:tailEnd/>
                          </a:ln>
                        </wps:spPr>
                        <wps:bodyPr/>
                      </wps:wsp>
                      <wps:wsp>
                        <wps:cNvPr id="30" name="Text Box 72"/>
                        <wps:cNvSpPr txBox="1">
                          <a:spLocks noChangeArrowheads="1"/>
                        </wps:cNvSpPr>
                        <wps:spPr bwMode="auto">
                          <a:xfrm>
                            <a:off x="105177" y="1109975"/>
                            <a:ext cx="5167864" cy="336290"/>
                          </a:xfrm>
                          <a:prstGeom prst="rect">
                            <a:avLst/>
                          </a:prstGeom>
                          <a:solidFill>
                            <a:srgbClr val="C0504D"/>
                          </a:solidFill>
                          <a:ln>
                            <a:noFill/>
                          </a:ln>
                        </wps:spPr>
                        <wps:txbx>
                          <w:txbxContent>
                            <w:p w14:paraId="3477E347" w14:textId="77777777" w:rsidR="00976B58" w:rsidRDefault="00976B58" w:rsidP="002F0992">
                              <w:pPr>
                                <w:spacing w:before="99"/>
                                <w:ind w:left="2462" w:right="2462"/>
                                <w:jc w:val="center"/>
                                <w:rPr>
                                  <w:rFonts w:ascii="Calibri" w:eastAsia="Calibri" w:hAnsi="Calibri" w:cs="Calibri"/>
                                  <w:b/>
                                  <w:bCs/>
                                  <w:sz w:val="22"/>
                                  <w:szCs w:val="22"/>
                                  <w:lang w:val="fr-FR"/>
                                </w:rPr>
                              </w:pPr>
                              <w:r>
                                <w:rPr>
                                  <w:rFonts w:ascii="Calibri" w:eastAsia="Calibri" w:hAnsi="Calibri" w:cs="Calibri"/>
                                  <w:b/>
                                  <w:bCs/>
                                  <w:sz w:val="22"/>
                                  <w:szCs w:val="22"/>
                                  <w:lang w:val="fr-FR"/>
                                </w:rPr>
                                <w:t>Comité de Revue</w:t>
                              </w:r>
                            </w:p>
                          </w:txbxContent>
                        </wps:txbx>
                        <wps:bodyPr rot="0" vert="horz" wrap="square" lIns="0" tIns="0" rIns="0" bIns="0" anchor="t" anchorCtr="0" upright="1">
                          <a:noAutofit/>
                        </wps:bodyPr>
                      </wps:wsp>
                      <wps:wsp>
                        <wps:cNvPr id="31" name="Rectangle 31"/>
                        <wps:cNvSpPr>
                          <a:spLocks/>
                        </wps:cNvSpPr>
                        <wps:spPr bwMode="auto">
                          <a:xfrm>
                            <a:off x="3677748" y="2820944"/>
                            <a:ext cx="1595293" cy="817803"/>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4EDA53A7" w14:textId="3E8FC4DA" w:rsidR="00976B58" w:rsidRPr="00B03E03" w:rsidRDefault="00976B58" w:rsidP="00BE7DAD">
                              <w:pPr>
                                <w:jc w:val="center"/>
                                <w:rPr>
                                  <w:rFonts w:ascii="Calibri" w:hAnsi="Calibri" w:cs="Calibri"/>
                                  <w:b/>
                                  <w:bCs/>
                                  <w:sz w:val="18"/>
                                  <w:szCs w:val="18"/>
                                </w:rPr>
                              </w:pPr>
                              <w:r w:rsidRPr="00B03E03">
                                <w:rPr>
                                  <w:rFonts w:ascii="Calibri" w:hAnsi="Calibri" w:cs="Calibri"/>
                                  <w:b/>
                                  <w:bCs/>
                                  <w:sz w:val="18"/>
                                  <w:szCs w:val="18"/>
                                </w:rPr>
                                <w:t>Project Support</w:t>
                              </w:r>
                            </w:p>
                            <w:p w14:paraId="01EC89AF" w14:textId="77777777" w:rsidR="00976B58" w:rsidRPr="00B03E03" w:rsidRDefault="00976B58" w:rsidP="00BE7DAD">
                              <w:pPr>
                                <w:jc w:val="center"/>
                                <w:rPr>
                                  <w:rFonts w:ascii="Calibri" w:hAnsi="Calibri" w:cs="Calibri"/>
                                  <w:b/>
                                  <w:bCs/>
                                  <w:sz w:val="18"/>
                                  <w:szCs w:val="18"/>
                                </w:rPr>
                              </w:pPr>
                            </w:p>
                            <w:p w14:paraId="61666B84" w14:textId="6B7AC1A3" w:rsidR="00976B58" w:rsidRPr="00B03E03" w:rsidRDefault="00976B58" w:rsidP="00B03E03">
                              <w:pPr>
                                <w:rPr>
                                  <w:rFonts w:ascii="Calibri" w:hAnsi="Calibri" w:cs="Calibri"/>
                                  <w:color w:val="008080"/>
                                  <w:sz w:val="18"/>
                                  <w:szCs w:val="18"/>
                                </w:rPr>
                              </w:pPr>
                              <w:r>
                                <w:rPr>
                                  <w:rFonts w:ascii="Calibri" w:hAnsi="Calibri" w:cs="Calibri"/>
                                  <w:sz w:val="18"/>
                                  <w:szCs w:val="18"/>
                                </w:rPr>
                                <w:t xml:space="preserve">AMP </w:t>
                              </w:r>
                              <w:r w:rsidRPr="00B03E03">
                                <w:rPr>
                                  <w:rFonts w:ascii="Calibri" w:hAnsi="Calibri" w:cs="Calibri"/>
                                  <w:sz w:val="18"/>
                                  <w:szCs w:val="18"/>
                                </w:rPr>
                                <w:t xml:space="preserve">Project Management Unit </w:t>
                              </w:r>
                              <w:r>
                                <w:rPr>
                                  <w:rFonts w:ascii="Calibri" w:hAnsi="Calibri" w:cs="Calibri"/>
                                  <w:sz w:val="18"/>
                                  <w:szCs w:val="18"/>
                                </w:rPr>
                                <w:t>located with</w:t>
                              </w:r>
                              <w:r w:rsidRPr="00B03E03">
                                <w:rPr>
                                  <w:rFonts w:ascii="Calibri" w:hAnsi="Calibri" w:cs="Calibri"/>
                                  <w:sz w:val="18"/>
                                  <w:szCs w:val="18"/>
                                </w:rPr>
                                <w:t xml:space="preserve"> ABER</w:t>
                              </w:r>
                              <w:r>
                                <w:rPr>
                                  <w:rFonts w:ascii="Calibri" w:hAnsi="Calibri" w:cs="Calibri"/>
                                  <w:sz w:val="18"/>
                                  <w:szCs w:val="18"/>
                                </w:rPr>
                                <w:t xml:space="preserve"> </w:t>
                              </w:r>
                            </w:p>
                          </w:txbxContent>
                        </wps:txbx>
                        <wps:bodyPr rot="0" vert="horz" wrap="square" lIns="91440" tIns="45720" rIns="91440" bIns="45720" anchor="t" anchorCtr="0" upright="1">
                          <a:noAutofit/>
                        </wps:bodyPr>
                      </wps:wsp>
                      <wps:wsp>
                        <wps:cNvPr id="32" name="Rectangle 32"/>
                        <wps:cNvSpPr>
                          <a:spLocks/>
                        </wps:cNvSpPr>
                        <wps:spPr bwMode="auto">
                          <a:xfrm>
                            <a:off x="88560" y="2902527"/>
                            <a:ext cx="1585694" cy="1272905"/>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22D864A" w14:textId="3AC94A18" w:rsidR="00976B58" w:rsidRPr="00B03E03" w:rsidRDefault="00976B58" w:rsidP="00BE7DAD">
                              <w:pPr>
                                <w:jc w:val="center"/>
                                <w:rPr>
                                  <w:rFonts w:ascii="Calibri" w:hAnsi="Calibri" w:cs="Calibri"/>
                                  <w:b/>
                                  <w:bCs/>
                                  <w:sz w:val="18"/>
                                  <w:szCs w:val="18"/>
                                </w:rPr>
                              </w:pPr>
                              <w:r w:rsidRPr="00B03E03">
                                <w:rPr>
                                  <w:rFonts w:ascii="Calibri" w:hAnsi="Calibri" w:cs="Calibri"/>
                                  <w:b/>
                                  <w:bCs/>
                                  <w:sz w:val="18"/>
                                  <w:szCs w:val="18"/>
                                </w:rPr>
                                <w:t xml:space="preserve">UNDP </w:t>
                              </w:r>
                              <w:r>
                                <w:rPr>
                                  <w:rFonts w:ascii="Calibri" w:hAnsi="Calibri" w:cs="Calibri"/>
                                  <w:b/>
                                  <w:bCs/>
                                  <w:sz w:val="18"/>
                                  <w:szCs w:val="18"/>
                                </w:rPr>
                                <w:t xml:space="preserve">three tier </w:t>
                              </w:r>
                              <w:r w:rsidRPr="00B03E03">
                                <w:rPr>
                                  <w:rFonts w:ascii="Calibri" w:hAnsi="Calibri" w:cs="Calibri"/>
                                  <w:b/>
                                  <w:bCs/>
                                  <w:sz w:val="18"/>
                                  <w:szCs w:val="18"/>
                                </w:rPr>
                                <w:t>Project Assurance</w:t>
                              </w:r>
                              <w:r>
                                <w:rPr>
                                  <w:rFonts w:ascii="Calibri" w:hAnsi="Calibri" w:cs="Calibri"/>
                                  <w:b/>
                                  <w:bCs/>
                                  <w:color w:val="008080"/>
                                  <w:sz w:val="18"/>
                                  <w:szCs w:val="18"/>
                                  <w:u w:val="single"/>
                                </w:rPr>
                                <w:t xml:space="preserve">: </w:t>
                              </w:r>
                            </w:p>
                            <w:p w14:paraId="7CA7F254" w14:textId="53505FF5" w:rsidR="00976B58" w:rsidRPr="00E86DFA" w:rsidRDefault="00976B58" w:rsidP="00BE7DAD">
                              <w:pPr>
                                <w:jc w:val="center"/>
                                <w:rPr>
                                  <w:rFonts w:ascii="Calibri" w:hAnsi="Calibri" w:cs="Calibri"/>
                                  <w:color w:val="000000" w:themeColor="text1"/>
                                </w:rPr>
                              </w:pPr>
                              <w:r w:rsidRPr="00E86DFA">
                                <w:rPr>
                                  <w:rFonts w:ascii="Calibri" w:hAnsi="Calibri" w:cs="Calibri"/>
                                  <w:color w:val="000000" w:themeColor="text1"/>
                                  <w:sz w:val="18"/>
                                  <w:szCs w:val="18"/>
                                </w:rPr>
                                <w:t>UNDP CO/UNDP Regional/UNDP HQ</w:t>
                              </w:r>
                              <w:r w:rsidRPr="00E86DFA">
                                <w:rPr>
                                  <w:rFonts w:ascii="Calibri" w:hAnsi="Calibri" w:cs="Calibri"/>
                                  <w:color w:val="000000" w:themeColor="text1"/>
                                </w:rPr>
                                <w:t> </w:t>
                              </w:r>
                            </w:p>
                          </w:txbxContent>
                        </wps:txbx>
                        <wps:bodyPr rot="0" vert="horz" wrap="square" lIns="91440" tIns="45720" rIns="91440" bIns="45720" anchor="t" anchorCtr="0" upright="1">
                          <a:noAutofit/>
                        </wps:bodyPr>
                      </wps:wsp>
                      <wps:wsp>
                        <wps:cNvPr id="28" name="Rectangle 28"/>
                        <wps:cNvSpPr>
                          <a:spLocks/>
                        </wps:cNvSpPr>
                        <wps:spPr bwMode="auto">
                          <a:xfrm>
                            <a:off x="154242" y="4462222"/>
                            <a:ext cx="1600200" cy="685165"/>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6C45CDDB" w14:textId="532B40D8" w:rsidR="00976B58" w:rsidRPr="00B03E03" w:rsidRDefault="00976B58" w:rsidP="006C731D">
                              <w:pPr>
                                <w:jc w:val="center"/>
                                <w:rPr>
                                  <w:rFonts w:ascii="Calibri" w:hAnsi="Calibri" w:cs="Calibri"/>
                                  <w:b/>
                                  <w:bCs/>
                                  <w:sz w:val="18"/>
                                  <w:szCs w:val="18"/>
                                </w:rPr>
                              </w:pPr>
                              <w:r w:rsidRPr="00B03E03">
                                <w:rPr>
                                  <w:rFonts w:ascii="Calibri" w:hAnsi="Calibri" w:cs="Calibri"/>
                                  <w:b/>
                                  <w:bCs/>
                                  <w:sz w:val="18"/>
                                  <w:szCs w:val="18"/>
                                </w:rPr>
                                <w:t xml:space="preserve">Responsible Party </w:t>
                              </w:r>
                              <w:r>
                                <w:rPr>
                                  <w:rFonts w:ascii="Calibri" w:hAnsi="Calibri" w:cs="Calibri"/>
                                  <w:b/>
                                  <w:bCs/>
                                  <w:sz w:val="18"/>
                                  <w:szCs w:val="18"/>
                                </w:rPr>
                                <w:t>A</w:t>
                              </w:r>
                            </w:p>
                            <w:p w14:paraId="4CF7437E" w14:textId="57E58703" w:rsidR="00976B58" w:rsidRPr="00B03E03" w:rsidRDefault="00976B58" w:rsidP="006C731D">
                              <w:pPr>
                                <w:jc w:val="center"/>
                                <w:rPr>
                                  <w:rFonts w:ascii="Calibri" w:hAnsi="Calibri" w:cs="Calibri"/>
                                  <w:sz w:val="18"/>
                                  <w:szCs w:val="18"/>
                                </w:rPr>
                              </w:pPr>
                              <w:r w:rsidRPr="00B03E03">
                                <w:rPr>
                                  <w:rFonts w:ascii="Calibri" w:hAnsi="Calibri" w:cs="Calibri"/>
                                  <w:sz w:val="18"/>
                                  <w:szCs w:val="18"/>
                                </w:rPr>
                                <w:t xml:space="preserve">ECREEE  </w:t>
                              </w:r>
                            </w:p>
                          </w:txbxContent>
                        </wps:txbx>
                        <wps:bodyPr rot="0" vert="horz" wrap="square" lIns="91440" tIns="45720" rIns="91440" bIns="45720" anchor="t" anchorCtr="0" upright="1">
                          <a:noAutofit/>
                        </wps:bodyPr>
                      </wps:wsp>
                      <wps:wsp>
                        <wps:cNvPr id="29" name="AutoShape 354"/>
                        <wps:cNvCnPr>
                          <a:cxnSpLocks/>
                        </wps:cNvCnPr>
                        <wps:spPr bwMode="auto">
                          <a:xfrm rot="10800000" flipV="1">
                            <a:off x="1101855" y="4334510"/>
                            <a:ext cx="1599060" cy="127366"/>
                          </a:xfrm>
                          <a:prstGeom prst="bentConnector3">
                            <a:avLst>
                              <a:gd name="adj1" fmla="val 99819"/>
                            </a:avLst>
                          </a:prstGeom>
                          <a:noFill/>
                          <a:ln w="9525">
                            <a:solidFill>
                              <a:srgbClr val="000000"/>
                            </a:solidFill>
                            <a:miter lim="800000"/>
                            <a:headEnd/>
                            <a:tailEnd/>
                          </a:ln>
                        </wps:spPr>
                        <wps:bodyPr/>
                      </wps:wsp>
                      <wps:wsp>
                        <wps:cNvPr id="68" name="Rectangle 68"/>
                        <wps:cNvSpPr>
                          <a:spLocks/>
                        </wps:cNvSpPr>
                        <wps:spPr bwMode="auto">
                          <a:xfrm>
                            <a:off x="3731214" y="4462235"/>
                            <a:ext cx="1485900" cy="68580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669B6B93" w14:textId="77777777" w:rsidR="00976B58" w:rsidRPr="00B03E03" w:rsidRDefault="00976B58" w:rsidP="004558BD">
                              <w:pPr>
                                <w:jc w:val="center"/>
                                <w:rPr>
                                  <w:rFonts w:ascii="Calibri" w:hAnsi="Calibri" w:cs="Calibri"/>
                                  <w:b/>
                                  <w:bCs/>
                                  <w:sz w:val="18"/>
                                  <w:szCs w:val="18"/>
                                </w:rPr>
                              </w:pPr>
                              <w:r w:rsidRPr="00B03E03">
                                <w:rPr>
                                  <w:rFonts w:ascii="Calibri" w:hAnsi="Calibri" w:cs="Calibri"/>
                                  <w:b/>
                                  <w:bCs/>
                                  <w:sz w:val="18"/>
                                  <w:szCs w:val="18"/>
                                </w:rPr>
                                <w:t>Responsible Party C</w:t>
                              </w:r>
                            </w:p>
                            <w:p w14:paraId="737AD3CB" w14:textId="3D6377EF" w:rsidR="00976B58" w:rsidRPr="00B03E03" w:rsidRDefault="00976B58" w:rsidP="00960DC4">
                              <w:pPr>
                                <w:jc w:val="center"/>
                                <w:rPr>
                                  <w:rFonts w:ascii="Calibri" w:hAnsi="Calibri" w:cs="Calibri"/>
                                </w:rPr>
                              </w:pPr>
                              <w:r w:rsidRPr="00B03E03">
                                <w:rPr>
                                  <w:rFonts w:ascii="Calibri" w:hAnsi="Calibri" w:cs="Calibri"/>
                                  <w:sz w:val="18"/>
                                  <w:szCs w:val="18"/>
                                </w:rPr>
                                <w:t>UNCDF</w:t>
                              </w:r>
                            </w:p>
                          </w:txbxContent>
                        </wps:txbx>
                        <wps:bodyPr rot="0" vert="horz" wrap="square" lIns="91440" tIns="45720" rIns="91440" bIns="45720" anchor="t" anchorCtr="0" upright="1">
                          <a:noAutofit/>
                        </wps:bodyPr>
                      </wps:wsp>
                      <wps:wsp>
                        <wps:cNvPr id="69" name="AutoShape 355"/>
                        <wps:cNvCnPr>
                          <a:cxnSpLocks/>
                          <a:endCxn id="68" idx="0"/>
                        </wps:cNvCnPr>
                        <wps:spPr bwMode="auto">
                          <a:xfrm>
                            <a:off x="2700915" y="4334851"/>
                            <a:ext cx="1773249" cy="127033"/>
                          </a:xfrm>
                          <a:prstGeom prst="bentConnector2">
                            <a:avLst/>
                          </a:prstGeom>
                          <a:noFill/>
                          <a:ln w="9525">
                            <a:solidFill>
                              <a:srgbClr val="000000"/>
                            </a:solidFill>
                            <a:miter lim="800000"/>
                            <a:headEnd/>
                            <a:tailEnd/>
                          </a:ln>
                        </wps:spPr>
                        <wps:bodyPr/>
                      </wps:wsp>
                      <wps:wsp>
                        <wps:cNvPr id="70" name="AutoShape 357"/>
                        <wps:cNvCnPr>
                          <a:cxnSpLocks/>
                          <a:stCxn id="2" idx="2"/>
                          <a:endCxn id="17" idx="0"/>
                        </wps:cNvCnPr>
                        <wps:spPr bwMode="auto">
                          <a:xfrm flipH="1">
                            <a:off x="2700915" y="3525165"/>
                            <a:ext cx="1010" cy="939728"/>
                          </a:xfrm>
                          <a:prstGeom prst="straightConnector1">
                            <a:avLst/>
                          </a:prstGeom>
                          <a:noFill/>
                          <a:ln w="9525">
                            <a:solidFill>
                              <a:srgbClr val="000000"/>
                            </a:solidFill>
                            <a:round/>
                            <a:headEnd/>
                            <a:tailEnd/>
                          </a:ln>
                        </wps:spPr>
                        <wps:bodyPr/>
                      </wps:wsp>
                    </wpc:wpc>
                  </a:graphicData>
                </a:graphic>
              </wp:inline>
            </w:drawing>
          </mc:Choice>
          <mc:Fallback>
            <w:pict>
              <v:group w14:anchorId="4D8703F2" id="Canvas 340" o:spid="_x0000_s1028" editas="canvas" style="width:507pt;height:438.1pt;mso-position-horizontal-relative:char;mso-position-vertical-relative:line" coordsize="64389,55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64389;height:55632;visibility:visible;mso-wrap-style:square">
                  <v:fill o:detectmouseclick="t"/>
                  <v:path o:connecttype="none"/>
                </v:shape>
                <v:rect id="Rectangle 342" o:spid="_x0000_s1030" style="position:absolute;left:19589;top:29511;width:14859;height:5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" fillcolor="#fc9">
                  <v:shadow on="t" opacity=".5" offset="6pt,6pt"/>
                  <v:path arrowok="t"/>
                  <v:textbox>
                    <w:txbxContent>
                      <w:p w14:paraId="2A97063B" w14:textId="3758D43E" w:rsidR="00976B58" w:rsidRPr="00B03E03" w:rsidRDefault="00976B58" w:rsidP="002C5D13">
                        <w:pPr>
                          <w:jc w:val="center"/>
                          <w:rPr>
                            <w:rFonts w:ascii="Calibri" w:hAnsi="Calibri" w:cs="Calibri"/>
                            <w:bCs/>
                            <w:szCs w:val="20"/>
                          </w:rPr>
                        </w:pPr>
                        <w:r w:rsidRPr="00B03E03">
                          <w:rPr>
                            <w:rFonts w:ascii="Calibri" w:hAnsi="Calibri" w:cs="Calibri"/>
                            <w:b/>
                            <w:sz w:val="18"/>
                            <w:szCs w:val="18"/>
                          </w:rPr>
                          <w:t>Implementing Partner</w:t>
                        </w:r>
                        <w:r>
                          <w:rPr>
                            <w:rFonts w:ascii="Calibri" w:hAnsi="Calibri" w:cs="Calibri"/>
                            <w:b/>
                            <w:sz w:val="18"/>
                            <w:szCs w:val="18"/>
                          </w:rPr>
                          <w:t xml:space="preserve"> (GEF Executing Agency)</w:t>
                        </w:r>
                        <w:r w:rsidRPr="00B03E03">
                          <w:rPr>
                            <w:rFonts w:ascii="Calibri" w:hAnsi="Calibri" w:cs="Calibri"/>
                            <w:b/>
                            <w:sz w:val="18"/>
                            <w:szCs w:val="18"/>
                          </w:rPr>
                          <w:t xml:space="preserve">: </w:t>
                        </w:r>
                        <w:r w:rsidRPr="00B03E03">
                          <w:rPr>
                            <w:rFonts w:ascii="Calibri" w:hAnsi="Calibri" w:cs="Calibri"/>
                            <w:bCs/>
                            <w:sz w:val="18"/>
                            <w:szCs w:val="18"/>
                          </w:rPr>
                          <w:t>ABER</w:t>
                        </w:r>
                      </w:p>
                    </w:txbxContent>
                  </v:textbox>
                </v:rect>
                <v:rect id="Rectangle 343" o:spid="_x0000_s1031" style="position:absolute;left:4730;top:15874;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" fillcolor="#f90">
                  <v:shadow on="t" opacity=".5" offset="6pt,6pt"/>
                  <v:path arrowok="t"/>
                  <v:textbox>
                    <w:txbxContent>
                      <w:p w14:paraId="10AE3B3B" w14:textId="77777777" w:rsidR="00976B58" w:rsidRPr="00B03E03" w:rsidRDefault="00976B58" w:rsidP="002C5D13">
                        <w:pPr>
                          <w:jc w:val="center"/>
                          <w:rPr>
                            <w:rFonts w:ascii="Calibri" w:hAnsi="Calibri" w:cs="Calibri"/>
                            <w:b/>
                            <w:sz w:val="22"/>
                            <w:szCs w:val="22"/>
                          </w:rPr>
                        </w:pPr>
                        <w:r w:rsidRPr="00B03E03">
                          <w:rPr>
                            <w:rFonts w:ascii="Calibri" w:hAnsi="Calibri" w:cs="Calibri"/>
                            <w:b/>
                            <w:sz w:val="22"/>
                            <w:szCs w:val="22"/>
                          </w:rPr>
                          <w:t>Project Board/Steering Committee</w:t>
                        </w:r>
                      </w:p>
                    </w:txbxContent>
                  </v:textbox>
                </v:rect>
                <v:rect id="Rectangle 344" o:spid="_x0000_s1032" style="position:absolute;left:3838;top:19775;width:13324;height:7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" fillcolor="#fc0">
                  <v:shadow on="t" opacity=".5" offset="6pt,6pt"/>
                  <v:path arrowok="t"/>
                  <v:textbox>
                    <w:txbxContent>
                      <w:p w14:paraId="64B4A77C" w14:textId="77777777" w:rsidR="00976B58" w:rsidRPr="00B03E03" w:rsidRDefault="00976B58" w:rsidP="002C5D13">
                        <w:pPr>
                          <w:jc w:val="center"/>
                          <w:rPr>
                            <w:rFonts w:ascii="Calibri" w:hAnsi="Calibri" w:cs="Calibri"/>
                            <w:b/>
                            <w:bCs/>
                            <w:sz w:val="18"/>
                            <w:szCs w:val="18"/>
                          </w:rPr>
                        </w:pPr>
                        <w:r w:rsidRPr="00B03E03">
                          <w:rPr>
                            <w:rFonts w:ascii="Calibri" w:hAnsi="Calibri" w:cs="Calibri"/>
                            <w:b/>
                            <w:bCs/>
                            <w:sz w:val="18"/>
                            <w:szCs w:val="18"/>
                          </w:rPr>
                          <w:t xml:space="preserve">Development Partners  </w:t>
                        </w:r>
                      </w:p>
                      <w:p w14:paraId="018A3983" w14:textId="31AFA7E8" w:rsidR="00976B58" w:rsidRPr="00B03E03" w:rsidRDefault="00976B58" w:rsidP="002C5D13">
                        <w:pPr>
                          <w:jc w:val="center"/>
                          <w:rPr>
                            <w:rFonts w:ascii="Calibri" w:hAnsi="Calibri" w:cs="Calibri"/>
                            <w:iCs/>
                            <w:sz w:val="18"/>
                            <w:szCs w:val="18"/>
                          </w:rPr>
                        </w:pPr>
                        <w:r w:rsidRPr="00B03E03">
                          <w:rPr>
                            <w:rFonts w:ascii="Calibri" w:hAnsi="Calibri" w:cs="Calibri"/>
                            <w:iCs/>
                            <w:sz w:val="18"/>
                            <w:szCs w:val="18"/>
                          </w:rPr>
                          <w:t>UNDP, Sida, WB, MCC, SNV, AfDB, EU, GGGI, AFD, GIZ, etc.</w:t>
                        </w:r>
                      </w:p>
                    </w:txbxContent>
                  </v:textbox>
                </v:rect>
                <v:rect id="Rectangle 345" o:spid="_x0000_s1033" style="position:absolute;left:19589;top:19775;width:14859;height:7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" fillcolor="#fc0">
                  <v:shadow on="t" opacity=".5" offset="6pt,6pt"/>
                  <v:path arrowok="t"/>
                  <v:textbox>
                    <w:txbxContent>
                      <w:p w14:paraId="72CB932B" w14:textId="3A62BB11" w:rsidR="00976B58" w:rsidRPr="00B03E03" w:rsidRDefault="00976B58" w:rsidP="0055246C">
                        <w:pPr>
                          <w:jc w:val="center"/>
                          <w:rPr>
                            <w:rFonts w:ascii="Calibri" w:hAnsi="Calibri" w:cs="Calibri"/>
                            <w:b/>
                            <w:sz w:val="18"/>
                            <w:szCs w:val="18"/>
                          </w:rPr>
                        </w:pPr>
                        <w:r w:rsidRPr="00B03E03">
                          <w:rPr>
                            <w:rFonts w:ascii="Calibri" w:hAnsi="Calibri" w:cs="Calibri"/>
                            <w:b/>
                            <w:sz w:val="18"/>
                            <w:szCs w:val="18"/>
                          </w:rPr>
                          <w:t>Project Executive</w:t>
                        </w:r>
                      </w:p>
                      <w:p w14:paraId="2BFE561B" w14:textId="769ED784" w:rsidR="00976B58" w:rsidRPr="00B03E03" w:rsidRDefault="00976B58" w:rsidP="0055246C">
                        <w:pPr>
                          <w:jc w:val="center"/>
                          <w:rPr>
                            <w:rFonts w:ascii="Calibri" w:hAnsi="Calibri" w:cs="Calibri"/>
                            <w:iCs/>
                            <w:szCs w:val="20"/>
                          </w:rPr>
                        </w:pPr>
                        <w:r w:rsidRPr="00B03E03">
                          <w:rPr>
                            <w:rFonts w:ascii="Calibri" w:hAnsi="Calibri" w:cs="Calibri"/>
                            <w:iCs/>
                            <w:sz w:val="18"/>
                            <w:szCs w:val="18"/>
                          </w:rPr>
                          <w:t xml:space="preserve">Ministry </w:t>
                        </w:r>
                        <w:r w:rsidR="00B233CB">
                          <w:rPr>
                            <w:rFonts w:ascii="Calibri" w:hAnsi="Calibri" w:cs="Calibri"/>
                            <w:iCs/>
                            <w:sz w:val="18"/>
                            <w:szCs w:val="18"/>
                          </w:rPr>
                          <w:t xml:space="preserve">in charge </w:t>
                        </w:r>
                        <w:r w:rsidRPr="00B03E03">
                          <w:rPr>
                            <w:rFonts w:ascii="Calibri" w:hAnsi="Calibri" w:cs="Calibri"/>
                            <w:iCs/>
                            <w:sz w:val="18"/>
                            <w:szCs w:val="18"/>
                          </w:rPr>
                          <w:t>of Energy</w:t>
                        </w:r>
                      </w:p>
                      <w:p w14:paraId="573A07E3" w14:textId="77777777" w:rsidR="00976B58" w:rsidRPr="00B03E03" w:rsidRDefault="00976B58" w:rsidP="002C5D13">
                        <w:pPr>
                          <w:jc w:val="center"/>
                          <w:rPr>
                            <w:rFonts w:ascii="Calibri" w:hAnsi="Calibri" w:cs="Calibri"/>
                            <w:b/>
                            <w:sz w:val="18"/>
                            <w:szCs w:val="18"/>
                          </w:rPr>
                        </w:pPr>
                      </w:p>
                      <w:p w14:paraId="684D68E4" w14:textId="77777777" w:rsidR="00976B58" w:rsidRPr="00B03E03" w:rsidRDefault="00976B58" w:rsidP="002C5D13">
                        <w:pPr>
                          <w:jc w:val="center"/>
                          <w:rPr>
                            <w:rFonts w:ascii="Calibri" w:hAnsi="Calibri" w:cs="Calibri"/>
                            <w:b/>
                            <w:szCs w:val="20"/>
                          </w:rPr>
                        </w:pPr>
                      </w:p>
                    </w:txbxContent>
                  </v:textbox>
                </v:rect>
                <v:rect id="Rectangle 346" o:spid="_x0000_s1034" style="position:absolute;left:35591;top:19767;width:20104;height:7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" fillcolor="#fc0">
                  <v:shadow on="t" opacity=".5" offset="6pt,6pt"/>
                  <v:path arrowok="t"/>
                  <v:textbox>
                    <w:txbxContent>
                      <w:p w14:paraId="1A081AC9" w14:textId="77777777" w:rsidR="00976B58" w:rsidRPr="00B03E03" w:rsidRDefault="00976B58" w:rsidP="002C5D13">
                        <w:pPr>
                          <w:jc w:val="center"/>
                          <w:rPr>
                            <w:rFonts w:ascii="Calibri" w:hAnsi="Calibri" w:cs="Calibri"/>
                            <w:b/>
                            <w:bCs/>
                            <w:sz w:val="18"/>
                            <w:szCs w:val="18"/>
                          </w:rPr>
                        </w:pPr>
                        <w:r w:rsidRPr="00B03E03">
                          <w:rPr>
                            <w:rFonts w:ascii="Calibri" w:hAnsi="Calibri" w:cs="Calibri"/>
                            <w:b/>
                            <w:bCs/>
                            <w:sz w:val="18"/>
                            <w:szCs w:val="18"/>
                          </w:rPr>
                          <w:t>Beneficiary Representatives</w:t>
                        </w:r>
                      </w:p>
                      <w:p w14:paraId="43F84C23" w14:textId="519D8C9B" w:rsidR="00976B58" w:rsidRPr="00B03E03" w:rsidRDefault="00976B58" w:rsidP="002C5D13">
                        <w:pPr>
                          <w:jc w:val="center"/>
                          <w:rPr>
                            <w:rFonts w:ascii="Calibri" w:hAnsi="Calibri" w:cs="Calibri"/>
                            <w:iCs/>
                            <w:sz w:val="18"/>
                            <w:szCs w:val="18"/>
                          </w:rPr>
                        </w:pPr>
                        <w:r w:rsidRPr="00B03E03">
                          <w:rPr>
                            <w:rFonts w:ascii="Calibri" w:hAnsi="Calibri" w:cs="Calibri"/>
                            <w:iCs/>
                            <w:sz w:val="18"/>
                            <w:szCs w:val="18"/>
                          </w:rPr>
                          <w:t>SP/CNDD, APER, UN-COOPEL, DGEVCC, rural communities, farmers cooperatives, women groups</w:t>
                        </w:r>
                      </w:p>
                      <w:p w14:paraId="278DC09E" w14:textId="77777777" w:rsidR="00976B58" w:rsidRPr="00EF5F9B" w:rsidRDefault="00976B58" w:rsidP="002C5D13">
                        <w:pPr>
                          <w:jc w:val="center"/>
                          <w:rPr>
                            <w:rFonts w:ascii="Calibri" w:hAnsi="Calibri" w:cs="Calibri"/>
                            <w:szCs w:val="20"/>
                          </w:rPr>
                        </w:pPr>
                      </w:p>
                    </w:txbxContent>
                  </v:textbox>
                </v:rect>
                <v:shapetype id="_x0000_t32" coordsize="21600,21600" o:spt="32" o:oned="t" path="m,l21600,21600e" filled="f">
                  <v:path arrowok="t" fillok="f" o:connecttype="none"/>
                  <o:lock v:ext="edit" shapetype="t"/>
                </v:shapetype>
                <v:shape id="AutoShape 347" o:spid="_x0000_s1035" type="#_x0000_t32" style="position:absolute;left:27019;top:27114;width:0;height:2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">
                  <o:lock v:ext="edit" shapetype="f"/>
                </v:shape>
                <v:shape id="AutoShape 350" o:spid="_x0000_s1036" type="#_x0000_t32" style="position:absolute;left:34448;top:32447;width:342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">
                  <o:lock v:ext="edit" shapetype="f"/>
                </v:shape>
                <v:roundrect id="AutoShape 351" o:spid="_x0000_s1037" style="position:absolute;left:2470;top:7488;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" fillcolor="#9cf">
                  <v:path arrowok="t"/>
                  <v:textbox>
                    <w:txbxContent>
                      <w:p w14:paraId="75C01D11" w14:textId="77777777" w:rsidR="00976B58" w:rsidRPr="00B03E03" w:rsidRDefault="00976B58" w:rsidP="002C5D13">
                        <w:pPr>
                          <w:jc w:val="center"/>
                          <w:rPr>
                            <w:rFonts w:ascii="Calibri" w:hAnsi="Calibri" w:cs="Calibri"/>
                            <w:b/>
                          </w:rPr>
                        </w:pPr>
                        <w:r w:rsidRPr="00B03E03">
                          <w:rPr>
                            <w:rFonts w:ascii="Calibri" w:hAnsi="Calibri" w:cs="Calibri"/>
                            <w:b/>
                          </w:rPr>
                          <w:t>Project Organisation Structure</w:t>
                        </w:r>
                      </w:p>
                    </w:txbxContent>
                  </v:textbox>
                </v:roundrect>
                <v:rect id="Rectangle 356" o:spid="_x0000_s1038" style="position:absolute;left:18827;top:44648;width:16363;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" fillcolor="#ff9">
                  <v:shadow on="t" opacity=".5" offset="6pt,6pt"/>
                  <v:path arrowok="t"/>
                  <v:textbox>
                    <w:txbxContent>
                      <w:p w14:paraId="53FBFCF1" w14:textId="1194DB22" w:rsidR="00976B58" w:rsidRPr="00B03E03" w:rsidRDefault="00976B58" w:rsidP="002C5D13">
                        <w:pPr>
                          <w:jc w:val="center"/>
                          <w:rPr>
                            <w:rFonts w:ascii="Calibri" w:hAnsi="Calibri" w:cs="Calibri"/>
                            <w:b/>
                            <w:sz w:val="18"/>
                            <w:szCs w:val="18"/>
                          </w:rPr>
                        </w:pPr>
                        <w:r w:rsidRPr="00B03E03">
                          <w:rPr>
                            <w:rFonts w:ascii="Calibri" w:hAnsi="Calibri" w:cs="Calibri"/>
                            <w:b/>
                            <w:sz w:val="18"/>
                            <w:szCs w:val="18"/>
                          </w:rPr>
                          <w:t xml:space="preserve">Responsible Party </w:t>
                        </w:r>
                        <w:r>
                          <w:rPr>
                            <w:rFonts w:ascii="Calibri" w:hAnsi="Calibri" w:cs="Calibri"/>
                            <w:b/>
                            <w:sz w:val="18"/>
                            <w:szCs w:val="18"/>
                          </w:rPr>
                          <w:t>B</w:t>
                        </w:r>
                      </w:p>
                      <w:p w14:paraId="052385CB" w14:textId="2E760B18" w:rsidR="00976B58" w:rsidRPr="00B03E03" w:rsidRDefault="00976B58" w:rsidP="002C5D13">
                        <w:pPr>
                          <w:jc w:val="center"/>
                          <w:rPr>
                            <w:rFonts w:ascii="Calibri" w:hAnsi="Calibri" w:cs="Calibri"/>
                            <w:bCs/>
                            <w:szCs w:val="20"/>
                          </w:rPr>
                        </w:pPr>
                        <w:r>
                          <w:rPr>
                            <w:rFonts w:ascii="Calibri" w:hAnsi="Calibri" w:cs="Calibri"/>
                            <w:bCs/>
                            <w:sz w:val="18"/>
                            <w:szCs w:val="18"/>
                          </w:rPr>
                          <w:t>DGER</w:t>
                        </w:r>
                        <w:r w:rsidR="0065627F">
                          <w:rPr>
                            <w:rFonts w:ascii="Calibri" w:hAnsi="Calibri" w:cs="Calibri"/>
                            <w:bCs/>
                            <w:sz w:val="18"/>
                            <w:szCs w:val="18"/>
                          </w:rPr>
                          <w:t>EE</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8" o:spid="_x0000_s1039" type="#_x0000_t34" style="position:absolute;left:16962;top:18964;width:1910;height:1820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">
                  <o:lock v:ext="edit" shapetype="f"/>
                </v:shape>
                <v:shapetype id="_x0000_t202" coordsize="21600,21600" o:spt="202" path="m,l,21600r21600,l21600,xe">
                  <v:stroke joinstyle="miter"/>
                  <v:path gradientshapeok="t" o:connecttype="rect"/>
                </v:shapetype>
                <v:shape id="Text Box 72" o:spid="_x0000_s1040" type="#_x0000_t202" style="position:absolute;left:1051;top:11099;width:51679;height:3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" fillcolor="#c0504d" stroked="f">
                  <v:textbox inset="0,0,0,0">
                    <w:txbxContent>
                      <w:p w14:paraId="3477E347" w14:textId="77777777" w:rsidR="00976B58" w:rsidRDefault="00976B58" w:rsidP="002F0992">
                        <w:pPr>
                          <w:spacing w:before="99"/>
                          <w:ind w:left="2462" w:right="2462"/>
                          <w:jc w:val="center"/>
                          <w:rPr>
                            <w:rFonts w:ascii="Calibri" w:eastAsia="Calibri" w:hAnsi="Calibri" w:cs="Calibri"/>
                            <w:b/>
                            <w:bCs/>
                            <w:sz w:val="22"/>
                            <w:szCs w:val="22"/>
                            <w:lang w:val="fr-FR"/>
                          </w:rPr>
                        </w:pPr>
                        <w:r>
                          <w:rPr>
                            <w:rFonts w:ascii="Calibri" w:eastAsia="Calibri" w:hAnsi="Calibri" w:cs="Calibri"/>
                            <w:b/>
                            <w:bCs/>
                            <w:sz w:val="22"/>
                            <w:szCs w:val="22"/>
                            <w:lang w:val="fr-FR"/>
                          </w:rPr>
                          <w:t>Comité de Revue</w:t>
                        </w:r>
                      </w:p>
                    </w:txbxContent>
                  </v:textbox>
                </v:shape>
                <v:rect id="Rectangle 31" o:spid="_x0000_s1041" style="position:absolute;left:36777;top:28209;width:15953;height:8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" fillcolor="#fc9">
                  <v:shadow on="t" opacity=".5" offset="6pt,6pt"/>
                  <v:path arrowok="t"/>
                  <v:textbox>
                    <w:txbxContent>
                      <w:p w14:paraId="4EDA53A7" w14:textId="3E8FC4DA" w:rsidR="00976B58" w:rsidRPr="00B03E03" w:rsidRDefault="00976B58" w:rsidP="00BE7DAD">
                        <w:pPr>
                          <w:jc w:val="center"/>
                          <w:rPr>
                            <w:rFonts w:ascii="Calibri" w:hAnsi="Calibri" w:cs="Calibri"/>
                            <w:b/>
                            <w:bCs/>
                            <w:sz w:val="18"/>
                            <w:szCs w:val="18"/>
                          </w:rPr>
                        </w:pPr>
                        <w:r w:rsidRPr="00B03E03">
                          <w:rPr>
                            <w:rFonts w:ascii="Calibri" w:hAnsi="Calibri" w:cs="Calibri"/>
                            <w:b/>
                            <w:bCs/>
                            <w:sz w:val="18"/>
                            <w:szCs w:val="18"/>
                          </w:rPr>
                          <w:t>Project Support</w:t>
                        </w:r>
                      </w:p>
                      <w:p w14:paraId="01EC89AF" w14:textId="77777777" w:rsidR="00976B58" w:rsidRPr="00B03E03" w:rsidRDefault="00976B58" w:rsidP="00BE7DAD">
                        <w:pPr>
                          <w:jc w:val="center"/>
                          <w:rPr>
                            <w:rFonts w:ascii="Calibri" w:hAnsi="Calibri" w:cs="Calibri"/>
                            <w:b/>
                            <w:bCs/>
                            <w:sz w:val="18"/>
                            <w:szCs w:val="18"/>
                          </w:rPr>
                        </w:pPr>
                      </w:p>
                      <w:p w14:paraId="61666B84" w14:textId="6B7AC1A3" w:rsidR="00976B58" w:rsidRPr="00B03E03" w:rsidRDefault="00976B58" w:rsidP="00B03E03">
                        <w:pPr>
                          <w:rPr>
                            <w:rFonts w:ascii="Calibri" w:hAnsi="Calibri" w:cs="Calibri"/>
                            <w:color w:val="008080"/>
                            <w:sz w:val="18"/>
                            <w:szCs w:val="18"/>
                          </w:rPr>
                        </w:pPr>
                        <w:r>
                          <w:rPr>
                            <w:rFonts w:ascii="Calibri" w:hAnsi="Calibri" w:cs="Calibri"/>
                            <w:sz w:val="18"/>
                            <w:szCs w:val="18"/>
                          </w:rPr>
                          <w:t xml:space="preserve">AMP </w:t>
                        </w:r>
                        <w:r w:rsidRPr="00B03E03">
                          <w:rPr>
                            <w:rFonts w:ascii="Calibri" w:hAnsi="Calibri" w:cs="Calibri"/>
                            <w:sz w:val="18"/>
                            <w:szCs w:val="18"/>
                          </w:rPr>
                          <w:t xml:space="preserve">Project Management Unit </w:t>
                        </w:r>
                        <w:r>
                          <w:rPr>
                            <w:rFonts w:ascii="Calibri" w:hAnsi="Calibri" w:cs="Calibri"/>
                            <w:sz w:val="18"/>
                            <w:szCs w:val="18"/>
                          </w:rPr>
                          <w:t>located with</w:t>
                        </w:r>
                        <w:r w:rsidRPr="00B03E03">
                          <w:rPr>
                            <w:rFonts w:ascii="Calibri" w:hAnsi="Calibri" w:cs="Calibri"/>
                            <w:sz w:val="18"/>
                            <w:szCs w:val="18"/>
                          </w:rPr>
                          <w:t xml:space="preserve"> ABER</w:t>
                        </w:r>
                        <w:r>
                          <w:rPr>
                            <w:rFonts w:ascii="Calibri" w:hAnsi="Calibri" w:cs="Calibri"/>
                            <w:sz w:val="18"/>
                            <w:szCs w:val="18"/>
                          </w:rPr>
                          <w:t xml:space="preserve"> </w:t>
                        </w:r>
                      </w:p>
                    </w:txbxContent>
                  </v:textbox>
                </v:rect>
                <v:rect id="Rectangle 32" o:spid="_x0000_s1042" style="position:absolute;left:885;top:29025;width:15857;height:1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" fillcolor="#fc0">
                  <v:shadow on="t" opacity=".5" offset="6pt,6pt"/>
                  <v:path arrowok="t"/>
                  <v:textbox>
                    <w:txbxContent>
                      <w:p w14:paraId="622D864A" w14:textId="3AC94A18" w:rsidR="00976B58" w:rsidRPr="00B03E03" w:rsidRDefault="00976B58" w:rsidP="00BE7DAD">
                        <w:pPr>
                          <w:jc w:val="center"/>
                          <w:rPr>
                            <w:rFonts w:ascii="Calibri" w:hAnsi="Calibri" w:cs="Calibri"/>
                            <w:b/>
                            <w:bCs/>
                            <w:sz w:val="18"/>
                            <w:szCs w:val="18"/>
                          </w:rPr>
                        </w:pPr>
                        <w:r w:rsidRPr="00B03E03">
                          <w:rPr>
                            <w:rFonts w:ascii="Calibri" w:hAnsi="Calibri" w:cs="Calibri"/>
                            <w:b/>
                            <w:bCs/>
                            <w:sz w:val="18"/>
                            <w:szCs w:val="18"/>
                          </w:rPr>
                          <w:t xml:space="preserve">UNDP </w:t>
                        </w:r>
                        <w:r>
                          <w:rPr>
                            <w:rFonts w:ascii="Calibri" w:hAnsi="Calibri" w:cs="Calibri"/>
                            <w:b/>
                            <w:bCs/>
                            <w:sz w:val="18"/>
                            <w:szCs w:val="18"/>
                          </w:rPr>
                          <w:t xml:space="preserve">three tier </w:t>
                        </w:r>
                        <w:r w:rsidRPr="00B03E03">
                          <w:rPr>
                            <w:rFonts w:ascii="Calibri" w:hAnsi="Calibri" w:cs="Calibri"/>
                            <w:b/>
                            <w:bCs/>
                            <w:sz w:val="18"/>
                            <w:szCs w:val="18"/>
                          </w:rPr>
                          <w:t>Project Assurance</w:t>
                        </w:r>
                        <w:r>
                          <w:rPr>
                            <w:rFonts w:ascii="Calibri" w:hAnsi="Calibri" w:cs="Calibri"/>
                            <w:b/>
                            <w:bCs/>
                            <w:color w:val="008080"/>
                            <w:sz w:val="18"/>
                            <w:szCs w:val="18"/>
                            <w:u w:val="single"/>
                          </w:rPr>
                          <w:t xml:space="preserve">: </w:t>
                        </w:r>
                      </w:p>
                      <w:p w14:paraId="7CA7F254" w14:textId="53505FF5" w:rsidR="00976B58" w:rsidRPr="00E86DFA" w:rsidRDefault="00976B58" w:rsidP="00BE7DAD">
                        <w:pPr>
                          <w:jc w:val="center"/>
                          <w:rPr>
                            <w:rFonts w:ascii="Calibri" w:hAnsi="Calibri" w:cs="Calibri"/>
                            <w:color w:val="000000" w:themeColor="text1"/>
                          </w:rPr>
                        </w:pPr>
                        <w:r w:rsidRPr="00E86DFA">
                          <w:rPr>
                            <w:rFonts w:ascii="Calibri" w:hAnsi="Calibri" w:cs="Calibri"/>
                            <w:color w:val="000000" w:themeColor="text1"/>
                            <w:sz w:val="18"/>
                            <w:szCs w:val="18"/>
                          </w:rPr>
                          <w:t>UNDP CO/UNDP Regional/UNDP HQ</w:t>
                        </w:r>
                        <w:r w:rsidRPr="00E86DFA">
                          <w:rPr>
                            <w:rFonts w:ascii="Calibri" w:hAnsi="Calibri" w:cs="Calibri"/>
                            <w:color w:val="000000" w:themeColor="text1"/>
                          </w:rPr>
                          <w:t> </w:t>
                        </w:r>
                      </w:p>
                    </w:txbxContent>
                  </v:textbox>
                </v:rect>
                <v:rect id="Rectangle 28" o:spid="_x0000_s1043" style="position:absolute;left:1542;top:44622;width:16002;height:6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" fillcolor="#ff9">
                  <v:shadow on="t" opacity=".5" offset="6pt,6pt"/>
                  <v:path arrowok="t"/>
                  <v:textbox>
                    <w:txbxContent>
                      <w:p w14:paraId="6C45CDDB" w14:textId="532B40D8" w:rsidR="00976B58" w:rsidRPr="00B03E03" w:rsidRDefault="00976B58" w:rsidP="006C731D">
                        <w:pPr>
                          <w:jc w:val="center"/>
                          <w:rPr>
                            <w:rFonts w:ascii="Calibri" w:hAnsi="Calibri" w:cs="Calibri"/>
                            <w:b/>
                            <w:bCs/>
                            <w:sz w:val="18"/>
                            <w:szCs w:val="18"/>
                          </w:rPr>
                        </w:pPr>
                        <w:r w:rsidRPr="00B03E03">
                          <w:rPr>
                            <w:rFonts w:ascii="Calibri" w:hAnsi="Calibri" w:cs="Calibri"/>
                            <w:b/>
                            <w:bCs/>
                            <w:sz w:val="18"/>
                            <w:szCs w:val="18"/>
                          </w:rPr>
                          <w:t xml:space="preserve">Responsible Party </w:t>
                        </w:r>
                        <w:r>
                          <w:rPr>
                            <w:rFonts w:ascii="Calibri" w:hAnsi="Calibri" w:cs="Calibri"/>
                            <w:b/>
                            <w:bCs/>
                            <w:sz w:val="18"/>
                            <w:szCs w:val="18"/>
                          </w:rPr>
                          <w:t>A</w:t>
                        </w:r>
                      </w:p>
                      <w:p w14:paraId="4CF7437E" w14:textId="57E58703" w:rsidR="00976B58" w:rsidRPr="00B03E03" w:rsidRDefault="00976B58" w:rsidP="006C731D">
                        <w:pPr>
                          <w:jc w:val="center"/>
                          <w:rPr>
                            <w:rFonts w:ascii="Calibri" w:hAnsi="Calibri" w:cs="Calibri"/>
                            <w:sz w:val="18"/>
                            <w:szCs w:val="18"/>
                          </w:rPr>
                        </w:pPr>
                        <w:r w:rsidRPr="00B03E03">
                          <w:rPr>
                            <w:rFonts w:ascii="Calibri" w:hAnsi="Calibri" w:cs="Calibri"/>
                            <w:sz w:val="18"/>
                            <w:szCs w:val="18"/>
                          </w:rPr>
                          <w:t xml:space="preserve">ECREEE  </w:t>
                        </w:r>
                      </w:p>
                    </w:txbxContent>
                  </v:textbox>
                </v:rect>
                <v:shape id="AutoShape 354" o:spid="_x0000_s1044" type="#_x0000_t34" style="position:absolute;left:11018;top:43345;width:15991;height:127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" adj="21561">
                  <o:lock v:ext="edit" shapetype="f"/>
                </v:shape>
                <v:rect id="Rectangle 68" o:spid="_x0000_s1045" style="position:absolute;left:37312;top:44622;width:14859;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" fillcolor="#ff9">
                  <v:shadow on="t" opacity=".5" offset="6pt,6pt"/>
                  <v:path arrowok="t"/>
                  <v:textbox>
                    <w:txbxContent>
                      <w:p w14:paraId="669B6B93" w14:textId="77777777" w:rsidR="00976B58" w:rsidRPr="00B03E03" w:rsidRDefault="00976B58" w:rsidP="004558BD">
                        <w:pPr>
                          <w:jc w:val="center"/>
                          <w:rPr>
                            <w:rFonts w:ascii="Calibri" w:hAnsi="Calibri" w:cs="Calibri"/>
                            <w:b/>
                            <w:bCs/>
                            <w:sz w:val="18"/>
                            <w:szCs w:val="18"/>
                          </w:rPr>
                        </w:pPr>
                        <w:r w:rsidRPr="00B03E03">
                          <w:rPr>
                            <w:rFonts w:ascii="Calibri" w:hAnsi="Calibri" w:cs="Calibri"/>
                            <w:b/>
                            <w:bCs/>
                            <w:sz w:val="18"/>
                            <w:szCs w:val="18"/>
                          </w:rPr>
                          <w:t>Responsible Party C</w:t>
                        </w:r>
                      </w:p>
                      <w:p w14:paraId="737AD3CB" w14:textId="3D6377EF" w:rsidR="00976B58" w:rsidRPr="00B03E03" w:rsidRDefault="00976B58" w:rsidP="00960DC4">
                        <w:pPr>
                          <w:jc w:val="center"/>
                          <w:rPr>
                            <w:rFonts w:ascii="Calibri" w:hAnsi="Calibri" w:cs="Calibri"/>
                          </w:rPr>
                        </w:pPr>
                        <w:r w:rsidRPr="00B03E03">
                          <w:rPr>
                            <w:rFonts w:ascii="Calibri" w:hAnsi="Calibri" w:cs="Calibri"/>
                            <w:sz w:val="18"/>
                            <w:szCs w:val="18"/>
                          </w:rPr>
                          <w:t>UNCDF</w:t>
                        </w:r>
                      </w:p>
                    </w:txbxContent>
                  </v:textbox>
                </v:rect>
                <v:shapetype id="_x0000_t33" coordsize="21600,21600" o:spt="33" o:oned="t" path="m,l21600,r,21600e" filled="f">
                  <v:stroke joinstyle="miter"/>
                  <v:path arrowok="t" fillok="f" o:connecttype="none"/>
                  <o:lock v:ext="edit" shapetype="t"/>
                </v:shapetype>
                <v:shape id="AutoShape 355" o:spid="_x0000_s1046" type="#_x0000_t33" style="position:absolute;left:27009;top:43348;width:17732;height:127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">
                  <o:lock v:ext="edit" shapetype="f"/>
                </v:shape>
                <v:shape id="AutoShape 357" o:spid="_x0000_s1047" type="#_x0000_t32" style="position:absolute;left:27009;top:35251;width:10;height:939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">
                  <o:lock v:ext="edit" shapetype="f"/>
                </v:shape>
                <w10:anchorlock/>
              </v:group>
            </w:pict>
          </mc:Fallback>
        </mc:AlternateContent>
      </w:r>
    </w:p>
    <w:p w14:paraId="210C24C7" w14:textId="71A851AC" w:rsidR="002C5D13" w:rsidRPr="00A814CD" w:rsidRDefault="004F6C9D" w:rsidP="00A814CD">
      <w:pPr>
        <w:shd w:val="clear" w:color="auto" w:fill="FFFFFF"/>
        <w:jc w:val="center"/>
        <w:rPr>
          <w:rFonts w:ascii="Calibri" w:hAnsi="Calibri" w:cs="Calibri"/>
          <w:b/>
          <w:bCs/>
          <w:noProof/>
          <w:sz w:val="18"/>
          <w:szCs w:val="18"/>
          <w:lang w:eastAsia="zh-CN"/>
        </w:rPr>
      </w:pPr>
      <w:r w:rsidRPr="00D468C6">
        <w:rPr>
          <w:rFonts w:ascii="Calibri" w:hAnsi="Calibri" w:cs="Calibri"/>
          <w:b/>
          <w:bCs/>
          <w:noProof/>
          <w:sz w:val="18"/>
          <w:szCs w:val="18"/>
          <w:lang w:eastAsia="zh-CN"/>
        </w:rPr>
        <w:t>Figure 7: Project Organisational Structure</w:t>
      </w:r>
    </w:p>
    <w:p w14:paraId="32870929" w14:textId="164134D6" w:rsidR="001A214B" w:rsidRPr="005F1AEB" w:rsidRDefault="001A214B" w:rsidP="005F1AEB">
      <w:pPr>
        <w:ind w:left="360"/>
        <w:jc w:val="both"/>
        <w:rPr>
          <w:rFonts w:asciiTheme="minorHAnsi" w:hAnsiTheme="minorHAnsi" w:cstheme="minorHAnsi"/>
          <w:noProof/>
          <w:sz w:val="20"/>
          <w:szCs w:val="20"/>
          <w:lang w:eastAsia="zh-CN"/>
        </w:rPr>
      </w:pPr>
    </w:p>
    <w:p w14:paraId="3C61E864" w14:textId="3B85F46E" w:rsidR="00251158" w:rsidRPr="0044466B" w:rsidRDefault="002C5D13" w:rsidP="005913BC">
      <w:pPr>
        <w:numPr>
          <w:ilvl w:val="0"/>
          <w:numId w:val="36"/>
        </w:numPr>
        <w:jc w:val="both"/>
        <w:rPr>
          <w:rFonts w:asciiTheme="minorHAnsi" w:hAnsiTheme="minorHAnsi" w:cstheme="minorHAnsi"/>
          <w:noProof/>
          <w:sz w:val="20"/>
          <w:szCs w:val="20"/>
          <w:lang w:eastAsia="zh-CN"/>
        </w:rPr>
      </w:pPr>
      <w:r w:rsidRPr="009F6580">
        <w:rPr>
          <w:rFonts w:ascii="Calibri" w:hAnsi="Calibri" w:cs="Calibri"/>
          <w:b/>
          <w:bCs/>
          <w:noProof/>
          <w:sz w:val="20"/>
          <w:szCs w:val="20"/>
          <w:lang w:eastAsia="zh-CN"/>
        </w:rPr>
        <w:t>The Project Board (also called Project Steering Committee</w:t>
      </w:r>
      <w:r w:rsidR="00546E87">
        <w:rPr>
          <w:rFonts w:ascii="Calibri" w:hAnsi="Calibri" w:cs="Calibri"/>
          <w:b/>
          <w:bCs/>
          <w:noProof/>
          <w:sz w:val="20"/>
          <w:szCs w:val="20"/>
          <w:lang w:eastAsia="zh-CN"/>
        </w:rPr>
        <w:t xml:space="preserve"> - PSC</w:t>
      </w:r>
      <w:r w:rsidRPr="009F6580">
        <w:rPr>
          <w:rFonts w:ascii="Calibri" w:hAnsi="Calibri" w:cs="Calibri"/>
          <w:b/>
          <w:bCs/>
          <w:noProof/>
          <w:sz w:val="20"/>
          <w:szCs w:val="20"/>
          <w:lang w:eastAsia="zh-CN"/>
        </w:rPr>
        <w:t xml:space="preserve">) </w:t>
      </w:r>
      <w:r w:rsidR="00546E87" w:rsidRPr="003339BD">
        <w:rPr>
          <w:rFonts w:ascii="Calibri" w:hAnsi="Calibri" w:cs="Calibri"/>
          <w:noProof/>
          <w:sz w:val="20"/>
          <w:szCs w:val="20"/>
          <w:lang w:eastAsia="zh-CN"/>
        </w:rPr>
        <w:t>is part of the governance of the project and is a committee that will facilitate technical exchange among all project stakeholders, including UNDP. It</w:t>
      </w:r>
      <w:r w:rsidR="00546E87" w:rsidRPr="00463F8A">
        <w:rPr>
          <w:rFonts w:ascii="Calibri" w:hAnsi="Calibri"/>
          <w:sz w:val="20"/>
        </w:rPr>
        <w:t xml:space="preserve"> </w:t>
      </w:r>
      <w:r w:rsidR="00354950" w:rsidRPr="00546E87">
        <w:rPr>
          <w:rFonts w:asciiTheme="minorHAnsi" w:hAnsiTheme="minorHAnsi" w:cstheme="minorHAnsi"/>
          <w:noProof/>
          <w:sz w:val="20"/>
          <w:szCs w:val="20"/>
          <w:lang w:eastAsia="zh-CN"/>
        </w:rPr>
        <w:t>is</w:t>
      </w:r>
      <w:r w:rsidR="00354950" w:rsidRPr="0044466B">
        <w:rPr>
          <w:rFonts w:asciiTheme="minorHAnsi" w:hAnsiTheme="minorHAnsi" w:cstheme="minorHAnsi"/>
          <w:noProof/>
          <w:sz w:val="20"/>
          <w:szCs w:val="20"/>
          <w:lang w:eastAsia="zh-CN"/>
        </w:rPr>
        <w:t xml:space="preserve"> responsible for taking </w:t>
      </w:r>
      <w:r w:rsidR="00354950" w:rsidRPr="0044466B">
        <w:rPr>
          <w:rFonts w:asciiTheme="minorHAnsi" w:hAnsiTheme="minorHAnsi" w:cstheme="minorHAnsi"/>
          <w:sz w:val="20"/>
          <w:szCs w:val="20"/>
        </w:rPr>
        <w:t>corrective action as needed to ensure the project achieves the desired results.</w:t>
      </w:r>
      <w:r w:rsidR="00136B4B" w:rsidRPr="0044466B">
        <w:rPr>
          <w:rFonts w:asciiTheme="minorHAnsi" w:hAnsiTheme="minorHAnsi" w:cstheme="minorHAnsi"/>
          <w:sz w:val="20"/>
          <w:szCs w:val="20"/>
        </w:rPr>
        <w:t xml:space="preserve"> </w:t>
      </w:r>
      <w:r w:rsidRPr="0044466B">
        <w:rPr>
          <w:rFonts w:asciiTheme="minorHAnsi" w:hAnsiTheme="minorHAnsi" w:cstheme="minorHAnsi"/>
          <w:noProof/>
          <w:sz w:val="20"/>
          <w:szCs w:val="20"/>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16514859" w14:textId="77777777" w:rsidR="00251158" w:rsidRPr="00B03E03" w:rsidRDefault="00251158" w:rsidP="00B03E03">
      <w:pPr>
        <w:shd w:val="clear" w:color="auto" w:fill="FFFFFF"/>
        <w:ind w:left="360"/>
        <w:jc w:val="both"/>
        <w:rPr>
          <w:rFonts w:asciiTheme="minorHAnsi" w:hAnsiTheme="minorHAnsi" w:cstheme="minorHAnsi"/>
          <w:noProof/>
          <w:sz w:val="20"/>
          <w:szCs w:val="20"/>
          <w:lang w:eastAsia="zh-CN"/>
        </w:rPr>
      </w:pPr>
    </w:p>
    <w:p w14:paraId="7F1938A7" w14:textId="2E1125E6" w:rsidR="00251158" w:rsidRPr="00B03E03" w:rsidRDefault="003840B4" w:rsidP="00B03E03">
      <w:pPr>
        <w:ind w:left="360"/>
        <w:jc w:val="both"/>
        <w:rPr>
          <w:rFonts w:ascii="Calibri" w:hAnsi="Calibri" w:cs="Calibri"/>
          <w:noProof/>
          <w:sz w:val="20"/>
          <w:szCs w:val="20"/>
          <w:lang w:eastAsia="zh-CN"/>
        </w:rPr>
      </w:pPr>
      <w:r w:rsidRPr="00B03E03">
        <w:rPr>
          <w:rFonts w:ascii="Calibri" w:eastAsia="MS Mincho" w:hAnsi="Calibri" w:cs="Calibri"/>
          <w:sz w:val="20"/>
          <w:szCs w:val="20"/>
        </w:rPr>
        <w:t xml:space="preserve">This entity </w:t>
      </w:r>
      <w:r w:rsidR="00AE2674" w:rsidRPr="00B03E03">
        <w:rPr>
          <w:rFonts w:ascii="Calibri" w:eastAsia="MS Mincho" w:hAnsi="Calibri" w:cs="Calibri"/>
          <w:sz w:val="20"/>
          <w:szCs w:val="20"/>
        </w:rPr>
        <w:t xml:space="preserve">will be </w:t>
      </w:r>
      <w:r w:rsidRPr="00B03E03">
        <w:rPr>
          <w:rFonts w:ascii="Calibri" w:eastAsia="MS Mincho" w:hAnsi="Calibri" w:cs="Calibri"/>
          <w:sz w:val="20"/>
          <w:szCs w:val="20"/>
        </w:rPr>
        <w:t>composed of representative</w:t>
      </w:r>
      <w:r w:rsidR="00AE2674" w:rsidRPr="00B03E03">
        <w:rPr>
          <w:rFonts w:ascii="Calibri" w:eastAsia="MS Mincho" w:hAnsi="Calibri" w:cs="Calibri"/>
          <w:sz w:val="20"/>
          <w:szCs w:val="20"/>
        </w:rPr>
        <w:t>s</w:t>
      </w:r>
      <w:r w:rsidRPr="00B03E03">
        <w:rPr>
          <w:rFonts w:ascii="Calibri" w:eastAsia="MS Mincho" w:hAnsi="Calibri" w:cs="Calibri"/>
          <w:sz w:val="20"/>
          <w:szCs w:val="20"/>
        </w:rPr>
        <w:t xml:space="preserve"> from donor organizations</w:t>
      </w:r>
      <w:r w:rsidR="00343041" w:rsidRPr="00B03E03">
        <w:rPr>
          <w:rFonts w:ascii="Calibri" w:eastAsia="MS Mincho" w:hAnsi="Calibri" w:cs="Calibri"/>
          <w:sz w:val="20"/>
          <w:szCs w:val="20"/>
        </w:rPr>
        <w:t xml:space="preserve"> such as SIDA, </w:t>
      </w:r>
      <w:r w:rsidRPr="00B03E03">
        <w:rPr>
          <w:rFonts w:ascii="Calibri" w:eastAsia="MS Mincho" w:hAnsi="Calibri" w:cs="Calibri"/>
          <w:sz w:val="20"/>
          <w:szCs w:val="20"/>
        </w:rPr>
        <w:t xml:space="preserve">UNDP, the </w:t>
      </w:r>
      <w:r w:rsidR="00251158">
        <w:rPr>
          <w:rFonts w:ascii="Calibri" w:eastAsia="MS Mincho" w:hAnsi="Calibri" w:cs="Calibri"/>
          <w:sz w:val="20"/>
          <w:szCs w:val="20"/>
        </w:rPr>
        <w:t>M</w:t>
      </w:r>
      <w:r w:rsidRPr="00B03E03">
        <w:rPr>
          <w:rFonts w:ascii="Calibri" w:eastAsia="MS Mincho" w:hAnsi="Calibri" w:cs="Calibri"/>
          <w:sz w:val="20"/>
          <w:szCs w:val="20"/>
        </w:rPr>
        <w:t xml:space="preserve">inistry </w:t>
      </w:r>
      <w:r w:rsidR="00790BDE">
        <w:rPr>
          <w:rFonts w:ascii="Calibri" w:eastAsia="MS Mincho" w:hAnsi="Calibri" w:cs="Calibri"/>
          <w:sz w:val="20"/>
          <w:szCs w:val="20"/>
        </w:rPr>
        <w:t xml:space="preserve">in charge </w:t>
      </w:r>
      <w:r w:rsidRPr="00B03E03">
        <w:rPr>
          <w:rFonts w:ascii="Calibri" w:eastAsia="MS Mincho" w:hAnsi="Calibri" w:cs="Calibri"/>
          <w:sz w:val="20"/>
          <w:szCs w:val="20"/>
        </w:rPr>
        <w:t xml:space="preserve">of </w:t>
      </w:r>
      <w:r w:rsidR="00251158">
        <w:rPr>
          <w:rFonts w:ascii="Calibri" w:eastAsia="MS Mincho" w:hAnsi="Calibri" w:cs="Calibri"/>
          <w:sz w:val="20"/>
          <w:szCs w:val="20"/>
        </w:rPr>
        <w:t>E</w:t>
      </w:r>
      <w:r w:rsidRPr="00B03E03">
        <w:rPr>
          <w:rFonts w:ascii="Calibri" w:eastAsia="MS Mincho" w:hAnsi="Calibri" w:cs="Calibri"/>
          <w:sz w:val="20"/>
          <w:szCs w:val="20"/>
        </w:rPr>
        <w:t>nergy</w:t>
      </w:r>
      <w:r w:rsidR="00A02BA5">
        <w:rPr>
          <w:rFonts w:ascii="Calibri" w:eastAsia="MS Mincho" w:hAnsi="Calibri" w:cs="Calibri"/>
          <w:sz w:val="20"/>
          <w:szCs w:val="20"/>
        </w:rPr>
        <w:t xml:space="preserve"> </w:t>
      </w:r>
      <w:r w:rsidRPr="00B03E03">
        <w:rPr>
          <w:rFonts w:ascii="Calibri" w:eastAsia="MS Mincho" w:hAnsi="Calibri" w:cs="Calibri"/>
          <w:sz w:val="20"/>
          <w:szCs w:val="20"/>
        </w:rPr>
        <w:t xml:space="preserve">and APER, representing the beneficiaries, will monitor the project in terms of progress, guide its execution and provide support for the achievement of expected results. Acting in accordance with the UNDP and GEF (GEF/C.39/Inf. 3) policies and procedures, the PSC will also ensure high-level support and participation of key stakeholders both at national and local community levels. The PSC member can be extended to include representatives of all agencies, which are directly involved in the project implementation or have a legal or regulatory stake in project outcomes and execution, such as the GEF Operational Focal Point. The PSC will meet </w:t>
      </w:r>
      <w:r w:rsidR="00546E87">
        <w:rPr>
          <w:rFonts w:ascii="Calibri" w:eastAsia="MS Mincho" w:hAnsi="Calibri" w:cs="Calibri"/>
          <w:sz w:val="20"/>
          <w:szCs w:val="20"/>
        </w:rPr>
        <w:t>twice</w:t>
      </w:r>
      <w:r w:rsidRPr="00B03E03">
        <w:rPr>
          <w:rFonts w:ascii="Calibri" w:eastAsia="MS Mincho" w:hAnsi="Calibri" w:cs="Calibri"/>
          <w:sz w:val="20"/>
          <w:szCs w:val="20"/>
        </w:rPr>
        <w:t xml:space="preserve"> a year to periodically review and monitor project implementation progress, facilitate coordination </w:t>
      </w:r>
      <w:r w:rsidRPr="00B03E03">
        <w:rPr>
          <w:rFonts w:ascii="Calibri" w:eastAsia="MS Mincho" w:hAnsi="Calibri" w:cs="Calibri"/>
          <w:sz w:val="20"/>
          <w:szCs w:val="20"/>
        </w:rPr>
        <w:lastRenderedPageBreak/>
        <w:t xml:space="preserve">between the project partners provide transparency and guidance, ensure ownership, and support the project’s sustainability. It will be chaired by the Ministry </w:t>
      </w:r>
      <w:r w:rsidR="00EB10A9">
        <w:rPr>
          <w:rFonts w:ascii="Calibri" w:eastAsia="MS Mincho" w:hAnsi="Calibri" w:cs="Calibri"/>
          <w:sz w:val="20"/>
          <w:szCs w:val="20"/>
        </w:rPr>
        <w:t xml:space="preserve">in charge </w:t>
      </w:r>
      <w:r w:rsidRPr="00B03E03">
        <w:rPr>
          <w:rFonts w:ascii="Calibri" w:eastAsia="MS Mincho" w:hAnsi="Calibri" w:cs="Calibri"/>
          <w:sz w:val="20"/>
          <w:szCs w:val="20"/>
        </w:rPr>
        <w:t xml:space="preserve">of Energy, and can include the GEF Operational Focal Point, all other GEF executing partners of the project as well as representatives of the relevant government ministries/agencies, the private sector, the civil society, international organizations. Other members can be invited by the decision of the PSC in an </w:t>
      </w:r>
      <w:r w:rsidRPr="00B03E03">
        <w:rPr>
          <w:rFonts w:ascii="Calibri" w:eastAsia="MS Mincho" w:hAnsi="Calibri" w:cs="Calibri"/>
          <w:i/>
          <w:sz w:val="20"/>
          <w:szCs w:val="20"/>
        </w:rPr>
        <w:t xml:space="preserve">ad-hoc </w:t>
      </w:r>
      <w:r w:rsidRPr="00B03E03">
        <w:rPr>
          <w:rFonts w:ascii="Calibri" w:eastAsia="MS Mincho" w:hAnsi="Calibri" w:cs="Calibri"/>
          <w:sz w:val="20"/>
          <w:szCs w:val="20"/>
        </w:rPr>
        <w:t xml:space="preserve">manner. UNDP will </w:t>
      </w:r>
      <w:proofErr w:type="gramStart"/>
      <w:r w:rsidRPr="00B03E03">
        <w:rPr>
          <w:rFonts w:ascii="Calibri" w:eastAsia="MS Mincho" w:hAnsi="Calibri" w:cs="Calibri"/>
          <w:sz w:val="20"/>
          <w:szCs w:val="20"/>
        </w:rPr>
        <w:t>be in charge of</w:t>
      </w:r>
      <w:proofErr w:type="gramEnd"/>
      <w:r w:rsidRPr="00B03E03">
        <w:rPr>
          <w:rFonts w:ascii="Calibri" w:eastAsia="MS Mincho" w:hAnsi="Calibri" w:cs="Calibri"/>
          <w:sz w:val="20"/>
          <w:szCs w:val="20"/>
        </w:rPr>
        <w:t xml:space="preserve"> providing to all PSC members overall management guidance to the project, compile and present progress reports and ensure quality of the different activities. The final composition of the PSC and its </w:t>
      </w:r>
      <w:proofErr w:type="spellStart"/>
      <w:r w:rsidRPr="00B03E03">
        <w:rPr>
          <w:rFonts w:ascii="Calibri" w:eastAsia="MS Mincho" w:hAnsi="Calibri" w:cs="Calibri"/>
          <w:sz w:val="20"/>
          <w:szCs w:val="20"/>
        </w:rPr>
        <w:t>ToR</w:t>
      </w:r>
      <w:proofErr w:type="spellEnd"/>
      <w:r w:rsidRPr="00B03E03">
        <w:rPr>
          <w:rFonts w:ascii="Calibri" w:eastAsia="MS Mincho" w:hAnsi="Calibri" w:cs="Calibri"/>
          <w:sz w:val="20"/>
          <w:szCs w:val="20"/>
        </w:rPr>
        <w:t xml:space="preserve"> will be defined at the inception phase of the project.</w:t>
      </w:r>
    </w:p>
    <w:p w14:paraId="58A2F76C" w14:textId="77777777" w:rsidR="00251158" w:rsidRPr="00B03E03" w:rsidRDefault="00251158" w:rsidP="0044466B">
      <w:pPr>
        <w:shd w:val="clear" w:color="auto" w:fill="FFFFFF"/>
        <w:jc w:val="both"/>
        <w:rPr>
          <w:rFonts w:ascii="Calibri" w:hAnsi="Calibri" w:cs="Calibri"/>
          <w:noProof/>
          <w:sz w:val="20"/>
          <w:szCs w:val="20"/>
          <w:lang w:eastAsia="zh-CN"/>
        </w:rPr>
      </w:pPr>
    </w:p>
    <w:p w14:paraId="69EB9CEA" w14:textId="0585D9B2" w:rsidR="002C5D13" w:rsidRPr="00B03E03" w:rsidRDefault="002C5D13" w:rsidP="00B03E03">
      <w:pPr>
        <w:ind w:left="360"/>
        <w:jc w:val="both"/>
        <w:rPr>
          <w:rFonts w:ascii="Calibri" w:hAnsi="Calibri" w:cs="Calibri"/>
          <w:i/>
          <w:noProof/>
          <w:sz w:val="20"/>
          <w:szCs w:val="20"/>
          <w:lang w:eastAsia="zh-CN"/>
        </w:rPr>
      </w:pPr>
      <w:r w:rsidRPr="00B03E03">
        <w:rPr>
          <w:rFonts w:ascii="Calibri" w:hAnsi="Calibri" w:cs="Calibri"/>
          <w:noProof/>
          <w:sz w:val="20"/>
          <w:szCs w:val="20"/>
          <w:lang w:eastAsia="zh-CN"/>
        </w:rPr>
        <w:t xml:space="preserve">In case consensus cannot be reached within the Board, </w:t>
      </w:r>
      <w:r w:rsidR="00FD2D14" w:rsidRPr="00B03E03">
        <w:rPr>
          <w:rFonts w:ascii="Calibri" w:hAnsi="Calibri" w:cs="Calibri"/>
          <w:noProof/>
          <w:sz w:val="20"/>
          <w:szCs w:val="20"/>
          <w:lang w:eastAsia="zh-CN"/>
        </w:rPr>
        <w:t xml:space="preserve">the UNDP </w:t>
      </w:r>
      <w:r w:rsidR="001A5491" w:rsidRPr="00B03E03">
        <w:rPr>
          <w:rFonts w:ascii="Calibri" w:hAnsi="Calibri" w:cs="Calibri"/>
          <w:sz w:val="20"/>
          <w:szCs w:val="20"/>
        </w:rPr>
        <w:t xml:space="preserve">Resident Representative </w:t>
      </w:r>
      <w:r w:rsidR="00FD2D14" w:rsidRPr="00B03E03">
        <w:rPr>
          <w:rFonts w:ascii="Calibri" w:hAnsi="Calibri" w:cs="Calibri"/>
          <w:sz w:val="20"/>
          <w:szCs w:val="20"/>
        </w:rPr>
        <w:t>(</w:t>
      </w:r>
      <w:r w:rsidR="001A5491" w:rsidRPr="00B03E03">
        <w:rPr>
          <w:rFonts w:ascii="Calibri" w:hAnsi="Calibri" w:cs="Calibri"/>
          <w:sz w:val="20"/>
          <w:szCs w:val="20"/>
        </w:rPr>
        <w:t>or</w:t>
      </w:r>
      <w:r w:rsidR="00226878" w:rsidRPr="00B03E03">
        <w:rPr>
          <w:rFonts w:ascii="Calibri" w:hAnsi="Calibri" w:cs="Calibri"/>
          <w:sz w:val="20"/>
          <w:szCs w:val="20"/>
        </w:rPr>
        <w:t xml:space="preserve"> </w:t>
      </w:r>
      <w:r w:rsidR="00FD2D14" w:rsidRPr="00B03E03">
        <w:rPr>
          <w:rFonts w:ascii="Calibri" w:hAnsi="Calibri" w:cs="Calibri"/>
          <w:sz w:val="20"/>
          <w:szCs w:val="20"/>
        </w:rPr>
        <w:t>their designate) will mediate to find consensus and, if this cannot be found, will take the final decision to ensure project implementation is not unduly delayed</w:t>
      </w:r>
      <w:r w:rsidR="00BD65E0" w:rsidRPr="00B03E03">
        <w:rPr>
          <w:rFonts w:ascii="Calibri" w:hAnsi="Calibri" w:cs="Calibri"/>
          <w:i/>
          <w:sz w:val="20"/>
          <w:szCs w:val="20"/>
        </w:rPr>
        <w:t>.</w:t>
      </w:r>
    </w:p>
    <w:p w14:paraId="0EEFA6CF" w14:textId="77777777" w:rsidR="002C5D13" w:rsidRPr="00B03E03" w:rsidRDefault="002C5D13" w:rsidP="0044466B">
      <w:pPr>
        <w:shd w:val="clear" w:color="auto" w:fill="FFFFFF"/>
        <w:jc w:val="both"/>
        <w:rPr>
          <w:rFonts w:ascii="Calibri" w:hAnsi="Calibri" w:cs="Calibri"/>
          <w:noProof/>
          <w:sz w:val="20"/>
          <w:szCs w:val="20"/>
          <w:u w:val="single"/>
          <w:lang w:eastAsia="zh-CN"/>
        </w:rPr>
      </w:pPr>
    </w:p>
    <w:p w14:paraId="1ADF18F6" w14:textId="77777777" w:rsidR="002C5D13" w:rsidRPr="0044466B" w:rsidRDefault="002C5D13" w:rsidP="00B03E03">
      <w:pPr>
        <w:shd w:val="clear" w:color="auto" w:fill="FFFFFF"/>
        <w:ind w:left="360"/>
        <w:jc w:val="both"/>
        <w:rPr>
          <w:rFonts w:asciiTheme="minorHAnsi" w:hAnsiTheme="minorHAnsi" w:cstheme="minorHAnsi"/>
          <w:noProof/>
          <w:sz w:val="20"/>
          <w:szCs w:val="20"/>
          <w:lang w:eastAsia="zh-CN"/>
        </w:rPr>
      </w:pPr>
      <w:r w:rsidRPr="0044466B">
        <w:rPr>
          <w:rFonts w:asciiTheme="minorHAnsi" w:hAnsiTheme="minorHAnsi" w:cstheme="minorHAnsi"/>
          <w:noProof/>
          <w:sz w:val="20"/>
          <w:szCs w:val="20"/>
          <w:lang w:eastAsia="zh-CN"/>
        </w:rPr>
        <w:t>Specific responsibilities of the Project Board include:</w:t>
      </w:r>
    </w:p>
    <w:p w14:paraId="7BCD4CF6" w14:textId="77777777" w:rsidR="002C5D13" w:rsidRPr="0044466B" w:rsidRDefault="002C5D13" w:rsidP="005913BC">
      <w:pPr>
        <w:numPr>
          <w:ilvl w:val="0"/>
          <w:numId w:val="14"/>
        </w:numPr>
        <w:ind w:left="900"/>
        <w:jc w:val="both"/>
        <w:rPr>
          <w:rFonts w:asciiTheme="minorHAnsi" w:hAnsiTheme="minorHAnsi" w:cstheme="minorHAnsi"/>
          <w:sz w:val="20"/>
          <w:szCs w:val="20"/>
        </w:rPr>
      </w:pPr>
      <w:r w:rsidRPr="0044466B">
        <w:rPr>
          <w:rFonts w:asciiTheme="minorHAnsi" w:hAnsiTheme="minorHAnsi" w:cstheme="minorHAnsi"/>
          <w:sz w:val="20"/>
          <w:szCs w:val="20"/>
        </w:rPr>
        <w:t xml:space="preserve">Provide overall guidance and direction to the project, ensuring it remains within any specified </w:t>
      </w:r>
      <w:proofErr w:type="gramStart"/>
      <w:r w:rsidRPr="0044466B">
        <w:rPr>
          <w:rFonts w:asciiTheme="minorHAnsi" w:hAnsiTheme="minorHAnsi" w:cstheme="minorHAnsi"/>
          <w:sz w:val="20"/>
          <w:szCs w:val="20"/>
        </w:rPr>
        <w:t>constraints;</w:t>
      </w:r>
      <w:proofErr w:type="gramEnd"/>
    </w:p>
    <w:p w14:paraId="0E0E7108" w14:textId="77777777" w:rsidR="002C5D13" w:rsidRPr="0044466B" w:rsidRDefault="002C5D13" w:rsidP="005913BC">
      <w:pPr>
        <w:numPr>
          <w:ilvl w:val="0"/>
          <w:numId w:val="14"/>
        </w:numPr>
        <w:ind w:left="900"/>
        <w:jc w:val="both"/>
        <w:rPr>
          <w:rFonts w:asciiTheme="minorHAnsi" w:hAnsiTheme="minorHAnsi" w:cstheme="minorHAnsi"/>
          <w:sz w:val="20"/>
          <w:szCs w:val="20"/>
        </w:rPr>
      </w:pPr>
      <w:r w:rsidRPr="0044466B">
        <w:rPr>
          <w:rFonts w:asciiTheme="minorHAnsi" w:hAnsiTheme="minorHAnsi" w:cstheme="minorHAnsi"/>
          <w:sz w:val="20"/>
          <w:szCs w:val="20"/>
        </w:rPr>
        <w:t xml:space="preserve">Address project issues as raised by the project </w:t>
      </w:r>
      <w:proofErr w:type="gramStart"/>
      <w:r w:rsidRPr="0044466B">
        <w:rPr>
          <w:rFonts w:asciiTheme="minorHAnsi" w:hAnsiTheme="minorHAnsi" w:cstheme="minorHAnsi"/>
          <w:sz w:val="20"/>
          <w:szCs w:val="20"/>
        </w:rPr>
        <w:t>manager;</w:t>
      </w:r>
      <w:proofErr w:type="gramEnd"/>
    </w:p>
    <w:p w14:paraId="5B12F687" w14:textId="77777777" w:rsidR="002C5D13" w:rsidRPr="0044466B" w:rsidRDefault="002C5D13" w:rsidP="005913BC">
      <w:pPr>
        <w:numPr>
          <w:ilvl w:val="0"/>
          <w:numId w:val="14"/>
        </w:numPr>
        <w:ind w:left="900"/>
        <w:jc w:val="both"/>
        <w:rPr>
          <w:rFonts w:asciiTheme="minorHAnsi" w:hAnsiTheme="minorHAnsi" w:cstheme="minorHAnsi"/>
          <w:sz w:val="20"/>
          <w:szCs w:val="20"/>
        </w:rPr>
      </w:pPr>
      <w:r w:rsidRPr="0044466B">
        <w:rPr>
          <w:rFonts w:asciiTheme="minorHAnsi" w:hAnsiTheme="minorHAnsi" w:cstheme="minorHAnsi"/>
          <w:sz w:val="20"/>
          <w:szCs w:val="20"/>
        </w:rPr>
        <w:t xml:space="preserve">Provide guidance on new project risks, and agree on possible </w:t>
      </w:r>
      <w:r w:rsidR="00354950" w:rsidRPr="0044466B">
        <w:rPr>
          <w:rFonts w:asciiTheme="minorHAnsi" w:hAnsiTheme="minorHAnsi" w:cstheme="minorHAnsi"/>
          <w:sz w:val="20"/>
          <w:szCs w:val="20"/>
        </w:rPr>
        <w:t>mitigation</w:t>
      </w:r>
      <w:r w:rsidRPr="0044466B">
        <w:rPr>
          <w:rFonts w:asciiTheme="minorHAnsi" w:hAnsiTheme="minorHAnsi" w:cstheme="minorHAnsi"/>
          <w:sz w:val="20"/>
          <w:szCs w:val="20"/>
        </w:rPr>
        <w:t xml:space="preserve"> and management actions to address specific </w:t>
      </w:r>
      <w:proofErr w:type="gramStart"/>
      <w:r w:rsidRPr="0044466B">
        <w:rPr>
          <w:rFonts w:asciiTheme="minorHAnsi" w:hAnsiTheme="minorHAnsi" w:cstheme="minorHAnsi"/>
          <w:sz w:val="20"/>
          <w:szCs w:val="20"/>
        </w:rPr>
        <w:t>risks;</w:t>
      </w:r>
      <w:proofErr w:type="gramEnd"/>
      <w:r w:rsidRPr="0044466B">
        <w:rPr>
          <w:rFonts w:asciiTheme="minorHAnsi" w:hAnsiTheme="minorHAnsi" w:cstheme="minorHAnsi"/>
          <w:sz w:val="20"/>
          <w:szCs w:val="20"/>
        </w:rPr>
        <w:t xml:space="preserve"> </w:t>
      </w:r>
    </w:p>
    <w:p w14:paraId="018882D9" w14:textId="77777777" w:rsidR="00354950" w:rsidRPr="0044466B" w:rsidRDefault="002C5D13" w:rsidP="005913BC">
      <w:pPr>
        <w:numPr>
          <w:ilvl w:val="0"/>
          <w:numId w:val="14"/>
        </w:numPr>
        <w:ind w:left="900"/>
        <w:jc w:val="both"/>
        <w:rPr>
          <w:rFonts w:asciiTheme="minorHAnsi" w:hAnsiTheme="minorHAnsi" w:cstheme="minorHAnsi"/>
          <w:sz w:val="20"/>
          <w:szCs w:val="20"/>
        </w:rPr>
      </w:pPr>
      <w:r w:rsidRPr="0044466B">
        <w:rPr>
          <w:rFonts w:asciiTheme="minorHAnsi" w:hAnsiTheme="minorHAnsi" w:cstheme="minorHAnsi"/>
          <w:sz w:val="20"/>
          <w:szCs w:val="20"/>
        </w:rPr>
        <w:t>Agree on project manager’s tolerances as required</w:t>
      </w:r>
      <w:r w:rsidR="00354950" w:rsidRPr="0044466B">
        <w:rPr>
          <w:rFonts w:asciiTheme="minorHAnsi" w:hAnsiTheme="minorHAnsi" w:cstheme="minorHAnsi"/>
          <w:sz w:val="20"/>
          <w:szCs w:val="20"/>
        </w:rPr>
        <w:t xml:space="preserve">, </w:t>
      </w:r>
      <w:r w:rsidR="006352BB" w:rsidRPr="0044466B">
        <w:rPr>
          <w:rFonts w:asciiTheme="minorHAnsi" w:hAnsiTheme="minorHAnsi" w:cstheme="minorHAnsi"/>
          <w:sz w:val="20"/>
          <w:szCs w:val="20"/>
        </w:rPr>
        <w:t xml:space="preserve">within the parameters set by UNDP-GEF, </w:t>
      </w:r>
      <w:r w:rsidR="00354950" w:rsidRPr="0044466B">
        <w:rPr>
          <w:rFonts w:asciiTheme="minorHAnsi" w:hAnsiTheme="minorHAnsi" w:cstheme="minorHAnsi"/>
          <w:sz w:val="20"/>
          <w:szCs w:val="20"/>
        </w:rPr>
        <w:t>and p</w:t>
      </w:r>
      <w:r w:rsidRPr="0044466B">
        <w:rPr>
          <w:rFonts w:asciiTheme="minorHAnsi" w:hAnsiTheme="minorHAnsi" w:cstheme="minorHAnsi"/>
          <w:sz w:val="20"/>
          <w:szCs w:val="20"/>
        </w:rPr>
        <w:t xml:space="preserve">rovide </w:t>
      </w:r>
      <w:r w:rsidR="00354950" w:rsidRPr="0044466B">
        <w:rPr>
          <w:rFonts w:asciiTheme="minorHAnsi" w:hAnsiTheme="minorHAnsi" w:cstheme="minorHAnsi"/>
          <w:sz w:val="20"/>
          <w:szCs w:val="20"/>
        </w:rPr>
        <w:t>d</w:t>
      </w:r>
      <w:r w:rsidRPr="0044466B">
        <w:rPr>
          <w:rFonts w:asciiTheme="minorHAnsi" w:hAnsiTheme="minorHAnsi" w:cstheme="minorHAnsi"/>
          <w:sz w:val="20"/>
          <w:szCs w:val="20"/>
        </w:rPr>
        <w:t>irection and advice for exceptional situations when the project manager</w:t>
      </w:r>
      <w:r w:rsidR="00354950" w:rsidRPr="0044466B">
        <w:rPr>
          <w:rFonts w:asciiTheme="minorHAnsi" w:hAnsiTheme="minorHAnsi" w:cstheme="minorHAnsi"/>
          <w:sz w:val="20"/>
          <w:szCs w:val="20"/>
        </w:rPr>
        <w:t xml:space="preserve">’s tolerances are </w:t>
      </w:r>
      <w:proofErr w:type="gramStart"/>
      <w:r w:rsidR="00354950" w:rsidRPr="0044466B">
        <w:rPr>
          <w:rFonts w:asciiTheme="minorHAnsi" w:hAnsiTheme="minorHAnsi" w:cstheme="minorHAnsi"/>
          <w:sz w:val="20"/>
          <w:szCs w:val="20"/>
        </w:rPr>
        <w:t>exceeded;</w:t>
      </w:r>
      <w:proofErr w:type="gramEnd"/>
    </w:p>
    <w:p w14:paraId="6D105E39" w14:textId="77777777" w:rsidR="009E370B" w:rsidRPr="0044466B" w:rsidRDefault="00E522E6" w:rsidP="005913BC">
      <w:pPr>
        <w:numPr>
          <w:ilvl w:val="0"/>
          <w:numId w:val="14"/>
        </w:numPr>
        <w:ind w:left="900"/>
        <w:jc w:val="both"/>
        <w:rPr>
          <w:rFonts w:asciiTheme="minorHAnsi" w:hAnsiTheme="minorHAnsi" w:cstheme="minorHAnsi"/>
          <w:sz w:val="20"/>
          <w:szCs w:val="20"/>
        </w:rPr>
      </w:pPr>
      <w:r w:rsidRPr="0044466B">
        <w:rPr>
          <w:rFonts w:asciiTheme="minorHAnsi" w:hAnsiTheme="minorHAnsi" w:cstheme="minorHAnsi"/>
          <w:sz w:val="20"/>
          <w:szCs w:val="20"/>
        </w:rPr>
        <w:t xml:space="preserve">Advise on </w:t>
      </w:r>
      <w:r w:rsidR="00354950" w:rsidRPr="0044466B">
        <w:rPr>
          <w:rFonts w:asciiTheme="minorHAnsi" w:hAnsiTheme="minorHAnsi" w:cstheme="minorHAnsi"/>
          <w:sz w:val="20"/>
          <w:szCs w:val="20"/>
        </w:rPr>
        <w:t>major and minor amendments to the project within the parameters set by UNDP-</w:t>
      </w:r>
      <w:proofErr w:type="gramStart"/>
      <w:r w:rsidR="00354950" w:rsidRPr="0044466B">
        <w:rPr>
          <w:rFonts w:asciiTheme="minorHAnsi" w:hAnsiTheme="minorHAnsi" w:cstheme="minorHAnsi"/>
          <w:sz w:val="20"/>
          <w:szCs w:val="20"/>
        </w:rPr>
        <w:t>GEF;</w:t>
      </w:r>
      <w:proofErr w:type="gramEnd"/>
    </w:p>
    <w:p w14:paraId="4E898AA3" w14:textId="77777777" w:rsidR="000C56C6" w:rsidRPr="0044466B" w:rsidRDefault="000C56C6" w:rsidP="005913BC">
      <w:pPr>
        <w:pStyle w:val="CharCharChar1"/>
        <w:numPr>
          <w:ilvl w:val="0"/>
          <w:numId w:val="14"/>
        </w:numPr>
        <w:spacing w:after="0" w:line="240" w:lineRule="auto"/>
        <w:ind w:left="900"/>
        <w:jc w:val="both"/>
        <w:rPr>
          <w:rFonts w:asciiTheme="minorHAnsi" w:hAnsiTheme="minorHAnsi" w:cstheme="minorHAnsi"/>
          <w:lang w:val="en-GB"/>
        </w:rPr>
      </w:pPr>
      <w:r w:rsidRPr="0044466B">
        <w:rPr>
          <w:rFonts w:asciiTheme="minorHAnsi" w:hAnsiTheme="minorHAnsi" w:cstheme="minorHAnsi"/>
          <w:lang w:val="en-GB"/>
        </w:rPr>
        <w:t xml:space="preserve">Ensure coordination between various donor and government-funded projects and </w:t>
      </w:r>
      <w:proofErr w:type="gramStart"/>
      <w:r w:rsidRPr="0044466B">
        <w:rPr>
          <w:rFonts w:asciiTheme="minorHAnsi" w:hAnsiTheme="minorHAnsi" w:cstheme="minorHAnsi"/>
          <w:lang w:val="en-GB"/>
        </w:rPr>
        <w:t>programmes;</w:t>
      </w:r>
      <w:proofErr w:type="gramEnd"/>
      <w:r w:rsidRPr="0044466B">
        <w:rPr>
          <w:rFonts w:asciiTheme="minorHAnsi" w:hAnsiTheme="minorHAnsi" w:cstheme="minorHAnsi"/>
          <w:lang w:val="en-GB"/>
        </w:rPr>
        <w:t xml:space="preserve"> </w:t>
      </w:r>
    </w:p>
    <w:p w14:paraId="0D98787E" w14:textId="77777777" w:rsidR="000C56C6" w:rsidRPr="0044466B" w:rsidRDefault="000C56C6" w:rsidP="005913BC">
      <w:pPr>
        <w:pStyle w:val="CharCharChar1"/>
        <w:numPr>
          <w:ilvl w:val="0"/>
          <w:numId w:val="14"/>
        </w:numPr>
        <w:spacing w:after="0" w:line="240" w:lineRule="auto"/>
        <w:ind w:left="900"/>
        <w:jc w:val="both"/>
        <w:rPr>
          <w:rFonts w:asciiTheme="minorHAnsi" w:hAnsiTheme="minorHAnsi" w:cstheme="minorHAnsi"/>
          <w:lang w:val="en-GB"/>
        </w:rPr>
      </w:pPr>
      <w:r w:rsidRPr="0044466B">
        <w:rPr>
          <w:rFonts w:asciiTheme="minorHAnsi" w:hAnsiTheme="minorHAnsi" w:cstheme="minorHAnsi"/>
          <w:lang w:val="en-GB"/>
        </w:rPr>
        <w:t xml:space="preserve">Ensure coordination with various government agencies and their participation in project </w:t>
      </w:r>
      <w:proofErr w:type="gramStart"/>
      <w:r w:rsidRPr="0044466B">
        <w:rPr>
          <w:rFonts w:asciiTheme="minorHAnsi" w:hAnsiTheme="minorHAnsi" w:cstheme="minorHAnsi"/>
          <w:lang w:val="en-GB"/>
        </w:rPr>
        <w:t>activities;</w:t>
      </w:r>
      <w:proofErr w:type="gramEnd"/>
      <w:r w:rsidRPr="0044466B">
        <w:rPr>
          <w:rFonts w:asciiTheme="minorHAnsi" w:hAnsiTheme="minorHAnsi" w:cstheme="minorHAnsi"/>
          <w:lang w:val="en-GB"/>
        </w:rPr>
        <w:t xml:space="preserve"> </w:t>
      </w:r>
    </w:p>
    <w:p w14:paraId="2D53351E" w14:textId="77777777" w:rsidR="000C56C6" w:rsidRPr="0044466B" w:rsidRDefault="000C56C6" w:rsidP="005913BC">
      <w:pPr>
        <w:pStyle w:val="CharCharChar1"/>
        <w:numPr>
          <w:ilvl w:val="0"/>
          <w:numId w:val="14"/>
        </w:numPr>
        <w:spacing w:after="0" w:line="240" w:lineRule="auto"/>
        <w:ind w:left="900"/>
        <w:jc w:val="both"/>
        <w:rPr>
          <w:rFonts w:asciiTheme="minorHAnsi" w:hAnsiTheme="minorHAnsi" w:cstheme="minorHAnsi"/>
          <w:lang w:val="en-GB"/>
        </w:rPr>
      </w:pPr>
      <w:r w:rsidRPr="0044466B">
        <w:rPr>
          <w:rFonts w:asciiTheme="minorHAnsi" w:hAnsiTheme="minorHAnsi" w:cstheme="minorHAnsi"/>
          <w:lang w:val="en-GB"/>
        </w:rPr>
        <w:t xml:space="preserve">Track and monitor co-financing for this </w:t>
      </w:r>
      <w:proofErr w:type="gramStart"/>
      <w:r w:rsidRPr="0044466B">
        <w:rPr>
          <w:rFonts w:asciiTheme="minorHAnsi" w:hAnsiTheme="minorHAnsi" w:cstheme="minorHAnsi"/>
          <w:lang w:val="en-GB"/>
        </w:rPr>
        <w:t>project;</w:t>
      </w:r>
      <w:proofErr w:type="gramEnd"/>
      <w:r w:rsidRPr="0044466B">
        <w:rPr>
          <w:rFonts w:asciiTheme="minorHAnsi" w:hAnsiTheme="minorHAnsi" w:cstheme="minorHAnsi"/>
          <w:lang w:val="en-GB"/>
        </w:rPr>
        <w:t xml:space="preserve"> </w:t>
      </w:r>
    </w:p>
    <w:p w14:paraId="6C299457" w14:textId="77777777" w:rsidR="000C56C6" w:rsidRPr="0044466B" w:rsidRDefault="000C56C6" w:rsidP="005913BC">
      <w:pPr>
        <w:pStyle w:val="CharCharChar1"/>
        <w:numPr>
          <w:ilvl w:val="0"/>
          <w:numId w:val="14"/>
        </w:numPr>
        <w:spacing w:after="0" w:line="240" w:lineRule="auto"/>
        <w:ind w:left="900"/>
        <w:jc w:val="both"/>
        <w:rPr>
          <w:rFonts w:asciiTheme="minorHAnsi" w:hAnsiTheme="minorHAnsi" w:cstheme="minorHAnsi"/>
          <w:lang w:val="en-GB"/>
        </w:rPr>
      </w:pPr>
      <w:r w:rsidRPr="0044466B">
        <w:rPr>
          <w:rFonts w:asciiTheme="minorHAnsi" w:hAnsiTheme="minorHAnsi" w:cstheme="minorHAnsi"/>
          <w:lang w:val="en-GB"/>
        </w:rPr>
        <w:t xml:space="preserve">Review the project progress, assess performance, and appraise the Annual Work Plan for the following </w:t>
      </w:r>
      <w:proofErr w:type="gramStart"/>
      <w:r w:rsidRPr="0044466B">
        <w:rPr>
          <w:rFonts w:asciiTheme="minorHAnsi" w:hAnsiTheme="minorHAnsi" w:cstheme="minorHAnsi"/>
          <w:lang w:val="en-GB"/>
        </w:rPr>
        <w:t>year;</w:t>
      </w:r>
      <w:proofErr w:type="gramEnd"/>
      <w:r w:rsidRPr="0044466B">
        <w:rPr>
          <w:rFonts w:asciiTheme="minorHAnsi" w:hAnsiTheme="minorHAnsi" w:cstheme="minorHAnsi"/>
          <w:lang w:val="en-GB"/>
        </w:rPr>
        <w:t xml:space="preserve"> </w:t>
      </w:r>
    </w:p>
    <w:p w14:paraId="122CC2A6" w14:textId="77777777" w:rsidR="000C56C6" w:rsidRPr="0044466B" w:rsidRDefault="000C56C6" w:rsidP="005913BC">
      <w:pPr>
        <w:pStyle w:val="CharCharChar1"/>
        <w:numPr>
          <w:ilvl w:val="0"/>
          <w:numId w:val="14"/>
        </w:numPr>
        <w:spacing w:after="0" w:line="240" w:lineRule="auto"/>
        <w:ind w:left="900"/>
        <w:jc w:val="both"/>
        <w:rPr>
          <w:rFonts w:asciiTheme="minorHAnsi" w:hAnsiTheme="minorHAnsi" w:cstheme="minorHAnsi"/>
          <w:lang w:val="en-GB"/>
        </w:rPr>
      </w:pPr>
      <w:r w:rsidRPr="0044466B">
        <w:rPr>
          <w:rFonts w:asciiTheme="minorHAnsi" w:hAnsiTheme="minorHAnsi" w:cstheme="minorHAnsi"/>
          <w:lang w:val="en-GB"/>
        </w:rPr>
        <w:t xml:space="preserve">Appraise the annual project implementation report, including the quality assessment rating </w:t>
      </w:r>
      <w:proofErr w:type="gramStart"/>
      <w:r w:rsidRPr="0044466B">
        <w:rPr>
          <w:rFonts w:asciiTheme="minorHAnsi" w:hAnsiTheme="minorHAnsi" w:cstheme="minorHAnsi"/>
          <w:lang w:val="en-GB"/>
        </w:rPr>
        <w:t>report;</w:t>
      </w:r>
      <w:proofErr w:type="gramEnd"/>
      <w:r w:rsidRPr="0044466B">
        <w:rPr>
          <w:rFonts w:asciiTheme="minorHAnsi" w:hAnsiTheme="minorHAnsi" w:cstheme="minorHAnsi"/>
          <w:lang w:val="en-GB"/>
        </w:rPr>
        <w:t xml:space="preserve"> </w:t>
      </w:r>
    </w:p>
    <w:p w14:paraId="5A34034A" w14:textId="77777777" w:rsidR="000C56C6" w:rsidRPr="0044466B" w:rsidRDefault="000C56C6" w:rsidP="005913BC">
      <w:pPr>
        <w:pStyle w:val="CharCharChar1"/>
        <w:numPr>
          <w:ilvl w:val="0"/>
          <w:numId w:val="14"/>
        </w:numPr>
        <w:spacing w:after="0" w:line="240" w:lineRule="auto"/>
        <w:ind w:left="900"/>
        <w:jc w:val="both"/>
        <w:rPr>
          <w:rFonts w:asciiTheme="minorHAnsi" w:hAnsiTheme="minorHAnsi" w:cstheme="minorHAnsi"/>
          <w:lang w:val="en-GB"/>
        </w:rPr>
      </w:pPr>
      <w:r w:rsidRPr="0044466B">
        <w:rPr>
          <w:rFonts w:asciiTheme="minorHAnsi" w:hAnsiTheme="minorHAnsi" w:cstheme="minorHAnsi"/>
          <w:lang w:val="en-GB"/>
        </w:rPr>
        <w:t xml:space="preserve">Ensure commitment of human resources to support project implementation, arbitrating any issues within the </w:t>
      </w:r>
      <w:proofErr w:type="gramStart"/>
      <w:r w:rsidRPr="0044466B">
        <w:rPr>
          <w:rFonts w:asciiTheme="minorHAnsi" w:hAnsiTheme="minorHAnsi" w:cstheme="minorHAnsi"/>
          <w:lang w:val="en-GB"/>
        </w:rPr>
        <w:t>project;</w:t>
      </w:r>
      <w:proofErr w:type="gramEnd"/>
      <w:r w:rsidRPr="0044466B">
        <w:rPr>
          <w:rFonts w:asciiTheme="minorHAnsi" w:hAnsiTheme="minorHAnsi" w:cstheme="minorHAnsi"/>
          <w:lang w:val="en-GB"/>
        </w:rPr>
        <w:t xml:space="preserve"> </w:t>
      </w:r>
    </w:p>
    <w:p w14:paraId="49C0E4E3" w14:textId="77777777" w:rsidR="00C80C96" w:rsidRPr="0044466B" w:rsidRDefault="00C80C96" w:rsidP="005913BC">
      <w:pPr>
        <w:numPr>
          <w:ilvl w:val="0"/>
          <w:numId w:val="14"/>
        </w:numPr>
        <w:ind w:left="900"/>
        <w:jc w:val="both"/>
        <w:rPr>
          <w:rFonts w:asciiTheme="minorHAnsi" w:hAnsiTheme="minorHAnsi" w:cstheme="minorHAnsi"/>
          <w:color w:val="000000"/>
          <w:sz w:val="20"/>
          <w:szCs w:val="20"/>
        </w:rPr>
      </w:pPr>
      <w:r w:rsidRPr="0044466B">
        <w:rPr>
          <w:rFonts w:asciiTheme="minorHAnsi" w:hAnsiTheme="minorHAnsi" w:cstheme="minorHAnsi"/>
          <w:color w:val="000000"/>
          <w:sz w:val="20"/>
          <w:szCs w:val="20"/>
        </w:rPr>
        <w:t xml:space="preserve">Review combined delivery reports prior to certification by the implementing </w:t>
      </w:r>
      <w:proofErr w:type="gramStart"/>
      <w:r w:rsidRPr="0044466B">
        <w:rPr>
          <w:rFonts w:asciiTheme="minorHAnsi" w:hAnsiTheme="minorHAnsi" w:cstheme="minorHAnsi"/>
          <w:color w:val="000000"/>
          <w:sz w:val="20"/>
          <w:szCs w:val="20"/>
        </w:rPr>
        <w:t>partner;</w:t>
      </w:r>
      <w:proofErr w:type="gramEnd"/>
    </w:p>
    <w:p w14:paraId="0819A69E" w14:textId="77777777" w:rsidR="00354950" w:rsidRPr="0044466B" w:rsidRDefault="00354950" w:rsidP="005913BC">
      <w:pPr>
        <w:numPr>
          <w:ilvl w:val="0"/>
          <w:numId w:val="14"/>
        </w:numPr>
        <w:ind w:left="900"/>
        <w:jc w:val="both"/>
        <w:rPr>
          <w:rFonts w:asciiTheme="minorHAnsi" w:hAnsiTheme="minorHAnsi" w:cstheme="minorHAnsi"/>
          <w:sz w:val="20"/>
          <w:szCs w:val="20"/>
        </w:rPr>
      </w:pPr>
      <w:r w:rsidRPr="0044466B">
        <w:rPr>
          <w:rFonts w:asciiTheme="minorHAnsi" w:hAnsiTheme="minorHAnsi" w:cstheme="minorHAnsi"/>
          <w:sz w:val="20"/>
          <w:szCs w:val="20"/>
        </w:rPr>
        <w:t xml:space="preserve">Provide direction and recommendations to ensure that the agreed deliverables are produced satisfactorily according to </w:t>
      </w:r>
      <w:proofErr w:type="gramStart"/>
      <w:r w:rsidRPr="0044466B">
        <w:rPr>
          <w:rFonts w:asciiTheme="minorHAnsi" w:hAnsiTheme="minorHAnsi" w:cstheme="minorHAnsi"/>
          <w:sz w:val="20"/>
          <w:szCs w:val="20"/>
        </w:rPr>
        <w:t>plans;</w:t>
      </w:r>
      <w:proofErr w:type="gramEnd"/>
    </w:p>
    <w:p w14:paraId="5B19C02E" w14:textId="77777777" w:rsidR="00354950" w:rsidRPr="0044466B" w:rsidRDefault="00354950" w:rsidP="005913BC">
      <w:pPr>
        <w:numPr>
          <w:ilvl w:val="0"/>
          <w:numId w:val="14"/>
        </w:numPr>
        <w:ind w:left="900"/>
        <w:jc w:val="both"/>
        <w:rPr>
          <w:rFonts w:asciiTheme="minorHAnsi" w:hAnsiTheme="minorHAnsi" w:cstheme="minorHAnsi"/>
          <w:sz w:val="20"/>
          <w:szCs w:val="20"/>
        </w:rPr>
      </w:pPr>
      <w:r w:rsidRPr="0044466B">
        <w:rPr>
          <w:rFonts w:asciiTheme="minorHAnsi" w:hAnsiTheme="minorHAnsi" w:cstheme="minorHAnsi"/>
          <w:sz w:val="20"/>
          <w:szCs w:val="20"/>
        </w:rPr>
        <w:t>Address project</w:t>
      </w:r>
      <w:r w:rsidR="00136B4B" w:rsidRPr="0044466B">
        <w:rPr>
          <w:rFonts w:asciiTheme="minorHAnsi" w:hAnsiTheme="minorHAnsi" w:cstheme="minorHAnsi"/>
          <w:sz w:val="20"/>
          <w:szCs w:val="20"/>
        </w:rPr>
        <w:t>-</w:t>
      </w:r>
      <w:r w:rsidRPr="0044466B">
        <w:rPr>
          <w:rFonts w:asciiTheme="minorHAnsi" w:hAnsiTheme="minorHAnsi" w:cstheme="minorHAnsi"/>
          <w:sz w:val="20"/>
          <w:szCs w:val="20"/>
        </w:rPr>
        <w:t xml:space="preserve">level </w:t>
      </w:r>
      <w:proofErr w:type="gramStart"/>
      <w:r w:rsidRPr="0044466B">
        <w:rPr>
          <w:rFonts w:asciiTheme="minorHAnsi" w:hAnsiTheme="minorHAnsi" w:cstheme="minorHAnsi"/>
          <w:sz w:val="20"/>
          <w:szCs w:val="20"/>
        </w:rPr>
        <w:t>grievances;</w:t>
      </w:r>
      <w:proofErr w:type="gramEnd"/>
    </w:p>
    <w:p w14:paraId="05EE9B2D" w14:textId="77777777" w:rsidR="00354950" w:rsidRPr="0044466B" w:rsidRDefault="00354950" w:rsidP="005913BC">
      <w:pPr>
        <w:numPr>
          <w:ilvl w:val="0"/>
          <w:numId w:val="14"/>
        </w:numPr>
        <w:ind w:left="900"/>
        <w:jc w:val="both"/>
        <w:rPr>
          <w:rFonts w:asciiTheme="minorHAnsi" w:hAnsiTheme="minorHAnsi" w:cstheme="minorHAnsi"/>
          <w:sz w:val="20"/>
          <w:szCs w:val="20"/>
        </w:rPr>
      </w:pPr>
      <w:r w:rsidRPr="0044466B">
        <w:rPr>
          <w:rFonts w:asciiTheme="minorHAnsi" w:hAnsiTheme="minorHAnsi" w:cstheme="minorHAnsi"/>
          <w:sz w:val="20"/>
          <w:szCs w:val="20"/>
        </w:rPr>
        <w:t>Approve the project Inception Report, Mid-term Review and Terminal Evaluation reports</w:t>
      </w:r>
      <w:r w:rsidR="00EC700D" w:rsidRPr="0044466B">
        <w:rPr>
          <w:rFonts w:asciiTheme="minorHAnsi" w:hAnsiTheme="minorHAnsi" w:cstheme="minorHAnsi"/>
          <w:sz w:val="20"/>
          <w:szCs w:val="20"/>
        </w:rPr>
        <w:t xml:space="preserve"> and corresponding management </w:t>
      </w:r>
      <w:proofErr w:type="gramStart"/>
      <w:r w:rsidR="00EC700D" w:rsidRPr="0044466B">
        <w:rPr>
          <w:rFonts w:asciiTheme="minorHAnsi" w:hAnsiTheme="minorHAnsi" w:cstheme="minorHAnsi"/>
          <w:sz w:val="20"/>
          <w:szCs w:val="20"/>
        </w:rPr>
        <w:t>responses</w:t>
      </w:r>
      <w:r w:rsidRPr="0044466B">
        <w:rPr>
          <w:rFonts w:asciiTheme="minorHAnsi" w:hAnsiTheme="minorHAnsi" w:cstheme="minorHAnsi"/>
          <w:sz w:val="20"/>
          <w:szCs w:val="20"/>
        </w:rPr>
        <w:t>;</w:t>
      </w:r>
      <w:proofErr w:type="gramEnd"/>
    </w:p>
    <w:p w14:paraId="49D4D5C3" w14:textId="77777777" w:rsidR="00731A35" w:rsidRPr="0044466B" w:rsidRDefault="00354950" w:rsidP="005913BC">
      <w:pPr>
        <w:numPr>
          <w:ilvl w:val="0"/>
          <w:numId w:val="14"/>
        </w:numPr>
        <w:ind w:left="900"/>
        <w:jc w:val="both"/>
        <w:rPr>
          <w:rFonts w:asciiTheme="minorHAnsi" w:hAnsiTheme="minorHAnsi" w:cstheme="minorHAnsi"/>
          <w:sz w:val="20"/>
          <w:szCs w:val="20"/>
        </w:rPr>
      </w:pPr>
      <w:r w:rsidRPr="0044466B">
        <w:rPr>
          <w:rFonts w:asciiTheme="minorHAnsi" w:hAnsiTheme="minorHAnsi" w:cstheme="minorHAnsi"/>
          <w:sz w:val="20"/>
          <w:szCs w:val="20"/>
        </w:rPr>
        <w:t>Review t</w:t>
      </w:r>
      <w:r w:rsidR="000C06D7" w:rsidRPr="0044466B">
        <w:rPr>
          <w:rFonts w:asciiTheme="minorHAnsi" w:hAnsiTheme="minorHAnsi" w:cstheme="minorHAnsi"/>
          <w:sz w:val="20"/>
          <w:szCs w:val="20"/>
        </w:rPr>
        <w:t xml:space="preserve">he final project report package during an end-of-project review meeting to discuss lesson learned and opportunities for scaling up.   </w:t>
      </w:r>
    </w:p>
    <w:p w14:paraId="2DC3C77E" w14:textId="674FC7FA" w:rsidR="000C06D7" w:rsidRPr="0044466B" w:rsidRDefault="00FA7166" w:rsidP="005913BC">
      <w:pPr>
        <w:numPr>
          <w:ilvl w:val="0"/>
          <w:numId w:val="14"/>
        </w:numPr>
        <w:ind w:left="900"/>
        <w:jc w:val="both"/>
        <w:rPr>
          <w:rFonts w:asciiTheme="minorHAnsi" w:hAnsiTheme="minorHAnsi" w:cstheme="minorHAnsi"/>
          <w:sz w:val="20"/>
          <w:szCs w:val="20"/>
        </w:rPr>
      </w:pPr>
      <w:r w:rsidRPr="0044466B">
        <w:rPr>
          <w:rFonts w:asciiTheme="minorHAnsi" w:hAnsiTheme="minorHAnsi" w:cstheme="minorHAnsi"/>
          <w:sz w:val="20"/>
          <w:szCs w:val="20"/>
        </w:rPr>
        <w:t xml:space="preserve">Ensure highest levels of transparency and take all measures to avoid any real or perceived conflicts of </w:t>
      </w:r>
      <w:r w:rsidR="00E14C16" w:rsidRPr="0044466B">
        <w:rPr>
          <w:rFonts w:asciiTheme="minorHAnsi" w:hAnsiTheme="minorHAnsi" w:cstheme="minorHAnsi"/>
          <w:sz w:val="20"/>
          <w:szCs w:val="20"/>
        </w:rPr>
        <w:t>interest.</w:t>
      </w:r>
    </w:p>
    <w:p w14:paraId="4AC904D0" w14:textId="77777777" w:rsidR="00354950" w:rsidRPr="0044466B" w:rsidRDefault="00354950" w:rsidP="0044466B">
      <w:pPr>
        <w:shd w:val="clear" w:color="auto" w:fill="FFFFFF"/>
        <w:jc w:val="both"/>
        <w:rPr>
          <w:rFonts w:asciiTheme="minorHAnsi" w:hAnsiTheme="minorHAnsi" w:cstheme="minorHAnsi"/>
          <w:sz w:val="20"/>
          <w:szCs w:val="20"/>
        </w:rPr>
      </w:pPr>
    </w:p>
    <w:p w14:paraId="2115B9C5" w14:textId="77777777" w:rsidR="002C5D13" w:rsidRPr="0044466B" w:rsidRDefault="002C5D13" w:rsidP="00B03E03">
      <w:pPr>
        <w:shd w:val="clear" w:color="auto" w:fill="FFFFFF"/>
        <w:ind w:left="360"/>
        <w:jc w:val="both"/>
        <w:rPr>
          <w:rFonts w:asciiTheme="minorHAnsi" w:hAnsiTheme="minorHAnsi" w:cstheme="minorHAnsi"/>
          <w:sz w:val="20"/>
          <w:szCs w:val="20"/>
        </w:rPr>
      </w:pPr>
      <w:r w:rsidRPr="0044466B">
        <w:rPr>
          <w:rFonts w:asciiTheme="minorHAnsi" w:hAnsiTheme="minorHAnsi" w:cstheme="minorHAnsi"/>
          <w:sz w:val="20"/>
          <w:szCs w:val="20"/>
        </w:rPr>
        <w:t xml:space="preserve">The composition of the Project Board must include the following roles: </w:t>
      </w:r>
    </w:p>
    <w:p w14:paraId="59847FCD" w14:textId="77777777" w:rsidR="002C5D13" w:rsidRPr="0044466B" w:rsidRDefault="002C5D13" w:rsidP="0044466B">
      <w:pPr>
        <w:jc w:val="both"/>
        <w:rPr>
          <w:rFonts w:asciiTheme="minorHAnsi" w:hAnsiTheme="minorHAnsi" w:cstheme="minorHAnsi"/>
          <w:sz w:val="20"/>
          <w:szCs w:val="20"/>
        </w:rPr>
      </w:pPr>
    </w:p>
    <w:p w14:paraId="4B27AF04" w14:textId="61BB6A94" w:rsidR="002C5D13" w:rsidRPr="0044466B" w:rsidRDefault="001B2B3F" w:rsidP="005913BC">
      <w:pPr>
        <w:numPr>
          <w:ilvl w:val="0"/>
          <w:numId w:val="26"/>
        </w:numPr>
        <w:jc w:val="both"/>
        <w:rPr>
          <w:rFonts w:asciiTheme="minorHAnsi" w:hAnsiTheme="minorHAnsi" w:cstheme="minorHAnsi"/>
          <w:i/>
          <w:sz w:val="20"/>
          <w:szCs w:val="20"/>
        </w:rPr>
      </w:pPr>
      <w:r w:rsidRPr="0044466B">
        <w:rPr>
          <w:rFonts w:asciiTheme="minorHAnsi" w:hAnsiTheme="minorHAnsi" w:cstheme="minorHAnsi"/>
          <w:sz w:val="20"/>
          <w:szCs w:val="20"/>
        </w:rPr>
        <w:t xml:space="preserve">Project </w:t>
      </w:r>
      <w:r w:rsidR="00284BB5" w:rsidRPr="0044466B">
        <w:rPr>
          <w:rFonts w:asciiTheme="minorHAnsi" w:hAnsiTheme="minorHAnsi" w:cstheme="minorHAnsi"/>
          <w:sz w:val="20"/>
          <w:szCs w:val="20"/>
        </w:rPr>
        <w:t>E</w:t>
      </w:r>
      <w:r w:rsidR="008E1835" w:rsidRPr="0044466B">
        <w:rPr>
          <w:rFonts w:asciiTheme="minorHAnsi" w:hAnsiTheme="minorHAnsi" w:cstheme="minorHAnsi"/>
          <w:sz w:val="20"/>
          <w:szCs w:val="20"/>
        </w:rPr>
        <w:t>xecutive</w:t>
      </w:r>
      <w:r w:rsidR="002C5D13" w:rsidRPr="0044466B">
        <w:rPr>
          <w:rFonts w:asciiTheme="minorHAnsi" w:hAnsiTheme="minorHAnsi" w:cstheme="minorHAnsi"/>
          <w:sz w:val="20"/>
          <w:szCs w:val="20"/>
        </w:rPr>
        <w:t xml:space="preserve">: </w:t>
      </w:r>
      <w:r w:rsidR="00F1693B" w:rsidRPr="0044466B">
        <w:rPr>
          <w:rFonts w:asciiTheme="minorHAnsi" w:hAnsiTheme="minorHAnsi" w:cstheme="minorHAnsi"/>
          <w:sz w:val="20"/>
          <w:szCs w:val="20"/>
        </w:rPr>
        <w:t>Is</w:t>
      </w:r>
      <w:r w:rsidR="002C5D13" w:rsidRPr="0044466B">
        <w:rPr>
          <w:rFonts w:asciiTheme="minorHAnsi" w:hAnsiTheme="minorHAnsi" w:cstheme="minorHAnsi"/>
          <w:sz w:val="20"/>
          <w:szCs w:val="20"/>
        </w:rPr>
        <w:t xml:space="preserve"> an individual who represents ownership of the project</w:t>
      </w:r>
      <w:r w:rsidR="009A180E" w:rsidRPr="0044466B">
        <w:rPr>
          <w:rFonts w:asciiTheme="minorHAnsi" w:hAnsiTheme="minorHAnsi" w:cstheme="minorHAnsi"/>
          <w:sz w:val="20"/>
          <w:szCs w:val="20"/>
        </w:rPr>
        <w:t xml:space="preserve"> and chairs the Project Board. The </w:t>
      </w:r>
      <w:r w:rsidR="00C44296" w:rsidRPr="0044466B">
        <w:rPr>
          <w:rFonts w:asciiTheme="minorHAnsi" w:hAnsiTheme="minorHAnsi" w:cstheme="minorHAnsi"/>
          <w:sz w:val="20"/>
          <w:szCs w:val="20"/>
        </w:rPr>
        <w:t>Executive</w:t>
      </w:r>
      <w:r w:rsidR="009A180E" w:rsidRPr="0044466B">
        <w:rPr>
          <w:rFonts w:asciiTheme="minorHAnsi" w:hAnsiTheme="minorHAnsi" w:cstheme="minorHAnsi"/>
          <w:sz w:val="20"/>
          <w:szCs w:val="20"/>
        </w:rPr>
        <w:t xml:space="preserve"> is normally the national counterpart for nationally implemented </w:t>
      </w:r>
      <w:r w:rsidR="00B1351F" w:rsidRPr="0044466B">
        <w:rPr>
          <w:rFonts w:asciiTheme="minorHAnsi" w:hAnsiTheme="minorHAnsi" w:cstheme="minorHAnsi"/>
          <w:sz w:val="20"/>
          <w:szCs w:val="20"/>
        </w:rPr>
        <w:t xml:space="preserve">projects. </w:t>
      </w:r>
      <w:r w:rsidR="002C5D13" w:rsidRPr="0044466B">
        <w:rPr>
          <w:rFonts w:asciiTheme="minorHAnsi" w:hAnsiTheme="minorHAnsi" w:cstheme="minorHAnsi"/>
          <w:sz w:val="20"/>
          <w:szCs w:val="20"/>
        </w:rPr>
        <w:t xml:space="preserve">The </w:t>
      </w:r>
      <w:r w:rsidR="007C1997" w:rsidRPr="0044466B">
        <w:rPr>
          <w:rFonts w:asciiTheme="minorHAnsi" w:hAnsiTheme="minorHAnsi" w:cstheme="minorHAnsi"/>
          <w:sz w:val="20"/>
          <w:szCs w:val="20"/>
        </w:rPr>
        <w:t>Project Executive</w:t>
      </w:r>
      <w:r w:rsidR="002C5D13" w:rsidRPr="0044466B">
        <w:rPr>
          <w:rFonts w:asciiTheme="minorHAnsi" w:hAnsiTheme="minorHAnsi" w:cstheme="minorHAnsi"/>
          <w:sz w:val="20"/>
          <w:szCs w:val="20"/>
        </w:rPr>
        <w:t xml:space="preserve"> </w:t>
      </w:r>
      <w:proofErr w:type="gramStart"/>
      <w:r w:rsidR="002C5D13" w:rsidRPr="0044466B">
        <w:rPr>
          <w:rFonts w:asciiTheme="minorHAnsi" w:hAnsiTheme="minorHAnsi" w:cstheme="minorHAnsi"/>
          <w:sz w:val="20"/>
          <w:szCs w:val="20"/>
        </w:rPr>
        <w:t>is:</w:t>
      </w:r>
      <w:proofErr w:type="gramEnd"/>
      <w:r w:rsidR="002C5D13" w:rsidRPr="0044466B">
        <w:rPr>
          <w:rFonts w:asciiTheme="minorHAnsi" w:hAnsiTheme="minorHAnsi" w:cstheme="minorHAnsi"/>
          <w:sz w:val="20"/>
          <w:szCs w:val="20"/>
        </w:rPr>
        <w:t xml:space="preserve"> </w:t>
      </w:r>
      <w:r w:rsidR="008D657B" w:rsidRPr="0044466B">
        <w:rPr>
          <w:rFonts w:asciiTheme="minorHAnsi" w:hAnsiTheme="minorHAnsi" w:cstheme="minorHAnsi"/>
          <w:i/>
          <w:sz w:val="20"/>
          <w:szCs w:val="20"/>
        </w:rPr>
        <w:t xml:space="preserve"> Director General of ABER</w:t>
      </w:r>
    </w:p>
    <w:p w14:paraId="4B0D4F57" w14:textId="58A98F40" w:rsidR="00284BB5" w:rsidRPr="0044466B" w:rsidRDefault="00284BB5" w:rsidP="0044466B">
      <w:pPr>
        <w:jc w:val="both"/>
        <w:rPr>
          <w:rFonts w:asciiTheme="minorHAnsi" w:hAnsiTheme="minorHAnsi" w:cstheme="minorHAnsi"/>
          <w:sz w:val="20"/>
          <w:szCs w:val="20"/>
        </w:rPr>
      </w:pPr>
    </w:p>
    <w:p w14:paraId="0035BAAE" w14:textId="62E7A625" w:rsidR="00595882" w:rsidRPr="0044466B" w:rsidRDefault="00F1693B" w:rsidP="005913BC">
      <w:pPr>
        <w:numPr>
          <w:ilvl w:val="0"/>
          <w:numId w:val="26"/>
        </w:numPr>
        <w:jc w:val="both"/>
        <w:rPr>
          <w:rFonts w:asciiTheme="minorHAnsi" w:hAnsiTheme="minorHAnsi" w:cstheme="minorHAnsi"/>
          <w:sz w:val="20"/>
          <w:szCs w:val="20"/>
        </w:rPr>
      </w:pPr>
      <w:r w:rsidRPr="0044466B">
        <w:rPr>
          <w:rFonts w:asciiTheme="minorHAnsi" w:hAnsiTheme="minorHAnsi" w:cstheme="minorHAnsi"/>
          <w:sz w:val="20"/>
          <w:szCs w:val="20"/>
        </w:rPr>
        <w:t>Beneficiary Representative(s)</w:t>
      </w:r>
      <w:r w:rsidR="002C5D13" w:rsidRPr="0044466B">
        <w:rPr>
          <w:rFonts w:asciiTheme="minorHAnsi" w:hAnsiTheme="minorHAnsi" w:cstheme="minorHAnsi"/>
          <w:sz w:val="20"/>
          <w:szCs w:val="20"/>
        </w:rPr>
        <w:t xml:space="preserve">: </w:t>
      </w:r>
      <w:r w:rsidR="008E1835" w:rsidRPr="0044466B">
        <w:rPr>
          <w:rFonts w:asciiTheme="minorHAnsi" w:hAnsiTheme="minorHAnsi" w:cstheme="minorHAnsi"/>
          <w:sz w:val="20"/>
          <w:szCs w:val="20"/>
        </w:rPr>
        <w:t>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w:t>
      </w:r>
      <w:r w:rsidR="00A63227" w:rsidRPr="0044466B">
        <w:rPr>
          <w:rFonts w:asciiTheme="minorHAnsi" w:hAnsiTheme="minorHAnsi" w:cstheme="minorHAnsi"/>
          <w:sz w:val="20"/>
          <w:szCs w:val="20"/>
        </w:rPr>
        <w:t xml:space="preserve"> </w:t>
      </w:r>
      <w:r w:rsidR="002C5D13" w:rsidRPr="0044466B">
        <w:rPr>
          <w:rFonts w:asciiTheme="minorHAnsi" w:hAnsiTheme="minorHAnsi" w:cstheme="minorHAnsi"/>
          <w:sz w:val="20"/>
          <w:szCs w:val="20"/>
        </w:rPr>
        <w:t xml:space="preserve">The </w:t>
      </w:r>
      <w:r w:rsidRPr="0044466B">
        <w:rPr>
          <w:rFonts w:asciiTheme="minorHAnsi" w:hAnsiTheme="minorHAnsi" w:cstheme="minorHAnsi"/>
          <w:sz w:val="20"/>
          <w:szCs w:val="20"/>
        </w:rPr>
        <w:t xml:space="preserve">Beneficiary </w:t>
      </w:r>
      <w:r w:rsidR="00C6291B" w:rsidRPr="0044466B">
        <w:rPr>
          <w:rFonts w:asciiTheme="minorHAnsi" w:hAnsiTheme="minorHAnsi" w:cstheme="minorHAnsi"/>
          <w:sz w:val="20"/>
          <w:szCs w:val="20"/>
        </w:rPr>
        <w:t>r</w:t>
      </w:r>
      <w:r w:rsidRPr="0044466B">
        <w:rPr>
          <w:rFonts w:asciiTheme="minorHAnsi" w:hAnsiTheme="minorHAnsi" w:cstheme="minorHAnsi"/>
          <w:sz w:val="20"/>
          <w:szCs w:val="20"/>
        </w:rPr>
        <w:t>epresentative</w:t>
      </w:r>
      <w:r w:rsidR="00C6291B" w:rsidRPr="0044466B">
        <w:rPr>
          <w:rFonts w:asciiTheme="minorHAnsi" w:hAnsiTheme="minorHAnsi" w:cstheme="minorHAnsi"/>
          <w:sz w:val="20"/>
          <w:szCs w:val="20"/>
        </w:rPr>
        <w:t xml:space="preserve"> (</w:t>
      </w:r>
      <w:r w:rsidRPr="0044466B">
        <w:rPr>
          <w:rFonts w:asciiTheme="minorHAnsi" w:hAnsiTheme="minorHAnsi" w:cstheme="minorHAnsi"/>
          <w:sz w:val="20"/>
          <w:szCs w:val="20"/>
        </w:rPr>
        <w:t>s) is/</w:t>
      </w:r>
      <w:proofErr w:type="gramStart"/>
      <w:r w:rsidRPr="0044466B">
        <w:rPr>
          <w:rFonts w:asciiTheme="minorHAnsi" w:hAnsiTheme="minorHAnsi" w:cstheme="minorHAnsi"/>
          <w:sz w:val="20"/>
          <w:szCs w:val="20"/>
        </w:rPr>
        <w:t>are</w:t>
      </w:r>
      <w:r w:rsidR="002C5D13" w:rsidRPr="0044466B">
        <w:rPr>
          <w:rFonts w:asciiTheme="minorHAnsi" w:hAnsiTheme="minorHAnsi" w:cstheme="minorHAnsi"/>
          <w:sz w:val="20"/>
          <w:szCs w:val="20"/>
        </w:rPr>
        <w:t>:</w:t>
      </w:r>
      <w:proofErr w:type="gramEnd"/>
      <w:r w:rsidR="00595882" w:rsidRPr="0044466B">
        <w:rPr>
          <w:rFonts w:asciiTheme="minorHAnsi" w:hAnsiTheme="minorHAnsi" w:cstheme="minorHAnsi"/>
          <w:sz w:val="20"/>
          <w:szCs w:val="20"/>
        </w:rPr>
        <w:t xml:space="preserve"> President of </w:t>
      </w:r>
      <w:r w:rsidR="00546E87">
        <w:rPr>
          <w:rFonts w:ascii="Calibri" w:hAnsi="Calibri" w:cs="Calibri"/>
          <w:sz w:val="20"/>
          <w:szCs w:val="20"/>
        </w:rPr>
        <w:t xml:space="preserve">the </w:t>
      </w:r>
      <w:r w:rsidR="00546E87" w:rsidRPr="003339BD">
        <w:rPr>
          <w:rFonts w:ascii="Calibri" w:hAnsi="Calibri" w:cs="Calibri"/>
          <w:sz w:val="20"/>
          <w:szCs w:val="20"/>
        </w:rPr>
        <w:t>FESCOOPEL/B</w:t>
      </w:r>
      <w:r w:rsidR="00546E87">
        <w:rPr>
          <w:rFonts w:ascii="Calibri" w:hAnsi="Calibri" w:cs="Calibri"/>
          <w:sz w:val="20"/>
          <w:szCs w:val="20"/>
        </w:rPr>
        <w:t xml:space="preserve">. </w:t>
      </w:r>
    </w:p>
    <w:p w14:paraId="28476354" w14:textId="77777777" w:rsidR="00595882" w:rsidRPr="0044466B" w:rsidRDefault="00595882" w:rsidP="0044466B">
      <w:pPr>
        <w:jc w:val="both"/>
        <w:rPr>
          <w:rFonts w:asciiTheme="minorHAnsi" w:hAnsiTheme="minorHAnsi" w:cstheme="minorHAnsi"/>
          <w:sz w:val="20"/>
          <w:szCs w:val="20"/>
        </w:rPr>
      </w:pPr>
    </w:p>
    <w:p w14:paraId="07051BE3" w14:textId="0ED3920D" w:rsidR="00F343BD" w:rsidRPr="005D3D6B" w:rsidRDefault="00241BA7" w:rsidP="005913BC">
      <w:pPr>
        <w:numPr>
          <w:ilvl w:val="0"/>
          <w:numId w:val="26"/>
        </w:numPr>
        <w:jc w:val="both"/>
        <w:rPr>
          <w:rFonts w:asciiTheme="minorHAnsi" w:hAnsiTheme="minorHAnsi" w:cstheme="minorHAnsi"/>
          <w:sz w:val="20"/>
          <w:szCs w:val="20"/>
        </w:rPr>
      </w:pPr>
      <w:r w:rsidRPr="005D3D6B">
        <w:rPr>
          <w:rFonts w:asciiTheme="minorHAnsi" w:hAnsiTheme="minorHAnsi" w:cstheme="minorHAnsi"/>
          <w:sz w:val="20"/>
          <w:szCs w:val="20"/>
        </w:rPr>
        <w:lastRenderedPageBreak/>
        <w:t>Development Partner(s)</w:t>
      </w:r>
      <w:r w:rsidR="002C5D13" w:rsidRPr="005D3D6B">
        <w:rPr>
          <w:rFonts w:asciiTheme="minorHAnsi" w:hAnsiTheme="minorHAnsi" w:cstheme="minorHAnsi"/>
          <w:sz w:val="20"/>
          <w:szCs w:val="20"/>
        </w:rPr>
        <w:t xml:space="preserve">: </w:t>
      </w:r>
      <w:r w:rsidR="00A63227" w:rsidRPr="005D3D6B">
        <w:rPr>
          <w:rFonts w:asciiTheme="minorHAnsi" w:hAnsiTheme="minorHAnsi" w:cstheme="minorHAnsi"/>
          <w:sz w:val="20"/>
          <w:szCs w:val="20"/>
        </w:rPr>
        <w:t xml:space="preserve">Individuals or groups representing the interests of the parties concerned that provide funding and/or technical expertise to the project. </w:t>
      </w:r>
      <w:r w:rsidR="002C5D13" w:rsidRPr="005D3D6B">
        <w:rPr>
          <w:rFonts w:asciiTheme="minorHAnsi" w:hAnsiTheme="minorHAnsi" w:cstheme="minorHAnsi"/>
          <w:sz w:val="20"/>
          <w:szCs w:val="20"/>
        </w:rPr>
        <w:t xml:space="preserve">The </w:t>
      </w:r>
      <w:r w:rsidR="003F0771" w:rsidRPr="005D3D6B">
        <w:rPr>
          <w:rFonts w:asciiTheme="minorHAnsi" w:hAnsiTheme="minorHAnsi" w:cstheme="minorHAnsi"/>
          <w:sz w:val="20"/>
          <w:szCs w:val="20"/>
        </w:rPr>
        <w:t>Development Partner(s) is/</w:t>
      </w:r>
      <w:proofErr w:type="gramStart"/>
      <w:r w:rsidR="003F0771" w:rsidRPr="005D3D6B">
        <w:rPr>
          <w:rFonts w:asciiTheme="minorHAnsi" w:hAnsiTheme="minorHAnsi" w:cstheme="minorHAnsi"/>
          <w:sz w:val="20"/>
          <w:szCs w:val="20"/>
        </w:rPr>
        <w:t>are</w:t>
      </w:r>
      <w:r w:rsidR="002C5D13" w:rsidRPr="005D3D6B">
        <w:rPr>
          <w:rFonts w:asciiTheme="minorHAnsi" w:hAnsiTheme="minorHAnsi" w:cstheme="minorHAnsi"/>
          <w:sz w:val="20"/>
          <w:szCs w:val="20"/>
        </w:rPr>
        <w:t>:</w:t>
      </w:r>
      <w:proofErr w:type="gramEnd"/>
      <w:r w:rsidR="008D0297" w:rsidRPr="00C40EF4">
        <w:rPr>
          <w:rFonts w:asciiTheme="minorHAnsi" w:hAnsiTheme="minorHAnsi" w:cstheme="minorHAnsi"/>
          <w:color w:val="202124"/>
          <w:sz w:val="20"/>
          <w:szCs w:val="20"/>
          <w:shd w:val="clear" w:color="auto" w:fill="FFFFFF"/>
        </w:rPr>
        <w:t xml:space="preserve"> </w:t>
      </w:r>
      <w:r w:rsidR="008D0297" w:rsidRPr="00373187">
        <w:rPr>
          <w:rFonts w:asciiTheme="minorHAnsi" w:hAnsiTheme="minorHAnsi" w:cstheme="minorHAnsi"/>
          <w:sz w:val="20"/>
          <w:szCs w:val="20"/>
        </w:rPr>
        <w:t xml:space="preserve">UNDP </w:t>
      </w:r>
      <w:r w:rsidR="0084452F" w:rsidRPr="00373187">
        <w:rPr>
          <w:rFonts w:asciiTheme="minorHAnsi" w:hAnsiTheme="minorHAnsi" w:cstheme="minorHAnsi"/>
          <w:sz w:val="20"/>
          <w:szCs w:val="20"/>
        </w:rPr>
        <w:t>Resident</w:t>
      </w:r>
      <w:r w:rsidR="008D0297" w:rsidRPr="00373187">
        <w:rPr>
          <w:rFonts w:asciiTheme="minorHAnsi" w:hAnsiTheme="minorHAnsi" w:cstheme="minorHAnsi"/>
          <w:sz w:val="20"/>
          <w:szCs w:val="20"/>
        </w:rPr>
        <w:t xml:space="preserve"> Representa</w:t>
      </w:r>
      <w:r w:rsidR="0084452F" w:rsidRPr="00373187">
        <w:rPr>
          <w:rFonts w:asciiTheme="minorHAnsi" w:hAnsiTheme="minorHAnsi" w:cstheme="minorHAnsi"/>
          <w:sz w:val="20"/>
          <w:szCs w:val="20"/>
        </w:rPr>
        <w:t>tive</w:t>
      </w:r>
      <w:r w:rsidR="005D3D6B">
        <w:rPr>
          <w:rFonts w:asciiTheme="minorHAnsi" w:hAnsiTheme="minorHAnsi" w:cstheme="minorHAnsi"/>
          <w:sz w:val="20"/>
          <w:szCs w:val="20"/>
        </w:rPr>
        <w:t xml:space="preserve">, </w:t>
      </w:r>
      <w:proofErr w:type="spellStart"/>
      <w:r w:rsidR="005D3D6B">
        <w:rPr>
          <w:rFonts w:asciiTheme="minorHAnsi" w:hAnsiTheme="minorHAnsi" w:cstheme="minorHAnsi"/>
          <w:sz w:val="20"/>
          <w:szCs w:val="20"/>
        </w:rPr>
        <w:t>S</w:t>
      </w:r>
      <w:r w:rsidR="0036207B">
        <w:rPr>
          <w:rFonts w:asciiTheme="minorHAnsi" w:hAnsiTheme="minorHAnsi" w:cstheme="minorHAnsi"/>
          <w:sz w:val="20"/>
          <w:szCs w:val="20"/>
        </w:rPr>
        <w:t>i</w:t>
      </w:r>
      <w:r w:rsidR="005D3D6B">
        <w:rPr>
          <w:rFonts w:asciiTheme="minorHAnsi" w:hAnsiTheme="minorHAnsi" w:cstheme="minorHAnsi"/>
          <w:sz w:val="20"/>
          <w:szCs w:val="20"/>
        </w:rPr>
        <w:t>da</w:t>
      </w:r>
      <w:proofErr w:type="spellEnd"/>
      <w:r w:rsidR="005D3D6B">
        <w:rPr>
          <w:rFonts w:asciiTheme="minorHAnsi" w:hAnsiTheme="minorHAnsi" w:cstheme="minorHAnsi"/>
          <w:sz w:val="20"/>
          <w:szCs w:val="20"/>
        </w:rPr>
        <w:t xml:space="preserve">, AfDB, EU, World Bank. </w:t>
      </w:r>
    </w:p>
    <w:p w14:paraId="49240C9F" w14:textId="38CA2550" w:rsidR="00F343BD" w:rsidRPr="00EF504E" w:rsidRDefault="00F343BD" w:rsidP="005913BC">
      <w:pPr>
        <w:numPr>
          <w:ilvl w:val="0"/>
          <w:numId w:val="26"/>
        </w:numPr>
        <w:jc w:val="both"/>
        <w:rPr>
          <w:rFonts w:asciiTheme="minorHAnsi" w:hAnsiTheme="minorHAnsi" w:cstheme="minorHAnsi"/>
          <w:sz w:val="20"/>
          <w:szCs w:val="20"/>
        </w:rPr>
      </w:pPr>
      <w:r w:rsidRPr="005F1AEB">
        <w:rPr>
          <w:rFonts w:ascii="Calibri" w:hAnsi="Calibri" w:cs="Calibri"/>
          <w:sz w:val="20"/>
          <w:szCs w:val="20"/>
        </w:rPr>
        <w:t>Project Assurance: UNDP performs the quality assurance and supports the Project Board and Project Management Unit by carrying out objective and independent project oversight and monitoring functions. This role ensures appropriate project management milestones are managed and completed, and conflict of interest issues are monitored and addressed. The Project Board cannot delegate any of its quality assurance responsibilities to the Project Manager. UNDP provides a three – tier oversight services involving the UNDP Country Offices and UNDP at regional and headquarters levels. Project assurance is totally independent of project execution.</w:t>
      </w:r>
    </w:p>
    <w:p w14:paraId="7C73513F" w14:textId="360B7598" w:rsidR="00652948" w:rsidRPr="00652948" w:rsidRDefault="00652948" w:rsidP="00652948">
      <w:pPr>
        <w:jc w:val="both"/>
        <w:rPr>
          <w:rFonts w:ascii="Calibri" w:hAnsi="Calibri" w:cs="Calibri"/>
          <w:b/>
          <w:noProof/>
          <w:sz w:val="20"/>
          <w:szCs w:val="20"/>
          <w:lang w:eastAsia="zh-CN"/>
        </w:rPr>
      </w:pPr>
    </w:p>
    <w:p w14:paraId="7BBFC070" w14:textId="43C546F4" w:rsidR="00652948" w:rsidRPr="00652948" w:rsidRDefault="00EF7353" w:rsidP="005913BC">
      <w:pPr>
        <w:numPr>
          <w:ilvl w:val="0"/>
          <w:numId w:val="36"/>
        </w:numPr>
        <w:jc w:val="both"/>
        <w:rPr>
          <w:rFonts w:asciiTheme="minorHAnsi" w:hAnsiTheme="minorHAnsi" w:cstheme="minorHAnsi"/>
          <w:iCs/>
          <w:sz w:val="20"/>
          <w:szCs w:val="20"/>
        </w:rPr>
      </w:pPr>
      <w:r w:rsidRPr="00FA2C9A">
        <w:rPr>
          <w:rFonts w:ascii="Calibri" w:hAnsi="Calibri" w:cs="Calibri"/>
          <w:b/>
          <w:noProof/>
          <w:sz w:val="20"/>
          <w:szCs w:val="20"/>
          <w:lang w:eastAsia="zh-CN"/>
        </w:rPr>
        <w:t>Representation on the AMP Regional Project’s Steering Committee/Project Board</w:t>
      </w:r>
      <w:r>
        <w:rPr>
          <w:rFonts w:ascii="Calibri" w:hAnsi="Calibri" w:cs="Calibri"/>
          <w:bCs/>
          <w:noProof/>
          <w:sz w:val="20"/>
          <w:szCs w:val="20"/>
          <w:lang w:eastAsia="zh-CN"/>
        </w:rPr>
        <w:t>:</w:t>
      </w:r>
      <w:r w:rsidRPr="00EF7353">
        <w:rPr>
          <w:rFonts w:ascii="Calibri" w:hAnsi="Calibri" w:cs="Calibri"/>
          <w:bCs/>
          <w:noProof/>
          <w:sz w:val="20"/>
          <w:szCs w:val="20"/>
          <w:lang w:eastAsia="zh-CN"/>
        </w:rPr>
        <w:t xml:space="preserve"> </w:t>
      </w:r>
      <w:r w:rsidR="00652948" w:rsidRPr="00652948">
        <w:rPr>
          <w:rFonts w:ascii="Calibri" w:hAnsi="Calibri" w:cs="Calibri"/>
          <w:bCs/>
          <w:noProof/>
          <w:sz w:val="20"/>
          <w:szCs w:val="20"/>
          <w:lang w:eastAsia="zh-CN"/>
        </w:rPr>
        <w:t>Moreover,</w:t>
      </w:r>
      <w:r w:rsidR="00652948" w:rsidRPr="00652948">
        <w:rPr>
          <w:rFonts w:asciiTheme="minorHAnsi" w:hAnsiTheme="minorHAnsi" w:cstheme="minorHAnsi"/>
          <w:iCs/>
          <w:sz w:val="20"/>
          <w:szCs w:val="20"/>
        </w:rPr>
        <w:t xml:space="preserve"> </w:t>
      </w:r>
      <w:r w:rsidR="00190E7B">
        <w:rPr>
          <w:rFonts w:asciiTheme="minorHAnsi" w:hAnsiTheme="minorHAnsi" w:cstheme="minorHAnsi"/>
          <w:iCs/>
          <w:sz w:val="20"/>
          <w:szCs w:val="20"/>
        </w:rPr>
        <w:t xml:space="preserve">a </w:t>
      </w:r>
      <w:r w:rsidR="00652948" w:rsidRPr="00652948">
        <w:rPr>
          <w:rFonts w:asciiTheme="minorHAnsi" w:hAnsiTheme="minorHAnsi" w:cstheme="minorHAnsi"/>
          <w:iCs/>
          <w:sz w:val="20"/>
          <w:szCs w:val="20"/>
        </w:rPr>
        <w:t>representative of the project will sit on the project board/steering committee of the AMP regional project in a role as ‘beneficiary representative.’ It is expected that all AMP regional project board meetings will be held virtually (</w:t>
      </w:r>
      <w:proofErr w:type="gramStart"/>
      <w:r w:rsidR="00652948" w:rsidRPr="00652948">
        <w:rPr>
          <w:rFonts w:asciiTheme="minorHAnsi" w:hAnsiTheme="minorHAnsi" w:cstheme="minorHAnsi"/>
          <w:iCs/>
          <w:sz w:val="20"/>
          <w:szCs w:val="20"/>
        </w:rPr>
        <w:t>i.e.</w:t>
      </w:r>
      <w:proofErr w:type="gramEnd"/>
      <w:r w:rsidR="00652948" w:rsidRPr="00652948">
        <w:rPr>
          <w:rFonts w:asciiTheme="minorHAnsi" w:hAnsiTheme="minorHAnsi" w:cstheme="minorHAnsi"/>
          <w:iCs/>
          <w:sz w:val="20"/>
          <w:szCs w:val="20"/>
        </w:rPr>
        <w:t xml:space="preserve"> not in-person) and that beneficiary representatives will participate in steering committee meetings via video-conference. The representative of the project on the AMP regional board will be the </w:t>
      </w:r>
      <w:r w:rsidR="00652948" w:rsidRPr="00FA2C9A">
        <w:rPr>
          <w:rFonts w:asciiTheme="minorHAnsi" w:hAnsiTheme="minorHAnsi" w:cstheme="minorHAnsi"/>
          <w:b/>
          <w:bCs/>
          <w:iCs/>
          <w:sz w:val="20"/>
          <w:szCs w:val="20"/>
        </w:rPr>
        <w:t>Director General of ABER</w:t>
      </w:r>
      <w:r w:rsidR="00652948" w:rsidRPr="00652948">
        <w:rPr>
          <w:rFonts w:asciiTheme="minorHAnsi" w:hAnsiTheme="minorHAnsi" w:cstheme="minorHAnsi"/>
          <w:iCs/>
          <w:sz w:val="20"/>
          <w:szCs w:val="20"/>
        </w:rPr>
        <w:t>. It is expected that the AMP regional project board will meet a maximum of twice per year.</w:t>
      </w:r>
    </w:p>
    <w:p w14:paraId="41001E0C" w14:textId="77777777" w:rsidR="00652948" w:rsidRDefault="00652948" w:rsidP="00652948">
      <w:pPr>
        <w:ind w:left="540"/>
        <w:jc w:val="both"/>
        <w:rPr>
          <w:rFonts w:ascii="Calibri" w:hAnsi="Calibri" w:cs="Calibri"/>
          <w:b/>
          <w:noProof/>
          <w:sz w:val="20"/>
          <w:szCs w:val="20"/>
          <w:lang w:eastAsia="zh-CN"/>
        </w:rPr>
      </w:pPr>
    </w:p>
    <w:p w14:paraId="639BC6D5" w14:textId="2262BD2D" w:rsidR="00A13E13" w:rsidRPr="005F1AEB" w:rsidRDefault="00A13E13" w:rsidP="005913BC">
      <w:pPr>
        <w:numPr>
          <w:ilvl w:val="0"/>
          <w:numId w:val="36"/>
        </w:numPr>
        <w:jc w:val="both"/>
        <w:rPr>
          <w:rFonts w:ascii="Calibri" w:hAnsi="Calibri" w:cs="Calibri"/>
          <w:b/>
          <w:noProof/>
          <w:sz w:val="20"/>
          <w:szCs w:val="20"/>
          <w:lang w:eastAsia="zh-CN"/>
        </w:rPr>
      </w:pPr>
      <w:r w:rsidRPr="00A13E13">
        <w:rPr>
          <w:rFonts w:ascii="Calibri" w:hAnsi="Calibri" w:cs="Calibri"/>
          <w:b/>
          <w:noProof/>
          <w:sz w:val="20"/>
          <w:szCs w:val="20"/>
          <w:lang w:eastAsia="zh-CN"/>
        </w:rPr>
        <w:t>Project Coordinator</w:t>
      </w:r>
      <w:r w:rsidR="000A0A2B">
        <w:rPr>
          <w:rFonts w:ascii="Calibri" w:hAnsi="Calibri" w:cs="Calibri"/>
          <w:b/>
          <w:noProof/>
          <w:sz w:val="20"/>
          <w:szCs w:val="20"/>
          <w:lang w:eastAsia="zh-CN"/>
        </w:rPr>
        <w:t xml:space="preserve">: </w:t>
      </w:r>
      <w:r w:rsidRPr="005F1AEB">
        <w:rPr>
          <w:rFonts w:ascii="Calibri" w:hAnsi="Calibri" w:cs="Calibri"/>
          <w:sz w:val="20"/>
          <w:szCs w:val="20"/>
        </w:rPr>
        <w:t xml:space="preserve">The Project Coordinator has the authority to run the project on a day-to-day basis on behalf of the Project Steering Committee within the constraints laid down by the Committee. The Project Coordinator is responsible for day-to-day management and decision-making for the project. The Project Coordinator’s prime responsibility is to ensure that the project produces the results specified in the project document, to the required standard of quality and within the specified timeframe and cost/budget.   </w:t>
      </w:r>
    </w:p>
    <w:p w14:paraId="6A27C92B" w14:textId="77777777" w:rsidR="00A13E13" w:rsidRPr="00A13E13" w:rsidRDefault="00A13E13" w:rsidP="005F1AEB">
      <w:pPr>
        <w:spacing w:after="113"/>
        <w:ind w:left="360" w:right="43"/>
        <w:jc w:val="both"/>
        <w:rPr>
          <w:rFonts w:ascii="Calibri" w:hAnsi="Calibri" w:cs="Calibri"/>
          <w:sz w:val="20"/>
          <w:szCs w:val="20"/>
        </w:rPr>
      </w:pPr>
      <w:r w:rsidRPr="00A13E13">
        <w:rPr>
          <w:rFonts w:ascii="Calibri" w:hAnsi="Calibri" w:cs="Calibri"/>
          <w:sz w:val="20"/>
          <w:szCs w:val="20"/>
        </w:rPr>
        <w:t xml:space="preserve">The Implementing Partner appoints the Project Coordinator, who should be different from the Implementing Partner’s representative on the Project Steering Committee.  </w:t>
      </w:r>
    </w:p>
    <w:p w14:paraId="135D7720" w14:textId="77777777" w:rsidR="00A13E13" w:rsidRPr="00A13E13" w:rsidRDefault="00A13E13" w:rsidP="005F1AEB">
      <w:pPr>
        <w:spacing w:after="150"/>
        <w:ind w:left="360" w:right="43"/>
        <w:jc w:val="both"/>
        <w:rPr>
          <w:rFonts w:ascii="Calibri" w:hAnsi="Calibri" w:cs="Calibri"/>
          <w:sz w:val="20"/>
          <w:szCs w:val="20"/>
        </w:rPr>
      </w:pPr>
      <w:r w:rsidRPr="00A13E13">
        <w:rPr>
          <w:rFonts w:ascii="Calibri" w:hAnsi="Calibri" w:cs="Calibri"/>
          <w:sz w:val="20"/>
          <w:szCs w:val="20"/>
        </w:rPr>
        <w:t xml:space="preserve">Specific responsibilities include: </w:t>
      </w:r>
    </w:p>
    <w:p w14:paraId="30B1CFB7" w14:textId="77777777" w:rsidR="00A13E13" w:rsidRDefault="00A13E13" w:rsidP="005F1AEB">
      <w:pPr>
        <w:spacing w:after="5" w:line="250" w:lineRule="auto"/>
        <w:ind w:left="360" w:right="43"/>
        <w:jc w:val="both"/>
        <w:rPr>
          <w:rFonts w:ascii="Calibri" w:hAnsi="Calibri" w:cs="Calibri"/>
          <w:sz w:val="20"/>
          <w:szCs w:val="20"/>
        </w:rPr>
      </w:pPr>
    </w:p>
    <w:p w14:paraId="073148E0" w14:textId="77777777" w:rsidR="000A0A2B"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t>Provide direction and guidance to project team(s)/ responsible party (</w:t>
      </w:r>
      <w:proofErr w:type="spellStart"/>
      <w:r w:rsidRPr="00B360B9">
        <w:rPr>
          <w:rFonts w:ascii="Calibri" w:hAnsi="Calibri" w:cs="Calibri"/>
          <w:sz w:val="20"/>
          <w:szCs w:val="20"/>
        </w:rPr>
        <w:t>ies</w:t>
      </w:r>
      <w:proofErr w:type="spellEnd"/>
      <w:proofErr w:type="gramStart"/>
      <w:r w:rsidRPr="00B360B9">
        <w:rPr>
          <w:rFonts w:ascii="Calibri" w:hAnsi="Calibri" w:cs="Calibri"/>
          <w:sz w:val="20"/>
          <w:szCs w:val="20"/>
        </w:rPr>
        <w:t>);</w:t>
      </w:r>
      <w:proofErr w:type="gramEnd"/>
      <w:r w:rsidRPr="00B360B9">
        <w:rPr>
          <w:rFonts w:ascii="Calibri" w:hAnsi="Calibri" w:cs="Calibri"/>
          <w:sz w:val="20"/>
          <w:szCs w:val="20"/>
        </w:rPr>
        <w:t xml:space="preserve"> </w:t>
      </w:r>
    </w:p>
    <w:p w14:paraId="286A9844" w14:textId="77777777" w:rsidR="000A0A2B"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t xml:space="preserve">Liaise with the Project Steering Committee to assure the overall direction and integrity of the </w:t>
      </w:r>
      <w:proofErr w:type="gramStart"/>
      <w:r w:rsidRPr="00B360B9">
        <w:rPr>
          <w:rFonts w:ascii="Calibri" w:hAnsi="Calibri" w:cs="Calibri"/>
          <w:sz w:val="20"/>
          <w:szCs w:val="20"/>
        </w:rPr>
        <w:t>project;</w:t>
      </w:r>
      <w:proofErr w:type="gramEnd"/>
      <w:r w:rsidRPr="00B360B9">
        <w:rPr>
          <w:rFonts w:ascii="Calibri" w:hAnsi="Calibri" w:cs="Calibri"/>
          <w:sz w:val="20"/>
          <w:szCs w:val="20"/>
        </w:rPr>
        <w:t xml:space="preserve"> </w:t>
      </w:r>
    </w:p>
    <w:p w14:paraId="36E849CB" w14:textId="77777777" w:rsidR="000A0A2B"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t xml:space="preserve">Identify and obtain any support and advice required for the management, planning and control of the </w:t>
      </w:r>
      <w:proofErr w:type="gramStart"/>
      <w:r w:rsidRPr="00B360B9">
        <w:rPr>
          <w:rFonts w:ascii="Calibri" w:hAnsi="Calibri" w:cs="Calibri"/>
          <w:sz w:val="20"/>
          <w:szCs w:val="20"/>
        </w:rPr>
        <w:t>project;</w:t>
      </w:r>
      <w:proofErr w:type="gramEnd"/>
      <w:r w:rsidRPr="00B360B9">
        <w:rPr>
          <w:rFonts w:ascii="Calibri" w:hAnsi="Calibri" w:cs="Calibri"/>
          <w:sz w:val="20"/>
          <w:szCs w:val="20"/>
        </w:rPr>
        <w:t xml:space="preserve"> </w:t>
      </w:r>
    </w:p>
    <w:p w14:paraId="1C851926" w14:textId="77777777" w:rsidR="000A0A2B"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t xml:space="preserve">Responsible for project </w:t>
      </w:r>
      <w:proofErr w:type="gramStart"/>
      <w:r w:rsidRPr="00B360B9">
        <w:rPr>
          <w:rFonts w:ascii="Calibri" w:hAnsi="Calibri" w:cs="Calibri"/>
          <w:sz w:val="20"/>
          <w:szCs w:val="20"/>
        </w:rPr>
        <w:t>administration;</w:t>
      </w:r>
      <w:proofErr w:type="gramEnd"/>
      <w:r w:rsidRPr="00B360B9">
        <w:rPr>
          <w:rFonts w:ascii="Calibri" w:hAnsi="Calibri" w:cs="Calibri"/>
          <w:sz w:val="20"/>
          <w:szCs w:val="20"/>
        </w:rPr>
        <w:t xml:space="preserve"> </w:t>
      </w:r>
    </w:p>
    <w:p w14:paraId="7ECDFF39" w14:textId="77777777" w:rsidR="000A0A2B"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t xml:space="preserve">Plan the activities of the project and monitor progress against the project results framework and the approved annual </w:t>
      </w:r>
      <w:proofErr w:type="gramStart"/>
      <w:r w:rsidRPr="00B360B9">
        <w:rPr>
          <w:rFonts w:ascii="Calibri" w:hAnsi="Calibri" w:cs="Calibri"/>
          <w:sz w:val="20"/>
          <w:szCs w:val="20"/>
        </w:rPr>
        <w:t>workplan;</w:t>
      </w:r>
      <w:proofErr w:type="gramEnd"/>
      <w:r w:rsidRPr="00B360B9">
        <w:rPr>
          <w:rFonts w:ascii="Calibri" w:hAnsi="Calibri" w:cs="Calibri"/>
          <w:sz w:val="20"/>
          <w:szCs w:val="20"/>
        </w:rPr>
        <w:t xml:space="preserve"> </w:t>
      </w:r>
    </w:p>
    <w:p w14:paraId="21619437" w14:textId="77777777" w:rsidR="000A0A2B"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t xml:space="preserve">Mobilize personnel, goods and services, training and micro-capital grants to initiative activities, including drafting terms of reference and work specifications, and overseeing all contractors’ </w:t>
      </w:r>
      <w:proofErr w:type="gramStart"/>
      <w:r w:rsidRPr="00B360B9">
        <w:rPr>
          <w:rFonts w:ascii="Calibri" w:hAnsi="Calibri" w:cs="Calibri"/>
          <w:sz w:val="20"/>
          <w:szCs w:val="20"/>
        </w:rPr>
        <w:t>work;</w:t>
      </w:r>
      <w:proofErr w:type="gramEnd"/>
      <w:r w:rsidRPr="00B360B9">
        <w:rPr>
          <w:rFonts w:ascii="Calibri" w:hAnsi="Calibri" w:cs="Calibri"/>
          <w:sz w:val="20"/>
          <w:szCs w:val="20"/>
        </w:rPr>
        <w:t xml:space="preserve"> </w:t>
      </w:r>
    </w:p>
    <w:p w14:paraId="0D648D76" w14:textId="77777777" w:rsidR="000A0A2B"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t xml:space="preserve">Monitor events as determined in the project monitoring schedule plan/timetable, and update the plan as </w:t>
      </w:r>
      <w:proofErr w:type="gramStart"/>
      <w:r w:rsidRPr="00B360B9">
        <w:rPr>
          <w:rFonts w:ascii="Calibri" w:hAnsi="Calibri" w:cs="Calibri"/>
          <w:sz w:val="20"/>
          <w:szCs w:val="20"/>
        </w:rPr>
        <w:t>required;</w:t>
      </w:r>
      <w:proofErr w:type="gramEnd"/>
    </w:p>
    <w:p w14:paraId="5BB70291" w14:textId="77777777" w:rsidR="000A0A2B"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t xml:space="preserve">Manage requests for the provision of financial resources by UNDP, through advance of funds, direct payments or reimbursement using the fund authorization and certificate of </w:t>
      </w:r>
      <w:proofErr w:type="gramStart"/>
      <w:r w:rsidRPr="00B360B9">
        <w:rPr>
          <w:rFonts w:ascii="Calibri" w:hAnsi="Calibri" w:cs="Calibri"/>
          <w:sz w:val="20"/>
          <w:szCs w:val="20"/>
        </w:rPr>
        <w:t>expenditures;</w:t>
      </w:r>
      <w:proofErr w:type="gramEnd"/>
      <w:r w:rsidRPr="00B360B9">
        <w:rPr>
          <w:rFonts w:ascii="Calibri" w:hAnsi="Calibri" w:cs="Calibri"/>
          <w:sz w:val="20"/>
          <w:szCs w:val="20"/>
        </w:rPr>
        <w:t xml:space="preserve"> </w:t>
      </w:r>
    </w:p>
    <w:p w14:paraId="3B26B315" w14:textId="77777777" w:rsidR="000A0A2B"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t xml:space="preserve">Monitor financial resources and accounting to ensure the accuracy and reliability of financial </w:t>
      </w:r>
      <w:proofErr w:type="gramStart"/>
      <w:r w:rsidRPr="00B360B9">
        <w:rPr>
          <w:rFonts w:ascii="Calibri" w:hAnsi="Calibri" w:cs="Calibri"/>
          <w:sz w:val="20"/>
          <w:szCs w:val="20"/>
        </w:rPr>
        <w:t>reports;</w:t>
      </w:r>
      <w:proofErr w:type="gramEnd"/>
      <w:r w:rsidRPr="00B360B9">
        <w:rPr>
          <w:rFonts w:ascii="Calibri" w:hAnsi="Calibri" w:cs="Calibri"/>
          <w:sz w:val="20"/>
          <w:szCs w:val="20"/>
        </w:rPr>
        <w:t xml:space="preserve"> </w:t>
      </w:r>
    </w:p>
    <w:p w14:paraId="59071349" w14:textId="77777777" w:rsidR="000A0A2B"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t xml:space="preserve">Be responsible for preparing and submitting financial reports to UNDP on a quarterly </w:t>
      </w:r>
      <w:proofErr w:type="gramStart"/>
      <w:r w:rsidRPr="00B360B9">
        <w:rPr>
          <w:rFonts w:ascii="Calibri" w:hAnsi="Calibri" w:cs="Calibri"/>
          <w:sz w:val="20"/>
          <w:szCs w:val="20"/>
        </w:rPr>
        <w:t>basis;</w:t>
      </w:r>
      <w:proofErr w:type="gramEnd"/>
      <w:r w:rsidRPr="00B360B9">
        <w:rPr>
          <w:rFonts w:ascii="Calibri" w:hAnsi="Calibri" w:cs="Calibri"/>
          <w:sz w:val="20"/>
          <w:szCs w:val="20"/>
        </w:rPr>
        <w:t xml:space="preserve"> </w:t>
      </w:r>
    </w:p>
    <w:p w14:paraId="6B0ED7B9" w14:textId="77777777" w:rsidR="000A0A2B"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t xml:space="preserve">Manage and monitor the project risks initially identified and submit new risks to the Project Steering Committee for consideration and decision on possible actions if required; update the status of these risks by maintaining the project risks </w:t>
      </w:r>
      <w:proofErr w:type="gramStart"/>
      <w:r w:rsidRPr="00B360B9">
        <w:rPr>
          <w:rFonts w:ascii="Calibri" w:hAnsi="Calibri" w:cs="Calibri"/>
          <w:sz w:val="20"/>
          <w:szCs w:val="20"/>
        </w:rPr>
        <w:t>log;</w:t>
      </w:r>
      <w:proofErr w:type="gramEnd"/>
      <w:r w:rsidRPr="00B360B9">
        <w:rPr>
          <w:rFonts w:ascii="Calibri" w:hAnsi="Calibri" w:cs="Calibri"/>
          <w:sz w:val="20"/>
          <w:szCs w:val="20"/>
        </w:rPr>
        <w:t xml:space="preserve"> </w:t>
      </w:r>
    </w:p>
    <w:p w14:paraId="47157264" w14:textId="77777777" w:rsidR="000A0A2B"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t xml:space="preserve">Capture lessons learned during project </w:t>
      </w:r>
      <w:proofErr w:type="gramStart"/>
      <w:r w:rsidRPr="00B360B9">
        <w:rPr>
          <w:rFonts w:ascii="Calibri" w:hAnsi="Calibri" w:cs="Calibri"/>
          <w:sz w:val="20"/>
          <w:szCs w:val="20"/>
        </w:rPr>
        <w:t>implementation;</w:t>
      </w:r>
      <w:proofErr w:type="gramEnd"/>
      <w:r w:rsidRPr="00B360B9">
        <w:rPr>
          <w:rFonts w:ascii="Calibri" w:hAnsi="Calibri" w:cs="Calibri"/>
          <w:sz w:val="20"/>
          <w:szCs w:val="20"/>
        </w:rPr>
        <w:t xml:space="preserve">  </w:t>
      </w:r>
    </w:p>
    <w:p w14:paraId="214BC648" w14:textId="77777777" w:rsidR="000A0A2B"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t xml:space="preserve">Prepare the annual workplan for the following year; and update the Atlas Project Management module if external access is made </w:t>
      </w:r>
      <w:proofErr w:type="gramStart"/>
      <w:r w:rsidRPr="00B360B9">
        <w:rPr>
          <w:rFonts w:ascii="Calibri" w:hAnsi="Calibri" w:cs="Calibri"/>
          <w:sz w:val="20"/>
          <w:szCs w:val="20"/>
        </w:rPr>
        <w:t>available;</w:t>
      </w:r>
      <w:proofErr w:type="gramEnd"/>
    </w:p>
    <w:p w14:paraId="5AF15D9B" w14:textId="77777777" w:rsidR="000A0A2B"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t xml:space="preserve">Prepare the GEF PIR and submit the final report to the Project Steering </w:t>
      </w:r>
      <w:proofErr w:type="gramStart"/>
      <w:r w:rsidRPr="00B360B9">
        <w:rPr>
          <w:rFonts w:ascii="Calibri" w:hAnsi="Calibri" w:cs="Calibri"/>
          <w:sz w:val="20"/>
          <w:szCs w:val="20"/>
        </w:rPr>
        <w:t>Committee;</w:t>
      </w:r>
      <w:proofErr w:type="gramEnd"/>
      <w:r w:rsidRPr="00B360B9">
        <w:rPr>
          <w:rFonts w:ascii="Calibri" w:hAnsi="Calibri" w:cs="Calibri"/>
          <w:sz w:val="20"/>
          <w:szCs w:val="20"/>
        </w:rPr>
        <w:t xml:space="preserve"> </w:t>
      </w:r>
    </w:p>
    <w:p w14:paraId="6AA6EB6D" w14:textId="77777777" w:rsidR="00B360B9"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t xml:space="preserve">Based on the GEF PIR and the Project Steering Committee review, prepare the AWP for the following </w:t>
      </w:r>
      <w:proofErr w:type="gramStart"/>
      <w:r w:rsidRPr="00B360B9">
        <w:rPr>
          <w:rFonts w:ascii="Calibri" w:hAnsi="Calibri" w:cs="Calibri"/>
          <w:sz w:val="20"/>
          <w:szCs w:val="20"/>
        </w:rPr>
        <w:t>year;</w:t>
      </w:r>
      <w:proofErr w:type="gramEnd"/>
    </w:p>
    <w:p w14:paraId="319093A9" w14:textId="77777777" w:rsidR="00B360B9"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lastRenderedPageBreak/>
        <w:t xml:space="preserve">Ensure the mid-term review process is undertaken as per the UNDP guidance, and submit the final MTR report to the Project Steering </w:t>
      </w:r>
      <w:proofErr w:type="gramStart"/>
      <w:r w:rsidRPr="00B360B9">
        <w:rPr>
          <w:rFonts w:ascii="Calibri" w:hAnsi="Calibri" w:cs="Calibri"/>
          <w:sz w:val="20"/>
          <w:szCs w:val="20"/>
        </w:rPr>
        <w:t>Committee;</w:t>
      </w:r>
      <w:proofErr w:type="gramEnd"/>
    </w:p>
    <w:p w14:paraId="4342BAD9" w14:textId="77777777" w:rsidR="00B360B9"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t xml:space="preserve">Identify follow-on actions and submit them for consideration to the Project Steering </w:t>
      </w:r>
      <w:proofErr w:type="gramStart"/>
      <w:r w:rsidRPr="00B360B9">
        <w:rPr>
          <w:rFonts w:ascii="Calibri" w:hAnsi="Calibri" w:cs="Calibri"/>
          <w:sz w:val="20"/>
          <w:szCs w:val="20"/>
        </w:rPr>
        <w:t>Committee;</w:t>
      </w:r>
      <w:proofErr w:type="gramEnd"/>
      <w:r w:rsidRPr="00B360B9">
        <w:rPr>
          <w:rFonts w:ascii="Calibri" w:hAnsi="Calibri" w:cs="Calibri"/>
          <w:sz w:val="20"/>
          <w:szCs w:val="20"/>
        </w:rPr>
        <w:t xml:space="preserve"> </w:t>
      </w:r>
    </w:p>
    <w:p w14:paraId="3ACFA6AF" w14:textId="53AD87E2" w:rsidR="00F925C3" w:rsidRPr="00B360B9" w:rsidRDefault="00F925C3" w:rsidP="005913BC">
      <w:pPr>
        <w:numPr>
          <w:ilvl w:val="0"/>
          <w:numId w:val="53"/>
        </w:numPr>
        <w:spacing w:after="5" w:line="250" w:lineRule="auto"/>
        <w:ind w:right="43"/>
        <w:jc w:val="both"/>
        <w:rPr>
          <w:rFonts w:ascii="Calibri" w:hAnsi="Calibri" w:cs="Calibri"/>
          <w:sz w:val="20"/>
          <w:szCs w:val="20"/>
        </w:rPr>
      </w:pPr>
      <w:r w:rsidRPr="00B360B9">
        <w:rPr>
          <w:rFonts w:ascii="Calibri" w:hAnsi="Calibri" w:cs="Calibri"/>
          <w:sz w:val="20"/>
          <w:szCs w:val="20"/>
        </w:rPr>
        <w:t xml:space="preserve">Ensure the terminal evaluation process is undertaken as per the UNDP </w:t>
      </w:r>
      <w:proofErr w:type="gramStart"/>
      <w:r w:rsidRPr="00B360B9">
        <w:rPr>
          <w:rFonts w:ascii="Calibri" w:hAnsi="Calibri" w:cs="Calibri"/>
          <w:sz w:val="20"/>
          <w:szCs w:val="20"/>
        </w:rPr>
        <w:t>guidance, and</w:t>
      </w:r>
      <w:proofErr w:type="gramEnd"/>
      <w:r w:rsidRPr="00B360B9">
        <w:rPr>
          <w:rFonts w:ascii="Calibri" w:hAnsi="Calibri" w:cs="Calibri"/>
          <w:sz w:val="20"/>
          <w:szCs w:val="20"/>
        </w:rPr>
        <w:t xml:space="preserve"> submit the final TE report to the Project Steering Committee.</w:t>
      </w:r>
    </w:p>
    <w:p w14:paraId="5368A917" w14:textId="77777777" w:rsidR="00F925C3" w:rsidRPr="00B360B9" w:rsidRDefault="00F925C3" w:rsidP="00B360B9">
      <w:pPr>
        <w:ind w:left="360"/>
        <w:jc w:val="both"/>
        <w:rPr>
          <w:rFonts w:asciiTheme="minorHAnsi" w:hAnsiTheme="minorHAnsi" w:cstheme="minorHAnsi"/>
          <w:sz w:val="20"/>
          <w:szCs w:val="20"/>
          <w:lang w:eastAsia="zh-CN"/>
        </w:rPr>
      </w:pPr>
    </w:p>
    <w:p w14:paraId="4B82C7D0" w14:textId="3B6D571F" w:rsidR="00C44296" w:rsidRPr="00E86DFA" w:rsidRDefault="00BC1C7D" w:rsidP="005913BC">
      <w:pPr>
        <w:numPr>
          <w:ilvl w:val="0"/>
          <w:numId w:val="36"/>
        </w:numPr>
        <w:jc w:val="both"/>
        <w:rPr>
          <w:rFonts w:asciiTheme="minorHAnsi" w:hAnsiTheme="minorHAnsi" w:cstheme="minorHAnsi"/>
          <w:b/>
          <w:noProof/>
          <w:sz w:val="20"/>
          <w:szCs w:val="20"/>
          <w:lang w:eastAsia="zh-CN"/>
        </w:rPr>
      </w:pPr>
      <w:r w:rsidRPr="0044466B">
        <w:rPr>
          <w:rFonts w:asciiTheme="minorHAnsi" w:hAnsiTheme="minorHAnsi" w:cstheme="minorHAnsi"/>
          <w:b/>
          <w:sz w:val="20"/>
          <w:szCs w:val="20"/>
          <w:lang w:eastAsia="zh-CN"/>
        </w:rPr>
        <w:t>Project Management Un</w:t>
      </w:r>
      <w:r w:rsidR="005A4F9C" w:rsidRPr="0044466B">
        <w:rPr>
          <w:rFonts w:asciiTheme="minorHAnsi" w:hAnsiTheme="minorHAnsi" w:cstheme="minorHAnsi"/>
          <w:b/>
          <w:sz w:val="20"/>
          <w:szCs w:val="20"/>
          <w:lang w:eastAsia="zh-CN"/>
        </w:rPr>
        <w:t>it:</w:t>
      </w:r>
      <w:r w:rsidR="005A4F9C" w:rsidRPr="0044466B">
        <w:rPr>
          <w:rFonts w:asciiTheme="minorHAnsi" w:hAnsiTheme="minorHAnsi" w:cstheme="minorHAnsi"/>
          <w:sz w:val="20"/>
          <w:szCs w:val="20"/>
          <w:lang w:eastAsia="zh-CN"/>
        </w:rPr>
        <w:t xml:space="preserve"> </w:t>
      </w:r>
      <w:r w:rsidR="00E120E9" w:rsidRPr="0044466B">
        <w:rPr>
          <w:rFonts w:asciiTheme="minorHAnsi" w:hAnsiTheme="minorHAnsi" w:cstheme="minorHAnsi"/>
          <w:sz w:val="20"/>
          <w:szCs w:val="20"/>
          <w:lang w:eastAsia="zh-CN"/>
        </w:rPr>
        <w:t>ABER will set-</w:t>
      </w:r>
      <w:r w:rsidR="005A4F9C" w:rsidRPr="0044466B">
        <w:rPr>
          <w:rFonts w:asciiTheme="minorHAnsi" w:hAnsiTheme="minorHAnsi" w:cstheme="minorHAnsi"/>
          <w:sz w:val="20"/>
          <w:szCs w:val="20"/>
          <w:lang w:eastAsia="zh-CN"/>
        </w:rPr>
        <w:t>up a Project Management Unit (PM</w:t>
      </w:r>
      <w:r w:rsidR="00E120E9" w:rsidRPr="0044466B">
        <w:rPr>
          <w:rFonts w:asciiTheme="minorHAnsi" w:hAnsiTheme="minorHAnsi" w:cstheme="minorHAnsi"/>
          <w:sz w:val="20"/>
          <w:szCs w:val="20"/>
          <w:lang w:eastAsia="zh-CN"/>
        </w:rPr>
        <w:t>U) composed of key staff from ABER</w:t>
      </w:r>
      <w:r w:rsidR="008222A0">
        <w:rPr>
          <w:rFonts w:asciiTheme="minorHAnsi" w:hAnsiTheme="minorHAnsi" w:cstheme="minorHAnsi"/>
          <w:sz w:val="20"/>
          <w:szCs w:val="20"/>
          <w:lang w:eastAsia="zh-CN"/>
        </w:rPr>
        <w:t xml:space="preserve"> and Project Coordinator</w:t>
      </w:r>
      <w:r w:rsidR="00E120E9" w:rsidRPr="0044466B">
        <w:rPr>
          <w:rFonts w:asciiTheme="minorHAnsi" w:hAnsiTheme="minorHAnsi" w:cstheme="minorHAnsi"/>
          <w:sz w:val="20"/>
          <w:szCs w:val="20"/>
          <w:lang w:eastAsia="zh-CN"/>
        </w:rPr>
        <w:t xml:space="preserve">. The PMU will be hosted at ABER, which will provide logistical support in the form of stationery, communications, transportation, etc. as part of its co-financing. </w:t>
      </w:r>
      <w:proofErr w:type="gramStart"/>
      <w:r w:rsidR="00E120E9" w:rsidRPr="0044466B">
        <w:rPr>
          <w:rFonts w:asciiTheme="minorHAnsi" w:hAnsiTheme="minorHAnsi" w:cstheme="minorHAnsi"/>
          <w:sz w:val="20"/>
          <w:szCs w:val="20"/>
          <w:lang w:eastAsia="zh-CN"/>
        </w:rPr>
        <w:t>PMU,</w:t>
      </w:r>
      <w:proofErr w:type="gramEnd"/>
      <w:r w:rsidR="00E120E9" w:rsidRPr="0044466B">
        <w:rPr>
          <w:rFonts w:asciiTheme="minorHAnsi" w:hAnsiTheme="minorHAnsi" w:cstheme="minorHAnsi"/>
          <w:sz w:val="20"/>
          <w:szCs w:val="20"/>
          <w:lang w:eastAsia="zh-CN"/>
        </w:rPr>
        <w:t xml:space="preserve"> will handle the day-to-day activities of the project (implementation and monitoring) according to the work pl</w:t>
      </w:r>
      <w:r w:rsidR="001E6AB0" w:rsidRPr="0044466B">
        <w:rPr>
          <w:rFonts w:asciiTheme="minorHAnsi" w:hAnsiTheme="minorHAnsi" w:cstheme="minorHAnsi"/>
          <w:sz w:val="20"/>
          <w:szCs w:val="20"/>
          <w:lang w:eastAsia="zh-CN"/>
        </w:rPr>
        <w:t>an. This PMU will report to</w:t>
      </w:r>
      <w:r w:rsidR="00E120E9" w:rsidRPr="0044466B">
        <w:rPr>
          <w:rFonts w:asciiTheme="minorHAnsi" w:hAnsiTheme="minorHAnsi" w:cstheme="minorHAnsi"/>
          <w:sz w:val="20"/>
          <w:szCs w:val="20"/>
          <w:lang w:eastAsia="zh-CN"/>
        </w:rPr>
        <w:t xml:space="preserve"> UNDP and the Steering Committee. </w:t>
      </w:r>
      <w:r w:rsidR="00E120E9" w:rsidRPr="0044466B">
        <w:rPr>
          <w:rFonts w:asciiTheme="minorHAnsi" w:hAnsiTheme="minorHAnsi" w:cstheme="minorHAnsi"/>
          <w:sz w:val="20"/>
          <w:szCs w:val="20"/>
        </w:rPr>
        <w:t xml:space="preserve">Additional support staff may be hired on a short or medium-term basis, if required to strengthen PMU. UNDP and other development partners such as </w:t>
      </w:r>
      <w:proofErr w:type="spellStart"/>
      <w:r w:rsidR="00E120E9" w:rsidRPr="0044466B">
        <w:rPr>
          <w:rFonts w:asciiTheme="minorHAnsi" w:hAnsiTheme="minorHAnsi" w:cstheme="minorHAnsi"/>
          <w:sz w:val="20"/>
          <w:szCs w:val="20"/>
        </w:rPr>
        <w:t>Sida</w:t>
      </w:r>
      <w:proofErr w:type="spellEnd"/>
      <w:r w:rsidR="00E120E9" w:rsidRPr="0044466B">
        <w:rPr>
          <w:rFonts w:asciiTheme="minorHAnsi" w:hAnsiTheme="minorHAnsi" w:cstheme="minorHAnsi"/>
          <w:sz w:val="20"/>
          <w:szCs w:val="20"/>
        </w:rPr>
        <w:t xml:space="preserve">, </w:t>
      </w:r>
      <w:r w:rsidR="00962A13">
        <w:rPr>
          <w:rFonts w:asciiTheme="minorHAnsi" w:hAnsiTheme="minorHAnsi" w:cstheme="minorHAnsi"/>
          <w:sz w:val="20"/>
          <w:szCs w:val="20"/>
        </w:rPr>
        <w:t xml:space="preserve">AfDB, </w:t>
      </w:r>
      <w:r w:rsidR="00E120E9" w:rsidRPr="0044466B">
        <w:rPr>
          <w:rFonts w:asciiTheme="minorHAnsi" w:hAnsiTheme="minorHAnsi" w:cstheme="minorHAnsi"/>
          <w:sz w:val="20"/>
          <w:szCs w:val="20"/>
        </w:rPr>
        <w:t xml:space="preserve">World Bank, </w:t>
      </w:r>
      <w:r w:rsidR="001E6AB0" w:rsidRPr="0044466B">
        <w:rPr>
          <w:rFonts w:asciiTheme="minorHAnsi" w:hAnsiTheme="minorHAnsi" w:cstheme="minorHAnsi"/>
          <w:sz w:val="20"/>
          <w:szCs w:val="20"/>
        </w:rPr>
        <w:t xml:space="preserve">UNCDF, </w:t>
      </w:r>
      <w:r w:rsidR="00E120E9" w:rsidRPr="0044466B">
        <w:rPr>
          <w:rFonts w:asciiTheme="minorHAnsi" w:hAnsiTheme="minorHAnsi" w:cstheme="minorHAnsi"/>
          <w:sz w:val="20"/>
          <w:szCs w:val="20"/>
        </w:rPr>
        <w:t>MCC,</w:t>
      </w:r>
      <w:r w:rsidR="001E6AB0" w:rsidRPr="0044466B">
        <w:rPr>
          <w:rFonts w:asciiTheme="minorHAnsi" w:hAnsiTheme="minorHAnsi" w:cstheme="minorHAnsi"/>
          <w:sz w:val="20"/>
          <w:szCs w:val="20"/>
        </w:rPr>
        <w:t xml:space="preserve"> etc.</w:t>
      </w:r>
      <w:r w:rsidR="00E120E9" w:rsidRPr="0044466B">
        <w:rPr>
          <w:rFonts w:asciiTheme="minorHAnsi" w:hAnsiTheme="minorHAnsi" w:cstheme="minorHAnsi"/>
          <w:sz w:val="20"/>
          <w:szCs w:val="20"/>
        </w:rPr>
        <w:t xml:space="preserve"> may designate staff to support the project activities as technical experts when appropriate or requested. This will contribute to the success and increase national ownership of the project. The PMU will be funded by the GEF grant and co-financed by ABER. UNDP will provide the PMU with the necessary support in terms of capacity building (management and monitoring).</w:t>
      </w:r>
      <w:r w:rsidR="00E120E9" w:rsidRPr="0044466B">
        <w:rPr>
          <w:rFonts w:asciiTheme="minorHAnsi" w:hAnsiTheme="minorHAnsi" w:cstheme="minorHAnsi"/>
          <w:sz w:val="20"/>
          <w:szCs w:val="20"/>
          <w:lang w:eastAsia="zh-CN"/>
        </w:rPr>
        <w:t xml:space="preserve"> </w:t>
      </w:r>
    </w:p>
    <w:p w14:paraId="6CB40DBC" w14:textId="77777777" w:rsidR="00570D36" w:rsidRPr="00F12575" w:rsidRDefault="00570D36" w:rsidP="00E86DFA">
      <w:pPr>
        <w:ind w:left="360"/>
        <w:jc w:val="both"/>
        <w:rPr>
          <w:rFonts w:asciiTheme="minorHAnsi" w:hAnsiTheme="minorHAnsi" w:cstheme="minorHAnsi"/>
          <w:b/>
          <w:noProof/>
          <w:sz w:val="20"/>
          <w:szCs w:val="20"/>
          <w:lang w:eastAsia="zh-CN"/>
        </w:rPr>
      </w:pPr>
    </w:p>
    <w:p w14:paraId="059133AB" w14:textId="015436F3" w:rsidR="003644BD" w:rsidRPr="0044466B" w:rsidRDefault="006368D7" w:rsidP="005913BC">
      <w:pPr>
        <w:numPr>
          <w:ilvl w:val="0"/>
          <w:numId w:val="36"/>
        </w:numPr>
        <w:jc w:val="both"/>
        <w:rPr>
          <w:rFonts w:asciiTheme="minorHAnsi" w:hAnsiTheme="minorHAnsi" w:cstheme="minorHAnsi"/>
          <w:noProof/>
          <w:sz w:val="20"/>
          <w:szCs w:val="20"/>
          <w:lang w:val="en-GB" w:eastAsia="zh-CN"/>
        </w:rPr>
      </w:pPr>
      <w:r w:rsidRPr="0044466B">
        <w:rPr>
          <w:rFonts w:asciiTheme="minorHAnsi" w:hAnsiTheme="minorHAnsi" w:cstheme="minorHAnsi"/>
          <w:b/>
          <w:noProof/>
          <w:sz w:val="20"/>
          <w:szCs w:val="20"/>
          <w:lang w:val="en-GB" w:eastAsia="zh-CN"/>
        </w:rPr>
        <w:t>Project extensions:</w:t>
      </w:r>
      <w:r w:rsidR="005F6F56" w:rsidRPr="0044466B">
        <w:rPr>
          <w:rFonts w:asciiTheme="minorHAnsi" w:hAnsiTheme="minorHAnsi" w:cstheme="minorHAnsi"/>
          <w:b/>
          <w:noProof/>
          <w:sz w:val="20"/>
          <w:szCs w:val="20"/>
          <w:lang w:val="en-GB" w:eastAsia="zh-CN"/>
        </w:rPr>
        <w:t xml:space="preserve"> </w:t>
      </w:r>
      <w:r w:rsidR="005F6F56" w:rsidRPr="0044466B">
        <w:rPr>
          <w:rFonts w:asciiTheme="minorHAnsi" w:hAnsiTheme="minorHAnsi" w:cstheme="minorHAnsi"/>
          <w:noProof/>
          <w:sz w:val="20"/>
          <w:szCs w:val="20"/>
          <w:lang w:val="en-GB" w:eastAsia="zh-CN"/>
        </w:rPr>
        <w:t>Th</w:t>
      </w:r>
      <w:r w:rsidR="00E81451" w:rsidRPr="0044466B">
        <w:rPr>
          <w:rFonts w:asciiTheme="minorHAnsi" w:hAnsiTheme="minorHAnsi" w:cstheme="minorHAnsi"/>
          <w:noProof/>
          <w:sz w:val="20"/>
          <w:szCs w:val="20"/>
          <w:lang w:val="en-GB" w:eastAsia="zh-CN"/>
        </w:rPr>
        <w:t xml:space="preserve">e </w:t>
      </w:r>
      <w:r w:rsidR="006C1BC1" w:rsidRPr="0044466B">
        <w:rPr>
          <w:rFonts w:asciiTheme="minorHAnsi" w:hAnsiTheme="minorHAnsi" w:cstheme="minorHAnsi"/>
          <w:noProof/>
          <w:sz w:val="20"/>
          <w:szCs w:val="20"/>
          <w:lang w:val="en-GB" w:eastAsia="zh-CN"/>
        </w:rPr>
        <w:t xml:space="preserve">UNDP Resident Representative and the </w:t>
      </w:r>
      <w:r w:rsidR="00E81451" w:rsidRPr="0044466B">
        <w:rPr>
          <w:rFonts w:asciiTheme="minorHAnsi" w:hAnsiTheme="minorHAnsi" w:cstheme="minorHAnsi"/>
          <w:noProof/>
          <w:sz w:val="20"/>
          <w:szCs w:val="20"/>
          <w:lang w:val="en-GB" w:eastAsia="zh-CN"/>
        </w:rPr>
        <w:t xml:space="preserve">UNDP-GEF </w:t>
      </w:r>
      <w:r w:rsidR="00EE5D8E" w:rsidRPr="0044466B">
        <w:rPr>
          <w:rFonts w:asciiTheme="minorHAnsi" w:hAnsiTheme="minorHAnsi" w:cstheme="minorHAnsi"/>
          <w:noProof/>
          <w:sz w:val="20"/>
          <w:szCs w:val="20"/>
          <w:lang w:val="en-GB" w:eastAsia="zh-CN"/>
        </w:rPr>
        <w:t xml:space="preserve">Executive Coordinator </w:t>
      </w:r>
      <w:r w:rsidR="00DA1CBD" w:rsidRPr="0044466B">
        <w:rPr>
          <w:rFonts w:asciiTheme="minorHAnsi" w:hAnsiTheme="minorHAnsi" w:cstheme="minorHAnsi"/>
          <w:noProof/>
          <w:sz w:val="20"/>
          <w:szCs w:val="20"/>
          <w:lang w:val="en-GB" w:eastAsia="zh-CN"/>
        </w:rPr>
        <w:t>must approve a</w:t>
      </w:r>
      <w:r w:rsidR="003C0423" w:rsidRPr="0044466B">
        <w:rPr>
          <w:rFonts w:asciiTheme="minorHAnsi" w:hAnsiTheme="minorHAnsi" w:cstheme="minorHAnsi"/>
          <w:noProof/>
          <w:sz w:val="20"/>
          <w:szCs w:val="20"/>
          <w:lang w:val="en-GB" w:eastAsia="zh-CN"/>
        </w:rPr>
        <w:t xml:space="preserve">ll project extension requests. </w:t>
      </w:r>
      <w:r w:rsidR="00DA1CBD" w:rsidRPr="0044466B">
        <w:rPr>
          <w:rFonts w:asciiTheme="minorHAnsi" w:hAnsiTheme="minorHAnsi" w:cstheme="minorHAnsi"/>
          <w:noProof/>
          <w:sz w:val="20"/>
          <w:szCs w:val="20"/>
          <w:lang w:val="en-GB" w:eastAsia="zh-CN"/>
        </w:rPr>
        <w:t xml:space="preserve">Note that all extensions incur costs and the </w:t>
      </w:r>
      <w:r w:rsidR="00652BD9" w:rsidRPr="0044466B">
        <w:rPr>
          <w:rFonts w:asciiTheme="minorHAnsi" w:hAnsiTheme="minorHAnsi" w:cstheme="minorHAnsi"/>
          <w:noProof/>
          <w:sz w:val="20"/>
          <w:szCs w:val="20"/>
          <w:lang w:val="en-GB" w:eastAsia="zh-CN"/>
        </w:rPr>
        <w:t xml:space="preserve">GEF </w:t>
      </w:r>
      <w:r w:rsidR="00D53363" w:rsidRPr="0044466B">
        <w:rPr>
          <w:rFonts w:asciiTheme="minorHAnsi" w:hAnsiTheme="minorHAnsi" w:cstheme="minorHAnsi"/>
          <w:noProof/>
          <w:sz w:val="20"/>
          <w:szCs w:val="20"/>
          <w:lang w:val="en-GB" w:eastAsia="zh-CN"/>
        </w:rPr>
        <w:t>project budget cannot be increased</w:t>
      </w:r>
      <w:r w:rsidR="00E81451" w:rsidRPr="0044466B">
        <w:rPr>
          <w:rFonts w:asciiTheme="minorHAnsi" w:hAnsiTheme="minorHAnsi" w:cstheme="minorHAnsi"/>
          <w:noProof/>
          <w:sz w:val="20"/>
          <w:szCs w:val="20"/>
          <w:lang w:val="en-GB" w:eastAsia="zh-CN"/>
        </w:rPr>
        <w:t xml:space="preserve">. </w:t>
      </w:r>
      <w:r w:rsidR="000F3BFC" w:rsidRPr="0044466B">
        <w:rPr>
          <w:rFonts w:asciiTheme="minorHAnsi" w:hAnsiTheme="minorHAnsi" w:cstheme="minorHAnsi"/>
          <w:noProof/>
          <w:sz w:val="20"/>
          <w:szCs w:val="20"/>
          <w:lang w:val="en-GB" w:eastAsia="zh-CN"/>
        </w:rPr>
        <w:t xml:space="preserve">A single </w:t>
      </w:r>
      <w:r w:rsidR="00D53363" w:rsidRPr="0044466B">
        <w:rPr>
          <w:rFonts w:asciiTheme="minorHAnsi" w:hAnsiTheme="minorHAnsi" w:cstheme="minorHAnsi"/>
          <w:noProof/>
          <w:sz w:val="20"/>
          <w:szCs w:val="20"/>
          <w:lang w:val="en-GB" w:eastAsia="zh-CN"/>
        </w:rPr>
        <w:t xml:space="preserve">extension </w:t>
      </w:r>
      <w:r w:rsidR="000F3BFC" w:rsidRPr="0044466B">
        <w:rPr>
          <w:rFonts w:asciiTheme="minorHAnsi" w:hAnsiTheme="minorHAnsi" w:cstheme="minorHAnsi"/>
          <w:noProof/>
          <w:sz w:val="20"/>
          <w:szCs w:val="20"/>
          <w:lang w:val="en-GB" w:eastAsia="zh-CN"/>
        </w:rPr>
        <w:t>may</w:t>
      </w:r>
      <w:r w:rsidR="00E81451" w:rsidRPr="0044466B">
        <w:rPr>
          <w:rFonts w:asciiTheme="minorHAnsi" w:hAnsiTheme="minorHAnsi" w:cstheme="minorHAnsi"/>
          <w:noProof/>
          <w:sz w:val="20"/>
          <w:szCs w:val="20"/>
          <w:lang w:val="en-GB" w:eastAsia="zh-CN"/>
        </w:rPr>
        <w:t xml:space="preserve"> be granted </w:t>
      </w:r>
      <w:r w:rsidR="00653AB6" w:rsidRPr="0044466B">
        <w:rPr>
          <w:rFonts w:asciiTheme="minorHAnsi" w:hAnsiTheme="minorHAnsi" w:cstheme="minorHAnsi"/>
          <w:noProof/>
          <w:sz w:val="20"/>
          <w:szCs w:val="20"/>
          <w:lang w:val="en-GB" w:eastAsia="zh-CN"/>
        </w:rPr>
        <w:t>on an exception</w:t>
      </w:r>
      <w:r w:rsidR="00652BD9" w:rsidRPr="0044466B">
        <w:rPr>
          <w:rFonts w:asciiTheme="minorHAnsi" w:hAnsiTheme="minorHAnsi" w:cstheme="minorHAnsi"/>
          <w:noProof/>
          <w:sz w:val="20"/>
          <w:szCs w:val="20"/>
          <w:lang w:val="en-GB" w:eastAsia="zh-CN"/>
        </w:rPr>
        <w:t>al</w:t>
      </w:r>
      <w:r w:rsidR="00653AB6" w:rsidRPr="0044466B">
        <w:rPr>
          <w:rFonts w:asciiTheme="minorHAnsi" w:hAnsiTheme="minorHAnsi" w:cstheme="minorHAnsi"/>
          <w:noProof/>
          <w:sz w:val="20"/>
          <w:szCs w:val="20"/>
          <w:lang w:val="en-GB" w:eastAsia="zh-CN"/>
        </w:rPr>
        <w:t xml:space="preserve"> basis and </w:t>
      </w:r>
      <w:r w:rsidR="00D53363" w:rsidRPr="0044466B">
        <w:rPr>
          <w:rFonts w:asciiTheme="minorHAnsi" w:hAnsiTheme="minorHAnsi" w:cstheme="minorHAnsi"/>
          <w:noProof/>
          <w:sz w:val="20"/>
          <w:szCs w:val="20"/>
          <w:lang w:val="en-GB" w:eastAsia="zh-CN"/>
        </w:rPr>
        <w:t xml:space="preserve">only if the </w:t>
      </w:r>
      <w:r w:rsidR="00E81451" w:rsidRPr="0044466B">
        <w:rPr>
          <w:rFonts w:asciiTheme="minorHAnsi" w:hAnsiTheme="minorHAnsi" w:cstheme="minorHAnsi"/>
          <w:noProof/>
          <w:sz w:val="20"/>
          <w:szCs w:val="20"/>
          <w:lang w:val="en-GB" w:eastAsia="zh-CN"/>
        </w:rPr>
        <w:t xml:space="preserve">following conditions are met: </w:t>
      </w:r>
      <w:r w:rsidR="00653AB6" w:rsidRPr="0044466B">
        <w:rPr>
          <w:rFonts w:asciiTheme="minorHAnsi" w:hAnsiTheme="minorHAnsi" w:cstheme="minorHAnsi"/>
          <w:noProof/>
          <w:sz w:val="20"/>
          <w:szCs w:val="20"/>
          <w:lang w:val="en-GB" w:eastAsia="zh-CN"/>
        </w:rPr>
        <w:t xml:space="preserve">one extension </w:t>
      </w:r>
      <w:r w:rsidR="006C0E7E" w:rsidRPr="0044466B">
        <w:rPr>
          <w:rFonts w:asciiTheme="minorHAnsi" w:hAnsiTheme="minorHAnsi" w:cstheme="minorHAnsi"/>
          <w:noProof/>
          <w:sz w:val="20"/>
          <w:szCs w:val="20"/>
          <w:lang w:val="en-GB" w:eastAsia="zh-CN"/>
        </w:rPr>
        <w:t xml:space="preserve">only </w:t>
      </w:r>
      <w:r w:rsidR="00CE6756" w:rsidRPr="0044466B">
        <w:rPr>
          <w:rFonts w:asciiTheme="minorHAnsi" w:hAnsiTheme="minorHAnsi" w:cstheme="minorHAnsi"/>
          <w:noProof/>
          <w:sz w:val="20"/>
          <w:szCs w:val="20"/>
          <w:lang w:val="en-GB" w:eastAsia="zh-CN"/>
        </w:rPr>
        <w:t>for a project for a maximum of six months</w:t>
      </w:r>
      <w:r w:rsidR="006C0E7E" w:rsidRPr="0044466B">
        <w:rPr>
          <w:rFonts w:asciiTheme="minorHAnsi" w:hAnsiTheme="minorHAnsi" w:cstheme="minorHAnsi"/>
          <w:noProof/>
          <w:sz w:val="20"/>
          <w:szCs w:val="20"/>
          <w:lang w:val="en-GB" w:eastAsia="zh-CN"/>
        </w:rPr>
        <w:t xml:space="preserve">; </w:t>
      </w:r>
      <w:r w:rsidR="003644BD" w:rsidRPr="0044466B">
        <w:rPr>
          <w:rFonts w:asciiTheme="minorHAnsi" w:hAnsiTheme="minorHAnsi" w:cstheme="minorHAnsi"/>
          <w:noProof/>
          <w:sz w:val="20"/>
          <w:szCs w:val="20"/>
          <w:lang w:val="en-GB" w:eastAsia="zh-CN"/>
        </w:rPr>
        <w:t xml:space="preserve">the </w:t>
      </w:r>
      <w:r w:rsidR="006C0E7E" w:rsidRPr="0044466B">
        <w:rPr>
          <w:rFonts w:asciiTheme="minorHAnsi" w:hAnsiTheme="minorHAnsi" w:cstheme="minorHAnsi"/>
          <w:noProof/>
          <w:sz w:val="20"/>
          <w:szCs w:val="20"/>
          <w:lang w:val="en-GB" w:eastAsia="zh-CN"/>
        </w:rPr>
        <w:t>p</w:t>
      </w:r>
      <w:r w:rsidR="003644BD" w:rsidRPr="0044466B">
        <w:rPr>
          <w:rFonts w:asciiTheme="minorHAnsi" w:hAnsiTheme="minorHAnsi" w:cstheme="minorHAnsi"/>
          <w:noProof/>
          <w:sz w:val="20"/>
          <w:szCs w:val="20"/>
          <w:lang w:val="en-GB" w:eastAsia="zh-CN"/>
        </w:rPr>
        <w:t xml:space="preserve">roject management costs during the extension period </w:t>
      </w:r>
      <w:r w:rsidR="006C0E7E" w:rsidRPr="0044466B">
        <w:rPr>
          <w:rFonts w:asciiTheme="minorHAnsi" w:hAnsiTheme="minorHAnsi" w:cstheme="minorHAnsi"/>
          <w:noProof/>
          <w:sz w:val="20"/>
          <w:szCs w:val="20"/>
          <w:lang w:val="en-GB" w:eastAsia="zh-CN"/>
        </w:rPr>
        <w:t>must remain</w:t>
      </w:r>
      <w:r w:rsidR="003644BD" w:rsidRPr="0044466B">
        <w:rPr>
          <w:rFonts w:asciiTheme="minorHAnsi" w:hAnsiTheme="minorHAnsi" w:cstheme="minorHAnsi"/>
          <w:noProof/>
          <w:sz w:val="20"/>
          <w:szCs w:val="20"/>
          <w:lang w:val="en-GB" w:eastAsia="zh-CN"/>
        </w:rPr>
        <w:t xml:space="preserve"> within the or</w:t>
      </w:r>
      <w:r w:rsidR="006C0E7E" w:rsidRPr="0044466B">
        <w:rPr>
          <w:rFonts w:asciiTheme="minorHAnsi" w:hAnsiTheme="minorHAnsi" w:cstheme="minorHAnsi"/>
          <w:noProof/>
          <w:sz w:val="20"/>
          <w:szCs w:val="20"/>
          <w:lang w:val="en-GB" w:eastAsia="zh-CN"/>
        </w:rPr>
        <w:t>iginally</w:t>
      </w:r>
      <w:r w:rsidR="003644BD" w:rsidRPr="0044466B">
        <w:rPr>
          <w:rFonts w:asciiTheme="minorHAnsi" w:hAnsiTheme="minorHAnsi" w:cstheme="minorHAnsi"/>
          <w:noProof/>
          <w:sz w:val="20"/>
          <w:szCs w:val="20"/>
          <w:lang w:val="en-GB" w:eastAsia="zh-CN"/>
        </w:rPr>
        <w:t xml:space="preserve"> approved amount</w:t>
      </w:r>
      <w:r w:rsidR="00A57E5C" w:rsidRPr="0044466B">
        <w:rPr>
          <w:rFonts w:asciiTheme="minorHAnsi" w:hAnsiTheme="minorHAnsi" w:cstheme="minorHAnsi"/>
          <w:noProof/>
          <w:sz w:val="20"/>
          <w:szCs w:val="20"/>
          <w:lang w:val="en-GB" w:eastAsia="zh-CN"/>
        </w:rPr>
        <w:t>,</w:t>
      </w:r>
      <w:r w:rsidR="003644BD" w:rsidRPr="0044466B">
        <w:rPr>
          <w:rFonts w:asciiTheme="minorHAnsi" w:hAnsiTheme="minorHAnsi" w:cstheme="minorHAnsi"/>
          <w:noProof/>
          <w:sz w:val="20"/>
          <w:szCs w:val="20"/>
          <w:lang w:val="en-GB" w:eastAsia="zh-CN"/>
        </w:rPr>
        <w:t xml:space="preserve"> and any increase in PMC costs will be covered by non</w:t>
      </w:r>
      <w:r w:rsidR="0073717A" w:rsidRPr="0044466B">
        <w:rPr>
          <w:rFonts w:asciiTheme="minorHAnsi" w:hAnsiTheme="minorHAnsi" w:cstheme="minorHAnsi"/>
          <w:noProof/>
          <w:sz w:val="20"/>
          <w:szCs w:val="20"/>
          <w:lang w:val="en-GB" w:eastAsia="zh-CN"/>
        </w:rPr>
        <w:t>-</w:t>
      </w:r>
      <w:r w:rsidR="003644BD" w:rsidRPr="0044466B">
        <w:rPr>
          <w:rFonts w:asciiTheme="minorHAnsi" w:hAnsiTheme="minorHAnsi" w:cstheme="minorHAnsi"/>
          <w:noProof/>
          <w:sz w:val="20"/>
          <w:szCs w:val="20"/>
          <w:lang w:val="en-GB" w:eastAsia="zh-CN"/>
        </w:rPr>
        <w:t>GEF res</w:t>
      </w:r>
      <w:r w:rsidR="006C0E7E" w:rsidRPr="0044466B">
        <w:rPr>
          <w:rFonts w:asciiTheme="minorHAnsi" w:hAnsiTheme="minorHAnsi" w:cstheme="minorHAnsi"/>
          <w:noProof/>
          <w:sz w:val="20"/>
          <w:szCs w:val="20"/>
          <w:lang w:val="en-GB" w:eastAsia="zh-CN"/>
        </w:rPr>
        <w:t>ources</w:t>
      </w:r>
      <w:r w:rsidR="003644BD" w:rsidRPr="0044466B">
        <w:rPr>
          <w:rFonts w:asciiTheme="minorHAnsi" w:hAnsiTheme="minorHAnsi" w:cstheme="minorHAnsi"/>
          <w:noProof/>
          <w:sz w:val="20"/>
          <w:szCs w:val="20"/>
          <w:lang w:val="en-GB" w:eastAsia="zh-CN"/>
        </w:rPr>
        <w:t>; the</w:t>
      </w:r>
      <w:r w:rsidR="0073717A" w:rsidRPr="0044466B">
        <w:rPr>
          <w:rFonts w:asciiTheme="minorHAnsi" w:hAnsiTheme="minorHAnsi" w:cstheme="minorHAnsi"/>
          <w:noProof/>
          <w:sz w:val="20"/>
          <w:szCs w:val="20"/>
          <w:lang w:val="en-GB" w:eastAsia="zh-CN"/>
        </w:rPr>
        <w:t xml:space="preserve"> UNDP Country Office</w:t>
      </w:r>
      <w:r w:rsidR="003644BD" w:rsidRPr="0044466B">
        <w:rPr>
          <w:rFonts w:asciiTheme="minorHAnsi" w:hAnsiTheme="minorHAnsi" w:cstheme="minorHAnsi"/>
          <w:noProof/>
          <w:sz w:val="20"/>
          <w:szCs w:val="20"/>
          <w:lang w:val="en-GB" w:eastAsia="zh-CN"/>
        </w:rPr>
        <w:t xml:space="preserve"> oversight costs </w:t>
      </w:r>
      <w:r w:rsidR="0016121C" w:rsidRPr="0044466B">
        <w:rPr>
          <w:rFonts w:asciiTheme="minorHAnsi" w:hAnsiTheme="minorHAnsi" w:cstheme="minorHAnsi"/>
          <w:noProof/>
          <w:sz w:val="20"/>
          <w:szCs w:val="20"/>
          <w:lang w:val="en-GB" w:eastAsia="zh-CN"/>
        </w:rPr>
        <w:t xml:space="preserve">in excess of the CO’s Agency fee specified in the DOA </w:t>
      </w:r>
      <w:r w:rsidR="0073717A" w:rsidRPr="0044466B">
        <w:rPr>
          <w:rFonts w:asciiTheme="minorHAnsi" w:hAnsiTheme="minorHAnsi" w:cstheme="minorHAnsi"/>
          <w:noProof/>
          <w:sz w:val="20"/>
          <w:szCs w:val="20"/>
          <w:lang w:val="en-GB" w:eastAsia="zh-CN"/>
        </w:rPr>
        <w:t xml:space="preserve">during the extension period must be </w:t>
      </w:r>
      <w:r w:rsidR="003644BD" w:rsidRPr="0044466B">
        <w:rPr>
          <w:rFonts w:asciiTheme="minorHAnsi" w:hAnsiTheme="minorHAnsi" w:cstheme="minorHAnsi"/>
          <w:noProof/>
          <w:sz w:val="20"/>
          <w:szCs w:val="20"/>
          <w:lang w:val="en-GB" w:eastAsia="zh-CN"/>
        </w:rPr>
        <w:t>covered by non</w:t>
      </w:r>
      <w:r w:rsidR="0073717A" w:rsidRPr="0044466B">
        <w:rPr>
          <w:rFonts w:asciiTheme="minorHAnsi" w:hAnsiTheme="minorHAnsi" w:cstheme="minorHAnsi"/>
          <w:noProof/>
          <w:sz w:val="20"/>
          <w:szCs w:val="20"/>
          <w:lang w:val="en-GB" w:eastAsia="zh-CN"/>
        </w:rPr>
        <w:t>-</w:t>
      </w:r>
      <w:r w:rsidR="003644BD" w:rsidRPr="0044466B">
        <w:rPr>
          <w:rFonts w:asciiTheme="minorHAnsi" w:hAnsiTheme="minorHAnsi" w:cstheme="minorHAnsi"/>
          <w:noProof/>
          <w:sz w:val="20"/>
          <w:szCs w:val="20"/>
          <w:lang w:val="en-GB" w:eastAsia="zh-CN"/>
        </w:rPr>
        <w:t>GEF reso</w:t>
      </w:r>
      <w:r w:rsidR="00724E46" w:rsidRPr="0044466B">
        <w:rPr>
          <w:rFonts w:asciiTheme="minorHAnsi" w:hAnsiTheme="minorHAnsi" w:cstheme="minorHAnsi"/>
          <w:noProof/>
          <w:sz w:val="20"/>
          <w:szCs w:val="20"/>
          <w:lang w:val="en-GB" w:eastAsia="zh-CN"/>
        </w:rPr>
        <w:t>urces</w:t>
      </w:r>
      <w:r w:rsidR="003644BD" w:rsidRPr="0044466B">
        <w:rPr>
          <w:rFonts w:asciiTheme="minorHAnsi" w:hAnsiTheme="minorHAnsi" w:cstheme="minorHAnsi"/>
          <w:noProof/>
          <w:sz w:val="20"/>
          <w:szCs w:val="20"/>
          <w:lang w:val="en-GB" w:eastAsia="zh-CN"/>
        </w:rPr>
        <w:t>.</w:t>
      </w:r>
      <w:r w:rsidR="0016121C" w:rsidRPr="0044466B">
        <w:rPr>
          <w:rFonts w:asciiTheme="minorHAnsi" w:hAnsiTheme="minorHAnsi" w:cstheme="minorHAnsi"/>
          <w:sz w:val="20"/>
          <w:szCs w:val="20"/>
        </w:rPr>
        <w:t xml:space="preserve"> </w:t>
      </w:r>
    </w:p>
    <w:p w14:paraId="0D41AA31" w14:textId="71A9344A" w:rsidR="005C620C" w:rsidRDefault="005C620C" w:rsidP="003644BD">
      <w:pPr>
        <w:rPr>
          <w:rFonts w:cs="Arial"/>
          <w:noProof/>
          <w:szCs w:val="20"/>
          <w:lang w:val="en-GB" w:eastAsia="zh-CN"/>
        </w:rPr>
      </w:pPr>
    </w:p>
    <w:p w14:paraId="0347E270" w14:textId="77777777" w:rsidR="000D41A1" w:rsidRDefault="000D41A1" w:rsidP="003644BD">
      <w:pPr>
        <w:rPr>
          <w:rFonts w:cs="Arial"/>
          <w:noProof/>
          <w:szCs w:val="20"/>
          <w:lang w:val="en-GB" w:eastAsia="zh-CN"/>
        </w:rPr>
      </w:pPr>
    </w:p>
    <w:p w14:paraId="5089DBE7" w14:textId="77777777" w:rsidR="003E3ABA" w:rsidRPr="006C363D" w:rsidRDefault="003E3ABA" w:rsidP="006C363D">
      <w:pPr>
        <w:pStyle w:val="Heading1"/>
      </w:pPr>
      <w:bookmarkStart w:id="73" w:name="_Toc84428413"/>
      <w:r w:rsidRPr="006C363D">
        <w:t>Financial Planning and Management</w:t>
      </w:r>
      <w:bookmarkEnd w:id="73"/>
      <w:r w:rsidRPr="006C363D">
        <w:t xml:space="preserve"> </w:t>
      </w:r>
    </w:p>
    <w:p w14:paraId="63D34D22" w14:textId="77777777" w:rsidR="008466F0" w:rsidRPr="009F6580" w:rsidRDefault="008466F0" w:rsidP="001E7D8C">
      <w:pPr>
        <w:autoSpaceDE w:val="0"/>
        <w:autoSpaceDN w:val="0"/>
        <w:adjustRightInd w:val="0"/>
        <w:rPr>
          <w:rFonts w:ascii="Calibri" w:hAnsi="Calibri" w:cs="Calibri"/>
          <w:color w:val="000000"/>
          <w:sz w:val="20"/>
          <w:szCs w:val="20"/>
        </w:rPr>
      </w:pPr>
    </w:p>
    <w:p w14:paraId="3C42EAD1" w14:textId="67F59B9F" w:rsidR="003E3ABA" w:rsidRPr="009F6580" w:rsidRDefault="003E3ABA" w:rsidP="0021780B">
      <w:pPr>
        <w:autoSpaceDE w:val="0"/>
        <w:autoSpaceDN w:val="0"/>
        <w:adjustRightInd w:val="0"/>
        <w:jc w:val="both"/>
        <w:rPr>
          <w:rFonts w:ascii="Calibri" w:hAnsi="Calibri" w:cs="Calibri"/>
          <w:color w:val="000000"/>
          <w:sz w:val="20"/>
          <w:szCs w:val="20"/>
        </w:rPr>
      </w:pPr>
      <w:r w:rsidRPr="009F6580">
        <w:rPr>
          <w:rFonts w:ascii="Calibri" w:hAnsi="Calibri" w:cs="Calibri"/>
          <w:color w:val="000000"/>
          <w:sz w:val="20"/>
          <w:szCs w:val="20"/>
        </w:rPr>
        <w:t xml:space="preserve">The total cost of the project is </w:t>
      </w:r>
      <w:r w:rsidRPr="00E86DFA">
        <w:rPr>
          <w:rFonts w:ascii="Calibri" w:hAnsi="Calibri" w:cs="Calibri"/>
          <w:iCs/>
          <w:color w:val="000000"/>
          <w:sz w:val="20"/>
          <w:szCs w:val="20"/>
        </w:rPr>
        <w:t xml:space="preserve">USD </w:t>
      </w:r>
      <w:r w:rsidR="00E6508A">
        <w:rPr>
          <w:rFonts w:ascii="Calibri" w:hAnsi="Calibri" w:cs="Calibri"/>
          <w:iCs/>
          <w:color w:val="000000"/>
          <w:sz w:val="20"/>
          <w:szCs w:val="20"/>
        </w:rPr>
        <w:t>105,417,809</w:t>
      </w:r>
      <w:r w:rsidRPr="009F6580">
        <w:rPr>
          <w:rFonts w:ascii="Calibri" w:hAnsi="Calibri" w:cs="Calibri"/>
          <w:i/>
          <w:color w:val="000000"/>
          <w:sz w:val="20"/>
          <w:szCs w:val="20"/>
        </w:rPr>
        <w:t xml:space="preserve">.  </w:t>
      </w:r>
      <w:r w:rsidRPr="009F6580">
        <w:rPr>
          <w:rFonts w:ascii="Calibri" w:hAnsi="Calibri" w:cs="Calibri"/>
          <w:color w:val="000000"/>
          <w:sz w:val="20"/>
          <w:szCs w:val="20"/>
        </w:rPr>
        <w:t xml:space="preserve">This is financed through a GEF grant </w:t>
      </w:r>
      <w:r w:rsidRPr="00D02CD0">
        <w:rPr>
          <w:rFonts w:ascii="Calibri" w:hAnsi="Calibri" w:cs="Calibri"/>
          <w:color w:val="000000"/>
          <w:sz w:val="20"/>
          <w:szCs w:val="20"/>
        </w:rPr>
        <w:t xml:space="preserve">of </w:t>
      </w:r>
      <w:r w:rsidRPr="00B03E03">
        <w:rPr>
          <w:rFonts w:ascii="Calibri" w:hAnsi="Calibri" w:cs="Calibri"/>
          <w:color w:val="000000"/>
          <w:sz w:val="20"/>
          <w:szCs w:val="20"/>
        </w:rPr>
        <w:t xml:space="preserve">USD </w:t>
      </w:r>
      <w:r w:rsidR="00064100" w:rsidRPr="00D02CD0">
        <w:rPr>
          <w:rFonts w:ascii="Calibri" w:hAnsi="Calibri" w:cs="Calibri"/>
          <w:color w:val="000000"/>
          <w:sz w:val="20"/>
          <w:szCs w:val="20"/>
        </w:rPr>
        <w:t>924,566</w:t>
      </w:r>
      <w:r w:rsidR="00C82F2C" w:rsidRPr="00D02CD0">
        <w:rPr>
          <w:rFonts w:ascii="Calibri" w:hAnsi="Calibri" w:cs="Calibri"/>
          <w:color w:val="000000"/>
          <w:sz w:val="20"/>
          <w:szCs w:val="20"/>
        </w:rPr>
        <w:t xml:space="preserve"> administered by UNDP</w:t>
      </w:r>
      <w:r w:rsidRPr="00D02CD0">
        <w:rPr>
          <w:rFonts w:ascii="Calibri" w:hAnsi="Calibri" w:cs="Calibri"/>
          <w:color w:val="000000"/>
          <w:sz w:val="20"/>
          <w:szCs w:val="20"/>
        </w:rPr>
        <w:t xml:space="preserve">, </w:t>
      </w:r>
      <w:r w:rsidRPr="00B03E03">
        <w:rPr>
          <w:rFonts w:ascii="Calibri" w:hAnsi="Calibri" w:cs="Calibri"/>
          <w:color w:val="000000"/>
          <w:sz w:val="20"/>
          <w:szCs w:val="20"/>
        </w:rPr>
        <w:t xml:space="preserve">USD </w:t>
      </w:r>
      <w:r w:rsidR="00BD5802" w:rsidRPr="00B03E03">
        <w:rPr>
          <w:rFonts w:ascii="Calibri" w:hAnsi="Calibri" w:cs="Calibri"/>
          <w:color w:val="000000"/>
          <w:sz w:val="20"/>
          <w:szCs w:val="20"/>
        </w:rPr>
        <w:t>8</w:t>
      </w:r>
      <w:r w:rsidR="009A3283" w:rsidRPr="00B03E03">
        <w:rPr>
          <w:rFonts w:ascii="Calibri" w:hAnsi="Calibri" w:cs="Calibri"/>
          <w:color w:val="000000"/>
          <w:sz w:val="20"/>
          <w:szCs w:val="20"/>
        </w:rPr>
        <w:t>00,000</w:t>
      </w:r>
      <w:r w:rsidRPr="00D02CD0">
        <w:rPr>
          <w:rFonts w:ascii="Calibri" w:hAnsi="Calibri" w:cs="Calibri"/>
          <w:color w:val="000000"/>
          <w:sz w:val="20"/>
          <w:szCs w:val="20"/>
        </w:rPr>
        <w:t xml:space="preserve"> </w:t>
      </w:r>
      <w:r w:rsidR="001B1361">
        <w:rPr>
          <w:rFonts w:ascii="Calibri" w:hAnsi="Calibri" w:cs="Calibri"/>
          <w:color w:val="000000"/>
          <w:sz w:val="20"/>
          <w:szCs w:val="20"/>
        </w:rPr>
        <w:t xml:space="preserve">(TRAC) </w:t>
      </w:r>
      <w:r w:rsidRPr="00D02CD0">
        <w:rPr>
          <w:rFonts w:ascii="Calibri" w:hAnsi="Calibri" w:cs="Calibri"/>
          <w:color w:val="000000"/>
          <w:sz w:val="20"/>
          <w:szCs w:val="20"/>
        </w:rPr>
        <w:t xml:space="preserve">in cash co-financing to be </w:t>
      </w:r>
      <w:r w:rsidRPr="002C126F">
        <w:rPr>
          <w:rFonts w:ascii="Calibri" w:hAnsi="Calibri" w:cs="Calibri"/>
          <w:color w:val="000000"/>
          <w:sz w:val="20"/>
          <w:szCs w:val="20"/>
        </w:rPr>
        <w:t>administered by UNDP</w:t>
      </w:r>
      <w:r w:rsidR="001B1361" w:rsidRPr="00EE5385">
        <w:rPr>
          <w:rFonts w:ascii="Calibri" w:hAnsi="Calibri" w:cs="Calibri"/>
          <w:color w:val="000000"/>
          <w:sz w:val="20"/>
          <w:szCs w:val="20"/>
        </w:rPr>
        <w:t xml:space="preserve"> </w:t>
      </w:r>
      <w:r w:rsidR="001B1361" w:rsidRPr="00FA2C9A">
        <w:rPr>
          <w:rFonts w:ascii="Calibri" w:hAnsi="Calibri" w:cs="Calibri"/>
          <w:color w:val="000000"/>
          <w:sz w:val="20"/>
          <w:szCs w:val="20"/>
        </w:rPr>
        <w:t xml:space="preserve">and additional support of </w:t>
      </w:r>
      <w:r w:rsidR="002C126F" w:rsidRPr="002C126F">
        <w:rPr>
          <w:rFonts w:ascii="Calibri" w:hAnsi="Calibri" w:cs="Calibri"/>
          <w:color w:val="000000"/>
          <w:sz w:val="20"/>
          <w:szCs w:val="20"/>
        </w:rPr>
        <w:t xml:space="preserve">USD </w:t>
      </w:r>
      <w:r w:rsidR="00E6508A">
        <w:rPr>
          <w:rFonts w:ascii="Calibri" w:hAnsi="Calibri" w:cs="Calibri"/>
          <w:color w:val="000000"/>
          <w:sz w:val="20"/>
          <w:szCs w:val="20"/>
        </w:rPr>
        <w:t>103,693,243</w:t>
      </w:r>
      <w:r w:rsidR="00BD5802" w:rsidRPr="002C126F">
        <w:rPr>
          <w:rFonts w:ascii="Calibri" w:hAnsi="Calibri" w:cs="Calibri"/>
          <w:color w:val="000000"/>
          <w:sz w:val="20"/>
          <w:szCs w:val="20"/>
        </w:rPr>
        <w:t>.</w:t>
      </w:r>
      <w:r w:rsidR="00D02CD0" w:rsidRPr="00EE5385">
        <w:rPr>
          <w:rFonts w:ascii="Calibri" w:hAnsi="Calibri" w:cs="Calibri"/>
          <w:color w:val="000000"/>
          <w:sz w:val="20"/>
          <w:szCs w:val="20"/>
        </w:rPr>
        <w:t xml:space="preserve"> </w:t>
      </w:r>
      <w:r w:rsidRPr="00EE5385">
        <w:rPr>
          <w:rFonts w:ascii="Calibri" w:hAnsi="Calibri" w:cs="Calibri"/>
          <w:color w:val="000000"/>
          <w:sz w:val="20"/>
          <w:szCs w:val="20"/>
        </w:rPr>
        <w:t>UNDP, as the GEF Implementing Agency, is responsible for the</w:t>
      </w:r>
      <w:r w:rsidR="00D308B6" w:rsidRPr="00EE5385">
        <w:rPr>
          <w:rFonts w:ascii="Calibri" w:hAnsi="Calibri" w:cs="Calibri"/>
          <w:color w:val="000000"/>
          <w:sz w:val="20"/>
          <w:szCs w:val="20"/>
        </w:rPr>
        <w:t xml:space="preserve"> oversight</w:t>
      </w:r>
      <w:r w:rsidRPr="00EE5385">
        <w:rPr>
          <w:rFonts w:ascii="Calibri" w:hAnsi="Calibri" w:cs="Calibri"/>
          <w:color w:val="000000"/>
          <w:sz w:val="20"/>
          <w:szCs w:val="20"/>
        </w:rPr>
        <w:t xml:space="preserve"> of the GEF resources and the </w:t>
      </w:r>
      <w:r w:rsidRPr="002C126F">
        <w:rPr>
          <w:rFonts w:ascii="Calibri" w:hAnsi="Calibri" w:cs="Calibri"/>
          <w:color w:val="000000"/>
          <w:sz w:val="20"/>
          <w:szCs w:val="20"/>
          <w:lang w:eastAsia="zh-CN"/>
        </w:rPr>
        <w:t>cash co-financing transferred to UNDP bank account</w:t>
      </w:r>
      <w:r w:rsidRPr="009F6580">
        <w:rPr>
          <w:rFonts w:ascii="Calibri" w:hAnsi="Calibri" w:cs="Calibri"/>
          <w:color w:val="000000"/>
          <w:sz w:val="20"/>
          <w:szCs w:val="20"/>
          <w:lang w:eastAsia="zh-CN"/>
        </w:rPr>
        <w:t xml:space="preserve"> only</w:t>
      </w:r>
      <w:r w:rsidRPr="009F6580">
        <w:rPr>
          <w:rFonts w:ascii="Calibri" w:hAnsi="Calibri" w:cs="Calibri"/>
          <w:color w:val="000000"/>
          <w:sz w:val="20"/>
          <w:szCs w:val="20"/>
        </w:rPr>
        <w:t xml:space="preserve">.   </w:t>
      </w:r>
    </w:p>
    <w:p w14:paraId="6E37291E" w14:textId="77777777" w:rsidR="003F1173" w:rsidRPr="009F6580" w:rsidRDefault="003F1173" w:rsidP="0021780B">
      <w:pPr>
        <w:autoSpaceDE w:val="0"/>
        <w:autoSpaceDN w:val="0"/>
        <w:adjustRightInd w:val="0"/>
        <w:jc w:val="both"/>
        <w:rPr>
          <w:rFonts w:ascii="Calibri" w:hAnsi="Calibri" w:cs="Calibri"/>
          <w:color w:val="000000"/>
          <w:sz w:val="20"/>
          <w:szCs w:val="20"/>
          <w:u w:val="single"/>
        </w:rPr>
      </w:pPr>
    </w:p>
    <w:p w14:paraId="553151E4" w14:textId="0E4B0372" w:rsidR="003E3ABA" w:rsidRPr="009F6580" w:rsidRDefault="00897F6C" w:rsidP="0021780B">
      <w:pPr>
        <w:autoSpaceDE w:val="0"/>
        <w:autoSpaceDN w:val="0"/>
        <w:adjustRightInd w:val="0"/>
        <w:jc w:val="both"/>
        <w:rPr>
          <w:rFonts w:ascii="Calibri" w:hAnsi="Calibri" w:cs="Calibri"/>
          <w:color w:val="000000"/>
          <w:sz w:val="20"/>
          <w:szCs w:val="20"/>
        </w:rPr>
      </w:pPr>
      <w:r w:rsidRPr="009F6580">
        <w:rPr>
          <w:rFonts w:ascii="Calibri" w:hAnsi="Calibri" w:cs="Calibri"/>
          <w:color w:val="000000"/>
          <w:sz w:val="20"/>
          <w:szCs w:val="20"/>
          <w:u w:val="single"/>
        </w:rPr>
        <w:t xml:space="preserve">Confirmed </w:t>
      </w:r>
      <w:r w:rsidR="001D4798" w:rsidRPr="009F6580">
        <w:rPr>
          <w:rFonts w:ascii="Calibri" w:hAnsi="Calibri" w:cs="Calibri"/>
          <w:color w:val="000000"/>
          <w:sz w:val="20"/>
          <w:szCs w:val="20"/>
          <w:u w:val="single"/>
        </w:rPr>
        <w:t>C</w:t>
      </w:r>
      <w:r w:rsidR="003E3ABA" w:rsidRPr="009F6580">
        <w:rPr>
          <w:rFonts w:ascii="Calibri" w:hAnsi="Calibri" w:cs="Calibri"/>
          <w:color w:val="000000"/>
          <w:sz w:val="20"/>
          <w:szCs w:val="20"/>
          <w:u w:val="single"/>
        </w:rPr>
        <w:t>o-financing</w:t>
      </w:r>
      <w:r w:rsidR="003E3ABA" w:rsidRPr="009F6580">
        <w:rPr>
          <w:rFonts w:ascii="Calibri" w:hAnsi="Calibri" w:cs="Calibri"/>
          <w:color w:val="000000"/>
          <w:sz w:val="20"/>
          <w:szCs w:val="20"/>
        </w:rPr>
        <w:t xml:space="preserve">: </w:t>
      </w:r>
      <w:r w:rsidR="00CA1DCA" w:rsidRPr="009F6580">
        <w:rPr>
          <w:rFonts w:ascii="Calibri" w:hAnsi="Calibri" w:cs="Calibri"/>
          <w:color w:val="000000"/>
          <w:sz w:val="20"/>
          <w:szCs w:val="20"/>
        </w:rPr>
        <w:t xml:space="preserve">The actual realization of project co-financing will be monitored during </w:t>
      </w:r>
      <w:r w:rsidR="00CA1DCA" w:rsidRPr="00F20604">
        <w:rPr>
          <w:rFonts w:ascii="Calibri" w:hAnsi="Calibri" w:cs="Calibri"/>
          <w:color w:val="000000"/>
          <w:sz w:val="20"/>
          <w:szCs w:val="20"/>
        </w:rPr>
        <w:t xml:space="preserve">the </w:t>
      </w:r>
      <w:r w:rsidR="00CA1DCA" w:rsidRPr="00E86DFA">
        <w:rPr>
          <w:rFonts w:ascii="Calibri" w:hAnsi="Calibri" w:cs="Calibri"/>
          <w:color w:val="000000"/>
          <w:sz w:val="20"/>
          <w:szCs w:val="20"/>
        </w:rPr>
        <w:t>mid-term review</w:t>
      </w:r>
      <w:r w:rsidR="00CA1DCA" w:rsidRPr="009F6580">
        <w:rPr>
          <w:rFonts w:ascii="Calibri" w:hAnsi="Calibri" w:cs="Calibri"/>
          <w:color w:val="000000"/>
          <w:sz w:val="20"/>
          <w:szCs w:val="20"/>
        </w:rPr>
        <w:t xml:space="preserve"> and terminal evaluation process and will be reported to the GEF. </w:t>
      </w:r>
      <w:r w:rsidR="00EE6EA0" w:rsidRPr="009F6580">
        <w:rPr>
          <w:rFonts w:ascii="Calibri" w:hAnsi="Calibri" w:cs="Calibri"/>
          <w:color w:val="000000"/>
          <w:sz w:val="20"/>
          <w:szCs w:val="20"/>
        </w:rPr>
        <w:t xml:space="preserve">Note that all project activities included in the project results framework that will be delivered by co-financing partners (even if the funds do not </w:t>
      </w:r>
      <w:proofErr w:type="gramStart"/>
      <w:r w:rsidR="00EE6EA0" w:rsidRPr="009F6580">
        <w:rPr>
          <w:rFonts w:ascii="Calibri" w:hAnsi="Calibri" w:cs="Calibri"/>
          <w:color w:val="000000"/>
          <w:sz w:val="20"/>
          <w:szCs w:val="20"/>
        </w:rPr>
        <w:t>pass through</w:t>
      </w:r>
      <w:proofErr w:type="gramEnd"/>
      <w:r w:rsidR="00EE6EA0" w:rsidRPr="009F6580">
        <w:rPr>
          <w:rFonts w:ascii="Calibri" w:hAnsi="Calibri" w:cs="Calibri"/>
          <w:color w:val="000000"/>
          <w:sz w:val="20"/>
          <w:szCs w:val="20"/>
        </w:rPr>
        <w:t xml:space="preserve"> UNDP accounts) must comply with UNDP’s social and environmental standards. </w:t>
      </w:r>
      <w:r w:rsidR="00283E36" w:rsidRPr="009F6580">
        <w:rPr>
          <w:rFonts w:ascii="Calibri" w:hAnsi="Calibri" w:cs="Calibri"/>
          <w:color w:val="000000"/>
          <w:sz w:val="20"/>
          <w:szCs w:val="20"/>
        </w:rPr>
        <w:t>C</w:t>
      </w:r>
      <w:r w:rsidR="003E3ABA" w:rsidRPr="009F6580">
        <w:rPr>
          <w:rFonts w:ascii="Calibri" w:hAnsi="Calibri" w:cs="Calibri"/>
          <w:color w:val="000000"/>
          <w:sz w:val="20"/>
          <w:szCs w:val="20"/>
        </w:rPr>
        <w:t xml:space="preserve">o-financing will be used </w:t>
      </w:r>
      <w:r w:rsidR="00283E36" w:rsidRPr="009F6580">
        <w:rPr>
          <w:rFonts w:ascii="Calibri" w:hAnsi="Calibri" w:cs="Calibri"/>
          <w:color w:val="000000"/>
          <w:sz w:val="20"/>
          <w:szCs w:val="20"/>
        </w:rPr>
        <w:t>for the following project activities/outputs</w:t>
      </w:r>
      <w:r w:rsidR="003E3ABA" w:rsidRPr="009F6580">
        <w:rPr>
          <w:rFonts w:ascii="Calibri" w:hAnsi="Calibri" w:cs="Calibri"/>
          <w:color w:val="000000"/>
          <w:sz w:val="20"/>
          <w:szCs w:val="20"/>
        </w:rPr>
        <w:t>:</w:t>
      </w:r>
    </w:p>
    <w:p w14:paraId="601F8A8B" w14:textId="341E7983" w:rsidR="003E3ABA" w:rsidRPr="0003763F" w:rsidRDefault="003E3ABA" w:rsidP="001354E3">
      <w:pPr>
        <w:autoSpaceDE w:val="0"/>
        <w:autoSpaceDN w:val="0"/>
        <w:adjustRightInd w:val="0"/>
        <w:rPr>
          <w:color w:val="00000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8"/>
        <w:gridCol w:w="1128"/>
        <w:gridCol w:w="1460"/>
        <w:gridCol w:w="1843"/>
        <w:gridCol w:w="1417"/>
        <w:gridCol w:w="1984"/>
      </w:tblGrid>
      <w:tr w:rsidR="003E3ABA" w:rsidRPr="00D2402B" w14:paraId="017247A6" w14:textId="3A3A6671" w:rsidTr="00FA2C9A">
        <w:trPr>
          <w:jc w:val="center"/>
        </w:trPr>
        <w:tc>
          <w:tcPr>
            <w:tcW w:w="1518" w:type="dxa"/>
            <w:shd w:val="clear" w:color="auto" w:fill="auto"/>
          </w:tcPr>
          <w:p w14:paraId="3512D3DC" w14:textId="767FEAE5" w:rsidR="003E3ABA" w:rsidRPr="00E86DFA" w:rsidRDefault="003E3ABA" w:rsidP="001E7D8C">
            <w:pPr>
              <w:autoSpaceDE w:val="0"/>
              <w:autoSpaceDN w:val="0"/>
              <w:adjustRightInd w:val="0"/>
              <w:rPr>
                <w:rFonts w:ascii="Calibri" w:hAnsi="Calibri" w:cs="Calibri"/>
                <w:b/>
                <w:color w:val="000000"/>
                <w:sz w:val="18"/>
                <w:szCs w:val="18"/>
              </w:rPr>
            </w:pPr>
            <w:r w:rsidRPr="00E86DFA">
              <w:rPr>
                <w:rFonts w:ascii="Calibri" w:hAnsi="Calibri" w:cs="Calibri"/>
                <w:b/>
                <w:color w:val="000000"/>
                <w:sz w:val="18"/>
                <w:szCs w:val="18"/>
              </w:rPr>
              <w:t>Co-financing source</w:t>
            </w:r>
          </w:p>
        </w:tc>
        <w:tc>
          <w:tcPr>
            <w:tcW w:w="1128" w:type="dxa"/>
            <w:shd w:val="clear" w:color="auto" w:fill="auto"/>
          </w:tcPr>
          <w:p w14:paraId="2E565ED6" w14:textId="1B70C73A" w:rsidR="003E3ABA" w:rsidRPr="00E86DFA" w:rsidRDefault="003E3ABA" w:rsidP="001E7D8C">
            <w:pPr>
              <w:autoSpaceDE w:val="0"/>
              <w:autoSpaceDN w:val="0"/>
              <w:adjustRightInd w:val="0"/>
              <w:rPr>
                <w:rFonts w:ascii="Calibri" w:hAnsi="Calibri" w:cs="Calibri"/>
                <w:b/>
                <w:color w:val="000000"/>
                <w:sz w:val="18"/>
                <w:szCs w:val="18"/>
              </w:rPr>
            </w:pPr>
            <w:r w:rsidRPr="00E86DFA">
              <w:rPr>
                <w:rFonts w:ascii="Calibri" w:hAnsi="Calibri" w:cs="Calibri"/>
                <w:b/>
                <w:color w:val="000000"/>
                <w:sz w:val="18"/>
                <w:szCs w:val="18"/>
              </w:rPr>
              <w:t>Co-financing type</w:t>
            </w:r>
          </w:p>
        </w:tc>
        <w:tc>
          <w:tcPr>
            <w:tcW w:w="1460" w:type="dxa"/>
            <w:shd w:val="clear" w:color="auto" w:fill="auto"/>
          </w:tcPr>
          <w:p w14:paraId="42810F42" w14:textId="4C5E970D" w:rsidR="003E3ABA" w:rsidRPr="00E86DFA" w:rsidRDefault="003E3ABA" w:rsidP="00E86DFA">
            <w:pPr>
              <w:autoSpaceDE w:val="0"/>
              <w:autoSpaceDN w:val="0"/>
              <w:adjustRightInd w:val="0"/>
              <w:jc w:val="center"/>
              <w:rPr>
                <w:rFonts w:ascii="Calibri" w:hAnsi="Calibri" w:cs="Calibri"/>
                <w:b/>
                <w:color w:val="000000"/>
                <w:sz w:val="18"/>
                <w:szCs w:val="18"/>
              </w:rPr>
            </w:pPr>
            <w:r w:rsidRPr="00FA2C9A">
              <w:rPr>
                <w:rFonts w:ascii="Calibri" w:hAnsi="Calibri" w:cs="Calibri"/>
                <w:b/>
                <w:color w:val="000000"/>
                <w:sz w:val="18"/>
                <w:szCs w:val="18"/>
              </w:rPr>
              <w:t>Co-financing amount</w:t>
            </w:r>
            <w:r w:rsidR="00E43A41" w:rsidRPr="00FA2C9A">
              <w:rPr>
                <w:rFonts w:ascii="Calibri" w:hAnsi="Calibri" w:cs="Calibri"/>
                <w:b/>
                <w:color w:val="000000"/>
                <w:sz w:val="18"/>
                <w:szCs w:val="18"/>
              </w:rPr>
              <w:t xml:space="preserve"> (US</w:t>
            </w:r>
            <w:r w:rsidR="00D2402B" w:rsidRPr="00FA2C9A">
              <w:rPr>
                <w:rFonts w:ascii="Calibri" w:hAnsi="Calibri" w:cs="Calibri"/>
                <w:b/>
                <w:color w:val="000000"/>
                <w:sz w:val="18"/>
                <w:szCs w:val="18"/>
              </w:rPr>
              <w:t>D</w:t>
            </w:r>
            <w:r w:rsidR="00E43A41" w:rsidRPr="00FA2C9A">
              <w:rPr>
                <w:rFonts w:ascii="Calibri" w:hAnsi="Calibri" w:cs="Calibri"/>
                <w:b/>
                <w:color w:val="000000"/>
                <w:sz w:val="18"/>
                <w:szCs w:val="18"/>
              </w:rPr>
              <w:t>)</w:t>
            </w:r>
          </w:p>
        </w:tc>
        <w:tc>
          <w:tcPr>
            <w:tcW w:w="1843" w:type="dxa"/>
            <w:shd w:val="clear" w:color="auto" w:fill="auto"/>
          </w:tcPr>
          <w:p w14:paraId="178016D0" w14:textId="2E6BBC26" w:rsidR="00D6394A" w:rsidRPr="00E86DFA" w:rsidRDefault="003E3ABA" w:rsidP="001E7D8C">
            <w:pPr>
              <w:autoSpaceDE w:val="0"/>
              <w:autoSpaceDN w:val="0"/>
              <w:adjustRightInd w:val="0"/>
              <w:rPr>
                <w:rFonts w:ascii="Calibri" w:hAnsi="Calibri" w:cs="Calibri"/>
                <w:b/>
                <w:color w:val="000000"/>
                <w:sz w:val="18"/>
                <w:szCs w:val="18"/>
              </w:rPr>
            </w:pPr>
            <w:r w:rsidRPr="00E86DFA">
              <w:rPr>
                <w:rFonts w:ascii="Calibri" w:hAnsi="Calibri" w:cs="Calibri"/>
                <w:b/>
                <w:color w:val="000000"/>
                <w:sz w:val="18"/>
                <w:szCs w:val="18"/>
              </w:rPr>
              <w:t xml:space="preserve">Planned </w:t>
            </w:r>
            <w:r w:rsidR="00D6394A" w:rsidRPr="00E86DFA">
              <w:rPr>
                <w:rFonts w:ascii="Calibri" w:hAnsi="Calibri" w:cs="Calibri"/>
                <w:b/>
                <w:color w:val="000000"/>
                <w:sz w:val="18"/>
                <w:szCs w:val="18"/>
              </w:rPr>
              <w:t>Co-financing</w:t>
            </w:r>
          </w:p>
          <w:p w14:paraId="6C3336CF" w14:textId="70909600" w:rsidR="003E3ABA" w:rsidRPr="00E86DFA" w:rsidRDefault="003E3ABA" w:rsidP="001E7D8C">
            <w:pPr>
              <w:autoSpaceDE w:val="0"/>
              <w:autoSpaceDN w:val="0"/>
              <w:adjustRightInd w:val="0"/>
              <w:rPr>
                <w:rFonts w:ascii="Calibri" w:hAnsi="Calibri" w:cs="Calibri"/>
                <w:b/>
                <w:color w:val="000000"/>
                <w:sz w:val="18"/>
                <w:szCs w:val="18"/>
              </w:rPr>
            </w:pPr>
            <w:r w:rsidRPr="00E86DFA">
              <w:rPr>
                <w:rFonts w:ascii="Calibri" w:hAnsi="Calibri" w:cs="Calibri"/>
                <w:b/>
                <w:color w:val="000000"/>
                <w:sz w:val="18"/>
                <w:szCs w:val="18"/>
              </w:rPr>
              <w:t>Activities/Outputs</w:t>
            </w:r>
          </w:p>
        </w:tc>
        <w:tc>
          <w:tcPr>
            <w:tcW w:w="1417" w:type="dxa"/>
            <w:shd w:val="clear" w:color="auto" w:fill="auto"/>
          </w:tcPr>
          <w:p w14:paraId="03CA8941" w14:textId="65C3F1A3" w:rsidR="003E3ABA" w:rsidRPr="00E86DFA" w:rsidRDefault="003E3ABA" w:rsidP="001E7D8C">
            <w:pPr>
              <w:autoSpaceDE w:val="0"/>
              <w:autoSpaceDN w:val="0"/>
              <w:adjustRightInd w:val="0"/>
              <w:rPr>
                <w:rFonts w:ascii="Calibri" w:hAnsi="Calibri" w:cs="Calibri"/>
                <w:b/>
                <w:color w:val="000000"/>
                <w:sz w:val="18"/>
                <w:szCs w:val="18"/>
              </w:rPr>
            </w:pPr>
            <w:r w:rsidRPr="00E86DFA">
              <w:rPr>
                <w:rFonts w:ascii="Calibri" w:hAnsi="Calibri" w:cs="Calibri"/>
                <w:b/>
                <w:color w:val="000000"/>
                <w:sz w:val="18"/>
                <w:szCs w:val="18"/>
              </w:rPr>
              <w:t>Risks</w:t>
            </w:r>
          </w:p>
        </w:tc>
        <w:tc>
          <w:tcPr>
            <w:tcW w:w="1984" w:type="dxa"/>
            <w:shd w:val="clear" w:color="auto" w:fill="auto"/>
          </w:tcPr>
          <w:p w14:paraId="0C004561" w14:textId="628C44DB" w:rsidR="003E3ABA" w:rsidRPr="00E86DFA" w:rsidRDefault="003E3ABA" w:rsidP="001E7D8C">
            <w:pPr>
              <w:autoSpaceDE w:val="0"/>
              <w:autoSpaceDN w:val="0"/>
              <w:adjustRightInd w:val="0"/>
              <w:rPr>
                <w:rFonts w:ascii="Calibri" w:hAnsi="Calibri" w:cs="Calibri"/>
                <w:b/>
                <w:color w:val="000000"/>
                <w:sz w:val="18"/>
                <w:szCs w:val="18"/>
              </w:rPr>
            </w:pPr>
            <w:r w:rsidRPr="00E86DFA">
              <w:rPr>
                <w:rFonts w:ascii="Calibri" w:hAnsi="Calibri" w:cs="Calibri"/>
                <w:b/>
                <w:color w:val="000000"/>
                <w:sz w:val="18"/>
                <w:szCs w:val="18"/>
              </w:rPr>
              <w:t>Risk Mitigation Measures</w:t>
            </w:r>
          </w:p>
        </w:tc>
      </w:tr>
      <w:tr w:rsidR="00710B22" w:rsidRPr="00D2402B" w14:paraId="3A34E50A" w14:textId="77777777" w:rsidTr="00FA2C9A">
        <w:trPr>
          <w:jc w:val="center"/>
        </w:trPr>
        <w:tc>
          <w:tcPr>
            <w:tcW w:w="1518" w:type="dxa"/>
            <w:shd w:val="clear" w:color="auto" w:fill="auto"/>
            <w:vAlign w:val="center"/>
          </w:tcPr>
          <w:p w14:paraId="55603CA0" w14:textId="2E185507" w:rsidR="00710B22" w:rsidRPr="00E86DFA" w:rsidRDefault="00710B22" w:rsidP="00710B22">
            <w:pPr>
              <w:autoSpaceDE w:val="0"/>
              <w:autoSpaceDN w:val="0"/>
              <w:adjustRightInd w:val="0"/>
              <w:rPr>
                <w:rFonts w:ascii="Calibri" w:hAnsi="Calibri" w:cs="Calibri"/>
                <w:color w:val="000000"/>
                <w:sz w:val="18"/>
                <w:szCs w:val="18"/>
                <w:lang w:val="fr-CA"/>
              </w:rPr>
            </w:pPr>
            <w:r w:rsidRPr="00E86DFA">
              <w:rPr>
                <w:rFonts w:ascii="Calibri" w:hAnsi="Calibri" w:cs="Calibri"/>
                <w:color w:val="000000"/>
                <w:sz w:val="18"/>
                <w:szCs w:val="18"/>
                <w:lang w:val="fr-CA"/>
              </w:rPr>
              <w:t>ABER</w:t>
            </w:r>
          </w:p>
        </w:tc>
        <w:tc>
          <w:tcPr>
            <w:tcW w:w="1128" w:type="dxa"/>
            <w:shd w:val="clear" w:color="auto" w:fill="auto"/>
            <w:vAlign w:val="center"/>
          </w:tcPr>
          <w:p w14:paraId="68029AB8" w14:textId="1F79697C" w:rsidR="00710B22" w:rsidRPr="00E86DFA" w:rsidRDefault="002216BF" w:rsidP="00710B22">
            <w:pPr>
              <w:autoSpaceDE w:val="0"/>
              <w:autoSpaceDN w:val="0"/>
              <w:adjustRightInd w:val="0"/>
              <w:rPr>
                <w:rFonts w:ascii="Calibri" w:hAnsi="Calibri" w:cs="Calibri"/>
                <w:color w:val="000000"/>
                <w:sz w:val="18"/>
                <w:szCs w:val="18"/>
                <w:lang w:val="fr-CA"/>
              </w:rPr>
            </w:pPr>
            <w:r w:rsidRPr="00E86DFA">
              <w:rPr>
                <w:rFonts w:ascii="Calibri" w:hAnsi="Calibri" w:cs="Calibri"/>
                <w:color w:val="000000"/>
                <w:sz w:val="18"/>
                <w:szCs w:val="18"/>
                <w:lang w:val="fr-CA"/>
              </w:rPr>
              <w:t>Grant</w:t>
            </w:r>
            <w:r w:rsidR="000F4D0E">
              <w:rPr>
                <w:rFonts w:ascii="Calibri" w:hAnsi="Calibri" w:cs="Calibri"/>
                <w:color w:val="000000"/>
                <w:sz w:val="18"/>
                <w:szCs w:val="18"/>
                <w:lang w:val="fr-CA"/>
              </w:rPr>
              <w:t xml:space="preserve"> and Loan</w:t>
            </w:r>
          </w:p>
        </w:tc>
        <w:tc>
          <w:tcPr>
            <w:tcW w:w="1460" w:type="dxa"/>
            <w:shd w:val="clear" w:color="auto" w:fill="auto"/>
            <w:vAlign w:val="center"/>
          </w:tcPr>
          <w:p w14:paraId="46F66174" w14:textId="5F4D4E86" w:rsidR="00710B22" w:rsidRPr="00E86DFA" w:rsidRDefault="000F4D0E" w:rsidP="00E86DFA">
            <w:pPr>
              <w:shd w:val="clear" w:color="auto" w:fill="FFFFFF"/>
              <w:ind w:left="-6"/>
              <w:jc w:val="right"/>
              <w:rPr>
                <w:rFonts w:ascii="Calibri" w:hAnsi="Calibri" w:cs="Calibri"/>
                <w:sz w:val="18"/>
                <w:szCs w:val="18"/>
                <w:lang w:val="fr-CA"/>
              </w:rPr>
            </w:pPr>
            <w:r>
              <w:rPr>
                <w:rFonts w:ascii="Calibri" w:hAnsi="Calibri" w:cs="Calibri"/>
                <w:sz w:val="18"/>
                <w:szCs w:val="18"/>
                <w:lang w:val="fr-CA"/>
              </w:rPr>
              <w:t>75,500,000</w:t>
            </w:r>
          </w:p>
        </w:tc>
        <w:tc>
          <w:tcPr>
            <w:tcW w:w="1843" w:type="dxa"/>
            <w:shd w:val="clear" w:color="auto" w:fill="auto"/>
          </w:tcPr>
          <w:p w14:paraId="75058C75" w14:textId="39FDB4A7" w:rsidR="00710B22" w:rsidRPr="00E86DFA" w:rsidRDefault="0090138E" w:rsidP="00823806">
            <w:pPr>
              <w:autoSpaceDE w:val="0"/>
              <w:autoSpaceDN w:val="0"/>
              <w:adjustRightInd w:val="0"/>
              <w:jc w:val="both"/>
              <w:rPr>
                <w:rFonts w:ascii="Calibri" w:hAnsi="Calibri" w:cs="Calibri"/>
                <w:color w:val="000000"/>
                <w:sz w:val="18"/>
                <w:szCs w:val="18"/>
              </w:rPr>
            </w:pPr>
            <w:r w:rsidRPr="00E86DFA">
              <w:rPr>
                <w:rFonts w:ascii="Calibri" w:hAnsi="Calibri" w:cs="Calibri"/>
                <w:color w:val="000000"/>
                <w:sz w:val="18"/>
                <w:szCs w:val="18"/>
              </w:rPr>
              <w:t xml:space="preserve">All 4 project components: </w:t>
            </w:r>
            <w:r w:rsidR="00710B22" w:rsidRPr="00E86DFA">
              <w:rPr>
                <w:rFonts w:ascii="Calibri" w:hAnsi="Calibri" w:cs="Calibri"/>
                <w:color w:val="000000"/>
                <w:sz w:val="18"/>
                <w:szCs w:val="18"/>
              </w:rPr>
              <w:t xml:space="preserve"> Project management, office space, training, community consultations, equipment, personnel, material, studies and travel</w:t>
            </w:r>
          </w:p>
        </w:tc>
        <w:tc>
          <w:tcPr>
            <w:tcW w:w="1417" w:type="dxa"/>
            <w:shd w:val="clear" w:color="auto" w:fill="auto"/>
          </w:tcPr>
          <w:p w14:paraId="7060D1A1" w14:textId="77777777" w:rsidR="00710B22" w:rsidRPr="00E86DFA" w:rsidRDefault="00710B22" w:rsidP="00710B22">
            <w:pPr>
              <w:autoSpaceDE w:val="0"/>
              <w:autoSpaceDN w:val="0"/>
              <w:adjustRightInd w:val="0"/>
              <w:rPr>
                <w:rFonts w:ascii="Calibri" w:hAnsi="Calibri" w:cs="Calibri"/>
                <w:color w:val="000000"/>
                <w:sz w:val="18"/>
                <w:szCs w:val="18"/>
              </w:rPr>
            </w:pPr>
            <w:r w:rsidRPr="00E86DFA">
              <w:rPr>
                <w:rFonts w:ascii="Calibri" w:hAnsi="Calibri" w:cs="Calibri"/>
                <w:color w:val="000000"/>
                <w:sz w:val="18"/>
                <w:szCs w:val="18"/>
              </w:rPr>
              <w:t>Weak commitment and engagement.</w:t>
            </w:r>
          </w:p>
          <w:p w14:paraId="70EA653A" w14:textId="54600451" w:rsidR="00710B22" w:rsidRPr="00E86DFA" w:rsidRDefault="00710B22" w:rsidP="00710B22">
            <w:pPr>
              <w:autoSpaceDE w:val="0"/>
              <w:autoSpaceDN w:val="0"/>
              <w:adjustRightInd w:val="0"/>
              <w:rPr>
                <w:rFonts w:ascii="Calibri" w:hAnsi="Calibri" w:cs="Calibri"/>
                <w:color w:val="000000"/>
                <w:sz w:val="18"/>
                <w:szCs w:val="18"/>
              </w:rPr>
            </w:pPr>
          </w:p>
        </w:tc>
        <w:tc>
          <w:tcPr>
            <w:tcW w:w="1984" w:type="dxa"/>
            <w:shd w:val="clear" w:color="auto" w:fill="auto"/>
          </w:tcPr>
          <w:p w14:paraId="6B3A64AB" w14:textId="0292844D" w:rsidR="00710B22" w:rsidRPr="00D2402B" w:rsidRDefault="00710B22" w:rsidP="00823806">
            <w:pPr>
              <w:autoSpaceDE w:val="0"/>
              <w:autoSpaceDN w:val="0"/>
              <w:rPr>
                <w:rFonts w:ascii="Calibri" w:hAnsi="Calibri" w:cs="Calibri"/>
                <w:color w:val="000000"/>
                <w:sz w:val="18"/>
                <w:szCs w:val="18"/>
                <w:lang w:eastAsia="en-IN"/>
              </w:rPr>
            </w:pPr>
            <w:r w:rsidRPr="00D2402B">
              <w:rPr>
                <w:rFonts w:ascii="Calibri" w:hAnsi="Calibri" w:cs="Calibri"/>
                <w:color w:val="000000"/>
                <w:sz w:val="18"/>
                <w:szCs w:val="18"/>
              </w:rPr>
              <w:t>The Project Coordinator, UND</w:t>
            </w:r>
            <w:r w:rsidR="002C126F">
              <w:rPr>
                <w:rFonts w:ascii="Calibri" w:hAnsi="Calibri" w:cs="Calibri"/>
                <w:color w:val="000000"/>
                <w:sz w:val="18"/>
                <w:szCs w:val="18"/>
              </w:rPr>
              <w:t>P</w:t>
            </w:r>
            <w:r w:rsidRPr="00D2402B">
              <w:rPr>
                <w:rFonts w:ascii="Calibri" w:hAnsi="Calibri" w:cs="Calibri"/>
                <w:color w:val="000000"/>
                <w:sz w:val="18"/>
                <w:szCs w:val="18"/>
              </w:rPr>
              <w:t xml:space="preserve"> and stakeholders will </w:t>
            </w:r>
            <w:r w:rsidR="001912B9" w:rsidRPr="00D2402B">
              <w:rPr>
                <w:rFonts w:ascii="Calibri" w:hAnsi="Calibri" w:cs="Calibri"/>
                <w:color w:val="000000"/>
                <w:sz w:val="18"/>
                <w:szCs w:val="18"/>
              </w:rPr>
              <w:t>lobby on behalf of beneficiaries</w:t>
            </w:r>
          </w:p>
        </w:tc>
      </w:tr>
      <w:tr w:rsidR="0038466E" w:rsidRPr="00D2402B" w14:paraId="1F290D05" w14:textId="77777777" w:rsidTr="00FA2C9A">
        <w:trPr>
          <w:jc w:val="center"/>
        </w:trPr>
        <w:tc>
          <w:tcPr>
            <w:tcW w:w="1518" w:type="dxa"/>
            <w:shd w:val="clear" w:color="auto" w:fill="auto"/>
            <w:vAlign w:val="center"/>
          </w:tcPr>
          <w:p w14:paraId="3599597A" w14:textId="59D49599" w:rsidR="0038466E" w:rsidRPr="00E86DFA" w:rsidRDefault="0038466E" w:rsidP="0038466E">
            <w:pPr>
              <w:autoSpaceDE w:val="0"/>
              <w:autoSpaceDN w:val="0"/>
              <w:adjustRightInd w:val="0"/>
              <w:rPr>
                <w:rFonts w:ascii="Calibri" w:hAnsi="Calibri" w:cs="Calibri"/>
                <w:color w:val="000000"/>
                <w:sz w:val="18"/>
                <w:szCs w:val="18"/>
              </w:rPr>
            </w:pPr>
            <w:r>
              <w:rPr>
                <w:rFonts w:ascii="Calibri" w:hAnsi="Calibri" w:cs="Calibri"/>
                <w:color w:val="000000"/>
                <w:sz w:val="18"/>
                <w:szCs w:val="18"/>
              </w:rPr>
              <w:lastRenderedPageBreak/>
              <w:t>ABER</w:t>
            </w:r>
          </w:p>
        </w:tc>
        <w:tc>
          <w:tcPr>
            <w:tcW w:w="1128" w:type="dxa"/>
            <w:shd w:val="clear" w:color="auto" w:fill="auto"/>
            <w:vAlign w:val="center"/>
          </w:tcPr>
          <w:p w14:paraId="570A7FED" w14:textId="7ABD6513" w:rsidR="0038466E" w:rsidRPr="00E86DFA" w:rsidRDefault="0038466E" w:rsidP="0038466E">
            <w:pPr>
              <w:autoSpaceDE w:val="0"/>
              <w:autoSpaceDN w:val="0"/>
              <w:adjustRightInd w:val="0"/>
              <w:rPr>
                <w:rFonts w:ascii="Calibri" w:hAnsi="Calibri" w:cs="Calibri"/>
                <w:color w:val="000000"/>
                <w:sz w:val="18"/>
                <w:szCs w:val="18"/>
                <w:lang w:val="fr-CA"/>
              </w:rPr>
            </w:pPr>
            <w:r>
              <w:rPr>
                <w:rFonts w:ascii="Calibri" w:hAnsi="Calibri" w:cs="Calibri"/>
                <w:color w:val="000000"/>
                <w:sz w:val="18"/>
                <w:szCs w:val="18"/>
                <w:lang w:val="fr-CA"/>
              </w:rPr>
              <w:t>In-Kind</w:t>
            </w:r>
          </w:p>
        </w:tc>
        <w:tc>
          <w:tcPr>
            <w:tcW w:w="1460" w:type="dxa"/>
            <w:shd w:val="clear" w:color="auto" w:fill="auto"/>
          </w:tcPr>
          <w:p w14:paraId="48DA826F" w14:textId="010AAE5E" w:rsidR="0038466E" w:rsidRDefault="0038466E" w:rsidP="0038466E">
            <w:pPr>
              <w:autoSpaceDE w:val="0"/>
              <w:autoSpaceDN w:val="0"/>
              <w:adjustRightInd w:val="0"/>
              <w:jc w:val="right"/>
              <w:rPr>
                <w:rFonts w:ascii="Calibri" w:hAnsi="Calibri" w:cs="Calibri"/>
                <w:sz w:val="18"/>
                <w:szCs w:val="18"/>
                <w:lang w:val="fr-CA"/>
              </w:rPr>
            </w:pPr>
            <w:r>
              <w:rPr>
                <w:rFonts w:ascii="Calibri" w:hAnsi="Calibri" w:cs="Calibri"/>
                <w:sz w:val="18"/>
                <w:szCs w:val="18"/>
                <w:lang w:val="fr-CA"/>
              </w:rPr>
              <w:t>1,758,818</w:t>
            </w:r>
          </w:p>
        </w:tc>
        <w:tc>
          <w:tcPr>
            <w:tcW w:w="1843" w:type="dxa"/>
            <w:shd w:val="clear" w:color="auto" w:fill="auto"/>
          </w:tcPr>
          <w:p w14:paraId="01CAC647" w14:textId="17C5D86F" w:rsidR="0038466E" w:rsidRPr="00E86DFA" w:rsidRDefault="0038466E" w:rsidP="0038466E">
            <w:pPr>
              <w:autoSpaceDE w:val="0"/>
              <w:autoSpaceDN w:val="0"/>
              <w:adjustRightInd w:val="0"/>
              <w:jc w:val="both"/>
              <w:rPr>
                <w:rFonts w:ascii="Calibri" w:hAnsi="Calibri" w:cs="Calibri"/>
                <w:color w:val="000000"/>
                <w:sz w:val="18"/>
                <w:szCs w:val="18"/>
              </w:rPr>
            </w:pPr>
            <w:r w:rsidRPr="00E86DFA">
              <w:rPr>
                <w:rFonts w:ascii="Calibri" w:hAnsi="Calibri" w:cs="Calibri"/>
                <w:color w:val="000000"/>
                <w:sz w:val="18"/>
                <w:szCs w:val="18"/>
              </w:rPr>
              <w:t xml:space="preserve">All 4 project components: </w:t>
            </w:r>
            <w:r>
              <w:rPr>
                <w:rFonts w:ascii="Calibri" w:hAnsi="Calibri" w:cs="Calibri"/>
                <w:color w:val="000000"/>
                <w:sz w:val="18"/>
                <w:szCs w:val="18"/>
              </w:rPr>
              <w:t xml:space="preserve">Investment, </w:t>
            </w:r>
            <w:r w:rsidRPr="00E86DFA">
              <w:rPr>
                <w:rFonts w:ascii="Calibri" w:hAnsi="Calibri" w:cs="Calibri"/>
                <w:color w:val="000000"/>
                <w:sz w:val="18"/>
                <w:szCs w:val="18"/>
              </w:rPr>
              <w:t xml:space="preserve">Project management, office space, equipment, personnel, </w:t>
            </w:r>
            <w:r w:rsidR="00204667">
              <w:rPr>
                <w:rFonts w:ascii="Calibri" w:hAnsi="Calibri" w:cs="Calibri"/>
                <w:color w:val="000000"/>
                <w:sz w:val="18"/>
                <w:szCs w:val="18"/>
              </w:rPr>
              <w:t>f</w:t>
            </w:r>
            <w:r w:rsidR="00204667" w:rsidRPr="00204667">
              <w:rPr>
                <w:rFonts w:ascii="Calibri" w:hAnsi="Calibri" w:cs="Calibri"/>
                <w:color w:val="000000"/>
                <w:sz w:val="18"/>
                <w:szCs w:val="18"/>
              </w:rPr>
              <w:t>ees for the sessions of the members of the Project's governing bodies</w:t>
            </w:r>
            <w:r w:rsidR="00204667">
              <w:rPr>
                <w:rFonts w:ascii="Calibri" w:hAnsi="Calibri" w:cs="Calibri"/>
                <w:color w:val="000000"/>
                <w:sz w:val="18"/>
                <w:szCs w:val="18"/>
              </w:rPr>
              <w:t>,</w:t>
            </w:r>
            <w:r w:rsidR="00204667" w:rsidRPr="00204667">
              <w:rPr>
                <w:rFonts w:ascii="Calibri" w:hAnsi="Calibri" w:cs="Calibri"/>
                <w:color w:val="000000"/>
                <w:sz w:val="18"/>
                <w:szCs w:val="18"/>
              </w:rPr>
              <w:t xml:space="preserve"> </w:t>
            </w:r>
            <w:r>
              <w:rPr>
                <w:rFonts w:ascii="Calibri" w:hAnsi="Calibri" w:cs="Calibri"/>
                <w:color w:val="000000"/>
                <w:sz w:val="18"/>
                <w:szCs w:val="18"/>
              </w:rPr>
              <w:t xml:space="preserve">etc. This will also include environmental and social compensations, if necessary. </w:t>
            </w:r>
          </w:p>
        </w:tc>
        <w:tc>
          <w:tcPr>
            <w:tcW w:w="1417" w:type="dxa"/>
            <w:shd w:val="clear" w:color="auto" w:fill="auto"/>
          </w:tcPr>
          <w:p w14:paraId="58767E6C" w14:textId="77777777" w:rsidR="0038466E" w:rsidRPr="00E86DFA" w:rsidRDefault="0038466E" w:rsidP="0038466E">
            <w:pPr>
              <w:autoSpaceDE w:val="0"/>
              <w:autoSpaceDN w:val="0"/>
              <w:adjustRightInd w:val="0"/>
              <w:rPr>
                <w:rFonts w:ascii="Calibri" w:hAnsi="Calibri" w:cs="Calibri"/>
                <w:color w:val="000000"/>
                <w:sz w:val="18"/>
                <w:szCs w:val="18"/>
              </w:rPr>
            </w:pPr>
            <w:r w:rsidRPr="00E86DFA">
              <w:rPr>
                <w:rFonts w:ascii="Calibri" w:hAnsi="Calibri" w:cs="Calibri"/>
                <w:color w:val="000000"/>
                <w:sz w:val="18"/>
                <w:szCs w:val="18"/>
              </w:rPr>
              <w:t>Weak commitment and engagement.</w:t>
            </w:r>
          </w:p>
          <w:p w14:paraId="5B253F20" w14:textId="77777777" w:rsidR="0038466E" w:rsidRPr="00E86DFA" w:rsidRDefault="0038466E" w:rsidP="0038466E">
            <w:pPr>
              <w:autoSpaceDE w:val="0"/>
              <w:autoSpaceDN w:val="0"/>
              <w:adjustRightInd w:val="0"/>
              <w:jc w:val="both"/>
              <w:rPr>
                <w:rFonts w:ascii="Calibri" w:hAnsi="Calibri" w:cs="Calibri"/>
                <w:color w:val="000000"/>
                <w:sz w:val="18"/>
                <w:szCs w:val="18"/>
              </w:rPr>
            </w:pPr>
          </w:p>
        </w:tc>
        <w:tc>
          <w:tcPr>
            <w:tcW w:w="1984" w:type="dxa"/>
            <w:shd w:val="clear" w:color="auto" w:fill="auto"/>
          </w:tcPr>
          <w:p w14:paraId="3EF38458" w14:textId="54DCC99A" w:rsidR="0038466E" w:rsidRPr="00E86DFA" w:rsidRDefault="0038466E" w:rsidP="0038466E">
            <w:pPr>
              <w:autoSpaceDE w:val="0"/>
              <w:autoSpaceDN w:val="0"/>
              <w:adjustRightInd w:val="0"/>
              <w:rPr>
                <w:rFonts w:ascii="Calibri" w:hAnsi="Calibri" w:cs="Calibri"/>
                <w:color w:val="000000"/>
                <w:sz w:val="18"/>
                <w:szCs w:val="18"/>
              </w:rPr>
            </w:pPr>
            <w:r w:rsidRPr="00D2402B">
              <w:rPr>
                <w:rFonts w:ascii="Calibri" w:hAnsi="Calibri" w:cs="Calibri"/>
                <w:color w:val="000000"/>
                <w:sz w:val="18"/>
                <w:szCs w:val="18"/>
              </w:rPr>
              <w:t>The Project Coordinator, UND</w:t>
            </w:r>
            <w:r>
              <w:rPr>
                <w:rFonts w:ascii="Calibri" w:hAnsi="Calibri" w:cs="Calibri"/>
                <w:color w:val="000000"/>
                <w:sz w:val="18"/>
                <w:szCs w:val="18"/>
              </w:rPr>
              <w:t>P</w:t>
            </w:r>
            <w:r w:rsidRPr="00D2402B">
              <w:rPr>
                <w:rFonts w:ascii="Calibri" w:hAnsi="Calibri" w:cs="Calibri"/>
                <w:color w:val="000000"/>
                <w:sz w:val="18"/>
                <w:szCs w:val="18"/>
              </w:rPr>
              <w:t xml:space="preserve"> and stakeholders will lobby on behalf of beneficiaries</w:t>
            </w:r>
          </w:p>
        </w:tc>
      </w:tr>
      <w:tr w:rsidR="00710B22" w:rsidRPr="00D2402B" w14:paraId="329CFA1E" w14:textId="77777777" w:rsidTr="00FA2C9A">
        <w:trPr>
          <w:jc w:val="center"/>
        </w:trPr>
        <w:tc>
          <w:tcPr>
            <w:tcW w:w="1518" w:type="dxa"/>
            <w:shd w:val="clear" w:color="auto" w:fill="auto"/>
            <w:vAlign w:val="center"/>
          </w:tcPr>
          <w:p w14:paraId="27BD1127" w14:textId="12D59EA9" w:rsidR="00710B22" w:rsidRPr="00E86DFA" w:rsidRDefault="00710B22" w:rsidP="00710B22">
            <w:pPr>
              <w:autoSpaceDE w:val="0"/>
              <w:autoSpaceDN w:val="0"/>
              <w:adjustRightInd w:val="0"/>
              <w:rPr>
                <w:rFonts w:ascii="Calibri" w:hAnsi="Calibri" w:cs="Calibri"/>
                <w:color w:val="000000"/>
                <w:sz w:val="18"/>
                <w:szCs w:val="18"/>
                <w:lang w:val="fr-CA"/>
              </w:rPr>
            </w:pPr>
            <w:r w:rsidRPr="00E86DFA">
              <w:rPr>
                <w:rFonts w:ascii="Calibri" w:hAnsi="Calibri" w:cs="Calibri"/>
                <w:color w:val="000000"/>
                <w:sz w:val="18"/>
                <w:szCs w:val="18"/>
              </w:rPr>
              <w:t>GEF Agency</w:t>
            </w:r>
            <w:r w:rsidRPr="00E86DFA">
              <w:rPr>
                <w:rFonts w:ascii="Calibri" w:hAnsi="Calibri" w:cs="Calibri"/>
                <w:color w:val="000000"/>
                <w:sz w:val="18"/>
                <w:szCs w:val="18"/>
                <w:lang w:val="fr-CA"/>
              </w:rPr>
              <w:t xml:space="preserve"> - </w:t>
            </w:r>
            <w:r w:rsidRPr="00E86DFA">
              <w:rPr>
                <w:rFonts w:ascii="Calibri" w:hAnsi="Calibri" w:cs="Calibri"/>
                <w:sz w:val="18"/>
                <w:szCs w:val="18"/>
              </w:rPr>
              <w:t>UNDP</w:t>
            </w:r>
          </w:p>
        </w:tc>
        <w:tc>
          <w:tcPr>
            <w:tcW w:w="1128" w:type="dxa"/>
            <w:shd w:val="clear" w:color="auto" w:fill="auto"/>
            <w:vAlign w:val="center"/>
          </w:tcPr>
          <w:p w14:paraId="1B47C53C" w14:textId="17D2AD33" w:rsidR="00710B22" w:rsidRPr="00E86DFA" w:rsidRDefault="0090138E" w:rsidP="00710B22">
            <w:pPr>
              <w:autoSpaceDE w:val="0"/>
              <w:autoSpaceDN w:val="0"/>
              <w:adjustRightInd w:val="0"/>
              <w:rPr>
                <w:rFonts w:ascii="Calibri" w:hAnsi="Calibri" w:cs="Calibri"/>
                <w:color w:val="000000"/>
                <w:sz w:val="18"/>
                <w:szCs w:val="18"/>
                <w:lang w:val="fr-CA"/>
              </w:rPr>
            </w:pPr>
            <w:r w:rsidRPr="00E86DFA">
              <w:rPr>
                <w:rFonts w:ascii="Calibri" w:hAnsi="Calibri" w:cs="Calibri"/>
                <w:color w:val="000000"/>
                <w:sz w:val="18"/>
                <w:szCs w:val="18"/>
                <w:lang w:val="fr-CA"/>
              </w:rPr>
              <w:t>Grant</w:t>
            </w:r>
          </w:p>
        </w:tc>
        <w:tc>
          <w:tcPr>
            <w:tcW w:w="1460" w:type="dxa"/>
            <w:shd w:val="clear" w:color="auto" w:fill="auto"/>
          </w:tcPr>
          <w:p w14:paraId="54C95302" w14:textId="3807BF7F" w:rsidR="00710B22" w:rsidRDefault="002C126F" w:rsidP="00E86DFA">
            <w:pPr>
              <w:autoSpaceDE w:val="0"/>
              <w:autoSpaceDN w:val="0"/>
              <w:adjustRightInd w:val="0"/>
              <w:jc w:val="right"/>
              <w:rPr>
                <w:rFonts w:ascii="Calibri" w:hAnsi="Calibri" w:cs="Calibri"/>
                <w:sz w:val="18"/>
                <w:szCs w:val="18"/>
              </w:rPr>
            </w:pPr>
            <w:r>
              <w:rPr>
                <w:rFonts w:ascii="Calibri" w:hAnsi="Calibri" w:cs="Calibri"/>
                <w:sz w:val="18"/>
                <w:szCs w:val="18"/>
                <w:lang w:val="fr-CA"/>
              </w:rPr>
              <w:t>2,8</w:t>
            </w:r>
            <w:r w:rsidR="00710B22" w:rsidRPr="00E86DFA">
              <w:rPr>
                <w:rFonts w:ascii="Calibri" w:hAnsi="Calibri" w:cs="Calibri"/>
                <w:sz w:val="18"/>
                <w:szCs w:val="18"/>
                <w:lang w:val="fr-CA"/>
              </w:rPr>
              <w:t>8</w:t>
            </w:r>
            <w:r w:rsidR="00710B22" w:rsidRPr="00E86DFA">
              <w:rPr>
                <w:rFonts w:ascii="Calibri" w:hAnsi="Calibri" w:cs="Calibri"/>
                <w:sz w:val="18"/>
                <w:szCs w:val="18"/>
              </w:rPr>
              <w:t>0,</w:t>
            </w:r>
            <w:r>
              <w:rPr>
                <w:rFonts w:ascii="Calibri" w:hAnsi="Calibri" w:cs="Calibri"/>
                <w:sz w:val="18"/>
                <w:szCs w:val="18"/>
              </w:rPr>
              <w:t>867</w:t>
            </w:r>
          </w:p>
          <w:p w14:paraId="2B664DE3" w14:textId="3BAFDC2F" w:rsidR="002C126F" w:rsidRPr="00E86DFA" w:rsidRDefault="002C126F" w:rsidP="00E86DFA">
            <w:pPr>
              <w:autoSpaceDE w:val="0"/>
              <w:autoSpaceDN w:val="0"/>
              <w:adjustRightInd w:val="0"/>
              <w:jc w:val="right"/>
              <w:rPr>
                <w:rFonts w:ascii="Calibri" w:hAnsi="Calibri" w:cs="Calibri"/>
                <w:color w:val="000000"/>
                <w:sz w:val="18"/>
                <w:szCs w:val="18"/>
              </w:rPr>
            </w:pPr>
            <w:r>
              <w:rPr>
                <w:rFonts w:ascii="Calibri" w:hAnsi="Calibri" w:cs="Calibri"/>
                <w:color w:val="000000"/>
                <w:sz w:val="18"/>
                <w:szCs w:val="18"/>
              </w:rPr>
              <w:t>(incl. USD 800,000 cash)</w:t>
            </w:r>
          </w:p>
        </w:tc>
        <w:tc>
          <w:tcPr>
            <w:tcW w:w="1843" w:type="dxa"/>
            <w:shd w:val="clear" w:color="auto" w:fill="auto"/>
          </w:tcPr>
          <w:p w14:paraId="0EC6D50F" w14:textId="40F5AD69" w:rsidR="00710B22" w:rsidRPr="00E86DFA" w:rsidRDefault="0090138E" w:rsidP="00823806">
            <w:pPr>
              <w:autoSpaceDE w:val="0"/>
              <w:autoSpaceDN w:val="0"/>
              <w:adjustRightInd w:val="0"/>
              <w:jc w:val="both"/>
              <w:rPr>
                <w:rFonts w:ascii="Calibri" w:hAnsi="Calibri" w:cs="Calibri"/>
                <w:color w:val="000000"/>
                <w:sz w:val="18"/>
                <w:szCs w:val="18"/>
              </w:rPr>
            </w:pPr>
            <w:r w:rsidRPr="00E86DFA">
              <w:rPr>
                <w:rFonts w:ascii="Calibri" w:hAnsi="Calibri" w:cs="Calibri"/>
                <w:color w:val="000000"/>
                <w:sz w:val="18"/>
                <w:szCs w:val="18"/>
              </w:rPr>
              <w:t xml:space="preserve">All 4 project components: </w:t>
            </w:r>
            <w:r w:rsidR="00710B22" w:rsidRPr="00E86DFA">
              <w:rPr>
                <w:rFonts w:ascii="Calibri" w:hAnsi="Calibri" w:cs="Calibri"/>
                <w:color w:val="000000"/>
                <w:sz w:val="18"/>
                <w:szCs w:val="18"/>
              </w:rPr>
              <w:t>Project management, office space, training, community consultations, personnel equipment and material</w:t>
            </w:r>
          </w:p>
        </w:tc>
        <w:tc>
          <w:tcPr>
            <w:tcW w:w="1417" w:type="dxa"/>
            <w:shd w:val="clear" w:color="auto" w:fill="auto"/>
          </w:tcPr>
          <w:p w14:paraId="7CE860E2" w14:textId="6009730B" w:rsidR="001912B9" w:rsidRPr="00E86DFA" w:rsidRDefault="001912B9" w:rsidP="00823806">
            <w:pPr>
              <w:autoSpaceDE w:val="0"/>
              <w:autoSpaceDN w:val="0"/>
              <w:adjustRightInd w:val="0"/>
              <w:jc w:val="both"/>
              <w:rPr>
                <w:rFonts w:ascii="Calibri" w:hAnsi="Calibri" w:cs="Calibri"/>
                <w:color w:val="000000"/>
                <w:sz w:val="18"/>
                <w:szCs w:val="18"/>
              </w:rPr>
            </w:pPr>
            <w:r w:rsidRPr="00E86DFA">
              <w:rPr>
                <w:rFonts w:ascii="Calibri" w:hAnsi="Calibri" w:cs="Calibri"/>
                <w:color w:val="000000"/>
                <w:sz w:val="18"/>
                <w:szCs w:val="18"/>
              </w:rPr>
              <w:t>Conflicting priorities emerge requiring UNDP to divert the funds towards addressing them.</w:t>
            </w:r>
          </w:p>
        </w:tc>
        <w:tc>
          <w:tcPr>
            <w:tcW w:w="1984" w:type="dxa"/>
            <w:shd w:val="clear" w:color="auto" w:fill="auto"/>
          </w:tcPr>
          <w:p w14:paraId="79D9C665" w14:textId="76415688" w:rsidR="00710B22" w:rsidRPr="00E86DFA" w:rsidRDefault="001912B9" w:rsidP="00710B22">
            <w:pPr>
              <w:autoSpaceDE w:val="0"/>
              <w:autoSpaceDN w:val="0"/>
              <w:adjustRightInd w:val="0"/>
              <w:rPr>
                <w:rFonts w:ascii="Calibri" w:hAnsi="Calibri" w:cs="Calibri"/>
                <w:color w:val="000000"/>
                <w:sz w:val="18"/>
                <w:szCs w:val="18"/>
              </w:rPr>
            </w:pPr>
            <w:r w:rsidRPr="00E86DFA">
              <w:rPr>
                <w:rFonts w:ascii="Calibri" w:hAnsi="Calibri" w:cs="Calibri"/>
                <w:color w:val="000000"/>
                <w:sz w:val="18"/>
                <w:szCs w:val="18"/>
              </w:rPr>
              <w:t>Project Coordinator and ABER will work with UNDP to ensure the appropriate funding is provisioned in each year.</w:t>
            </w:r>
          </w:p>
        </w:tc>
      </w:tr>
      <w:tr w:rsidR="00710B22" w:rsidRPr="00D2402B" w14:paraId="126C4BB9" w14:textId="77777777" w:rsidTr="00FA2C9A">
        <w:trPr>
          <w:jc w:val="center"/>
        </w:trPr>
        <w:tc>
          <w:tcPr>
            <w:tcW w:w="1518" w:type="dxa"/>
            <w:shd w:val="clear" w:color="auto" w:fill="auto"/>
          </w:tcPr>
          <w:p w14:paraId="7C9871BB" w14:textId="12169FC6" w:rsidR="00710B22" w:rsidRPr="00E86DFA" w:rsidRDefault="00710B22" w:rsidP="00710B22">
            <w:pPr>
              <w:autoSpaceDE w:val="0"/>
              <w:autoSpaceDN w:val="0"/>
              <w:adjustRightInd w:val="0"/>
              <w:rPr>
                <w:rFonts w:ascii="Calibri" w:hAnsi="Calibri" w:cs="Calibri"/>
                <w:color w:val="000000"/>
                <w:sz w:val="18"/>
                <w:szCs w:val="18"/>
                <w:lang w:val="fr-CA"/>
              </w:rPr>
            </w:pPr>
            <w:proofErr w:type="spellStart"/>
            <w:r w:rsidRPr="00E86DFA">
              <w:rPr>
                <w:rFonts w:ascii="Calibri" w:hAnsi="Calibri" w:cs="Calibri"/>
                <w:color w:val="000000"/>
                <w:sz w:val="18"/>
                <w:szCs w:val="18"/>
                <w:lang w:val="fr-CA"/>
              </w:rPr>
              <w:t>African</w:t>
            </w:r>
            <w:proofErr w:type="spellEnd"/>
            <w:r w:rsidRPr="00E86DFA">
              <w:rPr>
                <w:rFonts w:ascii="Calibri" w:hAnsi="Calibri" w:cs="Calibri"/>
                <w:color w:val="000000"/>
                <w:sz w:val="18"/>
                <w:szCs w:val="18"/>
                <w:lang w:val="fr-CA"/>
              </w:rPr>
              <w:t xml:space="preserve"> Development Bank (</w:t>
            </w:r>
            <w:proofErr w:type="spellStart"/>
            <w:r w:rsidRPr="00E86DFA">
              <w:rPr>
                <w:rFonts w:ascii="Calibri" w:hAnsi="Calibri" w:cs="Calibri"/>
                <w:color w:val="000000"/>
                <w:sz w:val="18"/>
                <w:szCs w:val="18"/>
                <w:lang w:val="fr-CA"/>
              </w:rPr>
              <w:t>AfDB</w:t>
            </w:r>
            <w:proofErr w:type="spellEnd"/>
            <w:r w:rsidRPr="00E86DFA">
              <w:rPr>
                <w:rFonts w:ascii="Calibri" w:hAnsi="Calibri" w:cs="Calibri"/>
                <w:color w:val="000000"/>
                <w:sz w:val="18"/>
                <w:szCs w:val="18"/>
                <w:lang w:val="fr-CA"/>
              </w:rPr>
              <w:t>)</w:t>
            </w:r>
          </w:p>
        </w:tc>
        <w:tc>
          <w:tcPr>
            <w:tcW w:w="1128" w:type="dxa"/>
            <w:shd w:val="clear" w:color="auto" w:fill="auto"/>
            <w:vAlign w:val="center"/>
          </w:tcPr>
          <w:p w14:paraId="7F50007A" w14:textId="328C84A3" w:rsidR="00710B22" w:rsidRPr="00E86DFA" w:rsidRDefault="00710B22" w:rsidP="00710B22">
            <w:pPr>
              <w:autoSpaceDE w:val="0"/>
              <w:autoSpaceDN w:val="0"/>
              <w:adjustRightInd w:val="0"/>
              <w:rPr>
                <w:rFonts w:ascii="Calibri" w:hAnsi="Calibri" w:cs="Calibri"/>
                <w:sz w:val="18"/>
                <w:szCs w:val="18"/>
                <w:lang w:val="fr-CA"/>
              </w:rPr>
            </w:pPr>
            <w:r w:rsidRPr="00E86DFA">
              <w:rPr>
                <w:rFonts w:ascii="Calibri" w:hAnsi="Calibri" w:cs="Calibri"/>
                <w:sz w:val="18"/>
                <w:szCs w:val="18"/>
                <w:lang w:val="fr-CA"/>
              </w:rPr>
              <w:t xml:space="preserve">Grant </w:t>
            </w:r>
            <w:r w:rsidR="002C126F">
              <w:rPr>
                <w:rFonts w:ascii="Calibri" w:hAnsi="Calibri" w:cs="Calibri"/>
                <w:sz w:val="18"/>
                <w:szCs w:val="18"/>
                <w:lang w:val="fr-CA"/>
              </w:rPr>
              <w:t>+ Loan</w:t>
            </w:r>
          </w:p>
        </w:tc>
        <w:tc>
          <w:tcPr>
            <w:tcW w:w="1460" w:type="dxa"/>
            <w:shd w:val="clear" w:color="auto" w:fill="auto"/>
          </w:tcPr>
          <w:p w14:paraId="3B2F37BD" w14:textId="1C4A3C70" w:rsidR="00710B22" w:rsidRPr="00E86DFA" w:rsidRDefault="00E6508A" w:rsidP="00E86DFA">
            <w:pPr>
              <w:autoSpaceDE w:val="0"/>
              <w:autoSpaceDN w:val="0"/>
              <w:adjustRightInd w:val="0"/>
              <w:jc w:val="right"/>
              <w:rPr>
                <w:rFonts w:ascii="Calibri" w:hAnsi="Calibri" w:cs="Calibri"/>
                <w:color w:val="000000"/>
                <w:sz w:val="18"/>
                <w:szCs w:val="18"/>
                <w:lang w:val="fr-CA"/>
              </w:rPr>
            </w:pPr>
            <w:r>
              <w:rPr>
                <w:rFonts w:ascii="Calibri" w:hAnsi="Calibri" w:cs="Calibri"/>
                <w:color w:val="000000"/>
                <w:sz w:val="18"/>
                <w:szCs w:val="18"/>
                <w:lang w:val="fr-CA"/>
              </w:rPr>
              <w:t>22,093,381</w:t>
            </w:r>
          </w:p>
        </w:tc>
        <w:tc>
          <w:tcPr>
            <w:tcW w:w="1843" w:type="dxa"/>
            <w:shd w:val="clear" w:color="auto" w:fill="auto"/>
          </w:tcPr>
          <w:p w14:paraId="1D7A2B66" w14:textId="39F31985" w:rsidR="00710B22" w:rsidRPr="00E86DFA" w:rsidRDefault="0090138E" w:rsidP="00823806">
            <w:pPr>
              <w:autoSpaceDE w:val="0"/>
              <w:autoSpaceDN w:val="0"/>
              <w:adjustRightInd w:val="0"/>
              <w:jc w:val="both"/>
              <w:rPr>
                <w:rFonts w:ascii="Calibri" w:hAnsi="Calibri" w:cs="Calibri"/>
                <w:color w:val="000000"/>
                <w:sz w:val="18"/>
                <w:szCs w:val="18"/>
              </w:rPr>
            </w:pPr>
            <w:r w:rsidRPr="00E86DFA">
              <w:rPr>
                <w:rFonts w:ascii="Calibri" w:hAnsi="Calibri" w:cs="Calibri"/>
                <w:color w:val="000000"/>
                <w:sz w:val="18"/>
                <w:szCs w:val="18"/>
              </w:rPr>
              <w:t xml:space="preserve">All 4 project components: </w:t>
            </w:r>
            <w:r w:rsidR="00710B22" w:rsidRPr="00E86DFA">
              <w:rPr>
                <w:rFonts w:ascii="Calibri" w:hAnsi="Calibri" w:cs="Calibri"/>
                <w:color w:val="000000"/>
                <w:sz w:val="18"/>
                <w:szCs w:val="18"/>
              </w:rPr>
              <w:t>Project management, office space, training, community consultations, equipment, personnel, material, studies</w:t>
            </w:r>
          </w:p>
        </w:tc>
        <w:tc>
          <w:tcPr>
            <w:tcW w:w="1417" w:type="dxa"/>
            <w:shd w:val="clear" w:color="auto" w:fill="auto"/>
          </w:tcPr>
          <w:p w14:paraId="72DFA472" w14:textId="4247273F" w:rsidR="00710B22" w:rsidRPr="00E86DFA" w:rsidRDefault="00710B22" w:rsidP="00710B22">
            <w:pPr>
              <w:autoSpaceDE w:val="0"/>
              <w:autoSpaceDN w:val="0"/>
              <w:adjustRightInd w:val="0"/>
              <w:rPr>
                <w:rFonts w:ascii="Calibri" w:hAnsi="Calibri" w:cs="Calibri"/>
                <w:color w:val="000000"/>
                <w:sz w:val="18"/>
                <w:szCs w:val="18"/>
              </w:rPr>
            </w:pPr>
            <w:r w:rsidRPr="00E86DFA">
              <w:rPr>
                <w:rFonts w:ascii="Calibri" w:hAnsi="Calibri" w:cs="Calibri"/>
                <w:color w:val="000000"/>
                <w:sz w:val="18"/>
                <w:szCs w:val="18"/>
              </w:rPr>
              <w:t>Long delays in processing investment</w:t>
            </w:r>
          </w:p>
        </w:tc>
        <w:tc>
          <w:tcPr>
            <w:tcW w:w="1984" w:type="dxa"/>
            <w:shd w:val="clear" w:color="auto" w:fill="auto"/>
          </w:tcPr>
          <w:p w14:paraId="08B492B1" w14:textId="58FEAD28" w:rsidR="00710B22" w:rsidRPr="00E86DFA" w:rsidRDefault="00AF055C" w:rsidP="00710B22">
            <w:pPr>
              <w:autoSpaceDE w:val="0"/>
              <w:autoSpaceDN w:val="0"/>
              <w:adjustRightInd w:val="0"/>
              <w:rPr>
                <w:rFonts w:ascii="Calibri" w:hAnsi="Calibri" w:cs="Calibri"/>
                <w:color w:val="000000"/>
                <w:sz w:val="18"/>
                <w:szCs w:val="18"/>
              </w:rPr>
            </w:pPr>
            <w:r w:rsidRPr="00E86DFA">
              <w:rPr>
                <w:rFonts w:ascii="Calibri" w:hAnsi="Calibri" w:cs="Calibri"/>
                <w:color w:val="000000"/>
                <w:sz w:val="18"/>
                <w:szCs w:val="18"/>
              </w:rPr>
              <w:t xml:space="preserve">Project Coordinator and ABER will keep constant communication with AfDB. Also, the </w:t>
            </w:r>
            <w:proofErr w:type="spellStart"/>
            <w:r w:rsidRPr="00E86DFA">
              <w:rPr>
                <w:rFonts w:ascii="Calibri" w:hAnsi="Calibri" w:cs="Calibri"/>
                <w:color w:val="000000"/>
                <w:sz w:val="18"/>
                <w:szCs w:val="18"/>
              </w:rPr>
              <w:t>Yeleen</w:t>
            </w:r>
            <w:proofErr w:type="spellEnd"/>
            <w:r w:rsidRPr="00E86DFA">
              <w:rPr>
                <w:rFonts w:ascii="Calibri" w:hAnsi="Calibri" w:cs="Calibri"/>
                <w:color w:val="000000"/>
                <w:sz w:val="18"/>
                <w:szCs w:val="18"/>
              </w:rPr>
              <w:t xml:space="preserve"> Project has a Coordinator who is supposed to work closely with ABER.</w:t>
            </w:r>
          </w:p>
        </w:tc>
      </w:tr>
      <w:tr w:rsidR="00710B22" w:rsidRPr="00D2402B" w14:paraId="1A66B514" w14:textId="77777777" w:rsidTr="00FA2C9A">
        <w:trPr>
          <w:jc w:val="center"/>
        </w:trPr>
        <w:tc>
          <w:tcPr>
            <w:tcW w:w="1518" w:type="dxa"/>
            <w:shd w:val="clear" w:color="auto" w:fill="auto"/>
          </w:tcPr>
          <w:p w14:paraId="01AF8756" w14:textId="0FBA6F53" w:rsidR="00710B22" w:rsidRPr="00E86DFA" w:rsidRDefault="00710B22" w:rsidP="00710B22">
            <w:pPr>
              <w:autoSpaceDE w:val="0"/>
              <w:autoSpaceDN w:val="0"/>
              <w:adjustRightInd w:val="0"/>
              <w:rPr>
                <w:rFonts w:ascii="Calibri" w:hAnsi="Calibri" w:cs="Calibri"/>
                <w:color w:val="000000"/>
                <w:sz w:val="18"/>
                <w:szCs w:val="18"/>
                <w:lang w:val="fr-CA"/>
              </w:rPr>
            </w:pPr>
            <w:r w:rsidRPr="00E86DFA">
              <w:rPr>
                <w:rFonts w:ascii="Calibri" w:hAnsi="Calibri" w:cs="Calibri"/>
                <w:color w:val="000000"/>
                <w:sz w:val="18"/>
                <w:szCs w:val="18"/>
                <w:lang w:val="fr-CA"/>
              </w:rPr>
              <w:t xml:space="preserve">NGO – </w:t>
            </w:r>
            <w:proofErr w:type="spellStart"/>
            <w:r w:rsidRPr="00E86DFA">
              <w:rPr>
                <w:rFonts w:ascii="Calibri" w:hAnsi="Calibri" w:cs="Calibri"/>
                <w:color w:val="000000"/>
                <w:sz w:val="18"/>
                <w:szCs w:val="18"/>
                <w:lang w:val="fr-CA"/>
              </w:rPr>
              <w:t>Swedish</w:t>
            </w:r>
            <w:proofErr w:type="spellEnd"/>
            <w:r w:rsidRPr="00E86DFA">
              <w:rPr>
                <w:rFonts w:ascii="Calibri" w:hAnsi="Calibri" w:cs="Calibri"/>
                <w:color w:val="000000"/>
                <w:sz w:val="18"/>
                <w:szCs w:val="18"/>
                <w:lang w:val="fr-CA"/>
              </w:rPr>
              <w:t xml:space="preserve">. </w:t>
            </w:r>
            <w:proofErr w:type="spellStart"/>
            <w:r w:rsidRPr="00E86DFA">
              <w:rPr>
                <w:rFonts w:ascii="Calibri" w:hAnsi="Calibri" w:cs="Calibri"/>
                <w:color w:val="000000"/>
                <w:sz w:val="18"/>
                <w:szCs w:val="18"/>
                <w:lang w:val="fr-CA"/>
              </w:rPr>
              <w:t>Cooperation</w:t>
            </w:r>
            <w:proofErr w:type="spellEnd"/>
            <w:r w:rsidR="009A2BB6">
              <w:rPr>
                <w:rFonts w:ascii="Calibri" w:hAnsi="Calibri" w:cs="Calibri"/>
                <w:color w:val="000000"/>
                <w:sz w:val="18"/>
                <w:szCs w:val="18"/>
                <w:lang w:val="fr-CA"/>
              </w:rPr>
              <w:t xml:space="preserve"> (Sida)</w:t>
            </w:r>
          </w:p>
        </w:tc>
        <w:tc>
          <w:tcPr>
            <w:tcW w:w="1128" w:type="dxa"/>
            <w:shd w:val="clear" w:color="auto" w:fill="auto"/>
            <w:vAlign w:val="center"/>
          </w:tcPr>
          <w:p w14:paraId="45E79953" w14:textId="3CBAE8A7" w:rsidR="00710B22" w:rsidRPr="00E86DFA" w:rsidRDefault="00710B22" w:rsidP="00710B22">
            <w:pPr>
              <w:autoSpaceDE w:val="0"/>
              <w:autoSpaceDN w:val="0"/>
              <w:adjustRightInd w:val="0"/>
              <w:rPr>
                <w:rFonts w:ascii="Calibri" w:hAnsi="Calibri" w:cs="Calibri"/>
                <w:sz w:val="18"/>
                <w:szCs w:val="18"/>
                <w:lang w:val="fr-CA"/>
              </w:rPr>
            </w:pPr>
            <w:r w:rsidRPr="00E86DFA">
              <w:rPr>
                <w:rFonts w:ascii="Calibri" w:hAnsi="Calibri" w:cs="Calibri"/>
                <w:sz w:val="18"/>
                <w:szCs w:val="18"/>
                <w:lang w:val="fr-CA"/>
              </w:rPr>
              <w:t>Grant</w:t>
            </w:r>
          </w:p>
        </w:tc>
        <w:tc>
          <w:tcPr>
            <w:tcW w:w="1460" w:type="dxa"/>
            <w:shd w:val="clear" w:color="auto" w:fill="auto"/>
          </w:tcPr>
          <w:p w14:paraId="60F1F000" w14:textId="4D6ED11B" w:rsidR="00710B22" w:rsidRPr="00E86DFA" w:rsidRDefault="002216BF" w:rsidP="00E86DFA">
            <w:pPr>
              <w:autoSpaceDE w:val="0"/>
              <w:autoSpaceDN w:val="0"/>
              <w:adjustRightInd w:val="0"/>
              <w:jc w:val="right"/>
              <w:rPr>
                <w:rFonts w:ascii="Calibri" w:hAnsi="Calibri" w:cs="Calibri"/>
                <w:color w:val="000000"/>
                <w:sz w:val="18"/>
                <w:szCs w:val="18"/>
                <w:lang w:val="fr-CA"/>
              </w:rPr>
            </w:pPr>
            <w:r w:rsidRPr="00E86DFA">
              <w:rPr>
                <w:rFonts w:ascii="Calibri" w:hAnsi="Calibri" w:cs="Calibri"/>
                <w:sz w:val="18"/>
                <w:szCs w:val="18"/>
                <w:lang w:val="fr-CA"/>
              </w:rPr>
              <w:t>2,918,995</w:t>
            </w:r>
          </w:p>
        </w:tc>
        <w:tc>
          <w:tcPr>
            <w:tcW w:w="1843" w:type="dxa"/>
            <w:shd w:val="clear" w:color="auto" w:fill="auto"/>
          </w:tcPr>
          <w:p w14:paraId="3C912198" w14:textId="787A1AC4" w:rsidR="00710B22" w:rsidRPr="00E86DFA" w:rsidRDefault="0090138E" w:rsidP="00823806">
            <w:pPr>
              <w:autoSpaceDE w:val="0"/>
              <w:autoSpaceDN w:val="0"/>
              <w:adjustRightInd w:val="0"/>
              <w:jc w:val="both"/>
              <w:rPr>
                <w:rFonts w:ascii="Calibri" w:hAnsi="Calibri" w:cs="Calibri"/>
                <w:color w:val="000000"/>
                <w:sz w:val="18"/>
                <w:szCs w:val="18"/>
              </w:rPr>
            </w:pPr>
            <w:r w:rsidRPr="00E86DFA">
              <w:rPr>
                <w:rFonts w:ascii="Calibri" w:hAnsi="Calibri" w:cs="Calibri"/>
                <w:color w:val="000000"/>
                <w:sz w:val="18"/>
                <w:szCs w:val="18"/>
              </w:rPr>
              <w:t xml:space="preserve">All 4 project components: </w:t>
            </w:r>
            <w:r w:rsidR="00710B22" w:rsidRPr="00E86DFA">
              <w:rPr>
                <w:rFonts w:ascii="Calibri" w:hAnsi="Calibri" w:cs="Calibri"/>
                <w:color w:val="000000"/>
                <w:sz w:val="18"/>
                <w:szCs w:val="18"/>
              </w:rPr>
              <w:t>Project management, office space, training, community consultations, equipment, personnel, material</w:t>
            </w:r>
          </w:p>
        </w:tc>
        <w:tc>
          <w:tcPr>
            <w:tcW w:w="1417" w:type="dxa"/>
            <w:shd w:val="clear" w:color="auto" w:fill="auto"/>
          </w:tcPr>
          <w:p w14:paraId="26C285C8" w14:textId="6596AFD2" w:rsidR="00710B22" w:rsidRPr="00E86DFA" w:rsidRDefault="0090138E" w:rsidP="00710B22">
            <w:pPr>
              <w:autoSpaceDE w:val="0"/>
              <w:autoSpaceDN w:val="0"/>
              <w:adjustRightInd w:val="0"/>
              <w:rPr>
                <w:rFonts w:ascii="Calibri" w:hAnsi="Calibri" w:cs="Calibri"/>
                <w:color w:val="000000"/>
                <w:sz w:val="18"/>
                <w:szCs w:val="18"/>
              </w:rPr>
            </w:pPr>
            <w:r w:rsidRPr="00E86DFA">
              <w:rPr>
                <w:rFonts w:ascii="Calibri" w:hAnsi="Calibri" w:cs="Calibri"/>
                <w:color w:val="000000"/>
                <w:sz w:val="18"/>
                <w:szCs w:val="18"/>
              </w:rPr>
              <w:t xml:space="preserve">Change in priority due to security or </w:t>
            </w:r>
            <w:r w:rsidR="00D2402B">
              <w:rPr>
                <w:rFonts w:ascii="Calibri" w:hAnsi="Calibri" w:cs="Calibri"/>
                <w:color w:val="000000"/>
                <w:sz w:val="18"/>
                <w:szCs w:val="18"/>
              </w:rPr>
              <w:t>COVID</w:t>
            </w:r>
            <w:r w:rsidRPr="00E86DFA">
              <w:rPr>
                <w:rFonts w:ascii="Calibri" w:hAnsi="Calibri" w:cs="Calibri"/>
                <w:color w:val="000000"/>
                <w:sz w:val="18"/>
                <w:szCs w:val="18"/>
              </w:rPr>
              <w:t>-19</w:t>
            </w:r>
          </w:p>
        </w:tc>
        <w:tc>
          <w:tcPr>
            <w:tcW w:w="1984" w:type="dxa"/>
            <w:shd w:val="clear" w:color="auto" w:fill="auto"/>
          </w:tcPr>
          <w:p w14:paraId="0F932107" w14:textId="3E142CD6" w:rsidR="00710B22" w:rsidRPr="00E86DFA" w:rsidRDefault="00AF055C" w:rsidP="00710B22">
            <w:pPr>
              <w:autoSpaceDE w:val="0"/>
              <w:autoSpaceDN w:val="0"/>
              <w:adjustRightInd w:val="0"/>
              <w:rPr>
                <w:rFonts w:ascii="Calibri" w:hAnsi="Calibri" w:cs="Calibri"/>
                <w:color w:val="000000"/>
                <w:sz w:val="18"/>
                <w:szCs w:val="18"/>
              </w:rPr>
            </w:pPr>
            <w:r w:rsidRPr="00E86DFA">
              <w:rPr>
                <w:rFonts w:ascii="Calibri" w:hAnsi="Calibri" w:cs="Calibri"/>
                <w:color w:val="000000"/>
                <w:sz w:val="18"/>
                <w:szCs w:val="18"/>
              </w:rPr>
              <w:t>ABER, Project Coordinator and UNDP</w:t>
            </w:r>
            <w:r w:rsidR="009A2BB6">
              <w:rPr>
                <w:rFonts w:ascii="Calibri" w:hAnsi="Calibri" w:cs="Calibri"/>
                <w:color w:val="000000"/>
                <w:sz w:val="18"/>
                <w:szCs w:val="18"/>
              </w:rPr>
              <w:t xml:space="preserve"> will maintain close coordination with </w:t>
            </w:r>
            <w:proofErr w:type="spellStart"/>
            <w:r w:rsidR="009A2BB6">
              <w:rPr>
                <w:rFonts w:ascii="Calibri" w:hAnsi="Calibri" w:cs="Calibri"/>
                <w:color w:val="000000"/>
                <w:sz w:val="18"/>
                <w:szCs w:val="18"/>
              </w:rPr>
              <w:t>Sida</w:t>
            </w:r>
            <w:proofErr w:type="spellEnd"/>
            <w:r w:rsidR="009A2BB6">
              <w:rPr>
                <w:rFonts w:ascii="Calibri" w:hAnsi="Calibri" w:cs="Calibri"/>
                <w:color w:val="000000"/>
                <w:sz w:val="18"/>
                <w:szCs w:val="18"/>
              </w:rPr>
              <w:t xml:space="preserve"> throughout the project. </w:t>
            </w:r>
          </w:p>
        </w:tc>
      </w:tr>
      <w:tr w:rsidR="00E4181B" w:rsidRPr="00D2402B" w14:paraId="24957631" w14:textId="77777777" w:rsidTr="00FA2C9A">
        <w:trPr>
          <w:jc w:val="center"/>
        </w:trPr>
        <w:tc>
          <w:tcPr>
            <w:tcW w:w="1518" w:type="dxa"/>
            <w:shd w:val="clear" w:color="auto" w:fill="auto"/>
          </w:tcPr>
          <w:p w14:paraId="7ADFEF42" w14:textId="26A1C251" w:rsidR="00710B22" w:rsidRPr="00E86DFA" w:rsidRDefault="00710B22" w:rsidP="00710B22">
            <w:pPr>
              <w:autoSpaceDE w:val="0"/>
              <w:autoSpaceDN w:val="0"/>
              <w:adjustRightInd w:val="0"/>
              <w:rPr>
                <w:rFonts w:ascii="Calibri" w:hAnsi="Calibri" w:cs="Calibri"/>
                <w:color w:val="000000"/>
                <w:sz w:val="18"/>
                <w:szCs w:val="18"/>
                <w:lang w:val="fr-CA"/>
              </w:rPr>
            </w:pPr>
            <w:r w:rsidRPr="00E86DFA">
              <w:rPr>
                <w:rFonts w:ascii="Calibri" w:hAnsi="Calibri" w:cs="Calibri"/>
                <w:color w:val="000000"/>
                <w:sz w:val="18"/>
                <w:szCs w:val="18"/>
                <w:lang w:val="fr-CA"/>
              </w:rPr>
              <w:t>UNCDF</w:t>
            </w:r>
          </w:p>
        </w:tc>
        <w:tc>
          <w:tcPr>
            <w:tcW w:w="1128" w:type="dxa"/>
            <w:shd w:val="clear" w:color="auto" w:fill="auto"/>
            <w:vAlign w:val="center"/>
          </w:tcPr>
          <w:p w14:paraId="7BEAA3D8" w14:textId="0C78A2C5" w:rsidR="00710B22" w:rsidRPr="00E86DFA" w:rsidRDefault="00710B22" w:rsidP="00710B22">
            <w:pPr>
              <w:autoSpaceDE w:val="0"/>
              <w:autoSpaceDN w:val="0"/>
              <w:adjustRightInd w:val="0"/>
              <w:rPr>
                <w:rFonts w:ascii="Calibri" w:hAnsi="Calibri" w:cs="Calibri"/>
                <w:color w:val="000000"/>
                <w:sz w:val="18"/>
                <w:szCs w:val="18"/>
                <w:lang w:val="fr-CA"/>
              </w:rPr>
            </w:pPr>
            <w:r w:rsidRPr="00E86DFA">
              <w:rPr>
                <w:rFonts w:ascii="Calibri" w:hAnsi="Calibri" w:cs="Calibri"/>
                <w:color w:val="000000"/>
                <w:sz w:val="18"/>
                <w:szCs w:val="18"/>
                <w:lang w:val="fr-CA"/>
              </w:rPr>
              <w:t>Grant</w:t>
            </w:r>
          </w:p>
        </w:tc>
        <w:tc>
          <w:tcPr>
            <w:tcW w:w="1460" w:type="dxa"/>
            <w:shd w:val="clear" w:color="auto" w:fill="auto"/>
          </w:tcPr>
          <w:p w14:paraId="739C92D2" w14:textId="66FD4B3C" w:rsidR="00710B22" w:rsidRPr="00E86DFA" w:rsidRDefault="00B400B2" w:rsidP="00E86DFA">
            <w:pPr>
              <w:autoSpaceDE w:val="0"/>
              <w:autoSpaceDN w:val="0"/>
              <w:adjustRightInd w:val="0"/>
              <w:jc w:val="right"/>
              <w:rPr>
                <w:rFonts w:ascii="Calibri" w:hAnsi="Calibri" w:cs="Calibri"/>
                <w:color w:val="000000"/>
                <w:sz w:val="18"/>
                <w:szCs w:val="18"/>
                <w:lang w:val="fr-CA"/>
              </w:rPr>
            </w:pPr>
            <w:r w:rsidRPr="00FA2C9A">
              <w:rPr>
                <w:rFonts w:ascii="Calibri" w:hAnsi="Calibri" w:cs="Calibri"/>
                <w:color w:val="000000"/>
                <w:sz w:val="18"/>
                <w:szCs w:val="18"/>
                <w:lang w:val="fr-CA"/>
              </w:rPr>
              <w:t>6</w:t>
            </w:r>
            <w:r w:rsidRPr="00B400B2">
              <w:rPr>
                <w:rFonts w:ascii="Calibri" w:hAnsi="Calibri" w:cs="Calibri"/>
                <w:color w:val="000000"/>
                <w:sz w:val="18"/>
                <w:szCs w:val="18"/>
                <w:lang w:val="fr-CA"/>
              </w:rPr>
              <w:t>00</w:t>
            </w:r>
            <w:r w:rsidR="00710B22" w:rsidRPr="009A2BB6">
              <w:rPr>
                <w:rFonts w:ascii="Calibri" w:hAnsi="Calibri" w:cs="Calibri"/>
                <w:color w:val="000000"/>
                <w:sz w:val="18"/>
                <w:szCs w:val="18"/>
                <w:lang w:val="fr-CA"/>
              </w:rPr>
              <w:t>,000</w:t>
            </w:r>
          </w:p>
        </w:tc>
        <w:tc>
          <w:tcPr>
            <w:tcW w:w="1843" w:type="dxa"/>
            <w:shd w:val="clear" w:color="auto" w:fill="auto"/>
          </w:tcPr>
          <w:p w14:paraId="58B97E25" w14:textId="5E52D7B1" w:rsidR="00710B22" w:rsidRPr="00E86DFA" w:rsidRDefault="0090138E" w:rsidP="00823806">
            <w:pPr>
              <w:autoSpaceDE w:val="0"/>
              <w:autoSpaceDN w:val="0"/>
              <w:adjustRightInd w:val="0"/>
              <w:jc w:val="both"/>
              <w:rPr>
                <w:rFonts w:ascii="Calibri" w:hAnsi="Calibri" w:cs="Calibri"/>
                <w:color w:val="000000"/>
                <w:sz w:val="18"/>
                <w:szCs w:val="18"/>
              </w:rPr>
            </w:pPr>
            <w:r w:rsidRPr="00E86DFA">
              <w:rPr>
                <w:rFonts w:ascii="Calibri" w:hAnsi="Calibri" w:cs="Calibri"/>
                <w:color w:val="000000"/>
                <w:sz w:val="18"/>
                <w:szCs w:val="18"/>
              </w:rPr>
              <w:t xml:space="preserve">Components 3 and 4: </w:t>
            </w:r>
            <w:r w:rsidR="00710B22" w:rsidRPr="00E86DFA">
              <w:rPr>
                <w:rFonts w:ascii="Calibri" w:hAnsi="Calibri" w:cs="Calibri"/>
                <w:color w:val="000000"/>
                <w:sz w:val="18"/>
                <w:szCs w:val="18"/>
              </w:rPr>
              <w:t>Training, community consultations, personnel, material, studies</w:t>
            </w:r>
          </w:p>
        </w:tc>
        <w:tc>
          <w:tcPr>
            <w:tcW w:w="1417" w:type="dxa"/>
            <w:shd w:val="clear" w:color="auto" w:fill="auto"/>
          </w:tcPr>
          <w:p w14:paraId="5F293505" w14:textId="60E406D8" w:rsidR="00710B22" w:rsidRPr="00E86DFA" w:rsidRDefault="0090138E" w:rsidP="00710B22">
            <w:pPr>
              <w:autoSpaceDE w:val="0"/>
              <w:autoSpaceDN w:val="0"/>
              <w:adjustRightInd w:val="0"/>
              <w:rPr>
                <w:rFonts w:ascii="Calibri" w:hAnsi="Calibri" w:cs="Calibri"/>
                <w:color w:val="000000"/>
                <w:sz w:val="18"/>
                <w:szCs w:val="18"/>
              </w:rPr>
            </w:pPr>
            <w:r w:rsidRPr="00E86DFA">
              <w:rPr>
                <w:rFonts w:ascii="Calibri" w:hAnsi="Calibri" w:cs="Calibri"/>
                <w:color w:val="000000"/>
                <w:sz w:val="18"/>
                <w:szCs w:val="18"/>
              </w:rPr>
              <w:t xml:space="preserve">Change in priority due to security or </w:t>
            </w:r>
            <w:r w:rsidR="00D2402B">
              <w:rPr>
                <w:rFonts w:ascii="Calibri" w:hAnsi="Calibri" w:cs="Calibri"/>
                <w:color w:val="000000"/>
                <w:sz w:val="18"/>
                <w:szCs w:val="18"/>
              </w:rPr>
              <w:t>COVID</w:t>
            </w:r>
            <w:r w:rsidRPr="00E86DFA">
              <w:rPr>
                <w:rFonts w:ascii="Calibri" w:hAnsi="Calibri" w:cs="Calibri"/>
                <w:color w:val="000000"/>
                <w:sz w:val="18"/>
                <w:szCs w:val="18"/>
              </w:rPr>
              <w:t>-19</w:t>
            </w:r>
          </w:p>
        </w:tc>
        <w:tc>
          <w:tcPr>
            <w:tcW w:w="1984" w:type="dxa"/>
            <w:shd w:val="clear" w:color="auto" w:fill="auto"/>
          </w:tcPr>
          <w:p w14:paraId="4AE3EA04" w14:textId="32F19E99" w:rsidR="00710B22" w:rsidRPr="00E86DFA" w:rsidRDefault="009A2BB6" w:rsidP="00710B22">
            <w:pPr>
              <w:autoSpaceDE w:val="0"/>
              <w:autoSpaceDN w:val="0"/>
              <w:adjustRightInd w:val="0"/>
              <w:rPr>
                <w:rFonts w:ascii="Calibri" w:hAnsi="Calibri" w:cs="Calibri"/>
                <w:color w:val="000000"/>
                <w:sz w:val="18"/>
                <w:szCs w:val="18"/>
              </w:rPr>
            </w:pPr>
            <w:r w:rsidRPr="00E86DFA">
              <w:rPr>
                <w:rFonts w:ascii="Calibri" w:hAnsi="Calibri" w:cs="Calibri"/>
                <w:color w:val="000000"/>
                <w:sz w:val="18"/>
                <w:szCs w:val="18"/>
              </w:rPr>
              <w:t>ABER, Project Coordinator and UNDP</w:t>
            </w:r>
            <w:r>
              <w:rPr>
                <w:rFonts w:ascii="Calibri" w:hAnsi="Calibri" w:cs="Calibri"/>
                <w:color w:val="000000"/>
                <w:sz w:val="18"/>
                <w:szCs w:val="18"/>
              </w:rPr>
              <w:t xml:space="preserve"> will maintain close coordination with UNCDF throughout the project. The fact that UNCDF is proposed as responsible party to the project will also keep UNCDF engaged.  </w:t>
            </w:r>
          </w:p>
        </w:tc>
      </w:tr>
      <w:tr w:rsidR="00710B22" w:rsidRPr="00D2402B" w14:paraId="71EE5D30" w14:textId="5283844D" w:rsidTr="00FA2C9A">
        <w:trPr>
          <w:trHeight w:val="638"/>
          <w:jc w:val="center"/>
        </w:trPr>
        <w:tc>
          <w:tcPr>
            <w:tcW w:w="1518" w:type="dxa"/>
            <w:shd w:val="clear" w:color="auto" w:fill="FFFFFF" w:themeFill="background1"/>
          </w:tcPr>
          <w:p w14:paraId="44F220B5" w14:textId="6BA49E09" w:rsidR="00710B22" w:rsidRPr="00E86DFA" w:rsidRDefault="00710B22" w:rsidP="00710B22">
            <w:pPr>
              <w:autoSpaceDE w:val="0"/>
              <w:autoSpaceDN w:val="0"/>
              <w:adjustRightInd w:val="0"/>
              <w:rPr>
                <w:rFonts w:ascii="Calibri" w:hAnsi="Calibri" w:cs="Calibri"/>
                <w:color w:val="000000"/>
                <w:sz w:val="18"/>
                <w:szCs w:val="18"/>
              </w:rPr>
            </w:pPr>
            <w:r w:rsidRPr="00E86DFA">
              <w:rPr>
                <w:rFonts w:ascii="Calibri" w:hAnsi="Calibri" w:cs="Calibri"/>
                <w:color w:val="000000"/>
                <w:sz w:val="18"/>
                <w:szCs w:val="18"/>
              </w:rPr>
              <w:t>NGO-</w:t>
            </w:r>
            <w:r w:rsidRPr="00E86DFA">
              <w:rPr>
                <w:rFonts w:ascii="Calibri" w:hAnsi="Calibri" w:cs="Calibri"/>
                <w:sz w:val="18"/>
                <w:szCs w:val="18"/>
              </w:rPr>
              <w:t xml:space="preserve"> ECOWAS Center for Renewable Energy and Energy Efficiency</w:t>
            </w:r>
            <w:r w:rsidR="009A2BB6">
              <w:rPr>
                <w:rFonts w:ascii="Calibri" w:hAnsi="Calibri" w:cs="Calibri"/>
                <w:sz w:val="18"/>
                <w:szCs w:val="18"/>
              </w:rPr>
              <w:t xml:space="preserve"> (ECREEE)</w:t>
            </w:r>
          </w:p>
        </w:tc>
        <w:tc>
          <w:tcPr>
            <w:tcW w:w="1128" w:type="dxa"/>
            <w:shd w:val="clear" w:color="auto" w:fill="auto"/>
            <w:vAlign w:val="center"/>
          </w:tcPr>
          <w:p w14:paraId="17DDA908" w14:textId="215A67A2" w:rsidR="00710B22" w:rsidRPr="00E86DFA" w:rsidRDefault="00710B22" w:rsidP="00710B22">
            <w:pPr>
              <w:autoSpaceDE w:val="0"/>
              <w:autoSpaceDN w:val="0"/>
              <w:adjustRightInd w:val="0"/>
              <w:rPr>
                <w:rFonts w:ascii="Calibri" w:hAnsi="Calibri" w:cs="Calibri"/>
                <w:color w:val="000000"/>
                <w:sz w:val="18"/>
                <w:szCs w:val="18"/>
                <w:lang w:val="fr-CA"/>
              </w:rPr>
            </w:pPr>
            <w:r w:rsidRPr="00E86DFA">
              <w:rPr>
                <w:rFonts w:ascii="Calibri" w:hAnsi="Calibri" w:cs="Calibri"/>
                <w:color w:val="000000"/>
                <w:sz w:val="18"/>
                <w:szCs w:val="18"/>
                <w:lang w:val="fr-CA"/>
              </w:rPr>
              <w:t>Grant</w:t>
            </w:r>
          </w:p>
        </w:tc>
        <w:tc>
          <w:tcPr>
            <w:tcW w:w="1460" w:type="dxa"/>
            <w:shd w:val="clear" w:color="auto" w:fill="auto"/>
          </w:tcPr>
          <w:p w14:paraId="2DAA5340" w14:textId="007B9A9D" w:rsidR="00710B22" w:rsidRPr="00E86DFA" w:rsidRDefault="00B21EA1" w:rsidP="00E86DFA">
            <w:pPr>
              <w:autoSpaceDE w:val="0"/>
              <w:autoSpaceDN w:val="0"/>
              <w:adjustRightInd w:val="0"/>
              <w:jc w:val="right"/>
              <w:rPr>
                <w:rFonts w:ascii="Calibri" w:hAnsi="Calibri" w:cs="Calibri"/>
                <w:color w:val="000000"/>
                <w:sz w:val="18"/>
                <w:szCs w:val="18"/>
              </w:rPr>
            </w:pPr>
            <w:r w:rsidRPr="00E86DFA">
              <w:rPr>
                <w:rFonts w:ascii="Calibri" w:hAnsi="Calibri" w:cs="Calibri"/>
                <w:color w:val="000000"/>
                <w:sz w:val="18"/>
                <w:szCs w:val="18"/>
                <w:lang w:val="fr-CA"/>
              </w:rPr>
              <w:t>5</w:t>
            </w:r>
            <w:r w:rsidR="00710B22" w:rsidRPr="00E86DFA">
              <w:rPr>
                <w:rFonts w:ascii="Calibri" w:hAnsi="Calibri" w:cs="Calibri"/>
                <w:color w:val="000000"/>
                <w:sz w:val="18"/>
                <w:szCs w:val="18"/>
                <w:lang w:val="fr-CA"/>
              </w:rPr>
              <w:t>00,000</w:t>
            </w:r>
          </w:p>
        </w:tc>
        <w:tc>
          <w:tcPr>
            <w:tcW w:w="1843" w:type="dxa"/>
            <w:shd w:val="clear" w:color="auto" w:fill="auto"/>
          </w:tcPr>
          <w:p w14:paraId="7A4892B1" w14:textId="73EEF0E2" w:rsidR="00710B22" w:rsidRPr="00E86DFA" w:rsidRDefault="0090138E" w:rsidP="00823806">
            <w:pPr>
              <w:autoSpaceDE w:val="0"/>
              <w:autoSpaceDN w:val="0"/>
              <w:adjustRightInd w:val="0"/>
              <w:jc w:val="both"/>
              <w:rPr>
                <w:rFonts w:ascii="Calibri" w:hAnsi="Calibri" w:cs="Calibri"/>
                <w:color w:val="000000"/>
                <w:sz w:val="18"/>
                <w:szCs w:val="18"/>
              </w:rPr>
            </w:pPr>
            <w:r w:rsidRPr="00E86DFA">
              <w:rPr>
                <w:rFonts w:ascii="Calibri" w:hAnsi="Calibri" w:cs="Calibri"/>
                <w:color w:val="000000"/>
                <w:sz w:val="18"/>
                <w:szCs w:val="18"/>
              </w:rPr>
              <w:t xml:space="preserve">All 4 components: </w:t>
            </w:r>
            <w:r w:rsidR="00710B22" w:rsidRPr="00E86DFA">
              <w:rPr>
                <w:rFonts w:ascii="Calibri" w:hAnsi="Calibri" w:cs="Calibri"/>
                <w:color w:val="000000"/>
                <w:sz w:val="18"/>
                <w:szCs w:val="18"/>
              </w:rPr>
              <w:t>Training, community consultations, equipment, personnel, material, studies, travel</w:t>
            </w:r>
          </w:p>
        </w:tc>
        <w:tc>
          <w:tcPr>
            <w:tcW w:w="1417" w:type="dxa"/>
            <w:shd w:val="clear" w:color="auto" w:fill="auto"/>
          </w:tcPr>
          <w:p w14:paraId="4D308557" w14:textId="309C064A" w:rsidR="00710B22" w:rsidRPr="00E86DFA" w:rsidRDefault="0090138E" w:rsidP="00710B22">
            <w:pPr>
              <w:autoSpaceDE w:val="0"/>
              <w:autoSpaceDN w:val="0"/>
              <w:adjustRightInd w:val="0"/>
              <w:rPr>
                <w:rFonts w:ascii="Calibri" w:hAnsi="Calibri" w:cs="Calibri"/>
                <w:color w:val="000000"/>
                <w:sz w:val="18"/>
                <w:szCs w:val="18"/>
              </w:rPr>
            </w:pPr>
            <w:r w:rsidRPr="00E86DFA">
              <w:rPr>
                <w:rFonts w:ascii="Calibri" w:hAnsi="Calibri" w:cs="Calibri"/>
                <w:color w:val="000000"/>
                <w:sz w:val="18"/>
                <w:szCs w:val="18"/>
              </w:rPr>
              <w:t>Slow disbursement process</w:t>
            </w:r>
          </w:p>
        </w:tc>
        <w:tc>
          <w:tcPr>
            <w:tcW w:w="1984" w:type="dxa"/>
            <w:shd w:val="clear" w:color="auto" w:fill="auto"/>
          </w:tcPr>
          <w:p w14:paraId="597829F4" w14:textId="0496D512" w:rsidR="00710B22" w:rsidRPr="00E86DFA" w:rsidRDefault="009A2BB6" w:rsidP="00710B22">
            <w:pPr>
              <w:autoSpaceDE w:val="0"/>
              <w:autoSpaceDN w:val="0"/>
              <w:adjustRightInd w:val="0"/>
              <w:rPr>
                <w:rFonts w:ascii="Calibri" w:hAnsi="Calibri" w:cs="Calibri"/>
                <w:color w:val="000000"/>
                <w:sz w:val="18"/>
                <w:szCs w:val="18"/>
              </w:rPr>
            </w:pPr>
            <w:r w:rsidRPr="00E86DFA">
              <w:rPr>
                <w:rFonts w:ascii="Calibri" w:hAnsi="Calibri" w:cs="Calibri"/>
                <w:color w:val="000000"/>
                <w:sz w:val="18"/>
                <w:szCs w:val="18"/>
              </w:rPr>
              <w:t>ABER, Project Coordinator and UNDP</w:t>
            </w:r>
            <w:r>
              <w:rPr>
                <w:rFonts w:ascii="Calibri" w:hAnsi="Calibri" w:cs="Calibri"/>
                <w:color w:val="000000"/>
                <w:sz w:val="18"/>
                <w:szCs w:val="18"/>
              </w:rPr>
              <w:t xml:space="preserve"> will maintain close coordination with ECREEE throughout the project. The fact that ECREEE is proposed as responsible party to the </w:t>
            </w:r>
            <w:r>
              <w:rPr>
                <w:rFonts w:ascii="Calibri" w:hAnsi="Calibri" w:cs="Calibri"/>
                <w:color w:val="000000"/>
                <w:sz w:val="18"/>
                <w:szCs w:val="18"/>
              </w:rPr>
              <w:lastRenderedPageBreak/>
              <w:t xml:space="preserve">project will also keep </w:t>
            </w:r>
            <w:r w:rsidR="00CB7A83">
              <w:rPr>
                <w:rFonts w:ascii="Calibri" w:hAnsi="Calibri" w:cs="Calibri"/>
                <w:color w:val="000000"/>
                <w:sz w:val="18"/>
                <w:szCs w:val="18"/>
              </w:rPr>
              <w:t>ECREEE</w:t>
            </w:r>
            <w:r>
              <w:rPr>
                <w:rFonts w:ascii="Calibri" w:hAnsi="Calibri" w:cs="Calibri"/>
                <w:color w:val="000000"/>
                <w:sz w:val="18"/>
                <w:szCs w:val="18"/>
              </w:rPr>
              <w:t xml:space="preserve"> engaged.  </w:t>
            </w:r>
          </w:p>
        </w:tc>
      </w:tr>
    </w:tbl>
    <w:p w14:paraId="42B97584" w14:textId="77777777" w:rsidR="00494749" w:rsidRDefault="00494749" w:rsidP="001E7D8C">
      <w:pPr>
        <w:jc w:val="both"/>
        <w:rPr>
          <w:rFonts w:ascii="Calibri" w:hAnsi="Calibri"/>
          <w:sz w:val="20"/>
          <w:szCs w:val="20"/>
          <w:u w:val="single"/>
        </w:rPr>
      </w:pPr>
    </w:p>
    <w:p w14:paraId="4B2A33C1" w14:textId="77777777" w:rsidR="006312F3" w:rsidRPr="00A900AA" w:rsidRDefault="006312F3" w:rsidP="00E86DFA">
      <w:pPr>
        <w:jc w:val="both"/>
        <w:rPr>
          <w:rFonts w:cs="Arial"/>
          <w:b/>
          <w:noProof/>
          <w:szCs w:val="20"/>
          <w:lang w:eastAsia="zh-CN"/>
        </w:rPr>
      </w:pPr>
    </w:p>
    <w:p w14:paraId="15760E07" w14:textId="77777777" w:rsidR="003437CE" w:rsidRPr="00A900AA" w:rsidRDefault="003E3ABA" w:rsidP="00E86DFA">
      <w:pPr>
        <w:jc w:val="both"/>
        <w:rPr>
          <w:rFonts w:ascii="Calibri" w:hAnsi="Calibri"/>
          <w:sz w:val="20"/>
          <w:szCs w:val="20"/>
        </w:rPr>
      </w:pPr>
      <w:r w:rsidRPr="00A900AA">
        <w:rPr>
          <w:rFonts w:ascii="Calibri" w:hAnsi="Calibri"/>
          <w:sz w:val="20"/>
          <w:szCs w:val="20"/>
          <w:u w:val="single"/>
        </w:rPr>
        <w:t>Budget Revision and Tolerance</w:t>
      </w:r>
      <w:r w:rsidR="00AF4698" w:rsidRPr="00A900AA">
        <w:rPr>
          <w:rFonts w:ascii="Calibri" w:hAnsi="Calibri"/>
          <w:sz w:val="20"/>
          <w:szCs w:val="20"/>
        </w:rPr>
        <w:t xml:space="preserve">: </w:t>
      </w:r>
      <w:r w:rsidR="00D308B6" w:rsidRPr="00A900AA">
        <w:rPr>
          <w:rFonts w:ascii="Calibri" w:hAnsi="Calibri"/>
          <w:sz w:val="20"/>
          <w:szCs w:val="20"/>
        </w:rPr>
        <w:t xml:space="preserve">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w:t>
      </w:r>
    </w:p>
    <w:p w14:paraId="6D7F3064" w14:textId="77777777" w:rsidR="003437CE" w:rsidRPr="00A900AA" w:rsidRDefault="003437CE" w:rsidP="00E86DFA">
      <w:pPr>
        <w:jc w:val="both"/>
        <w:rPr>
          <w:rFonts w:ascii="Calibri" w:hAnsi="Calibri"/>
          <w:sz w:val="20"/>
          <w:szCs w:val="20"/>
        </w:rPr>
      </w:pPr>
    </w:p>
    <w:p w14:paraId="5456B706" w14:textId="77777777" w:rsidR="00A167E5" w:rsidRPr="00A900AA" w:rsidRDefault="00D308B6" w:rsidP="00E86DFA">
      <w:pPr>
        <w:jc w:val="both"/>
        <w:rPr>
          <w:rFonts w:ascii="Calibri" w:hAnsi="Calibri"/>
          <w:sz w:val="20"/>
          <w:szCs w:val="20"/>
        </w:rPr>
      </w:pPr>
      <w:r w:rsidRPr="00A900AA">
        <w:rPr>
          <w:rFonts w:ascii="Calibri" w:hAnsi="Calibri"/>
          <w:sz w:val="20"/>
          <w:szCs w:val="20"/>
        </w:rPr>
        <w:t>Should the following deviations occur, the Project Manager</w:t>
      </w:r>
      <w:r w:rsidR="0027799A" w:rsidRPr="00A900AA">
        <w:rPr>
          <w:rFonts w:ascii="Calibri" w:hAnsi="Calibri"/>
          <w:sz w:val="20"/>
          <w:szCs w:val="20"/>
        </w:rPr>
        <w:t>/CTA</w:t>
      </w:r>
      <w:r w:rsidRPr="00A900AA">
        <w:rPr>
          <w:rFonts w:ascii="Calibri" w:hAnsi="Calibri"/>
          <w:sz w:val="20"/>
          <w:szCs w:val="20"/>
        </w:rPr>
        <w:t xml:space="preserve"> and UNDP Country Office will seek the approval of the </w:t>
      </w:r>
      <w:r w:rsidR="003437CE" w:rsidRPr="00A900AA">
        <w:rPr>
          <w:rFonts w:ascii="Calibri" w:hAnsi="Calibri"/>
          <w:sz w:val="20"/>
          <w:szCs w:val="20"/>
        </w:rPr>
        <w:t>BPPS/</w:t>
      </w:r>
      <w:r w:rsidRPr="00A900AA">
        <w:rPr>
          <w:rFonts w:ascii="Calibri" w:hAnsi="Calibri"/>
          <w:sz w:val="20"/>
          <w:szCs w:val="20"/>
        </w:rPr>
        <w:t xml:space="preserve">GEF team to ensure accurate reporting to the GEF: </w:t>
      </w:r>
    </w:p>
    <w:p w14:paraId="41918B69" w14:textId="33976B9E" w:rsidR="00A167E5" w:rsidRPr="00A900AA" w:rsidRDefault="00D308B6" w:rsidP="00E86DFA">
      <w:pPr>
        <w:jc w:val="both"/>
        <w:rPr>
          <w:rFonts w:ascii="Calibri" w:hAnsi="Calibri"/>
          <w:sz w:val="20"/>
          <w:szCs w:val="20"/>
        </w:rPr>
      </w:pPr>
      <w:r w:rsidRPr="00A900AA">
        <w:rPr>
          <w:rFonts w:ascii="Calibri" w:hAnsi="Calibri"/>
          <w:sz w:val="20"/>
          <w:szCs w:val="20"/>
        </w:rPr>
        <w:t xml:space="preserve">a) Budget re-allocations among components in the project </w:t>
      </w:r>
      <w:r w:rsidR="00A167E5" w:rsidRPr="00A900AA">
        <w:rPr>
          <w:rFonts w:ascii="Calibri" w:hAnsi="Calibri"/>
          <w:sz w:val="20"/>
          <w:szCs w:val="20"/>
        </w:rPr>
        <w:t xml:space="preserve">budget </w:t>
      </w:r>
      <w:r w:rsidRPr="00A900AA">
        <w:rPr>
          <w:rFonts w:ascii="Calibri" w:hAnsi="Calibri"/>
          <w:sz w:val="20"/>
          <w:szCs w:val="20"/>
        </w:rPr>
        <w:t xml:space="preserve">with amounts involving 10% of the total project grant or </w:t>
      </w:r>
      <w:proofErr w:type="gramStart"/>
      <w:r w:rsidRPr="00A900AA">
        <w:rPr>
          <w:rFonts w:ascii="Calibri" w:hAnsi="Calibri"/>
          <w:sz w:val="20"/>
          <w:szCs w:val="20"/>
        </w:rPr>
        <w:t>more;</w:t>
      </w:r>
      <w:proofErr w:type="gramEnd"/>
      <w:r w:rsidRPr="00A900AA">
        <w:rPr>
          <w:rFonts w:ascii="Calibri" w:hAnsi="Calibri"/>
          <w:sz w:val="20"/>
          <w:szCs w:val="20"/>
        </w:rPr>
        <w:t xml:space="preserve"> </w:t>
      </w:r>
    </w:p>
    <w:p w14:paraId="5FDE15FA" w14:textId="50B7F4A2" w:rsidR="00D308B6" w:rsidRPr="00A900AA" w:rsidRDefault="00D308B6" w:rsidP="00E86DFA">
      <w:pPr>
        <w:jc w:val="both"/>
        <w:rPr>
          <w:rFonts w:ascii="Calibri" w:hAnsi="Calibri"/>
          <w:sz w:val="20"/>
          <w:szCs w:val="20"/>
        </w:rPr>
      </w:pPr>
      <w:r w:rsidRPr="00A900AA">
        <w:rPr>
          <w:rFonts w:ascii="Calibri" w:hAnsi="Calibri"/>
          <w:sz w:val="20"/>
          <w:szCs w:val="20"/>
        </w:rPr>
        <w:t xml:space="preserve">b) Introduction of new budget items that exceed 5% of original GEF allocation. </w:t>
      </w:r>
    </w:p>
    <w:p w14:paraId="65FE0D88" w14:textId="77777777" w:rsidR="00051A7A" w:rsidRPr="00A900AA" w:rsidRDefault="00051A7A" w:rsidP="00E86DFA">
      <w:pPr>
        <w:jc w:val="both"/>
        <w:rPr>
          <w:szCs w:val="20"/>
        </w:rPr>
      </w:pPr>
    </w:p>
    <w:p w14:paraId="5E5A01F5" w14:textId="77777777" w:rsidR="00A02284" w:rsidRPr="002B5851" w:rsidRDefault="00740F26" w:rsidP="00E86DFA">
      <w:pPr>
        <w:jc w:val="both"/>
        <w:rPr>
          <w:rFonts w:ascii="Calibri" w:hAnsi="Calibri" w:cs="Calibri"/>
          <w:sz w:val="20"/>
          <w:szCs w:val="20"/>
          <w:u w:val="single"/>
        </w:rPr>
      </w:pPr>
      <w:r w:rsidRPr="002B5851">
        <w:rPr>
          <w:rFonts w:ascii="Calibri" w:hAnsi="Calibri" w:cs="Calibri"/>
          <w:sz w:val="20"/>
          <w:szCs w:val="20"/>
        </w:rPr>
        <w:t>Any over expenditure incurred beyond the available GEF grant amount will be absorbed by non-GEF resources (</w:t>
      </w:r>
      <w:proofErr w:type="gramStart"/>
      <w:r w:rsidRPr="002B5851">
        <w:rPr>
          <w:rFonts w:ascii="Calibri" w:hAnsi="Calibri" w:cs="Calibri"/>
          <w:sz w:val="20"/>
          <w:szCs w:val="20"/>
        </w:rPr>
        <w:t>e.g.</w:t>
      </w:r>
      <w:proofErr w:type="gramEnd"/>
      <w:r w:rsidRPr="002B5851">
        <w:rPr>
          <w:rFonts w:ascii="Calibri" w:hAnsi="Calibri" w:cs="Calibri"/>
          <w:sz w:val="20"/>
          <w:szCs w:val="20"/>
        </w:rPr>
        <w:t xml:space="preserve"> UNDP TRAC or cash co-financing).</w:t>
      </w:r>
      <w:r w:rsidR="00A02284" w:rsidRPr="002B5851">
        <w:rPr>
          <w:rFonts w:ascii="Calibri" w:hAnsi="Calibri" w:cs="Calibri"/>
          <w:sz w:val="20"/>
          <w:szCs w:val="20"/>
          <w:u w:val="single"/>
        </w:rPr>
        <w:t xml:space="preserve"> </w:t>
      </w:r>
    </w:p>
    <w:p w14:paraId="3E09EEE4" w14:textId="77777777" w:rsidR="00A02284" w:rsidRPr="002B5851" w:rsidRDefault="00A02284" w:rsidP="00E86DFA">
      <w:pPr>
        <w:jc w:val="both"/>
        <w:rPr>
          <w:rFonts w:ascii="Calibri" w:hAnsi="Calibri" w:cs="Calibri"/>
          <w:sz w:val="20"/>
          <w:szCs w:val="20"/>
          <w:u w:val="single"/>
        </w:rPr>
      </w:pPr>
    </w:p>
    <w:p w14:paraId="1E1E8755" w14:textId="1E3C1FA1" w:rsidR="00051A7A" w:rsidRPr="002B5851" w:rsidRDefault="00023B58" w:rsidP="00E86DFA">
      <w:pPr>
        <w:jc w:val="both"/>
        <w:rPr>
          <w:rFonts w:ascii="Calibri" w:hAnsi="Calibri" w:cs="Calibri"/>
          <w:sz w:val="20"/>
          <w:szCs w:val="20"/>
        </w:rPr>
      </w:pPr>
      <w:r w:rsidRPr="002B5851">
        <w:rPr>
          <w:rFonts w:ascii="Calibri" w:hAnsi="Calibri" w:cs="Calibri"/>
          <w:sz w:val="20"/>
          <w:szCs w:val="20"/>
          <w:u w:val="single"/>
        </w:rPr>
        <w:t>Audit</w:t>
      </w:r>
      <w:r w:rsidRPr="002B5851">
        <w:rPr>
          <w:rFonts w:ascii="Calibri" w:hAnsi="Calibri" w:cs="Calibri"/>
          <w:sz w:val="20"/>
          <w:szCs w:val="20"/>
        </w:rPr>
        <w:t xml:space="preserve">: </w:t>
      </w:r>
      <w:r w:rsidR="00051A7A" w:rsidRPr="002B5851">
        <w:rPr>
          <w:rFonts w:ascii="Calibri" w:hAnsi="Calibri" w:cs="Calibri"/>
          <w:sz w:val="20"/>
          <w:szCs w:val="20"/>
        </w:rPr>
        <w:t xml:space="preserve">The project will be audited as per UNDP Financial Regulations and Rules and applicable audit policies. Audit cycle and process must be discussed during the Inception workshop. </w:t>
      </w:r>
    </w:p>
    <w:p w14:paraId="143A8DF1" w14:textId="77777777" w:rsidR="00023B58" w:rsidRPr="002B5851" w:rsidRDefault="00023B58" w:rsidP="00E86DFA">
      <w:pPr>
        <w:jc w:val="both"/>
        <w:rPr>
          <w:rFonts w:ascii="Calibri" w:hAnsi="Calibri" w:cs="Calibri"/>
          <w:sz w:val="20"/>
          <w:szCs w:val="20"/>
          <w:u w:val="single"/>
        </w:rPr>
      </w:pPr>
    </w:p>
    <w:p w14:paraId="256403A9" w14:textId="5BDD836D" w:rsidR="00051A7A" w:rsidRPr="002B5851" w:rsidRDefault="00494749" w:rsidP="00E86DFA">
      <w:pPr>
        <w:jc w:val="both"/>
        <w:rPr>
          <w:rFonts w:ascii="Calibri" w:hAnsi="Calibri" w:cs="Calibri"/>
          <w:sz w:val="20"/>
          <w:szCs w:val="20"/>
        </w:rPr>
      </w:pPr>
      <w:r w:rsidRPr="002B5851">
        <w:rPr>
          <w:rFonts w:ascii="Calibri" w:hAnsi="Calibri" w:cs="Calibri"/>
          <w:sz w:val="20"/>
          <w:szCs w:val="20"/>
          <w:u w:val="single"/>
        </w:rPr>
        <w:t>Project Closure</w:t>
      </w:r>
      <w:r w:rsidRPr="002B5851">
        <w:rPr>
          <w:rFonts w:ascii="Calibri" w:hAnsi="Calibri" w:cs="Calibri"/>
          <w:sz w:val="20"/>
          <w:szCs w:val="20"/>
        </w:rPr>
        <w:t>:</w:t>
      </w:r>
      <w:r w:rsidR="00051A7A" w:rsidRPr="002B5851">
        <w:rPr>
          <w:rFonts w:ascii="Calibri" w:hAnsi="Calibri" w:cs="Calibri"/>
          <w:sz w:val="20"/>
          <w:szCs w:val="20"/>
        </w:rPr>
        <w:t xml:space="preserve"> Project closure will be conducted as per UNDP requirements outlined in the UNDP POPP. </w:t>
      </w:r>
      <w:r w:rsidR="00483371" w:rsidRPr="002B5851">
        <w:rPr>
          <w:rFonts w:ascii="Calibri" w:hAnsi="Calibri" w:cs="Calibri"/>
          <w:sz w:val="20"/>
          <w:szCs w:val="20"/>
        </w:rPr>
        <w:t>A</w:t>
      </w:r>
      <w:r w:rsidR="00051A7A" w:rsidRPr="002B5851">
        <w:rPr>
          <w:rFonts w:ascii="Calibri" w:hAnsi="Calibri" w:cs="Calibri"/>
          <w:sz w:val="20"/>
          <w:szCs w:val="20"/>
        </w:rPr>
        <w:t xml:space="preserve">ll costs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08ED2B36" w14:textId="77777777" w:rsidR="00051A7A" w:rsidRPr="002B5851" w:rsidRDefault="00051A7A" w:rsidP="00E86DFA">
      <w:pPr>
        <w:jc w:val="both"/>
        <w:rPr>
          <w:rFonts w:ascii="Calibri" w:hAnsi="Calibri" w:cs="Calibri"/>
          <w:sz w:val="20"/>
          <w:szCs w:val="20"/>
          <w:u w:val="single"/>
        </w:rPr>
      </w:pPr>
    </w:p>
    <w:p w14:paraId="0D9F6EAB" w14:textId="7C463A66" w:rsidR="00051A7A" w:rsidRPr="002B5851" w:rsidRDefault="00051A7A" w:rsidP="00E86DFA">
      <w:pPr>
        <w:jc w:val="both"/>
        <w:rPr>
          <w:rFonts w:ascii="Calibri" w:hAnsi="Calibri" w:cs="Calibri"/>
          <w:sz w:val="20"/>
          <w:szCs w:val="20"/>
        </w:rPr>
      </w:pPr>
      <w:r w:rsidRPr="002B5851">
        <w:rPr>
          <w:rFonts w:ascii="Calibri" w:hAnsi="Calibri" w:cs="Calibri"/>
          <w:sz w:val="20"/>
          <w:szCs w:val="20"/>
          <w:u w:val="single"/>
        </w:rPr>
        <w:t>Operational completion</w:t>
      </w:r>
      <w:r w:rsidRPr="002B5851">
        <w:rPr>
          <w:rFonts w:ascii="Calibri" w:hAnsi="Calibri" w:cs="Calibri"/>
          <w:sz w:val="20"/>
          <w:szCs w:val="20"/>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2B5851">
        <w:rPr>
          <w:rFonts w:ascii="Calibri" w:hAnsi="Calibri" w:cs="Calibri"/>
          <w:b/>
          <w:sz w:val="20"/>
          <w:szCs w:val="20"/>
        </w:rPr>
        <w:t xml:space="preserve">Operational closure must happen with 3 months </w:t>
      </w:r>
      <w:r w:rsidR="005D1C2D" w:rsidRPr="002B5851">
        <w:rPr>
          <w:rFonts w:ascii="Calibri" w:hAnsi="Calibri" w:cs="Calibri"/>
          <w:b/>
          <w:sz w:val="20"/>
          <w:szCs w:val="20"/>
        </w:rPr>
        <w:t>after</w:t>
      </w:r>
      <w:r w:rsidRPr="002B5851">
        <w:rPr>
          <w:rFonts w:ascii="Calibri" w:hAnsi="Calibri" w:cs="Calibri"/>
          <w:b/>
          <w:sz w:val="20"/>
          <w:szCs w:val="20"/>
        </w:rPr>
        <w:t xml:space="preserve"> posting the TE report to the UNDP ERC</w:t>
      </w:r>
      <w:r w:rsidRPr="002B5851">
        <w:rPr>
          <w:rFonts w:ascii="Calibri" w:hAnsi="Calibri" w:cs="Calibri"/>
          <w:sz w:val="20"/>
          <w:szCs w:val="20"/>
        </w:rPr>
        <w:t xml:space="preserve">.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38654481" w14:textId="77777777" w:rsidR="00051A7A" w:rsidRPr="002B5851" w:rsidRDefault="00051A7A" w:rsidP="00E86DFA">
      <w:pPr>
        <w:jc w:val="both"/>
        <w:rPr>
          <w:rFonts w:ascii="Calibri" w:hAnsi="Calibri" w:cs="Calibri"/>
          <w:sz w:val="20"/>
          <w:szCs w:val="20"/>
          <w:u w:val="single"/>
        </w:rPr>
      </w:pPr>
    </w:p>
    <w:p w14:paraId="2001CD0D" w14:textId="0AE3B733" w:rsidR="00051A7A" w:rsidRPr="005F1AEB" w:rsidRDefault="00051A7A" w:rsidP="00E86DFA">
      <w:pPr>
        <w:jc w:val="both"/>
        <w:rPr>
          <w:rFonts w:ascii="Calibri" w:hAnsi="Calibri" w:cs="Calibri"/>
          <w:sz w:val="20"/>
          <w:szCs w:val="20"/>
        </w:rPr>
      </w:pPr>
      <w:r w:rsidRPr="002B5851">
        <w:rPr>
          <w:rFonts w:ascii="Calibri" w:hAnsi="Calibri" w:cs="Calibri"/>
          <w:sz w:val="20"/>
          <w:szCs w:val="20"/>
          <w:u w:val="single"/>
        </w:rPr>
        <w:t>Transfer or disposal of assets</w:t>
      </w:r>
      <w:r w:rsidRPr="002B5851">
        <w:rPr>
          <w:rFonts w:ascii="Calibri" w:hAnsi="Calibri" w:cs="Calibri"/>
          <w:sz w:val="20"/>
          <w:szCs w:val="20"/>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2B5851">
        <w:rPr>
          <w:rStyle w:val="FootnoteReference"/>
          <w:rFonts w:ascii="Calibri" w:hAnsi="Calibri" w:cs="Calibri"/>
          <w:sz w:val="20"/>
          <w:szCs w:val="20"/>
        </w:rPr>
        <w:footnoteReference w:id="36"/>
      </w:r>
      <w:r w:rsidRPr="005F1AEB">
        <w:rPr>
          <w:rFonts w:ascii="Calibri" w:hAnsi="Calibri" w:cs="Calibri"/>
          <w:sz w:val="20"/>
          <w:szCs w:val="20"/>
        </w:rPr>
        <w:t xml:space="preserve">. The transfer should be done before Project </w:t>
      </w:r>
      <w:r w:rsidR="00C50C5C" w:rsidRPr="005F1AEB">
        <w:rPr>
          <w:rFonts w:ascii="Calibri" w:hAnsi="Calibri" w:cs="Calibri"/>
          <w:sz w:val="20"/>
          <w:szCs w:val="20"/>
        </w:rPr>
        <w:t>M</w:t>
      </w:r>
      <w:r w:rsidRPr="005F1AEB">
        <w:rPr>
          <w:rFonts w:ascii="Calibri" w:hAnsi="Calibri" w:cs="Calibri"/>
          <w:sz w:val="20"/>
          <w:szCs w:val="20"/>
        </w:rPr>
        <w:t>anagement Unit complete their assignments.</w:t>
      </w:r>
    </w:p>
    <w:p w14:paraId="00242A71" w14:textId="77777777" w:rsidR="00051A7A" w:rsidRPr="005F1AEB" w:rsidRDefault="00051A7A" w:rsidP="00E86DFA">
      <w:pPr>
        <w:jc w:val="both"/>
        <w:rPr>
          <w:rFonts w:ascii="Calibri" w:hAnsi="Calibri" w:cs="Calibri"/>
          <w:sz w:val="20"/>
          <w:szCs w:val="20"/>
          <w:u w:val="single"/>
        </w:rPr>
      </w:pPr>
    </w:p>
    <w:p w14:paraId="067CE5CE" w14:textId="77777777" w:rsidR="00051A7A" w:rsidRPr="005F1AEB" w:rsidRDefault="00051A7A" w:rsidP="00E86DFA">
      <w:pPr>
        <w:jc w:val="both"/>
        <w:rPr>
          <w:rFonts w:ascii="Calibri" w:hAnsi="Calibri" w:cs="Calibri"/>
          <w:sz w:val="20"/>
          <w:szCs w:val="20"/>
        </w:rPr>
      </w:pPr>
      <w:r w:rsidRPr="005F1AEB">
        <w:rPr>
          <w:rFonts w:ascii="Calibri" w:hAnsi="Calibri" w:cs="Calibri"/>
          <w:sz w:val="20"/>
          <w:szCs w:val="20"/>
          <w:u w:val="single"/>
        </w:rPr>
        <w:t>Financial completion (closure)</w:t>
      </w:r>
      <w:r w:rsidRPr="005F1AEB">
        <w:rPr>
          <w:rFonts w:ascii="Calibri" w:hAnsi="Calibri" w:cs="Calibri"/>
          <w:sz w:val="20"/>
          <w:szCs w:val="20"/>
        </w:rPr>
        <w:t xml:space="preserve">:  The project will be financially closed when the following conditions have been </w:t>
      </w:r>
      <w:proofErr w:type="gramStart"/>
      <w:r w:rsidRPr="005F1AEB">
        <w:rPr>
          <w:rFonts w:ascii="Calibri" w:hAnsi="Calibri" w:cs="Calibri"/>
          <w:sz w:val="20"/>
          <w:szCs w:val="20"/>
        </w:rPr>
        <w:t>met:</w:t>
      </w:r>
      <w:proofErr w:type="gramEnd"/>
      <w:r w:rsidRPr="005F1AEB">
        <w:rPr>
          <w:rFonts w:ascii="Calibri" w:hAnsi="Calibri" w:cs="Calibri"/>
          <w:sz w:val="20"/>
          <w:szCs w:val="20"/>
        </w:rPr>
        <w:t xml:space="preserve">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0088BE86" w14:textId="77777777" w:rsidR="00051A7A" w:rsidRPr="005F1AEB" w:rsidRDefault="00051A7A" w:rsidP="00E86DFA">
      <w:pPr>
        <w:jc w:val="both"/>
        <w:rPr>
          <w:rFonts w:ascii="Calibri" w:hAnsi="Calibri" w:cs="Calibri"/>
          <w:sz w:val="20"/>
          <w:szCs w:val="20"/>
        </w:rPr>
      </w:pPr>
    </w:p>
    <w:p w14:paraId="1901BC63" w14:textId="477E650A" w:rsidR="00051A7A" w:rsidRPr="005F1AEB" w:rsidRDefault="00051A7A" w:rsidP="00E86DFA">
      <w:pPr>
        <w:jc w:val="both"/>
        <w:rPr>
          <w:rFonts w:ascii="Calibri" w:hAnsi="Calibri" w:cs="Calibri"/>
          <w:sz w:val="20"/>
          <w:szCs w:val="20"/>
        </w:rPr>
      </w:pPr>
      <w:r w:rsidRPr="005F1AEB">
        <w:rPr>
          <w:rFonts w:ascii="Calibri" w:hAnsi="Calibri" w:cs="Calibri"/>
          <w:sz w:val="20"/>
          <w:szCs w:val="20"/>
        </w:rPr>
        <w:t xml:space="preserve">The project will be financially completed </w:t>
      </w:r>
      <w:r w:rsidRPr="005F1AEB">
        <w:rPr>
          <w:rFonts w:ascii="Calibri" w:hAnsi="Calibri" w:cs="Calibri"/>
          <w:b/>
          <w:sz w:val="20"/>
          <w:szCs w:val="20"/>
        </w:rPr>
        <w:t>within 6 months of operational closure or after the date of cancellation</w:t>
      </w:r>
      <w:r w:rsidRPr="005F1AEB">
        <w:rPr>
          <w:rFonts w:ascii="Calibri" w:hAnsi="Calibri" w:cs="Calibri"/>
          <w:sz w:val="20"/>
          <w:szCs w:val="20"/>
        </w:rPr>
        <w:t xml:space="preserve">. Between operational and financial closure, the implementing partner will identify and settle all financial obligations </w:t>
      </w:r>
      <w:r w:rsidRPr="005F1AEB">
        <w:rPr>
          <w:rFonts w:ascii="Calibri" w:hAnsi="Calibri" w:cs="Calibri"/>
          <w:sz w:val="20"/>
          <w:szCs w:val="20"/>
        </w:rPr>
        <w:lastRenderedPageBreak/>
        <w:t xml:space="preserve">and prepare a final expenditure report. The UNDP Country Office will send the final signed closure documents including confirmation of final cumulative expenditure and unspent balance to the </w:t>
      </w:r>
      <w:r w:rsidR="00395CA9" w:rsidRPr="005F1AEB">
        <w:rPr>
          <w:rFonts w:ascii="Calibri" w:hAnsi="Calibri" w:cs="Calibri"/>
          <w:sz w:val="20"/>
          <w:szCs w:val="20"/>
        </w:rPr>
        <w:t>BPPS/</w:t>
      </w:r>
      <w:r w:rsidRPr="005F1AEB">
        <w:rPr>
          <w:rFonts w:ascii="Calibri" w:hAnsi="Calibri" w:cs="Calibri"/>
          <w:sz w:val="20"/>
          <w:szCs w:val="20"/>
        </w:rPr>
        <w:t>GEF Unit for confirmation before the project will be financially closed in Atlas by the UNDP Country Office.</w:t>
      </w:r>
    </w:p>
    <w:p w14:paraId="72A4DAE0" w14:textId="77777777" w:rsidR="00051A7A" w:rsidRPr="005F1AEB" w:rsidRDefault="00051A7A" w:rsidP="00E86DFA">
      <w:pPr>
        <w:jc w:val="both"/>
        <w:rPr>
          <w:rFonts w:ascii="Calibri" w:hAnsi="Calibri" w:cs="Calibri"/>
          <w:sz w:val="20"/>
          <w:szCs w:val="20"/>
        </w:rPr>
      </w:pPr>
    </w:p>
    <w:p w14:paraId="396DC1D6" w14:textId="77DC0012" w:rsidR="00051A7A" w:rsidRPr="005F1AEB" w:rsidRDefault="00051A7A" w:rsidP="00E86DFA">
      <w:pPr>
        <w:jc w:val="both"/>
        <w:rPr>
          <w:rFonts w:ascii="Calibri" w:hAnsi="Calibri" w:cs="Calibri"/>
          <w:sz w:val="20"/>
          <w:szCs w:val="20"/>
        </w:rPr>
      </w:pPr>
      <w:r w:rsidRPr="005F1AEB">
        <w:rPr>
          <w:rFonts w:ascii="Calibri" w:hAnsi="Calibri" w:cs="Calibri"/>
          <w:sz w:val="20"/>
          <w:szCs w:val="20"/>
          <w:u w:val="single"/>
        </w:rPr>
        <w:t>Refund to GEF:</w:t>
      </w:r>
      <w:r w:rsidRPr="005F1AEB">
        <w:rPr>
          <w:rFonts w:ascii="Calibri" w:hAnsi="Calibri" w:cs="Calibri"/>
          <w:sz w:val="20"/>
          <w:szCs w:val="20"/>
        </w:rPr>
        <w:t xml:space="preserve">  Should a refund of unspent funds to the GEF be necessary, this will be managed directly by the </w:t>
      </w:r>
      <w:r w:rsidR="00395CA9" w:rsidRPr="005F1AEB">
        <w:rPr>
          <w:rFonts w:ascii="Calibri" w:hAnsi="Calibri" w:cs="Calibri"/>
          <w:sz w:val="20"/>
          <w:szCs w:val="20"/>
        </w:rPr>
        <w:t>BPPS/</w:t>
      </w:r>
      <w:r w:rsidRPr="005F1AEB">
        <w:rPr>
          <w:rFonts w:ascii="Calibri" w:hAnsi="Calibri" w:cs="Calibri"/>
          <w:sz w:val="20"/>
          <w:szCs w:val="20"/>
        </w:rPr>
        <w:t xml:space="preserve">GEF Directorate in New York. No action is required </w:t>
      </w:r>
      <w:r w:rsidR="00C92400" w:rsidRPr="005F1AEB">
        <w:rPr>
          <w:rFonts w:ascii="Calibri" w:hAnsi="Calibri" w:cs="Calibri"/>
          <w:sz w:val="20"/>
          <w:szCs w:val="20"/>
        </w:rPr>
        <w:t>by the UNDP Country Office</w:t>
      </w:r>
      <w:r w:rsidRPr="005F1AEB">
        <w:rPr>
          <w:rFonts w:ascii="Calibri" w:hAnsi="Calibri" w:cs="Calibri"/>
          <w:sz w:val="20"/>
          <w:szCs w:val="20"/>
        </w:rPr>
        <w:t xml:space="preserve"> on the actual refund from UNDP project to the GEF Trustee.</w:t>
      </w:r>
    </w:p>
    <w:p w14:paraId="42B2018A" w14:textId="77777777" w:rsidR="00393350" w:rsidRPr="00A900AA" w:rsidRDefault="00393350" w:rsidP="00E86DFA">
      <w:pPr>
        <w:jc w:val="both"/>
        <w:rPr>
          <w:szCs w:val="20"/>
          <w:u w:val="single"/>
        </w:rPr>
      </w:pPr>
    </w:p>
    <w:p w14:paraId="41F1D9F5" w14:textId="77777777" w:rsidR="00494749" w:rsidRPr="00A900AA" w:rsidRDefault="00494749" w:rsidP="001354E3">
      <w:pPr>
        <w:rPr>
          <w:szCs w:val="20"/>
          <w:u w:val="single"/>
        </w:rPr>
      </w:pPr>
    </w:p>
    <w:p w14:paraId="76436923" w14:textId="77777777" w:rsidR="003057A8" w:rsidRPr="00A900AA" w:rsidRDefault="003057A8" w:rsidP="001354E3">
      <w:pPr>
        <w:rPr>
          <w:szCs w:val="20"/>
        </w:rPr>
      </w:pPr>
    </w:p>
    <w:p w14:paraId="13255B74" w14:textId="77777777" w:rsidR="00740F26" w:rsidRPr="00A900AA" w:rsidRDefault="00740F26" w:rsidP="001354E3">
      <w:pPr>
        <w:rPr>
          <w:b/>
          <w:smallCaps/>
          <w:spacing w:val="-2"/>
          <w:szCs w:val="20"/>
        </w:rPr>
        <w:sectPr w:rsidR="00740F26" w:rsidRPr="00A900AA" w:rsidSect="006353F2">
          <w:headerReference w:type="default" r:id="rId43"/>
          <w:footerReference w:type="default" r:id="rId44"/>
          <w:pgSz w:w="12240" w:h="15840" w:code="1"/>
          <w:pgMar w:top="1440" w:right="1440" w:bottom="1440" w:left="1440" w:header="720" w:footer="432" w:gutter="0"/>
          <w:cols w:space="708"/>
          <w:titlePg/>
          <w:docGrid w:linePitch="360"/>
        </w:sectPr>
      </w:pPr>
    </w:p>
    <w:p w14:paraId="5B3DB09F" w14:textId="0DF0A393" w:rsidR="00470E9A" w:rsidRDefault="00470E9A" w:rsidP="00470E9A">
      <w:pPr>
        <w:rPr>
          <w:rFonts w:cs="Calibri"/>
          <w:i/>
          <w:noProof/>
          <w:sz w:val="18"/>
          <w:szCs w:val="18"/>
          <w:lang w:eastAsia="zh-CN"/>
        </w:rPr>
      </w:pPr>
    </w:p>
    <w:p w14:paraId="605B63D3" w14:textId="77777777" w:rsidR="0006682D" w:rsidRPr="00CB04E0" w:rsidRDefault="0006682D" w:rsidP="00FA2C9A">
      <w:pPr>
        <w:pStyle w:val="Heading1"/>
      </w:pPr>
      <w:bookmarkStart w:id="74" w:name="_Toc71293747"/>
      <w:bookmarkStart w:id="75" w:name="_Toc84428414"/>
      <w:r w:rsidRPr="0058244B">
        <w:t>Total Budget and Work Plan</w:t>
      </w:r>
      <w:bookmarkEnd w:id="74"/>
      <w:bookmarkEnd w:id="75"/>
    </w:p>
    <w:p w14:paraId="755887B7" w14:textId="77777777" w:rsidR="0006682D" w:rsidRPr="00A900AA" w:rsidRDefault="0006682D" w:rsidP="00470E9A">
      <w:pPr>
        <w:rPr>
          <w:rFonts w:cs="Calibri"/>
          <w:i/>
          <w:noProof/>
          <w:sz w:val="18"/>
          <w:szCs w:val="18"/>
          <w:lang w:eastAsia="zh-CN"/>
        </w:rPr>
      </w:pPr>
    </w:p>
    <w:tbl>
      <w:tblPr>
        <w:tblW w:w="145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4140"/>
        <w:gridCol w:w="3645"/>
        <w:gridCol w:w="3645"/>
      </w:tblGrid>
      <w:tr w:rsidR="00470E9A" w:rsidRPr="004E4E51" w14:paraId="6A24905A" w14:textId="77777777" w:rsidTr="00E54168">
        <w:trPr>
          <w:cantSplit/>
        </w:trPr>
        <w:tc>
          <w:tcPr>
            <w:tcW w:w="14580" w:type="dxa"/>
            <w:gridSpan w:val="4"/>
            <w:shd w:val="clear" w:color="auto" w:fill="D9D9D9"/>
            <w:noWrap/>
            <w:vAlign w:val="bottom"/>
          </w:tcPr>
          <w:p w14:paraId="68ADAF22" w14:textId="77777777" w:rsidR="00470E9A" w:rsidRPr="00E86DFA" w:rsidRDefault="00470E9A" w:rsidP="00E54168">
            <w:pPr>
              <w:rPr>
                <w:rFonts w:ascii="Calibri" w:hAnsi="Calibri" w:cs="Calibri"/>
                <w:b/>
                <w:bCs/>
                <w:sz w:val="18"/>
                <w:szCs w:val="18"/>
              </w:rPr>
            </w:pPr>
            <w:r w:rsidRPr="00E86DFA">
              <w:rPr>
                <w:rFonts w:ascii="Calibri" w:hAnsi="Calibri" w:cs="Calibri"/>
                <w:b/>
                <w:bCs/>
                <w:sz w:val="18"/>
                <w:szCs w:val="18"/>
              </w:rPr>
              <w:t>Total Budget and Work Plan</w:t>
            </w:r>
          </w:p>
        </w:tc>
      </w:tr>
      <w:tr w:rsidR="00470E9A" w:rsidRPr="004E4E51" w14:paraId="0ECE306E" w14:textId="77777777" w:rsidTr="00E54168">
        <w:trPr>
          <w:cantSplit/>
        </w:trPr>
        <w:tc>
          <w:tcPr>
            <w:tcW w:w="3150" w:type="dxa"/>
            <w:shd w:val="clear" w:color="auto" w:fill="auto"/>
            <w:noWrap/>
            <w:vAlign w:val="bottom"/>
          </w:tcPr>
          <w:p w14:paraId="17C2C735" w14:textId="77777777" w:rsidR="00470E9A" w:rsidRPr="00E86DFA" w:rsidRDefault="00470E9A" w:rsidP="00E54168">
            <w:pPr>
              <w:rPr>
                <w:rFonts w:ascii="Calibri" w:hAnsi="Calibri" w:cs="Calibri"/>
                <w:b/>
                <w:bCs/>
                <w:sz w:val="18"/>
                <w:szCs w:val="18"/>
              </w:rPr>
            </w:pPr>
            <w:r w:rsidRPr="00E86DFA">
              <w:rPr>
                <w:rFonts w:ascii="Calibri" w:hAnsi="Calibri" w:cs="Calibri"/>
                <w:bCs/>
                <w:color w:val="000000"/>
                <w:sz w:val="18"/>
                <w:szCs w:val="18"/>
                <w:lang w:eastAsia="zh-CN"/>
              </w:rPr>
              <w:t xml:space="preserve">Atlas Award ID:  </w:t>
            </w:r>
          </w:p>
        </w:tc>
        <w:tc>
          <w:tcPr>
            <w:tcW w:w="4140" w:type="dxa"/>
            <w:shd w:val="clear" w:color="auto" w:fill="auto"/>
            <w:vAlign w:val="bottom"/>
          </w:tcPr>
          <w:p w14:paraId="2660EF0F" w14:textId="03962D5F" w:rsidR="00470E9A" w:rsidRPr="00C34186" w:rsidRDefault="00C34186" w:rsidP="00E54168">
            <w:pPr>
              <w:rPr>
                <w:rFonts w:ascii="Calibri" w:hAnsi="Calibri" w:cs="Calibri"/>
                <w:bCs/>
                <w:sz w:val="18"/>
                <w:szCs w:val="18"/>
              </w:rPr>
            </w:pPr>
            <w:r w:rsidRPr="00323870">
              <w:rPr>
                <w:rFonts w:ascii="Calibri" w:hAnsi="Calibri" w:cs="Calibri"/>
                <w:bCs/>
                <w:sz w:val="18"/>
                <w:szCs w:val="18"/>
              </w:rPr>
              <w:t>00</w:t>
            </w:r>
            <w:r>
              <w:rPr>
                <w:rFonts w:ascii="Calibri" w:hAnsi="Calibri" w:cs="Calibri"/>
                <w:bCs/>
                <w:sz w:val="18"/>
                <w:szCs w:val="18"/>
              </w:rPr>
              <w:t>118893</w:t>
            </w:r>
            <w:r w:rsidRPr="00C34186" w:rsidDel="00C34186">
              <w:rPr>
                <w:rFonts w:ascii="Calibri" w:hAnsi="Calibri" w:cs="Calibri"/>
                <w:bCs/>
                <w:sz w:val="18"/>
                <w:szCs w:val="18"/>
              </w:rPr>
              <w:t xml:space="preserve"> </w:t>
            </w:r>
          </w:p>
        </w:tc>
        <w:tc>
          <w:tcPr>
            <w:tcW w:w="3645" w:type="dxa"/>
            <w:shd w:val="clear" w:color="auto" w:fill="auto"/>
            <w:vAlign w:val="center"/>
          </w:tcPr>
          <w:p w14:paraId="6FBFCBC4" w14:textId="77777777" w:rsidR="00470E9A" w:rsidRPr="00E86DFA" w:rsidRDefault="00470E9A" w:rsidP="00E54168">
            <w:pPr>
              <w:rPr>
                <w:rFonts w:ascii="Calibri" w:hAnsi="Calibri" w:cs="Calibri"/>
                <w:bCs/>
                <w:color w:val="000000"/>
                <w:sz w:val="18"/>
                <w:szCs w:val="18"/>
                <w:lang w:eastAsia="zh-CN"/>
              </w:rPr>
            </w:pPr>
            <w:r w:rsidRPr="00E86DFA">
              <w:rPr>
                <w:rFonts w:ascii="Calibri" w:hAnsi="Calibri" w:cs="Calibri"/>
                <w:bCs/>
                <w:color w:val="000000"/>
                <w:sz w:val="18"/>
                <w:szCs w:val="18"/>
                <w:lang w:eastAsia="zh-CN"/>
              </w:rPr>
              <w:t>Atlas Output Project ID:</w:t>
            </w:r>
          </w:p>
        </w:tc>
        <w:tc>
          <w:tcPr>
            <w:tcW w:w="3645" w:type="dxa"/>
            <w:shd w:val="clear" w:color="auto" w:fill="auto"/>
            <w:vAlign w:val="bottom"/>
          </w:tcPr>
          <w:p w14:paraId="2BF91CAF" w14:textId="33574CBC" w:rsidR="00470E9A" w:rsidRPr="00C34186" w:rsidRDefault="00470E9A" w:rsidP="00E54168">
            <w:pPr>
              <w:rPr>
                <w:rFonts w:ascii="Calibri" w:hAnsi="Calibri" w:cs="Calibri"/>
                <w:bCs/>
                <w:sz w:val="18"/>
                <w:szCs w:val="18"/>
              </w:rPr>
            </w:pPr>
            <w:r w:rsidRPr="00FA2C9A">
              <w:rPr>
                <w:rFonts w:ascii="Calibri" w:hAnsi="Calibri" w:cs="Calibri"/>
                <w:bCs/>
                <w:sz w:val="18"/>
                <w:szCs w:val="18"/>
              </w:rPr>
              <w:t>0</w:t>
            </w:r>
            <w:r w:rsidR="00C34186">
              <w:rPr>
                <w:rFonts w:ascii="Calibri" w:hAnsi="Calibri" w:cs="Calibri"/>
                <w:bCs/>
                <w:sz w:val="18"/>
                <w:szCs w:val="18"/>
              </w:rPr>
              <w:t>0115515</w:t>
            </w:r>
          </w:p>
        </w:tc>
      </w:tr>
      <w:tr w:rsidR="00470E9A" w:rsidRPr="004E4E51" w14:paraId="2CB54DB8" w14:textId="77777777" w:rsidTr="00E54168">
        <w:trPr>
          <w:cantSplit/>
        </w:trPr>
        <w:tc>
          <w:tcPr>
            <w:tcW w:w="3150" w:type="dxa"/>
            <w:shd w:val="clear" w:color="auto" w:fill="auto"/>
            <w:noWrap/>
            <w:vAlign w:val="center"/>
          </w:tcPr>
          <w:p w14:paraId="66E21F01" w14:textId="03F75672" w:rsidR="00470E9A" w:rsidRPr="00E86DFA" w:rsidRDefault="00470E9A" w:rsidP="00470E9A">
            <w:pPr>
              <w:rPr>
                <w:rFonts w:ascii="Calibri" w:hAnsi="Calibri" w:cs="Calibri"/>
                <w:bCs/>
                <w:color w:val="000000"/>
                <w:sz w:val="18"/>
                <w:szCs w:val="18"/>
                <w:lang w:eastAsia="zh-CN"/>
              </w:rPr>
            </w:pPr>
            <w:r w:rsidRPr="00AC6FC9">
              <w:rPr>
                <w:rFonts w:ascii="Calibri" w:hAnsi="Calibri" w:cs="Calibri"/>
                <w:bCs/>
                <w:color w:val="000000"/>
                <w:sz w:val="18"/>
                <w:szCs w:val="18"/>
                <w:lang w:eastAsia="zh-CN"/>
              </w:rPr>
              <w:t>Atlas Proposal or Award Title:</w:t>
            </w:r>
          </w:p>
        </w:tc>
        <w:tc>
          <w:tcPr>
            <w:tcW w:w="4140" w:type="dxa"/>
            <w:shd w:val="clear" w:color="auto" w:fill="auto"/>
            <w:vAlign w:val="center"/>
          </w:tcPr>
          <w:p w14:paraId="0BCC5BA2" w14:textId="37279D1E" w:rsidR="00470E9A" w:rsidRPr="00E86DFA" w:rsidRDefault="00AC6FC9" w:rsidP="00470E9A">
            <w:pPr>
              <w:rPr>
                <w:rFonts w:ascii="Calibri" w:hAnsi="Calibri" w:cs="Calibri"/>
                <w:bCs/>
                <w:sz w:val="18"/>
                <w:szCs w:val="18"/>
              </w:rPr>
            </w:pPr>
            <w:proofErr w:type="spellStart"/>
            <w:r w:rsidRPr="58E63FAF">
              <w:rPr>
                <w:rFonts w:ascii="Calibri" w:eastAsia="Calibri" w:hAnsi="Calibri" w:cs="Calibri"/>
                <w:sz w:val="18"/>
                <w:szCs w:val="18"/>
              </w:rPr>
              <w:t>Projet</w:t>
            </w:r>
            <w:proofErr w:type="spellEnd"/>
            <w:r w:rsidRPr="58E63FAF">
              <w:rPr>
                <w:rFonts w:ascii="Calibri" w:eastAsia="Calibri" w:hAnsi="Calibri" w:cs="Calibri"/>
                <w:sz w:val="18"/>
                <w:szCs w:val="18"/>
              </w:rPr>
              <w:t xml:space="preserve"> </w:t>
            </w:r>
            <w:proofErr w:type="spellStart"/>
            <w:r w:rsidRPr="58E63FAF">
              <w:rPr>
                <w:rFonts w:ascii="Calibri" w:eastAsia="Calibri" w:hAnsi="Calibri" w:cs="Calibri"/>
                <w:sz w:val="18"/>
                <w:szCs w:val="18"/>
              </w:rPr>
              <w:t>Électrification</w:t>
            </w:r>
            <w:proofErr w:type="spellEnd"/>
            <w:r w:rsidRPr="58E63FAF">
              <w:rPr>
                <w:rFonts w:ascii="Calibri" w:eastAsia="Calibri" w:hAnsi="Calibri" w:cs="Calibri"/>
                <w:sz w:val="18"/>
                <w:szCs w:val="18"/>
              </w:rPr>
              <w:t xml:space="preserve"> </w:t>
            </w:r>
            <w:proofErr w:type="spellStart"/>
            <w:r w:rsidRPr="58E63FAF">
              <w:rPr>
                <w:rFonts w:ascii="Calibri" w:eastAsia="Calibri" w:hAnsi="Calibri" w:cs="Calibri"/>
                <w:sz w:val="18"/>
                <w:szCs w:val="18"/>
              </w:rPr>
              <w:t>solaire</w:t>
            </w:r>
            <w:proofErr w:type="spellEnd"/>
            <w:r w:rsidRPr="58E63FAF">
              <w:rPr>
                <w:rFonts w:ascii="Calibri" w:eastAsia="Calibri" w:hAnsi="Calibri" w:cs="Calibri"/>
                <w:sz w:val="18"/>
                <w:szCs w:val="18"/>
              </w:rPr>
              <w:t xml:space="preserve"> </w:t>
            </w:r>
            <w:proofErr w:type="spellStart"/>
            <w:r w:rsidRPr="58E63FAF">
              <w:rPr>
                <w:rFonts w:ascii="Calibri" w:eastAsia="Calibri" w:hAnsi="Calibri" w:cs="Calibri"/>
                <w:sz w:val="18"/>
                <w:szCs w:val="18"/>
              </w:rPr>
              <w:t>rurale</w:t>
            </w:r>
            <w:proofErr w:type="spellEnd"/>
            <w:r w:rsidRPr="58E63FAF">
              <w:rPr>
                <w:rFonts w:ascii="Calibri" w:eastAsia="Calibri" w:hAnsi="Calibri" w:cs="Calibri"/>
                <w:sz w:val="18"/>
                <w:szCs w:val="18"/>
              </w:rPr>
              <w:t xml:space="preserve"> </w:t>
            </w:r>
          </w:p>
        </w:tc>
        <w:tc>
          <w:tcPr>
            <w:tcW w:w="7290" w:type="dxa"/>
            <w:gridSpan w:val="2"/>
            <w:shd w:val="clear" w:color="auto" w:fill="auto"/>
            <w:vAlign w:val="center"/>
          </w:tcPr>
          <w:p w14:paraId="7C498D0E" w14:textId="77777777" w:rsidR="00470E9A" w:rsidRPr="00E86DFA" w:rsidRDefault="00470E9A" w:rsidP="00470E9A">
            <w:pPr>
              <w:rPr>
                <w:rFonts w:ascii="Calibri" w:hAnsi="Calibri" w:cs="Calibri"/>
                <w:bCs/>
                <w:sz w:val="18"/>
                <w:szCs w:val="18"/>
              </w:rPr>
            </w:pPr>
          </w:p>
        </w:tc>
      </w:tr>
      <w:tr w:rsidR="00470E9A" w:rsidRPr="004E4E51" w14:paraId="73593AB4"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16D17871" w14:textId="77777777" w:rsidR="00470E9A" w:rsidRPr="00E86DFA" w:rsidRDefault="00470E9A" w:rsidP="00E54168">
            <w:pPr>
              <w:rPr>
                <w:rFonts w:ascii="Calibri" w:hAnsi="Calibri" w:cs="Calibri"/>
                <w:bCs/>
                <w:color w:val="000000"/>
                <w:sz w:val="18"/>
                <w:szCs w:val="18"/>
                <w:lang w:eastAsia="zh-CN"/>
              </w:rPr>
            </w:pPr>
            <w:r w:rsidRPr="00E86DFA">
              <w:rPr>
                <w:rFonts w:ascii="Calibri" w:hAnsi="Calibri" w:cs="Calibri"/>
                <w:bCs/>
                <w:color w:val="000000"/>
                <w:sz w:val="18"/>
                <w:szCs w:val="18"/>
                <w:lang w:eastAsia="zh-CN"/>
              </w:rPr>
              <w:t>Atlas Business Unit</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7D063CD9" w14:textId="19F73775" w:rsidR="00470E9A" w:rsidRPr="00E86DFA" w:rsidRDefault="00E1773E" w:rsidP="00E54168">
            <w:pPr>
              <w:rPr>
                <w:rFonts w:ascii="Calibri" w:hAnsi="Calibri" w:cs="Calibri"/>
                <w:bCs/>
                <w:iCs/>
                <w:color w:val="000000"/>
                <w:sz w:val="18"/>
                <w:szCs w:val="18"/>
                <w:highlight w:val="yellow"/>
                <w:lang w:eastAsia="zh-CN"/>
              </w:rPr>
            </w:pPr>
            <w:r w:rsidRPr="00E86DFA">
              <w:rPr>
                <w:rFonts w:ascii="Calibri" w:hAnsi="Calibri" w:cs="Calibri"/>
                <w:bCs/>
                <w:iCs/>
                <w:color w:val="000000"/>
                <w:sz w:val="18"/>
                <w:szCs w:val="18"/>
                <w:lang w:eastAsia="zh-CN"/>
              </w:rPr>
              <w:t>BFA10</w:t>
            </w:r>
          </w:p>
        </w:tc>
      </w:tr>
      <w:tr w:rsidR="00470E9A" w:rsidRPr="004E4E51" w14:paraId="2C19C61D"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412DFE8E" w14:textId="77777777" w:rsidR="00470E9A" w:rsidRPr="00E86DFA" w:rsidRDefault="00470E9A" w:rsidP="00E54168">
            <w:pPr>
              <w:rPr>
                <w:rFonts w:ascii="Calibri" w:hAnsi="Calibri" w:cs="Calibri"/>
                <w:bCs/>
                <w:color w:val="000000"/>
                <w:sz w:val="18"/>
                <w:szCs w:val="18"/>
                <w:lang w:eastAsia="zh-CN"/>
              </w:rPr>
            </w:pPr>
            <w:r w:rsidRPr="00E86DFA">
              <w:rPr>
                <w:rFonts w:ascii="Calibri" w:hAnsi="Calibri" w:cs="Calibri"/>
                <w:bCs/>
                <w:color w:val="000000"/>
                <w:sz w:val="18"/>
                <w:szCs w:val="18"/>
                <w:lang w:eastAsia="zh-CN"/>
              </w:rPr>
              <w:t>Atlas Primary Output Project Title</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1C8B6E79" w14:textId="4A7EC0B3" w:rsidR="00470E9A" w:rsidRPr="00E86DFA" w:rsidRDefault="00AC6FC9" w:rsidP="00E54168">
            <w:pPr>
              <w:rPr>
                <w:rFonts w:ascii="Calibri" w:hAnsi="Calibri" w:cs="Calibri"/>
                <w:bCs/>
                <w:color w:val="000000"/>
                <w:sz w:val="18"/>
                <w:szCs w:val="18"/>
                <w:lang w:eastAsia="zh-CN"/>
              </w:rPr>
            </w:pPr>
            <w:r w:rsidRPr="58E63FAF">
              <w:rPr>
                <w:rFonts w:ascii="Calibri" w:eastAsia="Calibri" w:hAnsi="Calibri" w:cs="Calibri"/>
                <w:color w:val="000000" w:themeColor="text1"/>
                <w:sz w:val="18"/>
                <w:szCs w:val="18"/>
              </w:rPr>
              <w:t xml:space="preserve">Coordination du </w:t>
            </w:r>
            <w:proofErr w:type="spellStart"/>
            <w:r w:rsidRPr="58E63FAF">
              <w:rPr>
                <w:rFonts w:ascii="Calibri" w:eastAsia="Calibri" w:hAnsi="Calibri" w:cs="Calibri"/>
                <w:color w:val="000000" w:themeColor="text1"/>
                <w:sz w:val="18"/>
                <w:szCs w:val="18"/>
              </w:rPr>
              <w:t>projet</w:t>
            </w:r>
            <w:proofErr w:type="spellEnd"/>
          </w:p>
        </w:tc>
      </w:tr>
      <w:tr w:rsidR="00470E9A" w:rsidRPr="004E4E51" w14:paraId="4FEFAE85" w14:textId="77777777" w:rsidTr="00E54168">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73D21C2D" w14:textId="77777777" w:rsidR="00470E9A" w:rsidRPr="00E86DFA" w:rsidRDefault="00470E9A" w:rsidP="00E54168">
            <w:pPr>
              <w:rPr>
                <w:rFonts w:ascii="Calibri" w:hAnsi="Calibri" w:cs="Calibri"/>
                <w:bCs/>
                <w:color w:val="000000"/>
                <w:sz w:val="18"/>
                <w:szCs w:val="18"/>
                <w:lang w:eastAsia="zh-CN"/>
              </w:rPr>
            </w:pPr>
            <w:r w:rsidRPr="00E86DFA">
              <w:rPr>
                <w:rFonts w:ascii="Calibri" w:hAnsi="Calibri" w:cs="Calibri"/>
                <w:bCs/>
                <w:color w:val="000000"/>
                <w:sz w:val="18"/>
                <w:szCs w:val="18"/>
                <w:lang w:eastAsia="zh-CN"/>
              </w:rPr>
              <w:t xml:space="preserve">UNDP-GEF PIMS No.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5E8FDBCA" w14:textId="77FA787D" w:rsidR="00470E9A" w:rsidRPr="00E86DFA" w:rsidRDefault="00EA2807" w:rsidP="00E54168">
            <w:pPr>
              <w:rPr>
                <w:rFonts w:ascii="Calibri" w:hAnsi="Calibri" w:cs="Calibri"/>
                <w:bCs/>
                <w:color w:val="000000"/>
                <w:sz w:val="18"/>
                <w:szCs w:val="18"/>
                <w:lang w:eastAsia="zh-CN"/>
              </w:rPr>
            </w:pPr>
            <w:r>
              <w:rPr>
                <w:rFonts w:ascii="Calibri" w:hAnsi="Calibri" w:cs="Calibri"/>
                <w:bCs/>
                <w:color w:val="000000"/>
                <w:sz w:val="18"/>
                <w:szCs w:val="18"/>
                <w:lang w:eastAsia="zh-CN"/>
              </w:rPr>
              <w:t>6510</w:t>
            </w:r>
          </w:p>
        </w:tc>
      </w:tr>
      <w:tr w:rsidR="00470E9A" w:rsidRPr="004E4E51" w14:paraId="78246B85"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vAlign w:val="center"/>
            <w:hideMark/>
          </w:tcPr>
          <w:p w14:paraId="390711DD" w14:textId="77777777" w:rsidR="00470E9A" w:rsidRPr="00E86DFA" w:rsidRDefault="00470E9A" w:rsidP="00E54168">
            <w:pPr>
              <w:rPr>
                <w:rFonts w:ascii="Calibri" w:hAnsi="Calibri" w:cs="Calibri"/>
                <w:bCs/>
                <w:color w:val="000000"/>
                <w:sz w:val="18"/>
                <w:szCs w:val="18"/>
                <w:lang w:eastAsia="zh-CN"/>
              </w:rPr>
            </w:pPr>
            <w:r w:rsidRPr="00E86DFA">
              <w:rPr>
                <w:rFonts w:ascii="Calibri" w:hAnsi="Calibri" w:cs="Calibri"/>
                <w:bCs/>
                <w:color w:val="000000"/>
                <w:sz w:val="18"/>
                <w:szCs w:val="18"/>
                <w:lang w:eastAsia="zh-CN"/>
              </w:rPr>
              <w:t xml:space="preserve">Implementing Partner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5F451430" w14:textId="617FAE89" w:rsidR="00470E9A" w:rsidRPr="00E86DFA" w:rsidRDefault="00E1773E" w:rsidP="00E54168">
            <w:pPr>
              <w:rPr>
                <w:rFonts w:ascii="Calibri" w:hAnsi="Calibri" w:cs="Calibri"/>
                <w:bCs/>
                <w:i/>
                <w:color w:val="000000"/>
                <w:sz w:val="18"/>
                <w:szCs w:val="18"/>
                <w:lang w:eastAsia="zh-CN"/>
              </w:rPr>
            </w:pPr>
            <w:r w:rsidRPr="00E86DFA">
              <w:rPr>
                <w:rFonts w:ascii="Calibri" w:hAnsi="Calibri" w:cs="Calibri"/>
                <w:bCs/>
                <w:sz w:val="18"/>
                <w:szCs w:val="18"/>
              </w:rPr>
              <w:t>Burkina Faso Rural Electrification Agency (ABER)</w:t>
            </w:r>
          </w:p>
        </w:tc>
      </w:tr>
    </w:tbl>
    <w:p w14:paraId="1B0F3599" w14:textId="183C9C23" w:rsidR="00AB4EFD" w:rsidRDefault="00AB4EFD" w:rsidP="00AB4EFD">
      <w:pPr>
        <w:rPr>
          <w:rFonts w:cs="Calibri"/>
          <w:sz w:val="18"/>
          <w:szCs w:val="18"/>
        </w:rPr>
      </w:pPr>
    </w:p>
    <w:tbl>
      <w:tblPr>
        <w:tblW w:w="5000" w:type="pct"/>
        <w:tblLook w:val="04A0" w:firstRow="1" w:lastRow="0" w:firstColumn="1" w:lastColumn="0" w:noHBand="0" w:noVBand="1"/>
      </w:tblPr>
      <w:tblGrid>
        <w:gridCol w:w="1367"/>
        <w:gridCol w:w="1323"/>
        <w:gridCol w:w="1144"/>
        <w:gridCol w:w="1153"/>
        <w:gridCol w:w="1299"/>
        <w:gridCol w:w="2194"/>
        <w:gridCol w:w="940"/>
        <w:gridCol w:w="940"/>
        <w:gridCol w:w="940"/>
        <w:gridCol w:w="940"/>
        <w:gridCol w:w="1034"/>
        <w:gridCol w:w="884"/>
        <w:gridCol w:w="222"/>
      </w:tblGrid>
      <w:tr w:rsidR="00780AD1" w:rsidRPr="00963E90" w14:paraId="5953B709" w14:textId="77777777" w:rsidTr="00780AD1">
        <w:trPr>
          <w:gridAfter w:val="1"/>
          <w:wAfter w:w="222" w:type="dxa"/>
          <w:trHeight w:val="340"/>
        </w:trPr>
        <w:tc>
          <w:tcPr>
            <w:tcW w:w="1367" w:type="dxa"/>
            <w:vMerge w:val="restart"/>
            <w:tcBorders>
              <w:top w:val="single" w:sz="8" w:space="0" w:color="auto"/>
              <w:left w:val="single" w:sz="8" w:space="0" w:color="auto"/>
              <w:bottom w:val="single" w:sz="8" w:space="0" w:color="000000"/>
              <w:right w:val="single" w:sz="8" w:space="0" w:color="000000"/>
            </w:tcBorders>
            <w:shd w:val="clear" w:color="000000" w:fill="EDEDED"/>
            <w:hideMark/>
          </w:tcPr>
          <w:p w14:paraId="0A438336"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Atlas Activity (GEF Component)</w:t>
            </w:r>
          </w:p>
        </w:tc>
        <w:tc>
          <w:tcPr>
            <w:tcW w:w="1323" w:type="dxa"/>
            <w:vMerge w:val="restart"/>
            <w:tcBorders>
              <w:top w:val="single" w:sz="8" w:space="0" w:color="auto"/>
              <w:left w:val="single" w:sz="8" w:space="0" w:color="000000"/>
              <w:bottom w:val="single" w:sz="8" w:space="0" w:color="000000"/>
              <w:right w:val="single" w:sz="8" w:space="0" w:color="000000"/>
            </w:tcBorders>
            <w:shd w:val="clear" w:color="000000" w:fill="EDEDED"/>
            <w:hideMark/>
          </w:tcPr>
          <w:p w14:paraId="5B0D7054"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 xml:space="preserve">Atlas Implementing Agent (Responsible </w:t>
            </w:r>
            <w:proofErr w:type="gramStart"/>
            <w:r w:rsidRPr="00963E90">
              <w:rPr>
                <w:rFonts w:ascii="Calibri" w:hAnsi="Calibri" w:cs="Calibri"/>
                <w:b/>
                <w:bCs/>
                <w:color w:val="000000"/>
                <w:sz w:val="18"/>
                <w:szCs w:val="18"/>
                <w:lang w:eastAsia="en-GB"/>
              </w:rPr>
              <w:t>Party ,</w:t>
            </w:r>
            <w:proofErr w:type="gramEnd"/>
            <w:r w:rsidRPr="00963E90">
              <w:rPr>
                <w:rFonts w:ascii="Calibri" w:hAnsi="Calibri" w:cs="Calibri"/>
                <w:b/>
                <w:bCs/>
                <w:color w:val="000000"/>
                <w:sz w:val="18"/>
                <w:szCs w:val="18"/>
                <w:lang w:eastAsia="en-GB"/>
              </w:rPr>
              <w:t xml:space="preserve"> IP or UNDP)</w:t>
            </w:r>
          </w:p>
        </w:tc>
        <w:tc>
          <w:tcPr>
            <w:tcW w:w="1144" w:type="dxa"/>
            <w:vMerge w:val="restart"/>
            <w:tcBorders>
              <w:top w:val="single" w:sz="8" w:space="0" w:color="auto"/>
              <w:left w:val="single" w:sz="8" w:space="0" w:color="000000"/>
              <w:bottom w:val="single" w:sz="8" w:space="0" w:color="000000"/>
              <w:right w:val="single" w:sz="8" w:space="0" w:color="000000"/>
            </w:tcBorders>
            <w:shd w:val="clear" w:color="000000" w:fill="EDEDED"/>
            <w:hideMark/>
          </w:tcPr>
          <w:p w14:paraId="2D9B2BD2"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Atlas Fund ID</w:t>
            </w:r>
          </w:p>
        </w:tc>
        <w:tc>
          <w:tcPr>
            <w:tcW w:w="1153" w:type="dxa"/>
            <w:vMerge w:val="restart"/>
            <w:tcBorders>
              <w:top w:val="single" w:sz="8" w:space="0" w:color="auto"/>
              <w:left w:val="single" w:sz="8" w:space="0" w:color="000000"/>
              <w:bottom w:val="single" w:sz="8" w:space="0" w:color="000000"/>
              <w:right w:val="single" w:sz="8" w:space="0" w:color="000000"/>
            </w:tcBorders>
            <w:shd w:val="clear" w:color="000000" w:fill="EDEDED"/>
            <w:hideMark/>
          </w:tcPr>
          <w:p w14:paraId="34ECE0F2"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Donor Name</w:t>
            </w:r>
          </w:p>
        </w:tc>
        <w:tc>
          <w:tcPr>
            <w:tcW w:w="1299" w:type="dxa"/>
            <w:vMerge w:val="restart"/>
            <w:tcBorders>
              <w:top w:val="single" w:sz="8" w:space="0" w:color="auto"/>
              <w:left w:val="single" w:sz="8" w:space="0" w:color="auto"/>
              <w:bottom w:val="single" w:sz="8" w:space="0" w:color="000000"/>
              <w:right w:val="single" w:sz="8" w:space="0" w:color="000000"/>
            </w:tcBorders>
            <w:shd w:val="clear" w:color="000000" w:fill="EDEDED"/>
            <w:hideMark/>
          </w:tcPr>
          <w:p w14:paraId="7E7E6C97"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Atlas Budgetary Account Code</w:t>
            </w:r>
          </w:p>
        </w:tc>
        <w:tc>
          <w:tcPr>
            <w:tcW w:w="2194" w:type="dxa"/>
            <w:vMerge w:val="restart"/>
            <w:tcBorders>
              <w:top w:val="single" w:sz="8" w:space="0" w:color="auto"/>
              <w:left w:val="single" w:sz="8" w:space="0" w:color="000000"/>
              <w:bottom w:val="single" w:sz="8" w:space="0" w:color="000000"/>
              <w:right w:val="single" w:sz="8" w:space="0" w:color="000000"/>
            </w:tcBorders>
            <w:shd w:val="clear" w:color="000000" w:fill="EDEDED"/>
            <w:hideMark/>
          </w:tcPr>
          <w:p w14:paraId="5318E466"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ATLAS Budget Account Description</w:t>
            </w:r>
          </w:p>
        </w:tc>
        <w:tc>
          <w:tcPr>
            <w:tcW w:w="940" w:type="dxa"/>
            <w:vMerge w:val="restart"/>
            <w:tcBorders>
              <w:top w:val="single" w:sz="8" w:space="0" w:color="auto"/>
              <w:left w:val="single" w:sz="8" w:space="0" w:color="000000"/>
              <w:bottom w:val="single" w:sz="8" w:space="0" w:color="000000"/>
              <w:right w:val="nil"/>
            </w:tcBorders>
            <w:shd w:val="clear" w:color="000000" w:fill="EDEDED"/>
            <w:hideMark/>
          </w:tcPr>
          <w:p w14:paraId="7CFF0D85"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Amount Year 1 (USD)</w:t>
            </w:r>
          </w:p>
        </w:tc>
        <w:tc>
          <w:tcPr>
            <w:tcW w:w="940" w:type="dxa"/>
            <w:vMerge w:val="restart"/>
            <w:tcBorders>
              <w:top w:val="single" w:sz="8" w:space="0" w:color="auto"/>
              <w:left w:val="single" w:sz="8" w:space="0" w:color="000000"/>
              <w:bottom w:val="single" w:sz="8" w:space="0" w:color="000000"/>
              <w:right w:val="nil"/>
            </w:tcBorders>
            <w:shd w:val="clear" w:color="000000" w:fill="EDEDED"/>
            <w:hideMark/>
          </w:tcPr>
          <w:p w14:paraId="5FB699CE"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Amount Year 2 (USD)</w:t>
            </w:r>
          </w:p>
        </w:tc>
        <w:tc>
          <w:tcPr>
            <w:tcW w:w="940" w:type="dxa"/>
            <w:vMerge w:val="restart"/>
            <w:tcBorders>
              <w:top w:val="single" w:sz="8" w:space="0" w:color="auto"/>
              <w:left w:val="single" w:sz="8" w:space="0" w:color="000000"/>
              <w:bottom w:val="single" w:sz="8" w:space="0" w:color="000000"/>
              <w:right w:val="nil"/>
            </w:tcBorders>
            <w:shd w:val="clear" w:color="000000" w:fill="EDEDED"/>
            <w:hideMark/>
          </w:tcPr>
          <w:p w14:paraId="7B3762A7"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Amount Year 3 (USD)</w:t>
            </w:r>
          </w:p>
        </w:tc>
        <w:tc>
          <w:tcPr>
            <w:tcW w:w="940" w:type="dxa"/>
            <w:vMerge w:val="restart"/>
            <w:tcBorders>
              <w:top w:val="single" w:sz="8" w:space="0" w:color="auto"/>
              <w:left w:val="single" w:sz="8" w:space="0" w:color="000000"/>
              <w:bottom w:val="single" w:sz="8" w:space="0" w:color="000000"/>
              <w:right w:val="nil"/>
            </w:tcBorders>
            <w:shd w:val="clear" w:color="000000" w:fill="EDEDED"/>
            <w:hideMark/>
          </w:tcPr>
          <w:p w14:paraId="16D09350"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Amount Year 4 (USD)</w:t>
            </w:r>
          </w:p>
        </w:tc>
        <w:tc>
          <w:tcPr>
            <w:tcW w:w="1034" w:type="dxa"/>
            <w:vMerge w:val="restart"/>
            <w:tcBorders>
              <w:top w:val="single" w:sz="8" w:space="0" w:color="auto"/>
              <w:left w:val="single" w:sz="8" w:space="0" w:color="auto"/>
              <w:bottom w:val="single" w:sz="8" w:space="0" w:color="000000"/>
              <w:right w:val="single" w:sz="8" w:space="0" w:color="auto"/>
            </w:tcBorders>
            <w:shd w:val="clear" w:color="000000" w:fill="EDEDED"/>
            <w:hideMark/>
          </w:tcPr>
          <w:p w14:paraId="5AB0143D"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Total (USD)</w:t>
            </w:r>
          </w:p>
        </w:tc>
        <w:tc>
          <w:tcPr>
            <w:tcW w:w="884" w:type="dxa"/>
            <w:vMerge w:val="restart"/>
            <w:tcBorders>
              <w:top w:val="single" w:sz="8" w:space="0" w:color="auto"/>
              <w:left w:val="nil"/>
              <w:bottom w:val="single" w:sz="8" w:space="0" w:color="000000"/>
              <w:right w:val="single" w:sz="8" w:space="0" w:color="auto"/>
            </w:tcBorders>
            <w:shd w:val="clear" w:color="000000" w:fill="EDEDED"/>
            <w:hideMark/>
          </w:tcPr>
          <w:p w14:paraId="3005607F"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See Budget Note:</w:t>
            </w:r>
          </w:p>
        </w:tc>
      </w:tr>
      <w:tr w:rsidR="00963E90" w:rsidRPr="00963E90" w14:paraId="61F039F8" w14:textId="77777777" w:rsidTr="00780AD1">
        <w:trPr>
          <w:trHeight w:val="1040"/>
        </w:trPr>
        <w:tc>
          <w:tcPr>
            <w:tcW w:w="1367" w:type="dxa"/>
            <w:vMerge/>
            <w:tcBorders>
              <w:top w:val="single" w:sz="8" w:space="0" w:color="auto"/>
              <w:left w:val="single" w:sz="8" w:space="0" w:color="auto"/>
              <w:bottom w:val="single" w:sz="8" w:space="0" w:color="000000"/>
              <w:right w:val="single" w:sz="8" w:space="0" w:color="000000"/>
            </w:tcBorders>
            <w:hideMark/>
          </w:tcPr>
          <w:p w14:paraId="7BA1B85F"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auto"/>
              <w:left w:val="single" w:sz="8" w:space="0" w:color="000000"/>
              <w:bottom w:val="single" w:sz="8" w:space="0" w:color="000000"/>
              <w:right w:val="single" w:sz="8" w:space="0" w:color="000000"/>
            </w:tcBorders>
            <w:hideMark/>
          </w:tcPr>
          <w:p w14:paraId="062B0821"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000000"/>
              <w:bottom w:val="single" w:sz="8" w:space="0" w:color="000000"/>
              <w:right w:val="single" w:sz="8" w:space="0" w:color="000000"/>
            </w:tcBorders>
            <w:hideMark/>
          </w:tcPr>
          <w:p w14:paraId="3BE397F4"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000000"/>
              <w:bottom w:val="single" w:sz="8" w:space="0" w:color="000000"/>
              <w:right w:val="single" w:sz="8" w:space="0" w:color="000000"/>
            </w:tcBorders>
            <w:hideMark/>
          </w:tcPr>
          <w:p w14:paraId="25494DCC" w14:textId="77777777" w:rsidR="00963E90" w:rsidRPr="00963E90" w:rsidRDefault="00963E90" w:rsidP="00963E90">
            <w:pPr>
              <w:rPr>
                <w:rFonts w:ascii="Calibri" w:hAnsi="Calibri" w:cs="Calibri"/>
                <w:b/>
                <w:bCs/>
                <w:color w:val="000000"/>
                <w:sz w:val="18"/>
                <w:szCs w:val="18"/>
                <w:lang w:eastAsia="en-GB"/>
              </w:rPr>
            </w:pPr>
          </w:p>
        </w:tc>
        <w:tc>
          <w:tcPr>
            <w:tcW w:w="1299" w:type="dxa"/>
            <w:vMerge/>
            <w:tcBorders>
              <w:top w:val="single" w:sz="8" w:space="0" w:color="auto"/>
              <w:left w:val="single" w:sz="8" w:space="0" w:color="auto"/>
              <w:bottom w:val="single" w:sz="8" w:space="0" w:color="000000"/>
              <w:right w:val="single" w:sz="8" w:space="0" w:color="000000"/>
            </w:tcBorders>
            <w:hideMark/>
          </w:tcPr>
          <w:p w14:paraId="083A6301" w14:textId="77777777" w:rsidR="00963E90" w:rsidRPr="00963E90" w:rsidRDefault="00963E90" w:rsidP="00963E90">
            <w:pPr>
              <w:rPr>
                <w:rFonts w:ascii="Calibri" w:hAnsi="Calibri" w:cs="Calibri"/>
                <w:b/>
                <w:bCs/>
                <w:color w:val="000000"/>
                <w:sz w:val="18"/>
                <w:szCs w:val="18"/>
                <w:lang w:eastAsia="en-GB"/>
              </w:rPr>
            </w:pPr>
          </w:p>
        </w:tc>
        <w:tc>
          <w:tcPr>
            <w:tcW w:w="2194" w:type="dxa"/>
            <w:vMerge/>
            <w:tcBorders>
              <w:top w:val="single" w:sz="8" w:space="0" w:color="auto"/>
              <w:left w:val="single" w:sz="8" w:space="0" w:color="000000"/>
              <w:bottom w:val="single" w:sz="8" w:space="0" w:color="000000"/>
              <w:right w:val="single" w:sz="8" w:space="0" w:color="000000"/>
            </w:tcBorders>
            <w:hideMark/>
          </w:tcPr>
          <w:p w14:paraId="42F4D350" w14:textId="77777777" w:rsidR="00963E90" w:rsidRPr="00963E90" w:rsidRDefault="00963E90" w:rsidP="00963E90">
            <w:pPr>
              <w:rPr>
                <w:rFonts w:ascii="Calibri" w:hAnsi="Calibri" w:cs="Calibri"/>
                <w:b/>
                <w:bCs/>
                <w:color w:val="000000"/>
                <w:sz w:val="18"/>
                <w:szCs w:val="18"/>
                <w:lang w:eastAsia="en-GB"/>
              </w:rPr>
            </w:pPr>
          </w:p>
        </w:tc>
        <w:tc>
          <w:tcPr>
            <w:tcW w:w="940" w:type="dxa"/>
            <w:vMerge/>
            <w:tcBorders>
              <w:top w:val="single" w:sz="8" w:space="0" w:color="auto"/>
              <w:left w:val="single" w:sz="8" w:space="0" w:color="000000"/>
              <w:bottom w:val="single" w:sz="8" w:space="0" w:color="000000"/>
              <w:right w:val="nil"/>
            </w:tcBorders>
            <w:hideMark/>
          </w:tcPr>
          <w:p w14:paraId="455B7582" w14:textId="77777777" w:rsidR="00963E90" w:rsidRPr="00963E90" w:rsidRDefault="00963E90" w:rsidP="00963E90">
            <w:pPr>
              <w:rPr>
                <w:rFonts w:ascii="Calibri" w:hAnsi="Calibri" w:cs="Calibri"/>
                <w:b/>
                <w:bCs/>
                <w:color w:val="000000"/>
                <w:sz w:val="18"/>
                <w:szCs w:val="18"/>
                <w:lang w:eastAsia="en-GB"/>
              </w:rPr>
            </w:pPr>
          </w:p>
        </w:tc>
        <w:tc>
          <w:tcPr>
            <w:tcW w:w="940" w:type="dxa"/>
            <w:vMerge/>
            <w:tcBorders>
              <w:top w:val="single" w:sz="8" w:space="0" w:color="auto"/>
              <w:left w:val="single" w:sz="8" w:space="0" w:color="000000"/>
              <w:bottom w:val="single" w:sz="8" w:space="0" w:color="000000"/>
              <w:right w:val="nil"/>
            </w:tcBorders>
            <w:hideMark/>
          </w:tcPr>
          <w:p w14:paraId="60B7E713" w14:textId="77777777" w:rsidR="00963E90" w:rsidRPr="00963E90" w:rsidRDefault="00963E90" w:rsidP="00963E90">
            <w:pPr>
              <w:rPr>
                <w:rFonts w:ascii="Calibri" w:hAnsi="Calibri" w:cs="Calibri"/>
                <w:b/>
                <w:bCs/>
                <w:color w:val="000000"/>
                <w:sz w:val="18"/>
                <w:szCs w:val="18"/>
                <w:lang w:eastAsia="en-GB"/>
              </w:rPr>
            </w:pPr>
          </w:p>
        </w:tc>
        <w:tc>
          <w:tcPr>
            <w:tcW w:w="940" w:type="dxa"/>
            <w:vMerge/>
            <w:tcBorders>
              <w:top w:val="single" w:sz="8" w:space="0" w:color="auto"/>
              <w:left w:val="single" w:sz="8" w:space="0" w:color="000000"/>
              <w:bottom w:val="single" w:sz="8" w:space="0" w:color="000000"/>
              <w:right w:val="nil"/>
            </w:tcBorders>
            <w:hideMark/>
          </w:tcPr>
          <w:p w14:paraId="0A289E7F" w14:textId="77777777" w:rsidR="00963E90" w:rsidRPr="00963E90" w:rsidRDefault="00963E90" w:rsidP="00963E90">
            <w:pPr>
              <w:rPr>
                <w:rFonts w:ascii="Calibri" w:hAnsi="Calibri" w:cs="Calibri"/>
                <w:b/>
                <w:bCs/>
                <w:color w:val="000000"/>
                <w:sz w:val="18"/>
                <w:szCs w:val="18"/>
                <w:lang w:eastAsia="en-GB"/>
              </w:rPr>
            </w:pPr>
          </w:p>
        </w:tc>
        <w:tc>
          <w:tcPr>
            <w:tcW w:w="940" w:type="dxa"/>
            <w:vMerge/>
            <w:tcBorders>
              <w:top w:val="single" w:sz="8" w:space="0" w:color="auto"/>
              <w:left w:val="single" w:sz="8" w:space="0" w:color="000000"/>
              <w:bottom w:val="single" w:sz="8" w:space="0" w:color="000000"/>
              <w:right w:val="nil"/>
            </w:tcBorders>
            <w:hideMark/>
          </w:tcPr>
          <w:p w14:paraId="53551267" w14:textId="77777777" w:rsidR="00963E90" w:rsidRPr="00963E90" w:rsidRDefault="00963E90" w:rsidP="00963E90">
            <w:pPr>
              <w:rPr>
                <w:rFonts w:ascii="Calibri" w:hAnsi="Calibri" w:cs="Calibri"/>
                <w:b/>
                <w:bCs/>
                <w:color w:val="000000"/>
                <w:sz w:val="18"/>
                <w:szCs w:val="18"/>
                <w:lang w:eastAsia="en-GB"/>
              </w:rPr>
            </w:pPr>
          </w:p>
        </w:tc>
        <w:tc>
          <w:tcPr>
            <w:tcW w:w="1034" w:type="dxa"/>
            <w:vMerge/>
            <w:tcBorders>
              <w:top w:val="single" w:sz="8" w:space="0" w:color="auto"/>
              <w:left w:val="single" w:sz="8" w:space="0" w:color="auto"/>
              <w:bottom w:val="single" w:sz="8" w:space="0" w:color="000000"/>
              <w:right w:val="single" w:sz="8" w:space="0" w:color="auto"/>
            </w:tcBorders>
            <w:hideMark/>
          </w:tcPr>
          <w:p w14:paraId="01AFCFF7" w14:textId="77777777" w:rsidR="00963E90" w:rsidRPr="00963E90" w:rsidRDefault="00963E90" w:rsidP="00963E90">
            <w:pPr>
              <w:rPr>
                <w:rFonts w:ascii="Calibri" w:hAnsi="Calibri" w:cs="Calibri"/>
                <w:b/>
                <w:bCs/>
                <w:color w:val="000000"/>
                <w:sz w:val="18"/>
                <w:szCs w:val="18"/>
                <w:lang w:eastAsia="en-GB"/>
              </w:rPr>
            </w:pPr>
          </w:p>
        </w:tc>
        <w:tc>
          <w:tcPr>
            <w:tcW w:w="884" w:type="dxa"/>
            <w:vMerge/>
            <w:tcBorders>
              <w:top w:val="single" w:sz="8" w:space="0" w:color="auto"/>
              <w:left w:val="nil"/>
              <w:bottom w:val="single" w:sz="8" w:space="0" w:color="000000"/>
              <w:right w:val="single" w:sz="8" w:space="0" w:color="auto"/>
            </w:tcBorders>
            <w:hideMark/>
          </w:tcPr>
          <w:p w14:paraId="50C9E257" w14:textId="77777777" w:rsidR="00963E90" w:rsidRPr="00963E90" w:rsidRDefault="00963E90" w:rsidP="00963E90">
            <w:pPr>
              <w:rPr>
                <w:rFonts w:ascii="Calibri" w:hAnsi="Calibri" w:cs="Calibri"/>
                <w:b/>
                <w:bCs/>
                <w:color w:val="000000"/>
                <w:sz w:val="18"/>
                <w:szCs w:val="18"/>
                <w:lang w:eastAsia="en-GB"/>
              </w:rPr>
            </w:pPr>
          </w:p>
        </w:tc>
        <w:tc>
          <w:tcPr>
            <w:tcW w:w="222" w:type="dxa"/>
            <w:tcBorders>
              <w:top w:val="nil"/>
              <w:left w:val="nil"/>
              <w:bottom w:val="nil"/>
              <w:right w:val="nil"/>
            </w:tcBorders>
            <w:shd w:val="clear" w:color="auto" w:fill="auto"/>
            <w:noWrap/>
            <w:hideMark/>
          </w:tcPr>
          <w:p w14:paraId="6BFCF281" w14:textId="77777777" w:rsidR="00963E90" w:rsidRPr="00963E90" w:rsidRDefault="00963E90" w:rsidP="00963E90">
            <w:pPr>
              <w:jc w:val="center"/>
              <w:rPr>
                <w:rFonts w:ascii="Calibri" w:hAnsi="Calibri" w:cs="Calibri"/>
                <w:b/>
                <w:bCs/>
                <w:color w:val="000000"/>
                <w:sz w:val="18"/>
                <w:szCs w:val="18"/>
                <w:lang w:eastAsia="en-GB"/>
              </w:rPr>
            </w:pPr>
          </w:p>
        </w:tc>
      </w:tr>
      <w:tr w:rsidR="00963E90" w:rsidRPr="00963E90" w14:paraId="73F40546" w14:textId="77777777" w:rsidTr="00780AD1">
        <w:trPr>
          <w:trHeight w:val="340"/>
        </w:trPr>
        <w:tc>
          <w:tcPr>
            <w:tcW w:w="1367" w:type="dxa"/>
            <w:vMerge w:val="restart"/>
            <w:tcBorders>
              <w:top w:val="nil"/>
              <w:left w:val="single" w:sz="8" w:space="0" w:color="auto"/>
              <w:bottom w:val="single" w:sz="8" w:space="0" w:color="000000"/>
              <w:right w:val="single" w:sz="8" w:space="0" w:color="000000"/>
            </w:tcBorders>
            <w:shd w:val="clear" w:color="auto" w:fill="auto"/>
            <w:hideMark/>
          </w:tcPr>
          <w:p w14:paraId="57ECC9B7"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COMPONENT 1: Policy and Regulation</w:t>
            </w:r>
          </w:p>
        </w:tc>
        <w:tc>
          <w:tcPr>
            <w:tcW w:w="1323"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14:paraId="32035D87" w14:textId="40AFEAE6"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ABER and ECREEE and DGER</w:t>
            </w:r>
            <w:r w:rsidR="004B67EF">
              <w:rPr>
                <w:rFonts w:ascii="Calibri" w:hAnsi="Calibri" w:cs="Calibri"/>
                <w:b/>
                <w:bCs/>
                <w:color w:val="000000"/>
                <w:sz w:val="18"/>
                <w:szCs w:val="18"/>
                <w:lang w:eastAsia="en-GB"/>
              </w:rPr>
              <w:t>EE</w:t>
            </w:r>
            <w:r w:rsidRPr="00963E90">
              <w:rPr>
                <w:rFonts w:ascii="Calibri" w:hAnsi="Calibri" w:cs="Calibri"/>
                <w:b/>
                <w:bCs/>
                <w:color w:val="000000"/>
                <w:sz w:val="18"/>
                <w:szCs w:val="18"/>
                <w:lang w:eastAsia="en-GB"/>
              </w:rPr>
              <w:t xml:space="preserve"> (RPs)</w:t>
            </w:r>
          </w:p>
        </w:tc>
        <w:tc>
          <w:tcPr>
            <w:tcW w:w="1144"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14:paraId="4627DB09"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62000</w:t>
            </w:r>
          </w:p>
        </w:tc>
        <w:tc>
          <w:tcPr>
            <w:tcW w:w="1153"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14:paraId="020ABDB1"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GEF</w:t>
            </w:r>
          </w:p>
        </w:tc>
        <w:tc>
          <w:tcPr>
            <w:tcW w:w="1299" w:type="dxa"/>
            <w:tcBorders>
              <w:top w:val="nil"/>
              <w:left w:val="nil"/>
              <w:bottom w:val="single" w:sz="8" w:space="0" w:color="auto"/>
              <w:right w:val="single" w:sz="8" w:space="0" w:color="auto"/>
            </w:tcBorders>
            <w:shd w:val="clear" w:color="auto" w:fill="auto"/>
            <w:hideMark/>
          </w:tcPr>
          <w:p w14:paraId="711BE579"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71200</w:t>
            </w:r>
          </w:p>
        </w:tc>
        <w:tc>
          <w:tcPr>
            <w:tcW w:w="2194" w:type="dxa"/>
            <w:tcBorders>
              <w:top w:val="single" w:sz="8" w:space="0" w:color="000000"/>
              <w:left w:val="nil"/>
              <w:bottom w:val="single" w:sz="8" w:space="0" w:color="auto"/>
              <w:right w:val="single" w:sz="8" w:space="0" w:color="000000"/>
            </w:tcBorders>
            <w:shd w:val="clear" w:color="auto" w:fill="auto"/>
            <w:hideMark/>
          </w:tcPr>
          <w:p w14:paraId="563F394F" w14:textId="77777777" w:rsidR="00963E90" w:rsidRPr="00963E90" w:rsidRDefault="00963E90" w:rsidP="00963E90">
            <w:pPr>
              <w:rPr>
                <w:rFonts w:ascii="Calibri" w:hAnsi="Calibri" w:cs="Calibri"/>
                <w:color w:val="000000"/>
                <w:sz w:val="18"/>
                <w:szCs w:val="18"/>
                <w:lang w:eastAsia="en-GB"/>
              </w:rPr>
            </w:pPr>
            <w:r w:rsidRPr="00963E90">
              <w:rPr>
                <w:rFonts w:ascii="Calibri" w:hAnsi="Calibri" w:cs="Calibri"/>
                <w:color w:val="000000"/>
                <w:sz w:val="18"/>
                <w:szCs w:val="18"/>
                <w:lang w:eastAsia="en-GB"/>
              </w:rPr>
              <w:t>International Consultants</w:t>
            </w:r>
          </w:p>
        </w:tc>
        <w:tc>
          <w:tcPr>
            <w:tcW w:w="940" w:type="dxa"/>
            <w:tcBorders>
              <w:top w:val="nil"/>
              <w:left w:val="nil"/>
              <w:bottom w:val="single" w:sz="8" w:space="0" w:color="auto"/>
              <w:right w:val="nil"/>
            </w:tcBorders>
            <w:shd w:val="clear" w:color="auto" w:fill="auto"/>
            <w:hideMark/>
          </w:tcPr>
          <w:p w14:paraId="52868143"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15,400</w:t>
            </w:r>
          </w:p>
        </w:tc>
        <w:tc>
          <w:tcPr>
            <w:tcW w:w="940" w:type="dxa"/>
            <w:tcBorders>
              <w:top w:val="nil"/>
              <w:left w:val="single" w:sz="8" w:space="0" w:color="auto"/>
              <w:bottom w:val="single" w:sz="8" w:space="0" w:color="auto"/>
              <w:right w:val="nil"/>
            </w:tcBorders>
            <w:shd w:val="clear" w:color="auto" w:fill="auto"/>
            <w:hideMark/>
          </w:tcPr>
          <w:p w14:paraId="0D19C0F5"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14,000</w:t>
            </w:r>
          </w:p>
        </w:tc>
        <w:tc>
          <w:tcPr>
            <w:tcW w:w="940" w:type="dxa"/>
            <w:tcBorders>
              <w:top w:val="nil"/>
              <w:left w:val="single" w:sz="8" w:space="0" w:color="auto"/>
              <w:bottom w:val="single" w:sz="8" w:space="0" w:color="auto"/>
              <w:right w:val="nil"/>
            </w:tcBorders>
            <w:shd w:val="clear" w:color="auto" w:fill="auto"/>
            <w:hideMark/>
          </w:tcPr>
          <w:p w14:paraId="300C33C6"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5F2AF251"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7,000</w:t>
            </w:r>
          </w:p>
        </w:tc>
        <w:tc>
          <w:tcPr>
            <w:tcW w:w="1034" w:type="dxa"/>
            <w:tcBorders>
              <w:top w:val="nil"/>
              <w:left w:val="single" w:sz="8" w:space="0" w:color="auto"/>
              <w:bottom w:val="single" w:sz="8" w:space="0" w:color="auto"/>
              <w:right w:val="single" w:sz="8" w:space="0" w:color="auto"/>
            </w:tcBorders>
            <w:shd w:val="clear" w:color="auto" w:fill="auto"/>
            <w:hideMark/>
          </w:tcPr>
          <w:p w14:paraId="0D9F00E5"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36,400</w:t>
            </w:r>
          </w:p>
        </w:tc>
        <w:tc>
          <w:tcPr>
            <w:tcW w:w="884" w:type="dxa"/>
            <w:tcBorders>
              <w:top w:val="nil"/>
              <w:left w:val="nil"/>
              <w:bottom w:val="single" w:sz="8" w:space="0" w:color="auto"/>
              <w:right w:val="single" w:sz="8" w:space="0" w:color="auto"/>
            </w:tcBorders>
            <w:shd w:val="clear" w:color="auto" w:fill="auto"/>
            <w:hideMark/>
          </w:tcPr>
          <w:p w14:paraId="27F20126"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w:t>
            </w:r>
          </w:p>
        </w:tc>
        <w:tc>
          <w:tcPr>
            <w:tcW w:w="222" w:type="dxa"/>
            <w:hideMark/>
          </w:tcPr>
          <w:p w14:paraId="0A22CBE0" w14:textId="77777777" w:rsidR="00963E90" w:rsidRPr="00963E90" w:rsidRDefault="00963E90" w:rsidP="00963E90">
            <w:pPr>
              <w:rPr>
                <w:sz w:val="20"/>
                <w:szCs w:val="20"/>
                <w:lang w:eastAsia="en-GB"/>
              </w:rPr>
            </w:pPr>
          </w:p>
        </w:tc>
      </w:tr>
      <w:tr w:rsidR="00963E90" w:rsidRPr="00963E90" w14:paraId="354D1214"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737B3168"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58236109"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000000"/>
              <w:left w:val="single" w:sz="8" w:space="0" w:color="000000"/>
              <w:bottom w:val="single" w:sz="8" w:space="0" w:color="000000"/>
              <w:right w:val="single" w:sz="8" w:space="0" w:color="000000"/>
            </w:tcBorders>
            <w:hideMark/>
          </w:tcPr>
          <w:p w14:paraId="604E72A8"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000000"/>
              <w:bottom w:val="single" w:sz="8" w:space="0" w:color="000000"/>
              <w:right w:val="single" w:sz="8" w:space="0" w:color="000000"/>
            </w:tcBorders>
            <w:hideMark/>
          </w:tcPr>
          <w:p w14:paraId="3C916F72"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hideMark/>
          </w:tcPr>
          <w:p w14:paraId="326D4F24"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71300</w:t>
            </w:r>
          </w:p>
        </w:tc>
        <w:tc>
          <w:tcPr>
            <w:tcW w:w="2194" w:type="dxa"/>
            <w:tcBorders>
              <w:top w:val="single" w:sz="8" w:space="0" w:color="auto"/>
              <w:left w:val="nil"/>
              <w:bottom w:val="single" w:sz="8" w:space="0" w:color="auto"/>
              <w:right w:val="single" w:sz="8" w:space="0" w:color="000000"/>
            </w:tcBorders>
            <w:shd w:val="clear" w:color="auto" w:fill="auto"/>
            <w:hideMark/>
          </w:tcPr>
          <w:p w14:paraId="2681F30B" w14:textId="77777777" w:rsidR="00963E90" w:rsidRPr="00963E90" w:rsidRDefault="00963E90" w:rsidP="00963E90">
            <w:pPr>
              <w:rPr>
                <w:rFonts w:ascii="Calibri" w:hAnsi="Calibri" w:cs="Calibri"/>
                <w:color w:val="000000"/>
                <w:sz w:val="18"/>
                <w:szCs w:val="18"/>
                <w:lang w:eastAsia="en-GB"/>
              </w:rPr>
            </w:pPr>
            <w:r w:rsidRPr="00963E90">
              <w:rPr>
                <w:rFonts w:ascii="Calibri" w:hAnsi="Calibri" w:cs="Calibri"/>
                <w:color w:val="000000"/>
                <w:sz w:val="18"/>
                <w:szCs w:val="18"/>
                <w:lang w:eastAsia="en-GB"/>
              </w:rPr>
              <w:t>Local Consultants</w:t>
            </w:r>
          </w:p>
        </w:tc>
        <w:tc>
          <w:tcPr>
            <w:tcW w:w="940" w:type="dxa"/>
            <w:tcBorders>
              <w:top w:val="nil"/>
              <w:left w:val="nil"/>
              <w:bottom w:val="single" w:sz="8" w:space="0" w:color="auto"/>
              <w:right w:val="nil"/>
            </w:tcBorders>
            <w:shd w:val="clear" w:color="auto" w:fill="auto"/>
            <w:hideMark/>
          </w:tcPr>
          <w:p w14:paraId="6255B41A"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12,900</w:t>
            </w:r>
          </w:p>
        </w:tc>
        <w:tc>
          <w:tcPr>
            <w:tcW w:w="940" w:type="dxa"/>
            <w:tcBorders>
              <w:top w:val="nil"/>
              <w:left w:val="single" w:sz="8" w:space="0" w:color="auto"/>
              <w:bottom w:val="single" w:sz="8" w:space="0" w:color="auto"/>
              <w:right w:val="nil"/>
            </w:tcBorders>
            <w:shd w:val="clear" w:color="auto" w:fill="auto"/>
            <w:hideMark/>
          </w:tcPr>
          <w:p w14:paraId="0CEB31C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9,900</w:t>
            </w:r>
          </w:p>
        </w:tc>
        <w:tc>
          <w:tcPr>
            <w:tcW w:w="940" w:type="dxa"/>
            <w:tcBorders>
              <w:top w:val="nil"/>
              <w:left w:val="single" w:sz="8" w:space="0" w:color="auto"/>
              <w:bottom w:val="single" w:sz="8" w:space="0" w:color="auto"/>
              <w:right w:val="nil"/>
            </w:tcBorders>
            <w:shd w:val="clear" w:color="auto" w:fill="auto"/>
            <w:hideMark/>
          </w:tcPr>
          <w:p w14:paraId="35E0403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2,700</w:t>
            </w:r>
          </w:p>
        </w:tc>
        <w:tc>
          <w:tcPr>
            <w:tcW w:w="940" w:type="dxa"/>
            <w:tcBorders>
              <w:top w:val="nil"/>
              <w:left w:val="single" w:sz="8" w:space="0" w:color="auto"/>
              <w:bottom w:val="single" w:sz="8" w:space="0" w:color="auto"/>
              <w:right w:val="nil"/>
            </w:tcBorders>
            <w:shd w:val="clear" w:color="auto" w:fill="auto"/>
            <w:hideMark/>
          </w:tcPr>
          <w:p w14:paraId="770CFB16"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4,500</w:t>
            </w:r>
          </w:p>
        </w:tc>
        <w:tc>
          <w:tcPr>
            <w:tcW w:w="1034" w:type="dxa"/>
            <w:tcBorders>
              <w:top w:val="nil"/>
              <w:left w:val="single" w:sz="8" w:space="0" w:color="auto"/>
              <w:bottom w:val="single" w:sz="8" w:space="0" w:color="auto"/>
              <w:right w:val="single" w:sz="8" w:space="0" w:color="auto"/>
            </w:tcBorders>
            <w:shd w:val="clear" w:color="auto" w:fill="auto"/>
            <w:hideMark/>
          </w:tcPr>
          <w:p w14:paraId="48096B29"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30,000</w:t>
            </w:r>
          </w:p>
        </w:tc>
        <w:tc>
          <w:tcPr>
            <w:tcW w:w="884" w:type="dxa"/>
            <w:tcBorders>
              <w:top w:val="nil"/>
              <w:left w:val="nil"/>
              <w:bottom w:val="single" w:sz="8" w:space="0" w:color="auto"/>
              <w:right w:val="single" w:sz="8" w:space="0" w:color="auto"/>
            </w:tcBorders>
            <w:shd w:val="clear" w:color="auto" w:fill="auto"/>
            <w:hideMark/>
          </w:tcPr>
          <w:p w14:paraId="2C60DA97"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w:t>
            </w:r>
          </w:p>
        </w:tc>
        <w:tc>
          <w:tcPr>
            <w:tcW w:w="222" w:type="dxa"/>
            <w:hideMark/>
          </w:tcPr>
          <w:p w14:paraId="1AAE8C67" w14:textId="77777777" w:rsidR="00963E90" w:rsidRPr="00963E90" w:rsidRDefault="00963E90" w:rsidP="00963E90">
            <w:pPr>
              <w:rPr>
                <w:sz w:val="20"/>
                <w:szCs w:val="20"/>
                <w:lang w:eastAsia="en-GB"/>
              </w:rPr>
            </w:pPr>
          </w:p>
        </w:tc>
      </w:tr>
      <w:tr w:rsidR="00963E90" w:rsidRPr="00963E90" w14:paraId="5BE60796"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68BB47C1"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73BCA3AE"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000000"/>
              <w:left w:val="single" w:sz="8" w:space="0" w:color="000000"/>
              <w:bottom w:val="single" w:sz="8" w:space="0" w:color="000000"/>
              <w:right w:val="single" w:sz="8" w:space="0" w:color="000000"/>
            </w:tcBorders>
            <w:hideMark/>
          </w:tcPr>
          <w:p w14:paraId="26E051FC"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000000"/>
              <w:bottom w:val="single" w:sz="8" w:space="0" w:color="000000"/>
              <w:right w:val="single" w:sz="8" w:space="0" w:color="000000"/>
            </w:tcBorders>
            <w:hideMark/>
          </w:tcPr>
          <w:p w14:paraId="06B5E91F"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hideMark/>
          </w:tcPr>
          <w:p w14:paraId="0BBD031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71600</w:t>
            </w:r>
          </w:p>
        </w:tc>
        <w:tc>
          <w:tcPr>
            <w:tcW w:w="2194" w:type="dxa"/>
            <w:tcBorders>
              <w:top w:val="single" w:sz="8" w:space="0" w:color="auto"/>
              <w:left w:val="nil"/>
              <w:bottom w:val="single" w:sz="8" w:space="0" w:color="auto"/>
              <w:right w:val="single" w:sz="8" w:space="0" w:color="000000"/>
            </w:tcBorders>
            <w:shd w:val="clear" w:color="auto" w:fill="auto"/>
            <w:hideMark/>
          </w:tcPr>
          <w:p w14:paraId="6D2B2426" w14:textId="77777777" w:rsidR="00963E90" w:rsidRPr="00963E90" w:rsidRDefault="00963E90" w:rsidP="00963E90">
            <w:pPr>
              <w:rPr>
                <w:rFonts w:ascii="Calibri" w:hAnsi="Calibri" w:cs="Calibri"/>
                <w:color w:val="000000"/>
                <w:sz w:val="18"/>
                <w:szCs w:val="18"/>
                <w:lang w:eastAsia="en-GB"/>
              </w:rPr>
            </w:pPr>
            <w:r w:rsidRPr="00963E90">
              <w:rPr>
                <w:rFonts w:ascii="Calibri" w:hAnsi="Calibri" w:cs="Calibri"/>
                <w:color w:val="000000"/>
                <w:sz w:val="18"/>
                <w:szCs w:val="18"/>
                <w:lang w:eastAsia="en-GB"/>
              </w:rPr>
              <w:t>Travel</w:t>
            </w:r>
          </w:p>
        </w:tc>
        <w:tc>
          <w:tcPr>
            <w:tcW w:w="940" w:type="dxa"/>
            <w:tcBorders>
              <w:top w:val="nil"/>
              <w:left w:val="nil"/>
              <w:bottom w:val="single" w:sz="8" w:space="0" w:color="auto"/>
              <w:right w:val="nil"/>
            </w:tcBorders>
            <w:shd w:val="clear" w:color="auto" w:fill="auto"/>
            <w:hideMark/>
          </w:tcPr>
          <w:p w14:paraId="2B16AD82"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22,611</w:t>
            </w:r>
          </w:p>
        </w:tc>
        <w:tc>
          <w:tcPr>
            <w:tcW w:w="940" w:type="dxa"/>
            <w:tcBorders>
              <w:top w:val="nil"/>
              <w:left w:val="single" w:sz="8" w:space="0" w:color="auto"/>
              <w:bottom w:val="single" w:sz="8" w:space="0" w:color="auto"/>
              <w:right w:val="nil"/>
            </w:tcBorders>
            <w:shd w:val="clear" w:color="auto" w:fill="auto"/>
            <w:hideMark/>
          </w:tcPr>
          <w:p w14:paraId="200B16B1"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16,925</w:t>
            </w:r>
          </w:p>
        </w:tc>
        <w:tc>
          <w:tcPr>
            <w:tcW w:w="940" w:type="dxa"/>
            <w:tcBorders>
              <w:top w:val="nil"/>
              <w:left w:val="single" w:sz="8" w:space="0" w:color="auto"/>
              <w:bottom w:val="single" w:sz="8" w:space="0" w:color="auto"/>
              <w:right w:val="nil"/>
            </w:tcBorders>
            <w:shd w:val="clear" w:color="auto" w:fill="auto"/>
            <w:hideMark/>
          </w:tcPr>
          <w:p w14:paraId="64723C32"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4,505</w:t>
            </w:r>
          </w:p>
        </w:tc>
        <w:tc>
          <w:tcPr>
            <w:tcW w:w="940" w:type="dxa"/>
            <w:tcBorders>
              <w:top w:val="nil"/>
              <w:left w:val="single" w:sz="8" w:space="0" w:color="auto"/>
              <w:bottom w:val="single" w:sz="8" w:space="0" w:color="auto"/>
              <w:right w:val="nil"/>
            </w:tcBorders>
            <w:shd w:val="clear" w:color="auto" w:fill="auto"/>
            <w:hideMark/>
          </w:tcPr>
          <w:p w14:paraId="0D7C3757"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1,000</w:t>
            </w:r>
          </w:p>
        </w:tc>
        <w:tc>
          <w:tcPr>
            <w:tcW w:w="1034" w:type="dxa"/>
            <w:tcBorders>
              <w:top w:val="nil"/>
              <w:left w:val="single" w:sz="8" w:space="0" w:color="auto"/>
              <w:bottom w:val="single" w:sz="8" w:space="0" w:color="auto"/>
              <w:right w:val="single" w:sz="8" w:space="0" w:color="auto"/>
            </w:tcBorders>
            <w:shd w:val="clear" w:color="auto" w:fill="auto"/>
            <w:hideMark/>
          </w:tcPr>
          <w:p w14:paraId="7163AAA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45,041</w:t>
            </w:r>
          </w:p>
        </w:tc>
        <w:tc>
          <w:tcPr>
            <w:tcW w:w="884" w:type="dxa"/>
            <w:tcBorders>
              <w:top w:val="nil"/>
              <w:left w:val="nil"/>
              <w:bottom w:val="single" w:sz="8" w:space="0" w:color="auto"/>
              <w:right w:val="single" w:sz="8" w:space="0" w:color="auto"/>
            </w:tcBorders>
            <w:shd w:val="clear" w:color="auto" w:fill="auto"/>
            <w:hideMark/>
          </w:tcPr>
          <w:p w14:paraId="17974674"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3</w:t>
            </w:r>
          </w:p>
        </w:tc>
        <w:tc>
          <w:tcPr>
            <w:tcW w:w="222" w:type="dxa"/>
            <w:hideMark/>
          </w:tcPr>
          <w:p w14:paraId="21768C03" w14:textId="77777777" w:rsidR="00963E90" w:rsidRPr="00963E90" w:rsidRDefault="00963E90" w:rsidP="00963E90">
            <w:pPr>
              <w:rPr>
                <w:sz w:val="20"/>
                <w:szCs w:val="20"/>
                <w:lang w:eastAsia="en-GB"/>
              </w:rPr>
            </w:pPr>
          </w:p>
        </w:tc>
      </w:tr>
      <w:tr w:rsidR="00963E90" w:rsidRPr="00963E90" w14:paraId="1B312C1E"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22BDDDAF"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68EE5465"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000000"/>
              <w:left w:val="single" w:sz="8" w:space="0" w:color="000000"/>
              <w:bottom w:val="single" w:sz="8" w:space="0" w:color="000000"/>
              <w:right w:val="single" w:sz="8" w:space="0" w:color="000000"/>
            </w:tcBorders>
            <w:hideMark/>
          </w:tcPr>
          <w:p w14:paraId="1A288E05"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000000"/>
              <w:bottom w:val="single" w:sz="8" w:space="0" w:color="000000"/>
              <w:right w:val="single" w:sz="8" w:space="0" w:color="000000"/>
            </w:tcBorders>
            <w:hideMark/>
          </w:tcPr>
          <w:p w14:paraId="20DD1BCD"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nil"/>
              <w:right w:val="single" w:sz="8" w:space="0" w:color="auto"/>
            </w:tcBorders>
            <w:shd w:val="clear" w:color="auto" w:fill="auto"/>
            <w:hideMark/>
          </w:tcPr>
          <w:p w14:paraId="5D8053F9"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72300</w:t>
            </w:r>
          </w:p>
        </w:tc>
        <w:tc>
          <w:tcPr>
            <w:tcW w:w="2194" w:type="dxa"/>
            <w:tcBorders>
              <w:top w:val="single" w:sz="8" w:space="0" w:color="auto"/>
              <w:left w:val="nil"/>
              <w:bottom w:val="single" w:sz="8" w:space="0" w:color="auto"/>
              <w:right w:val="single" w:sz="8" w:space="0" w:color="000000"/>
            </w:tcBorders>
            <w:shd w:val="clear" w:color="auto" w:fill="auto"/>
            <w:hideMark/>
          </w:tcPr>
          <w:p w14:paraId="1F2262C2" w14:textId="77777777" w:rsidR="00963E90" w:rsidRPr="00963E90" w:rsidRDefault="00963E90" w:rsidP="00963E90">
            <w:pPr>
              <w:rPr>
                <w:rFonts w:ascii="Calibri" w:hAnsi="Calibri" w:cs="Calibri"/>
                <w:color w:val="000000"/>
                <w:sz w:val="18"/>
                <w:szCs w:val="18"/>
                <w:lang w:eastAsia="en-GB"/>
              </w:rPr>
            </w:pPr>
            <w:r w:rsidRPr="00963E90">
              <w:rPr>
                <w:rFonts w:ascii="Calibri" w:hAnsi="Calibri" w:cs="Calibri"/>
                <w:color w:val="000000"/>
                <w:sz w:val="18"/>
                <w:szCs w:val="18"/>
                <w:lang w:eastAsia="en-GB"/>
              </w:rPr>
              <w:t>Materials &amp; Goods</w:t>
            </w:r>
          </w:p>
        </w:tc>
        <w:tc>
          <w:tcPr>
            <w:tcW w:w="940" w:type="dxa"/>
            <w:tcBorders>
              <w:top w:val="nil"/>
              <w:left w:val="nil"/>
              <w:bottom w:val="single" w:sz="8" w:space="0" w:color="auto"/>
              <w:right w:val="nil"/>
            </w:tcBorders>
            <w:shd w:val="clear" w:color="auto" w:fill="auto"/>
            <w:hideMark/>
          </w:tcPr>
          <w:p w14:paraId="05336427"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6,000</w:t>
            </w:r>
          </w:p>
        </w:tc>
        <w:tc>
          <w:tcPr>
            <w:tcW w:w="940" w:type="dxa"/>
            <w:tcBorders>
              <w:top w:val="nil"/>
              <w:left w:val="single" w:sz="8" w:space="0" w:color="auto"/>
              <w:bottom w:val="single" w:sz="8" w:space="0" w:color="auto"/>
              <w:right w:val="nil"/>
            </w:tcBorders>
            <w:shd w:val="clear" w:color="auto" w:fill="auto"/>
            <w:hideMark/>
          </w:tcPr>
          <w:p w14:paraId="1F95DE13"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1,000</w:t>
            </w:r>
          </w:p>
        </w:tc>
        <w:tc>
          <w:tcPr>
            <w:tcW w:w="940" w:type="dxa"/>
            <w:tcBorders>
              <w:top w:val="nil"/>
              <w:left w:val="single" w:sz="8" w:space="0" w:color="auto"/>
              <w:bottom w:val="single" w:sz="8" w:space="0" w:color="auto"/>
              <w:right w:val="nil"/>
            </w:tcBorders>
            <w:shd w:val="clear" w:color="auto" w:fill="auto"/>
            <w:hideMark/>
          </w:tcPr>
          <w:p w14:paraId="53753154"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1,000</w:t>
            </w:r>
          </w:p>
        </w:tc>
        <w:tc>
          <w:tcPr>
            <w:tcW w:w="940" w:type="dxa"/>
            <w:tcBorders>
              <w:top w:val="nil"/>
              <w:left w:val="single" w:sz="8" w:space="0" w:color="auto"/>
              <w:bottom w:val="single" w:sz="8" w:space="0" w:color="auto"/>
              <w:right w:val="nil"/>
            </w:tcBorders>
            <w:shd w:val="clear" w:color="auto" w:fill="auto"/>
            <w:hideMark/>
          </w:tcPr>
          <w:p w14:paraId="51F246B8"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568FED9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8,000</w:t>
            </w:r>
          </w:p>
        </w:tc>
        <w:tc>
          <w:tcPr>
            <w:tcW w:w="884" w:type="dxa"/>
            <w:tcBorders>
              <w:top w:val="nil"/>
              <w:left w:val="nil"/>
              <w:bottom w:val="single" w:sz="8" w:space="0" w:color="auto"/>
              <w:right w:val="single" w:sz="8" w:space="0" w:color="auto"/>
            </w:tcBorders>
            <w:shd w:val="clear" w:color="auto" w:fill="auto"/>
            <w:hideMark/>
          </w:tcPr>
          <w:p w14:paraId="6A999CA7"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4</w:t>
            </w:r>
          </w:p>
        </w:tc>
        <w:tc>
          <w:tcPr>
            <w:tcW w:w="222" w:type="dxa"/>
            <w:hideMark/>
          </w:tcPr>
          <w:p w14:paraId="221BAFBA" w14:textId="77777777" w:rsidR="00963E90" w:rsidRPr="00963E90" w:rsidRDefault="00963E90" w:rsidP="00963E90">
            <w:pPr>
              <w:rPr>
                <w:sz w:val="20"/>
                <w:szCs w:val="20"/>
                <w:lang w:eastAsia="en-GB"/>
              </w:rPr>
            </w:pPr>
          </w:p>
        </w:tc>
      </w:tr>
      <w:tr w:rsidR="00963E90" w:rsidRPr="00963E90" w14:paraId="5F9E912B"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4876418E"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7BBDC970"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000000"/>
              <w:left w:val="single" w:sz="8" w:space="0" w:color="000000"/>
              <w:bottom w:val="single" w:sz="8" w:space="0" w:color="000000"/>
              <w:right w:val="single" w:sz="8" w:space="0" w:color="000000"/>
            </w:tcBorders>
            <w:hideMark/>
          </w:tcPr>
          <w:p w14:paraId="3AE5BA42"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000000"/>
              <w:bottom w:val="single" w:sz="8" w:space="0" w:color="000000"/>
              <w:right w:val="single" w:sz="8" w:space="0" w:color="000000"/>
            </w:tcBorders>
            <w:hideMark/>
          </w:tcPr>
          <w:p w14:paraId="1A275776"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single" w:sz="8" w:space="0" w:color="auto"/>
              <w:left w:val="nil"/>
              <w:bottom w:val="single" w:sz="8" w:space="0" w:color="auto"/>
              <w:right w:val="single" w:sz="8" w:space="0" w:color="auto"/>
            </w:tcBorders>
            <w:shd w:val="clear" w:color="auto" w:fill="auto"/>
            <w:hideMark/>
          </w:tcPr>
          <w:p w14:paraId="72530967"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72500</w:t>
            </w:r>
          </w:p>
        </w:tc>
        <w:tc>
          <w:tcPr>
            <w:tcW w:w="2194" w:type="dxa"/>
            <w:tcBorders>
              <w:top w:val="single" w:sz="8" w:space="0" w:color="auto"/>
              <w:left w:val="nil"/>
              <w:bottom w:val="single" w:sz="8" w:space="0" w:color="auto"/>
              <w:right w:val="single" w:sz="8" w:space="0" w:color="000000"/>
            </w:tcBorders>
            <w:shd w:val="clear" w:color="auto" w:fill="auto"/>
            <w:hideMark/>
          </w:tcPr>
          <w:p w14:paraId="769CB5D1" w14:textId="77777777" w:rsidR="00963E90" w:rsidRPr="00963E90" w:rsidRDefault="00963E90" w:rsidP="00963E90">
            <w:pPr>
              <w:jc w:val="both"/>
              <w:rPr>
                <w:rFonts w:ascii="Calibri" w:hAnsi="Calibri" w:cs="Calibri"/>
                <w:color w:val="000000"/>
                <w:sz w:val="18"/>
                <w:szCs w:val="18"/>
                <w:lang w:eastAsia="en-GB"/>
              </w:rPr>
            </w:pPr>
            <w:r w:rsidRPr="00963E90">
              <w:rPr>
                <w:rFonts w:ascii="Calibri" w:hAnsi="Calibri" w:cs="Calibri"/>
                <w:color w:val="000000"/>
                <w:sz w:val="18"/>
                <w:szCs w:val="18"/>
                <w:lang w:eastAsia="en-GB"/>
              </w:rPr>
              <w:t>Supplies</w:t>
            </w:r>
          </w:p>
        </w:tc>
        <w:tc>
          <w:tcPr>
            <w:tcW w:w="940" w:type="dxa"/>
            <w:tcBorders>
              <w:top w:val="nil"/>
              <w:left w:val="nil"/>
              <w:bottom w:val="single" w:sz="8" w:space="0" w:color="auto"/>
              <w:right w:val="nil"/>
            </w:tcBorders>
            <w:shd w:val="clear" w:color="auto" w:fill="auto"/>
            <w:hideMark/>
          </w:tcPr>
          <w:p w14:paraId="74F8077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1,000</w:t>
            </w:r>
          </w:p>
        </w:tc>
        <w:tc>
          <w:tcPr>
            <w:tcW w:w="940" w:type="dxa"/>
            <w:tcBorders>
              <w:top w:val="nil"/>
              <w:left w:val="single" w:sz="8" w:space="0" w:color="auto"/>
              <w:bottom w:val="single" w:sz="8" w:space="0" w:color="auto"/>
              <w:right w:val="nil"/>
            </w:tcBorders>
            <w:shd w:val="clear" w:color="auto" w:fill="auto"/>
            <w:hideMark/>
          </w:tcPr>
          <w:p w14:paraId="6A423EE8"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1,000</w:t>
            </w:r>
          </w:p>
        </w:tc>
        <w:tc>
          <w:tcPr>
            <w:tcW w:w="940" w:type="dxa"/>
            <w:tcBorders>
              <w:top w:val="nil"/>
              <w:left w:val="single" w:sz="8" w:space="0" w:color="auto"/>
              <w:bottom w:val="single" w:sz="8" w:space="0" w:color="auto"/>
              <w:right w:val="nil"/>
            </w:tcBorders>
            <w:shd w:val="clear" w:color="auto" w:fill="auto"/>
            <w:hideMark/>
          </w:tcPr>
          <w:p w14:paraId="0A7447CA"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1,000</w:t>
            </w:r>
          </w:p>
        </w:tc>
        <w:tc>
          <w:tcPr>
            <w:tcW w:w="940" w:type="dxa"/>
            <w:tcBorders>
              <w:top w:val="nil"/>
              <w:left w:val="single" w:sz="8" w:space="0" w:color="auto"/>
              <w:bottom w:val="single" w:sz="8" w:space="0" w:color="auto"/>
              <w:right w:val="nil"/>
            </w:tcBorders>
            <w:shd w:val="clear" w:color="auto" w:fill="auto"/>
            <w:hideMark/>
          </w:tcPr>
          <w:p w14:paraId="29F2CD6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62BDB02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3,000</w:t>
            </w:r>
          </w:p>
        </w:tc>
        <w:tc>
          <w:tcPr>
            <w:tcW w:w="884" w:type="dxa"/>
            <w:tcBorders>
              <w:top w:val="nil"/>
              <w:left w:val="nil"/>
              <w:bottom w:val="single" w:sz="8" w:space="0" w:color="auto"/>
              <w:right w:val="single" w:sz="8" w:space="0" w:color="auto"/>
            </w:tcBorders>
            <w:shd w:val="clear" w:color="auto" w:fill="auto"/>
            <w:hideMark/>
          </w:tcPr>
          <w:p w14:paraId="221C48B9"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5</w:t>
            </w:r>
          </w:p>
        </w:tc>
        <w:tc>
          <w:tcPr>
            <w:tcW w:w="222" w:type="dxa"/>
            <w:hideMark/>
          </w:tcPr>
          <w:p w14:paraId="321EB8A6" w14:textId="77777777" w:rsidR="00963E90" w:rsidRPr="00963E90" w:rsidRDefault="00963E90" w:rsidP="00963E90">
            <w:pPr>
              <w:rPr>
                <w:sz w:val="20"/>
                <w:szCs w:val="20"/>
                <w:lang w:eastAsia="en-GB"/>
              </w:rPr>
            </w:pPr>
          </w:p>
        </w:tc>
      </w:tr>
      <w:tr w:rsidR="00963E90" w:rsidRPr="00963E90" w14:paraId="3F370A10"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613408CB"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24423C59"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000000"/>
              <w:left w:val="single" w:sz="8" w:space="0" w:color="000000"/>
              <w:bottom w:val="single" w:sz="8" w:space="0" w:color="000000"/>
              <w:right w:val="single" w:sz="8" w:space="0" w:color="000000"/>
            </w:tcBorders>
            <w:hideMark/>
          </w:tcPr>
          <w:p w14:paraId="1C11EBB0"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000000"/>
              <w:bottom w:val="single" w:sz="8" w:space="0" w:color="000000"/>
              <w:right w:val="single" w:sz="8" w:space="0" w:color="000000"/>
            </w:tcBorders>
            <w:hideMark/>
          </w:tcPr>
          <w:p w14:paraId="768B921B"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hideMark/>
          </w:tcPr>
          <w:p w14:paraId="63710779"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74200</w:t>
            </w:r>
          </w:p>
        </w:tc>
        <w:tc>
          <w:tcPr>
            <w:tcW w:w="2194" w:type="dxa"/>
            <w:tcBorders>
              <w:top w:val="single" w:sz="8" w:space="0" w:color="auto"/>
              <w:left w:val="nil"/>
              <w:bottom w:val="single" w:sz="8" w:space="0" w:color="auto"/>
              <w:right w:val="single" w:sz="8" w:space="0" w:color="000000"/>
            </w:tcBorders>
            <w:shd w:val="clear" w:color="auto" w:fill="auto"/>
            <w:hideMark/>
          </w:tcPr>
          <w:p w14:paraId="02389BEE" w14:textId="77777777" w:rsidR="00963E90" w:rsidRPr="00963E90" w:rsidRDefault="00963E90" w:rsidP="00963E90">
            <w:pPr>
              <w:jc w:val="both"/>
              <w:rPr>
                <w:rFonts w:ascii="Calibri" w:hAnsi="Calibri" w:cs="Calibri"/>
                <w:color w:val="000000"/>
                <w:sz w:val="18"/>
                <w:szCs w:val="18"/>
                <w:lang w:eastAsia="en-GB"/>
              </w:rPr>
            </w:pPr>
            <w:r w:rsidRPr="00963E90">
              <w:rPr>
                <w:rFonts w:ascii="Calibri" w:hAnsi="Calibri" w:cs="Calibri"/>
                <w:color w:val="000000"/>
                <w:sz w:val="18"/>
                <w:szCs w:val="18"/>
                <w:lang w:eastAsia="en-GB"/>
              </w:rPr>
              <w:t>Audio Visual &amp; Print Prod Costs</w:t>
            </w:r>
          </w:p>
        </w:tc>
        <w:tc>
          <w:tcPr>
            <w:tcW w:w="940" w:type="dxa"/>
            <w:tcBorders>
              <w:top w:val="nil"/>
              <w:left w:val="nil"/>
              <w:bottom w:val="single" w:sz="8" w:space="0" w:color="auto"/>
              <w:right w:val="nil"/>
            </w:tcBorders>
            <w:shd w:val="clear" w:color="auto" w:fill="auto"/>
            <w:hideMark/>
          </w:tcPr>
          <w:p w14:paraId="50C2AD5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577FA437"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1,000</w:t>
            </w:r>
          </w:p>
        </w:tc>
        <w:tc>
          <w:tcPr>
            <w:tcW w:w="940" w:type="dxa"/>
            <w:tcBorders>
              <w:top w:val="nil"/>
              <w:left w:val="single" w:sz="8" w:space="0" w:color="auto"/>
              <w:bottom w:val="single" w:sz="8" w:space="0" w:color="auto"/>
              <w:right w:val="nil"/>
            </w:tcBorders>
            <w:shd w:val="clear" w:color="auto" w:fill="auto"/>
            <w:hideMark/>
          </w:tcPr>
          <w:p w14:paraId="56CBADC4"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5ED62599"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3,000</w:t>
            </w:r>
          </w:p>
        </w:tc>
        <w:tc>
          <w:tcPr>
            <w:tcW w:w="1034" w:type="dxa"/>
            <w:tcBorders>
              <w:top w:val="nil"/>
              <w:left w:val="single" w:sz="8" w:space="0" w:color="auto"/>
              <w:bottom w:val="single" w:sz="8" w:space="0" w:color="auto"/>
              <w:right w:val="single" w:sz="8" w:space="0" w:color="auto"/>
            </w:tcBorders>
            <w:shd w:val="clear" w:color="auto" w:fill="auto"/>
            <w:hideMark/>
          </w:tcPr>
          <w:p w14:paraId="586D3FEA"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4,000</w:t>
            </w:r>
          </w:p>
        </w:tc>
        <w:tc>
          <w:tcPr>
            <w:tcW w:w="884" w:type="dxa"/>
            <w:tcBorders>
              <w:top w:val="nil"/>
              <w:left w:val="nil"/>
              <w:bottom w:val="single" w:sz="8" w:space="0" w:color="auto"/>
              <w:right w:val="single" w:sz="8" w:space="0" w:color="auto"/>
            </w:tcBorders>
            <w:shd w:val="clear" w:color="auto" w:fill="auto"/>
            <w:hideMark/>
          </w:tcPr>
          <w:p w14:paraId="7239CBF9"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6</w:t>
            </w:r>
          </w:p>
        </w:tc>
        <w:tc>
          <w:tcPr>
            <w:tcW w:w="222" w:type="dxa"/>
            <w:hideMark/>
          </w:tcPr>
          <w:p w14:paraId="2E52F2BD" w14:textId="77777777" w:rsidR="00963E90" w:rsidRPr="00963E90" w:rsidRDefault="00963E90" w:rsidP="00963E90">
            <w:pPr>
              <w:rPr>
                <w:sz w:val="20"/>
                <w:szCs w:val="20"/>
                <w:lang w:eastAsia="en-GB"/>
              </w:rPr>
            </w:pPr>
          </w:p>
        </w:tc>
      </w:tr>
      <w:tr w:rsidR="00963E90" w:rsidRPr="00963E90" w14:paraId="04636DF7"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3D89D3A4"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6B890D85"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000000"/>
              <w:left w:val="single" w:sz="8" w:space="0" w:color="000000"/>
              <w:bottom w:val="single" w:sz="8" w:space="0" w:color="000000"/>
              <w:right w:val="single" w:sz="8" w:space="0" w:color="000000"/>
            </w:tcBorders>
            <w:hideMark/>
          </w:tcPr>
          <w:p w14:paraId="03D8AA72"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000000"/>
              <w:bottom w:val="single" w:sz="8" w:space="0" w:color="000000"/>
              <w:right w:val="single" w:sz="8" w:space="0" w:color="000000"/>
            </w:tcBorders>
            <w:hideMark/>
          </w:tcPr>
          <w:p w14:paraId="2A0F8619"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hideMark/>
          </w:tcPr>
          <w:p w14:paraId="309826C7"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75700</w:t>
            </w:r>
          </w:p>
        </w:tc>
        <w:tc>
          <w:tcPr>
            <w:tcW w:w="2194" w:type="dxa"/>
            <w:tcBorders>
              <w:top w:val="single" w:sz="8" w:space="0" w:color="auto"/>
              <w:left w:val="nil"/>
              <w:bottom w:val="single" w:sz="8" w:space="0" w:color="auto"/>
              <w:right w:val="single" w:sz="8" w:space="0" w:color="000000"/>
            </w:tcBorders>
            <w:shd w:val="clear" w:color="auto" w:fill="auto"/>
            <w:hideMark/>
          </w:tcPr>
          <w:p w14:paraId="581474E3" w14:textId="77777777" w:rsidR="00963E90" w:rsidRPr="00963E90" w:rsidRDefault="00963E90" w:rsidP="00963E90">
            <w:pPr>
              <w:jc w:val="both"/>
              <w:rPr>
                <w:rFonts w:ascii="Calibri" w:hAnsi="Calibri" w:cs="Calibri"/>
                <w:color w:val="000000"/>
                <w:sz w:val="18"/>
                <w:szCs w:val="18"/>
                <w:lang w:eastAsia="en-GB"/>
              </w:rPr>
            </w:pPr>
            <w:r w:rsidRPr="00963E90">
              <w:rPr>
                <w:rFonts w:ascii="Calibri" w:hAnsi="Calibri" w:cs="Calibri"/>
                <w:color w:val="000000"/>
                <w:sz w:val="18"/>
                <w:szCs w:val="18"/>
                <w:lang w:eastAsia="en-GB"/>
              </w:rPr>
              <w:t>Training, workshop, conferences</w:t>
            </w:r>
          </w:p>
        </w:tc>
        <w:tc>
          <w:tcPr>
            <w:tcW w:w="940" w:type="dxa"/>
            <w:tcBorders>
              <w:top w:val="nil"/>
              <w:left w:val="nil"/>
              <w:bottom w:val="single" w:sz="8" w:space="0" w:color="auto"/>
              <w:right w:val="nil"/>
            </w:tcBorders>
            <w:shd w:val="clear" w:color="auto" w:fill="auto"/>
            <w:hideMark/>
          </w:tcPr>
          <w:p w14:paraId="23D50514"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14,000</w:t>
            </w:r>
          </w:p>
        </w:tc>
        <w:tc>
          <w:tcPr>
            <w:tcW w:w="940" w:type="dxa"/>
            <w:tcBorders>
              <w:top w:val="nil"/>
              <w:left w:val="single" w:sz="8" w:space="0" w:color="auto"/>
              <w:bottom w:val="single" w:sz="8" w:space="0" w:color="auto"/>
              <w:right w:val="nil"/>
            </w:tcBorders>
            <w:shd w:val="clear" w:color="auto" w:fill="auto"/>
            <w:hideMark/>
          </w:tcPr>
          <w:p w14:paraId="3E309739"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11,500</w:t>
            </w:r>
          </w:p>
        </w:tc>
        <w:tc>
          <w:tcPr>
            <w:tcW w:w="940" w:type="dxa"/>
            <w:tcBorders>
              <w:top w:val="nil"/>
              <w:left w:val="single" w:sz="8" w:space="0" w:color="auto"/>
              <w:bottom w:val="single" w:sz="8" w:space="0" w:color="auto"/>
              <w:right w:val="nil"/>
            </w:tcBorders>
            <w:shd w:val="clear" w:color="auto" w:fill="auto"/>
            <w:hideMark/>
          </w:tcPr>
          <w:p w14:paraId="69264012"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3,500</w:t>
            </w:r>
          </w:p>
        </w:tc>
        <w:tc>
          <w:tcPr>
            <w:tcW w:w="940" w:type="dxa"/>
            <w:tcBorders>
              <w:top w:val="nil"/>
              <w:left w:val="single" w:sz="8" w:space="0" w:color="auto"/>
              <w:bottom w:val="single" w:sz="8" w:space="0" w:color="auto"/>
              <w:right w:val="nil"/>
            </w:tcBorders>
            <w:shd w:val="clear" w:color="auto" w:fill="auto"/>
            <w:hideMark/>
          </w:tcPr>
          <w:p w14:paraId="7B74CE9F"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1,500</w:t>
            </w:r>
          </w:p>
        </w:tc>
        <w:tc>
          <w:tcPr>
            <w:tcW w:w="1034" w:type="dxa"/>
            <w:tcBorders>
              <w:top w:val="nil"/>
              <w:left w:val="single" w:sz="8" w:space="0" w:color="auto"/>
              <w:bottom w:val="single" w:sz="8" w:space="0" w:color="auto"/>
              <w:right w:val="single" w:sz="8" w:space="0" w:color="auto"/>
            </w:tcBorders>
            <w:shd w:val="clear" w:color="auto" w:fill="auto"/>
            <w:hideMark/>
          </w:tcPr>
          <w:p w14:paraId="4B27B308"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30,500</w:t>
            </w:r>
          </w:p>
        </w:tc>
        <w:tc>
          <w:tcPr>
            <w:tcW w:w="884" w:type="dxa"/>
            <w:tcBorders>
              <w:top w:val="nil"/>
              <w:left w:val="nil"/>
              <w:bottom w:val="single" w:sz="8" w:space="0" w:color="auto"/>
              <w:right w:val="single" w:sz="8" w:space="0" w:color="auto"/>
            </w:tcBorders>
            <w:shd w:val="clear" w:color="auto" w:fill="auto"/>
            <w:hideMark/>
          </w:tcPr>
          <w:p w14:paraId="4D0C0AC1"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w:t>
            </w:r>
          </w:p>
        </w:tc>
        <w:tc>
          <w:tcPr>
            <w:tcW w:w="222" w:type="dxa"/>
            <w:hideMark/>
          </w:tcPr>
          <w:p w14:paraId="62056793" w14:textId="77777777" w:rsidR="00963E90" w:rsidRPr="00963E90" w:rsidRDefault="00963E90" w:rsidP="00963E90">
            <w:pPr>
              <w:rPr>
                <w:sz w:val="20"/>
                <w:szCs w:val="20"/>
                <w:lang w:eastAsia="en-GB"/>
              </w:rPr>
            </w:pPr>
          </w:p>
        </w:tc>
      </w:tr>
      <w:tr w:rsidR="00963E90" w:rsidRPr="00963E90" w14:paraId="79EF6161"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757E3DFF"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071D525B"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000000"/>
              <w:left w:val="single" w:sz="8" w:space="0" w:color="000000"/>
              <w:bottom w:val="single" w:sz="8" w:space="0" w:color="000000"/>
              <w:right w:val="single" w:sz="8" w:space="0" w:color="000000"/>
            </w:tcBorders>
            <w:hideMark/>
          </w:tcPr>
          <w:p w14:paraId="0AED2422"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000000"/>
              <w:bottom w:val="single" w:sz="8" w:space="0" w:color="000000"/>
              <w:right w:val="single" w:sz="8" w:space="0" w:color="000000"/>
            </w:tcBorders>
            <w:hideMark/>
          </w:tcPr>
          <w:p w14:paraId="468FF33C"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hideMark/>
          </w:tcPr>
          <w:p w14:paraId="1B731832"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72800</w:t>
            </w:r>
          </w:p>
        </w:tc>
        <w:tc>
          <w:tcPr>
            <w:tcW w:w="2194" w:type="dxa"/>
            <w:tcBorders>
              <w:top w:val="single" w:sz="8" w:space="0" w:color="auto"/>
              <w:left w:val="nil"/>
              <w:bottom w:val="single" w:sz="8" w:space="0" w:color="auto"/>
              <w:right w:val="single" w:sz="8" w:space="0" w:color="000000"/>
            </w:tcBorders>
            <w:shd w:val="clear" w:color="auto" w:fill="auto"/>
            <w:hideMark/>
          </w:tcPr>
          <w:p w14:paraId="2973F003" w14:textId="77777777" w:rsidR="00963E90" w:rsidRPr="00963E90" w:rsidRDefault="00963E90" w:rsidP="00963E90">
            <w:pPr>
              <w:jc w:val="both"/>
              <w:rPr>
                <w:rFonts w:ascii="Calibri" w:hAnsi="Calibri" w:cs="Calibri"/>
                <w:color w:val="000000"/>
                <w:sz w:val="18"/>
                <w:szCs w:val="18"/>
                <w:lang w:eastAsia="en-GB"/>
              </w:rPr>
            </w:pPr>
            <w:r w:rsidRPr="00963E90">
              <w:rPr>
                <w:rFonts w:ascii="Calibri" w:hAnsi="Calibri" w:cs="Calibri"/>
                <w:color w:val="000000"/>
                <w:sz w:val="18"/>
                <w:szCs w:val="18"/>
                <w:lang w:eastAsia="en-GB"/>
              </w:rPr>
              <w:t>IT Equipment</w:t>
            </w:r>
          </w:p>
        </w:tc>
        <w:tc>
          <w:tcPr>
            <w:tcW w:w="940" w:type="dxa"/>
            <w:tcBorders>
              <w:top w:val="nil"/>
              <w:left w:val="nil"/>
              <w:bottom w:val="single" w:sz="8" w:space="0" w:color="auto"/>
              <w:right w:val="nil"/>
            </w:tcBorders>
            <w:shd w:val="clear" w:color="auto" w:fill="auto"/>
            <w:hideMark/>
          </w:tcPr>
          <w:p w14:paraId="5FCB5F41"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8,000</w:t>
            </w:r>
          </w:p>
        </w:tc>
        <w:tc>
          <w:tcPr>
            <w:tcW w:w="940" w:type="dxa"/>
            <w:tcBorders>
              <w:top w:val="nil"/>
              <w:left w:val="single" w:sz="8" w:space="0" w:color="auto"/>
              <w:bottom w:val="single" w:sz="8" w:space="0" w:color="auto"/>
              <w:right w:val="nil"/>
            </w:tcBorders>
            <w:shd w:val="clear" w:color="auto" w:fill="auto"/>
            <w:hideMark/>
          </w:tcPr>
          <w:p w14:paraId="18123B59"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0E7B8D0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34DE8BF4"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58ABE8E1"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8,000</w:t>
            </w:r>
          </w:p>
        </w:tc>
        <w:tc>
          <w:tcPr>
            <w:tcW w:w="884" w:type="dxa"/>
            <w:tcBorders>
              <w:top w:val="nil"/>
              <w:left w:val="nil"/>
              <w:bottom w:val="single" w:sz="8" w:space="0" w:color="auto"/>
              <w:right w:val="single" w:sz="8" w:space="0" w:color="auto"/>
            </w:tcBorders>
            <w:shd w:val="clear" w:color="auto" w:fill="auto"/>
            <w:hideMark/>
          </w:tcPr>
          <w:p w14:paraId="5611E664"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8</w:t>
            </w:r>
          </w:p>
        </w:tc>
        <w:tc>
          <w:tcPr>
            <w:tcW w:w="222" w:type="dxa"/>
            <w:hideMark/>
          </w:tcPr>
          <w:p w14:paraId="07C05E54" w14:textId="77777777" w:rsidR="00963E90" w:rsidRPr="00963E90" w:rsidRDefault="00963E90" w:rsidP="00963E90">
            <w:pPr>
              <w:rPr>
                <w:sz w:val="20"/>
                <w:szCs w:val="20"/>
                <w:lang w:eastAsia="en-GB"/>
              </w:rPr>
            </w:pPr>
          </w:p>
        </w:tc>
      </w:tr>
      <w:tr w:rsidR="00780AD1" w:rsidRPr="00963E90" w14:paraId="09CA24BC"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6F77AE29"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5D6158B3"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000000"/>
              <w:left w:val="single" w:sz="8" w:space="0" w:color="000000"/>
              <w:bottom w:val="single" w:sz="8" w:space="0" w:color="000000"/>
              <w:right w:val="single" w:sz="8" w:space="0" w:color="000000"/>
            </w:tcBorders>
            <w:hideMark/>
          </w:tcPr>
          <w:p w14:paraId="7A94A3F7"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000000"/>
              <w:bottom w:val="single" w:sz="8" w:space="0" w:color="000000"/>
              <w:right w:val="single" w:sz="8" w:space="0" w:color="000000"/>
            </w:tcBorders>
            <w:hideMark/>
          </w:tcPr>
          <w:p w14:paraId="33632BE0"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000000" w:fill="E2EFD9"/>
            <w:hideMark/>
          </w:tcPr>
          <w:p w14:paraId="7E96EEA3" w14:textId="77777777" w:rsidR="00963E90" w:rsidRPr="00963E90" w:rsidRDefault="00963E90" w:rsidP="00963E90">
            <w:pPr>
              <w:jc w:val="both"/>
              <w:rPr>
                <w:rFonts w:ascii="Calibri" w:hAnsi="Calibri" w:cs="Calibri"/>
                <w:color w:val="000000"/>
                <w:sz w:val="18"/>
                <w:szCs w:val="18"/>
                <w:lang w:eastAsia="en-GB"/>
              </w:rPr>
            </w:pPr>
            <w:r w:rsidRPr="00963E90">
              <w:rPr>
                <w:rFonts w:ascii="Calibri" w:hAnsi="Calibri" w:cs="Calibri"/>
                <w:color w:val="000000"/>
                <w:sz w:val="18"/>
                <w:szCs w:val="18"/>
                <w:lang w:eastAsia="en-GB"/>
              </w:rPr>
              <w:t> </w:t>
            </w:r>
          </w:p>
        </w:tc>
        <w:tc>
          <w:tcPr>
            <w:tcW w:w="2194" w:type="dxa"/>
            <w:tcBorders>
              <w:top w:val="single" w:sz="8" w:space="0" w:color="auto"/>
              <w:left w:val="nil"/>
              <w:bottom w:val="single" w:sz="8" w:space="0" w:color="auto"/>
              <w:right w:val="single" w:sz="8" w:space="0" w:color="000000"/>
            </w:tcBorders>
            <w:shd w:val="clear" w:color="000000" w:fill="E2EFD9"/>
            <w:hideMark/>
          </w:tcPr>
          <w:p w14:paraId="7F4DE13E" w14:textId="77777777" w:rsidR="00963E90" w:rsidRPr="00963E90" w:rsidRDefault="00963E90" w:rsidP="00963E90">
            <w:pPr>
              <w:jc w:val="both"/>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sub-total GEF</w:t>
            </w:r>
          </w:p>
        </w:tc>
        <w:tc>
          <w:tcPr>
            <w:tcW w:w="940" w:type="dxa"/>
            <w:tcBorders>
              <w:top w:val="nil"/>
              <w:left w:val="nil"/>
              <w:bottom w:val="single" w:sz="8" w:space="0" w:color="auto"/>
              <w:right w:val="nil"/>
            </w:tcBorders>
            <w:shd w:val="clear" w:color="000000" w:fill="E2EFD9"/>
            <w:hideMark/>
          </w:tcPr>
          <w:p w14:paraId="69C6F571"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79,911</w:t>
            </w:r>
          </w:p>
        </w:tc>
        <w:tc>
          <w:tcPr>
            <w:tcW w:w="940" w:type="dxa"/>
            <w:tcBorders>
              <w:top w:val="nil"/>
              <w:left w:val="single" w:sz="8" w:space="0" w:color="auto"/>
              <w:bottom w:val="single" w:sz="8" w:space="0" w:color="auto"/>
              <w:right w:val="nil"/>
            </w:tcBorders>
            <w:shd w:val="clear" w:color="000000" w:fill="E2EFD9"/>
            <w:hideMark/>
          </w:tcPr>
          <w:p w14:paraId="10C2DBE0"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55,325</w:t>
            </w:r>
          </w:p>
        </w:tc>
        <w:tc>
          <w:tcPr>
            <w:tcW w:w="940" w:type="dxa"/>
            <w:tcBorders>
              <w:top w:val="nil"/>
              <w:left w:val="single" w:sz="8" w:space="0" w:color="auto"/>
              <w:bottom w:val="single" w:sz="8" w:space="0" w:color="auto"/>
              <w:right w:val="nil"/>
            </w:tcBorders>
            <w:shd w:val="clear" w:color="000000" w:fill="E2EFD9"/>
            <w:hideMark/>
          </w:tcPr>
          <w:p w14:paraId="1E79E277"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12,705</w:t>
            </w:r>
          </w:p>
        </w:tc>
        <w:tc>
          <w:tcPr>
            <w:tcW w:w="940" w:type="dxa"/>
            <w:tcBorders>
              <w:top w:val="nil"/>
              <w:left w:val="single" w:sz="8" w:space="0" w:color="auto"/>
              <w:bottom w:val="single" w:sz="8" w:space="0" w:color="auto"/>
              <w:right w:val="nil"/>
            </w:tcBorders>
            <w:shd w:val="clear" w:color="000000" w:fill="E2EFD9"/>
            <w:hideMark/>
          </w:tcPr>
          <w:p w14:paraId="44F1AAA6"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17,000</w:t>
            </w:r>
          </w:p>
        </w:tc>
        <w:tc>
          <w:tcPr>
            <w:tcW w:w="1034" w:type="dxa"/>
            <w:tcBorders>
              <w:top w:val="nil"/>
              <w:left w:val="single" w:sz="8" w:space="0" w:color="auto"/>
              <w:bottom w:val="single" w:sz="8" w:space="0" w:color="auto"/>
              <w:right w:val="nil"/>
            </w:tcBorders>
            <w:shd w:val="clear" w:color="000000" w:fill="E2EFD9"/>
            <w:hideMark/>
          </w:tcPr>
          <w:p w14:paraId="062C7DB9"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164,941</w:t>
            </w:r>
          </w:p>
        </w:tc>
        <w:tc>
          <w:tcPr>
            <w:tcW w:w="884" w:type="dxa"/>
            <w:tcBorders>
              <w:top w:val="nil"/>
              <w:left w:val="single" w:sz="8" w:space="0" w:color="auto"/>
              <w:bottom w:val="single" w:sz="8" w:space="0" w:color="auto"/>
              <w:right w:val="single" w:sz="8" w:space="0" w:color="auto"/>
            </w:tcBorders>
            <w:shd w:val="clear" w:color="000000" w:fill="E2EFD9"/>
            <w:hideMark/>
          </w:tcPr>
          <w:p w14:paraId="73DFC665"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 </w:t>
            </w:r>
          </w:p>
        </w:tc>
        <w:tc>
          <w:tcPr>
            <w:tcW w:w="222" w:type="dxa"/>
            <w:hideMark/>
          </w:tcPr>
          <w:p w14:paraId="6ACB06A0" w14:textId="77777777" w:rsidR="00963E90" w:rsidRPr="00963E90" w:rsidRDefault="00963E90" w:rsidP="00963E90">
            <w:pPr>
              <w:rPr>
                <w:sz w:val="20"/>
                <w:szCs w:val="20"/>
                <w:lang w:eastAsia="en-GB"/>
              </w:rPr>
            </w:pPr>
          </w:p>
        </w:tc>
      </w:tr>
      <w:tr w:rsidR="00963E90" w:rsidRPr="00963E90" w14:paraId="7DC2F800"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2AEFF679"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52CF3FF2" w14:textId="77777777" w:rsidR="00963E90" w:rsidRPr="00963E90" w:rsidRDefault="00963E90" w:rsidP="00963E90">
            <w:pPr>
              <w:rPr>
                <w:rFonts w:ascii="Calibri" w:hAnsi="Calibri" w:cs="Calibri"/>
                <w:b/>
                <w:bCs/>
                <w:color w:val="000000"/>
                <w:sz w:val="18"/>
                <w:szCs w:val="18"/>
                <w:lang w:eastAsia="en-GB"/>
              </w:rPr>
            </w:pPr>
          </w:p>
        </w:tc>
        <w:tc>
          <w:tcPr>
            <w:tcW w:w="1144"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14:paraId="73D50565"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4000</w:t>
            </w:r>
          </w:p>
        </w:tc>
        <w:tc>
          <w:tcPr>
            <w:tcW w:w="1153" w:type="dxa"/>
            <w:vMerge w:val="restart"/>
            <w:tcBorders>
              <w:top w:val="single" w:sz="8" w:space="0" w:color="000000"/>
              <w:left w:val="single" w:sz="8" w:space="0" w:color="auto"/>
              <w:bottom w:val="single" w:sz="8" w:space="0" w:color="000000"/>
              <w:right w:val="single" w:sz="8" w:space="0" w:color="000000"/>
            </w:tcBorders>
            <w:shd w:val="clear" w:color="auto" w:fill="auto"/>
            <w:hideMark/>
          </w:tcPr>
          <w:p w14:paraId="4E3CF5C4"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UNDP</w:t>
            </w:r>
          </w:p>
        </w:tc>
        <w:tc>
          <w:tcPr>
            <w:tcW w:w="1299" w:type="dxa"/>
            <w:tcBorders>
              <w:top w:val="nil"/>
              <w:left w:val="nil"/>
              <w:bottom w:val="single" w:sz="8" w:space="0" w:color="auto"/>
              <w:right w:val="single" w:sz="8" w:space="0" w:color="auto"/>
            </w:tcBorders>
            <w:shd w:val="clear" w:color="auto" w:fill="auto"/>
            <w:hideMark/>
          </w:tcPr>
          <w:p w14:paraId="13AD46A2"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71200</w:t>
            </w:r>
          </w:p>
        </w:tc>
        <w:tc>
          <w:tcPr>
            <w:tcW w:w="2194" w:type="dxa"/>
            <w:tcBorders>
              <w:top w:val="single" w:sz="8" w:space="0" w:color="auto"/>
              <w:left w:val="nil"/>
              <w:bottom w:val="single" w:sz="8" w:space="0" w:color="auto"/>
              <w:right w:val="single" w:sz="8" w:space="0" w:color="000000"/>
            </w:tcBorders>
            <w:shd w:val="clear" w:color="auto" w:fill="auto"/>
            <w:hideMark/>
          </w:tcPr>
          <w:p w14:paraId="797B73F0" w14:textId="77777777" w:rsidR="00963E90" w:rsidRPr="00963E90" w:rsidRDefault="00963E90" w:rsidP="00963E90">
            <w:pPr>
              <w:rPr>
                <w:rFonts w:ascii="Calibri" w:hAnsi="Calibri" w:cs="Calibri"/>
                <w:color w:val="000000"/>
                <w:sz w:val="18"/>
                <w:szCs w:val="18"/>
                <w:lang w:eastAsia="en-GB"/>
              </w:rPr>
            </w:pPr>
            <w:r w:rsidRPr="00963E90">
              <w:rPr>
                <w:rFonts w:ascii="Calibri" w:hAnsi="Calibri" w:cs="Calibri"/>
                <w:color w:val="000000"/>
                <w:sz w:val="18"/>
                <w:szCs w:val="18"/>
                <w:lang w:eastAsia="en-GB"/>
              </w:rPr>
              <w:t>International consultants</w:t>
            </w:r>
          </w:p>
        </w:tc>
        <w:tc>
          <w:tcPr>
            <w:tcW w:w="940" w:type="dxa"/>
            <w:tcBorders>
              <w:top w:val="nil"/>
              <w:left w:val="nil"/>
              <w:bottom w:val="single" w:sz="8" w:space="0" w:color="auto"/>
              <w:right w:val="nil"/>
            </w:tcBorders>
            <w:shd w:val="clear" w:color="auto" w:fill="auto"/>
            <w:hideMark/>
          </w:tcPr>
          <w:p w14:paraId="101BBC25"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15,400</w:t>
            </w:r>
          </w:p>
        </w:tc>
        <w:tc>
          <w:tcPr>
            <w:tcW w:w="940" w:type="dxa"/>
            <w:tcBorders>
              <w:top w:val="nil"/>
              <w:left w:val="single" w:sz="8" w:space="0" w:color="auto"/>
              <w:bottom w:val="single" w:sz="8" w:space="0" w:color="auto"/>
              <w:right w:val="nil"/>
            </w:tcBorders>
            <w:shd w:val="clear" w:color="auto" w:fill="auto"/>
            <w:hideMark/>
          </w:tcPr>
          <w:p w14:paraId="130D97F5"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5,600</w:t>
            </w:r>
          </w:p>
        </w:tc>
        <w:tc>
          <w:tcPr>
            <w:tcW w:w="940" w:type="dxa"/>
            <w:tcBorders>
              <w:top w:val="nil"/>
              <w:left w:val="single" w:sz="8" w:space="0" w:color="auto"/>
              <w:bottom w:val="single" w:sz="8" w:space="0" w:color="auto"/>
              <w:right w:val="nil"/>
            </w:tcBorders>
            <w:shd w:val="clear" w:color="auto" w:fill="auto"/>
            <w:hideMark/>
          </w:tcPr>
          <w:p w14:paraId="0B8B548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2,800</w:t>
            </w:r>
          </w:p>
        </w:tc>
        <w:tc>
          <w:tcPr>
            <w:tcW w:w="940" w:type="dxa"/>
            <w:tcBorders>
              <w:top w:val="nil"/>
              <w:left w:val="single" w:sz="8" w:space="0" w:color="auto"/>
              <w:bottom w:val="single" w:sz="8" w:space="0" w:color="auto"/>
              <w:right w:val="nil"/>
            </w:tcBorders>
            <w:shd w:val="clear" w:color="auto" w:fill="auto"/>
            <w:hideMark/>
          </w:tcPr>
          <w:p w14:paraId="7B37175C"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0B880D7A"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23,800</w:t>
            </w:r>
          </w:p>
        </w:tc>
        <w:tc>
          <w:tcPr>
            <w:tcW w:w="884" w:type="dxa"/>
            <w:tcBorders>
              <w:top w:val="nil"/>
              <w:left w:val="nil"/>
              <w:bottom w:val="single" w:sz="8" w:space="0" w:color="auto"/>
              <w:right w:val="single" w:sz="8" w:space="0" w:color="auto"/>
            </w:tcBorders>
            <w:shd w:val="clear" w:color="auto" w:fill="auto"/>
            <w:hideMark/>
          </w:tcPr>
          <w:p w14:paraId="7D79A7E8"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9</w:t>
            </w:r>
          </w:p>
        </w:tc>
        <w:tc>
          <w:tcPr>
            <w:tcW w:w="222" w:type="dxa"/>
            <w:hideMark/>
          </w:tcPr>
          <w:p w14:paraId="3F2B5E07" w14:textId="77777777" w:rsidR="00963E90" w:rsidRPr="00963E90" w:rsidRDefault="00963E90" w:rsidP="00963E90">
            <w:pPr>
              <w:rPr>
                <w:sz w:val="20"/>
                <w:szCs w:val="20"/>
                <w:lang w:eastAsia="en-GB"/>
              </w:rPr>
            </w:pPr>
          </w:p>
        </w:tc>
      </w:tr>
      <w:tr w:rsidR="00963E90" w:rsidRPr="00963E90" w14:paraId="2D514E49"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3BB10073"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106B1DB6"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000000"/>
              <w:left w:val="single" w:sz="8" w:space="0" w:color="000000"/>
              <w:bottom w:val="single" w:sz="8" w:space="0" w:color="000000"/>
              <w:right w:val="single" w:sz="8" w:space="0" w:color="000000"/>
            </w:tcBorders>
            <w:hideMark/>
          </w:tcPr>
          <w:p w14:paraId="785F921A"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auto"/>
              <w:bottom w:val="single" w:sz="8" w:space="0" w:color="000000"/>
              <w:right w:val="single" w:sz="8" w:space="0" w:color="000000"/>
            </w:tcBorders>
            <w:hideMark/>
          </w:tcPr>
          <w:p w14:paraId="0574D820"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hideMark/>
          </w:tcPr>
          <w:p w14:paraId="6E93EDA8"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72300</w:t>
            </w:r>
          </w:p>
        </w:tc>
        <w:tc>
          <w:tcPr>
            <w:tcW w:w="2194" w:type="dxa"/>
            <w:tcBorders>
              <w:top w:val="single" w:sz="8" w:space="0" w:color="auto"/>
              <w:left w:val="nil"/>
              <w:bottom w:val="single" w:sz="8" w:space="0" w:color="auto"/>
              <w:right w:val="single" w:sz="8" w:space="0" w:color="000000"/>
            </w:tcBorders>
            <w:shd w:val="clear" w:color="auto" w:fill="auto"/>
            <w:hideMark/>
          </w:tcPr>
          <w:p w14:paraId="3C11426A" w14:textId="77777777" w:rsidR="00963E90" w:rsidRPr="00963E90" w:rsidRDefault="00963E90" w:rsidP="00963E90">
            <w:pPr>
              <w:rPr>
                <w:rFonts w:ascii="Calibri" w:hAnsi="Calibri" w:cs="Calibri"/>
                <w:color w:val="000000"/>
                <w:sz w:val="18"/>
                <w:szCs w:val="18"/>
                <w:lang w:eastAsia="en-GB"/>
              </w:rPr>
            </w:pPr>
            <w:r w:rsidRPr="00963E90">
              <w:rPr>
                <w:rFonts w:ascii="Calibri" w:hAnsi="Calibri" w:cs="Calibri"/>
                <w:color w:val="000000"/>
                <w:sz w:val="18"/>
                <w:szCs w:val="18"/>
                <w:lang w:eastAsia="en-GB"/>
              </w:rPr>
              <w:t>Materials &amp; Goods</w:t>
            </w:r>
          </w:p>
        </w:tc>
        <w:tc>
          <w:tcPr>
            <w:tcW w:w="940" w:type="dxa"/>
            <w:tcBorders>
              <w:top w:val="nil"/>
              <w:left w:val="nil"/>
              <w:bottom w:val="single" w:sz="8" w:space="0" w:color="auto"/>
              <w:right w:val="nil"/>
            </w:tcBorders>
            <w:shd w:val="clear" w:color="auto" w:fill="auto"/>
            <w:hideMark/>
          </w:tcPr>
          <w:p w14:paraId="7D2DA41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4,000</w:t>
            </w:r>
          </w:p>
        </w:tc>
        <w:tc>
          <w:tcPr>
            <w:tcW w:w="940" w:type="dxa"/>
            <w:tcBorders>
              <w:top w:val="nil"/>
              <w:left w:val="single" w:sz="8" w:space="0" w:color="auto"/>
              <w:bottom w:val="single" w:sz="8" w:space="0" w:color="auto"/>
              <w:right w:val="nil"/>
            </w:tcBorders>
            <w:shd w:val="clear" w:color="auto" w:fill="auto"/>
            <w:hideMark/>
          </w:tcPr>
          <w:p w14:paraId="5AFBE58F"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4,000</w:t>
            </w:r>
          </w:p>
        </w:tc>
        <w:tc>
          <w:tcPr>
            <w:tcW w:w="940" w:type="dxa"/>
            <w:tcBorders>
              <w:top w:val="nil"/>
              <w:left w:val="single" w:sz="8" w:space="0" w:color="auto"/>
              <w:bottom w:val="single" w:sz="8" w:space="0" w:color="auto"/>
              <w:right w:val="nil"/>
            </w:tcBorders>
            <w:shd w:val="clear" w:color="auto" w:fill="auto"/>
            <w:hideMark/>
          </w:tcPr>
          <w:p w14:paraId="0CA28096"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512BA19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11E38A1C"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8,000</w:t>
            </w:r>
          </w:p>
        </w:tc>
        <w:tc>
          <w:tcPr>
            <w:tcW w:w="884" w:type="dxa"/>
            <w:tcBorders>
              <w:top w:val="nil"/>
              <w:left w:val="nil"/>
              <w:bottom w:val="single" w:sz="8" w:space="0" w:color="auto"/>
              <w:right w:val="single" w:sz="8" w:space="0" w:color="auto"/>
            </w:tcBorders>
            <w:shd w:val="clear" w:color="auto" w:fill="auto"/>
            <w:hideMark/>
          </w:tcPr>
          <w:p w14:paraId="6135FCA2"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10</w:t>
            </w:r>
          </w:p>
        </w:tc>
        <w:tc>
          <w:tcPr>
            <w:tcW w:w="222" w:type="dxa"/>
            <w:hideMark/>
          </w:tcPr>
          <w:p w14:paraId="6F29AFFC" w14:textId="77777777" w:rsidR="00963E90" w:rsidRPr="00963E90" w:rsidRDefault="00963E90" w:rsidP="00963E90">
            <w:pPr>
              <w:rPr>
                <w:sz w:val="20"/>
                <w:szCs w:val="20"/>
                <w:lang w:eastAsia="en-GB"/>
              </w:rPr>
            </w:pPr>
          </w:p>
        </w:tc>
      </w:tr>
      <w:tr w:rsidR="00780AD1" w:rsidRPr="00963E90" w14:paraId="064BF9B3"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23350430"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43EE6BB8"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000000"/>
              <w:left w:val="single" w:sz="8" w:space="0" w:color="000000"/>
              <w:bottom w:val="single" w:sz="8" w:space="0" w:color="000000"/>
              <w:right w:val="single" w:sz="8" w:space="0" w:color="000000"/>
            </w:tcBorders>
            <w:hideMark/>
          </w:tcPr>
          <w:p w14:paraId="2CA75A38"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auto"/>
              <w:bottom w:val="single" w:sz="8" w:space="0" w:color="000000"/>
              <w:right w:val="single" w:sz="8" w:space="0" w:color="000000"/>
            </w:tcBorders>
            <w:hideMark/>
          </w:tcPr>
          <w:p w14:paraId="2B3CF129"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000000" w:fill="D9E2F3"/>
            <w:hideMark/>
          </w:tcPr>
          <w:p w14:paraId="5BFC6B1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 </w:t>
            </w:r>
          </w:p>
        </w:tc>
        <w:tc>
          <w:tcPr>
            <w:tcW w:w="2194" w:type="dxa"/>
            <w:tcBorders>
              <w:top w:val="single" w:sz="8" w:space="0" w:color="auto"/>
              <w:left w:val="nil"/>
              <w:bottom w:val="single" w:sz="8" w:space="0" w:color="auto"/>
              <w:right w:val="single" w:sz="8" w:space="0" w:color="000000"/>
            </w:tcBorders>
            <w:shd w:val="clear" w:color="000000" w:fill="D9E2F3"/>
            <w:hideMark/>
          </w:tcPr>
          <w:p w14:paraId="7DA4355A" w14:textId="77777777" w:rsidR="00963E90" w:rsidRPr="00963E90" w:rsidRDefault="00963E90" w:rsidP="00963E90">
            <w:pP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sub-total UNDP</w:t>
            </w:r>
          </w:p>
        </w:tc>
        <w:tc>
          <w:tcPr>
            <w:tcW w:w="940" w:type="dxa"/>
            <w:tcBorders>
              <w:top w:val="nil"/>
              <w:left w:val="nil"/>
              <w:bottom w:val="single" w:sz="8" w:space="0" w:color="auto"/>
              <w:right w:val="nil"/>
            </w:tcBorders>
            <w:shd w:val="clear" w:color="000000" w:fill="D9E2F3"/>
            <w:hideMark/>
          </w:tcPr>
          <w:p w14:paraId="1F9FB728"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19,400</w:t>
            </w:r>
          </w:p>
        </w:tc>
        <w:tc>
          <w:tcPr>
            <w:tcW w:w="940" w:type="dxa"/>
            <w:tcBorders>
              <w:top w:val="nil"/>
              <w:left w:val="single" w:sz="8" w:space="0" w:color="auto"/>
              <w:bottom w:val="single" w:sz="8" w:space="0" w:color="auto"/>
              <w:right w:val="nil"/>
            </w:tcBorders>
            <w:shd w:val="clear" w:color="000000" w:fill="D9E2F3"/>
            <w:hideMark/>
          </w:tcPr>
          <w:p w14:paraId="4D423DF1"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9,600</w:t>
            </w:r>
          </w:p>
        </w:tc>
        <w:tc>
          <w:tcPr>
            <w:tcW w:w="940" w:type="dxa"/>
            <w:tcBorders>
              <w:top w:val="nil"/>
              <w:left w:val="single" w:sz="8" w:space="0" w:color="auto"/>
              <w:bottom w:val="single" w:sz="8" w:space="0" w:color="auto"/>
              <w:right w:val="nil"/>
            </w:tcBorders>
            <w:shd w:val="clear" w:color="000000" w:fill="D9E2F3"/>
            <w:hideMark/>
          </w:tcPr>
          <w:p w14:paraId="014F1A2D"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2,800</w:t>
            </w:r>
          </w:p>
        </w:tc>
        <w:tc>
          <w:tcPr>
            <w:tcW w:w="940" w:type="dxa"/>
            <w:tcBorders>
              <w:top w:val="nil"/>
              <w:left w:val="single" w:sz="8" w:space="0" w:color="auto"/>
              <w:bottom w:val="single" w:sz="8" w:space="0" w:color="auto"/>
              <w:right w:val="nil"/>
            </w:tcBorders>
            <w:shd w:val="clear" w:color="000000" w:fill="D9E2F3"/>
            <w:hideMark/>
          </w:tcPr>
          <w:p w14:paraId="52ABD8BC"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000000" w:fill="DCE6F1"/>
            <w:hideMark/>
          </w:tcPr>
          <w:p w14:paraId="25A67A78"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31,800</w:t>
            </w:r>
          </w:p>
        </w:tc>
        <w:tc>
          <w:tcPr>
            <w:tcW w:w="884" w:type="dxa"/>
            <w:tcBorders>
              <w:top w:val="nil"/>
              <w:left w:val="nil"/>
              <w:bottom w:val="single" w:sz="8" w:space="0" w:color="auto"/>
              <w:right w:val="single" w:sz="8" w:space="0" w:color="auto"/>
            </w:tcBorders>
            <w:shd w:val="clear" w:color="000000" w:fill="D9E2F3"/>
            <w:hideMark/>
          </w:tcPr>
          <w:p w14:paraId="7EB5082F"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 </w:t>
            </w:r>
          </w:p>
        </w:tc>
        <w:tc>
          <w:tcPr>
            <w:tcW w:w="222" w:type="dxa"/>
            <w:hideMark/>
          </w:tcPr>
          <w:p w14:paraId="0207F4EE" w14:textId="77777777" w:rsidR="00963E90" w:rsidRPr="00963E90" w:rsidRDefault="00963E90" w:rsidP="00963E90">
            <w:pPr>
              <w:rPr>
                <w:sz w:val="20"/>
                <w:szCs w:val="20"/>
                <w:lang w:eastAsia="en-GB"/>
              </w:rPr>
            </w:pPr>
          </w:p>
        </w:tc>
      </w:tr>
      <w:tr w:rsidR="00780AD1" w:rsidRPr="00963E90" w14:paraId="359CD3F0"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2BB6F417"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24BED956" w14:textId="77777777" w:rsidR="00963E90" w:rsidRPr="00963E90" w:rsidRDefault="00963E90" w:rsidP="00963E90">
            <w:pPr>
              <w:rPr>
                <w:rFonts w:ascii="Calibri" w:hAnsi="Calibri" w:cs="Calibri"/>
                <w:b/>
                <w:bCs/>
                <w:color w:val="000000"/>
                <w:sz w:val="18"/>
                <w:szCs w:val="18"/>
                <w:lang w:eastAsia="en-GB"/>
              </w:rPr>
            </w:pPr>
          </w:p>
        </w:tc>
        <w:tc>
          <w:tcPr>
            <w:tcW w:w="1144" w:type="dxa"/>
            <w:tcBorders>
              <w:top w:val="single" w:sz="8" w:space="0" w:color="auto"/>
              <w:left w:val="nil"/>
              <w:bottom w:val="single" w:sz="8" w:space="0" w:color="auto"/>
              <w:right w:val="single" w:sz="8" w:space="0" w:color="000000"/>
            </w:tcBorders>
            <w:shd w:val="clear" w:color="000000" w:fill="EDEDED"/>
            <w:hideMark/>
          </w:tcPr>
          <w:p w14:paraId="48A46B4E"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 </w:t>
            </w:r>
          </w:p>
        </w:tc>
        <w:tc>
          <w:tcPr>
            <w:tcW w:w="1153" w:type="dxa"/>
            <w:tcBorders>
              <w:top w:val="single" w:sz="8" w:space="0" w:color="auto"/>
              <w:left w:val="nil"/>
              <w:bottom w:val="single" w:sz="8" w:space="0" w:color="auto"/>
              <w:right w:val="single" w:sz="8" w:space="0" w:color="000000"/>
            </w:tcBorders>
            <w:shd w:val="clear" w:color="000000" w:fill="EDEDED"/>
            <w:hideMark/>
          </w:tcPr>
          <w:p w14:paraId="66B5743A"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 </w:t>
            </w:r>
          </w:p>
        </w:tc>
        <w:tc>
          <w:tcPr>
            <w:tcW w:w="1299" w:type="dxa"/>
            <w:tcBorders>
              <w:top w:val="nil"/>
              <w:left w:val="nil"/>
              <w:bottom w:val="single" w:sz="8" w:space="0" w:color="auto"/>
              <w:right w:val="single" w:sz="8" w:space="0" w:color="auto"/>
            </w:tcBorders>
            <w:shd w:val="clear" w:color="000000" w:fill="EDEDED"/>
            <w:hideMark/>
          </w:tcPr>
          <w:p w14:paraId="5A38B1F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 </w:t>
            </w:r>
          </w:p>
        </w:tc>
        <w:tc>
          <w:tcPr>
            <w:tcW w:w="2194" w:type="dxa"/>
            <w:tcBorders>
              <w:top w:val="single" w:sz="8" w:space="0" w:color="auto"/>
              <w:left w:val="nil"/>
              <w:bottom w:val="single" w:sz="8" w:space="0" w:color="auto"/>
              <w:right w:val="single" w:sz="8" w:space="0" w:color="000000"/>
            </w:tcBorders>
            <w:shd w:val="clear" w:color="000000" w:fill="EDEDED"/>
            <w:hideMark/>
          </w:tcPr>
          <w:p w14:paraId="4C10CD03" w14:textId="77777777" w:rsidR="00963E90" w:rsidRPr="00963E90" w:rsidRDefault="00963E90" w:rsidP="00963E90">
            <w:pP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Total Outcome 1</w:t>
            </w:r>
          </w:p>
        </w:tc>
        <w:tc>
          <w:tcPr>
            <w:tcW w:w="940" w:type="dxa"/>
            <w:tcBorders>
              <w:top w:val="nil"/>
              <w:left w:val="nil"/>
              <w:bottom w:val="single" w:sz="8" w:space="0" w:color="auto"/>
              <w:right w:val="nil"/>
            </w:tcBorders>
            <w:shd w:val="clear" w:color="000000" w:fill="EDEDED"/>
            <w:hideMark/>
          </w:tcPr>
          <w:p w14:paraId="3B95DC55"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99,311</w:t>
            </w:r>
          </w:p>
        </w:tc>
        <w:tc>
          <w:tcPr>
            <w:tcW w:w="940" w:type="dxa"/>
            <w:tcBorders>
              <w:top w:val="nil"/>
              <w:left w:val="single" w:sz="8" w:space="0" w:color="auto"/>
              <w:bottom w:val="single" w:sz="8" w:space="0" w:color="auto"/>
              <w:right w:val="nil"/>
            </w:tcBorders>
            <w:shd w:val="clear" w:color="000000" w:fill="EDEDED"/>
            <w:hideMark/>
          </w:tcPr>
          <w:p w14:paraId="7F328676"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64,925</w:t>
            </w:r>
          </w:p>
        </w:tc>
        <w:tc>
          <w:tcPr>
            <w:tcW w:w="940" w:type="dxa"/>
            <w:tcBorders>
              <w:top w:val="nil"/>
              <w:left w:val="single" w:sz="8" w:space="0" w:color="auto"/>
              <w:bottom w:val="single" w:sz="8" w:space="0" w:color="auto"/>
              <w:right w:val="nil"/>
            </w:tcBorders>
            <w:shd w:val="clear" w:color="000000" w:fill="EDEDED"/>
            <w:hideMark/>
          </w:tcPr>
          <w:p w14:paraId="505D580C"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15,505</w:t>
            </w:r>
          </w:p>
        </w:tc>
        <w:tc>
          <w:tcPr>
            <w:tcW w:w="940" w:type="dxa"/>
            <w:tcBorders>
              <w:top w:val="nil"/>
              <w:left w:val="single" w:sz="8" w:space="0" w:color="auto"/>
              <w:bottom w:val="single" w:sz="8" w:space="0" w:color="auto"/>
              <w:right w:val="nil"/>
            </w:tcBorders>
            <w:shd w:val="clear" w:color="000000" w:fill="EDEDED"/>
            <w:hideMark/>
          </w:tcPr>
          <w:p w14:paraId="2807B5E1"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17,000</w:t>
            </w:r>
          </w:p>
        </w:tc>
        <w:tc>
          <w:tcPr>
            <w:tcW w:w="1034" w:type="dxa"/>
            <w:tcBorders>
              <w:top w:val="nil"/>
              <w:left w:val="single" w:sz="8" w:space="0" w:color="auto"/>
              <w:bottom w:val="single" w:sz="8" w:space="0" w:color="auto"/>
              <w:right w:val="single" w:sz="8" w:space="0" w:color="auto"/>
            </w:tcBorders>
            <w:shd w:val="clear" w:color="000000" w:fill="EDEDED"/>
            <w:hideMark/>
          </w:tcPr>
          <w:p w14:paraId="4AD93355"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196,741</w:t>
            </w:r>
          </w:p>
        </w:tc>
        <w:tc>
          <w:tcPr>
            <w:tcW w:w="884" w:type="dxa"/>
            <w:tcBorders>
              <w:top w:val="nil"/>
              <w:left w:val="nil"/>
              <w:bottom w:val="single" w:sz="8" w:space="0" w:color="auto"/>
              <w:right w:val="single" w:sz="8" w:space="0" w:color="auto"/>
            </w:tcBorders>
            <w:shd w:val="clear" w:color="000000" w:fill="EDEDED"/>
            <w:hideMark/>
          </w:tcPr>
          <w:p w14:paraId="09931F5F"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 </w:t>
            </w:r>
          </w:p>
        </w:tc>
        <w:tc>
          <w:tcPr>
            <w:tcW w:w="222" w:type="dxa"/>
            <w:hideMark/>
          </w:tcPr>
          <w:p w14:paraId="6C272AAB" w14:textId="77777777" w:rsidR="00963E90" w:rsidRPr="00963E90" w:rsidRDefault="00963E90" w:rsidP="00963E90">
            <w:pPr>
              <w:rPr>
                <w:sz w:val="20"/>
                <w:szCs w:val="20"/>
                <w:lang w:eastAsia="en-GB"/>
              </w:rPr>
            </w:pPr>
          </w:p>
        </w:tc>
      </w:tr>
      <w:tr w:rsidR="00963E90" w:rsidRPr="00963E90" w14:paraId="08D5F583" w14:textId="77777777" w:rsidTr="00780AD1">
        <w:trPr>
          <w:trHeight w:val="340"/>
        </w:trPr>
        <w:tc>
          <w:tcPr>
            <w:tcW w:w="1367" w:type="dxa"/>
            <w:vMerge w:val="restart"/>
            <w:tcBorders>
              <w:top w:val="nil"/>
              <w:left w:val="single" w:sz="8" w:space="0" w:color="auto"/>
              <w:bottom w:val="single" w:sz="8" w:space="0" w:color="000000"/>
              <w:right w:val="single" w:sz="8" w:space="0" w:color="000000"/>
            </w:tcBorders>
            <w:shd w:val="clear" w:color="auto" w:fill="auto"/>
            <w:hideMark/>
          </w:tcPr>
          <w:p w14:paraId="5C7B74BA"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 xml:space="preserve">COMPONENT 2: Project and Business Model </w:t>
            </w:r>
            <w:r w:rsidRPr="00963E90">
              <w:rPr>
                <w:rFonts w:ascii="Calibri" w:hAnsi="Calibri" w:cs="Calibri"/>
                <w:b/>
                <w:bCs/>
                <w:color w:val="000000"/>
                <w:sz w:val="18"/>
                <w:szCs w:val="18"/>
                <w:lang w:eastAsia="en-GB"/>
              </w:rPr>
              <w:lastRenderedPageBreak/>
              <w:t>Innovation with Private Sector Engagement</w:t>
            </w:r>
          </w:p>
        </w:tc>
        <w:tc>
          <w:tcPr>
            <w:tcW w:w="1323"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14:paraId="0739FBE9"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lastRenderedPageBreak/>
              <w:t>ABER</w:t>
            </w:r>
          </w:p>
        </w:tc>
        <w:tc>
          <w:tcPr>
            <w:tcW w:w="1144" w:type="dxa"/>
            <w:vMerge w:val="restart"/>
            <w:tcBorders>
              <w:top w:val="single" w:sz="8" w:space="0" w:color="auto"/>
              <w:left w:val="single" w:sz="8" w:space="0" w:color="000000"/>
              <w:bottom w:val="single" w:sz="8" w:space="0" w:color="000000"/>
              <w:right w:val="single" w:sz="8" w:space="0" w:color="000000"/>
            </w:tcBorders>
            <w:shd w:val="clear" w:color="auto" w:fill="auto"/>
            <w:hideMark/>
          </w:tcPr>
          <w:p w14:paraId="5681C22E"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62000</w:t>
            </w:r>
          </w:p>
        </w:tc>
        <w:tc>
          <w:tcPr>
            <w:tcW w:w="1153" w:type="dxa"/>
            <w:vMerge w:val="restart"/>
            <w:tcBorders>
              <w:top w:val="single" w:sz="8" w:space="0" w:color="auto"/>
              <w:left w:val="single" w:sz="8" w:space="0" w:color="auto"/>
              <w:bottom w:val="single" w:sz="8" w:space="0" w:color="000000"/>
              <w:right w:val="single" w:sz="8" w:space="0" w:color="000000"/>
            </w:tcBorders>
            <w:shd w:val="clear" w:color="auto" w:fill="auto"/>
            <w:hideMark/>
          </w:tcPr>
          <w:p w14:paraId="4B0342D1"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GEF</w:t>
            </w:r>
          </w:p>
        </w:tc>
        <w:tc>
          <w:tcPr>
            <w:tcW w:w="1299" w:type="dxa"/>
            <w:tcBorders>
              <w:top w:val="nil"/>
              <w:left w:val="nil"/>
              <w:bottom w:val="single" w:sz="8" w:space="0" w:color="auto"/>
              <w:right w:val="single" w:sz="8" w:space="0" w:color="auto"/>
            </w:tcBorders>
            <w:shd w:val="clear" w:color="auto" w:fill="auto"/>
            <w:hideMark/>
          </w:tcPr>
          <w:p w14:paraId="5727192D"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71200</w:t>
            </w:r>
          </w:p>
        </w:tc>
        <w:tc>
          <w:tcPr>
            <w:tcW w:w="2194" w:type="dxa"/>
            <w:tcBorders>
              <w:top w:val="single" w:sz="8" w:space="0" w:color="auto"/>
              <w:left w:val="nil"/>
              <w:bottom w:val="single" w:sz="8" w:space="0" w:color="auto"/>
              <w:right w:val="single" w:sz="8" w:space="0" w:color="000000"/>
            </w:tcBorders>
            <w:shd w:val="clear" w:color="auto" w:fill="auto"/>
            <w:hideMark/>
          </w:tcPr>
          <w:p w14:paraId="11FDB79B" w14:textId="77777777" w:rsidR="00963E90" w:rsidRPr="00963E90" w:rsidRDefault="00963E90" w:rsidP="00963E90">
            <w:pPr>
              <w:rPr>
                <w:rFonts w:ascii="Calibri" w:hAnsi="Calibri" w:cs="Calibri"/>
                <w:color w:val="000000"/>
                <w:sz w:val="18"/>
                <w:szCs w:val="18"/>
                <w:lang w:eastAsia="en-GB"/>
              </w:rPr>
            </w:pPr>
            <w:r w:rsidRPr="00963E90">
              <w:rPr>
                <w:rFonts w:ascii="Calibri" w:hAnsi="Calibri" w:cs="Calibri"/>
                <w:color w:val="000000"/>
                <w:sz w:val="18"/>
                <w:szCs w:val="18"/>
                <w:lang w:eastAsia="en-GB"/>
              </w:rPr>
              <w:t>International Consultants</w:t>
            </w:r>
          </w:p>
        </w:tc>
        <w:tc>
          <w:tcPr>
            <w:tcW w:w="940" w:type="dxa"/>
            <w:tcBorders>
              <w:top w:val="nil"/>
              <w:left w:val="nil"/>
              <w:bottom w:val="single" w:sz="8" w:space="0" w:color="auto"/>
              <w:right w:val="nil"/>
            </w:tcBorders>
            <w:shd w:val="clear" w:color="auto" w:fill="auto"/>
            <w:hideMark/>
          </w:tcPr>
          <w:p w14:paraId="4D796A22"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19,020</w:t>
            </w:r>
          </w:p>
        </w:tc>
        <w:tc>
          <w:tcPr>
            <w:tcW w:w="940" w:type="dxa"/>
            <w:tcBorders>
              <w:top w:val="nil"/>
              <w:left w:val="single" w:sz="8" w:space="0" w:color="auto"/>
              <w:bottom w:val="single" w:sz="8" w:space="0" w:color="auto"/>
              <w:right w:val="nil"/>
            </w:tcBorders>
            <w:shd w:val="clear" w:color="auto" w:fill="auto"/>
            <w:hideMark/>
          </w:tcPr>
          <w:p w14:paraId="45E9765D"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286EA9B9"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3871F32D"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068ADE71"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19,020</w:t>
            </w:r>
          </w:p>
        </w:tc>
        <w:tc>
          <w:tcPr>
            <w:tcW w:w="884" w:type="dxa"/>
            <w:tcBorders>
              <w:top w:val="nil"/>
              <w:left w:val="nil"/>
              <w:bottom w:val="single" w:sz="8" w:space="0" w:color="auto"/>
              <w:right w:val="single" w:sz="8" w:space="0" w:color="auto"/>
            </w:tcBorders>
            <w:shd w:val="clear" w:color="auto" w:fill="auto"/>
            <w:hideMark/>
          </w:tcPr>
          <w:p w14:paraId="18844768"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11</w:t>
            </w:r>
          </w:p>
        </w:tc>
        <w:tc>
          <w:tcPr>
            <w:tcW w:w="222" w:type="dxa"/>
            <w:hideMark/>
          </w:tcPr>
          <w:p w14:paraId="25B416A8" w14:textId="77777777" w:rsidR="00963E90" w:rsidRPr="00963E90" w:rsidRDefault="00963E90" w:rsidP="00963E90">
            <w:pPr>
              <w:rPr>
                <w:sz w:val="20"/>
                <w:szCs w:val="20"/>
                <w:lang w:eastAsia="en-GB"/>
              </w:rPr>
            </w:pPr>
          </w:p>
        </w:tc>
      </w:tr>
      <w:tr w:rsidR="00963E90" w:rsidRPr="00963E90" w14:paraId="6D3E53B2"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13386B33"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76753760"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000000"/>
              <w:bottom w:val="single" w:sz="8" w:space="0" w:color="000000"/>
              <w:right w:val="single" w:sz="8" w:space="0" w:color="000000"/>
            </w:tcBorders>
            <w:hideMark/>
          </w:tcPr>
          <w:p w14:paraId="09DA5264"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17978B31"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hideMark/>
          </w:tcPr>
          <w:p w14:paraId="2BC38781"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71300</w:t>
            </w:r>
          </w:p>
        </w:tc>
        <w:tc>
          <w:tcPr>
            <w:tcW w:w="2194" w:type="dxa"/>
            <w:tcBorders>
              <w:top w:val="single" w:sz="8" w:space="0" w:color="auto"/>
              <w:left w:val="nil"/>
              <w:bottom w:val="single" w:sz="8" w:space="0" w:color="auto"/>
              <w:right w:val="single" w:sz="8" w:space="0" w:color="000000"/>
            </w:tcBorders>
            <w:shd w:val="clear" w:color="auto" w:fill="auto"/>
            <w:hideMark/>
          </w:tcPr>
          <w:p w14:paraId="07323C41" w14:textId="77777777" w:rsidR="00963E90" w:rsidRPr="00963E90" w:rsidRDefault="00963E90" w:rsidP="00963E90">
            <w:pPr>
              <w:jc w:val="both"/>
              <w:rPr>
                <w:rFonts w:ascii="Calibri" w:hAnsi="Calibri" w:cs="Calibri"/>
                <w:color w:val="000000"/>
                <w:sz w:val="18"/>
                <w:szCs w:val="18"/>
                <w:lang w:eastAsia="en-GB"/>
              </w:rPr>
            </w:pPr>
            <w:r w:rsidRPr="00963E90">
              <w:rPr>
                <w:rFonts w:ascii="Calibri" w:hAnsi="Calibri" w:cs="Calibri"/>
                <w:color w:val="000000"/>
                <w:sz w:val="18"/>
                <w:szCs w:val="18"/>
                <w:lang w:eastAsia="en-GB"/>
              </w:rPr>
              <w:t>Local Consultants</w:t>
            </w:r>
          </w:p>
        </w:tc>
        <w:tc>
          <w:tcPr>
            <w:tcW w:w="940" w:type="dxa"/>
            <w:tcBorders>
              <w:top w:val="nil"/>
              <w:left w:val="nil"/>
              <w:bottom w:val="single" w:sz="8" w:space="0" w:color="auto"/>
              <w:right w:val="nil"/>
            </w:tcBorders>
            <w:shd w:val="clear" w:color="auto" w:fill="auto"/>
            <w:hideMark/>
          </w:tcPr>
          <w:p w14:paraId="2D3E3BA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6,600</w:t>
            </w:r>
          </w:p>
        </w:tc>
        <w:tc>
          <w:tcPr>
            <w:tcW w:w="940" w:type="dxa"/>
            <w:tcBorders>
              <w:top w:val="nil"/>
              <w:left w:val="single" w:sz="8" w:space="0" w:color="auto"/>
              <w:bottom w:val="single" w:sz="8" w:space="0" w:color="auto"/>
              <w:right w:val="nil"/>
            </w:tcBorders>
            <w:shd w:val="clear" w:color="auto" w:fill="auto"/>
            <w:hideMark/>
          </w:tcPr>
          <w:p w14:paraId="4783CF7C"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6,600</w:t>
            </w:r>
          </w:p>
        </w:tc>
        <w:tc>
          <w:tcPr>
            <w:tcW w:w="940" w:type="dxa"/>
            <w:tcBorders>
              <w:top w:val="nil"/>
              <w:left w:val="single" w:sz="8" w:space="0" w:color="auto"/>
              <w:bottom w:val="single" w:sz="8" w:space="0" w:color="auto"/>
              <w:right w:val="nil"/>
            </w:tcBorders>
            <w:shd w:val="clear" w:color="auto" w:fill="auto"/>
            <w:hideMark/>
          </w:tcPr>
          <w:p w14:paraId="26BBA303"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07697133"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73287376"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13,200</w:t>
            </w:r>
          </w:p>
        </w:tc>
        <w:tc>
          <w:tcPr>
            <w:tcW w:w="884" w:type="dxa"/>
            <w:tcBorders>
              <w:top w:val="nil"/>
              <w:left w:val="nil"/>
              <w:bottom w:val="single" w:sz="8" w:space="0" w:color="auto"/>
              <w:right w:val="single" w:sz="8" w:space="0" w:color="auto"/>
            </w:tcBorders>
            <w:shd w:val="clear" w:color="auto" w:fill="auto"/>
            <w:hideMark/>
          </w:tcPr>
          <w:p w14:paraId="71E27013"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12</w:t>
            </w:r>
          </w:p>
        </w:tc>
        <w:tc>
          <w:tcPr>
            <w:tcW w:w="222" w:type="dxa"/>
            <w:hideMark/>
          </w:tcPr>
          <w:p w14:paraId="16F26CA2" w14:textId="77777777" w:rsidR="00963E90" w:rsidRPr="00963E90" w:rsidRDefault="00963E90" w:rsidP="00963E90">
            <w:pPr>
              <w:rPr>
                <w:sz w:val="20"/>
                <w:szCs w:val="20"/>
                <w:lang w:eastAsia="en-GB"/>
              </w:rPr>
            </w:pPr>
          </w:p>
        </w:tc>
      </w:tr>
      <w:tr w:rsidR="00963E90" w:rsidRPr="00963E90" w14:paraId="28180096"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0B1DD37F"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12475E1F"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000000"/>
              <w:bottom w:val="single" w:sz="8" w:space="0" w:color="000000"/>
              <w:right w:val="single" w:sz="8" w:space="0" w:color="000000"/>
            </w:tcBorders>
            <w:hideMark/>
          </w:tcPr>
          <w:p w14:paraId="56F27A77"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2F5111B4"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noWrap/>
            <w:hideMark/>
          </w:tcPr>
          <w:p w14:paraId="5421048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71600</w:t>
            </w:r>
          </w:p>
        </w:tc>
        <w:tc>
          <w:tcPr>
            <w:tcW w:w="2194" w:type="dxa"/>
            <w:tcBorders>
              <w:top w:val="single" w:sz="8" w:space="0" w:color="auto"/>
              <w:left w:val="nil"/>
              <w:bottom w:val="single" w:sz="8" w:space="0" w:color="auto"/>
              <w:right w:val="single" w:sz="8" w:space="0" w:color="000000"/>
            </w:tcBorders>
            <w:shd w:val="clear" w:color="auto" w:fill="auto"/>
            <w:hideMark/>
          </w:tcPr>
          <w:p w14:paraId="11B681BD" w14:textId="77777777" w:rsidR="00963E90" w:rsidRPr="00963E90" w:rsidRDefault="00963E90" w:rsidP="00963E90">
            <w:pPr>
              <w:rPr>
                <w:rFonts w:ascii="Calibri" w:hAnsi="Calibri" w:cs="Calibri"/>
                <w:color w:val="000000"/>
                <w:sz w:val="18"/>
                <w:szCs w:val="18"/>
                <w:lang w:eastAsia="en-GB"/>
              </w:rPr>
            </w:pPr>
            <w:r w:rsidRPr="00963E90">
              <w:rPr>
                <w:rFonts w:ascii="Calibri" w:hAnsi="Calibri" w:cs="Calibri"/>
                <w:color w:val="000000"/>
                <w:sz w:val="18"/>
                <w:szCs w:val="18"/>
                <w:lang w:eastAsia="en-GB"/>
              </w:rPr>
              <w:t>Travel</w:t>
            </w:r>
          </w:p>
        </w:tc>
        <w:tc>
          <w:tcPr>
            <w:tcW w:w="940" w:type="dxa"/>
            <w:tcBorders>
              <w:top w:val="nil"/>
              <w:left w:val="nil"/>
              <w:bottom w:val="single" w:sz="8" w:space="0" w:color="auto"/>
              <w:right w:val="nil"/>
            </w:tcBorders>
            <w:shd w:val="clear" w:color="auto" w:fill="auto"/>
            <w:hideMark/>
          </w:tcPr>
          <w:p w14:paraId="219BDDF8"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4,005</w:t>
            </w:r>
          </w:p>
        </w:tc>
        <w:tc>
          <w:tcPr>
            <w:tcW w:w="940" w:type="dxa"/>
            <w:tcBorders>
              <w:top w:val="nil"/>
              <w:left w:val="single" w:sz="8" w:space="0" w:color="auto"/>
              <w:bottom w:val="single" w:sz="8" w:space="0" w:color="auto"/>
              <w:right w:val="nil"/>
            </w:tcBorders>
            <w:shd w:val="clear" w:color="auto" w:fill="auto"/>
            <w:hideMark/>
          </w:tcPr>
          <w:p w14:paraId="739F304F"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16,125</w:t>
            </w:r>
          </w:p>
        </w:tc>
        <w:tc>
          <w:tcPr>
            <w:tcW w:w="940" w:type="dxa"/>
            <w:tcBorders>
              <w:top w:val="nil"/>
              <w:left w:val="single" w:sz="8" w:space="0" w:color="auto"/>
              <w:bottom w:val="single" w:sz="8" w:space="0" w:color="auto"/>
              <w:right w:val="nil"/>
            </w:tcBorders>
            <w:shd w:val="clear" w:color="auto" w:fill="auto"/>
            <w:hideMark/>
          </w:tcPr>
          <w:p w14:paraId="3D0D2FE6"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3DF3654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3D81C6D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20,130</w:t>
            </w:r>
          </w:p>
        </w:tc>
        <w:tc>
          <w:tcPr>
            <w:tcW w:w="884" w:type="dxa"/>
            <w:tcBorders>
              <w:top w:val="nil"/>
              <w:left w:val="nil"/>
              <w:bottom w:val="single" w:sz="8" w:space="0" w:color="auto"/>
              <w:right w:val="single" w:sz="8" w:space="0" w:color="auto"/>
            </w:tcBorders>
            <w:shd w:val="clear" w:color="auto" w:fill="auto"/>
            <w:hideMark/>
          </w:tcPr>
          <w:p w14:paraId="36B4E7DD"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13</w:t>
            </w:r>
          </w:p>
        </w:tc>
        <w:tc>
          <w:tcPr>
            <w:tcW w:w="222" w:type="dxa"/>
            <w:hideMark/>
          </w:tcPr>
          <w:p w14:paraId="552FDC01" w14:textId="77777777" w:rsidR="00963E90" w:rsidRPr="00963E90" w:rsidRDefault="00963E90" w:rsidP="00963E90">
            <w:pPr>
              <w:rPr>
                <w:sz w:val="20"/>
                <w:szCs w:val="20"/>
                <w:lang w:eastAsia="en-GB"/>
              </w:rPr>
            </w:pPr>
          </w:p>
        </w:tc>
      </w:tr>
      <w:tr w:rsidR="00963E90" w:rsidRPr="00963E90" w14:paraId="1C8D7F46"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3BDB3563"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639BE7F6"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000000"/>
              <w:bottom w:val="single" w:sz="8" w:space="0" w:color="000000"/>
              <w:right w:val="single" w:sz="8" w:space="0" w:color="000000"/>
            </w:tcBorders>
            <w:hideMark/>
          </w:tcPr>
          <w:p w14:paraId="6F1EAFC4"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0749E586"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hideMark/>
          </w:tcPr>
          <w:p w14:paraId="38F6E7C6"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72100</w:t>
            </w:r>
          </w:p>
        </w:tc>
        <w:tc>
          <w:tcPr>
            <w:tcW w:w="2194" w:type="dxa"/>
            <w:tcBorders>
              <w:top w:val="single" w:sz="8" w:space="0" w:color="auto"/>
              <w:left w:val="nil"/>
              <w:bottom w:val="single" w:sz="8" w:space="0" w:color="auto"/>
              <w:right w:val="single" w:sz="8" w:space="0" w:color="000000"/>
            </w:tcBorders>
            <w:shd w:val="clear" w:color="auto" w:fill="auto"/>
            <w:hideMark/>
          </w:tcPr>
          <w:p w14:paraId="73266334" w14:textId="77777777" w:rsidR="00963E90" w:rsidRPr="00963E90" w:rsidRDefault="00963E90" w:rsidP="00963E90">
            <w:pPr>
              <w:jc w:val="both"/>
              <w:rPr>
                <w:rFonts w:ascii="Calibri" w:hAnsi="Calibri" w:cs="Calibri"/>
                <w:color w:val="000000"/>
                <w:sz w:val="18"/>
                <w:szCs w:val="18"/>
                <w:lang w:eastAsia="en-GB"/>
              </w:rPr>
            </w:pPr>
            <w:r w:rsidRPr="00963E90">
              <w:rPr>
                <w:rFonts w:ascii="Calibri" w:hAnsi="Calibri" w:cs="Calibri"/>
                <w:color w:val="000000"/>
                <w:sz w:val="18"/>
                <w:szCs w:val="18"/>
                <w:lang w:eastAsia="en-GB"/>
              </w:rPr>
              <w:t>Contractual services - Companies</w:t>
            </w:r>
          </w:p>
        </w:tc>
        <w:tc>
          <w:tcPr>
            <w:tcW w:w="940" w:type="dxa"/>
            <w:tcBorders>
              <w:top w:val="nil"/>
              <w:left w:val="nil"/>
              <w:bottom w:val="single" w:sz="8" w:space="0" w:color="auto"/>
              <w:right w:val="nil"/>
            </w:tcBorders>
            <w:shd w:val="clear" w:color="auto" w:fill="auto"/>
            <w:hideMark/>
          </w:tcPr>
          <w:p w14:paraId="22B8BEA6"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2476AA6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6,506</w:t>
            </w:r>
          </w:p>
        </w:tc>
        <w:tc>
          <w:tcPr>
            <w:tcW w:w="940" w:type="dxa"/>
            <w:tcBorders>
              <w:top w:val="nil"/>
              <w:left w:val="single" w:sz="8" w:space="0" w:color="auto"/>
              <w:bottom w:val="single" w:sz="8" w:space="0" w:color="auto"/>
              <w:right w:val="nil"/>
            </w:tcBorders>
            <w:shd w:val="clear" w:color="auto" w:fill="auto"/>
            <w:hideMark/>
          </w:tcPr>
          <w:p w14:paraId="7774829D"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3,297</w:t>
            </w:r>
          </w:p>
        </w:tc>
        <w:tc>
          <w:tcPr>
            <w:tcW w:w="940" w:type="dxa"/>
            <w:tcBorders>
              <w:top w:val="nil"/>
              <w:left w:val="single" w:sz="8" w:space="0" w:color="auto"/>
              <w:bottom w:val="single" w:sz="8" w:space="0" w:color="auto"/>
              <w:right w:val="nil"/>
            </w:tcBorders>
            <w:shd w:val="clear" w:color="auto" w:fill="auto"/>
            <w:hideMark/>
          </w:tcPr>
          <w:p w14:paraId="4BC3C6A2"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3,297</w:t>
            </w:r>
          </w:p>
        </w:tc>
        <w:tc>
          <w:tcPr>
            <w:tcW w:w="1034" w:type="dxa"/>
            <w:tcBorders>
              <w:top w:val="nil"/>
              <w:left w:val="single" w:sz="8" w:space="0" w:color="auto"/>
              <w:bottom w:val="single" w:sz="8" w:space="0" w:color="auto"/>
              <w:right w:val="single" w:sz="8" w:space="0" w:color="auto"/>
            </w:tcBorders>
            <w:shd w:val="clear" w:color="auto" w:fill="auto"/>
            <w:hideMark/>
          </w:tcPr>
          <w:p w14:paraId="30A80999"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13,100</w:t>
            </w:r>
          </w:p>
        </w:tc>
        <w:tc>
          <w:tcPr>
            <w:tcW w:w="884" w:type="dxa"/>
            <w:tcBorders>
              <w:top w:val="nil"/>
              <w:left w:val="nil"/>
              <w:bottom w:val="single" w:sz="8" w:space="0" w:color="auto"/>
              <w:right w:val="single" w:sz="8" w:space="0" w:color="auto"/>
            </w:tcBorders>
            <w:shd w:val="clear" w:color="auto" w:fill="auto"/>
            <w:hideMark/>
          </w:tcPr>
          <w:p w14:paraId="3984F6C4"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14</w:t>
            </w:r>
          </w:p>
        </w:tc>
        <w:tc>
          <w:tcPr>
            <w:tcW w:w="222" w:type="dxa"/>
            <w:hideMark/>
          </w:tcPr>
          <w:p w14:paraId="3CFBA248" w14:textId="77777777" w:rsidR="00963E90" w:rsidRPr="00963E90" w:rsidRDefault="00963E90" w:rsidP="00963E90">
            <w:pPr>
              <w:rPr>
                <w:sz w:val="20"/>
                <w:szCs w:val="20"/>
                <w:lang w:eastAsia="en-GB"/>
              </w:rPr>
            </w:pPr>
          </w:p>
        </w:tc>
      </w:tr>
      <w:tr w:rsidR="00963E90" w:rsidRPr="00963E90" w14:paraId="63071EA4"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7B584F1B"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05DFC53C"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000000"/>
              <w:bottom w:val="single" w:sz="8" w:space="0" w:color="000000"/>
              <w:right w:val="single" w:sz="8" w:space="0" w:color="000000"/>
            </w:tcBorders>
            <w:hideMark/>
          </w:tcPr>
          <w:p w14:paraId="749E3D2D"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759DD1E5"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noWrap/>
            <w:hideMark/>
          </w:tcPr>
          <w:p w14:paraId="428A236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72300</w:t>
            </w:r>
          </w:p>
        </w:tc>
        <w:tc>
          <w:tcPr>
            <w:tcW w:w="2194" w:type="dxa"/>
            <w:tcBorders>
              <w:top w:val="single" w:sz="8" w:space="0" w:color="auto"/>
              <w:left w:val="nil"/>
              <w:bottom w:val="single" w:sz="8" w:space="0" w:color="auto"/>
              <w:right w:val="single" w:sz="8" w:space="0" w:color="000000"/>
            </w:tcBorders>
            <w:shd w:val="clear" w:color="auto" w:fill="auto"/>
            <w:hideMark/>
          </w:tcPr>
          <w:p w14:paraId="487DA8FF" w14:textId="77777777" w:rsidR="00963E90" w:rsidRPr="00963E90" w:rsidRDefault="00963E90" w:rsidP="00963E90">
            <w:pPr>
              <w:rPr>
                <w:rFonts w:ascii="Calibri" w:hAnsi="Calibri" w:cs="Calibri"/>
                <w:color w:val="000000"/>
                <w:sz w:val="18"/>
                <w:szCs w:val="18"/>
                <w:lang w:eastAsia="en-GB"/>
              </w:rPr>
            </w:pPr>
            <w:r w:rsidRPr="00963E90">
              <w:rPr>
                <w:rFonts w:ascii="Calibri" w:hAnsi="Calibri" w:cs="Calibri"/>
                <w:color w:val="000000"/>
                <w:sz w:val="18"/>
                <w:szCs w:val="18"/>
                <w:lang w:eastAsia="en-GB"/>
              </w:rPr>
              <w:t>Materials &amp; Goods</w:t>
            </w:r>
          </w:p>
        </w:tc>
        <w:tc>
          <w:tcPr>
            <w:tcW w:w="940" w:type="dxa"/>
            <w:tcBorders>
              <w:top w:val="nil"/>
              <w:left w:val="nil"/>
              <w:bottom w:val="single" w:sz="8" w:space="0" w:color="auto"/>
              <w:right w:val="nil"/>
            </w:tcBorders>
            <w:shd w:val="clear" w:color="auto" w:fill="auto"/>
            <w:hideMark/>
          </w:tcPr>
          <w:p w14:paraId="17C91269"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17D3FC78"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236,378</w:t>
            </w:r>
          </w:p>
        </w:tc>
        <w:tc>
          <w:tcPr>
            <w:tcW w:w="940" w:type="dxa"/>
            <w:tcBorders>
              <w:top w:val="nil"/>
              <w:left w:val="single" w:sz="8" w:space="0" w:color="auto"/>
              <w:bottom w:val="single" w:sz="8" w:space="0" w:color="auto"/>
              <w:right w:val="nil"/>
            </w:tcBorders>
            <w:shd w:val="clear" w:color="auto" w:fill="auto"/>
            <w:hideMark/>
          </w:tcPr>
          <w:p w14:paraId="3A895585"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41A2A58F"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17B63B6A"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236,378</w:t>
            </w:r>
          </w:p>
        </w:tc>
        <w:tc>
          <w:tcPr>
            <w:tcW w:w="884" w:type="dxa"/>
            <w:tcBorders>
              <w:top w:val="nil"/>
              <w:left w:val="nil"/>
              <w:bottom w:val="single" w:sz="8" w:space="0" w:color="auto"/>
              <w:right w:val="single" w:sz="8" w:space="0" w:color="auto"/>
            </w:tcBorders>
            <w:shd w:val="clear" w:color="auto" w:fill="auto"/>
            <w:hideMark/>
          </w:tcPr>
          <w:p w14:paraId="45120A87"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15</w:t>
            </w:r>
          </w:p>
        </w:tc>
        <w:tc>
          <w:tcPr>
            <w:tcW w:w="222" w:type="dxa"/>
            <w:hideMark/>
          </w:tcPr>
          <w:p w14:paraId="602ABFA6" w14:textId="77777777" w:rsidR="00963E90" w:rsidRPr="00963E90" w:rsidRDefault="00963E90" w:rsidP="00963E90">
            <w:pPr>
              <w:rPr>
                <w:sz w:val="20"/>
                <w:szCs w:val="20"/>
                <w:lang w:eastAsia="en-GB"/>
              </w:rPr>
            </w:pPr>
          </w:p>
        </w:tc>
      </w:tr>
      <w:tr w:rsidR="00963E90" w:rsidRPr="00963E90" w14:paraId="16EFBE67"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232F6387"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6C0A05BC"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000000"/>
              <w:bottom w:val="single" w:sz="8" w:space="0" w:color="000000"/>
              <w:right w:val="single" w:sz="8" w:space="0" w:color="000000"/>
            </w:tcBorders>
            <w:hideMark/>
          </w:tcPr>
          <w:p w14:paraId="578AF961"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098DD04A"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noWrap/>
            <w:hideMark/>
          </w:tcPr>
          <w:p w14:paraId="207C5664"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72800</w:t>
            </w:r>
          </w:p>
        </w:tc>
        <w:tc>
          <w:tcPr>
            <w:tcW w:w="2194" w:type="dxa"/>
            <w:tcBorders>
              <w:top w:val="single" w:sz="8" w:space="0" w:color="auto"/>
              <w:left w:val="nil"/>
              <w:bottom w:val="single" w:sz="8" w:space="0" w:color="auto"/>
              <w:right w:val="single" w:sz="8" w:space="0" w:color="000000"/>
            </w:tcBorders>
            <w:shd w:val="clear" w:color="auto" w:fill="auto"/>
            <w:hideMark/>
          </w:tcPr>
          <w:p w14:paraId="5D0AF3F2" w14:textId="77777777" w:rsidR="00963E90" w:rsidRPr="00963E90" w:rsidRDefault="00963E90" w:rsidP="00963E90">
            <w:pPr>
              <w:jc w:val="both"/>
              <w:rPr>
                <w:rFonts w:ascii="Calibri" w:hAnsi="Calibri" w:cs="Calibri"/>
                <w:color w:val="000000"/>
                <w:sz w:val="18"/>
                <w:szCs w:val="18"/>
                <w:lang w:eastAsia="en-GB"/>
              </w:rPr>
            </w:pPr>
            <w:r w:rsidRPr="00963E90">
              <w:rPr>
                <w:rFonts w:ascii="Calibri" w:hAnsi="Calibri" w:cs="Calibri"/>
                <w:color w:val="000000"/>
                <w:sz w:val="18"/>
                <w:szCs w:val="18"/>
                <w:lang w:eastAsia="en-GB"/>
              </w:rPr>
              <w:t>IT Equipment</w:t>
            </w:r>
          </w:p>
        </w:tc>
        <w:tc>
          <w:tcPr>
            <w:tcW w:w="940" w:type="dxa"/>
            <w:tcBorders>
              <w:top w:val="nil"/>
              <w:left w:val="nil"/>
              <w:bottom w:val="single" w:sz="8" w:space="0" w:color="auto"/>
              <w:right w:val="nil"/>
            </w:tcBorders>
            <w:shd w:val="clear" w:color="auto" w:fill="auto"/>
            <w:hideMark/>
          </w:tcPr>
          <w:p w14:paraId="083D7EE8"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2,500</w:t>
            </w:r>
          </w:p>
        </w:tc>
        <w:tc>
          <w:tcPr>
            <w:tcW w:w="940" w:type="dxa"/>
            <w:tcBorders>
              <w:top w:val="nil"/>
              <w:left w:val="single" w:sz="8" w:space="0" w:color="auto"/>
              <w:bottom w:val="single" w:sz="8" w:space="0" w:color="auto"/>
              <w:right w:val="nil"/>
            </w:tcBorders>
            <w:shd w:val="clear" w:color="auto" w:fill="auto"/>
            <w:hideMark/>
          </w:tcPr>
          <w:p w14:paraId="3A3A44A7"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6868814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0C335223"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27E2D30C"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2,500</w:t>
            </w:r>
          </w:p>
        </w:tc>
        <w:tc>
          <w:tcPr>
            <w:tcW w:w="884" w:type="dxa"/>
            <w:tcBorders>
              <w:top w:val="nil"/>
              <w:left w:val="nil"/>
              <w:bottom w:val="single" w:sz="8" w:space="0" w:color="auto"/>
              <w:right w:val="single" w:sz="8" w:space="0" w:color="auto"/>
            </w:tcBorders>
            <w:shd w:val="clear" w:color="auto" w:fill="auto"/>
            <w:hideMark/>
          </w:tcPr>
          <w:p w14:paraId="43C72E07"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16</w:t>
            </w:r>
          </w:p>
        </w:tc>
        <w:tc>
          <w:tcPr>
            <w:tcW w:w="222" w:type="dxa"/>
            <w:hideMark/>
          </w:tcPr>
          <w:p w14:paraId="4B3DA500" w14:textId="77777777" w:rsidR="00963E90" w:rsidRPr="00963E90" w:rsidRDefault="00963E90" w:rsidP="00963E90">
            <w:pPr>
              <w:rPr>
                <w:sz w:val="20"/>
                <w:szCs w:val="20"/>
                <w:lang w:eastAsia="en-GB"/>
              </w:rPr>
            </w:pPr>
          </w:p>
        </w:tc>
      </w:tr>
      <w:tr w:rsidR="00963E90" w:rsidRPr="00963E90" w14:paraId="1A81FFD2"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06684140"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689BE0D5"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000000"/>
              <w:bottom w:val="single" w:sz="8" w:space="0" w:color="000000"/>
              <w:right w:val="single" w:sz="8" w:space="0" w:color="000000"/>
            </w:tcBorders>
            <w:hideMark/>
          </w:tcPr>
          <w:p w14:paraId="3F0D2824"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76C9C1F8"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nil"/>
              <w:right w:val="single" w:sz="8" w:space="0" w:color="auto"/>
            </w:tcBorders>
            <w:shd w:val="clear" w:color="auto" w:fill="auto"/>
            <w:noWrap/>
            <w:hideMark/>
          </w:tcPr>
          <w:p w14:paraId="35233F94"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74200</w:t>
            </w:r>
          </w:p>
        </w:tc>
        <w:tc>
          <w:tcPr>
            <w:tcW w:w="2194" w:type="dxa"/>
            <w:tcBorders>
              <w:top w:val="single" w:sz="8" w:space="0" w:color="auto"/>
              <w:left w:val="nil"/>
              <w:bottom w:val="single" w:sz="8" w:space="0" w:color="auto"/>
              <w:right w:val="single" w:sz="8" w:space="0" w:color="000000"/>
            </w:tcBorders>
            <w:shd w:val="clear" w:color="auto" w:fill="auto"/>
            <w:hideMark/>
          </w:tcPr>
          <w:p w14:paraId="244AED9B" w14:textId="77777777" w:rsidR="00963E90" w:rsidRPr="00963E90" w:rsidRDefault="00963E90" w:rsidP="00963E90">
            <w:pPr>
              <w:rPr>
                <w:rFonts w:ascii="Calibri" w:hAnsi="Calibri" w:cs="Calibri"/>
                <w:color w:val="000000"/>
                <w:sz w:val="18"/>
                <w:szCs w:val="18"/>
                <w:lang w:eastAsia="en-GB"/>
              </w:rPr>
            </w:pPr>
            <w:r w:rsidRPr="00963E90">
              <w:rPr>
                <w:rFonts w:ascii="Calibri" w:hAnsi="Calibri" w:cs="Calibri"/>
                <w:color w:val="000000"/>
                <w:sz w:val="18"/>
                <w:szCs w:val="18"/>
                <w:lang w:eastAsia="en-GB"/>
              </w:rPr>
              <w:t>Audio Visual &amp; Print Prod Costs</w:t>
            </w:r>
          </w:p>
        </w:tc>
        <w:tc>
          <w:tcPr>
            <w:tcW w:w="940" w:type="dxa"/>
            <w:tcBorders>
              <w:top w:val="nil"/>
              <w:left w:val="nil"/>
              <w:bottom w:val="single" w:sz="8" w:space="0" w:color="auto"/>
              <w:right w:val="nil"/>
            </w:tcBorders>
            <w:shd w:val="clear" w:color="auto" w:fill="auto"/>
            <w:hideMark/>
          </w:tcPr>
          <w:p w14:paraId="698A08CE"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1,500</w:t>
            </w:r>
          </w:p>
        </w:tc>
        <w:tc>
          <w:tcPr>
            <w:tcW w:w="940" w:type="dxa"/>
            <w:tcBorders>
              <w:top w:val="nil"/>
              <w:left w:val="single" w:sz="8" w:space="0" w:color="auto"/>
              <w:bottom w:val="single" w:sz="8" w:space="0" w:color="auto"/>
              <w:right w:val="nil"/>
            </w:tcBorders>
            <w:shd w:val="clear" w:color="auto" w:fill="auto"/>
            <w:hideMark/>
          </w:tcPr>
          <w:p w14:paraId="6F80BB32"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389A70BD"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17E3DB01"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1B556EC3"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1,500</w:t>
            </w:r>
          </w:p>
        </w:tc>
        <w:tc>
          <w:tcPr>
            <w:tcW w:w="884" w:type="dxa"/>
            <w:tcBorders>
              <w:top w:val="nil"/>
              <w:left w:val="nil"/>
              <w:bottom w:val="single" w:sz="8" w:space="0" w:color="auto"/>
              <w:right w:val="single" w:sz="8" w:space="0" w:color="auto"/>
            </w:tcBorders>
            <w:shd w:val="clear" w:color="auto" w:fill="auto"/>
            <w:hideMark/>
          </w:tcPr>
          <w:p w14:paraId="3786E79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17</w:t>
            </w:r>
          </w:p>
        </w:tc>
        <w:tc>
          <w:tcPr>
            <w:tcW w:w="222" w:type="dxa"/>
            <w:hideMark/>
          </w:tcPr>
          <w:p w14:paraId="4D6E460B" w14:textId="77777777" w:rsidR="00963E90" w:rsidRPr="00963E90" w:rsidRDefault="00963E90" w:rsidP="00963E90">
            <w:pPr>
              <w:rPr>
                <w:sz w:val="20"/>
                <w:szCs w:val="20"/>
                <w:lang w:eastAsia="en-GB"/>
              </w:rPr>
            </w:pPr>
          </w:p>
        </w:tc>
      </w:tr>
      <w:tr w:rsidR="00963E90" w:rsidRPr="00963E90" w14:paraId="6AD762D6"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083FDD61"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151C8DA9"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000000"/>
              <w:bottom w:val="single" w:sz="8" w:space="0" w:color="000000"/>
              <w:right w:val="single" w:sz="8" w:space="0" w:color="000000"/>
            </w:tcBorders>
            <w:hideMark/>
          </w:tcPr>
          <w:p w14:paraId="03734173"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77A27CF7"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single" w:sz="8" w:space="0" w:color="auto"/>
              <w:left w:val="nil"/>
              <w:bottom w:val="single" w:sz="8" w:space="0" w:color="auto"/>
              <w:right w:val="single" w:sz="8" w:space="0" w:color="auto"/>
            </w:tcBorders>
            <w:shd w:val="clear" w:color="auto" w:fill="auto"/>
            <w:noWrap/>
            <w:hideMark/>
          </w:tcPr>
          <w:p w14:paraId="2FA105A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75700</w:t>
            </w:r>
          </w:p>
        </w:tc>
        <w:tc>
          <w:tcPr>
            <w:tcW w:w="2194" w:type="dxa"/>
            <w:tcBorders>
              <w:top w:val="single" w:sz="8" w:space="0" w:color="auto"/>
              <w:left w:val="nil"/>
              <w:bottom w:val="single" w:sz="8" w:space="0" w:color="auto"/>
              <w:right w:val="single" w:sz="8" w:space="0" w:color="000000"/>
            </w:tcBorders>
            <w:shd w:val="clear" w:color="auto" w:fill="auto"/>
            <w:hideMark/>
          </w:tcPr>
          <w:p w14:paraId="4F63475D" w14:textId="77777777" w:rsidR="00963E90" w:rsidRPr="00963E90" w:rsidRDefault="00963E90" w:rsidP="00963E90">
            <w:pPr>
              <w:rPr>
                <w:rFonts w:ascii="Calibri" w:hAnsi="Calibri" w:cs="Calibri"/>
                <w:color w:val="000000"/>
                <w:sz w:val="18"/>
                <w:szCs w:val="18"/>
                <w:lang w:eastAsia="en-GB"/>
              </w:rPr>
            </w:pPr>
            <w:r w:rsidRPr="00963E90">
              <w:rPr>
                <w:rFonts w:ascii="Calibri" w:hAnsi="Calibri" w:cs="Calibri"/>
                <w:color w:val="000000"/>
                <w:sz w:val="18"/>
                <w:szCs w:val="18"/>
                <w:lang w:eastAsia="en-GB"/>
              </w:rPr>
              <w:t>Training, workshop, conferences</w:t>
            </w:r>
          </w:p>
        </w:tc>
        <w:tc>
          <w:tcPr>
            <w:tcW w:w="940" w:type="dxa"/>
            <w:tcBorders>
              <w:top w:val="nil"/>
              <w:left w:val="nil"/>
              <w:bottom w:val="single" w:sz="8" w:space="0" w:color="auto"/>
              <w:right w:val="nil"/>
            </w:tcBorders>
            <w:shd w:val="clear" w:color="auto" w:fill="auto"/>
            <w:hideMark/>
          </w:tcPr>
          <w:p w14:paraId="2EB5974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7,500</w:t>
            </w:r>
          </w:p>
        </w:tc>
        <w:tc>
          <w:tcPr>
            <w:tcW w:w="940" w:type="dxa"/>
            <w:tcBorders>
              <w:top w:val="nil"/>
              <w:left w:val="single" w:sz="8" w:space="0" w:color="auto"/>
              <w:bottom w:val="single" w:sz="8" w:space="0" w:color="auto"/>
              <w:right w:val="nil"/>
            </w:tcBorders>
            <w:shd w:val="clear" w:color="auto" w:fill="auto"/>
            <w:hideMark/>
          </w:tcPr>
          <w:p w14:paraId="07782B46"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10,000</w:t>
            </w:r>
          </w:p>
        </w:tc>
        <w:tc>
          <w:tcPr>
            <w:tcW w:w="940" w:type="dxa"/>
            <w:tcBorders>
              <w:top w:val="nil"/>
              <w:left w:val="single" w:sz="8" w:space="0" w:color="auto"/>
              <w:bottom w:val="single" w:sz="8" w:space="0" w:color="auto"/>
              <w:right w:val="nil"/>
            </w:tcBorders>
            <w:shd w:val="clear" w:color="auto" w:fill="auto"/>
            <w:hideMark/>
          </w:tcPr>
          <w:p w14:paraId="2820D8AC"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7,500</w:t>
            </w:r>
          </w:p>
        </w:tc>
        <w:tc>
          <w:tcPr>
            <w:tcW w:w="940" w:type="dxa"/>
            <w:tcBorders>
              <w:top w:val="nil"/>
              <w:left w:val="single" w:sz="8" w:space="0" w:color="auto"/>
              <w:bottom w:val="single" w:sz="8" w:space="0" w:color="auto"/>
              <w:right w:val="nil"/>
            </w:tcBorders>
            <w:shd w:val="clear" w:color="auto" w:fill="auto"/>
            <w:hideMark/>
          </w:tcPr>
          <w:p w14:paraId="0F2519D3"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1D5C773D"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25,000</w:t>
            </w:r>
          </w:p>
        </w:tc>
        <w:tc>
          <w:tcPr>
            <w:tcW w:w="884" w:type="dxa"/>
            <w:tcBorders>
              <w:top w:val="nil"/>
              <w:left w:val="nil"/>
              <w:bottom w:val="single" w:sz="8" w:space="0" w:color="auto"/>
              <w:right w:val="single" w:sz="8" w:space="0" w:color="auto"/>
            </w:tcBorders>
            <w:shd w:val="clear" w:color="auto" w:fill="auto"/>
            <w:hideMark/>
          </w:tcPr>
          <w:p w14:paraId="7F5732DA"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18</w:t>
            </w:r>
          </w:p>
        </w:tc>
        <w:tc>
          <w:tcPr>
            <w:tcW w:w="222" w:type="dxa"/>
            <w:hideMark/>
          </w:tcPr>
          <w:p w14:paraId="4F46D147" w14:textId="77777777" w:rsidR="00963E90" w:rsidRPr="00963E90" w:rsidRDefault="00963E90" w:rsidP="00963E90">
            <w:pPr>
              <w:rPr>
                <w:sz w:val="20"/>
                <w:szCs w:val="20"/>
                <w:lang w:eastAsia="en-GB"/>
              </w:rPr>
            </w:pPr>
          </w:p>
        </w:tc>
      </w:tr>
      <w:tr w:rsidR="00780AD1" w:rsidRPr="00963E90" w14:paraId="5257A15B"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63F7A7F9"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2EF3DB97"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000000"/>
              <w:bottom w:val="single" w:sz="8" w:space="0" w:color="000000"/>
              <w:right w:val="single" w:sz="8" w:space="0" w:color="000000"/>
            </w:tcBorders>
            <w:hideMark/>
          </w:tcPr>
          <w:p w14:paraId="5C3C0B6B"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068EE05E"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000000" w:fill="E2EFD9"/>
            <w:hideMark/>
          </w:tcPr>
          <w:p w14:paraId="3242171E"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 </w:t>
            </w:r>
          </w:p>
        </w:tc>
        <w:tc>
          <w:tcPr>
            <w:tcW w:w="2194" w:type="dxa"/>
            <w:tcBorders>
              <w:top w:val="single" w:sz="8" w:space="0" w:color="auto"/>
              <w:left w:val="nil"/>
              <w:bottom w:val="single" w:sz="8" w:space="0" w:color="auto"/>
              <w:right w:val="single" w:sz="8" w:space="0" w:color="000000"/>
            </w:tcBorders>
            <w:shd w:val="clear" w:color="000000" w:fill="E2EFD9"/>
            <w:hideMark/>
          </w:tcPr>
          <w:p w14:paraId="2C7DB0BE" w14:textId="77777777" w:rsidR="00963E90" w:rsidRPr="00963E90" w:rsidRDefault="00963E90" w:rsidP="00963E90">
            <w:pPr>
              <w:jc w:val="both"/>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sub-total GEF</w:t>
            </w:r>
          </w:p>
        </w:tc>
        <w:tc>
          <w:tcPr>
            <w:tcW w:w="940" w:type="dxa"/>
            <w:tcBorders>
              <w:top w:val="nil"/>
              <w:left w:val="nil"/>
              <w:bottom w:val="single" w:sz="8" w:space="0" w:color="auto"/>
              <w:right w:val="nil"/>
            </w:tcBorders>
            <w:shd w:val="clear" w:color="000000" w:fill="E2EFD9"/>
            <w:hideMark/>
          </w:tcPr>
          <w:p w14:paraId="6CF23081"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41,125</w:t>
            </w:r>
          </w:p>
        </w:tc>
        <w:tc>
          <w:tcPr>
            <w:tcW w:w="940" w:type="dxa"/>
            <w:tcBorders>
              <w:top w:val="nil"/>
              <w:left w:val="single" w:sz="8" w:space="0" w:color="auto"/>
              <w:bottom w:val="single" w:sz="8" w:space="0" w:color="auto"/>
              <w:right w:val="nil"/>
            </w:tcBorders>
            <w:shd w:val="clear" w:color="000000" w:fill="E2EFD9"/>
            <w:hideMark/>
          </w:tcPr>
          <w:p w14:paraId="223BA9A5"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275,609</w:t>
            </w:r>
          </w:p>
        </w:tc>
        <w:tc>
          <w:tcPr>
            <w:tcW w:w="940" w:type="dxa"/>
            <w:tcBorders>
              <w:top w:val="nil"/>
              <w:left w:val="single" w:sz="8" w:space="0" w:color="auto"/>
              <w:bottom w:val="single" w:sz="8" w:space="0" w:color="auto"/>
              <w:right w:val="nil"/>
            </w:tcBorders>
            <w:shd w:val="clear" w:color="000000" w:fill="E2EFD9"/>
            <w:hideMark/>
          </w:tcPr>
          <w:p w14:paraId="65E7DE41"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10,797</w:t>
            </w:r>
          </w:p>
        </w:tc>
        <w:tc>
          <w:tcPr>
            <w:tcW w:w="940" w:type="dxa"/>
            <w:tcBorders>
              <w:top w:val="nil"/>
              <w:left w:val="single" w:sz="8" w:space="0" w:color="auto"/>
              <w:bottom w:val="single" w:sz="8" w:space="0" w:color="auto"/>
              <w:right w:val="nil"/>
            </w:tcBorders>
            <w:shd w:val="clear" w:color="000000" w:fill="E2EFD9"/>
            <w:hideMark/>
          </w:tcPr>
          <w:p w14:paraId="0B46501D"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3,297</w:t>
            </w:r>
          </w:p>
        </w:tc>
        <w:tc>
          <w:tcPr>
            <w:tcW w:w="1034" w:type="dxa"/>
            <w:tcBorders>
              <w:top w:val="nil"/>
              <w:left w:val="single" w:sz="8" w:space="0" w:color="auto"/>
              <w:bottom w:val="single" w:sz="8" w:space="0" w:color="auto"/>
              <w:right w:val="single" w:sz="8" w:space="0" w:color="auto"/>
            </w:tcBorders>
            <w:shd w:val="clear" w:color="000000" w:fill="EBF1DE"/>
            <w:hideMark/>
          </w:tcPr>
          <w:p w14:paraId="237C1C9D"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330,828</w:t>
            </w:r>
          </w:p>
        </w:tc>
        <w:tc>
          <w:tcPr>
            <w:tcW w:w="884" w:type="dxa"/>
            <w:tcBorders>
              <w:top w:val="nil"/>
              <w:left w:val="nil"/>
              <w:bottom w:val="single" w:sz="8" w:space="0" w:color="auto"/>
              <w:right w:val="single" w:sz="8" w:space="0" w:color="auto"/>
            </w:tcBorders>
            <w:shd w:val="clear" w:color="000000" w:fill="E2EFD9"/>
            <w:hideMark/>
          </w:tcPr>
          <w:p w14:paraId="6B626FBA" w14:textId="77777777" w:rsidR="00963E90" w:rsidRPr="00963E90" w:rsidRDefault="00963E90" w:rsidP="00963E90">
            <w:pPr>
              <w:jc w:val="both"/>
              <w:rPr>
                <w:rFonts w:ascii="Calibri" w:hAnsi="Calibri" w:cs="Calibri"/>
                <w:color w:val="000000"/>
                <w:sz w:val="18"/>
                <w:szCs w:val="18"/>
                <w:lang w:eastAsia="en-GB"/>
              </w:rPr>
            </w:pPr>
            <w:r w:rsidRPr="00963E90">
              <w:rPr>
                <w:rFonts w:ascii="Calibri" w:hAnsi="Calibri" w:cs="Calibri"/>
                <w:color w:val="000000"/>
                <w:sz w:val="18"/>
                <w:szCs w:val="18"/>
                <w:lang w:eastAsia="en-GB"/>
              </w:rPr>
              <w:t> </w:t>
            </w:r>
          </w:p>
        </w:tc>
        <w:tc>
          <w:tcPr>
            <w:tcW w:w="222" w:type="dxa"/>
            <w:hideMark/>
          </w:tcPr>
          <w:p w14:paraId="3A65115B" w14:textId="77777777" w:rsidR="00963E90" w:rsidRPr="00963E90" w:rsidRDefault="00963E90" w:rsidP="00963E90">
            <w:pPr>
              <w:rPr>
                <w:sz w:val="20"/>
                <w:szCs w:val="20"/>
                <w:lang w:eastAsia="en-GB"/>
              </w:rPr>
            </w:pPr>
          </w:p>
        </w:tc>
      </w:tr>
      <w:tr w:rsidR="00963E90" w:rsidRPr="00963E90" w14:paraId="07816677"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06D5FCF9"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5A5698EC" w14:textId="77777777" w:rsidR="00963E90" w:rsidRPr="00963E90" w:rsidRDefault="00963E90" w:rsidP="00963E90">
            <w:pPr>
              <w:rPr>
                <w:rFonts w:ascii="Calibri" w:hAnsi="Calibri" w:cs="Calibri"/>
                <w:b/>
                <w:bCs/>
                <w:color w:val="000000"/>
                <w:sz w:val="18"/>
                <w:szCs w:val="18"/>
                <w:lang w:eastAsia="en-GB"/>
              </w:rPr>
            </w:pPr>
          </w:p>
        </w:tc>
        <w:tc>
          <w:tcPr>
            <w:tcW w:w="1144"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14:paraId="473585FA"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4000</w:t>
            </w:r>
          </w:p>
        </w:tc>
        <w:tc>
          <w:tcPr>
            <w:tcW w:w="1153" w:type="dxa"/>
            <w:vMerge w:val="restart"/>
            <w:tcBorders>
              <w:top w:val="single" w:sz="8" w:space="0" w:color="000000"/>
              <w:left w:val="single" w:sz="8" w:space="0" w:color="auto"/>
              <w:bottom w:val="single" w:sz="8" w:space="0" w:color="000000"/>
              <w:right w:val="single" w:sz="8" w:space="0" w:color="000000"/>
            </w:tcBorders>
            <w:shd w:val="clear" w:color="auto" w:fill="auto"/>
            <w:hideMark/>
          </w:tcPr>
          <w:p w14:paraId="6B61A567"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UNDP</w:t>
            </w:r>
          </w:p>
        </w:tc>
        <w:tc>
          <w:tcPr>
            <w:tcW w:w="1299" w:type="dxa"/>
            <w:tcBorders>
              <w:top w:val="nil"/>
              <w:left w:val="nil"/>
              <w:bottom w:val="single" w:sz="8" w:space="0" w:color="auto"/>
              <w:right w:val="single" w:sz="8" w:space="0" w:color="auto"/>
            </w:tcBorders>
            <w:shd w:val="clear" w:color="auto" w:fill="auto"/>
            <w:noWrap/>
            <w:hideMark/>
          </w:tcPr>
          <w:p w14:paraId="1C135B9A"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71200</w:t>
            </w:r>
          </w:p>
        </w:tc>
        <w:tc>
          <w:tcPr>
            <w:tcW w:w="2194" w:type="dxa"/>
            <w:tcBorders>
              <w:top w:val="single" w:sz="8" w:space="0" w:color="auto"/>
              <w:left w:val="nil"/>
              <w:bottom w:val="single" w:sz="8" w:space="0" w:color="auto"/>
              <w:right w:val="single" w:sz="8" w:space="0" w:color="000000"/>
            </w:tcBorders>
            <w:shd w:val="clear" w:color="auto" w:fill="auto"/>
            <w:hideMark/>
          </w:tcPr>
          <w:p w14:paraId="2DADEE1A" w14:textId="77777777" w:rsidR="00963E90" w:rsidRPr="00963E90" w:rsidRDefault="00963E90" w:rsidP="00963E90">
            <w:pPr>
              <w:rPr>
                <w:rFonts w:ascii="Calibri" w:hAnsi="Calibri" w:cs="Calibri"/>
                <w:color w:val="000000"/>
                <w:sz w:val="18"/>
                <w:szCs w:val="18"/>
                <w:lang w:eastAsia="en-GB"/>
              </w:rPr>
            </w:pPr>
            <w:r w:rsidRPr="00963E90">
              <w:rPr>
                <w:rFonts w:ascii="Calibri" w:hAnsi="Calibri" w:cs="Calibri"/>
                <w:color w:val="000000"/>
                <w:sz w:val="18"/>
                <w:szCs w:val="18"/>
                <w:lang w:eastAsia="en-GB"/>
              </w:rPr>
              <w:t>International Consultants</w:t>
            </w:r>
          </w:p>
        </w:tc>
        <w:tc>
          <w:tcPr>
            <w:tcW w:w="940" w:type="dxa"/>
            <w:tcBorders>
              <w:top w:val="nil"/>
              <w:left w:val="nil"/>
              <w:bottom w:val="single" w:sz="8" w:space="0" w:color="auto"/>
              <w:right w:val="nil"/>
            </w:tcBorders>
            <w:shd w:val="clear" w:color="auto" w:fill="auto"/>
            <w:hideMark/>
          </w:tcPr>
          <w:p w14:paraId="0494160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15,315</w:t>
            </w:r>
          </w:p>
        </w:tc>
        <w:tc>
          <w:tcPr>
            <w:tcW w:w="940" w:type="dxa"/>
            <w:tcBorders>
              <w:top w:val="nil"/>
              <w:left w:val="single" w:sz="8" w:space="0" w:color="auto"/>
              <w:bottom w:val="single" w:sz="8" w:space="0" w:color="auto"/>
              <w:right w:val="nil"/>
            </w:tcBorders>
            <w:shd w:val="clear" w:color="auto" w:fill="auto"/>
            <w:hideMark/>
          </w:tcPr>
          <w:p w14:paraId="401E591F"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15,412</w:t>
            </w:r>
          </w:p>
        </w:tc>
        <w:tc>
          <w:tcPr>
            <w:tcW w:w="940" w:type="dxa"/>
            <w:tcBorders>
              <w:top w:val="nil"/>
              <w:left w:val="single" w:sz="8" w:space="0" w:color="auto"/>
              <w:bottom w:val="single" w:sz="8" w:space="0" w:color="auto"/>
              <w:right w:val="nil"/>
            </w:tcBorders>
            <w:shd w:val="clear" w:color="auto" w:fill="auto"/>
            <w:hideMark/>
          </w:tcPr>
          <w:p w14:paraId="674DCBC8"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6,409</w:t>
            </w:r>
          </w:p>
        </w:tc>
        <w:tc>
          <w:tcPr>
            <w:tcW w:w="940" w:type="dxa"/>
            <w:tcBorders>
              <w:top w:val="nil"/>
              <w:left w:val="single" w:sz="8" w:space="0" w:color="auto"/>
              <w:bottom w:val="single" w:sz="8" w:space="0" w:color="auto"/>
              <w:right w:val="nil"/>
            </w:tcBorders>
            <w:shd w:val="clear" w:color="auto" w:fill="auto"/>
            <w:hideMark/>
          </w:tcPr>
          <w:p w14:paraId="2E8FA979"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6,312</w:t>
            </w:r>
          </w:p>
        </w:tc>
        <w:tc>
          <w:tcPr>
            <w:tcW w:w="1034" w:type="dxa"/>
            <w:tcBorders>
              <w:top w:val="nil"/>
              <w:left w:val="single" w:sz="8" w:space="0" w:color="auto"/>
              <w:bottom w:val="single" w:sz="8" w:space="0" w:color="auto"/>
              <w:right w:val="single" w:sz="8" w:space="0" w:color="auto"/>
            </w:tcBorders>
            <w:shd w:val="clear" w:color="auto" w:fill="auto"/>
            <w:hideMark/>
          </w:tcPr>
          <w:p w14:paraId="58655D6C"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43,448</w:t>
            </w:r>
          </w:p>
        </w:tc>
        <w:tc>
          <w:tcPr>
            <w:tcW w:w="884" w:type="dxa"/>
            <w:tcBorders>
              <w:top w:val="nil"/>
              <w:left w:val="nil"/>
              <w:bottom w:val="single" w:sz="8" w:space="0" w:color="auto"/>
              <w:right w:val="single" w:sz="8" w:space="0" w:color="auto"/>
            </w:tcBorders>
            <w:shd w:val="clear" w:color="auto" w:fill="auto"/>
            <w:hideMark/>
          </w:tcPr>
          <w:p w14:paraId="43BDE99A"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19</w:t>
            </w:r>
          </w:p>
        </w:tc>
        <w:tc>
          <w:tcPr>
            <w:tcW w:w="222" w:type="dxa"/>
            <w:hideMark/>
          </w:tcPr>
          <w:p w14:paraId="67B78BF7" w14:textId="77777777" w:rsidR="00963E90" w:rsidRPr="00963E90" w:rsidRDefault="00963E90" w:rsidP="00963E90">
            <w:pPr>
              <w:rPr>
                <w:sz w:val="20"/>
                <w:szCs w:val="20"/>
                <w:lang w:eastAsia="en-GB"/>
              </w:rPr>
            </w:pPr>
          </w:p>
        </w:tc>
      </w:tr>
      <w:tr w:rsidR="00963E90" w:rsidRPr="00963E90" w14:paraId="2577B021"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0A448DA5"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02FA9F14"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000000"/>
              <w:left w:val="single" w:sz="8" w:space="0" w:color="000000"/>
              <w:bottom w:val="single" w:sz="8" w:space="0" w:color="000000"/>
              <w:right w:val="single" w:sz="8" w:space="0" w:color="000000"/>
            </w:tcBorders>
            <w:hideMark/>
          </w:tcPr>
          <w:p w14:paraId="63B57537"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auto"/>
              <w:bottom w:val="single" w:sz="8" w:space="0" w:color="000000"/>
              <w:right w:val="single" w:sz="8" w:space="0" w:color="000000"/>
            </w:tcBorders>
            <w:hideMark/>
          </w:tcPr>
          <w:p w14:paraId="435EAC9A"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noWrap/>
            <w:hideMark/>
          </w:tcPr>
          <w:p w14:paraId="221076D3"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72100</w:t>
            </w:r>
          </w:p>
        </w:tc>
        <w:tc>
          <w:tcPr>
            <w:tcW w:w="2194" w:type="dxa"/>
            <w:tcBorders>
              <w:top w:val="single" w:sz="8" w:space="0" w:color="auto"/>
              <w:left w:val="nil"/>
              <w:bottom w:val="single" w:sz="8" w:space="0" w:color="auto"/>
              <w:right w:val="single" w:sz="8" w:space="0" w:color="000000"/>
            </w:tcBorders>
            <w:shd w:val="clear" w:color="auto" w:fill="auto"/>
            <w:hideMark/>
          </w:tcPr>
          <w:p w14:paraId="6CAB3F30" w14:textId="77777777" w:rsidR="00963E90" w:rsidRPr="00963E90" w:rsidRDefault="00963E90" w:rsidP="00963E90">
            <w:pPr>
              <w:jc w:val="both"/>
              <w:rPr>
                <w:rFonts w:ascii="Calibri" w:hAnsi="Calibri" w:cs="Calibri"/>
                <w:color w:val="000000"/>
                <w:sz w:val="18"/>
                <w:szCs w:val="18"/>
                <w:lang w:eastAsia="en-GB"/>
              </w:rPr>
            </w:pPr>
            <w:r w:rsidRPr="00963E90">
              <w:rPr>
                <w:rFonts w:ascii="Calibri" w:hAnsi="Calibri" w:cs="Calibri"/>
                <w:color w:val="000000"/>
                <w:sz w:val="18"/>
                <w:szCs w:val="18"/>
                <w:lang w:eastAsia="en-GB"/>
              </w:rPr>
              <w:t>Contractual services - Companies</w:t>
            </w:r>
          </w:p>
        </w:tc>
        <w:tc>
          <w:tcPr>
            <w:tcW w:w="940" w:type="dxa"/>
            <w:tcBorders>
              <w:top w:val="nil"/>
              <w:left w:val="nil"/>
              <w:bottom w:val="single" w:sz="8" w:space="0" w:color="auto"/>
              <w:right w:val="nil"/>
            </w:tcBorders>
            <w:shd w:val="clear" w:color="auto" w:fill="auto"/>
            <w:hideMark/>
          </w:tcPr>
          <w:p w14:paraId="00A3F9A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2,000</w:t>
            </w:r>
          </w:p>
        </w:tc>
        <w:tc>
          <w:tcPr>
            <w:tcW w:w="940" w:type="dxa"/>
            <w:tcBorders>
              <w:top w:val="nil"/>
              <w:left w:val="single" w:sz="8" w:space="0" w:color="auto"/>
              <w:bottom w:val="single" w:sz="8" w:space="0" w:color="auto"/>
              <w:right w:val="nil"/>
            </w:tcBorders>
            <w:shd w:val="clear" w:color="auto" w:fill="auto"/>
            <w:hideMark/>
          </w:tcPr>
          <w:p w14:paraId="2DADD7E2"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2,000</w:t>
            </w:r>
          </w:p>
        </w:tc>
        <w:tc>
          <w:tcPr>
            <w:tcW w:w="940" w:type="dxa"/>
            <w:tcBorders>
              <w:top w:val="nil"/>
              <w:left w:val="single" w:sz="8" w:space="0" w:color="auto"/>
              <w:bottom w:val="single" w:sz="8" w:space="0" w:color="auto"/>
              <w:right w:val="nil"/>
            </w:tcBorders>
            <w:shd w:val="clear" w:color="auto" w:fill="auto"/>
            <w:hideMark/>
          </w:tcPr>
          <w:p w14:paraId="013FCCE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07A36F34"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23EDD41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4,000</w:t>
            </w:r>
          </w:p>
        </w:tc>
        <w:tc>
          <w:tcPr>
            <w:tcW w:w="884" w:type="dxa"/>
            <w:tcBorders>
              <w:top w:val="nil"/>
              <w:left w:val="nil"/>
              <w:bottom w:val="single" w:sz="8" w:space="0" w:color="auto"/>
              <w:right w:val="single" w:sz="8" w:space="0" w:color="auto"/>
            </w:tcBorders>
            <w:shd w:val="clear" w:color="auto" w:fill="auto"/>
            <w:hideMark/>
          </w:tcPr>
          <w:p w14:paraId="75EECB99"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20</w:t>
            </w:r>
          </w:p>
        </w:tc>
        <w:tc>
          <w:tcPr>
            <w:tcW w:w="222" w:type="dxa"/>
            <w:hideMark/>
          </w:tcPr>
          <w:p w14:paraId="6505AAD6" w14:textId="77777777" w:rsidR="00963E90" w:rsidRPr="00963E90" w:rsidRDefault="00963E90" w:rsidP="00963E90">
            <w:pPr>
              <w:rPr>
                <w:sz w:val="20"/>
                <w:szCs w:val="20"/>
                <w:lang w:eastAsia="en-GB"/>
              </w:rPr>
            </w:pPr>
          </w:p>
        </w:tc>
      </w:tr>
      <w:tr w:rsidR="00963E90" w:rsidRPr="00963E90" w14:paraId="521A834A"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7BACBA66"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2C77E825"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000000"/>
              <w:left w:val="single" w:sz="8" w:space="0" w:color="000000"/>
              <w:bottom w:val="single" w:sz="8" w:space="0" w:color="000000"/>
              <w:right w:val="single" w:sz="8" w:space="0" w:color="000000"/>
            </w:tcBorders>
            <w:hideMark/>
          </w:tcPr>
          <w:p w14:paraId="0F11AE7C"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auto"/>
              <w:bottom w:val="single" w:sz="8" w:space="0" w:color="000000"/>
              <w:right w:val="single" w:sz="8" w:space="0" w:color="000000"/>
            </w:tcBorders>
            <w:hideMark/>
          </w:tcPr>
          <w:p w14:paraId="345F72C3"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noWrap/>
            <w:hideMark/>
          </w:tcPr>
          <w:p w14:paraId="4CC260A8"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72300</w:t>
            </w:r>
          </w:p>
        </w:tc>
        <w:tc>
          <w:tcPr>
            <w:tcW w:w="2194" w:type="dxa"/>
            <w:tcBorders>
              <w:top w:val="single" w:sz="8" w:space="0" w:color="auto"/>
              <w:left w:val="nil"/>
              <w:bottom w:val="single" w:sz="8" w:space="0" w:color="auto"/>
              <w:right w:val="single" w:sz="8" w:space="0" w:color="000000"/>
            </w:tcBorders>
            <w:shd w:val="clear" w:color="auto" w:fill="auto"/>
            <w:hideMark/>
          </w:tcPr>
          <w:p w14:paraId="5802E140" w14:textId="77777777" w:rsidR="00963E90" w:rsidRPr="00963E90" w:rsidRDefault="00963E90" w:rsidP="00963E90">
            <w:pPr>
              <w:rPr>
                <w:rFonts w:ascii="Calibri" w:hAnsi="Calibri" w:cs="Calibri"/>
                <w:color w:val="000000"/>
                <w:sz w:val="18"/>
                <w:szCs w:val="18"/>
                <w:lang w:eastAsia="en-GB"/>
              </w:rPr>
            </w:pPr>
            <w:r w:rsidRPr="00963E90">
              <w:rPr>
                <w:rFonts w:ascii="Calibri" w:hAnsi="Calibri" w:cs="Calibri"/>
                <w:color w:val="000000"/>
                <w:sz w:val="18"/>
                <w:szCs w:val="18"/>
                <w:lang w:eastAsia="en-GB"/>
              </w:rPr>
              <w:t>Materials &amp; Goods</w:t>
            </w:r>
          </w:p>
        </w:tc>
        <w:tc>
          <w:tcPr>
            <w:tcW w:w="940" w:type="dxa"/>
            <w:tcBorders>
              <w:top w:val="nil"/>
              <w:left w:val="nil"/>
              <w:bottom w:val="single" w:sz="8" w:space="0" w:color="auto"/>
              <w:right w:val="nil"/>
            </w:tcBorders>
            <w:shd w:val="clear" w:color="auto" w:fill="auto"/>
            <w:hideMark/>
          </w:tcPr>
          <w:p w14:paraId="01883463"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2,000</w:t>
            </w:r>
          </w:p>
        </w:tc>
        <w:tc>
          <w:tcPr>
            <w:tcW w:w="940" w:type="dxa"/>
            <w:tcBorders>
              <w:top w:val="nil"/>
              <w:left w:val="single" w:sz="8" w:space="0" w:color="auto"/>
              <w:bottom w:val="single" w:sz="8" w:space="0" w:color="auto"/>
              <w:right w:val="nil"/>
            </w:tcBorders>
            <w:shd w:val="clear" w:color="auto" w:fill="auto"/>
            <w:hideMark/>
          </w:tcPr>
          <w:p w14:paraId="614E6F2A"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177,622</w:t>
            </w:r>
          </w:p>
        </w:tc>
        <w:tc>
          <w:tcPr>
            <w:tcW w:w="940" w:type="dxa"/>
            <w:tcBorders>
              <w:top w:val="nil"/>
              <w:left w:val="single" w:sz="8" w:space="0" w:color="auto"/>
              <w:bottom w:val="single" w:sz="8" w:space="0" w:color="auto"/>
              <w:right w:val="nil"/>
            </w:tcBorders>
            <w:shd w:val="clear" w:color="auto" w:fill="auto"/>
            <w:hideMark/>
          </w:tcPr>
          <w:p w14:paraId="190B76C1"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222,000</w:t>
            </w:r>
          </w:p>
        </w:tc>
        <w:tc>
          <w:tcPr>
            <w:tcW w:w="940" w:type="dxa"/>
            <w:tcBorders>
              <w:top w:val="nil"/>
              <w:left w:val="single" w:sz="8" w:space="0" w:color="auto"/>
              <w:bottom w:val="single" w:sz="8" w:space="0" w:color="auto"/>
              <w:right w:val="nil"/>
            </w:tcBorders>
            <w:shd w:val="clear" w:color="auto" w:fill="auto"/>
            <w:hideMark/>
          </w:tcPr>
          <w:p w14:paraId="67D7768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4FEBA7AF"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401,622</w:t>
            </w:r>
          </w:p>
        </w:tc>
        <w:tc>
          <w:tcPr>
            <w:tcW w:w="884" w:type="dxa"/>
            <w:tcBorders>
              <w:top w:val="nil"/>
              <w:left w:val="nil"/>
              <w:bottom w:val="single" w:sz="8" w:space="0" w:color="auto"/>
              <w:right w:val="single" w:sz="8" w:space="0" w:color="auto"/>
            </w:tcBorders>
            <w:shd w:val="clear" w:color="auto" w:fill="auto"/>
            <w:hideMark/>
          </w:tcPr>
          <w:p w14:paraId="1E8CC1B6"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21</w:t>
            </w:r>
          </w:p>
        </w:tc>
        <w:tc>
          <w:tcPr>
            <w:tcW w:w="222" w:type="dxa"/>
            <w:hideMark/>
          </w:tcPr>
          <w:p w14:paraId="18F0347E" w14:textId="77777777" w:rsidR="00963E90" w:rsidRPr="00963E90" w:rsidRDefault="00963E90" w:rsidP="00963E90">
            <w:pPr>
              <w:rPr>
                <w:sz w:val="20"/>
                <w:szCs w:val="20"/>
                <w:lang w:eastAsia="en-GB"/>
              </w:rPr>
            </w:pPr>
          </w:p>
        </w:tc>
      </w:tr>
      <w:tr w:rsidR="00963E90" w:rsidRPr="00963E90" w14:paraId="749D1995"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5E2B8C97"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47BD6D79"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000000"/>
              <w:left w:val="single" w:sz="8" w:space="0" w:color="000000"/>
              <w:bottom w:val="single" w:sz="8" w:space="0" w:color="000000"/>
              <w:right w:val="single" w:sz="8" w:space="0" w:color="000000"/>
            </w:tcBorders>
            <w:hideMark/>
          </w:tcPr>
          <w:p w14:paraId="491D9505"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auto"/>
              <w:bottom w:val="single" w:sz="8" w:space="0" w:color="000000"/>
              <w:right w:val="single" w:sz="8" w:space="0" w:color="000000"/>
            </w:tcBorders>
            <w:hideMark/>
          </w:tcPr>
          <w:p w14:paraId="0EEAC766"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noWrap/>
            <w:hideMark/>
          </w:tcPr>
          <w:p w14:paraId="5FF03AB7"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74100</w:t>
            </w:r>
          </w:p>
        </w:tc>
        <w:tc>
          <w:tcPr>
            <w:tcW w:w="2194" w:type="dxa"/>
            <w:tcBorders>
              <w:top w:val="single" w:sz="8" w:space="0" w:color="auto"/>
              <w:left w:val="nil"/>
              <w:bottom w:val="single" w:sz="8" w:space="0" w:color="auto"/>
              <w:right w:val="nil"/>
            </w:tcBorders>
            <w:shd w:val="clear" w:color="auto" w:fill="auto"/>
            <w:hideMark/>
          </w:tcPr>
          <w:p w14:paraId="1E097432" w14:textId="77777777" w:rsidR="00963E90" w:rsidRPr="00963E90" w:rsidRDefault="00963E90" w:rsidP="00963E90">
            <w:pPr>
              <w:rPr>
                <w:rFonts w:ascii="Calibri" w:hAnsi="Calibri" w:cs="Calibri"/>
                <w:color w:val="000000"/>
                <w:sz w:val="18"/>
                <w:szCs w:val="18"/>
                <w:lang w:eastAsia="en-GB"/>
              </w:rPr>
            </w:pPr>
            <w:r w:rsidRPr="00963E90">
              <w:rPr>
                <w:rFonts w:ascii="Calibri" w:hAnsi="Calibri" w:cs="Calibri"/>
                <w:color w:val="000000"/>
                <w:sz w:val="18"/>
                <w:szCs w:val="18"/>
                <w:lang w:eastAsia="en-GB"/>
              </w:rPr>
              <w:t>Professional Services (Audit)</w:t>
            </w:r>
          </w:p>
        </w:tc>
        <w:tc>
          <w:tcPr>
            <w:tcW w:w="940" w:type="dxa"/>
            <w:tcBorders>
              <w:top w:val="nil"/>
              <w:left w:val="single" w:sz="8" w:space="0" w:color="auto"/>
              <w:bottom w:val="single" w:sz="8" w:space="0" w:color="auto"/>
              <w:right w:val="nil"/>
            </w:tcBorders>
            <w:shd w:val="clear" w:color="auto" w:fill="auto"/>
            <w:hideMark/>
          </w:tcPr>
          <w:p w14:paraId="6BBB6359"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2,000</w:t>
            </w:r>
          </w:p>
        </w:tc>
        <w:tc>
          <w:tcPr>
            <w:tcW w:w="940" w:type="dxa"/>
            <w:tcBorders>
              <w:top w:val="nil"/>
              <w:left w:val="single" w:sz="8" w:space="0" w:color="auto"/>
              <w:bottom w:val="single" w:sz="8" w:space="0" w:color="auto"/>
              <w:right w:val="nil"/>
            </w:tcBorders>
            <w:shd w:val="clear" w:color="auto" w:fill="auto"/>
            <w:hideMark/>
          </w:tcPr>
          <w:p w14:paraId="0EDF4E96"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2,000</w:t>
            </w:r>
          </w:p>
        </w:tc>
        <w:tc>
          <w:tcPr>
            <w:tcW w:w="940" w:type="dxa"/>
            <w:tcBorders>
              <w:top w:val="nil"/>
              <w:left w:val="single" w:sz="8" w:space="0" w:color="auto"/>
              <w:bottom w:val="single" w:sz="8" w:space="0" w:color="auto"/>
              <w:right w:val="nil"/>
            </w:tcBorders>
            <w:shd w:val="clear" w:color="auto" w:fill="auto"/>
            <w:hideMark/>
          </w:tcPr>
          <w:p w14:paraId="27D690B5"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6D7A3CC7"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057A9402"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4,000</w:t>
            </w:r>
          </w:p>
        </w:tc>
        <w:tc>
          <w:tcPr>
            <w:tcW w:w="884" w:type="dxa"/>
            <w:tcBorders>
              <w:top w:val="nil"/>
              <w:left w:val="nil"/>
              <w:bottom w:val="single" w:sz="8" w:space="0" w:color="auto"/>
              <w:right w:val="single" w:sz="8" w:space="0" w:color="auto"/>
            </w:tcBorders>
            <w:shd w:val="clear" w:color="auto" w:fill="auto"/>
            <w:hideMark/>
          </w:tcPr>
          <w:p w14:paraId="4A8CD1FD"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22</w:t>
            </w:r>
          </w:p>
        </w:tc>
        <w:tc>
          <w:tcPr>
            <w:tcW w:w="222" w:type="dxa"/>
            <w:hideMark/>
          </w:tcPr>
          <w:p w14:paraId="1760B8C5" w14:textId="77777777" w:rsidR="00963E90" w:rsidRPr="00963E90" w:rsidRDefault="00963E90" w:rsidP="00963E90">
            <w:pPr>
              <w:rPr>
                <w:sz w:val="20"/>
                <w:szCs w:val="20"/>
                <w:lang w:eastAsia="en-GB"/>
              </w:rPr>
            </w:pPr>
          </w:p>
        </w:tc>
      </w:tr>
      <w:tr w:rsidR="00780AD1" w:rsidRPr="00963E90" w14:paraId="4F3AC6F2"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49EB55ED"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644C350B"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000000"/>
              <w:left w:val="single" w:sz="8" w:space="0" w:color="000000"/>
              <w:bottom w:val="single" w:sz="8" w:space="0" w:color="000000"/>
              <w:right w:val="single" w:sz="8" w:space="0" w:color="000000"/>
            </w:tcBorders>
            <w:hideMark/>
          </w:tcPr>
          <w:p w14:paraId="5A9BDFEE"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auto"/>
              <w:bottom w:val="single" w:sz="8" w:space="0" w:color="000000"/>
              <w:right w:val="single" w:sz="8" w:space="0" w:color="000000"/>
            </w:tcBorders>
            <w:hideMark/>
          </w:tcPr>
          <w:p w14:paraId="28EA8DBF"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000000" w:fill="D9E2F3"/>
            <w:hideMark/>
          </w:tcPr>
          <w:p w14:paraId="494C9B86" w14:textId="77777777" w:rsidR="00963E90" w:rsidRPr="00963E90" w:rsidRDefault="00963E90" w:rsidP="00963E90">
            <w:pPr>
              <w:jc w:val="both"/>
              <w:rPr>
                <w:rFonts w:ascii="Calibri" w:hAnsi="Calibri" w:cs="Calibri"/>
                <w:color w:val="000000"/>
                <w:sz w:val="18"/>
                <w:szCs w:val="18"/>
                <w:lang w:eastAsia="en-GB"/>
              </w:rPr>
            </w:pPr>
            <w:r w:rsidRPr="00963E90">
              <w:rPr>
                <w:rFonts w:ascii="Calibri" w:hAnsi="Calibri" w:cs="Calibri"/>
                <w:color w:val="000000"/>
                <w:sz w:val="18"/>
                <w:szCs w:val="18"/>
                <w:lang w:eastAsia="en-GB"/>
              </w:rPr>
              <w:t> </w:t>
            </w:r>
          </w:p>
        </w:tc>
        <w:tc>
          <w:tcPr>
            <w:tcW w:w="2194" w:type="dxa"/>
            <w:tcBorders>
              <w:top w:val="single" w:sz="8" w:space="0" w:color="auto"/>
              <w:left w:val="nil"/>
              <w:bottom w:val="single" w:sz="8" w:space="0" w:color="auto"/>
              <w:right w:val="single" w:sz="8" w:space="0" w:color="000000"/>
            </w:tcBorders>
            <w:shd w:val="clear" w:color="000000" w:fill="D9E2F3"/>
            <w:hideMark/>
          </w:tcPr>
          <w:p w14:paraId="1AF733EE" w14:textId="77777777" w:rsidR="00963E90" w:rsidRPr="00963E90" w:rsidRDefault="00963E90" w:rsidP="00963E90">
            <w:pPr>
              <w:jc w:val="both"/>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sub-total UNDP</w:t>
            </w:r>
          </w:p>
        </w:tc>
        <w:tc>
          <w:tcPr>
            <w:tcW w:w="940" w:type="dxa"/>
            <w:tcBorders>
              <w:top w:val="nil"/>
              <w:left w:val="nil"/>
              <w:bottom w:val="single" w:sz="8" w:space="0" w:color="auto"/>
              <w:right w:val="nil"/>
            </w:tcBorders>
            <w:shd w:val="clear" w:color="000000" w:fill="D9E2F3"/>
            <w:hideMark/>
          </w:tcPr>
          <w:p w14:paraId="188FF98B"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21,315</w:t>
            </w:r>
          </w:p>
        </w:tc>
        <w:tc>
          <w:tcPr>
            <w:tcW w:w="940" w:type="dxa"/>
            <w:tcBorders>
              <w:top w:val="nil"/>
              <w:left w:val="single" w:sz="8" w:space="0" w:color="000000"/>
              <w:bottom w:val="single" w:sz="8" w:space="0" w:color="auto"/>
              <w:right w:val="nil"/>
            </w:tcBorders>
            <w:shd w:val="clear" w:color="000000" w:fill="D9E2F3"/>
            <w:hideMark/>
          </w:tcPr>
          <w:p w14:paraId="6665194B"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197,034</w:t>
            </w:r>
          </w:p>
        </w:tc>
        <w:tc>
          <w:tcPr>
            <w:tcW w:w="940" w:type="dxa"/>
            <w:tcBorders>
              <w:top w:val="nil"/>
              <w:left w:val="single" w:sz="8" w:space="0" w:color="000000"/>
              <w:bottom w:val="single" w:sz="8" w:space="0" w:color="auto"/>
              <w:right w:val="nil"/>
            </w:tcBorders>
            <w:shd w:val="clear" w:color="000000" w:fill="D9E2F3"/>
            <w:hideMark/>
          </w:tcPr>
          <w:p w14:paraId="4F883D3E"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228,409</w:t>
            </w:r>
          </w:p>
        </w:tc>
        <w:tc>
          <w:tcPr>
            <w:tcW w:w="940" w:type="dxa"/>
            <w:tcBorders>
              <w:top w:val="nil"/>
              <w:left w:val="single" w:sz="8" w:space="0" w:color="000000"/>
              <w:bottom w:val="single" w:sz="8" w:space="0" w:color="auto"/>
              <w:right w:val="nil"/>
            </w:tcBorders>
            <w:shd w:val="clear" w:color="000000" w:fill="D9E2F3"/>
            <w:hideMark/>
          </w:tcPr>
          <w:p w14:paraId="38A25C0D"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6,312</w:t>
            </w:r>
          </w:p>
        </w:tc>
        <w:tc>
          <w:tcPr>
            <w:tcW w:w="1034" w:type="dxa"/>
            <w:tcBorders>
              <w:top w:val="nil"/>
              <w:left w:val="single" w:sz="8" w:space="0" w:color="auto"/>
              <w:bottom w:val="single" w:sz="8" w:space="0" w:color="auto"/>
              <w:right w:val="single" w:sz="8" w:space="0" w:color="auto"/>
            </w:tcBorders>
            <w:shd w:val="clear" w:color="000000" w:fill="DCE6F1"/>
            <w:hideMark/>
          </w:tcPr>
          <w:p w14:paraId="47B2211C"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453,070</w:t>
            </w:r>
          </w:p>
        </w:tc>
        <w:tc>
          <w:tcPr>
            <w:tcW w:w="884" w:type="dxa"/>
            <w:tcBorders>
              <w:top w:val="nil"/>
              <w:left w:val="nil"/>
              <w:bottom w:val="nil"/>
              <w:right w:val="single" w:sz="8" w:space="0" w:color="auto"/>
            </w:tcBorders>
            <w:shd w:val="clear" w:color="000000" w:fill="D9E2F3"/>
            <w:hideMark/>
          </w:tcPr>
          <w:p w14:paraId="17AD0677"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 </w:t>
            </w:r>
          </w:p>
        </w:tc>
        <w:tc>
          <w:tcPr>
            <w:tcW w:w="222" w:type="dxa"/>
            <w:hideMark/>
          </w:tcPr>
          <w:p w14:paraId="63DDCE28" w14:textId="77777777" w:rsidR="00963E90" w:rsidRPr="00963E90" w:rsidRDefault="00963E90" w:rsidP="00963E90">
            <w:pPr>
              <w:rPr>
                <w:sz w:val="20"/>
                <w:szCs w:val="20"/>
                <w:lang w:eastAsia="en-GB"/>
              </w:rPr>
            </w:pPr>
          </w:p>
        </w:tc>
      </w:tr>
      <w:tr w:rsidR="00780AD1" w:rsidRPr="00963E90" w14:paraId="2C359D39" w14:textId="77777777" w:rsidTr="00780AD1">
        <w:trPr>
          <w:trHeight w:val="340"/>
        </w:trPr>
        <w:tc>
          <w:tcPr>
            <w:tcW w:w="1367" w:type="dxa"/>
            <w:vMerge/>
            <w:tcBorders>
              <w:top w:val="nil"/>
              <w:left w:val="single" w:sz="8" w:space="0" w:color="auto"/>
              <w:bottom w:val="single" w:sz="8" w:space="0" w:color="000000"/>
              <w:right w:val="single" w:sz="8" w:space="0" w:color="000000"/>
            </w:tcBorders>
            <w:hideMark/>
          </w:tcPr>
          <w:p w14:paraId="1CEF19C4"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single" w:sz="8" w:space="0" w:color="000000"/>
              <w:right w:val="single" w:sz="8" w:space="0" w:color="000000"/>
            </w:tcBorders>
            <w:hideMark/>
          </w:tcPr>
          <w:p w14:paraId="1BBC449B" w14:textId="77777777" w:rsidR="00963E90" w:rsidRPr="00963E90" w:rsidRDefault="00963E90" w:rsidP="00963E90">
            <w:pPr>
              <w:rPr>
                <w:rFonts w:ascii="Calibri" w:hAnsi="Calibri" w:cs="Calibri"/>
                <w:b/>
                <w:bCs/>
                <w:color w:val="000000"/>
                <w:sz w:val="18"/>
                <w:szCs w:val="18"/>
                <w:lang w:eastAsia="en-GB"/>
              </w:rPr>
            </w:pPr>
          </w:p>
        </w:tc>
        <w:tc>
          <w:tcPr>
            <w:tcW w:w="1144" w:type="dxa"/>
            <w:tcBorders>
              <w:top w:val="single" w:sz="8" w:space="0" w:color="auto"/>
              <w:left w:val="nil"/>
              <w:bottom w:val="single" w:sz="8" w:space="0" w:color="auto"/>
              <w:right w:val="single" w:sz="8" w:space="0" w:color="000000"/>
            </w:tcBorders>
            <w:shd w:val="clear" w:color="000000" w:fill="EDEDED"/>
            <w:hideMark/>
          </w:tcPr>
          <w:p w14:paraId="20A09DF7" w14:textId="77777777" w:rsidR="00963E90" w:rsidRPr="00963E90" w:rsidRDefault="00963E90" w:rsidP="00963E90">
            <w:pPr>
              <w:jc w:val="both"/>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 </w:t>
            </w:r>
          </w:p>
        </w:tc>
        <w:tc>
          <w:tcPr>
            <w:tcW w:w="1153" w:type="dxa"/>
            <w:tcBorders>
              <w:top w:val="single" w:sz="8" w:space="0" w:color="000000"/>
              <w:left w:val="nil"/>
              <w:bottom w:val="single" w:sz="8" w:space="0" w:color="000000"/>
              <w:right w:val="single" w:sz="8" w:space="0" w:color="000000"/>
            </w:tcBorders>
            <w:shd w:val="clear" w:color="000000" w:fill="EDEDED"/>
            <w:hideMark/>
          </w:tcPr>
          <w:p w14:paraId="4CD8D449" w14:textId="77777777" w:rsidR="00963E90" w:rsidRPr="00963E90" w:rsidRDefault="00963E90" w:rsidP="00963E90">
            <w:pPr>
              <w:jc w:val="both"/>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 </w:t>
            </w:r>
          </w:p>
        </w:tc>
        <w:tc>
          <w:tcPr>
            <w:tcW w:w="1299" w:type="dxa"/>
            <w:tcBorders>
              <w:top w:val="nil"/>
              <w:left w:val="nil"/>
              <w:bottom w:val="single" w:sz="8" w:space="0" w:color="auto"/>
              <w:right w:val="single" w:sz="8" w:space="0" w:color="auto"/>
            </w:tcBorders>
            <w:shd w:val="clear" w:color="000000" w:fill="EDEDED"/>
            <w:hideMark/>
          </w:tcPr>
          <w:p w14:paraId="3554E044" w14:textId="77777777" w:rsidR="00963E90" w:rsidRPr="00963E90" w:rsidRDefault="00963E90" w:rsidP="00963E90">
            <w:pPr>
              <w:jc w:val="both"/>
              <w:rPr>
                <w:rFonts w:ascii="Calibri" w:hAnsi="Calibri" w:cs="Calibri"/>
                <w:color w:val="000000"/>
                <w:sz w:val="18"/>
                <w:szCs w:val="18"/>
                <w:lang w:eastAsia="en-GB"/>
              </w:rPr>
            </w:pPr>
            <w:r w:rsidRPr="00963E90">
              <w:rPr>
                <w:rFonts w:ascii="Calibri" w:hAnsi="Calibri" w:cs="Calibri"/>
                <w:color w:val="000000"/>
                <w:sz w:val="18"/>
                <w:szCs w:val="18"/>
                <w:lang w:eastAsia="en-GB"/>
              </w:rPr>
              <w:t> </w:t>
            </w:r>
          </w:p>
        </w:tc>
        <w:tc>
          <w:tcPr>
            <w:tcW w:w="2194" w:type="dxa"/>
            <w:tcBorders>
              <w:top w:val="single" w:sz="8" w:space="0" w:color="auto"/>
              <w:left w:val="nil"/>
              <w:bottom w:val="single" w:sz="8" w:space="0" w:color="auto"/>
              <w:right w:val="single" w:sz="8" w:space="0" w:color="000000"/>
            </w:tcBorders>
            <w:shd w:val="clear" w:color="000000" w:fill="EDEDED"/>
            <w:hideMark/>
          </w:tcPr>
          <w:p w14:paraId="142C7230" w14:textId="77777777" w:rsidR="00963E90" w:rsidRPr="00963E90" w:rsidRDefault="00963E90" w:rsidP="00963E90">
            <w:pPr>
              <w:jc w:val="both"/>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Total Outcome 2</w:t>
            </w:r>
          </w:p>
        </w:tc>
        <w:tc>
          <w:tcPr>
            <w:tcW w:w="940" w:type="dxa"/>
            <w:tcBorders>
              <w:top w:val="nil"/>
              <w:left w:val="nil"/>
              <w:bottom w:val="single" w:sz="8" w:space="0" w:color="auto"/>
              <w:right w:val="nil"/>
            </w:tcBorders>
            <w:shd w:val="clear" w:color="000000" w:fill="EDEDED"/>
            <w:hideMark/>
          </w:tcPr>
          <w:p w14:paraId="08255AFB"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62,440</w:t>
            </w:r>
          </w:p>
        </w:tc>
        <w:tc>
          <w:tcPr>
            <w:tcW w:w="940" w:type="dxa"/>
            <w:tcBorders>
              <w:top w:val="nil"/>
              <w:left w:val="single" w:sz="8" w:space="0" w:color="000000"/>
              <w:bottom w:val="single" w:sz="8" w:space="0" w:color="auto"/>
              <w:right w:val="nil"/>
            </w:tcBorders>
            <w:shd w:val="clear" w:color="000000" w:fill="EDEDED"/>
            <w:hideMark/>
          </w:tcPr>
          <w:p w14:paraId="1C2003DC"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472,643</w:t>
            </w:r>
          </w:p>
        </w:tc>
        <w:tc>
          <w:tcPr>
            <w:tcW w:w="940" w:type="dxa"/>
            <w:tcBorders>
              <w:top w:val="nil"/>
              <w:left w:val="single" w:sz="8" w:space="0" w:color="000000"/>
              <w:bottom w:val="single" w:sz="8" w:space="0" w:color="auto"/>
              <w:right w:val="nil"/>
            </w:tcBorders>
            <w:shd w:val="clear" w:color="000000" w:fill="EDEDED"/>
            <w:hideMark/>
          </w:tcPr>
          <w:p w14:paraId="1340DD00"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239,206</w:t>
            </w:r>
          </w:p>
        </w:tc>
        <w:tc>
          <w:tcPr>
            <w:tcW w:w="940" w:type="dxa"/>
            <w:tcBorders>
              <w:top w:val="nil"/>
              <w:left w:val="single" w:sz="8" w:space="0" w:color="000000"/>
              <w:bottom w:val="single" w:sz="8" w:space="0" w:color="auto"/>
              <w:right w:val="nil"/>
            </w:tcBorders>
            <w:shd w:val="clear" w:color="000000" w:fill="EDEDED"/>
            <w:hideMark/>
          </w:tcPr>
          <w:p w14:paraId="3A6B06D1"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9,609</w:t>
            </w:r>
          </w:p>
        </w:tc>
        <w:tc>
          <w:tcPr>
            <w:tcW w:w="1034" w:type="dxa"/>
            <w:tcBorders>
              <w:top w:val="nil"/>
              <w:left w:val="single" w:sz="8" w:space="0" w:color="auto"/>
              <w:bottom w:val="single" w:sz="8" w:space="0" w:color="auto"/>
              <w:right w:val="single" w:sz="8" w:space="0" w:color="auto"/>
            </w:tcBorders>
            <w:shd w:val="clear" w:color="000000" w:fill="EDEDED"/>
            <w:hideMark/>
          </w:tcPr>
          <w:p w14:paraId="36F15425"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783,898</w:t>
            </w:r>
          </w:p>
        </w:tc>
        <w:tc>
          <w:tcPr>
            <w:tcW w:w="884" w:type="dxa"/>
            <w:tcBorders>
              <w:top w:val="single" w:sz="8" w:space="0" w:color="auto"/>
              <w:left w:val="nil"/>
              <w:bottom w:val="single" w:sz="8" w:space="0" w:color="auto"/>
              <w:right w:val="single" w:sz="8" w:space="0" w:color="auto"/>
            </w:tcBorders>
            <w:shd w:val="clear" w:color="000000" w:fill="EDEDED"/>
            <w:hideMark/>
          </w:tcPr>
          <w:p w14:paraId="6335EF93"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 </w:t>
            </w:r>
          </w:p>
        </w:tc>
        <w:tc>
          <w:tcPr>
            <w:tcW w:w="222" w:type="dxa"/>
            <w:hideMark/>
          </w:tcPr>
          <w:p w14:paraId="2734B5F7" w14:textId="77777777" w:rsidR="00963E90" w:rsidRPr="00963E90" w:rsidRDefault="00963E90" w:rsidP="00963E90">
            <w:pPr>
              <w:rPr>
                <w:sz w:val="20"/>
                <w:szCs w:val="20"/>
                <w:lang w:eastAsia="en-GB"/>
              </w:rPr>
            </w:pPr>
          </w:p>
        </w:tc>
      </w:tr>
      <w:tr w:rsidR="00963E90" w:rsidRPr="00963E90" w14:paraId="0F5D2D37" w14:textId="77777777" w:rsidTr="00780AD1">
        <w:trPr>
          <w:trHeight w:val="340"/>
        </w:trPr>
        <w:tc>
          <w:tcPr>
            <w:tcW w:w="1367" w:type="dxa"/>
            <w:vMerge w:val="restart"/>
            <w:tcBorders>
              <w:top w:val="nil"/>
              <w:left w:val="single" w:sz="8" w:space="0" w:color="auto"/>
              <w:bottom w:val="nil"/>
              <w:right w:val="single" w:sz="8" w:space="0" w:color="000000"/>
            </w:tcBorders>
            <w:shd w:val="clear" w:color="auto" w:fill="auto"/>
            <w:hideMark/>
          </w:tcPr>
          <w:p w14:paraId="1FDD5B0B"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COMPONENT 3: Innovative financing</w:t>
            </w:r>
          </w:p>
        </w:tc>
        <w:tc>
          <w:tcPr>
            <w:tcW w:w="1323" w:type="dxa"/>
            <w:vMerge w:val="restart"/>
            <w:tcBorders>
              <w:top w:val="single" w:sz="8" w:space="0" w:color="000000"/>
              <w:left w:val="single" w:sz="8" w:space="0" w:color="000000"/>
              <w:bottom w:val="nil"/>
              <w:right w:val="single" w:sz="8" w:space="0" w:color="000000"/>
            </w:tcBorders>
            <w:shd w:val="clear" w:color="auto" w:fill="auto"/>
            <w:hideMark/>
          </w:tcPr>
          <w:p w14:paraId="09FA657A"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ABER and UNCDF (RP)</w:t>
            </w:r>
          </w:p>
        </w:tc>
        <w:tc>
          <w:tcPr>
            <w:tcW w:w="1144" w:type="dxa"/>
            <w:vMerge w:val="restart"/>
            <w:tcBorders>
              <w:top w:val="single" w:sz="8" w:space="0" w:color="auto"/>
              <w:left w:val="single" w:sz="8" w:space="0" w:color="auto"/>
              <w:bottom w:val="single" w:sz="8" w:space="0" w:color="000000"/>
              <w:right w:val="single" w:sz="8" w:space="0" w:color="000000"/>
            </w:tcBorders>
            <w:shd w:val="clear" w:color="auto" w:fill="auto"/>
            <w:hideMark/>
          </w:tcPr>
          <w:p w14:paraId="6613C0CD"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62000</w:t>
            </w:r>
          </w:p>
        </w:tc>
        <w:tc>
          <w:tcPr>
            <w:tcW w:w="1153" w:type="dxa"/>
            <w:vMerge w:val="restart"/>
            <w:tcBorders>
              <w:top w:val="single" w:sz="8" w:space="0" w:color="000000"/>
              <w:left w:val="single" w:sz="8" w:space="0" w:color="auto"/>
              <w:bottom w:val="single" w:sz="8" w:space="0" w:color="000000"/>
              <w:right w:val="single" w:sz="8" w:space="0" w:color="000000"/>
            </w:tcBorders>
            <w:shd w:val="clear" w:color="auto" w:fill="auto"/>
            <w:hideMark/>
          </w:tcPr>
          <w:p w14:paraId="1ED85D41"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GEF</w:t>
            </w:r>
          </w:p>
        </w:tc>
        <w:tc>
          <w:tcPr>
            <w:tcW w:w="1299" w:type="dxa"/>
            <w:tcBorders>
              <w:top w:val="nil"/>
              <w:left w:val="nil"/>
              <w:bottom w:val="single" w:sz="8" w:space="0" w:color="auto"/>
              <w:right w:val="single" w:sz="8" w:space="0" w:color="auto"/>
            </w:tcBorders>
            <w:shd w:val="clear" w:color="auto" w:fill="auto"/>
            <w:hideMark/>
          </w:tcPr>
          <w:p w14:paraId="6D7E45DA"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71600</w:t>
            </w:r>
          </w:p>
        </w:tc>
        <w:tc>
          <w:tcPr>
            <w:tcW w:w="2194" w:type="dxa"/>
            <w:tcBorders>
              <w:top w:val="single" w:sz="8" w:space="0" w:color="auto"/>
              <w:left w:val="nil"/>
              <w:bottom w:val="single" w:sz="8" w:space="0" w:color="auto"/>
              <w:right w:val="single" w:sz="8" w:space="0" w:color="000000"/>
            </w:tcBorders>
            <w:shd w:val="clear" w:color="auto" w:fill="auto"/>
            <w:hideMark/>
          </w:tcPr>
          <w:p w14:paraId="204AA1BA" w14:textId="77777777" w:rsidR="00963E90" w:rsidRPr="00963E90" w:rsidRDefault="00963E90" w:rsidP="00963E90">
            <w:pPr>
              <w:jc w:val="both"/>
              <w:rPr>
                <w:rFonts w:ascii="Calibri" w:hAnsi="Calibri" w:cs="Calibri"/>
                <w:color w:val="000000"/>
                <w:sz w:val="18"/>
                <w:szCs w:val="18"/>
                <w:lang w:eastAsia="en-GB"/>
              </w:rPr>
            </w:pPr>
            <w:r w:rsidRPr="00963E90">
              <w:rPr>
                <w:rFonts w:ascii="Calibri" w:hAnsi="Calibri" w:cs="Calibri"/>
                <w:color w:val="000000"/>
                <w:sz w:val="18"/>
                <w:szCs w:val="18"/>
                <w:lang w:eastAsia="en-GB"/>
              </w:rPr>
              <w:t>Travel</w:t>
            </w:r>
          </w:p>
        </w:tc>
        <w:tc>
          <w:tcPr>
            <w:tcW w:w="940" w:type="dxa"/>
            <w:tcBorders>
              <w:top w:val="nil"/>
              <w:left w:val="nil"/>
              <w:bottom w:val="single" w:sz="8" w:space="0" w:color="auto"/>
              <w:right w:val="nil"/>
            </w:tcBorders>
            <w:shd w:val="clear" w:color="auto" w:fill="auto"/>
            <w:hideMark/>
          </w:tcPr>
          <w:p w14:paraId="6A2B14D7"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3,224</w:t>
            </w:r>
          </w:p>
        </w:tc>
        <w:tc>
          <w:tcPr>
            <w:tcW w:w="940" w:type="dxa"/>
            <w:tcBorders>
              <w:top w:val="nil"/>
              <w:left w:val="single" w:sz="8" w:space="0" w:color="auto"/>
              <w:bottom w:val="single" w:sz="8" w:space="0" w:color="auto"/>
              <w:right w:val="nil"/>
            </w:tcBorders>
            <w:shd w:val="clear" w:color="auto" w:fill="auto"/>
            <w:hideMark/>
          </w:tcPr>
          <w:p w14:paraId="11CB65C2"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3,224</w:t>
            </w:r>
          </w:p>
        </w:tc>
        <w:tc>
          <w:tcPr>
            <w:tcW w:w="940" w:type="dxa"/>
            <w:tcBorders>
              <w:top w:val="nil"/>
              <w:left w:val="single" w:sz="8" w:space="0" w:color="auto"/>
              <w:bottom w:val="single" w:sz="8" w:space="0" w:color="auto"/>
              <w:right w:val="nil"/>
            </w:tcBorders>
            <w:shd w:val="clear" w:color="auto" w:fill="auto"/>
            <w:hideMark/>
          </w:tcPr>
          <w:p w14:paraId="430B7B4C"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3,224</w:t>
            </w:r>
          </w:p>
        </w:tc>
        <w:tc>
          <w:tcPr>
            <w:tcW w:w="940" w:type="dxa"/>
            <w:tcBorders>
              <w:top w:val="nil"/>
              <w:left w:val="single" w:sz="8" w:space="0" w:color="auto"/>
              <w:bottom w:val="single" w:sz="8" w:space="0" w:color="auto"/>
              <w:right w:val="nil"/>
            </w:tcBorders>
            <w:shd w:val="clear" w:color="auto" w:fill="auto"/>
            <w:hideMark/>
          </w:tcPr>
          <w:p w14:paraId="2A85F8D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70A7141C"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9,672</w:t>
            </w:r>
          </w:p>
        </w:tc>
        <w:tc>
          <w:tcPr>
            <w:tcW w:w="884" w:type="dxa"/>
            <w:tcBorders>
              <w:top w:val="nil"/>
              <w:left w:val="nil"/>
              <w:bottom w:val="single" w:sz="8" w:space="0" w:color="auto"/>
              <w:right w:val="single" w:sz="8" w:space="0" w:color="auto"/>
            </w:tcBorders>
            <w:shd w:val="clear" w:color="auto" w:fill="auto"/>
            <w:hideMark/>
          </w:tcPr>
          <w:p w14:paraId="54BB5A2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23</w:t>
            </w:r>
          </w:p>
        </w:tc>
        <w:tc>
          <w:tcPr>
            <w:tcW w:w="222" w:type="dxa"/>
            <w:hideMark/>
          </w:tcPr>
          <w:p w14:paraId="327D6374" w14:textId="77777777" w:rsidR="00963E90" w:rsidRPr="00963E90" w:rsidRDefault="00963E90" w:rsidP="00963E90">
            <w:pPr>
              <w:rPr>
                <w:sz w:val="20"/>
                <w:szCs w:val="20"/>
                <w:lang w:eastAsia="en-GB"/>
              </w:rPr>
            </w:pPr>
          </w:p>
        </w:tc>
      </w:tr>
      <w:tr w:rsidR="00963E90" w:rsidRPr="00963E90" w14:paraId="1A292A06" w14:textId="77777777" w:rsidTr="00780AD1">
        <w:trPr>
          <w:trHeight w:val="340"/>
        </w:trPr>
        <w:tc>
          <w:tcPr>
            <w:tcW w:w="1367" w:type="dxa"/>
            <w:vMerge/>
            <w:tcBorders>
              <w:top w:val="nil"/>
              <w:left w:val="single" w:sz="8" w:space="0" w:color="auto"/>
              <w:bottom w:val="nil"/>
              <w:right w:val="single" w:sz="8" w:space="0" w:color="000000"/>
            </w:tcBorders>
            <w:hideMark/>
          </w:tcPr>
          <w:p w14:paraId="049C42D1"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nil"/>
              <w:right w:val="single" w:sz="8" w:space="0" w:color="000000"/>
            </w:tcBorders>
            <w:hideMark/>
          </w:tcPr>
          <w:p w14:paraId="79BC095D"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3DC032E4"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auto"/>
              <w:bottom w:val="single" w:sz="8" w:space="0" w:color="000000"/>
              <w:right w:val="single" w:sz="8" w:space="0" w:color="000000"/>
            </w:tcBorders>
            <w:hideMark/>
          </w:tcPr>
          <w:p w14:paraId="116D2348"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noWrap/>
            <w:hideMark/>
          </w:tcPr>
          <w:p w14:paraId="22EF3B74"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72100</w:t>
            </w:r>
          </w:p>
        </w:tc>
        <w:tc>
          <w:tcPr>
            <w:tcW w:w="2194" w:type="dxa"/>
            <w:tcBorders>
              <w:top w:val="single" w:sz="8" w:space="0" w:color="auto"/>
              <w:left w:val="nil"/>
              <w:bottom w:val="single" w:sz="8" w:space="0" w:color="auto"/>
              <w:right w:val="single" w:sz="8" w:space="0" w:color="000000"/>
            </w:tcBorders>
            <w:shd w:val="clear" w:color="auto" w:fill="auto"/>
            <w:hideMark/>
          </w:tcPr>
          <w:p w14:paraId="4EC890C1" w14:textId="77777777" w:rsidR="00963E90" w:rsidRPr="00963E90" w:rsidRDefault="00963E90" w:rsidP="00963E90">
            <w:pPr>
              <w:jc w:val="both"/>
              <w:rPr>
                <w:rFonts w:ascii="Calibri" w:hAnsi="Calibri" w:cs="Calibri"/>
                <w:color w:val="000000"/>
                <w:sz w:val="18"/>
                <w:szCs w:val="18"/>
                <w:lang w:eastAsia="en-GB"/>
              </w:rPr>
            </w:pPr>
            <w:r w:rsidRPr="00963E90">
              <w:rPr>
                <w:rFonts w:ascii="Calibri" w:hAnsi="Calibri" w:cs="Calibri"/>
                <w:color w:val="000000"/>
                <w:sz w:val="18"/>
                <w:szCs w:val="18"/>
                <w:lang w:eastAsia="en-GB"/>
              </w:rPr>
              <w:t>Contractual services - Companies</w:t>
            </w:r>
          </w:p>
        </w:tc>
        <w:tc>
          <w:tcPr>
            <w:tcW w:w="940" w:type="dxa"/>
            <w:tcBorders>
              <w:top w:val="nil"/>
              <w:left w:val="nil"/>
              <w:bottom w:val="single" w:sz="8" w:space="0" w:color="auto"/>
              <w:right w:val="nil"/>
            </w:tcBorders>
            <w:shd w:val="clear" w:color="auto" w:fill="auto"/>
            <w:hideMark/>
          </w:tcPr>
          <w:p w14:paraId="7F661E1E"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55,000</w:t>
            </w:r>
          </w:p>
        </w:tc>
        <w:tc>
          <w:tcPr>
            <w:tcW w:w="940" w:type="dxa"/>
            <w:tcBorders>
              <w:top w:val="nil"/>
              <w:left w:val="single" w:sz="8" w:space="0" w:color="auto"/>
              <w:bottom w:val="single" w:sz="8" w:space="0" w:color="auto"/>
              <w:right w:val="nil"/>
            </w:tcBorders>
            <w:shd w:val="clear" w:color="auto" w:fill="auto"/>
            <w:hideMark/>
          </w:tcPr>
          <w:p w14:paraId="0B9E5538"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25,000</w:t>
            </w:r>
          </w:p>
        </w:tc>
        <w:tc>
          <w:tcPr>
            <w:tcW w:w="940" w:type="dxa"/>
            <w:tcBorders>
              <w:top w:val="nil"/>
              <w:left w:val="single" w:sz="8" w:space="0" w:color="auto"/>
              <w:bottom w:val="single" w:sz="8" w:space="0" w:color="auto"/>
              <w:right w:val="nil"/>
            </w:tcBorders>
            <w:shd w:val="clear" w:color="auto" w:fill="auto"/>
            <w:hideMark/>
          </w:tcPr>
          <w:p w14:paraId="5438039C"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50,000</w:t>
            </w:r>
          </w:p>
        </w:tc>
        <w:tc>
          <w:tcPr>
            <w:tcW w:w="940" w:type="dxa"/>
            <w:tcBorders>
              <w:top w:val="nil"/>
              <w:left w:val="single" w:sz="8" w:space="0" w:color="auto"/>
              <w:bottom w:val="single" w:sz="8" w:space="0" w:color="auto"/>
              <w:right w:val="nil"/>
            </w:tcBorders>
            <w:shd w:val="clear" w:color="auto" w:fill="auto"/>
            <w:hideMark/>
          </w:tcPr>
          <w:p w14:paraId="03EF4F58"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0EC38404"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130,000</w:t>
            </w:r>
          </w:p>
        </w:tc>
        <w:tc>
          <w:tcPr>
            <w:tcW w:w="884" w:type="dxa"/>
            <w:tcBorders>
              <w:top w:val="nil"/>
              <w:left w:val="nil"/>
              <w:bottom w:val="single" w:sz="8" w:space="0" w:color="auto"/>
              <w:right w:val="single" w:sz="8" w:space="0" w:color="auto"/>
            </w:tcBorders>
            <w:shd w:val="clear" w:color="auto" w:fill="auto"/>
            <w:hideMark/>
          </w:tcPr>
          <w:p w14:paraId="7DAC44E6"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24</w:t>
            </w:r>
          </w:p>
        </w:tc>
        <w:tc>
          <w:tcPr>
            <w:tcW w:w="222" w:type="dxa"/>
            <w:hideMark/>
          </w:tcPr>
          <w:p w14:paraId="54DC1547" w14:textId="77777777" w:rsidR="00963E90" w:rsidRPr="00963E90" w:rsidRDefault="00963E90" w:rsidP="00963E90">
            <w:pPr>
              <w:rPr>
                <w:sz w:val="20"/>
                <w:szCs w:val="20"/>
                <w:lang w:eastAsia="en-GB"/>
              </w:rPr>
            </w:pPr>
          </w:p>
        </w:tc>
      </w:tr>
      <w:tr w:rsidR="00963E90" w:rsidRPr="00963E90" w14:paraId="2764FAB2" w14:textId="77777777" w:rsidTr="00780AD1">
        <w:trPr>
          <w:trHeight w:val="340"/>
        </w:trPr>
        <w:tc>
          <w:tcPr>
            <w:tcW w:w="1367" w:type="dxa"/>
            <w:vMerge/>
            <w:tcBorders>
              <w:top w:val="nil"/>
              <w:left w:val="single" w:sz="8" w:space="0" w:color="auto"/>
              <w:bottom w:val="nil"/>
              <w:right w:val="single" w:sz="8" w:space="0" w:color="000000"/>
            </w:tcBorders>
            <w:hideMark/>
          </w:tcPr>
          <w:p w14:paraId="383DEADE"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nil"/>
              <w:right w:val="single" w:sz="8" w:space="0" w:color="000000"/>
            </w:tcBorders>
            <w:hideMark/>
          </w:tcPr>
          <w:p w14:paraId="3A681373"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45BF0396"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auto"/>
              <w:bottom w:val="single" w:sz="8" w:space="0" w:color="000000"/>
              <w:right w:val="single" w:sz="8" w:space="0" w:color="000000"/>
            </w:tcBorders>
            <w:hideMark/>
          </w:tcPr>
          <w:p w14:paraId="4BF95F0B"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noWrap/>
            <w:hideMark/>
          </w:tcPr>
          <w:p w14:paraId="38C002C3"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74200</w:t>
            </w:r>
          </w:p>
        </w:tc>
        <w:tc>
          <w:tcPr>
            <w:tcW w:w="2194" w:type="dxa"/>
            <w:tcBorders>
              <w:top w:val="single" w:sz="8" w:space="0" w:color="auto"/>
              <w:left w:val="nil"/>
              <w:bottom w:val="single" w:sz="8" w:space="0" w:color="auto"/>
              <w:right w:val="single" w:sz="8" w:space="0" w:color="000000"/>
            </w:tcBorders>
            <w:shd w:val="clear" w:color="auto" w:fill="auto"/>
            <w:hideMark/>
          </w:tcPr>
          <w:p w14:paraId="3936BD8B" w14:textId="77777777" w:rsidR="00963E90" w:rsidRPr="00963E90" w:rsidRDefault="00963E90" w:rsidP="00963E90">
            <w:pPr>
              <w:rPr>
                <w:rFonts w:ascii="Calibri" w:hAnsi="Calibri" w:cs="Calibri"/>
                <w:color w:val="000000"/>
                <w:sz w:val="18"/>
                <w:szCs w:val="18"/>
                <w:lang w:eastAsia="en-GB"/>
              </w:rPr>
            </w:pPr>
            <w:r w:rsidRPr="00963E90">
              <w:rPr>
                <w:rFonts w:ascii="Calibri" w:hAnsi="Calibri" w:cs="Calibri"/>
                <w:color w:val="000000"/>
                <w:sz w:val="18"/>
                <w:szCs w:val="18"/>
                <w:lang w:eastAsia="en-GB"/>
              </w:rPr>
              <w:t>Audio Visual &amp; Print Prod Costs</w:t>
            </w:r>
          </w:p>
        </w:tc>
        <w:tc>
          <w:tcPr>
            <w:tcW w:w="940" w:type="dxa"/>
            <w:tcBorders>
              <w:top w:val="nil"/>
              <w:left w:val="nil"/>
              <w:bottom w:val="single" w:sz="8" w:space="0" w:color="auto"/>
              <w:right w:val="nil"/>
            </w:tcBorders>
            <w:shd w:val="clear" w:color="auto" w:fill="auto"/>
            <w:hideMark/>
          </w:tcPr>
          <w:p w14:paraId="04125B03"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3,000</w:t>
            </w:r>
          </w:p>
        </w:tc>
        <w:tc>
          <w:tcPr>
            <w:tcW w:w="940" w:type="dxa"/>
            <w:tcBorders>
              <w:top w:val="nil"/>
              <w:left w:val="single" w:sz="8" w:space="0" w:color="auto"/>
              <w:bottom w:val="single" w:sz="8" w:space="0" w:color="auto"/>
              <w:right w:val="nil"/>
            </w:tcBorders>
            <w:shd w:val="clear" w:color="auto" w:fill="auto"/>
            <w:hideMark/>
          </w:tcPr>
          <w:p w14:paraId="4F3A2994"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3,000</w:t>
            </w:r>
          </w:p>
        </w:tc>
        <w:tc>
          <w:tcPr>
            <w:tcW w:w="940" w:type="dxa"/>
            <w:tcBorders>
              <w:top w:val="nil"/>
              <w:left w:val="single" w:sz="8" w:space="0" w:color="auto"/>
              <w:bottom w:val="single" w:sz="8" w:space="0" w:color="auto"/>
              <w:right w:val="nil"/>
            </w:tcBorders>
            <w:shd w:val="clear" w:color="auto" w:fill="auto"/>
            <w:hideMark/>
          </w:tcPr>
          <w:p w14:paraId="0559E20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64417A37"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3,000</w:t>
            </w:r>
          </w:p>
        </w:tc>
        <w:tc>
          <w:tcPr>
            <w:tcW w:w="1034" w:type="dxa"/>
            <w:tcBorders>
              <w:top w:val="nil"/>
              <w:left w:val="single" w:sz="8" w:space="0" w:color="auto"/>
              <w:bottom w:val="single" w:sz="8" w:space="0" w:color="auto"/>
              <w:right w:val="single" w:sz="8" w:space="0" w:color="auto"/>
            </w:tcBorders>
            <w:shd w:val="clear" w:color="auto" w:fill="auto"/>
            <w:hideMark/>
          </w:tcPr>
          <w:p w14:paraId="3EFA6EFD"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9,000</w:t>
            </w:r>
          </w:p>
        </w:tc>
        <w:tc>
          <w:tcPr>
            <w:tcW w:w="884" w:type="dxa"/>
            <w:tcBorders>
              <w:top w:val="nil"/>
              <w:left w:val="nil"/>
              <w:bottom w:val="single" w:sz="8" w:space="0" w:color="auto"/>
              <w:right w:val="single" w:sz="8" w:space="0" w:color="auto"/>
            </w:tcBorders>
            <w:shd w:val="clear" w:color="auto" w:fill="auto"/>
            <w:hideMark/>
          </w:tcPr>
          <w:p w14:paraId="2880C60A"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25</w:t>
            </w:r>
          </w:p>
        </w:tc>
        <w:tc>
          <w:tcPr>
            <w:tcW w:w="222" w:type="dxa"/>
            <w:hideMark/>
          </w:tcPr>
          <w:p w14:paraId="6F3A3736" w14:textId="77777777" w:rsidR="00963E90" w:rsidRPr="00963E90" w:rsidRDefault="00963E90" w:rsidP="00963E90">
            <w:pPr>
              <w:rPr>
                <w:sz w:val="20"/>
                <w:szCs w:val="20"/>
                <w:lang w:eastAsia="en-GB"/>
              </w:rPr>
            </w:pPr>
          </w:p>
        </w:tc>
      </w:tr>
      <w:tr w:rsidR="00963E90" w:rsidRPr="00963E90" w14:paraId="7D907498" w14:textId="77777777" w:rsidTr="00780AD1">
        <w:trPr>
          <w:trHeight w:val="340"/>
        </w:trPr>
        <w:tc>
          <w:tcPr>
            <w:tcW w:w="1367" w:type="dxa"/>
            <w:vMerge/>
            <w:tcBorders>
              <w:top w:val="nil"/>
              <w:left w:val="single" w:sz="8" w:space="0" w:color="auto"/>
              <w:bottom w:val="nil"/>
              <w:right w:val="single" w:sz="8" w:space="0" w:color="000000"/>
            </w:tcBorders>
            <w:hideMark/>
          </w:tcPr>
          <w:p w14:paraId="67F23DAD"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nil"/>
              <w:right w:val="single" w:sz="8" w:space="0" w:color="000000"/>
            </w:tcBorders>
            <w:hideMark/>
          </w:tcPr>
          <w:p w14:paraId="53350CD5"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353A324D"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auto"/>
              <w:bottom w:val="single" w:sz="8" w:space="0" w:color="000000"/>
              <w:right w:val="single" w:sz="8" w:space="0" w:color="000000"/>
            </w:tcBorders>
            <w:hideMark/>
          </w:tcPr>
          <w:p w14:paraId="14A89588"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hideMark/>
          </w:tcPr>
          <w:p w14:paraId="227D48EA"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75700</w:t>
            </w:r>
          </w:p>
        </w:tc>
        <w:tc>
          <w:tcPr>
            <w:tcW w:w="2194" w:type="dxa"/>
            <w:tcBorders>
              <w:top w:val="single" w:sz="8" w:space="0" w:color="auto"/>
              <w:left w:val="nil"/>
              <w:bottom w:val="single" w:sz="8" w:space="0" w:color="auto"/>
              <w:right w:val="single" w:sz="8" w:space="0" w:color="000000"/>
            </w:tcBorders>
            <w:shd w:val="clear" w:color="auto" w:fill="auto"/>
            <w:hideMark/>
          </w:tcPr>
          <w:p w14:paraId="3B630FED" w14:textId="77777777" w:rsidR="00963E90" w:rsidRPr="00963E90" w:rsidRDefault="00963E90" w:rsidP="00963E90">
            <w:pPr>
              <w:jc w:val="both"/>
              <w:rPr>
                <w:rFonts w:ascii="Calibri" w:hAnsi="Calibri" w:cs="Calibri"/>
                <w:color w:val="000000"/>
                <w:sz w:val="18"/>
                <w:szCs w:val="18"/>
                <w:lang w:eastAsia="en-GB"/>
              </w:rPr>
            </w:pPr>
            <w:r w:rsidRPr="00963E90">
              <w:rPr>
                <w:rFonts w:ascii="Calibri" w:hAnsi="Calibri" w:cs="Calibri"/>
                <w:color w:val="000000"/>
                <w:sz w:val="18"/>
                <w:szCs w:val="18"/>
                <w:lang w:eastAsia="en-GB"/>
              </w:rPr>
              <w:t>Training, workshop, conference</w:t>
            </w:r>
          </w:p>
        </w:tc>
        <w:tc>
          <w:tcPr>
            <w:tcW w:w="940" w:type="dxa"/>
            <w:tcBorders>
              <w:top w:val="nil"/>
              <w:left w:val="nil"/>
              <w:bottom w:val="single" w:sz="8" w:space="0" w:color="auto"/>
              <w:right w:val="nil"/>
            </w:tcBorders>
            <w:shd w:val="clear" w:color="auto" w:fill="auto"/>
            <w:hideMark/>
          </w:tcPr>
          <w:p w14:paraId="6266C58C"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5,000</w:t>
            </w:r>
          </w:p>
        </w:tc>
        <w:tc>
          <w:tcPr>
            <w:tcW w:w="940" w:type="dxa"/>
            <w:tcBorders>
              <w:top w:val="nil"/>
              <w:left w:val="single" w:sz="8" w:space="0" w:color="auto"/>
              <w:bottom w:val="single" w:sz="8" w:space="0" w:color="auto"/>
              <w:right w:val="nil"/>
            </w:tcBorders>
            <w:shd w:val="clear" w:color="auto" w:fill="auto"/>
            <w:hideMark/>
          </w:tcPr>
          <w:p w14:paraId="1BB56C85"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5,000</w:t>
            </w:r>
          </w:p>
        </w:tc>
        <w:tc>
          <w:tcPr>
            <w:tcW w:w="940" w:type="dxa"/>
            <w:tcBorders>
              <w:top w:val="nil"/>
              <w:left w:val="single" w:sz="8" w:space="0" w:color="auto"/>
              <w:bottom w:val="single" w:sz="8" w:space="0" w:color="auto"/>
              <w:right w:val="nil"/>
            </w:tcBorders>
            <w:shd w:val="clear" w:color="auto" w:fill="auto"/>
            <w:hideMark/>
          </w:tcPr>
          <w:p w14:paraId="1A10E9EF"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5,000</w:t>
            </w:r>
          </w:p>
        </w:tc>
        <w:tc>
          <w:tcPr>
            <w:tcW w:w="940" w:type="dxa"/>
            <w:tcBorders>
              <w:top w:val="nil"/>
              <w:left w:val="single" w:sz="8" w:space="0" w:color="auto"/>
              <w:bottom w:val="single" w:sz="8" w:space="0" w:color="auto"/>
              <w:right w:val="nil"/>
            </w:tcBorders>
            <w:shd w:val="clear" w:color="auto" w:fill="auto"/>
            <w:hideMark/>
          </w:tcPr>
          <w:p w14:paraId="15EB3178"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2,500</w:t>
            </w:r>
          </w:p>
        </w:tc>
        <w:tc>
          <w:tcPr>
            <w:tcW w:w="1034" w:type="dxa"/>
            <w:tcBorders>
              <w:top w:val="nil"/>
              <w:left w:val="single" w:sz="8" w:space="0" w:color="auto"/>
              <w:bottom w:val="single" w:sz="8" w:space="0" w:color="auto"/>
              <w:right w:val="single" w:sz="8" w:space="0" w:color="auto"/>
            </w:tcBorders>
            <w:shd w:val="clear" w:color="auto" w:fill="auto"/>
            <w:hideMark/>
          </w:tcPr>
          <w:p w14:paraId="7AD5928B"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17,500</w:t>
            </w:r>
          </w:p>
        </w:tc>
        <w:tc>
          <w:tcPr>
            <w:tcW w:w="884" w:type="dxa"/>
            <w:tcBorders>
              <w:top w:val="nil"/>
              <w:left w:val="nil"/>
              <w:bottom w:val="single" w:sz="8" w:space="0" w:color="auto"/>
              <w:right w:val="single" w:sz="8" w:space="0" w:color="auto"/>
            </w:tcBorders>
            <w:shd w:val="clear" w:color="auto" w:fill="auto"/>
            <w:hideMark/>
          </w:tcPr>
          <w:p w14:paraId="6E63E969"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26</w:t>
            </w:r>
          </w:p>
        </w:tc>
        <w:tc>
          <w:tcPr>
            <w:tcW w:w="222" w:type="dxa"/>
            <w:hideMark/>
          </w:tcPr>
          <w:p w14:paraId="09FE585C" w14:textId="77777777" w:rsidR="00963E90" w:rsidRPr="00963E90" w:rsidRDefault="00963E90" w:rsidP="00963E90">
            <w:pPr>
              <w:rPr>
                <w:sz w:val="20"/>
                <w:szCs w:val="20"/>
                <w:lang w:eastAsia="en-GB"/>
              </w:rPr>
            </w:pPr>
          </w:p>
        </w:tc>
      </w:tr>
      <w:tr w:rsidR="00780AD1" w:rsidRPr="00963E90" w14:paraId="0187D94B" w14:textId="77777777" w:rsidTr="00780AD1">
        <w:trPr>
          <w:trHeight w:val="340"/>
        </w:trPr>
        <w:tc>
          <w:tcPr>
            <w:tcW w:w="1367" w:type="dxa"/>
            <w:vMerge/>
            <w:tcBorders>
              <w:top w:val="nil"/>
              <w:left w:val="single" w:sz="8" w:space="0" w:color="auto"/>
              <w:bottom w:val="nil"/>
              <w:right w:val="single" w:sz="8" w:space="0" w:color="000000"/>
            </w:tcBorders>
            <w:hideMark/>
          </w:tcPr>
          <w:p w14:paraId="29D5EDBF"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nil"/>
              <w:right w:val="single" w:sz="8" w:space="0" w:color="000000"/>
            </w:tcBorders>
            <w:hideMark/>
          </w:tcPr>
          <w:p w14:paraId="0F0E7C0D"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39B9B306"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000000"/>
              <w:left w:val="single" w:sz="8" w:space="0" w:color="auto"/>
              <w:bottom w:val="single" w:sz="8" w:space="0" w:color="000000"/>
              <w:right w:val="single" w:sz="8" w:space="0" w:color="000000"/>
            </w:tcBorders>
            <w:hideMark/>
          </w:tcPr>
          <w:p w14:paraId="2415BEC7"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000000" w:fill="E2EFD9"/>
            <w:hideMark/>
          </w:tcPr>
          <w:p w14:paraId="7144AAB6"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 </w:t>
            </w:r>
          </w:p>
        </w:tc>
        <w:tc>
          <w:tcPr>
            <w:tcW w:w="2194" w:type="dxa"/>
            <w:tcBorders>
              <w:top w:val="single" w:sz="8" w:space="0" w:color="auto"/>
              <w:left w:val="nil"/>
              <w:bottom w:val="single" w:sz="8" w:space="0" w:color="auto"/>
              <w:right w:val="single" w:sz="8" w:space="0" w:color="000000"/>
            </w:tcBorders>
            <w:shd w:val="clear" w:color="000000" w:fill="E2EFD9"/>
            <w:hideMark/>
          </w:tcPr>
          <w:p w14:paraId="725600D3" w14:textId="77777777" w:rsidR="00963E90" w:rsidRPr="00963E90" w:rsidRDefault="00963E90" w:rsidP="00963E90">
            <w:pPr>
              <w:jc w:val="both"/>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sub-total GEF</w:t>
            </w:r>
          </w:p>
        </w:tc>
        <w:tc>
          <w:tcPr>
            <w:tcW w:w="940" w:type="dxa"/>
            <w:tcBorders>
              <w:top w:val="nil"/>
              <w:left w:val="nil"/>
              <w:bottom w:val="single" w:sz="8" w:space="0" w:color="auto"/>
              <w:right w:val="nil"/>
            </w:tcBorders>
            <w:shd w:val="clear" w:color="000000" w:fill="E2EFD9"/>
            <w:hideMark/>
          </w:tcPr>
          <w:p w14:paraId="686A9077"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66,224</w:t>
            </w:r>
          </w:p>
        </w:tc>
        <w:tc>
          <w:tcPr>
            <w:tcW w:w="940" w:type="dxa"/>
            <w:tcBorders>
              <w:top w:val="nil"/>
              <w:left w:val="single" w:sz="8" w:space="0" w:color="auto"/>
              <w:bottom w:val="single" w:sz="8" w:space="0" w:color="auto"/>
              <w:right w:val="nil"/>
            </w:tcBorders>
            <w:shd w:val="clear" w:color="000000" w:fill="E2EFD9"/>
            <w:hideMark/>
          </w:tcPr>
          <w:p w14:paraId="5B352222"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36,224</w:t>
            </w:r>
          </w:p>
        </w:tc>
        <w:tc>
          <w:tcPr>
            <w:tcW w:w="940" w:type="dxa"/>
            <w:tcBorders>
              <w:top w:val="nil"/>
              <w:left w:val="single" w:sz="8" w:space="0" w:color="auto"/>
              <w:bottom w:val="single" w:sz="8" w:space="0" w:color="auto"/>
              <w:right w:val="nil"/>
            </w:tcBorders>
            <w:shd w:val="clear" w:color="000000" w:fill="E2EFD9"/>
            <w:hideMark/>
          </w:tcPr>
          <w:p w14:paraId="206B6AB0"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58,224</w:t>
            </w:r>
          </w:p>
        </w:tc>
        <w:tc>
          <w:tcPr>
            <w:tcW w:w="940" w:type="dxa"/>
            <w:tcBorders>
              <w:top w:val="nil"/>
              <w:left w:val="single" w:sz="8" w:space="0" w:color="auto"/>
              <w:bottom w:val="single" w:sz="8" w:space="0" w:color="auto"/>
              <w:right w:val="nil"/>
            </w:tcBorders>
            <w:shd w:val="clear" w:color="000000" w:fill="E2EFD9"/>
            <w:hideMark/>
          </w:tcPr>
          <w:p w14:paraId="53E8B0D6"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5,500</w:t>
            </w:r>
          </w:p>
        </w:tc>
        <w:tc>
          <w:tcPr>
            <w:tcW w:w="1034" w:type="dxa"/>
            <w:tcBorders>
              <w:top w:val="nil"/>
              <w:left w:val="single" w:sz="8" w:space="0" w:color="auto"/>
              <w:bottom w:val="single" w:sz="8" w:space="0" w:color="auto"/>
              <w:right w:val="single" w:sz="8" w:space="0" w:color="auto"/>
            </w:tcBorders>
            <w:shd w:val="clear" w:color="000000" w:fill="EBF1DE"/>
            <w:hideMark/>
          </w:tcPr>
          <w:p w14:paraId="20D4E5D9"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166,172</w:t>
            </w:r>
          </w:p>
        </w:tc>
        <w:tc>
          <w:tcPr>
            <w:tcW w:w="884" w:type="dxa"/>
            <w:tcBorders>
              <w:top w:val="nil"/>
              <w:left w:val="nil"/>
              <w:bottom w:val="single" w:sz="8" w:space="0" w:color="auto"/>
              <w:right w:val="single" w:sz="8" w:space="0" w:color="auto"/>
            </w:tcBorders>
            <w:shd w:val="clear" w:color="000000" w:fill="E2EFD9"/>
            <w:hideMark/>
          </w:tcPr>
          <w:p w14:paraId="22828316"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 </w:t>
            </w:r>
          </w:p>
        </w:tc>
        <w:tc>
          <w:tcPr>
            <w:tcW w:w="222" w:type="dxa"/>
            <w:hideMark/>
          </w:tcPr>
          <w:p w14:paraId="03EBA0E3" w14:textId="77777777" w:rsidR="00963E90" w:rsidRPr="00963E90" w:rsidRDefault="00963E90" w:rsidP="00963E90">
            <w:pPr>
              <w:rPr>
                <w:sz w:val="20"/>
                <w:szCs w:val="20"/>
                <w:lang w:eastAsia="en-GB"/>
              </w:rPr>
            </w:pPr>
          </w:p>
        </w:tc>
      </w:tr>
      <w:tr w:rsidR="00963E90" w:rsidRPr="00963E90" w14:paraId="0AB8B297" w14:textId="77777777" w:rsidTr="00780AD1">
        <w:trPr>
          <w:trHeight w:val="340"/>
        </w:trPr>
        <w:tc>
          <w:tcPr>
            <w:tcW w:w="1367" w:type="dxa"/>
            <w:vMerge/>
            <w:tcBorders>
              <w:top w:val="nil"/>
              <w:left w:val="single" w:sz="8" w:space="0" w:color="auto"/>
              <w:bottom w:val="nil"/>
              <w:right w:val="single" w:sz="8" w:space="0" w:color="000000"/>
            </w:tcBorders>
            <w:hideMark/>
          </w:tcPr>
          <w:p w14:paraId="53A7C7E5"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nil"/>
              <w:right w:val="single" w:sz="8" w:space="0" w:color="000000"/>
            </w:tcBorders>
            <w:hideMark/>
          </w:tcPr>
          <w:p w14:paraId="66AC7821" w14:textId="77777777" w:rsidR="00963E90" w:rsidRPr="00963E90" w:rsidRDefault="00963E90" w:rsidP="00963E90">
            <w:pPr>
              <w:rPr>
                <w:rFonts w:ascii="Calibri" w:hAnsi="Calibri" w:cs="Calibri"/>
                <w:b/>
                <w:bCs/>
                <w:color w:val="000000"/>
                <w:sz w:val="18"/>
                <w:szCs w:val="18"/>
                <w:lang w:eastAsia="en-GB"/>
              </w:rPr>
            </w:pPr>
          </w:p>
        </w:tc>
        <w:tc>
          <w:tcPr>
            <w:tcW w:w="1144" w:type="dxa"/>
            <w:vMerge w:val="restart"/>
            <w:tcBorders>
              <w:top w:val="single" w:sz="8" w:space="0" w:color="auto"/>
              <w:left w:val="single" w:sz="8" w:space="0" w:color="auto"/>
              <w:bottom w:val="single" w:sz="8" w:space="0" w:color="000000"/>
              <w:right w:val="single" w:sz="8" w:space="0" w:color="000000"/>
            </w:tcBorders>
            <w:shd w:val="clear" w:color="auto" w:fill="auto"/>
            <w:hideMark/>
          </w:tcPr>
          <w:p w14:paraId="01896A6D"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4000</w:t>
            </w:r>
          </w:p>
        </w:tc>
        <w:tc>
          <w:tcPr>
            <w:tcW w:w="1153" w:type="dxa"/>
            <w:vMerge w:val="restart"/>
            <w:tcBorders>
              <w:top w:val="single" w:sz="8" w:space="0" w:color="auto"/>
              <w:left w:val="single" w:sz="8" w:space="0" w:color="auto"/>
              <w:bottom w:val="single" w:sz="8" w:space="0" w:color="000000"/>
              <w:right w:val="single" w:sz="8" w:space="0" w:color="000000"/>
            </w:tcBorders>
            <w:shd w:val="clear" w:color="auto" w:fill="auto"/>
            <w:hideMark/>
          </w:tcPr>
          <w:p w14:paraId="0FC4824F"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UNDP</w:t>
            </w:r>
          </w:p>
        </w:tc>
        <w:tc>
          <w:tcPr>
            <w:tcW w:w="1299" w:type="dxa"/>
            <w:tcBorders>
              <w:top w:val="nil"/>
              <w:left w:val="nil"/>
              <w:bottom w:val="single" w:sz="8" w:space="0" w:color="auto"/>
              <w:right w:val="single" w:sz="8" w:space="0" w:color="auto"/>
            </w:tcBorders>
            <w:shd w:val="clear" w:color="auto" w:fill="auto"/>
            <w:hideMark/>
          </w:tcPr>
          <w:p w14:paraId="00C7D8B6"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72100</w:t>
            </w:r>
          </w:p>
        </w:tc>
        <w:tc>
          <w:tcPr>
            <w:tcW w:w="2194" w:type="dxa"/>
            <w:tcBorders>
              <w:top w:val="single" w:sz="8" w:space="0" w:color="auto"/>
              <w:left w:val="nil"/>
              <w:bottom w:val="single" w:sz="8" w:space="0" w:color="auto"/>
              <w:right w:val="single" w:sz="8" w:space="0" w:color="000000"/>
            </w:tcBorders>
            <w:shd w:val="clear" w:color="auto" w:fill="auto"/>
            <w:hideMark/>
          </w:tcPr>
          <w:p w14:paraId="0DD16C17" w14:textId="77777777" w:rsidR="00963E90" w:rsidRPr="00963E90" w:rsidRDefault="00963E90" w:rsidP="00963E90">
            <w:pPr>
              <w:jc w:val="both"/>
              <w:rPr>
                <w:rFonts w:ascii="Calibri" w:hAnsi="Calibri" w:cs="Calibri"/>
                <w:color w:val="000000"/>
                <w:sz w:val="18"/>
                <w:szCs w:val="18"/>
                <w:lang w:eastAsia="en-GB"/>
              </w:rPr>
            </w:pPr>
            <w:r w:rsidRPr="00963E90">
              <w:rPr>
                <w:rFonts w:ascii="Calibri" w:hAnsi="Calibri" w:cs="Calibri"/>
                <w:color w:val="000000"/>
                <w:sz w:val="18"/>
                <w:szCs w:val="18"/>
                <w:lang w:eastAsia="en-GB"/>
              </w:rPr>
              <w:t>Contractual services - Companies</w:t>
            </w:r>
          </w:p>
        </w:tc>
        <w:tc>
          <w:tcPr>
            <w:tcW w:w="940" w:type="dxa"/>
            <w:tcBorders>
              <w:top w:val="nil"/>
              <w:left w:val="nil"/>
              <w:bottom w:val="single" w:sz="8" w:space="0" w:color="auto"/>
              <w:right w:val="nil"/>
            </w:tcBorders>
            <w:shd w:val="clear" w:color="auto" w:fill="auto"/>
            <w:hideMark/>
          </w:tcPr>
          <w:p w14:paraId="362C5F66"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5F5499C1"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4B9B68D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20,000</w:t>
            </w:r>
          </w:p>
        </w:tc>
        <w:tc>
          <w:tcPr>
            <w:tcW w:w="940" w:type="dxa"/>
            <w:tcBorders>
              <w:top w:val="nil"/>
              <w:left w:val="single" w:sz="8" w:space="0" w:color="auto"/>
              <w:bottom w:val="single" w:sz="8" w:space="0" w:color="auto"/>
              <w:right w:val="nil"/>
            </w:tcBorders>
            <w:shd w:val="clear" w:color="auto" w:fill="auto"/>
            <w:hideMark/>
          </w:tcPr>
          <w:p w14:paraId="2410DC64"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20,000</w:t>
            </w:r>
          </w:p>
        </w:tc>
        <w:tc>
          <w:tcPr>
            <w:tcW w:w="1034" w:type="dxa"/>
            <w:tcBorders>
              <w:top w:val="nil"/>
              <w:left w:val="single" w:sz="8" w:space="0" w:color="auto"/>
              <w:bottom w:val="single" w:sz="8" w:space="0" w:color="auto"/>
              <w:right w:val="single" w:sz="8" w:space="0" w:color="auto"/>
            </w:tcBorders>
            <w:shd w:val="clear" w:color="auto" w:fill="auto"/>
            <w:hideMark/>
          </w:tcPr>
          <w:p w14:paraId="35E3A03A"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40,000</w:t>
            </w:r>
          </w:p>
        </w:tc>
        <w:tc>
          <w:tcPr>
            <w:tcW w:w="884" w:type="dxa"/>
            <w:tcBorders>
              <w:top w:val="nil"/>
              <w:left w:val="nil"/>
              <w:bottom w:val="single" w:sz="8" w:space="0" w:color="auto"/>
              <w:right w:val="single" w:sz="8" w:space="0" w:color="auto"/>
            </w:tcBorders>
            <w:shd w:val="clear" w:color="auto" w:fill="auto"/>
            <w:hideMark/>
          </w:tcPr>
          <w:p w14:paraId="788697E0"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27</w:t>
            </w:r>
          </w:p>
        </w:tc>
        <w:tc>
          <w:tcPr>
            <w:tcW w:w="222" w:type="dxa"/>
            <w:hideMark/>
          </w:tcPr>
          <w:p w14:paraId="5E7D5F2A" w14:textId="77777777" w:rsidR="00963E90" w:rsidRPr="00963E90" w:rsidRDefault="00963E90" w:rsidP="00963E90">
            <w:pPr>
              <w:rPr>
                <w:sz w:val="20"/>
                <w:szCs w:val="20"/>
                <w:lang w:eastAsia="en-GB"/>
              </w:rPr>
            </w:pPr>
          </w:p>
        </w:tc>
      </w:tr>
      <w:tr w:rsidR="00780AD1" w:rsidRPr="00963E90" w14:paraId="7D09CFF6" w14:textId="77777777" w:rsidTr="00780AD1">
        <w:trPr>
          <w:trHeight w:val="340"/>
        </w:trPr>
        <w:tc>
          <w:tcPr>
            <w:tcW w:w="1367" w:type="dxa"/>
            <w:vMerge/>
            <w:tcBorders>
              <w:top w:val="nil"/>
              <w:left w:val="single" w:sz="8" w:space="0" w:color="auto"/>
              <w:bottom w:val="nil"/>
              <w:right w:val="single" w:sz="8" w:space="0" w:color="000000"/>
            </w:tcBorders>
            <w:hideMark/>
          </w:tcPr>
          <w:p w14:paraId="6AA806A5"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nil"/>
              <w:right w:val="single" w:sz="8" w:space="0" w:color="000000"/>
            </w:tcBorders>
            <w:hideMark/>
          </w:tcPr>
          <w:p w14:paraId="4B13E632"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5572E87A"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344D61C5"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000000" w:fill="D9E2F3"/>
            <w:hideMark/>
          </w:tcPr>
          <w:p w14:paraId="17AC870E"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 </w:t>
            </w:r>
          </w:p>
        </w:tc>
        <w:tc>
          <w:tcPr>
            <w:tcW w:w="2194" w:type="dxa"/>
            <w:tcBorders>
              <w:top w:val="single" w:sz="8" w:space="0" w:color="auto"/>
              <w:left w:val="nil"/>
              <w:bottom w:val="single" w:sz="8" w:space="0" w:color="auto"/>
              <w:right w:val="single" w:sz="8" w:space="0" w:color="000000"/>
            </w:tcBorders>
            <w:shd w:val="clear" w:color="000000" w:fill="D9E2F3"/>
            <w:hideMark/>
          </w:tcPr>
          <w:p w14:paraId="50C5D84F" w14:textId="77777777" w:rsidR="00963E90" w:rsidRPr="00963E90" w:rsidRDefault="00963E90" w:rsidP="00963E90">
            <w:pPr>
              <w:jc w:val="both"/>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sub-total UNDP</w:t>
            </w:r>
          </w:p>
        </w:tc>
        <w:tc>
          <w:tcPr>
            <w:tcW w:w="940" w:type="dxa"/>
            <w:tcBorders>
              <w:top w:val="nil"/>
              <w:left w:val="nil"/>
              <w:bottom w:val="single" w:sz="8" w:space="0" w:color="auto"/>
              <w:right w:val="nil"/>
            </w:tcBorders>
            <w:shd w:val="clear" w:color="000000" w:fill="D9E2F3"/>
            <w:hideMark/>
          </w:tcPr>
          <w:p w14:paraId="51083FB1"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0</w:t>
            </w:r>
          </w:p>
        </w:tc>
        <w:tc>
          <w:tcPr>
            <w:tcW w:w="940" w:type="dxa"/>
            <w:tcBorders>
              <w:top w:val="nil"/>
              <w:left w:val="single" w:sz="8" w:space="0" w:color="auto"/>
              <w:bottom w:val="single" w:sz="8" w:space="0" w:color="auto"/>
              <w:right w:val="nil"/>
            </w:tcBorders>
            <w:shd w:val="clear" w:color="000000" w:fill="D9E2F3"/>
            <w:hideMark/>
          </w:tcPr>
          <w:p w14:paraId="44803FD8"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0</w:t>
            </w:r>
          </w:p>
        </w:tc>
        <w:tc>
          <w:tcPr>
            <w:tcW w:w="940" w:type="dxa"/>
            <w:tcBorders>
              <w:top w:val="nil"/>
              <w:left w:val="single" w:sz="8" w:space="0" w:color="auto"/>
              <w:bottom w:val="single" w:sz="8" w:space="0" w:color="auto"/>
              <w:right w:val="nil"/>
            </w:tcBorders>
            <w:shd w:val="clear" w:color="000000" w:fill="D9E2F3"/>
            <w:hideMark/>
          </w:tcPr>
          <w:p w14:paraId="071E1372"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20,000</w:t>
            </w:r>
          </w:p>
        </w:tc>
        <w:tc>
          <w:tcPr>
            <w:tcW w:w="940" w:type="dxa"/>
            <w:tcBorders>
              <w:top w:val="nil"/>
              <w:left w:val="single" w:sz="8" w:space="0" w:color="auto"/>
              <w:bottom w:val="single" w:sz="8" w:space="0" w:color="auto"/>
              <w:right w:val="nil"/>
            </w:tcBorders>
            <w:shd w:val="clear" w:color="000000" w:fill="D9E2F3"/>
            <w:hideMark/>
          </w:tcPr>
          <w:p w14:paraId="27DCA4F4"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20,000</w:t>
            </w:r>
          </w:p>
        </w:tc>
        <w:tc>
          <w:tcPr>
            <w:tcW w:w="1034" w:type="dxa"/>
            <w:tcBorders>
              <w:top w:val="nil"/>
              <w:left w:val="single" w:sz="8" w:space="0" w:color="auto"/>
              <w:bottom w:val="single" w:sz="8" w:space="0" w:color="auto"/>
              <w:right w:val="single" w:sz="8" w:space="0" w:color="auto"/>
            </w:tcBorders>
            <w:shd w:val="clear" w:color="000000" w:fill="DCE6F1"/>
            <w:hideMark/>
          </w:tcPr>
          <w:p w14:paraId="56B0E261"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40,000</w:t>
            </w:r>
          </w:p>
        </w:tc>
        <w:tc>
          <w:tcPr>
            <w:tcW w:w="884" w:type="dxa"/>
            <w:tcBorders>
              <w:top w:val="nil"/>
              <w:left w:val="nil"/>
              <w:bottom w:val="single" w:sz="8" w:space="0" w:color="auto"/>
              <w:right w:val="single" w:sz="8" w:space="0" w:color="auto"/>
            </w:tcBorders>
            <w:shd w:val="clear" w:color="000000" w:fill="D9E2F3"/>
            <w:hideMark/>
          </w:tcPr>
          <w:p w14:paraId="5AE996DA"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 </w:t>
            </w:r>
          </w:p>
        </w:tc>
        <w:tc>
          <w:tcPr>
            <w:tcW w:w="222" w:type="dxa"/>
            <w:hideMark/>
          </w:tcPr>
          <w:p w14:paraId="4E4D0D73" w14:textId="77777777" w:rsidR="00963E90" w:rsidRPr="00963E90" w:rsidRDefault="00963E90" w:rsidP="00963E90">
            <w:pPr>
              <w:rPr>
                <w:sz w:val="20"/>
                <w:szCs w:val="20"/>
                <w:lang w:eastAsia="en-GB"/>
              </w:rPr>
            </w:pPr>
          </w:p>
        </w:tc>
      </w:tr>
      <w:tr w:rsidR="00780AD1" w:rsidRPr="00963E90" w14:paraId="47205672" w14:textId="77777777" w:rsidTr="00780AD1">
        <w:trPr>
          <w:trHeight w:val="340"/>
        </w:trPr>
        <w:tc>
          <w:tcPr>
            <w:tcW w:w="1367" w:type="dxa"/>
            <w:vMerge/>
            <w:tcBorders>
              <w:top w:val="nil"/>
              <w:left w:val="single" w:sz="8" w:space="0" w:color="auto"/>
              <w:bottom w:val="nil"/>
              <w:right w:val="single" w:sz="8" w:space="0" w:color="000000"/>
            </w:tcBorders>
            <w:hideMark/>
          </w:tcPr>
          <w:p w14:paraId="7C7C12BD"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000000"/>
              <w:left w:val="single" w:sz="8" w:space="0" w:color="000000"/>
              <w:bottom w:val="nil"/>
              <w:right w:val="single" w:sz="8" w:space="0" w:color="000000"/>
            </w:tcBorders>
            <w:hideMark/>
          </w:tcPr>
          <w:p w14:paraId="3EE7DEF6" w14:textId="77777777" w:rsidR="00963E90" w:rsidRPr="00963E90" w:rsidRDefault="00963E90" w:rsidP="00963E90">
            <w:pPr>
              <w:rPr>
                <w:rFonts w:ascii="Calibri" w:hAnsi="Calibri" w:cs="Calibri"/>
                <w:b/>
                <w:bCs/>
                <w:color w:val="000000"/>
                <w:sz w:val="18"/>
                <w:szCs w:val="18"/>
                <w:lang w:eastAsia="en-GB"/>
              </w:rPr>
            </w:pPr>
          </w:p>
        </w:tc>
        <w:tc>
          <w:tcPr>
            <w:tcW w:w="1144" w:type="dxa"/>
            <w:tcBorders>
              <w:top w:val="single" w:sz="8" w:space="0" w:color="auto"/>
              <w:left w:val="nil"/>
              <w:bottom w:val="single" w:sz="8" w:space="0" w:color="auto"/>
              <w:right w:val="single" w:sz="8" w:space="0" w:color="000000"/>
            </w:tcBorders>
            <w:shd w:val="clear" w:color="000000" w:fill="EDEDED"/>
            <w:hideMark/>
          </w:tcPr>
          <w:p w14:paraId="60615869"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 </w:t>
            </w:r>
          </w:p>
        </w:tc>
        <w:tc>
          <w:tcPr>
            <w:tcW w:w="1153" w:type="dxa"/>
            <w:tcBorders>
              <w:top w:val="single" w:sz="8" w:space="0" w:color="auto"/>
              <w:left w:val="nil"/>
              <w:bottom w:val="single" w:sz="8" w:space="0" w:color="auto"/>
              <w:right w:val="single" w:sz="8" w:space="0" w:color="000000"/>
            </w:tcBorders>
            <w:shd w:val="clear" w:color="000000" w:fill="EDEDED"/>
            <w:hideMark/>
          </w:tcPr>
          <w:p w14:paraId="11899435"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 </w:t>
            </w:r>
          </w:p>
        </w:tc>
        <w:tc>
          <w:tcPr>
            <w:tcW w:w="1299" w:type="dxa"/>
            <w:tcBorders>
              <w:top w:val="nil"/>
              <w:left w:val="nil"/>
              <w:bottom w:val="single" w:sz="8" w:space="0" w:color="auto"/>
              <w:right w:val="single" w:sz="8" w:space="0" w:color="auto"/>
            </w:tcBorders>
            <w:shd w:val="clear" w:color="000000" w:fill="EDEDED"/>
            <w:hideMark/>
          </w:tcPr>
          <w:p w14:paraId="6607637C"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 </w:t>
            </w:r>
          </w:p>
        </w:tc>
        <w:tc>
          <w:tcPr>
            <w:tcW w:w="2194" w:type="dxa"/>
            <w:tcBorders>
              <w:top w:val="single" w:sz="8" w:space="0" w:color="auto"/>
              <w:left w:val="nil"/>
              <w:bottom w:val="single" w:sz="8" w:space="0" w:color="auto"/>
              <w:right w:val="single" w:sz="8" w:space="0" w:color="000000"/>
            </w:tcBorders>
            <w:shd w:val="clear" w:color="000000" w:fill="EDEDED"/>
            <w:hideMark/>
          </w:tcPr>
          <w:p w14:paraId="448068A9" w14:textId="77777777" w:rsidR="00963E90" w:rsidRPr="00963E90" w:rsidRDefault="00963E90" w:rsidP="00963E90">
            <w:pPr>
              <w:jc w:val="both"/>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Total Outcome 3</w:t>
            </w:r>
          </w:p>
        </w:tc>
        <w:tc>
          <w:tcPr>
            <w:tcW w:w="940" w:type="dxa"/>
            <w:tcBorders>
              <w:top w:val="nil"/>
              <w:left w:val="nil"/>
              <w:bottom w:val="single" w:sz="8" w:space="0" w:color="auto"/>
              <w:right w:val="nil"/>
            </w:tcBorders>
            <w:shd w:val="clear" w:color="000000" w:fill="EDEDED"/>
            <w:hideMark/>
          </w:tcPr>
          <w:p w14:paraId="0D3BE25B"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66,224</w:t>
            </w:r>
          </w:p>
        </w:tc>
        <w:tc>
          <w:tcPr>
            <w:tcW w:w="940" w:type="dxa"/>
            <w:tcBorders>
              <w:top w:val="nil"/>
              <w:left w:val="single" w:sz="8" w:space="0" w:color="auto"/>
              <w:bottom w:val="single" w:sz="8" w:space="0" w:color="auto"/>
              <w:right w:val="nil"/>
            </w:tcBorders>
            <w:shd w:val="clear" w:color="000000" w:fill="EDEDED"/>
            <w:hideMark/>
          </w:tcPr>
          <w:p w14:paraId="4D67710F"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36,224</w:t>
            </w:r>
          </w:p>
        </w:tc>
        <w:tc>
          <w:tcPr>
            <w:tcW w:w="940" w:type="dxa"/>
            <w:tcBorders>
              <w:top w:val="nil"/>
              <w:left w:val="single" w:sz="8" w:space="0" w:color="auto"/>
              <w:bottom w:val="single" w:sz="8" w:space="0" w:color="auto"/>
              <w:right w:val="nil"/>
            </w:tcBorders>
            <w:shd w:val="clear" w:color="000000" w:fill="EDEDED"/>
            <w:hideMark/>
          </w:tcPr>
          <w:p w14:paraId="1469288A"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78,224</w:t>
            </w:r>
          </w:p>
        </w:tc>
        <w:tc>
          <w:tcPr>
            <w:tcW w:w="940" w:type="dxa"/>
            <w:tcBorders>
              <w:top w:val="nil"/>
              <w:left w:val="single" w:sz="8" w:space="0" w:color="auto"/>
              <w:bottom w:val="single" w:sz="8" w:space="0" w:color="auto"/>
              <w:right w:val="nil"/>
            </w:tcBorders>
            <w:shd w:val="clear" w:color="000000" w:fill="EDEDED"/>
            <w:hideMark/>
          </w:tcPr>
          <w:p w14:paraId="2144F2AD"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25,500</w:t>
            </w:r>
          </w:p>
        </w:tc>
        <w:tc>
          <w:tcPr>
            <w:tcW w:w="1034" w:type="dxa"/>
            <w:tcBorders>
              <w:top w:val="nil"/>
              <w:left w:val="single" w:sz="8" w:space="0" w:color="auto"/>
              <w:bottom w:val="single" w:sz="8" w:space="0" w:color="auto"/>
              <w:right w:val="single" w:sz="8" w:space="0" w:color="auto"/>
            </w:tcBorders>
            <w:shd w:val="clear" w:color="000000" w:fill="EDEDED"/>
            <w:hideMark/>
          </w:tcPr>
          <w:p w14:paraId="6D1EA7B1"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206,172</w:t>
            </w:r>
          </w:p>
        </w:tc>
        <w:tc>
          <w:tcPr>
            <w:tcW w:w="884" w:type="dxa"/>
            <w:tcBorders>
              <w:top w:val="nil"/>
              <w:left w:val="nil"/>
              <w:bottom w:val="single" w:sz="8" w:space="0" w:color="auto"/>
              <w:right w:val="single" w:sz="8" w:space="0" w:color="auto"/>
            </w:tcBorders>
            <w:shd w:val="clear" w:color="000000" w:fill="EDEDED"/>
            <w:hideMark/>
          </w:tcPr>
          <w:p w14:paraId="4C143121"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 </w:t>
            </w:r>
          </w:p>
        </w:tc>
        <w:tc>
          <w:tcPr>
            <w:tcW w:w="222" w:type="dxa"/>
            <w:hideMark/>
          </w:tcPr>
          <w:p w14:paraId="3DAD9455" w14:textId="77777777" w:rsidR="00963E90" w:rsidRPr="00963E90" w:rsidRDefault="00963E90" w:rsidP="00963E90">
            <w:pPr>
              <w:rPr>
                <w:sz w:val="20"/>
                <w:szCs w:val="20"/>
                <w:lang w:eastAsia="en-GB"/>
              </w:rPr>
            </w:pPr>
          </w:p>
        </w:tc>
      </w:tr>
      <w:tr w:rsidR="00780AD1" w:rsidRPr="00963E90" w14:paraId="6660D527" w14:textId="77777777" w:rsidTr="00662148">
        <w:trPr>
          <w:trHeight w:val="340"/>
        </w:trPr>
        <w:tc>
          <w:tcPr>
            <w:tcW w:w="1367" w:type="dxa"/>
            <w:vMerge w:val="restart"/>
            <w:tcBorders>
              <w:top w:val="single" w:sz="8" w:space="0" w:color="auto"/>
              <w:left w:val="single" w:sz="8" w:space="0" w:color="auto"/>
              <w:right w:val="single" w:sz="8" w:space="0" w:color="auto"/>
            </w:tcBorders>
            <w:shd w:val="clear" w:color="auto" w:fill="auto"/>
            <w:hideMark/>
          </w:tcPr>
          <w:p w14:paraId="3EA13DE3" w14:textId="35F047E5" w:rsidR="00780AD1" w:rsidRPr="00963E90" w:rsidRDefault="00780AD1" w:rsidP="00780AD1">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COMPONENT 4: Digital, Knowledge Management</w:t>
            </w:r>
            <w:r>
              <w:rPr>
                <w:rFonts w:ascii="Calibri" w:hAnsi="Calibri" w:cs="Calibri"/>
                <w:b/>
                <w:bCs/>
                <w:color w:val="000000"/>
                <w:sz w:val="18"/>
                <w:szCs w:val="18"/>
                <w:lang w:eastAsia="en-GB"/>
              </w:rPr>
              <w:t xml:space="preserve"> </w:t>
            </w:r>
            <w:proofErr w:type="gramStart"/>
            <w:r>
              <w:rPr>
                <w:rFonts w:ascii="Calibri" w:hAnsi="Calibri" w:cs="Calibri"/>
                <w:b/>
                <w:bCs/>
                <w:color w:val="000000"/>
                <w:sz w:val="18"/>
                <w:szCs w:val="18"/>
                <w:lang w:eastAsia="en-GB"/>
              </w:rPr>
              <w:t xml:space="preserve">and </w:t>
            </w:r>
            <w:r w:rsidRPr="00963E90">
              <w:rPr>
                <w:rFonts w:ascii="Calibri" w:hAnsi="Calibri" w:cs="Calibri"/>
                <w:b/>
                <w:bCs/>
                <w:color w:val="000000"/>
                <w:sz w:val="18"/>
                <w:szCs w:val="18"/>
                <w:lang w:eastAsia="en-GB"/>
              </w:rPr>
              <w:t xml:space="preserve"> </w:t>
            </w:r>
            <w:r w:rsidRPr="00963E90">
              <w:rPr>
                <w:rFonts w:ascii="Calibri" w:hAnsi="Calibri" w:cs="Calibri"/>
                <w:b/>
                <w:bCs/>
                <w:color w:val="000000"/>
                <w:sz w:val="18"/>
                <w:szCs w:val="18"/>
                <w:lang w:eastAsia="en-GB"/>
              </w:rPr>
              <w:lastRenderedPageBreak/>
              <w:t>Monitoring</w:t>
            </w:r>
            <w:proofErr w:type="gramEnd"/>
            <w:r w:rsidRPr="00963E90">
              <w:rPr>
                <w:rFonts w:ascii="Calibri" w:hAnsi="Calibri" w:cs="Calibri"/>
                <w:b/>
                <w:bCs/>
                <w:color w:val="000000"/>
                <w:sz w:val="18"/>
                <w:szCs w:val="18"/>
                <w:lang w:eastAsia="en-GB"/>
              </w:rPr>
              <w:t xml:space="preserve"> and Evaluation</w:t>
            </w:r>
          </w:p>
        </w:tc>
        <w:tc>
          <w:tcPr>
            <w:tcW w:w="1323" w:type="dxa"/>
            <w:vMerge w:val="restart"/>
            <w:tcBorders>
              <w:top w:val="single" w:sz="8" w:space="0" w:color="auto"/>
              <w:left w:val="single" w:sz="8" w:space="0" w:color="auto"/>
              <w:right w:val="single" w:sz="8" w:space="0" w:color="auto"/>
            </w:tcBorders>
            <w:shd w:val="clear" w:color="auto" w:fill="auto"/>
            <w:hideMark/>
          </w:tcPr>
          <w:p w14:paraId="3D5F49D8" w14:textId="77777777" w:rsidR="00780AD1" w:rsidRPr="00963E90" w:rsidRDefault="00780AD1"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lastRenderedPageBreak/>
              <w:t>ABER</w:t>
            </w:r>
          </w:p>
          <w:p w14:paraId="4AD00B93" w14:textId="77A34FB5" w:rsidR="00780AD1" w:rsidRPr="00963E90" w:rsidRDefault="00780AD1" w:rsidP="00963E90">
            <w:pPr>
              <w:jc w:val="center"/>
              <w:rPr>
                <w:rFonts w:ascii="Calibri" w:hAnsi="Calibri" w:cs="Calibri"/>
                <w:b/>
                <w:bCs/>
                <w:color w:val="000000"/>
                <w:sz w:val="18"/>
                <w:szCs w:val="18"/>
                <w:lang w:eastAsia="en-GB"/>
              </w:rPr>
            </w:pPr>
          </w:p>
        </w:tc>
        <w:tc>
          <w:tcPr>
            <w:tcW w:w="1144" w:type="dxa"/>
            <w:vMerge w:val="restart"/>
            <w:tcBorders>
              <w:top w:val="single" w:sz="8" w:space="0" w:color="auto"/>
              <w:left w:val="single" w:sz="8" w:space="0" w:color="auto"/>
              <w:bottom w:val="single" w:sz="8" w:space="0" w:color="000000"/>
              <w:right w:val="single" w:sz="8" w:space="0" w:color="000000"/>
            </w:tcBorders>
            <w:shd w:val="clear" w:color="auto" w:fill="auto"/>
            <w:hideMark/>
          </w:tcPr>
          <w:p w14:paraId="2A58E5A3" w14:textId="77777777" w:rsidR="00780AD1" w:rsidRPr="00963E90" w:rsidRDefault="00780AD1"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62000</w:t>
            </w:r>
          </w:p>
        </w:tc>
        <w:tc>
          <w:tcPr>
            <w:tcW w:w="1153" w:type="dxa"/>
            <w:vMerge w:val="restart"/>
            <w:tcBorders>
              <w:top w:val="single" w:sz="8" w:space="0" w:color="auto"/>
              <w:left w:val="single" w:sz="8" w:space="0" w:color="auto"/>
              <w:bottom w:val="single" w:sz="8" w:space="0" w:color="000000"/>
              <w:right w:val="single" w:sz="8" w:space="0" w:color="000000"/>
            </w:tcBorders>
            <w:shd w:val="clear" w:color="auto" w:fill="auto"/>
            <w:hideMark/>
          </w:tcPr>
          <w:p w14:paraId="2F6E72E3" w14:textId="77777777" w:rsidR="00780AD1" w:rsidRPr="00963E90" w:rsidRDefault="00780AD1"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GEF</w:t>
            </w:r>
          </w:p>
        </w:tc>
        <w:tc>
          <w:tcPr>
            <w:tcW w:w="1299" w:type="dxa"/>
            <w:tcBorders>
              <w:top w:val="nil"/>
              <w:left w:val="nil"/>
              <w:bottom w:val="single" w:sz="8" w:space="0" w:color="auto"/>
              <w:right w:val="nil"/>
            </w:tcBorders>
            <w:shd w:val="clear" w:color="auto" w:fill="auto"/>
            <w:hideMark/>
          </w:tcPr>
          <w:p w14:paraId="3B3A2BAF" w14:textId="77777777" w:rsidR="00780AD1" w:rsidRPr="00963E90" w:rsidRDefault="00780AD1"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71200</w:t>
            </w:r>
          </w:p>
        </w:tc>
        <w:tc>
          <w:tcPr>
            <w:tcW w:w="2194" w:type="dxa"/>
            <w:tcBorders>
              <w:top w:val="single" w:sz="8" w:space="0" w:color="auto"/>
              <w:left w:val="single" w:sz="8" w:space="0" w:color="auto"/>
              <w:bottom w:val="single" w:sz="8" w:space="0" w:color="auto"/>
              <w:right w:val="single" w:sz="8" w:space="0" w:color="000000"/>
            </w:tcBorders>
            <w:shd w:val="clear" w:color="auto" w:fill="auto"/>
            <w:hideMark/>
          </w:tcPr>
          <w:p w14:paraId="41AA9B69" w14:textId="77777777" w:rsidR="00780AD1" w:rsidRPr="00D468C6" w:rsidRDefault="00780AD1" w:rsidP="00963E90">
            <w:pP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International Consultants</w:t>
            </w:r>
          </w:p>
        </w:tc>
        <w:tc>
          <w:tcPr>
            <w:tcW w:w="940" w:type="dxa"/>
            <w:tcBorders>
              <w:top w:val="nil"/>
              <w:left w:val="nil"/>
              <w:bottom w:val="single" w:sz="8" w:space="0" w:color="auto"/>
              <w:right w:val="nil"/>
            </w:tcBorders>
            <w:shd w:val="clear" w:color="auto" w:fill="auto"/>
            <w:hideMark/>
          </w:tcPr>
          <w:p w14:paraId="4918E5E2"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14,000</w:t>
            </w:r>
          </w:p>
        </w:tc>
        <w:tc>
          <w:tcPr>
            <w:tcW w:w="940" w:type="dxa"/>
            <w:tcBorders>
              <w:top w:val="nil"/>
              <w:left w:val="single" w:sz="8" w:space="0" w:color="auto"/>
              <w:bottom w:val="single" w:sz="8" w:space="0" w:color="auto"/>
              <w:right w:val="nil"/>
            </w:tcBorders>
            <w:shd w:val="clear" w:color="auto" w:fill="auto"/>
            <w:hideMark/>
          </w:tcPr>
          <w:p w14:paraId="5B37E7AA"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0ABF596D"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69D656F4"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7,000</w:t>
            </w:r>
          </w:p>
        </w:tc>
        <w:tc>
          <w:tcPr>
            <w:tcW w:w="1034" w:type="dxa"/>
            <w:tcBorders>
              <w:top w:val="nil"/>
              <w:left w:val="single" w:sz="8" w:space="0" w:color="auto"/>
              <w:bottom w:val="single" w:sz="8" w:space="0" w:color="auto"/>
              <w:right w:val="single" w:sz="8" w:space="0" w:color="auto"/>
            </w:tcBorders>
            <w:shd w:val="clear" w:color="auto" w:fill="auto"/>
            <w:hideMark/>
          </w:tcPr>
          <w:p w14:paraId="5ED2BCDC"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21,000</w:t>
            </w:r>
          </w:p>
        </w:tc>
        <w:tc>
          <w:tcPr>
            <w:tcW w:w="884" w:type="dxa"/>
            <w:tcBorders>
              <w:top w:val="nil"/>
              <w:left w:val="nil"/>
              <w:bottom w:val="single" w:sz="8" w:space="0" w:color="auto"/>
              <w:right w:val="single" w:sz="8" w:space="0" w:color="auto"/>
            </w:tcBorders>
            <w:shd w:val="clear" w:color="auto" w:fill="auto"/>
            <w:hideMark/>
          </w:tcPr>
          <w:p w14:paraId="55A4252E"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28</w:t>
            </w:r>
          </w:p>
        </w:tc>
        <w:tc>
          <w:tcPr>
            <w:tcW w:w="222" w:type="dxa"/>
            <w:hideMark/>
          </w:tcPr>
          <w:p w14:paraId="153326B6" w14:textId="77777777" w:rsidR="00780AD1" w:rsidRPr="00963E90" w:rsidRDefault="00780AD1" w:rsidP="00963E90">
            <w:pPr>
              <w:rPr>
                <w:sz w:val="20"/>
                <w:szCs w:val="20"/>
                <w:lang w:eastAsia="en-GB"/>
              </w:rPr>
            </w:pPr>
          </w:p>
        </w:tc>
      </w:tr>
      <w:tr w:rsidR="00780AD1" w:rsidRPr="00963E90" w14:paraId="7D481849" w14:textId="77777777" w:rsidTr="00662148">
        <w:trPr>
          <w:trHeight w:val="340"/>
        </w:trPr>
        <w:tc>
          <w:tcPr>
            <w:tcW w:w="1367" w:type="dxa"/>
            <w:vMerge/>
            <w:tcBorders>
              <w:left w:val="single" w:sz="8" w:space="0" w:color="auto"/>
              <w:right w:val="single" w:sz="8" w:space="0" w:color="auto"/>
            </w:tcBorders>
            <w:hideMark/>
          </w:tcPr>
          <w:p w14:paraId="2BDE2C7C" w14:textId="76D5DB70" w:rsidR="00780AD1" w:rsidRPr="00963E90" w:rsidRDefault="00780AD1" w:rsidP="00963E90">
            <w:pPr>
              <w:jc w:val="center"/>
              <w:rPr>
                <w:rFonts w:ascii="Calibri" w:hAnsi="Calibri" w:cs="Calibri"/>
                <w:b/>
                <w:bCs/>
                <w:color w:val="000000"/>
                <w:sz w:val="18"/>
                <w:szCs w:val="18"/>
                <w:lang w:eastAsia="en-GB"/>
              </w:rPr>
            </w:pPr>
          </w:p>
        </w:tc>
        <w:tc>
          <w:tcPr>
            <w:tcW w:w="1323" w:type="dxa"/>
            <w:vMerge/>
            <w:tcBorders>
              <w:left w:val="single" w:sz="8" w:space="0" w:color="auto"/>
              <w:right w:val="single" w:sz="8" w:space="0" w:color="auto"/>
            </w:tcBorders>
            <w:hideMark/>
          </w:tcPr>
          <w:p w14:paraId="055D596E" w14:textId="351D3AA3" w:rsidR="00780AD1" w:rsidRPr="00963E90" w:rsidRDefault="00780AD1" w:rsidP="00963E90">
            <w:pPr>
              <w:jc w:val="cente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693C9644" w14:textId="77777777" w:rsidR="00780AD1" w:rsidRPr="00963E90" w:rsidRDefault="00780AD1"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545DAF94" w14:textId="77777777" w:rsidR="00780AD1" w:rsidRPr="00963E90" w:rsidRDefault="00780AD1" w:rsidP="00963E90">
            <w:pPr>
              <w:rPr>
                <w:rFonts w:ascii="Calibri" w:hAnsi="Calibri" w:cs="Calibri"/>
                <w:b/>
                <w:bCs/>
                <w:color w:val="000000"/>
                <w:sz w:val="18"/>
                <w:szCs w:val="18"/>
                <w:lang w:eastAsia="en-GB"/>
              </w:rPr>
            </w:pPr>
          </w:p>
        </w:tc>
        <w:tc>
          <w:tcPr>
            <w:tcW w:w="1299" w:type="dxa"/>
            <w:tcBorders>
              <w:top w:val="nil"/>
              <w:left w:val="nil"/>
              <w:bottom w:val="nil"/>
              <w:right w:val="nil"/>
            </w:tcBorders>
            <w:shd w:val="clear" w:color="auto" w:fill="auto"/>
            <w:hideMark/>
          </w:tcPr>
          <w:p w14:paraId="2925AACA" w14:textId="77777777" w:rsidR="00780AD1" w:rsidRPr="00963E90" w:rsidRDefault="00780AD1"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71300</w:t>
            </w:r>
          </w:p>
        </w:tc>
        <w:tc>
          <w:tcPr>
            <w:tcW w:w="2194" w:type="dxa"/>
            <w:tcBorders>
              <w:top w:val="single" w:sz="8" w:space="0" w:color="auto"/>
              <w:left w:val="single" w:sz="8" w:space="0" w:color="auto"/>
              <w:bottom w:val="single" w:sz="8" w:space="0" w:color="auto"/>
              <w:right w:val="single" w:sz="8" w:space="0" w:color="000000"/>
            </w:tcBorders>
            <w:shd w:val="clear" w:color="auto" w:fill="auto"/>
            <w:hideMark/>
          </w:tcPr>
          <w:p w14:paraId="2515E20C" w14:textId="77777777" w:rsidR="00780AD1" w:rsidRPr="00D468C6" w:rsidRDefault="00780AD1" w:rsidP="00963E90">
            <w:pPr>
              <w:jc w:val="both"/>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Local Consultants</w:t>
            </w:r>
          </w:p>
        </w:tc>
        <w:tc>
          <w:tcPr>
            <w:tcW w:w="940" w:type="dxa"/>
            <w:tcBorders>
              <w:top w:val="nil"/>
              <w:left w:val="nil"/>
              <w:bottom w:val="single" w:sz="8" w:space="0" w:color="auto"/>
              <w:right w:val="nil"/>
            </w:tcBorders>
            <w:shd w:val="clear" w:color="auto" w:fill="auto"/>
            <w:hideMark/>
          </w:tcPr>
          <w:p w14:paraId="538DB7F5"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3,000</w:t>
            </w:r>
          </w:p>
        </w:tc>
        <w:tc>
          <w:tcPr>
            <w:tcW w:w="940" w:type="dxa"/>
            <w:tcBorders>
              <w:top w:val="nil"/>
              <w:left w:val="single" w:sz="8" w:space="0" w:color="auto"/>
              <w:bottom w:val="single" w:sz="8" w:space="0" w:color="auto"/>
              <w:right w:val="nil"/>
            </w:tcBorders>
            <w:shd w:val="clear" w:color="auto" w:fill="auto"/>
            <w:hideMark/>
          </w:tcPr>
          <w:p w14:paraId="7ED7046C"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19D19BF2"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19585E5F"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3,000</w:t>
            </w:r>
          </w:p>
        </w:tc>
        <w:tc>
          <w:tcPr>
            <w:tcW w:w="1034" w:type="dxa"/>
            <w:tcBorders>
              <w:top w:val="nil"/>
              <w:left w:val="single" w:sz="8" w:space="0" w:color="auto"/>
              <w:bottom w:val="single" w:sz="8" w:space="0" w:color="auto"/>
              <w:right w:val="single" w:sz="8" w:space="0" w:color="auto"/>
            </w:tcBorders>
            <w:shd w:val="clear" w:color="auto" w:fill="auto"/>
            <w:hideMark/>
          </w:tcPr>
          <w:p w14:paraId="6E29129D"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6,000</w:t>
            </w:r>
          </w:p>
        </w:tc>
        <w:tc>
          <w:tcPr>
            <w:tcW w:w="884" w:type="dxa"/>
            <w:tcBorders>
              <w:top w:val="nil"/>
              <w:left w:val="nil"/>
              <w:bottom w:val="single" w:sz="8" w:space="0" w:color="auto"/>
              <w:right w:val="single" w:sz="8" w:space="0" w:color="auto"/>
            </w:tcBorders>
            <w:shd w:val="clear" w:color="auto" w:fill="auto"/>
            <w:hideMark/>
          </w:tcPr>
          <w:p w14:paraId="38BC0267"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29</w:t>
            </w:r>
          </w:p>
        </w:tc>
        <w:tc>
          <w:tcPr>
            <w:tcW w:w="222" w:type="dxa"/>
            <w:hideMark/>
          </w:tcPr>
          <w:p w14:paraId="1FB4FC84" w14:textId="77777777" w:rsidR="00780AD1" w:rsidRPr="00963E90" w:rsidRDefault="00780AD1" w:rsidP="00963E90">
            <w:pPr>
              <w:rPr>
                <w:sz w:val="20"/>
                <w:szCs w:val="20"/>
                <w:lang w:eastAsia="en-GB"/>
              </w:rPr>
            </w:pPr>
          </w:p>
        </w:tc>
      </w:tr>
      <w:tr w:rsidR="00780AD1" w:rsidRPr="00963E90" w14:paraId="2A4D9DDE" w14:textId="77777777" w:rsidTr="00662148">
        <w:trPr>
          <w:trHeight w:val="340"/>
        </w:trPr>
        <w:tc>
          <w:tcPr>
            <w:tcW w:w="1367" w:type="dxa"/>
            <w:vMerge/>
            <w:tcBorders>
              <w:left w:val="single" w:sz="8" w:space="0" w:color="auto"/>
              <w:right w:val="single" w:sz="8" w:space="0" w:color="auto"/>
            </w:tcBorders>
            <w:hideMark/>
          </w:tcPr>
          <w:p w14:paraId="51D89B89" w14:textId="5B09A30F" w:rsidR="00780AD1" w:rsidRPr="00963E90" w:rsidRDefault="00780AD1" w:rsidP="00963E90">
            <w:pPr>
              <w:jc w:val="center"/>
              <w:rPr>
                <w:rFonts w:ascii="Calibri" w:hAnsi="Calibri" w:cs="Calibri"/>
                <w:b/>
                <w:bCs/>
                <w:color w:val="000000"/>
                <w:sz w:val="18"/>
                <w:szCs w:val="18"/>
                <w:lang w:eastAsia="en-GB"/>
              </w:rPr>
            </w:pPr>
          </w:p>
        </w:tc>
        <w:tc>
          <w:tcPr>
            <w:tcW w:w="1323" w:type="dxa"/>
            <w:vMerge/>
            <w:tcBorders>
              <w:left w:val="single" w:sz="8" w:space="0" w:color="auto"/>
              <w:right w:val="single" w:sz="8" w:space="0" w:color="auto"/>
            </w:tcBorders>
            <w:hideMark/>
          </w:tcPr>
          <w:p w14:paraId="7DD3A9B6" w14:textId="1FE2FB16" w:rsidR="00780AD1" w:rsidRPr="00963E90" w:rsidRDefault="00780AD1" w:rsidP="00963E90">
            <w:pPr>
              <w:jc w:val="cente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3C22AE3E" w14:textId="77777777" w:rsidR="00780AD1" w:rsidRPr="00963E90" w:rsidRDefault="00780AD1"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19835592" w14:textId="77777777" w:rsidR="00780AD1" w:rsidRPr="00963E90" w:rsidRDefault="00780AD1" w:rsidP="00963E90">
            <w:pPr>
              <w:rPr>
                <w:rFonts w:ascii="Calibri" w:hAnsi="Calibri" w:cs="Calibri"/>
                <w:b/>
                <w:bCs/>
                <w:color w:val="000000"/>
                <w:sz w:val="18"/>
                <w:szCs w:val="18"/>
                <w:lang w:eastAsia="en-GB"/>
              </w:rPr>
            </w:pPr>
          </w:p>
        </w:tc>
        <w:tc>
          <w:tcPr>
            <w:tcW w:w="1299" w:type="dxa"/>
            <w:tcBorders>
              <w:top w:val="single" w:sz="8" w:space="0" w:color="auto"/>
              <w:left w:val="nil"/>
              <w:bottom w:val="single" w:sz="8" w:space="0" w:color="auto"/>
              <w:right w:val="nil"/>
            </w:tcBorders>
            <w:shd w:val="clear" w:color="auto" w:fill="auto"/>
            <w:noWrap/>
            <w:hideMark/>
          </w:tcPr>
          <w:p w14:paraId="5E767BBB" w14:textId="77777777" w:rsidR="00780AD1" w:rsidRPr="00963E90" w:rsidRDefault="00780AD1"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71600</w:t>
            </w:r>
          </w:p>
        </w:tc>
        <w:tc>
          <w:tcPr>
            <w:tcW w:w="2194" w:type="dxa"/>
            <w:tcBorders>
              <w:top w:val="single" w:sz="8" w:space="0" w:color="auto"/>
              <w:left w:val="single" w:sz="8" w:space="0" w:color="auto"/>
              <w:bottom w:val="single" w:sz="8" w:space="0" w:color="auto"/>
              <w:right w:val="single" w:sz="8" w:space="0" w:color="000000"/>
            </w:tcBorders>
            <w:shd w:val="clear" w:color="auto" w:fill="auto"/>
            <w:hideMark/>
          </w:tcPr>
          <w:p w14:paraId="0275AFE5" w14:textId="77777777" w:rsidR="00780AD1" w:rsidRPr="00D468C6" w:rsidRDefault="00780AD1" w:rsidP="00963E90">
            <w:pP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Travel</w:t>
            </w:r>
          </w:p>
        </w:tc>
        <w:tc>
          <w:tcPr>
            <w:tcW w:w="940" w:type="dxa"/>
            <w:tcBorders>
              <w:top w:val="nil"/>
              <w:left w:val="nil"/>
              <w:bottom w:val="single" w:sz="8" w:space="0" w:color="auto"/>
              <w:right w:val="nil"/>
            </w:tcBorders>
            <w:shd w:val="clear" w:color="auto" w:fill="auto"/>
            <w:hideMark/>
          </w:tcPr>
          <w:p w14:paraId="77E99A70"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7,610</w:t>
            </w:r>
          </w:p>
        </w:tc>
        <w:tc>
          <w:tcPr>
            <w:tcW w:w="940" w:type="dxa"/>
            <w:tcBorders>
              <w:top w:val="nil"/>
              <w:left w:val="single" w:sz="8" w:space="0" w:color="auto"/>
              <w:bottom w:val="single" w:sz="8" w:space="0" w:color="auto"/>
              <w:right w:val="nil"/>
            </w:tcBorders>
            <w:shd w:val="clear" w:color="auto" w:fill="auto"/>
            <w:hideMark/>
          </w:tcPr>
          <w:p w14:paraId="57D6A802"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16,344</w:t>
            </w:r>
          </w:p>
        </w:tc>
        <w:tc>
          <w:tcPr>
            <w:tcW w:w="940" w:type="dxa"/>
            <w:tcBorders>
              <w:top w:val="nil"/>
              <w:left w:val="single" w:sz="8" w:space="0" w:color="auto"/>
              <w:bottom w:val="single" w:sz="8" w:space="0" w:color="auto"/>
              <w:right w:val="nil"/>
            </w:tcBorders>
            <w:shd w:val="clear" w:color="auto" w:fill="auto"/>
            <w:hideMark/>
          </w:tcPr>
          <w:p w14:paraId="60F84617"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2FA5D9BE"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1,500</w:t>
            </w:r>
          </w:p>
        </w:tc>
        <w:tc>
          <w:tcPr>
            <w:tcW w:w="1034" w:type="dxa"/>
            <w:tcBorders>
              <w:top w:val="nil"/>
              <w:left w:val="single" w:sz="8" w:space="0" w:color="auto"/>
              <w:bottom w:val="single" w:sz="8" w:space="0" w:color="auto"/>
              <w:right w:val="single" w:sz="8" w:space="0" w:color="auto"/>
            </w:tcBorders>
            <w:shd w:val="clear" w:color="auto" w:fill="auto"/>
            <w:hideMark/>
          </w:tcPr>
          <w:p w14:paraId="089F0B65"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25,454</w:t>
            </w:r>
          </w:p>
        </w:tc>
        <w:tc>
          <w:tcPr>
            <w:tcW w:w="884" w:type="dxa"/>
            <w:tcBorders>
              <w:top w:val="nil"/>
              <w:left w:val="nil"/>
              <w:bottom w:val="single" w:sz="8" w:space="0" w:color="auto"/>
              <w:right w:val="single" w:sz="8" w:space="0" w:color="auto"/>
            </w:tcBorders>
            <w:shd w:val="clear" w:color="auto" w:fill="auto"/>
            <w:hideMark/>
          </w:tcPr>
          <w:p w14:paraId="5884CC1A"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30</w:t>
            </w:r>
          </w:p>
        </w:tc>
        <w:tc>
          <w:tcPr>
            <w:tcW w:w="222" w:type="dxa"/>
            <w:hideMark/>
          </w:tcPr>
          <w:p w14:paraId="7996D3F0" w14:textId="77777777" w:rsidR="00780AD1" w:rsidRPr="00963E90" w:rsidRDefault="00780AD1" w:rsidP="00963E90">
            <w:pPr>
              <w:rPr>
                <w:sz w:val="20"/>
                <w:szCs w:val="20"/>
                <w:lang w:eastAsia="en-GB"/>
              </w:rPr>
            </w:pPr>
          </w:p>
        </w:tc>
      </w:tr>
      <w:tr w:rsidR="00780AD1" w:rsidRPr="00963E90" w14:paraId="1A89F94E" w14:textId="77777777" w:rsidTr="00662148">
        <w:trPr>
          <w:trHeight w:val="340"/>
        </w:trPr>
        <w:tc>
          <w:tcPr>
            <w:tcW w:w="1367" w:type="dxa"/>
            <w:vMerge/>
            <w:tcBorders>
              <w:left w:val="single" w:sz="8" w:space="0" w:color="auto"/>
              <w:right w:val="single" w:sz="8" w:space="0" w:color="auto"/>
            </w:tcBorders>
            <w:hideMark/>
          </w:tcPr>
          <w:p w14:paraId="7EAE14E7" w14:textId="7A1FA86F" w:rsidR="00780AD1" w:rsidRPr="00963E90" w:rsidRDefault="00780AD1" w:rsidP="00963E90">
            <w:pPr>
              <w:jc w:val="center"/>
              <w:rPr>
                <w:rFonts w:ascii="Calibri" w:hAnsi="Calibri" w:cs="Calibri"/>
                <w:b/>
                <w:bCs/>
                <w:color w:val="000000"/>
                <w:sz w:val="18"/>
                <w:szCs w:val="18"/>
                <w:lang w:eastAsia="en-GB"/>
              </w:rPr>
            </w:pPr>
          </w:p>
        </w:tc>
        <w:tc>
          <w:tcPr>
            <w:tcW w:w="1323" w:type="dxa"/>
            <w:vMerge/>
            <w:tcBorders>
              <w:left w:val="single" w:sz="8" w:space="0" w:color="auto"/>
              <w:right w:val="single" w:sz="8" w:space="0" w:color="auto"/>
            </w:tcBorders>
            <w:hideMark/>
          </w:tcPr>
          <w:p w14:paraId="7764D827" w14:textId="451CBBFB" w:rsidR="00780AD1" w:rsidRPr="00963E90" w:rsidRDefault="00780AD1" w:rsidP="00963E90">
            <w:pPr>
              <w:jc w:val="cente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72C54248" w14:textId="77777777" w:rsidR="00780AD1" w:rsidRPr="00963E90" w:rsidRDefault="00780AD1"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148CB693" w14:textId="77777777" w:rsidR="00780AD1" w:rsidRPr="00963E90" w:rsidRDefault="00780AD1" w:rsidP="00963E90">
            <w:pPr>
              <w:rPr>
                <w:rFonts w:ascii="Calibri" w:hAnsi="Calibri" w:cs="Calibri"/>
                <w:b/>
                <w:bCs/>
                <w:color w:val="000000"/>
                <w:sz w:val="18"/>
                <w:szCs w:val="18"/>
                <w:lang w:eastAsia="en-GB"/>
              </w:rPr>
            </w:pPr>
          </w:p>
        </w:tc>
        <w:tc>
          <w:tcPr>
            <w:tcW w:w="1299" w:type="dxa"/>
            <w:tcBorders>
              <w:top w:val="nil"/>
              <w:left w:val="nil"/>
              <w:bottom w:val="single" w:sz="8" w:space="0" w:color="000000"/>
              <w:right w:val="nil"/>
            </w:tcBorders>
            <w:shd w:val="clear" w:color="auto" w:fill="auto"/>
            <w:hideMark/>
          </w:tcPr>
          <w:p w14:paraId="7544E6F6" w14:textId="77777777" w:rsidR="00780AD1" w:rsidRPr="00963E90" w:rsidRDefault="00780AD1"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72100</w:t>
            </w:r>
          </w:p>
        </w:tc>
        <w:tc>
          <w:tcPr>
            <w:tcW w:w="2194" w:type="dxa"/>
            <w:tcBorders>
              <w:top w:val="single" w:sz="8" w:space="0" w:color="auto"/>
              <w:left w:val="single" w:sz="8" w:space="0" w:color="auto"/>
              <w:bottom w:val="single" w:sz="8" w:space="0" w:color="auto"/>
              <w:right w:val="single" w:sz="8" w:space="0" w:color="000000"/>
            </w:tcBorders>
            <w:shd w:val="clear" w:color="auto" w:fill="auto"/>
            <w:hideMark/>
          </w:tcPr>
          <w:p w14:paraId="6F5D6918" w14:textId="77777777" w:rsidR="00780AD1" w:rsidRPr="00D468C6" w:rsidRDefault="00780AD1" w:rsidP="00963E90">
            <w:pPr>
              <w:jc w:val="both"/>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Contractual services - Companies</w:t>
            </w:r>
          </w:p>
        </w:tc>
        <w:tc>
          <w:tcPr>
            <w:tcW w:w="940" w:type="dxa"/>
            <w:tcBorders>
              <w:top w:val="nil"/>
              <w:left w:val="nil"/>
              <w:bottom w:val="single" w:sz="8" w:space="0" w:color="auto"/>
              <w:right w:val="nil"/>
            </w:tcBorders>
            <w:shd w:val="clear" w:color="auto" w:fill="auto"/>
            <w:hideMark/>
          </w:tcPr>
          <w:p w14:paraId="6D95B620"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48,500</w:t>
            </w:r>
          </w:p>
        </w:tc>
        <w:tc>
          <w:tcPr>
            <w:tcW w:w="940" w:type="dxa"/>
            <w:tcBorders>
              <w:top w:val="nil"/>
              <w:left w:val="single" w:sz="8" w:space="0" w:color="auto"/>
              <w:bottom w:val="single" w:sz="8" w:space="0" w:color="auto"/>
              <w:right w:val="nil"/>
            </w:tcBorders>
            <w:shd w:val="clear" w:color="auto" w:fill="auto"/>
            <w:hideMark/>
          </w:tcPr>
          <w:p w14:paraId="2378E5EF"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18,500</w:t>
            </w:r>
          </w:p>
        </w:tc>
        <w:tc>
          <w:tcPr>
            <w:tcW w:w="940" w:type="dxa"/>
            <w:tcBorders>
              <w:top w:val="nil"/>
              <w:left w:val="single" w:sz="8" w:space="0" w:color="auto"/>
              <w:bottom w:val="single" w:sz="8" w:space="0" w:color="auto"/>
              <w:right w:val="nil"/>
            </w:tcBorders>
            <w:shd w:val="clear" w:color="auto" w:fill="auto"/>
            <w:hideMark/>
          </w:tcPr>
          <w:p w14:paraId="7019C27C"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274705E3"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10,000</w:t>
            </w:r>
          </w:p>
        </w:tc>
        <w:tc>
          <w:tcPr>
            <w:tcW w:w="1034" w:type="dxa"/>
            <w:tcBorders>
              <w:top w:val="nil"/>
              <w:left w:val="single" w:sz="8" w:space="0" w:color="auto"/>
              <w:bottom w:val="single" w:sz="8" w:space="0" w:color="auto"/>
              <w:right w:val="single" w:sz="8" w:space="0" w:color="auto"/>
            </w:tcBorders>
            <w:shd w:val="clear" w:color="auto" w:fill="auto"/>
            <w:hideMark/>
          </w:tcPr>
          <w:p w14:paraId="6AB98C3C"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77,000</w:t>
            </w:r>
          </w:p>
        </w:tc>
        <w:tc>
          <w:tcPr>
            <w:tcW w:w="884" w:type="dxa"/>
            <w:tcBorders>
              <w:top w:val="nil"/>
              <w:left w:val="nil"/>
              <w:bottom w:val="single" w:sz="8" w:space="0" w:color="auto"/>
              <w:right w:val="single" w:sz="8" w:space="0" w:color="auto"/>
            </w:tcBorders>
            <w:shd w:val="clear" w:color="auto" w:fill="auto"/>
            <w:hideMark/>
          </w:tcPr>
          <w:p w14:paraId="6B45D188"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31</w:t>
            </w:r>
          </w:p>
        </w:tc>
        <w:tc>
          <w:tcPr>
            <w:tcW w:w="222" w:type="dxa"/>
            <w:hideMark/>
          </w:tcPr>
          <w:p w14:paraId="70843248" w14:textId="77777777" w:rsidR="00780AD1" w:rsidRPr="00963E90" w:rsidRDefault="00780AD1" w:rsidP="00963E90">
            <w:pPr>
              <w:rPr>
                <w:sz w:val="20"/>
                <w:szCs w:val="20"/>
                <w:lang w:eastAsia="en-GB"/>
              </w:rPr>
            </w:pPr>
          </w:p>
        </w:tc>
      </w:tr>
      <w:tr w:rsidR="00780AD1" w:rsidRPr="00963E90" w14:paraId="05A59FA6" w14:textId="77777777" w:rsidTr="00662148">
        <w:trPr>
          <w:trHeight w:val="340"/>
        </w:trPr>
        <w:tc>
          <w:tcPr>
            <w:tcW w:w="1367" w:type="dxa"/>
            <w:vMerge/>
            <w:tcBorders>
              <w:left w:val="single" w:sz="8" w:space="0" w:color="auto"/>
              <w:right w:val="single" w:sz="8" w:space="0" w:color="auto"/>
            </w:tcBorders>
            <w:hideMark/>
          </w:tcPr>
          <w:p w14:paraId="3A2DF6A2" w14:textId="02FDD405" w:rsidR="00780AD1" w:rsidRPr="00963E90" w:rsidRDefault="00780AD1" w:rsidP="00963E90">
            <w:pPr>
              <w:jc w:val="center"/>
              <w:rPr>
                <w:rFonts w:ascii="Calibri" w:hAnsi="Calibri" w:cs="Calibri"/>
                <w:b/>
                <w:bCs/>
                <w:color w:val="000000"/>
                <w:sz w:val="18"/>
                <w:szCs w:val="18"/>
                <w:lang w:eastAsia="en-GB"/>
              </w:rPr>
            </w:pPr>
          </w:p>
        </w:tc>
        <w:tc>
          <w:tcPr>
            <w:tcW w:w="1323" w:type="dxa"/>
            <w:vMerge/>
            <w:tcBorders>
              <w:left w:val="single" w:sz="8" w:space="0" w:color="auto"/>
              <w:right w:val="single" w:sz="8" w:space="0" w:color="auto"/>
            </w:tcBorders>
            <w:hideMark/>
          </w:tcPr>
          <w:p w14:paraId="105B81C4" w14:textId="6529F13A" w:rsidR="00780AD1" w:rsidRPr="00963E90" w:rsidRDefault="00780AD1" w:rsidP="00963E90">
            <w:pPr>
              <w:jc w:val="cente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218DF8AC" w14:textId="77777777" w:rsidR="00780AD1" w:rsidRPr="00963E90" w:rsidRDefault="00780AD1"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5E89A85D" w14:textId="77777777" w:rsidR="00780AD1" w:rsidRPr="00963E90" w:rsidRDefault="00780AD1"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noWrap/>
            <w:hideMark/>
          </w:tcPr>
          <w:p w14:paraId="620CD55E" w14:textId="77777777" w:rsidR="00780AD1" w:rsidRPr="00963E90" w:rsidRDefault="00780AD1"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74200</w:t>
            </w:r>
          </w:p>
        </w:tc>
        <w:tc>
          <w:tcPr>
            <w:tcW w:w="2194" w:type="dxa"/>
            <w:tcBorders>
              <w:top w:val="single" w:sz="8" w:space="0" w:color="auto"/>
              <w:left w:val="nil"/>
              <w:bottom w:val="single" w:sz="8" w:space="0" w:color="auto"/>
              <w:right w:val="single" w:sz="8" w:space="0" w:color="000000"/>
            </w:tcBorders>
            <w:shd w:val="clear" w:color="auto" w:fill="auto"/>
            <w:hideMark/>
          </w:tcPr>
          <w:p w14:paraId="21627255" w14:textId="77777777" w:rsidR="00780AD1" w:rsidRPr="00D468C6" w:rsidRDefault="00780AD1" w:rsidP="00963E90">
            <w:pP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Audio Visual &amp; Print Prod Costs</w:t>
            </w:r>
          </w:p>
        </w:tc>
        <w:tc>
          <w:tcPr>
            <w:tcW w:w="940" w:type="dxa"/>
            <w:tcBorders>
              <w:top w:val="nil"/>
              <w:left w:val="nil"/>
              <w:bottom w:val="single" w:sz="8" w:space="0" w:color="auto"/>
              <w:right w:val="nil"/>
            </w:tcBorders>
            <w:shd w:val="clear" w:color="auto" w:fill="auto"/>
            <w:hideMark/>
          </w:tcPr>
          <w:p w14:paraId="58C8F208"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2FF9FDDD"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2,500</w:t>
            </w:r>
          </w:p>
        </w:tc>
        <w:tc>
          <w:tcPr>
            <w:tcW w:w="940" w:type="dxa"/>
            <w:tcBorders>
              <w:top w:val="nil"/>
              <w:left w:val="single" w:sz="8" w:space="0" w:color="auto"/>
              <w:bottom w:val="single" w:sz="8" w:space="0" w:color="auto"/>
              <w:right w:val="nil"/>
            </w:tcBorders>
            <w:shd w:val="clear" w:color="auto" w:fill="auto"/>
            <w:hideMark/>
          </w:tcPr>
          <w:p w14:paraId="248CE2C6"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4BE49774"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5,500</w:t>
            </w:r>
          </w:p>
        </w:tc>
        <w:tc>
          <w:tcPr>
            <w:tcW w:w="1034" w:type="dxa"/>
            <w:tcBorders>
              <w:top w:val="nil"/>
              <w:left w:val="single" w:sz="8" w:space="0" w:color="auto"/>
              <w:bottom w:val="single" w:sz="8" w:space="0" w:color="auto"/>
              <w:right w:val="single" w:sz="8" w:space="0" w:color="auto"/>
            </w:tcBorders>
            <w:shd w:val="clear" w:color="auto" w:fill="auto"/>
            <w:hideMark/>
          </w:tcPr>
          <w:p w14:paraId="1B930899"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8,000</w:t>
            </w:r>
          </w:p>
        </w:tc>
        <w:tc>
          <w:tcPr>
            <w:tcW w:w="884" w:type="dxa"/>
            <w:tcBorders>
              <w:top w:val="nil"/>
              <w:left w:val="nil"/>
              <w:bottom w:val="single" w:sz="8" w:space="0" w:color="auto"/>
              <w:right w:val="single" w:sz="8" w:space="0" w:color="auto"/>
            </w:tcBorders>
            <w:shd w:val="clear" w:color="auto" w:fill="auto"/>
            <w:hideMark/>
          </w:tcPr>
          <w:p w14:paraId="72BD85AF"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32</w:t>
            </w:r>
          </w:p>
        </w:tc>
        <w:tc>
          <w:tcPr>
            <w:tcW w:w="222" w:type="dxa"/>
            <w:hideMark/>
          </w:tcPr>
          <w:p w14:paraId="6BBE7BF0" w14:textId="77777777" w:rsidR="00780AD1" w:rsidRPr="00963E90" w:rsidRDefault="00780AD1" w:rsidP="00963E90">
            <w:pPr>
              <w:rPr>
                <w:sz w:val="20"/>
                <w:szCs w:val="20"/>
                <w:lang w:eastAsia="en-GB"/>
              </w:rPr>
            </w:pPr>
          </w:p>
        </w:tc>
      </w:tr>
      <w:tr w:rsidR="00780AD1" w:rsidRPr="00963E90" w14:paraId="3789434D" w14:textId="77777777" w:rsidTr="00662148">
        <w:trPr>
          <w:trHeight w:val="340"/>
        </w:trPr>
        <w:tc>
          <w:tcPr>
            <w:tcW w:w="1367" w:type="dxa"/>
            <w:vMerge/>
            <w:tcBorders>
              <w:left w:val="single" w:sz="8" w:space="0" w:color="auto"/>
              <w:right w:val="single" w:sz="8" w:space="0" w:color="auto"/>
            </w:tcBorders>
            <w:hideMark/>
          </w:tcPr>
          <w:p w14:paraId="3DEA67B7" w14:textId="4C3614A1" w:rsidR="00780AD1" w:rsidRPr="00963E90" w:rsidRDefault="00780AD1" w:rsidP="00963E90">
            <w:pPr>
              <w:jc w:val="center"/>
              <w:rPr>
                <w:rFonts w:ascii="Calibri" w:hAnsi="Calibri" w:cs="Calibri"/>
                <w:b/>
                <w:bCs/>
                <w:color w:val="000000"/>
                <w:sz w:val="18"/>
                <w:szCs w:val="18"/>
                <w:lang w:eastAsia="en-GB"/>
              </w:rPr>
            </w:pPr>
          </w:p>
        </w:tc>
        <w:tc>
          <w:tcPr>
            <w:tcW w:w="1323" w:type="dxa"/>
            <w:vMerge/>
            <w:tcBorders>
              <w:left w:val="single" w:sz="8" w:space="0" w:color="auto"/>
              <w:right w:val="single" w:sz="8" w:space="0" w:color="auto"/>
            </w:tcBorders>
            <w:hideMark/>
          </w:tcPr>
          <w:p w14:paraId="6499AB19" w14:textId="4A6D8F56" w:rsidR="00780AD1" w:rsidRPr="00963E90" w:rsidRDefault="00780AD1" w:rsidP="00963E90">
            <w:pPr>
              <w:jc w:val="cente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7645D331" w14:textId="77777777" w:rsidR="00780AD1" w:rsidRPr="00963E90" w:rsidRDefault="00780AD1"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6FC3FB54" w14:textId="77777777" w:rsidR="00780AD1" w:rsidRPr="00963E90" w:rsidRDefault="00780AD1"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hideMark/>
          </w:tcPr>
          <w:p w14:paraId="4C8DC186" w14:textId="77777777" w:rsidR="00780AD1" w:rsidRPr="00963E90" w:rsidRDefault="00780AD1"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75700</w:t>
            </w:r>
          </w:p>
        </w:tc>
        <w:tc>
          <w:tcPr>
            <w:tcW w:w="2194" w:type="dxa"/>
            <w:tcBorders>
              <w:top w:val="single" w:sz="8" w:space="0" w:color="auto"/>
              <w:left w:val="nil"/>
              <w:bottom w:val="single" w:sz="8" w:space="0" w:color="auto"/>
              <w:right w:val="single" w:sz="8" w:space="0" w:color="000000"/>
            </w:tcBorders>
            <w:shd w:val="clear" w:color="auto" w:fill="auto"/>
            <w:hideMark/>
          </w:tcPr>
          <w:p w14:paraId="7545FCD4" w14:textId="77777777" w:rsidR="00780AD1" w:rsidRPr="00D468C6" w:rsidRDefault="00780AD1" w:rsidP="00963E90">
            <w:pPr>
              <w:jc w:val="both"/>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Training, workshop, conference</w:t>
            </w:r>
          </w:p>
        </w:tc>
        <w:tc>
          <w:tcPr>
            <w:tcW w:w="940" w:type="dxa"/>
            <w:tcBorders>
              <w:top w:val="nil"/>
              <w:left w:val="nil"/>
              <w:bottom w:val="single" w:sz="8" w:space="0" w:color="auto"/>
              <w:right w:val="nil"/>
            </w:tcBorders>
            <w:shd w:val="clear" w:color="auto" w:fill="auto"/>
            <w:hideMark/>
          </w:tcPr>
          <w:p w14:paraId="19015857"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2,500</w:t>
            </w:r>
          </w:p>
        </w:tc>
        <w:tc>
          <w:tcPr>
            <w:tcW w:w="940" w:type="dxa"/>
            <w:tcBorders>
              <w:top w:val="nil"/>
              <w:left w:val="single" w:sz="8" w:space="0" w:color="auto"/>
              <w:bottom w:val="single" w:sz="8" w:space="0" w:color="auto"/>
              <w:right w:val="nil"/>
            </w:tcBorders>
            <w:shd w:val="clear" w:color="auto" w:fill="auto"/>
            <w:hideMark/>
          </w:tcPr>
          <w:p w14:paraId="63A6B6E1"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5,000</w:t>
            </w:r>
          </w:p>
        </w:tc>
        <w:tc>
          <w:tcPr>
            <w:tcW w:w="940" w:type="dxa"/>
            <w:tcBorders>
              <w:top w:val="nil"/>
              <w:left w:val="single" w:sz="8" w:space="0" w:color="auto"/>
              <w:bottom w:val="single" w:sz="8" w:space="0" w:color="auto"/>
              <w:right w:val="nil"/>
            </w:tcBorders>
            <w:shd w:val="clear" w:color="auto" w:fill="auto"/>
            <w:hideMark/>
          </w:tcPr>
          <w:p w14:paraId="0DC2B533"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01AE28BE"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115DB1E1"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7,500</w:t>
            </w:r>
          </w:p>
        </w:tc>
        <w:tc>
          <w:tcPr>
            <w:tcW w:w="884" w:type="dxa"/>
            <w:tcBorders>
              <w:top w:val="nil"/>
              <w:left w:val="nil"/>
              <w:bottom w:val="single" w:sz="8" w:space="0" w:color="auto"/>
              <w:right w:val="single" w:sz="8" w:space="0" w:color="auto"/>
            </w:tcBorders>
            <w:shd w:val="clear" w:color="auto" w:fill="auto"/>
            <w:hideMark/>
          </w:tcPr>
          <w:p w14:paraId="527DC8B3"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33</w:t>
            </w:r>
          </w:p>
        </w:tc>
        <w:tc>
          <w:tcPr>
            <w:tcW w:w="222" w:type="dxa"/>
            <w:hideMark/>
          </w:tcPr>
          <w:p w14:paraId="3E896234" w14:textId="77777777" w:rsidR="00780AD1" w:rsidRPr="00963E90" w:rsidRDefault="00780AD1" w:rsidP="00963E90">
            <w:pPr>
              <w:rPr>
                <w:sz w:val="20"/>
                <w:szCs w:val="20"/>
                <w:lang w:eastAsia="en-GB"/>
              </w:rPr>
            </w:pPr>
          </w:p>
        </w:tc>
      </w:tr>
      <w:tr w:rsidR="00780AD1" w:rsidRPr="00963E90" w14:paraId="46B1E9C6" w14:textId="77777777" w:rsidTr="00662148">
        <w:trPr>
          <w:trHeight w:val="340"/>
        </w:trPr>
        <w:tc>
          <w:tcPr>
            <w:tcW w:w="1367" w:type="dxa"/>
            <w:vMerge/>
            <w:tcBorders>
              <w:left w:val="single" w:sz="8" w:space="0" w:color="auto"/>
              <w:right w:val="single" w:sz="8" w:space="0" w:color="auto"/>
            </w:tcBorders>
            <w:hideMark/>
          </w:tcPr>
          <w:p w14:paraId="27E7B5B8" w14:textId="6D3BAF13" w:rsidR="00780AD1" w:rsidRPr="00963E90" w:rsidRDefault="00780AD1" w:rsidP="00963E90">
            <w:pPr>
              <w:jc w:val="center"/>
              <w:rPr>
                <w:rFonts w:ascii="Calibri" w:hAnsi="Calibri" w:cs="Calibri"/>
                <w:b/>
                <w:bCs/>
                <w:color w:val="000000"/>
                <w:sz w:val="18"/>
                <w:szCs w:val="18"/>
                <w:lang w:eastAsia="en-GB"/>
              </w:rPr>
            </w:pPr>
          </w:p>
        </w:tc>
        <w:tc>
          <w:tcPr>
            <w:tcW w:w="1323" w:type="dxa"/>
            <w:vMerge/>
            <w:tcBorders>
              <w:left w:val="single" w:sz="8" w:space="0" w:color="auto"/>
              <w:right w:val="single" w:sz="8" w:space="0" w:color="auto"/>
            </w:tcBorders>
            <w:hideMark/>
          </w:tcPr>
          <w:p w14:paraId="7F331806" w14:textId="5E0096E5" w:rsidR="00780AD1" w:rsidRPr="00963E90" w:rsidRDefault="00780AD1" w:rsidP="00963E90">
            <w:pPr>
              <w:jc w:val="cente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662DA99F" w14:textId="77777777" w:rsidR="00780AD1" w:rsidRPr="00963E90" w:rsidRDefault="00780AD1"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00D113F4" w14:textId="77777777" w:rsidR="00780AD1" w:rsidRPr="00963E90" w:rsidRDefault="00780AD1" w:rsidP="00963E90">
            <w:pPr>
              <w:rPr>
                <w:rFonts w:ascii="Calibri" w:hAnsi="Calibri" w:cs="Calibri"/>
                <w:b/>
                <w:bCs/>
                <w:color w:val="000000"/>
                <w:sz w:val="18"/>
                <w:szCs w:val="18"/>
                <w:lang w:eastAsia="en-GB"/>
              </w:rPr>
            </w:pPr>
          </w:p>
        </w:tc>
        <w:tc>
          <w:tcPr>
            <w:tcW w:w="1299" w:type="dxa"/>
            <w:tcBorders>
              <w:top w:val="nil"/>
              <w:left w:val="nil"/>
              <w:bottom w:val="single" w:sz="8" w:space="0" w:color="000000"/>
              <w:right w:val="single" w:sz="8" w:space="0" w:color="auto"/>
            </w:tcBorders>
            <w:shd w:val="clear" w:color="000000" w:fill="E2EFD9"/>
            <w:hideMark/>
          </w:tcPr>
          <w:p w14:paraId="6FF72D49" w14:textId="77777777" w:rsidR="00780AD1" w:rsidRPr="00963E90" w:rsidRDefault="00780AD1"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 </w:t>
            </w:r>
          </w:p>
        </w:tc>
        <w:tc>
          <w:tcPr>
            <w:tcW w:w="2194" w:type="dxa"/>
            <w:tcBorders>
              <w:top w:val="single" w:sz="8" w:space="0" w:color="auto"/>
              <w:left w:val="nil"/>
              <w:bottom w:val="single" w:sz="8" w:space="0" w:color="auto"/>
              <w:right w:val="single" w:sz="8" w:space="0" w:color="000000"/>
            </w:tcBorders>
            <w:shd w:val="clear" w:color="000000" w:fill="E2EFD9"/>
            <w:hideMark/>
          </w:tcPr>
          <w:p w14:paraId="78914BD1" w14:textId="1761A056" w:rsidR="00780AD1" w:rsidRPr="00D468C6" w:rsidRDefault="00780AD1" w:rsidP="00963E90">
            <w:pPr>
              <w:jc w:val="both"/>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sub-total GEF – Digital KM</w:t>
            </w:r>
          </w:p>
        </w:tc>
        <w:tc>
          <w:tcPr>
            <w:tcW w:w="940" w:type="dxa"/>
            <w:tcBorders>
              <w:top w:val="nil"/>
              <w:left w:val="nil"/>
              <w:bottom w:val="single" w:sz="8" w:space="0" w:color="auto"/>
              <w:right w:val="nil"/>
            </w:tcBorders>
            <w:shd w:val="clear" w:color="000000" w:fill="E2EFD9"/>
            <w:hideMark/>
          </w:tcPr>
          <w:p w14:paraId="791697DE"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75,610</w:t>
            </w:r>
          </w:p>
        </w:tc>
        <w:tc>
          <w:tcPr>
            <w:tcW w:w="940" w:type="dxa"/>
            <w:tcBorders>
              <w:top w:val="nil"/>
              <w:left w:val="single" w:sz="8" w:space="0" w:color="auto"/>
              <w:bottom w:val="single" w:sz="8" w:space="0" w:color="auto"/>
              <w:right w:val="nil"/>
            </w:tcBorders>
            <w:shd w:val="clear" w:color="000000" w:fill="E2EFD9"/>
            <w:hideMark/>
          </w:tcPr>
          <w:p w14:paraId="72CD2518"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42,344</w:t>
            </w:r>
          </w:p>
        </w:tc>
        <w:tc>
          <w:tcPr>
            <w:tcW w:w="940" w:type="dxa"/>
            <w:tcBorders>
              <w:top w:val="nil"/>
              <w:left w:val="single" w:sz="8" w:space="0" w:color="auto"/>
              <w:bottom w:val="single" w:sz="8" w:space="0" w:color="auto"/>
              <w:right w:val="nil"/>
            </w:tcBorders>
            <w:shd w:val="clear" w:color="000000" w:fill="E2EFD9"/>
            <w:hideMark/>
          </w:tcPr>
          <w:p w14:paraId="4314F6E4"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0</w:t>
            </w:r>
          </w:p>
        </w:tc>
        <w:tc>
          <w:tcPr>
            <w:tcW w:w="940" w:type="dxa"/>
            <w:tcBorders>
              <w:top w:val="nil"/>
              <w:left w:val="single" w:sz="8" w:space="0" w:color="auto"/>
              <w:bottom w:val="single" w:sz="8" w:space="0" w:color="auto"/>
              <w:right w:val="nil"/>
            </w:tcBorders>
            <w:shd w:val="clear" w:color="000000" w:fill="E2EFD9"/>
            <w:hideMark/>
          </w:tcPr>
          <w:p w14:paraId="16505555"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27,000</w:t>
            </w:r>
          </w:p>
        </w:tc>
        <w:tc>
          <w:tcPr>
            <w:tcW w:w="1034" w:type="dxa"/>
            <w:tcBorders>
              <w:top w:val="nil"/>
              <w:left w:val="single" w:sz="8" w:space="0" w:color="auto"/>
              <w:bottom w:val="single" w:sz="8" w:space="0" w:color="auto"/>
              <w:right w:val="nil"/>
            </w:tcBorders>
            <w:shd w:val="clear" w:color="000000" w:fill="E2EFD9"/>
            <w:hideMark/>
          </w:tcPr>
          <w:p w14:paraId="22E662D1"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144,954</w:t>
            </w:r>
          </w:p>
        </w:tc>
        <w:tc>
          <w:tcPr>
            <w:tcW w:w="884" w:type="dxa"/>
            <w:tcBorders>
              <w:top w:val="nil"/>
              <w:left w:val="single" w:sz="8" w:space="0" w:color="auto"/>
              <w:bottom w:val="single" w:sz="8" w:space="0" w:color="auto"/>
              <w:right w:val="single" w:sz="8" w:space="0" w:color="auto"/>
            </w:tcBorders>
            <w:shd w:val="clear" w:color="000000" w:fill="E2EFD9"/>
            <w:hideMark/>
          </w:tcPr>
          <w:p w14:paraId="7B69A398" w14:textId="77777777" w:rsidR="00780AD1" w:rsidRPr="00D468C6" w:rsidRDefault="00780AD1" w:rsidP="00963E90">
            <w:pPr>
              <w:jc w:val="both"/>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 </w:t>
            </w:r>
          </w:p>
        </w:tc>
        <w:tc>
          <w:tcPr>
            <w:tcW w:w="222" w:type="dxa"/>
            <w:hideMark/>
          </w:tcPr>
          <w:p w14:paraId="1EB5FCDA" w14:textId="77777777" w:rsidR="00780AD1" w:rsidRPr="00963E90" w:rsidRDefault="00780AD1" w:rsidP="00963E90">
            <w:pPr>
              <w:rPr>
                <w:sz w:val="20"/>
                <w:szCs w:val="20"/>
                <w:lang w:eastAsia="en-GB"/>
              </w:rPr>
            </w:pPr>
          </w:p>
        </w:tc>
      </w:tr>
      <w:tr w:rsidR="00780AD1" w:rsidRPr="00963E90" w14:paraId="6F31419A" w14:textId="77777777" w:rsidTr="00662148">
        <w:trPr>
          <w:trHeight w:val="340"/>
        </w:trPr>
        <w:tc>
          <w:tcPr>
            <w:tcW w:w="1367" w:type="dxa"/>
            <w:vMerge/>
            <w:tcBorders>
              <w:left w:val="single" w:sz="8" w:space="0" w:color="auto"/>
              <w:right w:val="single" w:sz="8" w:space="0" w:color="auto"/>
            </w:tcBorders>
            <w:hideMark/>
          </w:tcPr>
          <w:p w14:paraId="32621BB6" w14:textId="4D109E4D" w:rsidR="00780AD1" w:rsidRPr="00963E90" w:rsidRDefault="00780AD1" w:rsidP="00963E90">
            <w:pPr>
              <w:jc w:val="center"/>
              <w:rPr>
                <w:rFonts w:ascii="Calibri" w:hAnsi="Calibri" w:cs="Calibri"/>
                <w:b/>
                <w:bCs/>
                <w:color w:val="000000"/>
                <w:sz w:val="18"/>
                <w:szCs w:val="18"/>
                <w:lang w:eastAsia="en-GB"/>
              </w:rPr>
            </w:pPr>
          </w:p>
        </w:tc>
        <w:tc>
          <w:tcPr>
            <w:tcW w:w="1323" w:type="dxa"/>
            <w:vMerge/>
            <w:tcBorders>
              <w:left w:val="single" w:sz="8" w:space="0" w:color="auto"/>
              <w:right w:val="single" w:sz="8" w:space="0" w:color="auto"/>
            </w:tcBorders>
            <w:hideMark/>
          </w:tcPr>
          <w:p w14:paraId="78CDD33B" w14:textId="3E9D9A9E" w:rsidR="00780AD1" w:rsidRPr="00963E90" w:rsidRDefault="00780AD1" w:rsidP="00963E90">
            <w:pPr>
              <w:jc w:val="center"/>
              <w:rPr>
                <w:rFonts w:ascii="Calibri" w:hAnsi="Calibri" w:cs="Calibri"/>
                <w:b/>
                <w:bCs/>
                <w:color w:val="000000"/>
                <w:sz w:val="18"/>
                <w:szCs w:val="18"/>
                <w:lang w:eastAsia="en-GB"/>
              </w:rPr>
            </w:pPr>
          </w:p>
        </w:tc>
        <w:tc>
          <w:tcPr>
            <w:tcW w:w="1144" w:type="dxa"/>
            <w:vMerge w:val="restart"/>
            <w:tcBorders>
              <w:top w:val="nil"/>
              <w:left w:val="single" w:sz="8" w:space="0" w:color="auto"/>
              <w:bottom w:val="single" w:sz="8" w:space="0" w:color="000000"/>
              <w:right w:val="single" w:sz="8" w:space="0" w:color="000000"/>
            </w:tcBorders>
            <w:shd w:val="clear" w:color="auto" w:fill="auto"/>
            <w:hideMark/>
          </w:tcPr>
          <w:p w14:paraId="0B2D6E88" w14:textId="77777777" w:rsidR="00780AD1" w:rsidRPr="00963E90" w:rsidRDefault="00780AD1"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62000</w:t>
            </w:r>
          </w:p>
        </w:tc>
        <w:tc>
          <w:tcPr>
            <w:tcW w:w="1153" w:type="dxa"/>
            <w:vMerge w:val="restart"/>
            <w:tcBorders>
              <w:top w:val="nil"/>
              <w:left w:val="single" w:sz="8" w:space="0" w:color="auto"/>
              <w:bottom w:val="single" w:sz="8" w:space="0" w:color="000000"/>
              <w:right w:val="single" w:sz="8" w:space="0" w:color="000000"/>
            </w:tcBorders>
            <w:shd w:val="clear" w:color="auto" w:fill="auto"/>
            <w:hideMark/>
          </w:tcPr>
          <w:p w14:paraId="68F600B1" w14:textId="77777777" w:rsidR="00780AD1" w:rsidRPr="00963E90" w:rsidRDefault="00780AD1"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UNDP</w:t>
            </w:r>
          </w:p>
        </w:tc>
        <w:tc>
          <w:tcPr>
            <w:tcW w:w="1299" w:type="dxa"/>
            <w:tcBorders>
              <w:top w:val="nil"/>
              <w:left w:val="nil"/>
              <w:bottom w:val="single" w:sz="8" w:space="0" w:color="auto"/>
              <w:right w:val="single" w:sz="8" w:space="0" w:color="auto"/>
            </w:tcBorders>
            <w:shd w:val="clear" w:color="auto" w:fill="auto"/>
            <w:noWrap/>
            <w:hideMark/>
          </w:tcPr>
          <w:p w14:paraId="4085635D" w14:textId="77777777" w:rsidR="00780AD1" w:rsidRPr="00963E90" w:rsidRDefault="00780AD1"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71300</w:t>
            </w:r>
          </w:p>
        </w:tc>
        <w:tc>
          <w:tcPr>
            <w:tcW w:w="2194" w:type="dxa"/>
            <w:tcBorders>
              <w:top w:val="single" w:sz="8" w:space="0" w:color="auto"/>
              <w:left w:val="nil"/>
              <w:bottom w:val="single" w:sz="8" w:space="0" w:color="auto"/>
              <w:right w:val="single" w:sz="8" w:space="0" w:color="000000"/>
            </w:tcBorders>
            <w:shd w:val="clear" w:color="auto" w:fill="auto"/>
            <w:hideMark/>
          </w:tcPr>
          <w:p w14:paraId="5841B130" w14:textId="77777777" w:rsidR="00780AD1" w:rsidRPr="00D468C6" w:rsidRDefault="00780AD1" w:rsidP="00963E90">
            <w:pP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Local Consultants</w:t>
            </w:r>
          </w:p>
        </w:tc>
        <w:tc>
          <w:tcPr>
            <w:tcW w:w="940" w:type="dxa"/>
            <w:tcBorders>
              <w:top w:val="nil"/>
              <w:left w:val="nil"/>
              <w:bottom w:val="single" w:sz="8" w:space="0" w:color="auto"/>
              <w:right w:val="nil"/>
            </w:tcBorders>
            <w:shd w:val="clear" w:color="auto" w:fill="auto"/>
            <w:hideMark/>
          </w:tcPr>
          <w:p w14:paraId="6B376670"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4,500</w:t>
            </w:r>
          </w:p>
        </w:tc>
        <w:tc>
          <w:tcPr>
            <w:tcW w:w="940" w:type="dxa"/>
            <w:tcBorders>
              <w:top w:val="nil"/>
              <w:left w:val="single" w:sz="8" w:space="0" w:color="auto"/>
              <w:bottom w:val="single" w:sz="8" w:space="0" w:color="auto"/>
              <w:right w:val="nil"/>
            </w:tcBorders>
            <w:shd w:val="clear" w:color="auto" w:fill="auto"/>
            <w:hideMark/>
          </w:tcPr>
          <w:p w14:paraId="4761B506"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1,500</w:t>
            </w:r>
          </w:p>
        </w:tc>
        <w:tc>
          <w:tcPr>
            <w:tcW w:w="940" w:type="dxa"/>
            <w:tcBorders>
              <w:top w:val="nil"/>
              <w:left w:val="single" w:sz="8" w:space="0" w:color="auto"/>
              <w:bottom w:val="single" w:sz="8" w:space="0" w:color="auto"/>
              <w:right w:val="nil"/>
            </w:tcBorders>
            <w:shd w:val="clear" w:color="auto" w:fill="auto"/>
            <w:hideMark/>
          </w:tcPr>
          <w:p w14:paraId="0A6A7509"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single" w:sz="8" w:space="0" w:color="auto"/>
              <w:bottom w:val="single" w:sz="8" w:space="0" w:color="auto"/>
              <w:right w:val="nil"/>
            </w:tcBorders>
            <w:shd w:val="clear" w:color="auto" w:fill="auto"/>
            <w:hideMark/>
          </w:tcPr>
          <w:p w14:paraId="3118832E"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1034" w:type="dxa"/>
            <w:tcBorders>
              <w:top w:val="nil"/>
              <w:left w:val="single" w:sz="8" w:space="0" w:color="auto"/>
              <w:bottom w:val="single" w:sz="8" w:space="0" w:color="auto"/>
              <w:right w:val="single" w:sz="8" w:space="0" w:color="auto"/>
            </w:tcBorders>
            <w:shd w:val="clear" w:color="auto" w:fill="auto"/>
            <w:hideMark/>
          </w:tcPr>
          <w:p w14:paraId="146D5C4C"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6,000</w:t>
            </w:r>
          </w:p>
        </w:tc>
        <w:tc>
          <w:tcPr>
            <w:tcW w:w="884" w:type="dxa"/>
            <w:tcBorders>
              <w:top w:val="nil"/>
              <w:left w:val="nil"/>
              <w:bottom w:val="single" w:sz="8" w:space="0" w:color="auto"/>
              <w:right w:val="single" w:sz="8" w:space="0" w:color="auto"/>
            </w:tcBorders>
            <w:shd w:val="clear" w:color="auto" w:fill="auto"/>
            <w:hideMark/>
          </w:tcPr>
          <w:p w14:paraId="427A8841"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34</w:t>
            </w:r>
          </w:p>
        </w:tc>
        <w:tc>
          <w:tcPr>
            <w:tcW w:w="222" w:type="dxa"/>
            <w:hideMark/>
          </w:tcPr>
          <w:p w14:paraId="71CA0BBD" w14:textId="77777777" w:rsidR="00780AD1" w:rsidRPr="00963E90" w:rsidRDefault="00780AD1" w:rsidP="00963E90">
            <w:pPr>
              <w:rPr>
                <w:sz w:val="20"/>
                <w:szCs w:val="20"/>
                <w:lang w:eastAsia="en-GB"/>
              </w:rPr>
            </w:pPr>
          </w:p>
        </w:tc>
      </w:tr>
      <w:tr w:rsidR="00780AD1" w:rsidRPr="00963E90" w14:paraId="44CB1EEB" w14:textId="77777777" w:rsidTr="00662148">
        <w:trPr>
          <w:trHeight w:val="340"/>
        </w:trPr>
        <w:tc>
          <w:tcPr>
            <w:tcW w:w="1367" w:type="dxa"/>
            <w:vMerge/>
            <w:tcBorders>
              <w:left w:val="single" w:sz="8" w:space="0" w:color="auto"/>
              <w:right w:val="single" w:sz="8" w:space="0" w:color="auto"/>
            </w:tcBorders>
            <w:hideMark/>
          </w:tcPr>
          <w:p w14:paraId="4FAE992C" w14:textId="1AF30BD8" w:rsidR="00780AD1" w:rsidRPr="00963E90" w:rsidRDefault="00780AD1" w:rsidP="00963E90">
            <w:pPr>
              <w:jc w:val="center"/>
              <w:rPr>
                <w:rFonts w:ascii="Calibri" w:hAnsi="Calibri" w:cs="Calibri"/>
                <w:b/>
                <w:bCs/>
                <w:color w:val="000000"/>
                <w:sz w:val="18"/>
                <w:szCs w:val="18"/>
                <w:lang w:eastAsia="en-GB"/>
              </w:rPr>
            </w:pPr>
          </w:p>
        </w:tc>
        <w:tc>
          <w:tcPr>
            <w:tcW w:w="1323" w:type="dxa"/>
            <w:vMerge/>
            <w:tcBorders>
              <w:left w:val="single" w:sz="8" w:space="0" w:color="auto"/>
              <w:right w:val="single" w:sz="8" w:space="0" w:color="auto"/>
            </w:tcBorders>
            <w:hideMark/>
          </w:tcPr>
          <w:p w14:paraId="7836F9EF" w14:textId="44884556" w:rsidR="00780AD1" w:rsidRPr="00963E90" w:rsidRDefault="00780AD1" w:rsidP="00963E90">
            <w:pPr>
              <w:jc w:val="center"/>
              <w:rPr>
                <w:rFonts w:ascii="Calibri" w:hAnsi="Calibri" w:cs="Calibri"/>
                <w:b/>
                <w:bCs/>
                <w:color w:val="000000"/>
                <w:sz w:val="18"/>
                <w:szCs w:val="18"/>
                <w:lang w:eastAsia="en-GB"/>
              </w:rPr>
            </w:pPr>
          </w:p>
        </w:tc>
        <w:tc>
          <w:tcPr>
            <w:tcW w:w="1144" w:type="dxa"/>
            <w:vMerge/>
            <w:tcBorders>
              <w:top w:val="nil"/>
              <w:left w:val="single" w:sz="8" w:space="0" w:color="auto"/>
              <w:bottom w:val="single" w:sz="8" w:space="0" w:color="000000"/>
              <w:right w:val="single" w:sz="8" w:space="0" w:color="000000"/>
            </w:tcBorders>
            <w:hideMark/>
          </w:tcPr>
          <w:p w14:paraId="701F3491" w14:textId="77777777" w:rsidR="00780AD1" w:rsidRPr="00963E90" w:rsidRDefault="00780AD1" w:rsidP="00963E90">
            <w:pPr>
              <w:rPr>
                <w:rFonts w:ascii="Calibri" w:hAnsi="Calibri" w:cs="Calibri"/>
                <w:b/>
                <w:bCs/>
                <w:color w:val="000000"/>
                <w:sz w:val="18"/>
                <w:szCs w:val="18"/>
                <w:lang w:eastAsia="en-GB"/>
              </w:rPr>
            </w:pPr>
          </w:p>
        </w:tc>
        <w:tc>
          <w:tcPr>
            <w:tcW w:w="1153" w:type="dxa"/>
            <w:vMerge/>
            <w:tcBorders>
              <w:top w:val="nil"/>
              <w:left w:val="single" w:sz="8" w:space="0" w:color="auto"/>
              <w:bottom w:val="single" w:sz="8" w:space="0" w:color="000000"/>
              <w:right w:val="single" w:sz="8" w:space="0" w:color="000000"/>
            </w:tcBorders>
            <w:hideMark/>
          </w:tcPr>
          <w:p w14:paraId="78308A7F" w14:textId="77777777" w:rsidR="00780AD1" w:rsidRPr="00963E90" w:rsidRDefault="00780AD1"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nil"/>
            </w:tcBorders>
            <w:shd w:val="clear" w:color="auto" w:fill="auto"/>
            <w:noWrap/>
            <w:hideMark/>
          </w:tcPr>
          <w:p w14:paraId="793E12A9" w14:textId="77777777" w:rsidR="00780AD1" w:rsidRPr="00963E90" w:rsidRDefault="00780AD1"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75700</w:t>
            </w:r>
          </w:p>
        </w:tc>
        <w:tc>
          <w:tcPr>
            <w:tcW w:w="2194" w:type="dxa"/>
            <w:tcBorders>
              <w:top w:val="single" w:sz="8" w:space="0" w:color="auto"/>
              <w:left w:val="single" w:sz="8" w:space="0" w:color="auto"/>
              <w:bottom w:val="single" w:sz="8" w:space="0" w:color="auto"/>
              <w:right w:val="nil"/>
            </w:tcBorders>
            <w:shd w:val="clear" w:color="auto" w:fill="auto"/>
            <w:hideMark/>
          </w:tcPr>
          <w:p w14:paraId="5D5EC638" w14:textId="77777777" w:rsidR="00780AD1" w:rsidRPr="00D468C6" w:rsidRDefault="00780AD1" w:rsidP="00963E90">
            <w:pP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Training, workshop, conferences</w:t>
            </w:r>
          </w:p>
        </w:tc>
        <w:tc>
          <w:tcPr>
            <w:tcW w:w="940" w:type="dxa"/>
            <w:tcBorders>
              <w:top w:val="nil"/>
              <w:left w:val="single" w:sz="8" w:space="0" w:color="auto"/>
              <w:bottom w:val="single" w:sz="8" w:space="0" w:color="auto"/>
              <w:right w:val="single" w:sz="8" w:space="0" w:color="auto"/>
            </w:tcBorders>
            <w:shd w:val="clear" w:color="auto" w:fill="auto"/>
            <w:hideMark/>
          </w:tcPr>
          <w:p w14:paraId="17E730AE"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5,000</w:t>
            </w:r>
          </w:p>
        </w:tc>
        <w:tc>
          <w:tcPr>
            <w:tcW w:w="940" w:type="dxa"/>
            <w:tcBorders>
              <w:top w:val="nil"/>
              <w:left w:val="nil"/>
              <w:bottom w:val="single" w:sz="8" w:space="0" w:color="auto"/>
              <w:right w:val="single" w:sz="8" w:space="0" w:color="auto"/>
            </w:tcBorders>
            <w:shd w:val="clear" w:color="auto" w:fill="auto"/>
            <w:hideMark/>
          </w:tcPr>
          <w:p w14:paraId="1B4350FD"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auto" w:fill="auto"/>
            <w:hideMark/>
          </w:tcPr>
          <w:p w14:paraId="0086C238"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auto" w:fill="auto"/>
            <w:hideMark/>
          </w:tcPr>
          <w:p w14:paraId="4CD59CAF"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1034" w:type="dxa"/>
            <w:tcBorders>
              <w:top w:val="nil"/>
              <w:left w:val="nil"/>
              <w:bottom w:val="single" w:sz="8" w:space="0" w:color="auto"/>
              <w:right w:val="single" w:sz="8" w:space="0" w:color="auto"/>
            </w:tcBorders>
            <w:shd w:val="clear" w:color="auto" w:fill="auto"/>
            <w:hideMark/>
          </w:tcPr>
          <w:p w14:paraId="39E8C436"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5,000</w:t>
            </w:r>
          </w:p>
        </w:tc>
        <w:tc>
          <w:tcPr>
            <w:tcW w:w="884" w:type="dxa"/>
            <w:tcBorders>
              <w:top w:val="nil"/>
              <w:left w:val="nil"/>
              <w:bottom w:val="single" w:sz="8" w:space="0" w:color="auto"/>
              <w:right w:val="single" w:sz="8" w:space="0" w:color="auto"/>
            </w:tcBorders>
            <w:shd w:val="clear" w:color="auto" w:fill="auto"/>
            <w:hideMark/>
          </w:tcPr>
          <w:p w14:paraId="31BC1A5E"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35</w:t>
            </w:r>
          </w:p>
        </w:tc>
        <w:tc>
          <w:tcPr>
            <w:tcW w:w="222" w:type="dxa"/>
            <w:hideMark/>
          </w:tcPr>
          <w:p w14:paraId="184C5E52" w14:textId="77777777" w:rsidR="00780AD1" w:rsidRPr="00963E90" w:rsidRDefault="00780AD1" w:rsidP="00963E90">
            <w:pPr>
              <w:rPr>
                <w:sz w:val="20"/>
                <w:szCs w:val="20"/>
                <w:lang w:eastAsia="en-GB"/>
              </w:rPr>
            </w:pPr>
          </w:p>
        </w:tc>
      </w:tr>
      <w:tr w:rsidR="00780AD1" w:rsidRPr="00963E90" w14:paraId="015260DA" w14:textId="77777777" w:rsidTr="00662148">
        <w:trPr>
          <w:trHeight w:val="340"/>
        </w:trPr>
        <w:tc>
          <w:tcPr>
            <w:tcW w:w="1367" w:type="dxa"/>
            <w:vMerge/>
            <w:tcBorders>
              <w:left w:val="single" w:sz="8" w:space="0" w:color="auto"/>
              <w:right w:val="single" w:sz="8" w:space="0" w:color="auto"/>
            </w:tcBorders>
            <w:hideMark/>
          </w:tcPr>
          <w:p w14:paraId="3F6E00E0" w14:textId="02027D57" w:rsidR="00780AD1" w:rsidRPr="00963E90" w:rsidRDefault="00780AD1" w:rsidP="00963E90">
            <w:pPr>
              <w:jc w:val="center"/>
              <w:rPr>
                <w:rFonts w:ascii="Calibri" w:hAnsi="Calibri" w:cs="Calibri"/>
                <w:b/>
                <w:bCs/>
                <w:color w:val="000000"/>
                <w:sz w:val="18"/>
                <w:szCs w:val="18"/>
                <w:lang w:eastAsia="en-GB"/>
              </w:rPr>
            </w:pPr>
          </w:p>
        </w:tc>
        <w:tc>
          <w:tcPr>
            <w:tcW w:w="1323" w:type="dxa"/>
            <w:vMerge/>
            <w:tcBorders>
              <w:left w:val="single" w:sz="8" w:space="0" w:color="auto"/>
              <w:right w:val="single" w:sz="8" w:space="0" w:color="auto"/>
            </w:tcBorders>
            <w:hideMark/>
          </w:tcPr>
          <w:p w14:paraId="7A24739A" w14:textId="711A0F13" w:rsidR="00780AD1" w:rsidRPr="00963E90" w:rsidRDefault="00780AD1" w:rsidP="00963E90">
            <w:pPr>
              <w:jc w:val="center"/>
              <w:rPr>
                <w:rFonts w:ascii="Calibri" w:hAnsi="Calibri" w:cs="Calibri"/>
                <w:b/>
                <w:bCs/>
                <w:color w:val="000000"/>
                <w:sz w:val="18"/>
                <w:szCs w:val="18"/>
                <w:lang w:eastAsia="en-GB"/>
              </w:rPr>
            </w:pPr>
          </w:p>
        </w:tc>
        <w:tc>
          <w:tcPr>
            <w:tcW w:w="1144" w:type="dxa"/>
            <w:vMerge/>
            <w:tcBorders>
              <w:top w:val="nil"/>
              <w:left w:val="single" w:sz="8" w:space="0" w:color="auto"/>
              <w:bottom w:val="single" w:sz="8" w:space="0" w:color="000000"/>
              <w:right w:val="single" w:sz="8" w:space="0" w:color="000000"/>
            </w:tcBorders>
            <w:hideMark/>
          </w:tcPr>
          <w:p w14:paraId="6373E02A" w14:textId="77777777" w:rsidR="00780AD1" w:rsidRPr="00963E90" w:rsidRDefault="00780AD1" w:rsidP="00963E90">
            <w:pPr>
              <w:rPr>
                <w:rFonts w:ascii="Calibri" w:hAnsi="Calibri" w:cs="Calibri"/>
                <w:b/>
                <w:bCs/>
                <w:color w:val="000000"/>
                <w:sz w:val="18"/>
                <w:szCs w:val="18"/>
                <w:lang w:eastAsia="en-GB"/>
              </w:rPr>
            </w:pPr>
          </w:p>
        </w:tc>
        <w:tc>
          <w:tcPr>
            <w:tcW w:w="1153" w:type="dxa"/>
            <w:vMerge/>
            <w:tcBorders>
              <w:top w:val="nil"/>
              <w:left w:val="single" w:sz="8" w:space="0" w:color="auto"/>
              <w:bottom w:val="single" w:sz="8" w:space="0" w:color="000000"/>
              <w:right w:val="single" w:sz="8" w:space="0" w:color="000000"/>
            </w:tcBorders>
            <w:hideMark/>
          </w:tcPr>
          <w:p w14:paraId="6F6BA9F5" w14:textId="77777777" w:rsidR="00780AD1" w:rsidRPr="00963E90" w:rsidRDefault="00780AD1" w:rsidP="00963E90">
            <w:pPr>
              <w:rPr>
                <w:rFonts w:ascii="Calibri" w:hAnsi="Calibri" w:cs="Calibri"/>
                <w:b/>
                <w:bCs/>
                <w:color w:val="000000"/>
                <w:sz w:val="18"/>
                <w:szCs w:val="18"/>
                <w:lang w:eastAsia="en-GB"/>
              </w:rPr>
            </w:pPr>
          </w:p>
        </w:tc>
        <w:tc>
          <w:tcPr>
            <w:tcW w:w="1299" w:type="dxa"/>
            <w:tcBorders>
              <w:top w:val="nil"/>
              <w:left w:val="nil"/>
              <w:bottom w:val="single" w:sz="8" w:space="0" w:color="000000"/>
              <w:right w:val="single" w:sz="8" w:space="0" w:color="auto"/>
            </w:tcBorders>
            <w:shd w:val="clear" w:color="000000" w:fill="D9E2F3"/>
            <w:hideMark/>
          </w:tcPr>
          <w:p w14:paraId="10642221" w14:textId="77777777" w:rsidR="00780AD1" w:rsidRPr="00963E90" w:rsidRDefault="00780AD1" w:rsidP="00963E90">
            <w:pPr>
              <w:jc w:val="both"/>
              <w:rPr>
                <w:rFonts w:ascii="Calibri" w:hAnsi="Calibri" w:cs="Calibri"/>
                <w:color w:val="000000"/>
                <w:sz w:val="18"/>
                <w:szCs w:val="18"/>
                <w:lang w:eastAsia="en-GB"/>
              </w:rPr>
            </w:pPr>
            <w:r w:rsidRPr="00963E90">
              <w:rPr>
                <w:rFonts w:ascii="Calibri" w:hAnsi="Calibri" w:cs="Calibri"/>
                <w:color w:val="000000"/>
                <w:sz w:val="18"/>
                <w:szCs w:val="18"/>
                <w:lang w:eastAsia="en-GB"/>
              </w:rPr>
              <w:t> </w:t>
            </w:r>
          </w:p>
        </w:tc>
        <w:tc>
          <w:tcPr>
            <w:tcW w:w="2194" w:type="dxa"/>
            <w:tcBorders>
              <w:top w:val="single" w:sz="8" w:space="0" w:color="auto"/>
              <w:left w:val="nil"/>
              <w:bottom w:val="single" w:sz="8" w:space="0" w:color="000000"/>
              <w:right w:val="nil"/>
            </w:tcBorders>
            <w:shd w:val="clear" w:color="000000" w:fill="D9E2F3"/>
            <w:hideMark/>
          </w:tcPr>
          <w:p w14:paraId="6C7E04DB" w14:textId="04EA5628" w:rsidR="00780AD1" w:rsidRPr="00D468C6" w:rsidRDefault="00780AD1" w:rsidP="00963E90">
            <w:pPr>
              <w:jc w:val="both"/>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sub-total UNDP – Digital KM</w:t>
            </w:r>
          </w:p>
        </w:tc>
        <w:tc>
          <w:tcPr>
            <w:tcW w:w="940" w:type="dxa"/>
            <w:tcBorders>
              <w:top w:val="nil"/>
              <w:left w:val="single" w:sz="8" w:space="0" w:color="auto"/>
              <w:bottom w:val="single" w:sz="8" w:space="0" w:color="auto"/>
              <w:right w:val="single" w:sz="8" w:space="0" w:color="auto"/>
            </w:tcBorders>
            <w:shd w:val="clear" w:color="000000" w:fill="D9E2F3"/>
            <w:hideMark/>
          </w:tcPr>
          <w:p w14:paraId="398D4097"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9,500</w:t>
            </w:r>
          </w:p>
        </w:tc>
        <w:tc>
          <w:tcPr>
            <w:tcW w:w="940" w:type="dxa"/>
            <w:tcBorders>
              <w:top w:val="nil"/>
              <w:left w:val="nil"/>
              <w:bottom w:val="single" w:sz="8" w:space="0" w:color="auto"/>
              <w:right w:val="single" w:sz="8" w:space="0" w:color="auto"/>
            </w:tcBorders>
            <w:shd w:val="clear" w:color="000000" w:fill="D9E2F3"/>
            <w:hideMark/>
          </w:tcPr>
          <w:p w14:paraId="7AF3C495"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1,500</w:t>
            </w:r>
          </w:p>
        </w:tc>
        <w:tc>
          <w:tcPr>
            <w:tcW w:w="940" w:type="dxa"/>
            <w:tcBorders>
              <w:top w:val="nil"/>
              <w:left w:val="nil"/>
              <w:bottom w:val="single" w:sz="8" w:space="0" w:color="auto"/>
              <w:right w:val="single" w:sz="8" w:space="0" w:color="auto"/>
            </w:tcBorders>
            <w:shd w:val="clear" w:color="000000" w:fill="D9E2F3"/>
            <w:hideMark/>
          </w:tcPr>
          <w:p w14:paraId="74C97F43"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000000" w:fill="D9E2F3"/>
            <w:hideMark/>
          </w:tcPr>
          <w:p w14:paraId="71242659"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0</w:t>
            </w:r>
          </w:p>
        </w:tc>
        <w:tc>
          <w:tcPr>
            <w:tcW w:w="1034" w:type="dxa"/>
            <w:tcBorders>
              <w:top w:val="nil"/>
              <w:left w:val="nil"/>
              <w:bottom w:val="single" w:sz="8" w:space="0" w:color="auto"/>
              <w:right w:val="single" w:sz="8" w:space="0" w:color="auto"/>
            </w:tcBorders>
            <w:shd w:val="clear" w:color="000000" w:fill="D9E2F3"/>
            <w:hideMark/>
          </w:tcPr>
          <w:p w14:paraId="12E00BA9"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11,000</w:t>
            </w:r>
          </w:p>
        </w:tc>
        <w:tc>
          <w:tcPr>
            <w:tcW w:w="884" w:type="dxa"/>
            <w:tcBorders>
              <w:top w:val="nil"/>
              <w:left w:val="nil"/>
              <w:bottom w:val="single" w:sz="8" w:space="0" w:color="auto"/>
              <w:right w:val="single" w:sz="8" w:space="0" w:color="auto"/>
            </w:tcBorders>
            <w:shd w:val="clear" w:color="000000" w:fill="D9E2F3"/>
            <w:hideMark/>
          </w:tcPr>
          <w:p w14:paraId="382C1874" w14:textId="77777777" w:rsidR="00780AD1" w:rsidRPr="00D468C6" w:rsidRDefault="00780AD1" w:rsidP="00963E90">
            <w:pPr>
              <w:rPr>
                <w:rFonts w:ascii="Calibri" w:hAnsi="Calibri" w:cs="Calibri"/>
                <w:color w:val="000000" w:themeColor="text1"/>
                <w:sz w:val="20"/>
                <w:szCs w:val="20"/>
                <w:lang w:eastAsia="en-GB"/>
              </w:rPr>
            </w:pPr>
            <w:r w:rsidRPr="00D468C6">
              <w:rPr>
                <w:rFonts w:ascii="Calibri" w:hAnsi="Calibri" w:cs="Calibri"/>
                <w:color w:val="000000" w:themeColor="text1"/>
                <w:sz w:val="20"/>
                <w:szCs w:val="20"/>
                <w:lang w:eastAsia="en-GB"/>
              </w:rPr>
              <w:t> </w:t>
            </w:r>
          </w:p>
        </w:tc>
        <w:tc>
          <w:tcPr>
            <w:tcW w:w="222" w:type="dxa"/>
            <w:hideMark/>
          </w:tcPr>
          <w:p w14:paraId="0EB2ED9D" w14:textId="77777777" w:rsidR="00780AD1" w:rsidRPr="00963E90" w:rsidRDefault="00780AD1" w:rsidP="00963E90">
            <w:pPr>
              <w:rPr>
                <w:sz w:val="20"/>
                <w:szCs w:val="20"/>
                <w:lang w:eastAsia="en-GB"/>
              </w:rPr>
            </w:pPr>
          </w:p>
        </w:tc>
      </w:tr>
      <w:tr w:rsidR="00780AD1" w:rsidRPr="00963E90" w14:paraId="6035D243" w14:textId="77777777" w:rsidTr="00662148">
        <w:trPr>
          <w:trHeight w:val="340"/>
        </w:trPr>
        <w:tc>
          <w:tcPr>
            <w:tcW w:w="1367" w:type="dxa"/>
            <w:vMerge/>
            <w:tcBorders>
              <w:left w:val="single" w:sz="8" w:space="0" w:color="auto"/>
              <w:right w:val="single" w:sz="8" w:space="0" w:color="auto"/>
            </w:tcBorders>
            <w:shd w:val="clear" w:color="auto" w:fill="auto"/>
            <w:hideMark/>
          </w:tcPr>
          <w:p w14:paraId="505A433E" w14:textId="708E377F" w:rsidR="00780AD1" w:rsidRPr="00963E90" w:rsidRDefault="00780AD1" w:rsidP="00963E90">
            <w:pPr>
              <w:jc w:val="center"/>
              <w:rPr>
                <w:rFonts w:ascii="Calibri" w:hAnsi="Calibri" w:cs="Calibri"/>
                <w:b/>
                <w:bCs/>
                <w:color w:val="000000"/>
                <w:sz w:val="18"/>
                <w:szCs w:val="18"/>
                <w:lang w:eastAsia="en-GB"/>
              </w:rPr>
            </w:pPr>
          </w:p>
        </w:tc>
        <w:tc>
          <w:tcPr>
            <w:tcW w:w="1323" w:type="dxa"/>
            <w:vMerge/>
            <w:tcBorders>
              <w:left w:val="single" w:sz="8" w:space="0" w:color="auto"/>
              <w:right w:val="single" w:sz="8" w:space="0" w:color="auto"/>
            </w:tcBorders>
            <w:shd w:val="clear" w:color="auto" w:fill="auto"/>
            <w:hideMark/>
          </w:tcPr>
          <w:p w14:paraId="31D27645" w14:textId="26BE724E" w:rsidR="00780AD1" w:rsidRPr="00963E90" w:rsidRDefault="00780AD1" w:rsidP="00963E90">
            <w:pPr>
              <w:jc w:val="center"/>
              <w:rPr>
                <w:rFonts w:ascii="Calibri" w:hAnsi="Calibri" w:cs="Calibri"/>
                <w:b/>
                <w:bCs/>
                <w:color w:val="000000"/>
                <w:sz w:val="18"/>
                <w:szCs w:val="18"/>
                <w:lang w:eastAsia="en-GB"/>
              </w:rPr>
            </w:pPr>
          </w:p>
        </w:tc>
        <w:tc>
          <w:tcPr>
            <w:tcW w:w="1144" w:type="dxa"/>
            <w:vMerge w:val="restart"/>
            <w:tcBorders>
              <w:top w:val="single" w:sz="8" w:space="0" w:color="auto"/>
              <w:left w:val="single" w:sz="8" w:space="0" w:color="auto"/>
              <w:bottom w:val="single" w:sz="8" w:space="0" w:color="auto"/>
              <w:right w:val="single" w:sz="8" w:space="0" w:color="auto"/>
            </w:tcBorders>
            <w:shd w:val="clear" w:color="auto" w:fill="auto"/>
            <w:hideMark/>
          </w:tcPr>
          <w:p w14:paraId="721004B6" w14:textId="77777777" w:rsidR="00780AD1" w:rsidRPr="00963E90" w:rsidRDefault="00780AD1"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62000</w:t>
            </w:r>
          </w:p>
        </w:tc>
        <w:tc>
          <w:tcPr>
            <w:tcW w:w="1153" w:type="dxa"/>
            <w:vMerge w:val="restart"/>
            <w:tcBorders>
              <w:top w:val="single" w:sz="8" w:space="0" w:color="auto"/>
              <w:left w:val="single" w:sz="8" w:space="0" w:color="auto"/>
              <w:bottom w:val="single" w:sz="8" w:space="0" w:color="auto"/>
              <w:right w:val="single" w:sz="8" w:space="0" w:color="auto"/>
            </w:tcBorders>
            <w:shd w:val="clear" w:color="auto" w:fill="auto"/>
            <w:hideMark/>
          </w:tcPr>
          <w:p w14:paraId="6B91BD8A" w14:textId="77777777" w:rsidR="00780AD1" w:rsidRPr="00963E90" w:rsidRDefault="00780AD1"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GEF</w:t>
            </w:r>
          </w:p>
        </w:tc>
        <w:tc>
          <w:tcPr>
            <w:tcW w:w="1299" w:type="dxa"/>
            <w:tcBorders>
              <w:top w:val="nil"/>
              <w:left w:val="nil"/>
              <w:bottom w:val="single" w:sz="8" w:space="0" w:color="000000"/>
              <w:right w:val="single" w:sz="8" w:space="0" w:color="auto"/>
            </w:tcBorders>
            <w:shd w:val="clear" w:color="auto" w:fill="auto"/>
            <w:hideMark/>
          </w:tcPr>
          <w:p w14:paraId="5121480D" w14:textId="77777777" w:rsidR="00780AD1" w:rsidRPr="00963E90" w:rsidRDefault="00780AD1"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71300</w:t>
            </w:r>
          </w:p>
        </w:tc>
        <w:tc>
          <w:tcPr>
            <w:tcW w:w="2194" w:type="dxa"/>
            <w:tcBorders>
              <w:top w:val="single" w:sz="8" w:space="0" w:color="000000"/>
              <w:left w:val="nil"/>
              <w:bottom w:val="single" w:sz="8" w:space="0" w:color="000000"/>
              <w:right w:val="nil"/>
            </w:tcBorders>
            <w:shd w:val="clear" w:color="auto" w:fill="auto"/>
            <w:hideMark/>
          </w:tcPr>
          <w:p w14:paraId="04D5EA60" w14:textId="77777777" w:rsidR="00780AD1" w:rsidRPr="00D468C6" w:rsidRDefault="00780AD1" w:rsidP="00963E90">
            <w:pP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Local Consultants</w:t>
            </w:r>
          </w:p>
        </w:tc>
        <w:tc>
          <w:tcPr>
            <w:tcW w:w="940" w:type="dxa"/>
            <w:tcBorders>
              <w:top w:val="nil"/>
              <w:left w:val="single" w:sz="8" w:space="0" w:color="auto"/>
              <w:bottom w:val="single" w:sz="8" w:space="0" w:color="auto"/>
              <w:right w:val="single" w:sz="8" w:space="0" w:color="auto"/>
            </w:tcBorders>
            <w:shd w:val="clear" w:color="auto" w:fill="auto"/>
            <w:hideMark/>
          </w:tcPr>
          <w:p w14:paraId="1D8D1B93"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auto" w:fill="auto"/>
            <w:hideMark/>
          </w:tcPr>
          <w:p w14:paraId="4967A0CE"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15,000</w:t>
            </w:r>
          </w:p>
        </w:tc>
        <w:tc>
          <w:tcPr>
            <w:tcW w:w="940" w:type="dxa"/>
            <w:tcBorders>
              <w:top w:val="nil"/>
              <w:left w:val="nil"/>
              <w:bottom w:val="single" w:sz="8" w:space="0" w:color="auto"/>
              <w:right w:val="single" w:sz="8" w:space="0" w:color="auto"/>
            </w:tcBorders>
            <w:shd w:val="clear" w:color="auto" w:fill="auto"/>
            <w:hideMark/>
          </w:tcPr>
          <w:p w14:paraId="2790E6D7"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auto" w:fill="auto"/>
            <w:hideMark/>
          </w:tcPr>
          <w:p w14:paraId="7CF47E13"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15,000</w:t>
            </w:r>
          </w:p>
        </w:tc>
        <w:tc>
          <w:tcPr>
            <w:tcW w:w="1034" w:type="dxa"/>
            <w:tcBorders>
              <w:top w:val="nil"/>
              <w:left w:val="nil"/>
              <w:bottom w:val="single" w:sz="8" w:space="0" w:color="auto"/>
              <w:right w:val="single" w:sz="8" w:space="0" w:color="auto"/>
            </w:tcBorders>
            <w:shd w:val="clear" w:color="auto" w:fill="auto"/>
            <w:hideMark/>
          </w:tcPr>
          <w:p w14:paraId="4A95930A"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30,000</w:t>
            </w:r>
          </w:p>
        </w:tc>
        <w:tc>
          <w:tcPr>
            <w:tcW w:w="884" w:type="dxa"/>
            <w:tcBorders>
              <w:top w:val="nil"/>
              <w:left w:val="nil"/>
              <w:bottom w:val="single" w:sz="8" w:space="0" w:color="auto"/>
              <w:right w:val="single" w:sz="8" w:space="0" w:color="auto"/>
            </w:tcBorders>
            <w:shd w:val="clear" w:color="auto" w:fill="auto"/>
            <w:hideMark/>
          </w:tcPr>
          <w:p w14:paraId="6736D573"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36</w:t>
            </w:r>
          </w:p>
        </w:tc>
        <w:tc>
          <w:tcPr>
            <w:tcW w:w="222" w:type="dxa"/>
            <w:hideMark/>
          </w:tcPr>
          <w:p w14:paraId="3DA78F6B" w14:textId="77777777" w:rsidR="00780AD1" w:rsidRPr="00963E90" w:rsidRDefault="00780AD1" w:rsidP="00963E90">
            <w:pPr>
              <w:rPr>
                <w:sz w:val="20"/>
                <w:szCs w:val="20"/>
                <w:lang w:eastAsia="en-GB"/>
              </w:rPr>
            </w:pPr>
          </w:p>
        </w:tc>
      </w:tr>
      <w:tr w:rsidR="00780AD1" w:rsidRPr="00963E90" w14:paraId="5B7CABDF" w14:textId="77777777" w:rsidTr="00662148">
        <w:trPr>
          <w:trHeight w:val="340"/>
        </w:trPr>
        <w:tc>
          <w:tcPr>
            <w:tcW w:w="1367" w:type="dxa"/>
            <w:vMerge/>
            <w:tcBorders>
              <w:left w:val="single" w:sz="8" w:space="0" w:color="auto"/>
              <w:right w:val="single" w:sz="8" w:space="0" w:color="auto"/>
            </w:tcBorders>
            <w:hideMark/>
          </w:tcPr>
          <w:p w14:paraId="0BD03EBE" w14:textId="77777777" w:rsidR="00780AD1" w:rsidRPr="00963E90" w:rsidRDefault="00780AD1" w:rsidP="00963E90">
            <w:pPr>
              <w:rPr>
                <w:rFonts w:ascii="Calibri" w:hAnsi="Calibri" w:cs="Calibri"/>
                <w:b/>
                <w:bCs/>
                <w:color w:val="000000"/>
                <w:sz w:val="18"/>
                <w:szCs w:val="18"/>
                <w:lang w:eastAsia="en-GB"/>
              </w:rPr>
            </w:pPr>
          </w:p>
        </w:tc>
        <w:tc>
          <w:tcPr>
            <w:tcW w:w="1323" w:type="dxa"/>
            <w:vMerge/>
            <w:tcBorders>
              <w:left w:val="single" w:sz="8" w:space="0" w:color="auto"/>
              <w:right w:val="single" w:sz="8" w:space="0" w:color="auto"/>
            </w:tcBorders>
            <w:hideMark/>
          </w:tcPr>
          <w:p w14:paraId="4F03AFCD" w14:textId="77777777" w:rsidR="00780AD1" w:rsidRPr="00963E90" w:rsidRDefault="00780AD1"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auto"/>
              <w:right w:val="single" w:sz="8" w:space="0" w:color="auto"/>
            </w:tcBorders>
            <w:hideMark/>
          </w:tcPr>
          <w:p w14:paraId="5B7C2ED4" w14:textId="77777777" w:rsidR="00780AD1" w:rsidRPr="00963E90" w:rsidRDefault="00780AD1"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auto"/>
              <w:right w:val="single" w:sz="8" w:space="0" w:color="auto"/>
            </w:tcBorders>
            <w:hideMark/>
          </w:tcPr>
          <w:p w14:paraId="461D4F4F" w14:textId="77777777" w:rsidR="00780AD1" w:rsidRPr="00963E90" w:rsidRDefault="00780AD1" w:rsidP="00963E90">
            <w:pPr>
              <w:rPr>
                <w:rFonts w:ascii="Calibri" w:hAnsi="Calibri" w:cs="Calibri"/>
                <w:b/>
                <w:bCs/>
                <w:color w:val="000000"/>
                <w:sz w:val="18"/>
                <w:szCs w:val="18"/>
                <w:lang w:eastAsia="en-GB"/>
              </w:rPr>
            </w:pPr>
          </w:p>
        </w:tc>
        <w:tc>
          <w:tcPr>
            <w:tcW w:w="1299" w:type="dxa"/>
            <w:tcBorders>
              <w:top w:val="nil"/>
              <w:left w:val="nil"/>
              <w:bottom w:val="single" w:sz="8" w:space="0" w:color="000000"/>
              <w:right w:val="single" w:sz="8" w:space="0" w:color="auto"/>
            </w:tcBorders>
            <w:shd w:val="clear" w:color="auto" w:fill="auto"/>
            <w:hideMark/>
          </w:tcPr>
          <w:p w14:paraId="6D7870CC" w14:textId="77777777" w:rsidR="00780AD1" w:rsidRPr="00963E90" w:rsidRDefault="00780AD1"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75700</w:t>
            </w:r>
          </w:p>
        </w:tc>
        <w:tc>
          <w:tcPr>
            <w:tcW w:w="2194" w:type="dxa"/>
            <w:tcBorders>
              <w:top w:val="single" w:sz="8" w:space="0" w:color="000000"/>
              <w:left w:val="nil"/>
              <w:bottom w:val="single" w:sz="8" w:space="0" w:color="000000"/>
              <w:right w:val="nil"/>
            </w:tcBorders>
            <w:shd w:val="clear" w:color="auto" w:fill="auto"/>
            <w:hideMark/>
          </w:tcPr>
          <w:p w14:paraId="408C3FEA" w14:textId="77777777" w:rsidR="00780AD1" w:rsidRPr="00D468C6" w:rsidRDefault="00780AD1" w:rsidP="00963E90">
            <w:pP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Training, workshop, conferences</w:t>
            </w:r>
          </w:p>
        </w:tc>
        <w:tc>
          <w:tcPr>
            <w:tcW w:w="940" w:type="dxa"/>
            <w:tcBorders>
              <w:top w:val="nil"/>
              <w:left w:val="single" w:sz="8" w:space="0" w:color="auto"/>
              <w:bottom w:val="single" w:sz="8" w:space="0" w:color="auto"/>
              <w:right w:val="single" w:sz="8" w:space="0" w:color="auto"/>
            </w:tcBorders>
            <w:shd w:val="clear" w:color="auto" w:fill="auto"/>
            <w:hideMark/>
          </w:tcPr>
          <w:p w14:paraId="5F7CCCF2"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4,000</w:t>
            </w:r>
          </w:p>
        </w:tc>
        <w:tc>
          <w:tcPr>
            <w:tcW w:w="940" w:type="dxa"/>
            <w:tcBorders>
              <w:top w:val="nil"/>
              <w:left w:val="nil"/>
              <w:bottom w:val="single" w:sz="8" w:space="0" w:color="auto"/>
              <w:right w:val="single" w:sz="8" w:space="0" w:color="auto"/>
            </w:tcBorders>
            <w:shd w:val="clear" w:color="auto" w:fill="auto"/>
            <w:hideMark/>
          </w:tcPr>
          <w:p w14:paraId="51CF510E"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auto" w:fill="auto"/>
            <w:hideMark/>
          </w:tcPr>
          <w:p w14:paraId="19656A91"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auto" w:fill="auto"/>
            <w:hideMark/>
          </w:tcPr>
          <w:p w14:paraId="62B60667"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1034" w:type="dxa"/>
            <w:tcBorders>
              <w:top w:val="nil"/>
              <w:left w:val="nil"/>
              <w:bottom w:val="single" w:sz="8" w:space="0" w:color="auto"/>
              <w:right w:val="single" w:sz="8" w:space="0" w:color="auto"/>
            </w:tcBorders>
            <w:shd w:val="clear" w:color="auto" w:fill="auto"/>
            <w:hideMark/>
          </w:tcPr>
          <w:p w14:paraId="7C20936D"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4,000</w:t>
            </w:r>
          </w:p>
        </w:tc>
        <w:tc>
          <w:tcPr>
            <w:tcW w:w="884" w:type="dxa"/>
            <w:tcBorders>
              <w:top w:val="nil"/>
              <w:left w:val="nil"/>
              <w:bottom w:val="single" w:sz="8" w:space="0" w:color="auto"/>
              <w:right w:val="single" w:sz="8" w:space="0" w:color="auto"/>
            </w:tcBorders>
            <w:shd w:val="clear" w:color="auto" w:fill="auto"/>
            <w:hideMark/>
          </w:tcPr>
          <w:p w14:paraId="08C4C007"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37</w:t>
            </w:r>
          </w:p>
        </w:tc>
        <w:tc>
          <w:tcPr>
            <w:tcW w:w="222" w:type="dxa"/>
            <w:hideMark/>
          </w:tcPr>
          <w:p w14:paraId="7F0770BB" w14:textId="77777777" w:rsidR="00780AD1" w:rsidRPr="00963E90" w:rsidRDefault="00780AD1" w:rsidP="00963E90">
            <w:pPr>
              <w:rPr>
                <w:sz w:val="20"/>
                <w:szCs w:val="20"/>
                <w:lang w:eastAsia="en-GB"/>
              </w:rPr>
            </w:pPr>
          </w:p>
        </w:tc>
      </w:tr>
      <w:tr w:rsidR="00780AD1" w:rsidRPr="00963E90" w14:paraId="7AE4BE49" w14:textId="77777777" w:rsidTr="00662148">
        <w:trPr>
          <w:trHeight w:val="340"/>
        </w:trPr>
        <w:tc>
          <w:tcPr>
            <w:tcW w:w="1367" w:type="dxa"/>
            <w:vMerge/>
            <w:tcBorders>
              <w:left w:val="single" w:sz="8" w:space="0" w:color="auto"/>
              <w:right w:val="single" w:sz="8" w:space="0" w:color="auto"/>
            </w:tcBorders>
            <w:hideMark/>
          </w:tcPr>
          <w:p w14:paraId="58DA6041" w14:textId="77777777" w:rsidR="00780AD1" w:rsidRPr="00963E90" w:rsidRDefault="00780AD1" w:rsidP="00963E90">
            <w:pPr>
              <w:rPr>
                <w:rFonts w:ascii="Calibri" w:hAnsi="Calibri" w:cs="Calibri"/>
                <w:b/>
                <w:bCs/>
                <w:color w:val="000000"/>
                <w:sz w:val="18"/>
                <w:szCs w:val="18"/>
                <w:lang w:eastAsia="en-GB"/>
              </w:rPr>
            </w:pPr>
          </w:p>
        </w:tc>
        <w:tc>
          <w:tcPr>
            <w:tcW w:w="1323" w:type="dxa"/>
            <w:vMerge/>
            <w:tcBorders>
              <w:left w:val="single" w:sz="8" w:space="0" w:color="auto"/>
              <w:right w:val="single" w:sz="8" w:space="0" w:color="auto"/>
            </w:tcBorders>
            <w:hideMark/>
          </w:tcPr>
          <w:p w14:paraId="4CAB7A13" w14:textId="77777777" w:rsidR="00780AD1" w:rsidRPr="00963E90" w:rsidRDefault="00780AD1"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auto"/>
              <w:right w:val="single" w:sz="8" w:space="0" w:color="auto"/>
            </w:tcBorders>
            <w:hideMark/>
          </w:tcPr>
          <w:p w14:paraId="69770A49" w14:textId="77777777" w:rsidR="00780AD1" w:rsidRPr="00963E90" w:rsidRDefault="00780AD1"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auto"/>
              <w:right w:val="single" w:sz="8" w:space="0" w:color="auto"/>
            </w:tcBorders>
            <w:hideMark/>
          </w:tcPr>
          <w:p w14:paraId="16D27521" w14:textId="77777777" w:rsidR="00780AD1" w:rsidRPr="00963E90" w:rsidRDefault="00780AD1" w:rsidP="00963E90">
            <w:pPr>
              <w:rPr>
                <w:rFonts w:ascii="Calibri" w:hAnsi="Calibri" w:cs="Calibri"/>
                <w:b/>
                <w:bCs/>
                <w:color w:val="000000"/>
                <w:sz w:val="18"/>
                <w:szCs w:val="18"/>
                <w:lang w:eastAsia="en-GB"/>
              </w:rPr>
            </w:pPr>
          </w:p>
        </w:tc>
        <w:tc>
          <w:tcPr>
            <w:tcW w:w="1299" w:type="dxa"/>
            <w:tcBorders>
              <w:top w:val="nil"/>
              <w:left w:val="nil"/>
              <w:bottom w:val="single" w:sz="8" w:space="0" w:color="000000"/>
              <w:right w:val="single" w:sz="8" w:space="0" w:color="auto"/>
            </w:tcBorders>
            <w:shd w:val="clear" w:color="000000" w:fill="E2EFD9"/>
            <w:hideMark/>
          </w:tcPr>
          <w:p w14:paraId="22E427F7" w14:textId="77777777" w:rsidR="00780AD1" w:rsidRPr="00963E90" w:rsidRDefault="00780AD1"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 </w:t>
            </w:r>
          </w:p>
        </w:tc>
        <w:tc>
          <w:tcPr>
            <w:tcW w:w="2194" w:type="dxa"/>
            <w:tcBorders>
              <w:top w:val="single" w:sz="8" w:space="0" w:color="000000"/>
              <w:left w:val="nil"/>
              <w:bottom w:val="single" w:sz="8" w:space="0" w:color="000000"/>
              <w:right w:val="nil"/>
            </w:tcBorders>
            <w:shd w:val="clear" w:color="000000" w:fill="E2EFD9"/>
            <w:hideMark/>
          </w:tcPr>
          <w:p w14:paraId="25DDF251" w14:textId="77777777" w:rsidR="00780AD1" w:rsidRPr="00D468C6" w:rsidRDefault="00780AD1" w:rsidP="00963E90">
            <w:pP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sub-total GEF - M&amp;E</w:t>
            </w:r>
          </w:p>
        </w:tc>
        <w:tc>
          <w:tcPr>
            <w:tcW w:w="940" w:type="dxa"/>
            <w:tcBorders>
              <w:top w:val="nil"/>
              <w:left w:val="single" w:sz="8" w:space="0" w:color="auto"/>
              <w:bottom w:val="single" w:sz="8" w:space="0" w:color="auto"/>
              <w:right w:val="single" w:sz="8" w:space="0" w:color="auto"/>
            </w:tcBorders>
            <w:shd w:val="clear" w:color="000000" w:fill="E2EFD9"/>
            <w:hideMark/>
          </w:tcPr>
          <w:p w14:paraId="4EA5E11F"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4,000</w:t>
            </w:r>
          </w:p>
        </w:tc>
        <w:tc>
          <w:tcPr>
            <w:tcW w:w="940" w:type="dxa"/>
            <w:tcBorders>
              <w:top w:val="nil"/>
              <w:left w:val="nil"/>
              <w:bottom w:val="single" w:sz="8" w:space="0" w:color="auto"/>
              <w:right w:val="single" w:sz="8" w:space="0" w:color="auto"/>
            </w:tcBorders>
            <w:shd w:val="clear" w:color="000000" w:fill="E2EFD9"/>
            <w:hideMark/>
          </w:tcPr>
          <w:p w14:paraId="4CBA37FB"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15,000</w:t>
            </w:r>
          </w:p>
        </w:tc>
        <w:tc>
          <w:tcPr>
            <w:tcW w:w="940" w:type="dxa"/>
            <w:tcBorders>
              <w:top w:val="nil"/>
              <w:left w:val="nil"/>
              <w:bottom w:val="single" w:sz="8" w:space="0" w:color="auto"/>
              <w:right w:val="single" w:sz="8" w:space="0" w:color="auto"/>
            </w:tcBorders>
            <w:shd w:val="clear" w:color="000000" w:fill="E2EFD9"/>
            <w:hideMark/>
          </w:tcPr>
          <w:p w14:paraId="1F026A3B"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000000" w:fill="E2EFD9"/>
            <w:hideMark/>
          </w:tcPr>
          <w:p w14:paraId="3AB22F4D"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15,000</w:t>
            </w:r>
          </w:p>
        </w:tc>
        <w:tc>
          <w:tcPr>
            <w:tcW w:w="1034" w:type="dxa"/>
            <w:tcBorders>
              <w:top w:val="nil"/>
              <w:left w:val="nil"/>
              <w:bottom w:val="single" w:sz="8" w:space="0" w:color="auto"/>
              <w:right w:val="single" w:sz="8" w:space="0" w:color="auto"/>
            </w:tcBorders>
            <w:shd w:val="clear" w:color="000000" w:fill="E2EFD9"/>
            <w:hideMark/>
          </w:tcPr>
          <w:p w14:paraId="60CD7CF4"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34,000</w:t>
            </w:r>
          </w:p>
        </w:tc>
        <w:tc>
          <w:tcPr>
            <w:tcW w:w="884" w:type="dxa"/>
            <w:tcBorders>
              <w:top w:val="nil"/>
              <w:left w:val="nil"/>
              <w:bottom w:val="single" w:sz="8" w:space="0" w:color="auto"/>
              <w:right w:val="single" w:sz="8" w:space="0" w:color="auto"/>
            </w:tcBorders>
            <w:shd w:val="clear" w:color="000000" w:fill="E2EFD9"/>
            <w:hideMark/>
          </w:tcPr>
          <w:p w14:paraId="463F90A1" w14:textId="77777777" w:rsidR="00780AD1" w:rsidRPr="00D468C6" w:rsidRDefault="00780AD1" w:rsidP="00963E90">
            <w:pPr>
              <w:rPr>
                <w:rFonts w:ascii="Calibri" w:hAnsi="Calibri" w:cs="Calibri"/>
                <w:color w:val="000000" w:themeColor="text1"/>
                <w:sz w:val="20"/>
                <w:szCs w:val="20"/>
                <w:lang w:eastAsia="en-GB"/>
              </w:rPr>
            </w:pPr>
            <w:r w:rsidRPr="00D468C6">
              <w:rPr>
                <w:rFonts w:ascii="Calibri" w:hAnsi="Calibri" w:cs="Calibri"/>
                <w:color w:val="000000" w:themeColor="text1"/>
                <w:sz w:val="20"/>
                <w:szCs w:val="20"/>
                <w:lang w:eastAsia="en-GB"/>
              </w:rPr>
              <w:t> </w:t>
            </w:r>
          </w:p>
        </w:tc>
        <w:tc>
          <w:tcPr>
            <w:tcW w:w="222" w:type="dxa"/>
            <w:hideMark/>
          </w:tcPr>
          <w:p w14:paraId="0F9C5139" w14:textId="77777777" w:rsidR="00780AD1" w:rsidRPr="00963E90" w:rsidRDefault="00780AD1" w:rsidP="00963E90">
            <w:pPr>
              <w:rPr>
                <w:sz w:val="20"/>
                <w:szCs w:val="20"/>
                <w:lang w:eastAsia="en-GB"/>
              </w:rPr>
            </w:pPr>
          </w:p>
        </w:tc>
      </w:tr>
      <w:tr w:rsidR="00780AD1" w:rsidRPr="00963E90" w14:paraId="4BA8F255" w14:textId="77777777" w:rsidTr="00662148">
        <w:trPr>
          <w:trHeight w:val="340"/>
        </w:trPr>
        <w:tc>
          <w:tcPr>
            <w:tcW w:w="1367" w:type="dxa"/>
            <w:vMerge/>
            <w:tcBorders>
              <w:left w:val="single" w:sz="8" w:space="0" w:color="auto"/>
              <w:right w:val="single" w:sz="8" w:space="0" w:color="auto"/>
            </w:tcBorders>
            <w:hideMark/>
          </w:tcPr>
          <w:p w14:paraId="3464FAC5" w14:textId="77777777" w:rsidR="00780AD1" w:rsidRPr="00963E90" w:rsidRDefault="00780AD1" w:rsidP="00963E90">
            <w:pPr>
              <w:rPr>
                <w:rFonts w:ascii="Calibri" w:hAnsi="Calibri" w:cs="Calibri"/>
                <w:b/>
                <w:bCs/>
                <w:color w:val="000000"/>
                <w:sz w:val="18"/>
                <w:szCs w:val="18"/>
                <w:lang w:eastAsia="en-GB"/>
              </w:rPr>
            </w:pPr>
          </w:p>
        </w:tc>
        <w:tc>
          <w:tcPr>
            <w:tcW w:w="1323" w:type="dxa"/>
            <w:vMerge/>
            <w:tcBorders>
              <w:left w:val="single" w:sz="8" w:space="0" w:color="auto"/>
              <w:right w:val="single" w:sz="8" w:space="0" w:color="auto"/>
            </w:tcBorders>
            <w:hideMark/>
          </w:tcPr>
          <w:p w14:paraId="20F521F9" w14:textId="77777777" w:rsidR="00780AD1" w:rsidRPr="00963E90" w:rsidRDefault="00780AD1" w:rsidP="00963E90">
            <w:pPr>
              <w:rPr>
                <w:rFonts w:ascii="Calibri" w:hAnsi="Calibri" w:cs="Calibri"/>
                <w:b/>
                <w:bCs/>
                <w:color w:val="000000"/>
                <w:sz w:val="18"/>
                <w:szCs w:val="18"/>
                <w:lang w:eastAsia="en-GB"/>
              </w:rPr>
            </w:pPr>
          </w:p>
        </w:tc>
        <w:tc>
          <w:tcPr>
            <w:tcW w:w="1144" w:type="dxa"/>
            <w:vMerge w:val="restart"/>
            <w:tcBorders>
              <w:top w:val="single" w:sz="8" w:space="0" w:color="auto"/>
              <w:left w:val="single" w:sz="8" w:space="0" w:color="auto"/>
              <w:bottom w:val="single" w:sz="8" w:space="0" w:color="auto"/>
              <w:right w:val="single" w:sz="8" w:space="0" w:color="auto"/>
            </w:tcBorders>
            <w:shd w:val="clear" w:color="auto" w:fill="auto"/>
            <w:hideMark/>
          </w:tcPr>
          <w:p w14:paraId="77250F17" w14:textId="77777777" w:rsidR="00780AD1" w:rsidRPr="00963E90" w:rsidRDefault="00780AD1"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4000</w:t>
            </w:r>
          </w:p>
        </w:tc>
        <w:tc>
          <w:tcPr>
            <w:tcW w:w="1153" w:type="dxa"/>
            <w:vMerge w:val="restart"/>
            <w:tcBorders>
              <w:top w:val="single" w:sz="8" w:space="0" w:color="auto"/>
              <w:left w:val="single" w:sz="8" w:space="0" w:color="auto"/>
              <w:bottom w:val="single" w:sz="8" w:space="0" w:color="auto"/>
              <w:right w:val="single" w:sz="8" w:space="0" w:color="auto"/>
            </w:tcBorders>
            <w:shd w:val="clear" w:color="auto" w:fill="auto"/>
            <w:hideMark/>
          </w:tcPr>
          <w:p w14:paraId="63C0EA0D" w14:textId="77777777" w:rsidR="00780AD1" w:rsidRPr="00963E90" w:rsidRDefault="00780AD1"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UNDP</w:t>
            </w:r>
          </w:p>
        </w:tc>
        <w:tc>
          <w:tcPr>
            <w:tcW w:w="1299" w:type="dxa"/>
            <w:tcBorders>
              <w:top w:val="nil"/>
              <w:left w:val="nil"/>
              <w:bottom w:val="single" w:sz="8" w:space="0" w:color="000000"/>
              <w:right w:val="single" w:sz="8" w:space="0" w:color="auto"/>
            </w:tcBorders>
            <w:shd w:val="clear" w:color="auto" w:fill="auto"/>
            <w:hideMark/>
          </w:tcPr>
          <w:p w14:paraId="7ADFE8EF" w14:textId="77777777" w:rsidR="00780AD1" w:rsidRPr="00963E90" w:rsidRDefault="00780AD1"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71200</w:t>
            </w:r>
          </w:p>
        </w:tc>
        <w:tc>
          <w:tcPr>
            <w:tcW w:w="2194" w:type="dxa"/>
            <w:tcBorders>
              <w:top w:val="single" w:sz="8" w:space="0" w:color="000000"/>
              <w:left w:val="nil"/>
              <w:bottom w:val="single" w:sz="8" w:space="0" w:color="000000"/>
              <w:right w:val="nil"/>
            </w:tcBorders>
            <w:shd w:val="clear" w:color="auto" w:fill="auto"/>
            <w:hideMark/>
          </w:tcPr>
          <w:p w14:paraId="7AF80E75" w14:textId="77777777" w:rsidR="00780AD1" w:rsidRPr="00D468C6" w:rsidRDefault="00780AD1" w:rsidP="00963E90">
            <w:pP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International Consultants</w:t>
            </w:r>
          </w:p>
        </w:tc>
        <w:tc>
          <w:tcPr>
            <w:tcW w:w="940" w:type="dxa"/>
            <w:tcBorders>
              <w:top w:val="nil"/>
              <w:left w:val="single" w:sz="8" w:space="0" w:color="auto"/>
              <w:bottom w:val="single" w:sz="8" w:space="0" w:color="auto"/>
              <w:right w:val="single" w:sz="8" w:space="0" w:color="auto"/>
            </w:tcBorders>
            <w:shd w:val="clear" w:color="auto" w:fill="auto"/>
            <w:hideMark/>
          </w:tcPr>
          <w:p w14:paraId="194FA59A"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auto" w:fill="auto"/>
            <w:hideMark/>
          </w:tcPr>
          <w:p w14:paraId="1F90CB9B"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35,000</w:t>
            </w:r>
          </w:p>
        </w:tc>
        <w:tc>
          <w:tcPr>
            <w:tcW w:w="940" w:type="dxa"/>
            <w:tcBorders>
              <w:top w:val="nil"/>
              <w:left w:val="nil"/>
              <w:bottom w:val="single" w:sz="8" w:space="0" w:color="auto"/>
              <w:right w:val="single" w:sz="8" w:space="0" w:color="auto"/>
            </w:tcBorders>
            <w:shd w:val="clear" w:color="auto" w:fill="auto"/>
            <w:hideMark/>
          </w:tcPr>
          <w:p w14:paraId="10DFB7CD"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auto" w:fill="auto"/>
            <w:hideMark/>
          </w:tcPr>
          <w:p w14:paraId="719AF9AE"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35,000</w:t>
            </w:r>
          </w:p>
        </w:tc>
        <w:tc>
          <w:tcPr>
            <w:tcW w:w="1034" w:type="dxa"/>
            <w:tcBorders>
              <w:top w:val="nil"/>
              <w:left w:val="nil"/>
              <w:bottom w:val="single" w:sz="8" w:space="0" w:color="auto"/>
              <w:right w:val="single" w:sz="8" w:space="0" w:color="auto"/>
            </w:tcBorders>
            <w:shd w:val="clear" w:color="auto" w:fill="auto"/>
            <w:hideMark/>
          </w:tcPr>
          <w:p w14:paraId="6169699E"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70,000</w:t>
            </w:r>
          </w:p>
        </w:tc>
        <w:tc>
          <w:tcPr>
            <w:tcW w:w="884" w:type="dxa"/>
            <w:tcBorders>
              <w:top w:val="nil"/>
              <w:left w:val="nil"/>
              <w:bottom w:val="single" w:sz="8" w:space="0" w:color="auto"/>
              <w:right w:val="single" w:sz="8" w:space="0" w:color="auto"/>
            </w:tcBorders>
            <w:shd w:val="clear" w:color="auto" w:fill="auto"/>
            <w:hideMark/>
          </w:tcPr>
          <w:p w14:paraId="2405B156"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38</w:t>
            </w:r>
          </w:p>
        </w:tc>
        <w:tc>
          <w:tcPr>
            <w:tcW w:w="222" w:type="dxa"/>
            <w:hideMark/>
          </w:tcPr>
          <w:p w14:paraId="0970E90B" w14:textId="77777777" w:rsidR="00780AD1" w:rsidRPr="00963E90" w:rsidRDefault="00780AD1" w:rsidP="00963E90">
            <w:pPr>
              <w:rPr>
                <w:sz w:val="20"/>
                <w:szCs w:val="20"/>
                <w:lang w:eastAsia="en-GB"/>
              </w:rPr>
            </w:pPr>
          </w:p>
        </w:tc>
      </w:tr>
      <w:tr w:rsidR="00780AD1" w:rsidRPr="00963E90" w14:paraId="0055C0D0" w14:textId="77777777" w:rsidTr="00662148">
        <w:trPr>
          <w:trHeight w:val="340"/>
        </w:trPr>
        <w:tc>
          <w:tcPr>
            <w:tcW w:w="1367" w:type="dxa"/>
            <w:vMerge/>
            <w:tcBorders>
              <w:left w:val="single" w:sz="8" w:space="0" w:color="auto"/>
              <w:right w:val="single" w:sz="8" w:space="0" w:color="auto"/>
            </w:tcBorders>
            <w:hideMark/>
          </w:tcPr>
          <w:p w14:paraId="2B658E95" w14:textId="77777777" w:rsidR="00780AD1" w:rsidRPr="00963E90" w:rsidRDefault="00780AD1" w:rsidP="00963E90">
            <w:pPr>
              <w:rPr>
                <w:rFonts w:ascii="Calibri" w:hAnsi="Calibri" w:cs="Calibri"/>
                <w:b/>
                <w:bCs/>
                <w:color w:val="000000"/>
                <w:sz w:val="18"/>
                <w:szCs w:val="18"/>
                <w:lang w:eastAsia="en-GB"/>
              </w:rPr>
            </w:pPr>
          </w:p>
        </w:tc>
        <w:tc>
          <w:tcPr>
            <w:tcW w:w="1323" w:type="dxa"/>
            <w:vMerge/>
            <w:tcBorders>
              <w:left w:val="single" w:sz="8" w:space="0" w:color="auto"/>
              <w:right w:val="single" w:sz="8" w:space="0" w:color="auto"/>
            </w:tcBorders>
            <w:hideMark/>
          </w:tcPr>
          <w:p w14:paraId="721BAC96" w14:textId="77777777" w:rsidR="00780AD1" w:rsidRPr="00963E90" w:rsidRDefault="00780AD1"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auto"/>
              <w:right w:val="single" w:sz="8" w:space="0" w:color="auto"/>
            </w:tcBorders>
            <w:hideMark/>
          </w:tcPr>
          <w:p w14:paraId="2AB8FB1E" w14:textId="77777777" w:rsidR="00780AD1" w:rsidRPr="00963E90" w:rsidRDefault="00780AD1"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auto"/>
              <w:right w:val="single" w:sz="8" w:space="0" w:color="auto"/>
            </w:tcBorders>
            <w:hideMark/>
          </w:tcPr>
          <w:p w14:paraId="158674DC" w14:textId="77777777" w:rsidR="00780AD1" w:rsidRPr="00963E90" w:rsidRDefault="00780AD1" w:rsidP="00963E90">
            <w:pPr>
              <w:rPr>
                <w:rFonts w:ascii="Calibri" w:hAnsi="Calibri" w:cs="Calibri"/>
                <w:b/>
                <w:bCs/>
                <w:color w:val="000000"/>
                <w:sz w:val="18"/>
                <w:szCs w:val="18"/>
                <w:lang w:eastAsia="en-GB"/>
              </w:rPr>
            </w:pPr>
          </w:p>
        </w:tc>
        <w:tc>
          <w:tcPr>
            <w:tcW w:w="1299" w:type="dxa"/>
            <w:tcBorders>
              <w:top w:val="nil"/>
              <w:left w:val="nil"/>
              <w:bottom w:val="single" w:sz="8" w:space="0" w:color="000000"/>
              <w:right w:val="single" w:sz="8" w:space="0" w:color="auto"/>
            </w:tcBorders>
            <w:shd w:val="clear" w:color="auto" w:fill="auto"/>
            <w:hideMark/>
          </w:tcPr>
          <w:p w14:paraId="623DCFEC" w14:textId="77777777" w:rsidR="00780AD1" w:rsidRPr="00963E90" w:rsidRDefault="00780AD1"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71600</w:t>
            </w:r>
          </w:p>
        </w:tc>
        <w:tc>
          <w:tcPr>
            <w:tcW w:w="2194" w:type="dxa"/>
            <w:tcBorders>
              <w:top w:val="single" w:sz="8" w:space="0" w:color="000000"/>
              <w:left w:val="nil"/>
              <w:bottom w:val="single" w:sz="8" w:space="0" w:color="000000"/>
              <w:right w:val="nil"/>
            </w:tcBorders>
            <w:shd w:val="clear" w:color="auto" w:fill="auto"/>
            <w:hideMark/>
          </w:tcPr>
          <w:p w14:paraId="785E6CD1" w14:textId="77777777" w:rsidR="00780AD1" w:rsidRPr="00D468C6" w:rsidRDefault="00780AD1" w:rsidP="00963E90">
            <w:pP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Travel</w:t>
            </w:r>
          </w:p>
        </w:tc>
        <w:tc>
          <w:tcPr>
            <w:tcW w:w="940" w:type="dxa"/>
            <w:tcBorders>
              <w:top w:val="nil"/>
              <w:left w:val="single" w:sz="8" w:space="0" w:color="auto"/>
              <w:bottom w:val="single" w:sz="8" w:space="0" w:color="auto"/>
              <w:right w:val="single" w:sz="8" w:space="0" w:color="auto"/>
            </w:tcBorders>
            <w:shd w:val="clear" w:color="auto" w:fill="auto"/>
            <w:hideMark/>
          </w:tcPr>
          <w:p w14:paraId="59819731"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5,000</w:t>
            </w:r>
          </w:p>
        </w:tc>
        <w:tc>
          <w:tcPr>
            <w:tcW w:w="940" w:type="dxa"/>
            <w:tcBorders>
              <w:top w:val="nil"/>
              <w:left w:val="nil"/>
              <w:bottom w:val="single" w:sz="8" w:space="0" w:color="auto"/>
              <w:right w:val="single" w:sz="8" w:space="0" w:color="auto"/>
            </w:tcBorders>
            <w:shd w:val="clear" w:color="auto" w:fill="auto"/>
            <w:hideMark/>
          </w:tcPr>
          <w:p w14:paraId="5B922A03"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5,000</w:t>
            </w:r>
          </w:p>
        </w:tc>
        <w:tc>
          <w:tcPr>
            <w:tcW w:w="940" w:type="dxa"/>
            <w:tcBorders>
              <w:top w:val="nil"/>
              <w:left w:val="nil"/>
              <w:bottom w:val="single" w:sz="8" w:space="0" w:color="auto"/>
              <w:right w:val="single" w:sz="8" w:space="0" w:color="auto"/>
            </w:tcBorders>
            <w:shd w:val="clear" w:color="auto" w:fill="auto"/>
            <w:hideMark/>
          </w:tcPr>
          <w:p w14:paraId="11628E8F"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5,000</w:t>
            </w:r>
          </w:p>
        </w:tc>
        <w:tc>
          <w:tcPr>
            <w:tcW w:w="940" w:type="dxa"/>
            <w:tcBorders>
              <w:top w:val="nil"/>
              <w:left w:val="nil"/>
              <w:bottom w:val="single" w:sz="8" w:space="0" w:color="auto"/>
              <w:right w:val="single" w:sz="8" w:space="0" w:color="auto"/>
            </w:tcBorders>
            <w:shd w:val="clear" w:color="auto" w:fill="auto"/>
            <w:hideMark/>
          </w:tcPr>
          <w:p w14:paraId="0D03B2C8"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5,000</w:t>
            </w:r>
          </w:p>
        </w:tc>
        <w:tc>
          <w:tcPr>
            <w:tcW w:w="1034" w:type="dxa"/>
            <w:tcBorders>
              <w:top w:val="nil"/>
              <w:left w:val="nil"/>
              <w:bottom w:val="single" w:sz="8" w:space="0" w:color="auto"/>
              <w:right w:val="single" w:sz="8" w:space="0" w:color="auto"/>
            </w:tcBorders>
            <w:shd w:val="clear" w:color="auto" w:fill="auto"/>
            <w:hideMark/>
          </w:tcPr>
          <w:p w14:paraId="61EE6A49"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20,000</w:t>
            </w:r>
          </w:p>
        </w:tc>
        <w:tc>
          <w:tcPr>
            <w:tcW w:w="884" w:type="dxa"/>
            <w:tcBorders>
              <w:top w:val="nil"/>
              <w:left w:val="nil"/>
              <w:bottom w:val="single" w:sz="8" w:space="0" w:color="auto"/>
              <w:right w:val="single" w:sz="8" w:space="0" w:color="auto"/>
            </w:tcBorders>
            <w:shd w:val="clear" w:color="auto" w:fill="auto"/>
            <w:hideMark/>
          </w:tcPr>
          <w:p w14:paraId="1270653D"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39</w:t>
            </w:r>
          </w:p>
        </w:tc>
        <w:tc>
          <w:tcPr>
            <w:tcW w:w="222" w:type="dxa"/>
            <w:hideMark/>
          </w:tcPr>
          <w:p w14:paraId="7CE88C27" w14:textId="77777777" w:rsidR="00780AD1" w:rsidRPr="00963E90" w:rsidRDefault="00780AD1" w:rsidP="00963E90">
            <w:pPr>
              <w:rPr>
                <w:sz w:val="20"/>
                <w:szCs w:val="20"/>
                <w:lang w:eastAsia="en-GB"/>
              </w:rPr>
            </w:pPr>
          </w:p>
        </w:tc>
      </w:tr>
      <w:tr w:rsidR="00780AD1" w:rsidRPr="00963E90" w14:paraId="101252E0" w14:textId="77777777" w:rsidTr="00662148">
        <w:trPr>
          <w:trHeight w:val="340"/>
        </w:trPr>
        <w:tc>
          <w:tcPr>
            <w:tcW w:w="1367" w:type="dxa"/>
            <w:vMerge/>
            <w:tcBorders>
              <w:left w:val="single" w:sz="8" w:space="0" w:color="auto"/>
              <w:right w:val="single" w:sz="8" w:space="0" w:color="auto"/>
            </w:tcBorders>
            <w:hideMark/>
          </w:tcPr>
          <w:p w14:paraId="74D29CCA" w14:textId="77777777" w:rsidR="00780AD1" w:rsidRPr="00963E90" w:rsidRDefault="00780AD1" w:rsidP="00963E90">
            <w:pPr>
              <w:rPr>
                <w:rFonts w:ascii="Calibri" w:hAnsi="Calibri" w:cs="Calibri"/>
                <w:b/>
                <w:bCs/>
                <w:color w:val="000000"/>
                <w:sz w:val="18"/>
                <w:szCs w:val="18"/>
                <w:lang w:eastAsia="en-GB"/>
              </w:rPr>
            </w:pPr>
          </w:p>
        </w:tc>
        <w:tc>
          <w:tcPr>
            <w:tcW w:w="1323" w:type="dxa"/>
            <w:vMerge/>
            <w:tcBorders>
              <w:left w:val="single" w:sz="8" w:space="0" w:color="auto"/>
              <w:right w:val="single" w:sz="8" w:space="0" w:color="auto"/>
            </w:tcBorders>
            <w:hideMark/>
          </w:tcPr>
          <w:p w14:paraId="4ED5D82F" w14:textId="77777777" w:rsidR="00780AD1" w:rsidRPr="00963E90" w:rsidRDefault="00780AD1"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auto"/>
              <w:right w:val="single" w:sz="8" w:space="0" w:color="auto"/>
            </w:tcBorders>
            <w:hideMark/>
          </w:tcPr>
          <w:p w14:paraId="7CD37363" w14:textId="77777777" w:rsidR="00780AD1" w:rsidRPr="00963E90" w:rsidRDefault="00780AD1"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auto"/>
              <w:right w:val="single" w:sz="8" w:space="0" w:color="auto"/>
            </w:tcBorders>
            <w:hideMark/>
          </w:tcPr>
          <w:p w14:paraId="56FEA7E1" w14:textId="77777777" w:rsidR="00780AD1" w:rsidRPr="00963E90" w:rsidRDefault="00780AD1" w:rsidP="00963E90">
            <w:pPr>
              <w:rPr>
                <w:rFonts w:ascii="Calibri" w:hAnsi="Calibri" w:cs="Calibri"/>
                <w:b/>
                <w:bCs/>
                <w:color w:val="000000"/>
                <w:sz w:val="18"/>
                <w:szCs w:val="18"/>
                <w:lang w:eastAsia="en-GB"/>
              </w:rPr>
            </w:pPr>
          </w:p>
        </w:tc>
        <w:tc>
          <w:tcPr>
            <w:tcW w:w="1299" w:type="dxa"/>
            <w:tcBorders>
              <w:top w:val="nil"/>
              <w:left w:val="nil"/>
              <w:bottom w:val="single" w:sz="8" w:space="0" w:color="000000"/>
              <w:right w:val="single" w:sz="8" w:space="0" w:color="auto"/>
            </w:tcBorders>
            <w:shd w:val="clear" w:color="auto" w:fill="auto"/>
            <w:hideMark/>
          </w:tcPr>
          <w:p w14:paraId="027B59F4" w14:textId="77777777" w:rsidR="00780AD1" w:rsidRPr="00963E90" w:rsidRDefault="00780AD1"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74200</w:t>
            </w:r>
          </w:p>
        </w:tc>
        <w:tc>
          <w:tcPr>
            <w:tcW w:w="2194" w:type="dxa"/>
            <w:tcBorders>
              <w:top w:val="single" w:sz="8" w:space="0" w:color="000000"/>
              <w:left w:val="nil"/>
              <w:bottom w:val="single" w:sz="8" w:space="0" w:color="000000"/>
              <w:right w:val="nil"/>
            </w:tcBorders>
            <w:shd w:val="clear" w:color="auto" w:fill="auto"/>
            <w:hideMark/>
          </w:tcPr>
          <w:p w14:paraId="513698BE" w14:textId="77777777" w:rsidR="00780AD1" w:rsidRPr="00D468C6" w:rsidRDefault="00780AD1" w:rsidP="00963E90">
            <w:pP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Audio Visual &amp; Print Prod Costs</w:t>
            </w:r>
          </w:p>
        </w:tc>
        <w:tc>
          <w:tcPr>
            <w:tcW w:w="940" w:type="dxa"/>
            <w:tcBorders>
              <w:top w:val="nil"/>
              <w:left w:val="single" w:sz="8" w:space="0" w:color="auto"/>
              <w:bottom w:val="single" w:sz="8" w:space="0" w:color="auto"/>
              <w:right w:val="single" w:sz="8" w:space="0" w:color="auto"/>
            </w:tcBorders>
            <w:shd w:val="clear" w:color="auto" w:fill="auto"/>
            <w:hideMark/>
          </w:tcPr>
          <w:p w14:paraId="368E8638"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auto" w:fill="auto"/>
            <w:hideMark/>
          </w:tcPr>
          <w:p w14:paraId="14BFF0FB"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5,000</w:t>
            </w:r>
          </w:p>
        </w:tc>
        <w:tc>
          <w:tcPr>
            <w:tcW w:w="940" w:type="dxa"/>
            <w:tcBorders>
              <w:top w:val="nil"/>
              <w:left w:val="nil"/>
              <w:bottom w:val="single" w:sz="8" w:space="0" w:color="auto"/>
              <w:right w:val="single" w:sz="8" w:space="0" w:color="auto"/>
            </w:tcBorders>
            <w:shd w:val="clear" w:color="auto" w:fill="auto"/>
            <w:hideMark/>
          </w:tcPr>
          <w:p w14:paraId="228C9079"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auto" w:fill="auto"/>
            <w:hideMark/>
          </w:tcPr>
          <w:p w14:paraId="058F29C8"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5,000</w:t>
            </w:r>
          </w:p>
        </w:tc>
        <w:tc>
          <w:tcPr>
            <w:tcW w:w="1034" w:type="dxa"/>
            <w:tcBorders>
              <w:top w:val="nil"/>
              <w:left w:val="nil"/>
              <w:bottom w:val="single" w:sz="8" w:space="0" w:color="auto"/>
              <w:right w:val="single" w:sz="8" w:space="0" w:color="auto"/>
            </w:tcBorders>
            <w:shd w:val="clear" w:color="auto" w:fill="auto"/>
            <w:hideMark/>
          </w:tcPr>
          <w:p w14:paraId="60429D7E"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10,000</w:t>
            </w:r>
          </w:p>
        </w:tc>
        <w:tc>
          <w:tcPr>
            <w:tcW w:w="884" w:type="dxa"/>
            <w:tcBorders>
              <w:top w:val="nil"/>
              <w:left w:val="nil"/>
              <w:bottom w:val="single" w:sz="8" w:space="0" w:color="auto"/>
              <w:right w:val="single" w:sz="8" w:space="0" w:color="auto"/>
            </w:tcBorders>
            <w:shd w:val="clear" w:color="auto" w:fill="auto"/>
            <w:hideMark/>
          </w:tcPr>
          <w:p w14:paraId="76A0E1AE" w14:textId="77777777" w:rsidR="00780AD1"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40</w:t>
            </w:r>
          </w:p>
        </w:tc>
        <w:tc>
          <w:tcPr>
            <w:tcW w:w="222" w:type="dxa"/>
            <w:hideMark/>
          </w:tcPr>
          <w:p w14:paraId="14FEDA88" w14:textId="77777777" w:rsidR="00780AD1" w:rsidRPr="00963E90" w:rsidRDefault="00780AD1" w:rsidP="00963E90">
            <w:pPr>
              <w:rPr>
                <w:sz w:val="20"/>
                <w:szCs w:val="20"/>
                <w:lang w:eastAsia="en-GB"/>
              </w:rPr>
            </w:pPr>
          </w:p>
        </w:tc>
      </w:tr>
      <w:tr w:rsidR="00780AD1" w:rsidRPr="00963E90" w14:paraId="3B4DB596" w14:textId="77777777" w:rsidTr="00662148">
        <w:trPr>
          <w:trHeight w:val="340"/>
        </w:trPr>
        <w:tc>
          <w:tcPr>
            <w:tcW w:w="1367" w:type="dxa"/>
            <w:vMerge/>
            <w:tcBorders>
              <w:left w:val="single" w:sz="8" w:space="0" w:color="auto"/>
              <w:right w:val="single" w:sz="8" w:space="0" w:color="auto"/>
            </w:tcBorders>
            <w:hideMark/>
          </w:tcPr>
          <w:p w14:paraId="2A020915" w14:textId="77777777" w:rsidR="00780AD1" w:rsidRPr="00963E90" w:rsidRDefault="00780AD1" w:rsidP="00963E90">
            <w:pPr>
              <w:rPr>
                <w:rFonts w:ascii="Calibri" w:hAnsi="Calibri" w:cs="Calibri"/>
                <w:b/>
                <w:bCs/>
                <w:color w:val="000000"/>
                <w:sz w:val="18"/>
                <w:szCs w:val="18"/>
                <w:lang w:eastAsia="en-GB"/>
              </w:rPr>
            </w:pPr>
          </w:p>
        </w:tc>
        <w:tc>
          <w:tcPr>
            <w:tcW w:w="1323" w:type="dxa"/>
            <w:vMerge/>
            <w:tcBorders>
              <w:left w:val="single" w:sz="8" w:space="0" w:color="auto"/>
              <w:right w:val="single" w:sz="8" w:space="0" w:color="auto"/>
            </w:tcBorders>
            <w:hideMark/>
          </w:tcPr>
          <w:p w14:paraId="2B233CD4" w14:textId="77777777" w:rsidR="00780AD1" w:rsidRPr="00963E90" w:rsidRDefault="00780AD1"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auto"/>
              <w:right w:val="single" w:sz="8" w:space="0" w:color="auto"/>
            </w:tcBorders>
            <w:hideMark/>
          </w:tcPr>
          <w:p w14:paraId="01E14E76" w14:textId="77777777" w:rsidR="00780AD1" w:rsidRPr="00963E90" w:rsidRDefault="00780AD1"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auto"/>
              <w:right w:val="single" w:sz="8" w:space="0" w:color="auto"/>
            </w:tcBorders>
            <w:hideMark/>
          </w:tcPr>
          <w:p w14:paraId="3B8BB63F" w14:textId="77777777" w:rsidR="00780AD1" w:rsidRPr="00963E90" w:rsidRDefault="00780AD1" w:rsidP="00963E90">
            <w:pPr>
              <w:rPr>
                <w:rFonts w:ascii="Calibri" w:hAnsi="Calibri" w:cs="Calibri"/>
                <w:b/>
                <w:bCs/>
                <w:color w:val="000000"/>
                <w:sz w:val="18"/>
                <w:szCs w:val="18"/>
                <w:lang w:eastAsia="en-GB"/>
              </w:rPr>
            </w:pPr>
          </w:p>
        </w:tc>
        <w:tc>
          <w:tcPr>
            <w:tcW w:w="1299" w:type="dxa"/>
            <w:tcBorders>
              <w:top w:val="nil"/>
              <w:left w:val="nil"/>
              <w:bottom w:val="single" w:sz="8" w:space="0" w:color="000000"/>
              <w:right w:val="single" w:sz="8" w:space="0" w:color="auto"/>
            </w:tcBorders>
            <w:shd w:val="clear" w:color="000000" w:fill="DCE6F1"/>
            <w:hideMark/>
          </w:tcPr>
          <w:p w14:paraId="79DB5D43" w14:textId="77777777" w:rsidR="00780AD1" w:rsidRPr="00963E90" w:rsidRDefault="00780AD1"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 </w:t>
            </w:r>
          </w:p>
        </w:tc>
        <w:tc>
          <w:tcPr>
            <w:tcW w:w="2194" w:type="dxa"/>
            <w:tcBorders>
              <w:top w:val="single" w:sz="8" w:space="0" w:color="000000"/>
              <w:left w:val="nil"/>
              <w:bottom w:val="single" w:sz="8" w:space="0" w:color="000000"/>
              <w:right w:val="nil"/>
            </w:tcBorders>
            <w:shd w:val="clear" w:color="000000" w:fill="DCE6F1"/>
            <w:hideMark/>
          </w:tcPr>
          <w:p w14:paraId="6F95C408" w14:textId="77777777" w:rsidR="00780AD1" w:rsidRPr="00D468C6" w:rsidRDefault="00780AD1" w:rsidP="00963E90">
            <w:pP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sub-total UNDP - M&amp;E</w:t>
            </w:r>
          </w:p>
        </w:tc>
        <w:tc>
          <w:tcPr>
            <w:tcW w:w="940" w:type="dxa"/>
            <w:tcBorders>
              <w:top w:val="nil"/>
              <w:left w:val="single" w:sz="8" w:space="0" w:color="auto"/>
              <w:bottom w:val="single" w:sz="8" w:space="0" w:color="auto"/>
              <w:right w:val="single" w:sz="8" w:space="0" w:color="auto"/>
            </w:tcBorders>
            <w:shd w:val="clear" w:color="000000" w:fill="DCE6F1"/>
            <w:hideMark/>
          </w:tcPr>
          <w:p w14:paraId="5F8E47F0"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5,000</w:t>
            </w:r>
          </w:p>
        </w:tc>
        <w:tc>
          <w:tcPr>
            <w:tcW w:w="940" w:type="dxa"/>
            <w:tcBorders>
              <w:top w:val="nil"/>
              <w:left w:val="nil"/>
              <w:bottom w:val="single" w:sz="8" w:space="0" w:color="auto"/>
              <w:right w:val="single" w:sz="8" w:space="0" w:color="auto"/>
            </w:tcBorders>
            <w:shd w:val="clear" w:color="000000" w:fill="DCE6F1"/>
            <w:hideMark/>
          </w:tcPr>
          <w:p w14:paraId="706AA4B7"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45,000</w:t>
            </w:r>
          </w:p>
        </w:tc>
        <w:tc>
          <w:tcPr>
            <w:tcW w:w="940" w:type="dxa"/>
            <w:tcBorders>
              <w:top w:val="nil"/>
              <w:left w:val="nil"/>
              <w:bottom w:val="single" w:sz="8" w:space="0" w:color="auto"/>
              <w:right w:val="single" w:sz="8" w:space="0" w:color="auto"/>
            </w:tcBorders>
            <w:shd w:val="clear" w:color="000000" w:fill="DCE6F1"/>
            <w:hideMark/>
          </w:tcPr>
          <w:p w14:paraId="463DFB37"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5,000</w:t>
            </w:r>
          </w:p>
        </w:tc>
        <w:tc>
          <w:tcPr>
            <w:tcW w:w="940" w:type="dxa"/>
            <w:tcBorders>
              <w:top w:val="nil"/>
              <w:left w:val="nil"/>
              <w:bottom w:val="single" w:sz="8" w:space="0" w:color="auto"/>
              <w:right w:val="single" w:sz="8" w:space="0" w:color="auto"/>
            </w:tcBorders>
            <w:shd w:val="clear" w:color="000000" w:fill="DCE6F1"/>
            <w:hideMark/>
          </w:tcPr>
          <w:p w14:paraId="52DB34D6"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45,000</w:t>
            </w:r>
          </w:p>
        </w:tc>
        <w:tc>
          <w:tcPr>
            <w:tcW w:w="1034" w:type="dxa"/>
            <w:tcBorders>
              <w:top w:val="nil"/>
              <w:left w:val="nil"/>
              <w:bottom w:val="single" w:sz="8" w:space="0" w:color="auto"/>
              <w:right w:val="single" w:sz="8" w:space="0" w:color="auto"/>
            </w:tcBorders>
            <w:shd w:val="clear" w:color="000000" w:fill="DCE6F1"/>
            <w:hideMark/>
          </w:tcPr>
          <w:p w14:paraId="3E86D700"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100,000</w:t>
            </w:r>
          </w:p>
        </w:tc>
        <w:tc>
          <w:tcPr>
            <w:tcW w:w="884" w:type="dxa"/>
            <w:tcBorders>
              <w:top w:val="nil"/>
              <w:left w:val="nil"/>
              <w:bottom w:val="single" w:sz="8" w:space="0" w:color="auto"/>
              <w:right w:val="single" w:sz="8" w:space="0" w:color="auto"/>
            </w:tcBorders>
            <w:shd w:val="clear" w:color="000000" w:fill="DCE6F1"/>
            <w:hideMark/>
          </w:tcPr>
          <w:p w14:paraId="55F2EBFF" w14:textId="77777777" w:rsidR="00780AD1" w:rsidRPr="00D468C6" w:rsidRDefault="00780AD1" w:rsidP="00963E90">
            <w:pPr>
              <w:rPr>
                <w:rFonts w:ascii="Calibri" w:hAnsi="Calibri" w:cs="Calibri"/>
                <w:color w:val="000000" w:themeColor="text1"/>
                <w:sz w:val="20"/>
                <w:szCs w:val="20"/>
                <w:lang w:eastAsia="en-GB"/>
              </w:rPr>
            </w:pPr>
            <w:r w:rsidRPr="00D468C6">
              <w:rPr>
                <w:rFonts w:ascii="Calibri" w:hAnsi="Calibri" w:cs="Calibri"/>
                <w:color w:val="000000" w:themeColor="text1"/>
                <w:sz w:val="20"/>
                <w:szCs w:val="20"/>
                <w:lang w:eastAsia="en-GB"/>
              </w:rPr>
              <w:t> </w:t>
            </w:r>
          </w:p>
        </w:tc>
        <w:tc>
          <w:tcPr>
            <w:tcW w:w="222" w:type="dxa"/>
            <w:hideMark/>
          </w:tcPr>
          <w:p w14:paraId="63547D09" w14:textId="77777777" w:rsidR="00780AD1" w:rsidRPr="00963E90" w:rsidRDefault="00780AD1" w:rsidP="00963E90">
            <w:pPr>
              <w:rPr>
                <w:sz w:val="20"/>
                <w:szCs w:val="20"/>
                <w:lang w:eastAsia="en-GB"/>
              </w:rPr>
            </w:pPr>
          </w:p>
        </w:tc>
      </w:tr>
      <w:tr w:rsidR="00780AD1" w:rsidRPr="00963E90" w14:paraId="59FBE513" w14:textId="77777777" w:rsidTr="00662148">
        <w:trPr>
          <w:trHeight w:val="340"/>
        </w:trPr>
        <w:tc>
          <w:tcPr>
            <w:tcW w:w="1367" w:type="dxa"/>
            <w:vMerge/>
            <w:tcBorders>
              <w:left w:val="single" w:sz="8" w:space="0" w:color="auto"/>
              <w:bottom w:val="single" w:sz="8" w:space="0" w:color="auto"/>
              <w:right w:val="single" w:sz="8" w:space="0" w:color="auto"/>
            </w:tcBorders>
            <w:hideMark/>
          </w:tcPr>
          <w:p w14:paraId="2F3C03E0" w14:textId="77777777" w:rsidR="00780AD1" w:rsidRPr="00963E90" w:rsidRDefault="00780AD1" w:rsidP="00963E90">
            <w:pPr>
              <w:rPr>
                <w:rFonts w:ascii="Calibri" w:hAnsi="Calibri" w:cs="Calibri"/>
                <w:b/>
                <w:bCs/>
                <w:color w:val="000000"/>
                <w:sz w:val="18"/>
                <w:szCs w:val="18"/>
                <w:lang w:eastAsia="en-GB"/>
              </w:rPr>
            </w:pPr>
          </w:p>
        </w:tc>
        <w:tc>
          <w:tcPr>
            <w:tcW w:w="1323" w:type="dxa"/>
            <w:vMerge/>
            <w:tcBorders>
              <w:left w:val="single" w:sz="8" w:space="0" w:color="auto"/>
              <w:bottom w:val="single" w:sz="8" w:space="0" w:color="auto"/>
              <w:right w:val="single" w:sz="8" w:space="0" w:color="auto"/>
            </w:tcBorders>
            <w:hideMark/>
          </w:tcPr>
          <w:p w14:paraId="2C6D6DAF" w14:textId="77777777" w:rsidR="00780AD1" w:rsidRPr="00963E90" w:rsidRDefault="00780AD1" w:rsidP="00963E90">
            <w:pPr>
              <w:rPr>
                <w:rFonts w:ascii="Calibri" w:hAnsi="Calibri" w:cs="Calibri"/>
                <w:b/>
                <w:bCs/>
                <w:color w:val="000000"/>
                <w:sz w:val="18"/>
                <w:szCs w:val="18"/>
                <w:lang w:eastAsia="en-GB"/>
              </w:rPr>
            </w:pPr>
          </w:p>
        </w:tc>
        <w:tc>
          <w:tcPr>
            <w:tcW w:w="1144" w:type="dxa"/>
            <w:tcBorders>
              <w:top w:val="single" w:sz="8" w:space="0" w:color="auto"/>
              <w:left w:val="nil"/>
              <w:bottom w:val="single" w:sz="8" w:space="0" w:color="auto"/>
              <w:right w:val="nil"/>
            </w:tcBorders>
            <w:shd w:val="clear" w:color="000000" w:fill="D9D9D9"/>
            <w:hideMark/>
          </w:tcPr>
          <w:p w14:paraId="7D15AD16" w14:textId="77777777" w:rsidR="00780AD1" w:rsidRPr="00963E90" w:rsidRDefault="00780AD1"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 </w:t>
            </w:r>
          </w:p>
        </w:tc>
        <w:tc>
          <w:tcPr>
            <w:tcW w:w="1153" w:type="dxa"/>
            <w:tcBorders>
              <w:top w:val="single" w:sz="8" w:space="0" w:color="auto"/>
              <w:left w:val="nil"/>
              <w:bottom w:val="single" w:sz="8" w:space="0" w:color="auto"/>
              <w:right w:val="single" w:sz="8" w:space="0" w:color="000000"/>
            </w:tcBorders>
            <w:shd w:val="clear" w:color="000000" w:fill="D9D9D9"/>
            <w:hideMark/>
          </w:tcPr>
          <w:p w14:paraId="439E0F04" w14:textId="77777777" w:rsidR="00780AD1" w:rsidRPr="00963E90" w:rsidRDefault="00780AD1"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 </w:t>
            </w:r>
          </w:p>
        </w:tc>
        <w:tc>
          <w:tcPr>
            <w:tcW w:w="1299" w:type="dxa"/>
            <w:tcBorders>
              <w:top w:val="nil"/>
              <w:left w:val="nil"/>
              <w:bottom w:val="single" w:sz="8" w:space="0" w:color="000000"/>
              <w:right w:val="single" w:sz="8" w:space="0" w:color="auto"/>
            </w:tcBorders>
            <w:shd w:val="clear" w:color="000000" w:fill="D9D9D9"/>
            <w:hideMark/>
          </w:tcPr>
          <w:p w14:paraId="21B2E732" w14:textId="77777777" w:rsidR="00780AD1" w:rsidRPr="00963E90" w:rsidRDefault="00780AD1"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 </w:t>
            </w:r>
          </w:p>
        </w:tc>
        <w:tc>
          <w:tcPr>
            <w:tcW w:w="2194" w:type="dxa"/>
            <w:tcBorders>
              <w:top w:val="single" w:sz="8" w:space="0" w:color="000000"/>
              <w:left w:val="nil"/>
              <w:bottom w:val="single" w:sz="8" w:space="0" w:color="000000"/>
              <w:right w:val="nil"/>
            </w:tcBorders>
            <w:shd w:val="clear" w:color="000000" w:fill="D9D9D9"/>
            <w:hideMark/>
          </w:tcPr>
          <w:p w14:paraId="675C1B5D" w14:textId="77777777" w:rsidR="00780AD1" w:rsidRPr="00D468C6" w:rsidRDefault="00780AD1" w:rsidP="00963E90">
            <w:pP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Total Outcome 4</w:t>
            </w:r>
          </w:p>
        </w:tc>
        <w:tc>
          <w:tcPr>
            <w:tcW w:w="940" w:type="dxa"/>
            <w:tcBorders>
              <w:top w:val="nil"/>
              <w:left w:val="single" w:sz="8" w:space="0" w:color="auto"/>
              <w:bottom w:val="single" w:sz="8" w:space="0" w:color="auto"/>
              <w:right w:val="single" w:sz="8" w:space="0" w:color="auto"/>
            </w:tcBorders>
            <w:shd w:val="clear" w:color="000000" w:fill="D9D9D9"/>
            <w:hideMark/>
          </w:tcPr>
          <w:p w14:paraId="5392B373"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94,110</w:t>
            </w:r>
          </w:p>
        </w:tc>
        <w:tc>
          <w:tcPr>
            <w:tcW w:w="940" w:type="dxa"/>
            <w:tcBorders>
              <w:top w:val="nil"/>
              <w:left w:val="nil"/>
              <w:bottom w:val="single" w:sz="8" w:space="0" w:color="auto"/>
              <w:right w:val="single" w:sz="8" w:space="0" w:color="auto"/>
            </w:tcBorders>
            <w:shd w:val="clear" w:color="000000" w:fill="D9D9D9"/>
            <w:hideMark/>
          </w:tcPr>
          <w:p w14:paraId="3DFB1580"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103,844</w:t>
            </w:r>
          </w:p>
        </w:tc>
        <w:tc>
          <w:tcPr>
            <w:tcW w:w="940" w:type="dxa"/>
            <w:tcBorders>
              <w:top w:val="nil"/>
              <w:left w:val="nil"/>
              <w:bottom w:val="single" w:sz="8" w:space="0" w:color="auto"/>
              <w:right w:val="single" w:sz="8" w:space="0" w:color="auto"/>
            </w:tcBorders>
            <w:shd w:val="clear" w:color="000000" w:fill="D9D9D9"/>
            <w:hideMark/>
          </w:tcPr>
          <w:p w14:paraId="6474975B"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5,000</w:t>
            </w:r>
          </w:p>
        </w:tc>
        <w:tc>
          <w:tcPr>
            <w:tcW w:w="940" w:type="dxa"/>
            <w:tcBorders>
              <w:top w:val="nil"/>
              <w:left w:val="nil"/>
              <w:bottom w:val="single" w:sz="8" w:space="0" w:color="auto"/>
              <w:right w:val="single" w:sz="8" w:space="0" w:color="auto"/>
            </w:tcBorders>
            <w:shd w:val="clear" w:color="000000" w:fill="D9D9D9"/>
            <w:hideMark/>
          </w:tcPr>
          <w:p w14:paraId="67DF5F50"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87,000</w:t>
            </w:r>
          </w:p>
        </w:tc>
        <w:tc>
          <w:tcPr>
            <w:tcW w:w="1034" w:type="dxa"/>
            <w:tcBorders>
              <w:top w:val="nil"/>
              <w:left w:val="nil"/>
              <w:bottom w:val="single" w:sz="8" w:space="0" w:color="auto"/>
              <w:right w:val="single" w:sz="8" w:space="0" w:color="auto"/>
            </w:tcBorders>
            <w:shd w:val="clear" w:color="000000" w:fill="D9D9D9"/>
            <w:hideMark/>
          </w:tcPr>
          <w:p w14:paraId="7F58776B" w14:textId="77777777" w:rsidR="00780AD1" w:rsidRPr="00D468C6" w:rsidRDefault="00780AD1"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289,954</w:t>
            </w:r>
          </w:p>
        </w:tc>
        <w:tc>
          <w:tcPr>
            <w:tcW w:w="884" w:type="dxa"/>
            <w:tcBorders>
              <w:top w:val="nil"/>
              <w:left w:val="nil"/>
              <w:bottom w:val="single" w:sz="8" w:space="0" w:color="auto"/>
              <w:right w:val="single" w:sz="8" w:space="0" w:color="auto"/>
            </w:tcBorders>
            <w:shd w:val="clear" w:color="000000" w:fill="D9D9D9"/>
            <w:hideMark/>
          </w:tcPr>
          <w:p w14:paraId="7FEA51A2" w14:textId="77777777" w:rsidR="00780AD1" w:rsidRPr="00D468C6" w:rsidRDefault="00780AD1" w:rsidP="00963E90">
            <w:pPr>
              <w:rPr>
                <w:rFonts w:ascii="Calibri" w:hAnsi="Calibri" w:cs="Calibri"/>
                <w:color w:val="000000" w:themeColor="text1"/>
                <w:sz w:val="20"/>
                <w:szCs w:val="20"/>
                <w:lang w:eastAsia="en-GB"/>
              </w:rPr>
            </w:pPr>
            <w:r w:rsidRPr="00D468C6">
              <w:rPr>
                <w:rFonts w:ascii="Calibri" w:hAnsi="Calibri" w:cs="Calibri"/>
                <w:color w:val="000000" w:themeColor="text1"/>
                <w:sz w:val="20"/>
                <w:szCs w:val="20"/>
                <w:lang w:eastAsia="en-GB"/>
              </w:rPr>
              <w:t> </w:t>
            </w:r>
          </w:p>
        </w:tc>
        <w:tc>
          <w:tcPr>
            <w:tcW w:w="222" w:type="dxa"/>
            <w:hideMark/>
          </w:tcPr>
          <w:p w14:paraId="5B4AA72A" w14:textId="77777777" w:rsidR="00780AD1" w:rsidRPr="00963E90" w:rsidRDefault="00780AD1" w:rsidP="00963E90">
            <w:pPr>
              <w:rPr>
                <w:sz w:val="20"/>
                <w:szCs w:val="20"/>
                <w:lang w:eastAsia="en-GB"/>
              </w:rPr>
            </w:pPr>
          </w:p>
        </w:tc>
      </w:tr>
      <w:tr w:rsidR="00963E90" w:rsidRPr="00963E90" w14:paraId="4E7E55FD" w14:textId="77777777" w:rsidTr="00780AD1">
        <w:trPr>
          <w:trHeight w:val="340"/>
        </w:trPr>
        <w:tc>
          <w:tcPr>
            <w:tcW w:w="1367" w:type="dxa"/>
            <w:vMerge w:val="restart"/>
            <w:tcBorders>
              <w:top w:val="nil"/>
              <w:left w:val="single" w:sz="8" w:space="0" w:color="auto"/>
              <w:bottom w:val="single" w:sz="8" w:space="0" w:color="000000"/>
              <w:right w:val="single" w:sz="8" w:space="0" w:color="auto"/>
            </w:tcBorders>
            <w:shd w:val="clear" w:color="auto" w:fill="auto"/>
            <w:hideMark/>
          </w:tcPr>
          <w:p w14:paraId="2F8FFC8B" w14:textId="77777777" w:rsidR="00963E90" w:rsidRPr="00963E90" w:rsidRDefault="00963E90" w:rsidP="00963E90">
            <w:pP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PROJECT MANAGEMENT</w:t>
            </w:r>
          </w:p>
        </w:tc>
        <w:tc>
          <w:tcPr>
            <w:tcW w:w="1323" w:type="dxa"/>
            <w:vMerge w:val="restart"/>
            <w:tcBorders>
              <w:top w:val="single" w:sz="8" w:space="0" w:color="auto"/>
              <w:left w:val="single" w:sz="8" w:space="0" w:color="auto"/>
              <w:bottom w:val="single" w:sz="8" w:space="0" w:color="000000"/>
              <w:right w:val="single" w:sz="8" w:space="0" w:color="000000"/>
            </w:tcBorders>
            <w:shd w:val="clear" w:color="auto" w:fill="auto"/>
            <w:hideMark/>
          </w:tcPr>
          <w:p w14:paraId="41D836E3"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ABER</w:t>
            </w:r>
          </w:p>
        </w:tc>
        <w:tc>
          <w:tcPr>
            <w:tcW w:w="1144" w:type="dxa"/>
            <w:vMerge w:val="restart"/>
            <w:tcBorders>
              <w:top w:val="single" w:sz="8" w:space="0" w:color="auto"/>
              <w:left w:val="single" w:sz="8" w:space="0" w:color="auto"/>
              <w:bottom w:val="single" w:sz="8" w:space="0" w:color="000000"/>
              <w:right w:val="single" w:sz="8" w:space="0" w:color="000000"/>
            </w:tcBorders>
            <w:shd w:val="clear" w:color="auto" w:fill="auto"/>
            <w:hideMark/>
          </w:tcPr>
          <w:p w14:paraId="1EBE8CDE"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62000</w:t>
            </w:r>
          </w:p>
        </w:tc>
        <w:tc>
          <w:tcPr>
            <w:tcW w:w="1153" w:type="dxa"/>
            <w:vMerge w:val="restart"/>
            <w:tcBorders>
              <w:top w:val="single" w:sz="8" w:space="0" w:color="auto"/>
              <w:left w:val="single" w:sz="8" w:space="0" w:color="auto"/>
              <w:bottom w:val="single" w:sz="8" w:space="0" w:color="000000"/>
              <w:right w:val="single" w:sz="8" w:space="0" w:color="000000"/>
            </w:tcBorders>
            <w:shd w:val="clear" w:color="auto" w:fill="auto"/>
            <w:hideMark/>
          </w:tcPr>
          <w:p w14:paraId="0F2ED16E"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GEF</w:t>
            </w:r>
          </w:p>
        </w:tc>
        <w:tc>
          <w:tcPr>
            <w:tcW w:w="1299" w:type="dxa"/>
            <w:tcBorders>
              <w:top w:val="nil"/>
              <w:left w:val="nil"/>
              <w:bottom w:val="single" w:sz="8" w:space="0" w:color="000000"/>
              <w:right w:val="single" w:sz="8" w:space="0" w:color="auto"/>
            </w:tcBorders>
            <w:shd w:val="clear" w:color="auto" w:fill="auto"/>
            <w:hideMark/>
          </w:tcPr>
          <w:p w14:paraId="122525F5"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71300</w:t>
            </w:r>
          </w:p>
        </w:tc>
        <w:tc>
          <w:tcPr>
            <w:tcW w:w="2194" w:type="dxa"/>
            <w:tcBorders>
              <w:top w:val="single" w:sz="8" w:space="0" w:color="000000"/>
              <w:left w:val="nil"/>
              <w:bottom w:val="single" w:sz="8" w:space="0" w:color="000000"/>
              <w:right w:val="nil"/>
            </w:tcBorders>
            <w:shd w:val="clear" w:color="auto" w:fill="auto"/>
            <w:hideMark/>
          </w:tcPr>
          <w:p w14:paraId="362DD5F0" w14:textId="77777777" w:rsidR="00963E90" w:rsidRPr="00D468C6" w:rsidRDefault="00963E90" w:rsidP="00963E90">
            <w:pPr>
              <w:jc w:val="both"/>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Local Consultants</w:t>
            </w:r>
          </w:p>
        </w:tc>
        <w:tc>
          <w:tcPr>
            <w:tcW w:w="940" w:type="dxa"/>
            <w:tcBorders>
              <w:top w:val="nil"/>
              <w:left w:val="single" w:sz="8" w:space="0" w:color="auto"/>
              <w:bottom w:val="single" w:sz="8" w:space="0" w:color="auto"/>
              <w:right w:val="single" w:sz="8" w:space="0" w:color="auto"/>
            </w:tcBorders>
            <w:shd w:val="clear" w:color="auto" w:fill="auto"/>
            <w:hideMark/>
          </w:tcPr>
          <w:p w14:paraId="177518EE"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16,596</w:t>
            </w:r>
          </w:p>
        </w:tc>
        <w:tc>
          <w:tcPr>
            <w:tcW w:w="940" w:type="dxa"/>
            <w:tcBorders>
              <w:top w:val="nil"/>
              <w:left w:val="nil"/>
              <w:bottom w:val="single" w:sz="8" w:space="0" w:color="auto"/>
              <w:right w:val="single" w:sz="8" w:space="0" w:color="auto"/>
            </w:tcBorders>
            <w:shd w:val="clear" w:color="auto" w:fill="auto"/>
            <w:hideMark/>
          </w:tcPr>
          <w:p w14:paraId="024A138B"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16,596</w:t>
            </w:r>
          </w:p>
        </w:tc>
        <w:tc>
          <w:tcPr>
            <w:tcW w:w="940" w:type="dxa"/>
            <w:tcBorders>
              <w:top w:val="nil"/>
              <w:left w:val="nil"/>
              <w:bottom w:val="single" w:sz="8" w:space="0" w:color="auto"/>
              <w:right w:val="single" w:sz="8" w:space="0" w:color="auto"/>
            </w:tcBorders>
            <w:shd w:val="clear" w:color="auto" w:fill="auto"/>
            <w:hideMark/>
          </w:tcPr>
          <w:p w14:paraId="6EDC6DFF"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16,596</w:t>
            </w:r>
          </w:p>
        </w:tc>
        <w:tc>
          <w:tcPr>
            <w:tcW w:w="940" w:type="dxa"/>
            <w:tcBorders>
              <w:top w:val="nil"/>
              <w:left w:val="nil"/>
              <w:bottom w:val="single" w:sz="8" w:space="0" w:color="auto"/>
              <w:right w:val="single" w:sz="8" w:space="0" w:color="auto"/>
            </w:tcBorders>
            <w:shd w:val="clear" w:color="auto" w:fill="auto"/>
            <w:hideMark/>
          </w:tcPr>
          <w:p w14:paraId="1974B9D1"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16,596</w:t>
            </w:r>
          </w:p>
        </w:tc>
        <w:tc>
          <w:tcPr>
            <w:tcW w:w="1034" w:type="dxa"/>
            <w:tcBorders>
              <w:top w:val="nil"/>
              <w:left w:val="nil"/>
              <w:bottom w:val="single" w:sz="8" w:space="0" w:color="auto"/>
              <w:right w:val="single" w:sz="8" w:space="0" w:color="auto"/>
            </w:tcBorders>
            <w:shd w:val="clear" w:color="auto" w:fill="auto"/>
            <w:hideMark/>
          </w:tcPr>
          <w:p w14:paraId="2E0939CE"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66,384</w:t>
            </w:r>
          </w:p>
        </w:tc>
        <w:tc>
          <w:tcPr>
            <w:tcW w:w="884" w:type="dxa"/>
            <w:tcBorders>
              <w:top w:val="nil"/>
              <w:left w:val="nil"/>
              <w:bottom w:val="single" w:sz="8" w:space="0" w:color="auto"/>
              <w:right w:val="single" w:sz="8" w:space="0" w:color="auto"/>
            </w:tcBorders>
            <w:shd w:val="clear" w:color="auto" w:fill="auto"/>
            <w:hideMark/>
          </w:tcPr>
          <w:p w14:paraId="32FB5420"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41</w:t>
            </w:r>
          </w:p>
        </w:tc>
        <w:tc>
          <w:tcPr>
            <w:tcW w:w="222" w:type="dxa"/>
            <w:hideMark/>
          </w:tcPr>
          <w:p w14:paraId="6ED7239E" w14:textId="77777777" w:rsidR="00963E90" w:rsidRPr="00963E90" w:rsidRDefault="00963E90" w:rsidP="00963E90">
            <w:pPr>
              <w:rPr>
                <w:sz w:val="20"/>
                <w:szCs w:val="20"/>
                <w:lang w:eastAsia="en-GB"/>
              </w:rPr>
            </w:pPr>
          </w:p>
        </w:tc>
      </w:tr>
      <w:tr w:rsidR="00963E90" w:rsidRPr="00963E90" w14:paraId="7CD712F4" w14:textId="77777777" w:rsidTr="00780AD1">
        <w:trPr>
          <w:trHeight w:val="340"/>
        </w:trPr>
        <w:tc>
          <w:tcPr>
            <w:tcW w:w="1367" w:type="dxa"/>
            <w:vMerge/>
            <w:tcBorders>
              <w:top w:val="nil"/>
              <w:left w:val="single" w:sz="8" w:space="0" w:color="auto"/>
              <w:bottom w:val="single" w:sz="8" w:space="0" w:color="000000"/>
              <w:right w:val="single" w:sz="8" w:space="0" w:color="auto"/>
            </w:tcBorders>
            <w:hideMark/>
          </w:tcPr>
          <w:p w14:paraId="5FB5B2D6"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auto"/>
              <w:left w:val="single" w:sz="8" w:space="0" w:color="auto"/>
              <w:bottom w:val="single" w:sz="8" w:space="0" w:color="000000"/>
              <w:right w:val="single" w:sz="8" w:space="0" w:color="000000"/>
            </w:tcBorders>
            <w:hideMark/>
          </w:tcPr>
          <w:p w14:paraId="589A931B"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3D0A6B12"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53BA5978"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auto"/>
            </w:tcBorders>
            <w:shd w:val="clear" w:color="auto" w:fill="auto"/>
            <w:noWrap/>
            <w:hideMark/>
          </w:tcPr>
          <w:p w14:paraId="2F0738D2"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74100</w:t>
            </w:r>
          </w:p>
        </w:tc>
        <w:tc>
          <w:tcPr>
            <w:tcW w:w="2194" w:type="dxa"/>
            <w:tcBorders>
              <w:top w:val="single" w:sz="8" w:space="0" w:color="000000"/>
              <w:left w:val="nil"/>
              <w:bottom w:val="single" w:sz="8" w:space="0" w:color="auto"/>
              <w:right w:val="nil"/>
            </w:tcBorders>
            <w:shd w:val="clear" w:color="auto" w:fill="auto"/>
            <w:hideMark/>
          </w:tcPr>
          <w:p w14:paraId="431B9D2A" w14:textId="77777777" w:rsidR="00963E90" w:rsidRPr="00D468C6" w:rsidRDefault="00963E90" w:rsidP="00963E90">
            <w:pP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Professional Services (Audit)</w:t>
            </w:r>
          </w:p>
        </w:tc>
        <w:tc>
          <w:tcPr>
            <w:tcW w:w="940" w:type="dxa"/>
            <w:tcBorders>
              <w:top w:val="nil"/>
              <w:left w:val="single" w:sz="8" w:space="0" w:color="auto"/>
              <w:bottom w:val="single" w:sz="8" w:space="0" w:color="auto"/>
              <w:right w:val="single" w:sz="8" w:space="0" w:color="auto"/>
            </w:tcBorders>
            <w:shd w:val="clear" w:color="auto" w:fill="auto"/>
            <w:hideMark/>
          </w:tcPr>
          <w:p w14:paraId="15693C09"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4,000</w:t>
            </w:r>
          </w:p>
        </w:tc>
        <w:tc>
          <w:tcPr>
            <w:tcW w:w="940" w:type="dxa"/>
            <w:tcBorders>
              <w:top w:val="nil"/>
              <w:left w:val="nil"/>
              <w:bottom w:val="single" w:sz="8" w:space="0" w:color="auto"/>
              <w:right w:val="single" w:sz="8" w:space="0" w:color="auto"/>
            </w:tcBorders>
            <w:shd w:val="clear" w:color="auto" w:fill="auto"/>
            <w:hideMark/>
          </w:tcPr>
          <w:p w14:paraId="0130EEB4"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4,000</w:t>
            </w:r>
          </w:p>
        </w:tc>
        <w:tc>
          <w:tcPr>
            <w:tcW w:w="940" w:type="dxa"/>
            <w:tcBorders>
              <w:top w:val="nil"/>
              <w:left w:val="nil"/>
              <w:bottom w:val="single" w:sz="8" w:space="0" w:color="auto"/>
              <w:right w:val="single" w:sz="8" w:space="0" w:color="auto"/>
            </w:tcBorders>
            <w:shd w:val="clear" w:color="auto" w:fill="auto"/>
            <w:hideMark/>
          </w:tcPr>
          <w:p w14:paraId="4D42232A"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4,000</w:t>
            </w:r>
          </w:p>
        </w:tc>
        <w:tc>
          <w:tcPr>
            <w:tcW w:w="940" w:type="dxa"/>
            <w:tcBorders>
              <w:top w:val="nil"/>
              <w:left w:val="nil"/>
              <w:bottom w:val="single" w:sz="8" w:space="0" w:color="auto"/>
              <w:right w:val="single" w:sz="8" w:space="0" w:color="auto"/>
            </w:tcBorders>
            <w:shd w:val="clear" w:color="auto" w:fill="auto"/>
            <w:hideMark/>
          </w:tcPr>
          <w:p w14:paraId="7D4BEFCD"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4,000</w:t>
            </w:r>
          </w:p>
        </w:tc>
        <w:tc>
          <w:tcPr>
            <w:tcW w:w="1034" w:type="dxa"/>
            <w:tcBorders>
              <w:top w:val="nil"/>
              <w:left w:val="nil"/>
              <w:bottom w:val="single" w:sz="8" w:space="0" w:color="auto"/>
              <w:right w:val="single" w:sz="8" w:space="0" w:color="auto"/>
            </w:tcBorders>
            <w:shd w:val="clear" w:color="auto" w:fill="auto"/>
            <w:hideMark/>
          </w:tcPr>
          <w:p w14:paraId="653B8634"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16,000</w:t>
            </w:r>
          </w:p>
        </w:tc>
        <w:tc>
          <w:tcPr>
            <w:tcW w:w="884" w:type="dxa"/>
            <w:tcBorders>
              <w:top w:val="nil"/>
              <w:left w:val="nil"/>
              <w:bottom w:val="single" w:sz="8" w:space="0" w:color="auto"/>
              <w:right w:val="single" w:sz="8" w:space="0" w:color="auto"/>
            </w:tcBorders>
            <w:shd w:val="clear" w:color="auto" w:fill="auto"/>
            <w:hideMark/>
          </w:tcPr>
          <w:p w14:paraId="3798671C"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42</w:t>
            </w:r>
          </w:p>
        </w:tc>
        <w:tc>
          <w:tcPr>
            <w:tcW w:w="222" w:type="dxa"/>
            <w:hideMark/>
          </w:tcPr>
          <w:p w14:paraId="6CB87E6D" w14:textId="77777777" w:rsidR="00963E90" w:rsidRPr="00963E90" w:rsidRDefault="00963E90" w:rsidP="00963E90">
            <w:pPr>
              <w:rPr>
                <w:sz w:val="20"/>
                <w:szCs w:val="20"/>
                <w:lang w:eastAsia="en-GB"/>
              </w:rPr>
            </w:pPr>
          </w:p>
        </w:tc>
      </w:tr>
      <w:tr w:rsidR="00963E90" w:rsidRPr="00963E90" w14:paraId="0BE238E3" w14:textId="77777777" w:rsidTr="00780AD1">
        <w:trPr>
          <w:trHeight w:val="340"/>
        </w:trPr>
        <w:tc>
          <w:tcPr>
            <w:tcW w:w="1367" w:type="dxa"/>
            <w:vMerge/>
            <w:tcBorders>
              <w:top w:val="nil"/>
              <w:left w:val="single" w:sz="8" w:space="0" w:color="auto"/>
              <w:bottom w:val="single" w:sz="8" w:space="0" w:color="000000"/>
              <w:right w:val="single" w:sz="8" w:space="0" w:color="auto"/>
            </w:tcBorders>
            <w:hideMark/>
          </w:tcPr>
          <w:p w14:paraId="61FF287A"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auto"/>
              <w:left w:val="single" w:sz="8" w:space="0" w:color="auto"/>
              <w:bottom w:val="single" w:sz="8" w:space="0" w:color="000000"/>
              <w:right w:val="single" w:sz="8" w:space="0" w:color="000000"/>
            </w:tcBorders>
            <w:hideMark/>
          </w:tcPr>
          <w:p w14:paraId="14C0CAAE"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432C4070"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13B0F09E"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nil"/>
            </w:tcBorders>
            <w:shd w:val="clear" w:color="auto" w:fill="auto"/>
            <w:hideMark/>
          </w:tcPr>
          <w:p w14:paraId="060B8E68"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74200</w:t>
            </w:r>
          </w:p>
        </w:tc>
        <w:tc>
          <w:tcPr>
            <w:tcW w:w="2194" w:type="dxa"/>
            <w:tcBorders>
              <w:top w:val="single" w:sz="8" w:space="0" w:color="auto"/>
              <w:left w:val="single" w:sz="8" w:space="0" w:color="auto"/>
              <w:bottom w:val="single" w:sz="8" w:space="0" w:color="auto"/>
              <w:right w:val="nil"/>
            </w:tcBorders>
            <w:shd w:val="clear" w:color="auto" w:fill="auto"/>
            <w:hideMark/>
          </w:tcPr>
          <w:p w14:paraId="0462D752" w14:textId="77777777" w:rsidR="00963E90" w:rsidRPr="00D468C6" w:rsidRDefault="00963E90" w:rsidP="00963E90">
            <w:pPr>
              <w:jc w:val="both"/>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Audio Visual &amp; Print Prod Costs</w:t>
            </w:r>
          </w:p>
        </w:tc>
        <w:tc>
          <w:tcPr>
            <w:tcW w:w="940" w:type="dxa"/>
            <w:tcBorders>
              <w:top w:val="nil"/>
              <w:left w:val="single" w:sz="8" w:space="0" w:color="auto"/>
              <w:bottom w:val="single" w:sz="8" w:space="0" w:color="auto"/>
              <w:right w:val="single" w:sz="8" w:space="0" w:color="auto"/>
            </w:tcBorders>
            <w:shd w:val="clear" w:color="auto" w:fill="auto"/>
            <w:hideMark/>
          </w:tcPr>
          <w:p w14:paraId="5EEB065B"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1,113</w:t>
            </w:r>
          </w:p>
        </w:tc>
        <w:tc>
          <w:tcPr>
            <w:tcW w:w="940" w:type="dxa"/>
            <w:tcBorders>
              <w:top w:val="nil"/>
              <w:left w:val="nil"/>
              <w:bottom w:val="single" w:sz="8" w:space="0" w:color="auto"/>
              <w:right w:val="single" w:sz="8" w:space="0" w:color="auto"/>
            </w:tcBorders>
            <w:shd w:val="clear" w:color="auto" w:fill="auto"/>
            <w:hideMark/>
          </w:tcPr>
          <w:p w14:paraId="795FB948"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174</w:t>
            </w:r>
          </w:p>
        </w:tc>
        <w:tc>
          <w:tcPr>
            <w:tcW w:w="940" w:type="dxa"/>
            <w:tcBorders>
              <w:top w:val="nil"/>
              <w:left w:val="nil"/>
              <w:bottom w:val="single" w:sz="8" w:space="0" w:color="auto"/>
              <w:right w:val="single" w:sz="8" w:space="0" w:color="auto"/>
            </w:tcBorders>
            <w:shd w:val="clear" w:color="auto" w:fill="auto"/>
            <w:hideMark/>
          </w:tcPr>
          <w:p w14:paraId="6853F265"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auto" w:fill="auto"/>
            <w:hideMark/>
          </w:tcPr>
          <w:p w14:paraId="7786F49D"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1034" w:type="dxa"/>
            <w:tcBorders>
              <w:top w:val="nil"/>
              <w:left w:val="nil"/>
              <w:bottom w:val="single" w:sz="8" w:space="0" w:color="auto"/>
              <w:right w:val="single" w:sz="8" w:space="0" w:color="auto"/>
            </w:tcBorders>
            <w:shd w:val="clear" w:color="auto" w:fill="auto"/>
            <w:hideMark/>
          </w:tcPr>
          <w:p w14:paraId="0F6328C5"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1,287</w:t>
            </w:r>
          </w:p>
        </w:tc>
        <w:tc>
          <w:tcPr>
            <w:tcW w:w="884" w:type="dxa"/>
            <w:tcBorders>
              <w:top w:val="nil"/>
              <w:left w:val="nil"/>
              <w:bottom w:val="single" w:sz="8" w:space="0" w:color="auto"/>
              <w:right w:val="single" w:sz="8" w:space="0" w:color="auto"/>
            </w:tcBorders>
            <w:shd w:val="clear" w:color="auto" w:fill="auto"/>
            <w:hideMark/>
          </w:tcPr>
          <w:p w14:paraId="6A1FB93F"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43</w:t>
            </w:r>
          </w:p>
        </w:tc>
        <w:tc>
          <w:tcPr>
            <w:tcW w:w="222" w:type="dxa"/>
            <w:hideMark/>
          </w:tcPr>
          <w:p w14:paraId="5E12A21E" w14:textId="77777777" w:rsidR="00963E90" w:rsidRPr="00963E90" w:rsidRDefault="00963E90" w:rsidP="00963E90">
            <w:pPr>
              <w:rPr>
                <w:sz w:val="20"/>
                <w:szCs w:val="20"/>
                <w:lang w:eastAsia="en-GB"/>
              </w:rPr>
            </w:pPr>
          </w:p>
        </w:tc>
      </w:tr>
      <w:tr w:rsidR="00780AD1" w:rsidRPr="00963E90" w14:paraId="293CC2F0" w14:textId="77777777" w:rsidTr="00780AD1">
        <w:trPr>
          <w:trHeight w:val="340"/>
        </w:trPr>
        <w:tc>
          <w:tcPr>
            <w:tcW w:w="1367" w:type="dxa"/>
            <w:vMerge/>
            <w:tcBorders>
              <w:top w:val="nil"/>
              <w:left w:val="single" w:sz="8" w:space="0" w:color="auto"/>
              <w:bottom w:val="single" w:sz="8" w:space="0" w:color="000000"/>
              <w:right w:val="single" w:sz="8" w:space="0" w:color="auto"/>
            </w:tcBorders>
            <w:hideMark/>
          </w:tcPr>
          <w:p w14:paraId="00AD03BB"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auto"/>
              <w:left w:val="single" w:sz="8" w:space="0" w:color="auto"/>
              <w:bottom w:val="single" w:sz="8" w:space="0" w:color="000000"/>
              <w:right w:val="single" w:sz="8" w:space="0" w:color="000000"/>
            </w:tcBorders>
            <w:hideMark/>
          </w:tcPr>
          <w:p w14:paraId="0874D74E"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057491EC"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640ECDC2"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000000"/>
              <w:right w:val="single" w:sz="8" w:space="0" w:color="auto"/>
            </w:tcBorders>
            <w:shd w:val="clear" w:color="000000" w:fill="E2EFD9"/>
            <w:hideMark/>
          </w:tcPr>
          <w:p w14:paraId="26F86475"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 </w:t>
            </w:r>
          </w:p>
        </w:tc>
        <w:tc>
          <w:tcPr>
            <w:tcW w:w="2194" w:type="dxa"/>
            <w:tcBorders>
              <w:top w:val="single" w:sz="8" w:space="0" w:color="auto"/>
              <w:left w:val="nil"/>
              <w:bottom w:val="single" w:sz="8" w:space="0" w:color="auto"/>
              <w:right w:val="nil"/>
            </w:tcBorders>
            <w:shd w:val="clear" w:color="000000" w:fill="E2EFD9"/>
            <w:hideMark/>
          </w:tcPr>
          <w:p w14:paraId="2232978D" w14:textId="77777777" w:rsidR="00963E90" w:rsidRPr="00D468C6" w:rsidRDefault="00963E90" w:rsidP="00963E90">
            <w:pPr>
              <w:jc w:val="both"/>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sub-total GEF</w:t>
            </w:r>
          </w:p>
        </w:tc>
        <w:tc>
          <w:tcPr>
            <w:tcW w:w="940" w:type="dxa"/>
            <w:tcBorders>
              <w:top w:val="nil"/>
              <w:left w:val="single" w:sz="8" w:space="0" w:color="auto"/>
              <w:bottom w:val="single" w:sz="8" w:space="0" w:color="auto"/>
              <w:right w:val="single" w:sz="8" w:space="0" w:color="auto"/>
            </w:tcBorders>
            <w:shd w:val="clear" w:color="000000" w:fill="E2EFD9"/>
            <w:hideMark/>
          </w:tcPr>
          <w:p w14:paraId="09ECB4CC" w14:textId="77777777" w:rsidR="00963E90" w:rsidRPr="00D468C6" w:rsidRDefault="00963E90"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21,709</w:t>
            </w:r>
          </w:p>
        </w:tc>
        <w:tc>
          <w:tcPr>
            <w:tcW w:w="940" w:type="dxa"/>
            <w:tcBorders>
              <w:top w:val="nil"/>
              <w:left w:val="nil"/>
              <w:bottom w:val="single" w:sz="8" w:space="0" w:color="auto"/>
              <w:right w:val="single" w:sz="8" w:space="0" w:color="auto"/>
            </w:tcBorders>
            <w:shd w:val="clear" w:color="000000" w:fill="E2EFD9"/>
            <w:hideMark/>
          </w:tcPr>
          <w:p w14:paraId="58E0AEE7" w14:textId="77777777" w:rsidR="00963E90" w:rsidRPr="00D468C6" w:rsidRDefault="00963E90"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20,770</w:t>
            </w:r>
          </w:p>
        </w:tc>
        <w:tc>
          <w:tcPr>
            <w:tcW w:w="940" w:type="dxa"/>
            <w:tcBorders>
              <w:top w:val="nil"/>
              <w:left w:val="nil"/>
              <w:bottom w:val="single" w:sz="8" w:space="0" w:color="auto"/>
              <w:right w:val="single" w:sz="8" w:space="0" w:color="auto"/>
            </w:tcBorders>
            <w:shd w:val="clear" w:color="000000" w:fill="E2EFD9"/>
            <w:hideMark/>
          </w:tcPr>
          <w:p w14:paraId="3EA2C7FB" w14:textId="77777777" w:rsidR="00963E90" w:rsidRPr="00D468C6" w:rsidRDefault="00963E90"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20,596</w:t>
            </w:r>
          </w:p>
        </w:tc>
        <w:tc>
          <w:tcPr>
            <w:tcW w:w="940" w:type="dxa"/>
            <w:tcBorders>
              <w:top w:val="nil"/>
              <w:left w:val="nil"/>
              <w:bottom w:val="single" w:sz="8" w:space="0" w:color="auto"/>
              <w:right w:val="single" w:sz="8" w:space="0" w:color="auto"/>
            </w:tcBorders>
            <w:shd w:val="clear" w:color="000000" w:fill="E2EFD9"/>
            <w:hideMark/>
          </w:tcPr>
          <w:p w14:paraId="05DECFE3" w14:textId="77777777" w:rsidR="00963E90" w:rsidRPr="00D468C6" w:rsidRDefault="00963E90"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20,596</w:t>
            </w:r>
          </w:p>
        </w:tc>
        <w:tc>
          <w:tcPr>
            <w:tcW w:w="1034" w:type="dxa"/>
            <w:tcBorders>
              <w:top w:val="nil"/>
              <w:left w:val="nil"/>
              <w:bottom w:val="single" w:sz="8" w:space="0" w:color="auto"/>
              <w:right w:val="single" w:sz="8" w:space="0" w:color="auto"/>
            </w:tcBorders>
            <w:shd w:val="clear" w:color="000000" w:fill="E2EFD9"/>
            <w:hideMark/>
          </w:tcPr>
          <w:p w14:paraId="4FD9F9ED" w14:textId="77777777" w:rsidR="00963E90" w:rsidRPr="00D468C6" w:rsidRDefault="00963E90"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83,671</w:t>
            </w:r>
          </w:p>
        </w:tc>
        <w:tc>
          <w:tcPr>
            <w:tcW w:w="884" w:type="dxa"/>
            <w:tcBorders>
              <w:top w:val="nil"/>
              <w:left w:val="nil"/>
              <w:bottom w:val="single" w:sz="8" w:space="0" w:color="auto"/>
              <w:right w:val="single" w:sz="8" w:space="0" w:color="auto"/>
            </w:tcBorders>
            <w:shd w:val="clear" w:color="000000" w:fill="E2EFD9"/>
            <w:hideMark/>
          </w:tcPr>
          <w:p w14:paraId="7855D75B" w14:textId="77777777" w:rsidR="00963E90" w:rsidRPr="00D468C6" w:rsidRDefault="00963E90" w:rsidP="00963E90">
            <w:pPr>
              <w:rPr>
                <w:rFonts w:ascii="Calibri" w:hAnsi="Calibri" w:cs="Calibri"/>
                <w:color w:val="000000" w:themeColor="text1"/>
                <w:sz w:val="20"/>
                <w:szCs w:val="20"/>
                <w:lang w:eastAsia="en-GB"/>
              </w:rPr>
            </w:pPr>
            <w:r w:rsidRPr="00D468C6">
              <w:rPr>
                <w:rFonts w:ascii="Calibri" w:hAnsi="Calibri" w:cs="Calibri"/>
                <w:color w:val="000000" w:themeColor="text1"/>
                <w:sz w:val="20"/>
                <w:szCs w:val="20"/>
                <w:lang w:eastAsia="en-GB"/>
              </w:rPr>
              <w:t> </w:t>
            </w:r>
          </w:p>
        </w:tc>
        <w:tc>
          <w:tcPr>
            <w:tcW w:w="222" w:type="dxa"/>
            <w:hideMark/>
          </w:tcPr>
          <w:p w14:paraId="1033AB3B" w14:textId="77777777" w:rsidR="00963E90" w:rsidRPr="00963E90" w:rsidRDefault="00963E90" w:rsidP="00963E90">
            <w:pPr>
              <w:rPr>
                <w:sz w:val="20"/>
                <w:szCs w:val="20"/>
                <w:lang w:eastAsia="en-GB"/>
              </w:rPr>
            </w:pPr>
          </w:p>
        </w:tc>
      </w:tr>
      <w:tr w:rsidR="00963E90" w:rsidRPr="00963E90" w14:paraId="11D68718" w14:textId="77777777" w:rsidTr="00780AD1">
        <w:trPr>
          <w:trHeight w:val="340"/>
        </w:trPr>
        <w:tc>
          <w:tcPr>
            <w:tcW w:w="1367" w:type="dxa"/>
            <w:vMerge/>
            <w:tcBorders>
              <w:top w:val="nil"/>
              <w:left w:val="single" w:sz="8" w:space="0" w:color="auto"/>
              <w:bottom w:val="single" w:sz="8" w:space="0" w:color="000000"/>
              <w:right w:val="single" w:sz="8" w:space="0" w:color="auto"/>
            </w:tcBorders>
            <w:hideMark/>
          </w:tcPr>
          <w:p w14:paraId="1B0F3620"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auto"/>
              <w:left w:val="single" w:sz="8" w:space="0" w:color="auto"/>
              <w:bottom w:val="single" w:sz="8" w:space="0" w:color="000000"/>
              <w:right w:val="single" w:sz="8" w:space="0" w:color="000000"/>
            </w:tcBorders>
            <w:hideMark/>
          </w:tcPr>
          <w:p w14:paraId="319C214C" w14:textId="77777777" w:rsidR="00963E90" w:rsidRPr="00963E90" w:rsidRDefault="00963E90" w:rsidP="00963E90">
            <w:pPr>
              <w:rPr>
                <w:rFonts w:ascii="Calibri" w:hAnsi="Calibri" w:cs="Calibri"/>
                <w:b/>
                <w:bCs/>
                <w:color w:val="000000"/>
                <w:sz w:val="18"/>
                <w:szCs w:val="18"/>
                <w:lang w:eastAsia="en-GB"/>
              </w:rPr>
            </w:pPr>
          </w:p>
        </w:tc>
        <w:tc>
          <w:tcPr>
            <w:tcW w:w="1144" w:type="dxa"/>
            <w:vMerge w:val="restart"/>
            <w:tcBorders>
              <w:top w:val="single" w:sz="8" w:space="0" w:color="auto"/>
              <w:left w:val="single" w:sz="8" w:space="0" w:color="auto"/>
              <w:bottom w:val="single" w:sz="8" w:space="0" w:color="000000"/>
              <w:right w:val="single" w:sz="8" w:space="0" w:color="000000"/>
            </w:tcBorders>
            <w:shd w:val="clear" w:color="auto" w:fill="auto"/>
            <w:hideMark/>
          </w:tcPr>
          <w:p w14:paraId="4DB638E0"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4000</w:t>
            </w:r>
          </w:p>
        </w:tc>
        <w:tc>
          <w:tcPr>
            <w:tcW w:w="1153" w:type="dxa"/>
            <w:vMerge w:val="restart"/>
            <w:tcBorders>
              <w:top w:val="single" w:sz="8" w:space="0" w:color="auto"/>
              <w:left w:val="single" w:sz="8" w:space="0" w:color="auto"/>
              <w:bottom w:val="single" w:sz="8" w:space="0" w:color="000000"/>
              <w:right w:val="single" w:sz="8" w:space="0" w:color="000000"/>
            </w:tcBorders>
            <w:shd w:val="clear" w:color="auto" w:fill="auto"/>
            <w:hideMark/>
          </w:tcPr>
          <w:p w14:paraId="62B0C22A"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UNDP</w:t>
            </w:r>
          </w:p>
        </w:tc>
        <w:tc>
          <w:tcPr>
            <w:tcW w:w="1299" w:type="dxa"/>
            <w:tcBorders>
              <w:top w:val="nil"/>
              <w:left w:val="nil"/>
              <w:bottom w:val="single" w:sz="8" w:space="0" w:color="auto"/>
              <w:right w:val="single" w:sz="8" w:space="0" w:color="auto"/>
            </w:tcBorders>
            <w:shd w:val="clear" w:color="auto" w:fill="auto"/>
            <w:hideMark/>
          </w:tcPr>
          <w:p w14:paraId="3215A877"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71300</w:t>
            </w:r>
          </w:p>
        </w:tc>
        <w:tc>
          <w:tcPr>
            <w:tcW w:w="2194" w:type="dxa"/>
            <w:tcBorders>
              <w:top w:val="single" w:sz="8" w:space="0" w:color="auto"/>
              <w:left w:val="nil"/>
              <w:bottom w:val="single" w:sz="8" w:space="0" w:color="auto"/>
              <w:right w:val="nil"/>
            </w:tcBorders>
            <w:shd w:val="clear" w:color="auto" w:fill="auto"/>
            <w:hideMark/>
          </w:tcPr>
          <w:p w14:paraId="03ECA398" w14:textId="77777777" w:rsidR="00963E90" w:rsidRPr="00D468C6" w:rsidRDefault="00963E90" w:rsidP="00963E90">
            <w:pPr>
              <w:jc w:val="both"/>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Local Consultants</w:t>
            </w:r>
          </w:p>
        </w:tc>
        <w:tc>
          <w:tcPr>
            <w:tcW w:w="940" w:type="dxa"/>
            <w:tcBorders>
              <w:top w:val="nil"/>
              <w:left w:val="single" w:sz="8" w:space="0" w:color="auto"/>
              <w:bottom w:val="single" w:sz="8" w:space="0" w:color="auto"/>
              <w:right w:val="single" w:sz="8" w:space="0" w:color="auto"/>
            </w:tcBorders>
            <w:shd w:val="clear" w:color="auto" w:fill="auto"/>
            <w:hideMark/>
          </w:tcPr>
          <w:p w14:paraId="284CA0D6"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24,576</w:t>
            </w:r>
          </w:p>
        </w:tc>
        <w:tc>
          <w:tcPr>
            <w:tcW w:w="940" w:type="dxa"/>
            <w:tcBorders>
              <w:top w:val="nil"/>
              <w:left w:val="nil"/>
              <w:bottom w:val="single" w:sz="8" w:space="0" w:color="auto"/>
              <w:right w:val="single" w:sz="8" w:space="0" w:color="auto"/>
            </w:tcBorders>
            <w:shd w:val="clear" w:color="auto" w:fill="auto"/>
            <w:hideMark/>
          </w:tcPr>
          <w:p w14:paraId="1EC30870"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24,576</w:t>
            </w:r>
          </w:p>
        </w:tc>
        <w:tc>
          <w:tcPr>
            <w:tcW w:w="940" w:type="dxa"/>
            <w:tcBorders>
              <w:top w:val="nil"/>
              <w:left w:val="nil"/>
              <w:bottom w:val="single" w:sz="8" w:space="0" w:color="auto"/>
              <w:right w:val="single" w:sz="8" w:space="0" w:color="auto"/>
            </w:tcBorders>
            <w:shd w:val="clear" w:color="auto" w:fill="auto"/>
            <w:hideMark/>
          </w:tcPr>
          <w:p w14:paraId="3B276A3C"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24,576</w:t>
            </w:r>
          </w:p>
        </w:tc>
        <w:tc>
          <w:tcPr>
            <w:tcW w:w="940" w:type="dxa"/>
            <w:tcBorders>
              <w:top w:val="nil"/>
              <w:left w:val="nil"/>
              <w:bottom w:val="single" w:sz="8" w:space="0" w:color="auto"/>
              <w:right w:val="single" w:sz="8" w:space="0" w:color="auto"/>
            </w:tcBorders>
            <w:shd w:val="clear" w:color="auto" w:fill="auto"/>
            <w:hideMark/>
          </w:tcPr>
          <w:p w14:paraId="72234674"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24,576</w:t>
            </w:r>
          </w:p>
        </w:tc>
        <w:tc>
          <w:tcPr>
            <w:tcW w:w="1034" w:type="dxa"/>
            <w:tcBorders>
              <w:top w:val="nil"/>
              <w:left w:val="nil"/>
              <w:bottom w:val="single" w:sz="8" w:space="0" w:color="auto"/>
              <w:right w:val="single" w:sz="8" w:space="0" w:color="auto"/>
            </w:tcBorders>
            <w:shd w:val="clear" w:color="auto" w:fill="auto"/>
            <w:hideMark/>
          </w:tcPr>
          <w:p w14:paraId="4E52B4FE"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98,304</w:t>
            </w:r>
          </w:p>
        </w:tc>
        <w:tc>
          <w:tcPr>
            <w:tcW w:w="884" w:type="dxa"/>
            <w:tcBorders>
              <w:top w:val="nil"/>
              <w:left w:val="nil"/>
              <w:bottom w:val="single" w:sz="8" w:space="0" w:color="auto"/>
              <w:right w:val="single" w:sz="8" w:space="0" w:color="auto"/>
            </w:tcBorders>
            <w:shd w:val="clear" w:color="auto" w:fill="auto"/>
            <w:hideMark/>
          </w:tcPr>
          <w:p w14:paraId="55F660FE"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44</w:t>
            </w:r>
          </w:p>
        </w:tc>
        <w:tc>
          <w:tcPr>
            <w:tcW w:w="222" w:type="dxa"/>
            <w:hideMark/>
          </w:tcPr>
          <w:p w14:paraId="67F3DF9D" w14:textId="77777777" w:rsidR="00963E90" w:rsidRPr="00963E90" w:rsidRDefault="00963E90" w:rsidP="00963E90">
            <w:pPr>
              <w:rPr>
                <w:sz w:val="20"/>
                <w:szCs w:val="20"/>
                <w:lang w:eastAsia="en-GB"/>
              </w:rPr>
            </w:pPr>
          </w:p>
        </w:tc>
      </w:tr>
      <w:tr w:rsidR="00963E90" w:rsidRPr="00963E90" w14:paraId="22BFD54A" w14:textId="77777777" w:rsidTr="00780AD1">
        <w:trPr>
          <w:trHeight w:val="340"/>
        </w:trPr>
        <w:tc>
          <w:tcPr>
            <w:tcW w:w="1367" w:type="dxa"/>
            <w:vMerge/>
            <w:tcBorders>
              <w:top w:val="nil"/>
              <w:left w:val="single" w:sz="8" w:space="0" w:color="auto"/>
              <w:bottom w:val="single" w:sz="8" w:space="0" w:color="000000"/>
              <w:right w:val="single" w:sz="8" w:space="0" w:color="auto"/>
            </w:tcBorders>
            <w:hideMark/>
          </w:tcPr>
          <w:p w14:paraId="6E095D43"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auto"/>
              <w:left w:val="single" w:sz="8" w:space="0" w:color="auto"/>
              <w:bottom w:val="single" w:sz="8" w:space="0" w:color="000000"/>
              <w:right w:val="single" w:sz="8" w:space="0" w:color="000000"/>
            </w:tcBorders>
            <w:hideMark/>
          </w:tcPr>
          <w:p w14:paraId="784BC05B"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0D1F6E5B"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09D93FF3"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000000"/>
              <w:right w:val="single" w:sz="8" w:space="0" w:color="auto"/>
            </w:tcBorders>
            <w:shd w:val="clear" w:color="auto" w:fill="auto"/>
            <w:hideMark/>
          </w:tcPr>
          <w:p w14:paraId="6E770B2A"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72300</w:t>
            </w:r>
          </w:p>
        </w:tc>
        <w:tc>
          <w:tcPr>
            <w:tcW w:w="2194" w:type="dxa"/>
            <w:tcBorders>
              <w:top w:val="single" w:sz="8" w:space="0" w:color="000000"/>
              <w:left w:val="nil"/>
              <w:bottom w:val="single" w:sz="8" w:space="0" w:color="000000"/>
              <w:right w:val="nil"/>
            </w:tcBorders>
            <w:shd w:val="clear" w:color="auto" w:fill="auto"/>
            <w:hideMark/>
          </w:tcPr>
          <w:p w14:paraId="67F44BCF" w14:textId="77777777" w:rsidR="00963E90" w:rsidRPr="00D468C6" w:rsidRDefault="00963E90" w:rsidP="00963E90">
            <w:pP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Materials &amp; Goods</w:t>
            </w:r>
          </w:p>
        </w:tc>
        <w:tc>
          <w:tcPr>
            <w:tcW w:w="940" w:type="dxa"/>
            <w:tcBorders>
              <w:top w:val="nil"/>
              <w:left w:val="single" w:sz="8" w:space="0" w:color="auto"/>
              <w:bottom w:val="single" w:sz="8" w:space="0" w:color="auto"/>
              <w:right w:val="single" w:sz="8" w:space="0" w:color="auto"/>
            </w:tcBorders>
            <w:shd w:val="clear" w:color="auto" w:fill="auto"/>
            <w:hideMark/>
          </w:tcPr>
          <w:p w14:paraId="220D204A"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55,000</w:t>
            </w:r>
          </w:p>
        </w:tc>
        <w:tc>
          <w:tcPr>
            <w:tcW w:w="940" w:type="dxa"/>
            <w:tcBorders>
              <w:top w:val="nil"/>
              <w:left w:val="nil"/>
              <w:bottom w:val="single" w:sz="8" w:space="0" w:color="auto"/>
              <w:right w:val="single" w:sz="8" w:space="0" w:color="auto"/>
            </w:tcBorders>
            <w:shd w:val="clear" w:color="auto" w:fill="auto"/>
            <w:hideMark/>
          </w:tcPr>
          <w:p w14:paraId="6C9C736C"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auto" w:fill="auto"/>
            <w:hideMark/>
          </w:tcPr>
          <w:p w14:paraId="4904ED72"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auto" w:fill="auto"/>
            <w:hideMark/>
          </w:tcPr>
          <w:p w14:paraId="5D1607F4"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1034" w:type="dxa"/>
            <w:tcBorders>
              <w:top w:val="nil"/>
              <w:left w:val="nil"/>
              <w:bottom w:val="single" w:sz="8" w:space="0" w:color="auto"/>
              <w:right w:val="single" w:sz="8" w:space="0" w:color="auto"/>
            </w:tcBorders>
            <w:shd w:val="clear" w:color="auto" w:fill="auto"/>
            <w:hideMark/>
          </w:tcPr>
          <w:p w14:paraId="313BF7CE" w14:textId="3A86C7BD" w:rsidR="00963E90" w:rsidRPr="00D468C6" w:rsidRDefault="00780AD1"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55,000</w:t>
            </w:r>
            <w:r w:rsidR="00963E90" w:rsidRPr="00D468C6">
              <w:rPr>
                <w:rFonts w:ascii="Calibri" w:hAnsi="Calibri" w:cs="Calibri"/>
                <w:color w:val="000000" w:themeColor="text1"/>
                <w:sz w:val="18"/>
                <w:szCs w:val="18"/>
                <w:lang w:eastAsia="en-GB"/>
              </w:rPr>
              <w:t> </w:t>
            </w:r>
          </w:p>
        </w:tc>
        <w:tc>
          <w:tcPr>
            <w:tcW w:w="884" w:type="dxa"/>
            <w:tcBorders>
              <w:top w:val="nil"/>
              <w:left w:val="nil"/>
              <w:bottom w:val="single" w:sz="8" w:space="0" w:color="auto"/>
              <w:right w:val="single" w:sz="8" w:space="0" w:color="auto"/>
            </w:tcBorders>
            <w:shd w:val="clear" w:color="auto" w:fill="auto"/>
            <w:hideMark/>
          </w:tcPr>
          <w:p w14:paraId="649E5D58"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45</w:t>
            </w:r>
          </w:p>
        </w:tc>
        <w:tc>
          <w:tcPr>
            <w:tcW w:w="222" w:type="dxa"/>
            <w:hideMark/>
          </w:tcPr>
          <w:p w14:paraId="2A6FEC0F" w14:textId="77777777" w:rsidR="00963E90" w:rsidRPr="00963E90" w:rsidRDefault="00963E90" w:rsidP="00963E90">
            <w:pPr>
              <w:rPr>
                <w:sz w:val="20"/>
                <w:szCs w:val="20"/>
                <w:lang w:eastAsia="en-GB"/>
              </w:rPr>
            </w:pPr>
          </w:p>
        </w:tc>
      </w:tr>
      <w:tr w:rsidR="00963E90" w:rsidRPr="00963E90" w14:paraId="2A9A1B32" w14:textId="77777777" w:rsidTr="00780AD1">
        <w:trPr>
          <w:trHeight w:val="340"/>
        </w:trPr>
        <w:tc>
          <w:tcPr>
            <w:tcW w:w="1367" w:type="dxa"/>
            <w:vMerge/>
            <w:tcBorders>
              <w:top w:val="nil"/>
              <w:left w:val="single" w:sz="8" w:space="0" w:color="auto"/>
              <w:bottom w:val="single" w:sz="8" w:space="0" w:color="000000"/>
              <w:right w:val="single" w:sz="8" w:space="0" w:color="auto"/>
            </w:tcBorders>
            <w:hideMark/>
          </w:tcPr>
          <w:p w14:paraId="3466498E"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auto"/>
              <w:left w:val="single" w:sz="8" w:space="0" w:color="auto"/>
              <w:bottom w:val="single" w:sz="8" w:space="0" w:color="000000"/>
              <w:right w:val="single" w:sz="8" w:space="0" w:color="000000"/>
            </w:tcBorders>
            <w:hideMark/>
          </w:tcPr>
          <w:p w14:paraId="5320A5F9"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268C360C"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6C02361C"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nil"/>
            </w:tcBorders>
            <w:shd w:val="clear" w:color="auto" w:fill="auto"/>
            <w:noWrap/>
            <w:hideMark/>
          </w:tcPr>
          <w:p w14:paraId="2BE2C284"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72800</w:t>
            </w:r>
          </w:p>
        </w:tc>
        <w:tc>
          <w:tcPr>
            <w:tcW w:w="2194" w:type="dxa"/>
            <w:tcBorders>
              <w:top w:val="single" w:sz="8" w:space="0" w:color="auto"/>
              <w:left w:val="single" w:sz="8" w:space="0" w:color="auto"/>
              <w:bottom w:val="single" w:sz="8" w:space="0" w:color="auto"/>
              <w:right w:val="nil"/>
            </w:tcBorders>
            <w:shd w:val="clear" w:color="auto" w:fill="auto"/>
            <w:hideMark/>
          </w:tcPr>
          <w:p w14:paraId="354CFC9F" w14:textId="77777777" w:rsidR="00963E90" w:rsidRPr="00D468C6" w:rsidRDefault="00963E90" w:rsidP="00963E90">
            <w:pP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IT Equipment</w:t>
            </w:r>
          </w:p>
        </w:tc>
        <w:tc>
          <w:tcPr>
            <w:tcW w:w="940" w:type="dxa"/>
            <w:tcBorders>
              <w:top w:val="nil"/>
              <w:left w:val="single" w:sz="8" w:space="0" w:color="auto"/>
              <w:bottom w:val="single" w:sz="8" w:space="0" w:color="auto"/>
              <w:right w:val="single" w:sz="8" w:space="0" w:color="auto"/>
            </w:tcBorders>
            <w:shd w:val="clear" w:color="auto" w:fill="auto"/>
            <w:hideMark/>
          </w:tcPr>
          <w:p w14:paraId="65844237"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8,000</w:t>
            </w:r>
          </w:p>
        </w:tc>
        <w:tc>
          <w:tcPr>
            <w:tcW w:w="940" w:type="dxa"/>
            <w:tcBorders>
              <w:top w:val="nil"/>
              <w:left w:val="nil"/>
              <w:bottom w:val="single" w:sz="8" w:space="0" w:color="auto"/>
              <w:right w:val="single" w:sz="8" w:space="0" w:color="auto"/>
            </w:tcBorders>
            <w:shd w:val="clear" w:color="auto" w:fill="auto"/>
            <w:hideMark/>
          </w:tcPr>
          <w:p w14:paraId="1DED2BBF"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auto" w:fill="auto"/>
            <w:hideMark/>
          </w:tcPr>
          <w:p w14:paraId="2EB40A37"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auto" w:fill="auto"/>
            <w:hideMark/>
          </w:tcPr>
          <w:p w14:paraId="4BF8B2ED"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1034" w:type="dxa"/>
            <w:tcBorders>
              <w:top w:val="nil"/>
              <w:left w:val="nil"/>
              <w:bottom w:val="single" w:sz="8" w:space="0" w:color="auto"/>
              <w:right w:val="single" w:sz="8" w:space="0" w:color="auto"/>
            </w:tcBorders>
            <w:shd w:val="clear" w:color="auto" w:fill="auto"/>
            <w:hideMark/>
          </w:tcPr>
          <w:p w14:paraId="1EF50ADC"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8,000</w:t>
            </w:r>
          </w:p>
        </w:tc>
        <w:tc>
          <w:tcPr>
            <w:tcW w:w="884" w:type="dxa"/>
            <w:tcBorders>
              <w:top w:val="nil"/>
              <w:left w:val="nil"/>
              <w:bottom w:val="single" w:sz="8" w:space="0" w:color="auto"/>
              <w:right w:val="single" w:sz="8" w:space="0" w:color="auto"/>
            </w:tcBorders>
            <w:shd w:val="clear" w:color="auto" w:fill="auto"/>
            <w:hideMark/>
          </w:tcPr>
          <w:p w14:paraId="39AE6ED1"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46</w:t>
            </w:r>
          </w:p>
        </w:tc>
        <w:tc>
          <w:tcPr>
            <w:tcW w:w="222" w:type="dxa"/>
            <w:hideMark/>
          </w:tcPr>
          <w:p w14:paraId="73DE1A0B" w14:textId="77777777" w:rsidR="00963E90" w:rsidRPr="00963E90" w:rsidRDefault="00963E90" w:rsidP="00963E90">
            <w:pPr>
              <w:rPr>
                <w:sz w:val="20"/>
                <w:szCs w:val="20"/>
                <w:lang w:eastAsia="en-GB"/>
              </w:rPr>
            </w:pPr>
          </w:p>
        </w:tc>
      </w:tr>
      <w:tr w:rsidR="00963E90" w:rsidRPr="00963E90" w14:paraId="266D18DC" w14:textId="77777777" w:rsidTr="00780AD1">
        <w:trPr>
          <w:trHeight w:val="340"/>
        </w:trPr>
        <w:tc>
          <w:tcPr>
            <w:tcW w:w="1367" w:type="dxa"/>
            <w:vMerge/>
            <w:tcBorders>
              <w:top w:val="nil"/>
              <w:left w:val="single" w:sz="8" w:space="0" w:color="auto"/>
              <w:bottom w:val="single" w:sz="8" w:space="0" w:color="000000"/>
              <w:right w:val="single" w:sz="8" w:space="0" w:color="auto"/>
            </w:tcBorders>
            <w:hideMark/>
          </w:tcPr>
          <w:p w14:paraId="75122919"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auto"/>
              <w:left w:val="single" w:sz="8" w:space="0" w:color="auto"/>
              <w:bottom w:val="single" w:sz="8" w:space="0" w:color="000000"/>
              <w:right w:val="single" w:sz="8" w:space="0" w:color="000000"/>
            </w:tcBorders>
            <w:hideMark/>
          </w:tcPr>
          <w:p w14:paraId="54BF9F6A"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56537EBF"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5C324C09"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nil"/>
            </w:tcBorders>
            <w:shd w:val="clear" w:color="auto" w:fill="auto"/>
            <w:hideMark/>
          </w:tcPr>
          <w:p w14:paraId="109BEFA1" w14:textId="77777777" w:rsidR="00963E90" w:rsidRPr="00963E90" w:rsidRDefault="00963E90" w:rsidP="00963E90">
            <w:pPr>
              <w:jc w:val="center"/>
              <w:rPr>
                <w:rFonts w:ascii="Calibri" w:hAnsi="Calibri" w:cs="Calibri"/>
                <w:color w:val="000000"/>
                <w:sz w:val="18"/>
                <w:szCs w:val="18"/>
                <w:lang w:eastAsia="en-GB"/>
              </w:rPr>
            </w:pPr>
            <w:r w:rsidRPr="00963E90">
              <w:rPr>
                <w:rFonts w:ascii="Calibri" w:hAnsi="Calibri" w:cs="Calibri"/>
                <w:color w:val="000000"/>
                <w:sz w:val="18"/>
                <w:szCs w:val="18"/>
                <w:lang w:eastAsia="en-GB"/>
              </w:rPr>
              <w:t>74200</w:t>
            </w:r>
          </w:p>
        </w:tc>
        <w:tc>
          <w:tcPr>
            <w:tcW w:w="2194" w:type="dxa"/>
            <w:tcBorders>
              <w:top w:val="single" w:sz="8" w:space="0" w:color="auto"/>
              <w:left w:val="single" w:sz="8" w:space="0" w:color="auto"/>
              <w:bottom w:val="single" w:sz="8" w:space="0" w:color="auto"/>
              <w:right w:val="nil"/>
            </w:tcBorders>
            <w:shd w:val="clear" w:color="auto" w:fill="auto"/>
            <w:hideMark/>
          </w:tcPr>
          <w:p w14:paraId="4944BEB7" w14:textId="77777777" w:rsidR="00963E90" w:rsidRPr="00D468C6" w:rsidRDefault="00963E90" w:rsidP="00963E90">
            <w:pPr>
              <w:jc w:val="both"/>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Audio Visual &amp; Print Prod Costs</w:t>
            </w:r>
          </w:p>
        </w:tc>
        <w:tc>
          <w:tcPr>
            <w:tcW w:w="940" w:type="dxa"/>
            <w:tcBorders>
              <w:top w:val="nil"/>
              <w:left w:val="single" w:sz="8" w:space="0" w:color="auto"/>
              <w:bottom w:val="single" w:sz="8" w:space="0" w:color="auto"/>
              <w:right w:val="single" w:sz="8" w:space="0" w:color="auto"/>
            </w:tcBorders>
            <w:shd w:val="clear" w:color="auto" w:fill="auto"/>
            <w:hideMark/>
          </w:tcPr>
          <w:p w14:paraId="6D555A67"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0</w:t>
            </w:r>
          </w:p>
        </w:tc>
        <w:tc>
          <w:tcPr>
            <w:tcW w:w="940" w:type="dxa"/>
            <w:tcBorders>
              <w:top w:val="nil"/>
              <w:left w:val="nil"/>
              <w:bottom w:val="single" w:sz="8" w:space="0" w:color="auto"/>
              <w:right w:val="single" w:sz="8" w:space="0" w:color="auto"/>
            </w:tcBorders>
            <w:shd w:val="clear" w:color="auto" w:fill="auto"/>
            <w:hideMark/>
          </w:tcPr>
          <w:p w14:paraId="7E7A1F25"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826</w:t>
            </w:r>
          </w:p>
        </w:tc>
        <w:tc>
          <w:tcPr>
            <w:tcW w:w="940" w:type="dxa"/>
            <w:tcBorders>
              <w:top w:val="nil"/>
              <w:left w:val="nil"/>
              <w:bottom w:val="single" w:sz="8" w:space="0" w:color="auto"/>
              <w:right w:val="single" w:sz="8" w:space="0" w:color="auto"/>
            </w:tcBorders>
            <w:shd w:val="clear" w:color="auto" w:fill="auto"/>
            <w:hideMark/>
          </w:tcPr>
          <w:p w14:paraId="2E09C6DA"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1,000</w:t>
            </w:r>
          </w:p>
        </w:tc>
        <w:tc>
          <w:tcPr>
            <w:tcW w:w="940" w:type="dxa"/>
            <w:tcBorders>
              <w:top w:val="nil"/>
              <w:left w:val="nil"/>
              <w:bottom w:val="single" w:sz="8" w:space="0" w:color="auto"/>
              <w:right w:val="single" w:sz="8" w:space="0" w:color="auto"/>
            </w:tcBorders>
            <w:shd w:val="clear" w:color="auto" w:fill="auto"/>
            <w:hideMark/>
          </w:tcPr>
          <w:p w14:paraId="481E6F23"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1,000</w:t>
            </w:r>
          </w:p>
        </w:tc>
        <w:tc>
          <w:tcPr>
            <w:tcW w:w="1034" w:type="dxa"/>
            <w:tcBorders>
              <w:top w:val="nil"/>
              <w:left w:val="nil"/>
              <w:bottom w:val="single" w:sz="8" w:space="0" w:color="auto"/>
              <w:right w:val="single" w:sz="8" w:space="0" w:color="auto"/>
            </w:tcBorders>
            <w:shd w:val="clear" w:color="auto" w:fill="auto"/>
            <w:hideMark/>
          </w:tcPr>
          <w:p w14:paraId="529A78AA"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2,826</w:t>
            </w:r>
          </w:p>
        </w:tc>
        <w:tc>
          <w:tcPr>
            <w:tcW w:w="884" w:type="dxa"/>
            <w:tcBorders>
              <w:top w:val="nil"/>
              <w:left w:val="nil"/>
              <w:bottom w:val="single" w:sz="8" w:space="0" w:color="auto"/>
              <w:right w:val="single" w:sz="8" w:space="0" w:color="auto"/>
            </w:tcBorders>
            <w:shd w:val="clear" w:color="auto" w:fill="auto"/>
            <w:hideMark/>
          </w:tcPr>
          <w:p w14:paraId="0B1401A1" w14:textId="77777777" w:rsidR="00963E90" w:rsidRPr="00D468C6" w:rsidRDefault="00963E90" w:rsidP="00963E90">
            <w:pPr>
              <w:jc w:val="center"/>
              <w:rPr>
                <w:rFonts w:ascii="Calibri" w:hAnsi="Calibri" w:cs="Calibri"/>
                <w:color w:val="000000" w:themeColor="text1"/>
                <w:sz w:val="18"/>
                <w:szCs w:val="18"/>
                <w:lang w:eastAsia="en-GB"/>
              </w:rPr>
            </w:pPr>
            <w:r w:rsidRPr="00D468C6">
              <w:rPr>
                <w:rFonts w:ascii="Calibri" w:hAnsi="Calibri" w:cs="Calibri"/>
                <w:color w:val="000000" w:themeColor="text1"/>
                <w:sz w:val="18"/>
                <w:szCs w:val="18"/>
                <w:lang w:eastAsia="en-GB"/>
              </w:rPr>
              <w:t>47</w:t>
            </w:r>
          </w:p>
        </w:tc>
        <w:tc>
          <w:tcPr>
            <w:tcW w:w="222" w:type="dxa"/>
            <w:hideMark/>
          </w:tcPr>
          <w:p w14:paraId="198F383C" w14:textId="77777777" w:rsidR="00963E90" w:rsidRPr="00963E90" w:rsidRDefault="00963E90" w:rsidP="00963E90">
            <w:pPr>
              <w:rPr>
                <w:sz w:val="20"/>
                <w:szCs w:val="20"/>
                <w:lang w:eastAsia="en-GB"/>
              </w:rPr>
            </w:pPr>
          </w:p>
        </w:tc>
      </w:tr>
      <w:tr w:rsidR="00780AD1" w:rsidRPr="00963E90" w14:paraId="1F3836D4" w14:textId="77777777" w:rsidTr="00780AD1">
        <w:trPr>
          <w:trHeight w:val="340"/>
        </w:trPr>
        <w:tc>
          <w:tcPr>
            <w:tcW w:w="1367" w:type="dxa"/>
            <w:vMerge/>
            <w:tcBorders>
              <w:top w:val="nil"/>
              <w:left w:val="single" w:sz="8" w:space="0" w:color="auto"/>
              <w:bottom w:val="single" w:sz="8" w:space="0" w:color="000000"/>
              <w:right w:val="single" w:sz="8" w:space="0" w:color="auto"/>
            </w:tcBorders>
            <w:hideMark/>
          </w:tcPr>
          <w:p w14:paraId="425F7934"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auto"/>
              <w:left w:val="single" w:sz="8" w:space="0" w:color="auto"/>
              <w:bottom w:val="single" w:sz="8" w:space="0" w:color="000000"/>
              <w:right w:val="single" w:sz="8" w:space="0" w:color="000000"/>
            </w:tcBorders>
            <w:hideMark/>
          </w:tcPr>
          <w:p w14:paraId="63B98C17" w14:textId="77777777" w:rsidR="00963E90" w:rsidRPr="00963E90" w:rsidRDefault="00963E90" w:rsidP="00963E90">
            <w:pPr>
              <w:rPr>
                <w:rFonts w:ascii="Calibri" w:hAnsi="Calibri" w:cs="Calibri"/>
                <w:b/>
                <w:bCs/>
                <w:color w:val="000000"/>
                <w:sz w:val="18"/>
                <w:szCs w:val="18"/>
                <w:lang w:eastAsia="en-GB"/>
              </w:rPr>
            </w:pPr>
          </w:p>
        </w:tc>
        <w:tc>
          <w:tcPr>
            <w:tcW w:w="1144" w:type="dxa"/>
            <w:vMerge/>
            <w:tcBorders>
              <w:top w:val="single" w:sz="8" w:space="0" w:color="auto"/>
              <w:left w:val="single" w:sz="8" w:space="0" w:color="auto"/>
              <w:bottom w:val="single" w:sz="8" w:space="0" w:color="000000"/>
              <w:right w:val="single" w:sz="8" w:space="0" w:color="000000"/>
            </w:tcBorders>
            <w:hideMark/>
          </w:tcPr>
          <w:p w14:paraId="60404424" w14:textId="77777777" w:rsidR="00963E90" w:rsidRPr="00963E90" w:rsidRDefault="00963E90" w:rsidP="00963E90">
            <w:pPr>
              <w:rPr>
                <w:rFonts w:ascii="Calibri" w:hAnsi="Calibri" w:cs="Calibri"/>
                <w:b/>
                <w:bCs/>
                <w:color w:val="000000"/>
                <w:sz w:val="18"/>
                <w:szCs w:val="18"/>
                <w:lang w:eastAsia="en-GB"/>
              </w:rPr>
            </w:pPr>
          </w:p>
        </w:tc>
        <w:tc>
          <w:tcPr>
            <w:tcW w:w="1153" w:type="dxa"/>
            <w:vMerge/>
            <w:tcBorders>
              <w:top w:val="single" w:sz="8" w:space="0" w:color="auto"/>
              <w:left w:val="single" w:sz="8" w:space="0" w:color="auto"/>
              <w:bottom w:val="single" w:sz="8" w:space="0" w:color="000000"/>
              <w:right w:val="single" w:sz="8" w:space="0" w:color="000000"/>
            </w:tcBorders>
            <w:hideMark/>
          </w:tcPr>
          <w:p w14:paraId="1C83079A" w14:textId="77777777" w:rsidR="00963E90" w:rsidRPr="00963E90" w:rsidRDefault="00963E90" w:rsidP="00963E90">
            <w:pPr>
              <w:rPr>
                <w:rFonts w:ascii="Calibri" w:hAnsi="Calibri" w:cs="Calibri"/>
                <w:b/>
                <w:bCs/>
                <w:color w:val="000000"/>
                <w:sz w:val="18"/>
                <w:szCs w:val="18"/>
                <w:lang w:eastAsia="en-GB"/>
              </w:rPr>
            </w:pPr>
          </w:p>
        </w:tc>
        <w:tc>
          <w:tcPr>
            <w:tcW w:w="1299" w:type="dxa"/>
            <w:tcBorders>
              <w:top w:val="nil"/>
              <w:left w:val="nil"/>
              <w:bottom w:val="single" w:sz="8" w:space="0" w:color="auto"/>
              <w:right w:val="single" w:sz="8" w:space="0" w:color="000000"/>
            </w:tcBorders>
            <w:shd w:val="clear" w:color="000000" w:fill="D9E2F3"/>
            <w:hideMark/>
          </w:tcPr>
          <w:p w14:paraId="69C74F59"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 </w:t>
            </w:r>
          </w:p>
        </w:tc>
        <w:tc>
          <w:tcPr>
            <w:tcW w:w="2194" w:type="dxa"/>
            <w:tcBorders>
              <w:top w:val="single" w:sz="8" w:space="0" w:color="auto"/>
              <w:left w:val="nil"/>
              <w:bottom w:val="single" w:sz="8" w:space="0" w:color="auto"/>
              <w:right w:val="nil"/>
            </w:tcBorders>
            <w:shd w:val="clear" w:color="000000" w:fill="D9E2F3"/>
            <w:hideMark/>
          </w:tcPr>
          <w:p w14:paraId="1E3BF036" w14:textId="77777777" w:rsidR="00963E90" w:rsidRPr="00D468C6" w:rsidRDefault="00963E90" w:rsidP="00963E90">
            <w:pPr>
              <w:jc w:val="both"/>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sub-total UNDP</w:t>
            </w:r>
          </w:p>
        </w:tc>
        <w:tc>
          <w:tcPr>
            <w:tcW w:w="940" w:type="dxa"/>
            <w:tcBorders>
              <w:top w:val="nil"/>
              <w:left w:val="single" w:sz="8" w:space="0" w:color="auto"/>
              <w:bottom w:val="single" w:sz="8" w:space="0" w:color="auto"/>
              <w:right w:val="single" w:sz="8" w:space="0" w:color="auto"/>
            </w:tcBorders>
            <w:shd w:val="clear" w:color="000000" w:fill="D9E2F3"/>
            <w:hideMark/>
          </w:tcPr>
          <w:p w14:paraId="7C7B0A26" w14:textId="77777777" w:rsidR="00963E90" w:rsidRPr="00D468C6" w:rsidRDefault="00963E90"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87,576</w:t>
            </w:r>
          </w:p>
        </w:tc>
        <w:tc>
          <w:tcPr>
            <w:tcW w:w="940" w:type="dxa"/>
            <w:tcBorders>
              <w:top w:val="nil"/>
              <w:left w:val="nil"/>
              <w:bottom w:val="single" w:sz="8" w:space="0" w:color="auto"/>
              <w:right w:val="single" w:sz="8" w:space="0" w:color="auto"/>
            </w:tcBorders>
            <w:shd w:val="clear" w:color="000000" w:fill="D9E2F3"/>
            <w:hideMark/>
          </w:tcPr>
          <w:p w14:paraId="17415F66" w14:textId="77777777" w:rsidR="00963E90" w:rsidRPr="00D468C6" w:rsidRDefault="00963E90"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25,402</w:t>
            </w:r>
          </w:p>
        </w:tc>
        <w:tc>
          <w:tcPr>
            <w:tcW w:w="940" w:type="dxa"/>
            <w:tcBorders>
              <w:top w:val="nil"/>
              <w:left w:val="nil"/>
              <w:bottom w:val="single" w:sz="8" w:space="0" w:color="auto"/>
              <w:right w:val="single" w:sz="8" w:space="0" w:color="auto"/>
            </w:tcBorders>
            <w:shd w:val="clear" w:color="000000" w:fill="D9E2F3"/>
            <w:hideMark/>
          </w:tcPr>
          <w:p w14:paraId="41F58ED1" w14:textId="77777777" w:rsidR="00963E90" w:rsidRPr="00D468C6" w:rsidRDefault="00963E90"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25,576</w:t>
            </w:r>
          </w:p>
        </w:tc>
        <w:tc>
          <w:tcPr>
            <w:tcW w:w="940" w:type="dxa"/>
            <w:tcBorders>
              <w:top w:val="nil"/>
              <w:left w:val="nil"/>
              <w:bottom w:val="single" w:sz="8" w:space="0" w:color="auto"/>
              <w:right w:val="single" w:sz="8" w:space="0" w:color="auto"/>
            </w:tcBorders>
            <w:shd w:val="clear" w:color="000000" w:fill="D9E2F3"/>
            <w:hideMark/>
          </w:tcPr>
          <w:p w14:paraId="0474BBB3" w14:textId="77777777" w:rsidR="00963E90" w:rsidRPr="00D468C6" w:rsidRDefault="00963E90"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25,576</w:t>
            </w:r>
          </w:p>
        </w:tc>
        <w:tc>
          <w:tcPr>
            <w:tcW w:w="1034" w:type="dxa"/>
            <w:tcBorders>
              <w:top w:val="nil"/>
              <w:left w:val="nil"/>
              <w:bottom w:val="single" w:sz="8" w:space="0" w:color="auto"/>
              <w:right w:val="single" w:sz="8" w:space="0" w:color="auto"/>
            </w:tcBorders>
            <w:shd w:val="clear" w:color="000000" w:fill="D9E2F3"/>
            <w:hideMark/>
          </w:tcPr>
          <w:p w14:paraId="0D51785B" w14:textId="77777777" w:rsidR="00963E90" w:rsidRPr="00D468C6" w:rsidRDefault="00963E90" w:rsidP="00963E90">
            <w:pPr>
              <w:jc w:val="center"/>
              <w:rPr>
                <w:rFonts w:ascii="Calibri" w:hAnsi="Calibri" w:cs="Calibri"/>
                <w:b/>
                <w:bCs/>
                <w:color w:val="000000" w:themeColor="text1"/>
                <w:sz w:val="18"/>
                <w:szCs w:val="18"/>
                <w:lang w:eastAsia="en-GB"/>
              </w:rPr>
            </w:pPr>
            <w:r w:rsidRPr="00D468C6">
              <w:rPr>
                <w:rFonts w:ascii="Calibri" w:hAnsi="Calibri" w:cs="Calibri"/>
                <w:b/>
                <w:bCs/>
                <w:color w:val="000000" w:themeColor="text1"/>
                <w:sz w:val="18"/>
                <w:szCs w:val="18"/>
                <w:lang w:eastAsia="en-GB"/>
              </w:rPr>
              <w:t>164,130</w:t>
            </w:r>
          </w:p>
        </w:tc>
        <w:tc>
          <w:tcPr>
            <w:tcW w:w="884" w:type="dxa"/>
            <w:tcBorders>
              <w:top w:val="nil"/>
              <w:left w:val="nil"/>
              <w:bottom w:val="single" w:sz="8" w:space="0" w:color="auto"/>
              <w:right w:val="single" w:sz="8" w:space="0" w:color="auto"/>
            </w:tcBorders>
            <w:shd w:val="clear" w:color="000000" w:fill="D9E2F3"/>
            <w:hideMark/>
          </w:tcPr>
          <w:p w14:paraId="0982E2A0" w14:textId="77777777" w:rsidR="00963E90" w:rsidRPr="00D468C6" w:rsidRDefault="00963E90" w:rsidP="00963E90">
            <w:pPr>
              <w:rPr>
                <w:rFonts w:ascii="Calibri" w:hAnsi="Calibri" w:cs="Calibri"/>
                <w:color w:val="000000" w:themeColor="text1"/>
                <w:sz w:val="20"/>
                <w:szCs w:val="20"/>
                <w:lang w:eastAsia="en-GB"/>
              </w:rPr>
            </w:pPr>
            <w:r w:rsidRPr="00D468C6">
              <w:rPr>
                <w:rFonts w:ascii="Calibri" w:hAnsi="Calibri" w:cs="Calibri"/>
                <w:color w:val="000000" w:themeColor="text1"/>
                <w:sz w:val="20"/>
                <w:szCs w:val="20"/>
                <w:lang w:eastAsia="en-GB"/>
              </w:rPr>
              <w:t> </w:t>
            </w:r>
          </w:p>
        </w:tc>
        <w:tc>
          <w:tcPr>
            <w:tcW w:w="222" w:type="dxa"/>
            <w:hideMark/>
          </w:tcPr>
          <w:p w14:paraId="7D3CC400" w14:textId="77777777" w:rsidR="00963E90" w:rsidRPr="00963E90" w:rsidRDefault="00963E90" w:rsidP="00963E90">
            <w:pPr>
              <w:rPr>
                <w:sz w:val="20"/>
                <w:szCs w:val="20"/>
                <w:lang w:eastAsia="en-GB"/>
              </w:rPr>
            </w:pPr>
          </w:p>
        </w:tc>
      </w:tr>
      <w:tr w:rsidR="00780AD1" w:rsidRPr="00963E90" w14:paraId="306E369D" w14:textId="77777777" w:rsidTr="00780AD1">
        <w:trPr>
          <w:trHeight w:val="340"/>
        </w:trPr>
        <w:tc>
          <w:tcPr>
            <w:tcW w:w="1367" w:type="dxa"/>
            <w:vMerge/>
            <w:tcBorders>
              <w:top w:val="nil"/>
              <w:left w:val="single" w:sz="8" w:space="0" w:color="auto"/>
              <w:bottom w:val="single" w:sz="8" w:space="0" w:color="000000"/>
              <w:right w:val="single" w:sz="8" w:space="0" w:color="auto"/>
            </w:tcBorders>
            <w:hideMark/>
          </w:tcPr>
          <w:p w14:paraId="4A9C1C30" w14:textId="77777777" w:rsidR="00963E90" w:rsidRPr="00963E90" w:rsidRDefault="00963E90" w:rsidP="00963E90">
            <w:pPr>
              <w:rPr>
                <w:rFonts w:ascii="Calibri" w:hAnsi="Calibri" w:cs="Calibri"/>
                <w:b/>
                <w:bCs/>
                <w:color w:val="000000"/>
                <w:sz w:val="18"/>
                <w:szCs w:val="18"/>
                <w:lang w:eastAsia="en-GB"/>
              </w:rPr>
            </w:pPr>
          </w:p>
        </w:tc>
        <w:tc>
          <w:tcPr>
            <w:tcW w:w="1323" w:type="dxa"/>
            <w:vMerge/>
            <w:tcBorders>
              <w:top w:val="single" w:sz="8" w:space="0" w:color="auto"/>
              <w:left w:val="single" w:sz="8" w:space="0" w:color="auto"/>
              <w:bottom w:val="single" w:sz="8" w:space="0" w:color="000000"/>
              <w:right w:val="single" w:sz="8" w:space="0" w:color="000000"/>
            </w:tcBorders>
            <w:hideMark/>
          </w:tcPr>
          <w:p w14:paraId="61F2279D" w14:textId="77777777" w:rsidR="00963E90" w:rsidRPr="00963E90" w:rsidRDefault="00963E90" w:rsidP="00963E90">
            <w:pPr>
              <w:rPr>
                <w:rFonts w:ascii="Calibri" w:hAnsi="Calibri" w:cs="Calibri"/>
                <w:b/>
                <w:bCs/>
                <w:color w:val="000000"/>
                <w:sz w:val="18"/>
                <w:szCs w:val="18"/>
                <w:lang w:eastAsia="en-GB"/>
              </w:rPr>
            </w:pPr>
          </w:p>
        </w:tc>
        <w:tc>
          <w:tcPr>
            <w:tcW w:w="1144" w:type="dxa"/>
            <w:tcBorders>
              <w:top w:val="single" w:sz="8" w:space="0" w:color="auto"/>
              <w:left w:val="nil"/>
              <w:bottom w:val="single" w:sz="8" w:space="0" w:color="auto"/>
              <w:right w:val="single" w:sz="8" w:space="0" w:color="000000"/>
            </w:tcBorders>
            <w:shd w:val="clear" w:color="000000" w:fill="EDEDED"/>
            <w:hideMark/>
          </w:tcPr>
          <w:p w14:paraId="21E6AB7F" w14:textId="77777777" w:rsidR="00963E90" w:rsidRPr="00963E90" w:rsidRDefault="00963E90" w:rsidP="00963E90">
            <w:pPr>
              <w:jc w:val="both"/>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 </w:t>
            </w:r>
          </w:p>
        </w:tc>
        <w:tc>
          <w:tcPr>
            <w:tcW w:w="1153" w:type="dxa"/>
            <w:tcBorders>
              <w:top w:val="single" w:sz="8" w:space="0" w:color="auto"/>
              <w:left w:val="nil"/>
              <w:bottom w:val="single" w:sz="8" w:space="0" w:color="auto"/>
              <w:right w:val="single" w:sz="8" w:space="0" w:color="000000"/>
            </w:tcBorders>
            <w:shd w:val="clear" w:color="000000" w:fill="EDEDED"/>
            <w:hideMark/>
          </w:tcPr>
          <w:p w14:paraId="294DEB79" w14:textId="77777777" w:rsidR="00963E90" w:rsidRPr="00963E90" w:rsidRDefault="00963E90" w:rsidP="00963E90">
            <w:pPr>
              <w:jc w:val="both"/>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 </w:t>
            </w:r>
          </w:p>
        </w:tc>
        <w:tc>
          <w:tcPr>
            <w:tcW w:w="1299" w:type="dxa"/>
            <w:tcBorders>
              <w:top w:val="nil"/>
              <w:left w:val="nil"/>
              <w:bottom w:val="single" w:sz="8" w:space="0" w:color="auto"/>
              <w:right w:val="single" w:sz="8" w:space="0" w:color="auto"/>
            </w:tcBorders>
            <w:shd w:val="clear" w:color="000000" w:fill="EDEDED"/>
            <w:hideMark/>
          </w:tcPr>
          <w:p w14:paraId="2D4F4D9C" w14:textId="77777777" w:rsidR="00963E90" w:rsidRPr="00963E90" w:rsidRDefault="00963E90" w:rsidP="00963E90">
            <w:pPr>
              <w:jc w:val="both"/>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 </w:t>
            </w:r>
          </w:p>
        </w:tc>
        <w:tc>
          <w:tcPr>
            <w:tcW w:w="2194" w:type="dxa"/>
            <w:tcBorders>
              <w:top w:val="single" w:sz="8" w:space="0" w:color="auto"/>
              <w:left w:val="nil"/>
              <w:bottom w:val="single" w:sz="8" w:space="0" w:color="auto"/>
              <w:right w:val="nil"/>
            </w:tcBorders>
            <w:shd w:val="clear" w:color="000000" w:fill="EDEDED"/>
            <w:hideMark/>
          </w:tcPr>
          <w:p w14:paraId="56612C8B" w14:textId="77777777" w:rsidR="00963E90" w:rsidRPr="00963E90" w:rsidRDefault="00963E90" w:rsidP="00963E90">
            <w:pPr>
              <w:jc w:val="both"/>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Total Project Management</w:t>
            </w:r>
          </w:p>
        </w:tc>
        <w:tc>
          <w:tcPr>
            <w:tcW w:w="940" w:type="dxa"/>
            <w:tcBorders>
              <w:top w:val="nil"/>
              <w:left w:val="single" w:sz="8" w:space="0" w:color="auto"/>
              <w:bottom w:val="single" w:sz="8" w:space="0" w:color="auto"/>
              <w:right w:val="single" w:sz="8" w:space="0" w:color="auto"/>
            </w:tcBorders>
            <w:shd w:val="clear" w:color="000000" w:fill="EDEDED"/>
            <w:hideMark/>
          </w:tcPr>
          <w:p w14:paraId="68F6A649"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109,285</w:t>
            </w:r>
          </w:p>
        </w:tc>
        <w:tc>
          <w:tcPr>
            <w:tcW w:w="940" w:type="dxa"/>
            <w:tcBorders>
              <w:top w:val="nil"/>
              <w:left w:val="nil"/>
              <w:bottom w:val="single" w:sz="8" w:space="0" w:color="auto"/>
              <w:right w:val="single" w:sz="8" w:space="0" w:color="auto"/>
            </w:tcBorders>
            <w:shd w:val="clear" w:color="000000" w:fill="EDEDED"/>
            <w:hideMark/>
          </w:tcPr>
          <w:p w14:paraId="59563DE5"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46,172</w:t>
            </w:r>
          </w:p>
        </w:tc>
        <w:tc>
          <w:tcPr>
            <w:tcW w:w="940" w:type="dxa"/>
            <w:tcBorders>
              <w:top w:val="nil"/>
              <w:left w:val="nil"/>
              <w:bottom w:val="single" w:sz="8" w:space="0" w:color="auto"/>
              <w:right w:val="single" w:sz="8" w:space="0" w:color="auto"/>
            </w:tcBorders>
            <w:shd w:val="clear" w:color="000000" w:fill="EDEDED"/>
            <w:hideMark/>
          </w:tcPr>
          <w:p w14:paraId="5C91724D"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46,172</w:t>
            </w:r>
          </w:p>
        </w:tc>
        <w:tc>
          <w:tcPr>
            <w:tcW w:w="940" w:type="dxa"/>
            <w:tcBorders>
              <w:top w:val="nil"/>
              <w:left w:val="nil"/>
              <w:bottom w:val="single" w:sz="8" w:space="0" w:color="auto"/>
              <w:right w:val="single" w:sz="8" w:space="0" w:color="auto"/>
            </w:tcBorders>
            <w:shd w:val="clear" w:color="000000" w:fill="EDEDED"/>
            <w:hideMark/>
          </w:tcPr>
          <w:p w14:paraId="52DAD454"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46,172</w:t>
            </w:r>
          </w:p>
        </w:tc>
        <w:tc>
          <w:tcPr>
            <w:tcW w:w="1034" w:type="dxa"/>
            <w:tcBorders>
              <w:top w:val="nil"/>
              <w:left w:val="nil"/>
              <w:bottom w:val="single" w:sz="8" w:space="0" w:color="auto"/>
              <w:right w:val="single" w:sz="8" w:space="0" w:color="auto"/>
            </w:tcBorders>
            <w:shd w:val="clear" w:color="000000" w:fill="EDEDED"/>
            <w:hideMark/>
          </w:tcPr>
          <w:p w14:paraId="30108AFC"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247,801</w:t>
            </w:r>
          </w:p>
        </w:tc>
        <w:tc>
          <w:tcPr>
            <w:tcW w:w="884" w:type="dxa"/>
            <w:tcBorders>
              <w:top w:val="nil"/>
              <w:left w:val="nil"/>
              <w:bottom w:val="single" w:sz="8" w:space="0" w:color="auto"/>
              <w:right w:val="single" w:sz="8" w:space="0" w:color="auto"/>
            </w:tcBorders>
            <w:shd w:val="clear" w:color="000000" w:fill="EDEDED"/>
            <w:hideMark/>
          </w:tcPr>
          <w:p w14:paraId="05B0B1AE"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 </w:t>
            </w:r>
          </w:p>
        </w:tc>
        <w:tc>
          <w:tcPr>
            <w:tcW w:w="222" w:type="dxa"/>
            <w:hideMark/>
          </w:tcPr>
          <w:p w14:paraId="669D024D" w14:textId="77777777" w:rsidR="00963E90" w:rsidRPr="00963E90" w:rsidRDefault="00963E90" w:rsidP="00963E90">
            <w:pPr>
              <w:rPr>
                <w:sz w:val="20"/>
                <w:szCs w:val="20"/>
                <w:lang w:eastAsia="en-GB"/>
              </w:rPr>
            </w:pPr>
          </w:p>
        </w:tc>
      </w:tr>
      <w:tr w:rsidR="00963E90" w:rsidRPr="00963E90" w14:paraId="06B7C49A" w14:textId="77777777" w:rsidTr="00780AD1">
        <w:trPr>
          <w:trHeight w:val="340"/>
        </w:trPr>
        <w:tc>
          <w:tcPr>
            <w:tcW w:w="8480" w:type="dxa"/>
            <w:gridSpan w:val="6"/>
            <w:tcBorders>
              <w:top w:val="single" w:sz="8" w:space="0" w:color="auto"/>
              <w:left w:val="single" w:sz="8" w:space="0" w:color="auto"/>
              <w:bottom w:val="single" w:sz="8" w:space="0" w:color="auto"/>
              <w:right w:val="nil"/>
            </w:tcBorders>
            <w:shd w:val="clear" w:color="auto" w:fill="auto"/>
            <w:hideMark/>
          </w:tcPr>
          <w:p w14:paraId="0F31FB6E" w14:textId="77777777" w:rsidR="00963E90" w:rsidRPr="00963E90" w:rsidRDefault="00963E90" w:rsidP="00963E90">
            <w:pPr>
              <w:jc w:val="both"/>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lastRenderedPageBreak/>
              <w:t>SUB-TOTAL GEF</w:t>
            </w:r>
          </w:p>
        </w:tc>
        <w:tc>
          <w:tcPr>
            <w:tcW w:w="940" w:type="dxa"/>
            <w:tcBorders>
              <w:top w:val="nil"/>
              <w:left w:val="single" w:sz="8" w:space="0" w:color="auto"/>
              <w:bottom w:val="single" w:sz="8" w:space="0" w:color="auto"/>
              <w:right w:val="single" w:sz="8" w:space="0" w:color="auto"/>
            </w:tcBorders>
            <w:shd w:val="clear" w:color="000000" w:fill="EDEDED"/>
            <w:hideMark/>
          </w:tcPr>
          <w:p w14:paraId="0B876F00"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288,579</w:t>
            </w:r>
          </w:p>
        </w:tc>
        <w:tc>
          <w:tcPr>
            <w:tcW w:w="940" w:type="dxa"/>
            <w:tcBorders>
              <w:top w:val="nil"/>
              <w:left w:val="nil"/>
              <w:bottom w:val="single" w:sz="8" w:space="0" w:color="auto"/>
              <w:right w:val="single" w:sz="8" w:space="0" w:color="auto"/>
            </w:tcBorders>
            <w:shd w:val="clear" w:color="000000" w:fill="EDEDED"/>
            <w:hideMark/>
          </w:tcPr>
          <w:p w14:paraId="65BA03C7"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445,272</w:t>
            </w:r>
          </w:p>
        </w:tc>
        <w:tc>
          <w:tcPr>
            <w:tcW w:w="940" w:type="dxa"/>
            <w:tcBorders>
              <w:top w:val="nil"/>
              <w:left w:val="nil"/>
              <w:bottom w:val="single" w:sz="8" w:space="0" w:color="auto"/>
              <w:right w:val="single" w:sz="8" w:space="0" w:color="auto"/>
            </w:tcBorders>
            <w:shd w:val="clear" w:color="000000" w:fill="EDEDED"/>
            <w:hideMark/>
          </w:tcPr>
          <w:p w14:paraId="2C2FCCA6"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102,322</w:t>
            </w:r>
          </w:p>
        </w:tc>
        <w:tc>
          <w:tcPr>
            <w:tcW w:w="940" w:type="dxa"/>
            <w:tcBorders>
              <w:top w:val="nil"/>
              <w:left w:val="nil"/>
              <w:bottom w:val="single" w:sz="8" w:space="0" w:color="auto"/>
              <w:right w:val="single" w:sz="8" w:space="0" w:color="auto"/>
            </w:tcBorders>
            <w:shd w:val="clear" w:color="000000" w:fill="EDEDED"/>
            <w:hideMark/>
          </w:tcPr>
          <w:p w14:paraId="40CAD099"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88,393</w:t>
            </w:r>
          </w:p>
        </w:tc>
        <w:tc>
          <w:tcPr>
            <w:tcW w:w="1034" w:type="dxa"/>
            <w:tcBorders>
              <w:top w:val="nil"/>
              <w:left w:val="nil"/>
              <w:bottom w:val="single" w:sz="8" w:space="0" w:color="auto"/>
              <w:right w:val="single" w:sz="8" w:space="0" w:color="auto"/>
            </w:tcBorders>
            <w:shd w:val="clear" w:color="000000" w:fill="EDEDED"/>
            <w:hideMark/>
          </w:tcPr>
          <w:p w14:paraId="3FB164AF"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924,566</w:t>
            </w:r>
          </w:p>
        </w:tc>
        <w:tc>
          <w:tcPr>
            <w:tcW w:w="884" w:type="dxa"/>
            <w:tcBorders>
              <w:top w:val="nil"/>
              <w:left w:val="nil"/>
              <w:bottom w:val="single" w:sz="8" w:space="0" w:color="auto"/>
              <w:right w:val="single" w:sz="8" w:space="0" w:color="auto"/>
            </w:tcBorders>
            <w:shd w:val="clear" w:color="000000" w:fill="EDEDED"/>
            <w:hideMark/>
          </w:tcPr>
          <w:p w14:paraId="13706505"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 </w:t>
            </w:r>
          </w:p>
        </w:tc>
        <w:tc>
          <w:tcPr>
            <w:tcW w:w="222" w:type="dxa"/>
            <w:hideMark/>
          </w:tcPr>
          <w:p w14:paraId="59E02351" w14:textId="77777777" w:rsidR="00963E90" w:rsidRPr="00963E90" w:rsidRDefault="00963E90" w:rsidP="00963E90">
            <w:pPr>
              <w:rPr>
                <w:sz w:val="20"/>
                <w:szCs w:val="20"/>
                <w:lang w:eastAsia="en-GB"/>
              </w:rPr>
            </w:pPr>
          </w:p>
        </w:tc>
      </w:tr>
      <w:tr w:rsidR="00963E90" w:rsidRPr="00963E90" w14:paraId="2704C939" w14:textId="77777777" w:rsidTr="00780AD1">
        <w:trPr>
          <w:trHeight w:val="340"/>
        </w:trPr>
        <w:tc>
          <w:tcPr>
            <w:tcW w:w="8480" w:type="dxa"/>
            <w:gridSpan w:val="6"/>
            <w:tcBorders>
              <w:top w:val="single" w:sz="8" w:space="0" w:color="auto"/>
              <w:left w:val="single" w:sz="8" w:space="0" w:color="auto"/>
              <w:bottom w:val="single" w:sz="12" w:space="0" w:color="auto"/>
              <w:right w:val="single" w:sz="8" w:space="0" w:color="000000"/>
            </w:tcBorders>
            <w:shd w:val="clear" w:color="auto" w:fill="auto"/>
            <w:hideMark/>
          </w:tcPr>
          <w:p w14:paraId="52FE0A2E" w14:textId="77777777" w:rsidR="00963E90" w:rsidRPr="00963E90" w:rsidRDefault="00963E90" w:rsidP="00963E90">
            <w:pPr>
              <w:jc w:val="both"/>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SUB-TOTAL UNDP</w:t>
            </w:r>
          </w:p>
        </w:tc>
        <w:tc>
          <w:tcPr>
            <w:tcW w:w="940" w:type="dxa"/>
            <w:tcBorders>
              <w:top w:val="nil"/>
              <w:left w:val="nil"/>
              <w:bottom w:val="single" w:sz="12" w:space="0" w:color="auto"/>
              <w:right w:val="nil"/>
            </w:tcBorders>
            <w:shd w:val="clear" w:color="000000" w:fill="EDEDED"/>
            <w:hideMark/>
          </w:tcPr>
          <w:p w14:paraId="76D9766D"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142,791</w:t>
            </w:r>
          </w:p>
        </w:tc>
        <w:tc>
          <w:tcPr>
            <w:tcW w:w="940" w:type="dxa"/>
            <w:tcBorders>
              <w:top w:val="nil"/>
              <w:left w:val="single" w:sz="8" w:space="0" w:color="auto"/>
              <w:bottom w:val="single" w:sz="12" w:space="0" w:color="auto"/>
              <w:right w:val="nil"/>
            </w:tcBorders>
            <w:shd w:val="clear" w:color="000000" w:fill="EDEDED"/>
            <w:hideMark/>
          </w:tcPr>
          <w:p w14:paraId="0FA12D22"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278,536</w:t>
            </w:r>
          </w:p>
        </w:tc>
        <w:tc>
          <w:tcPr>
            <w:tcW w:w="940" w:type="dxa"/>
            <w:tcBorders>
              <w:top w:val="nil"/>
              <w:left w:val="single" w:sz="8" w:space="0" w:color="auto"/>
              <w:bottom w:val="single" w:sz="12" w:space="0" w:color="auto"/>
              <w:right w:val="nil"/>
            </w:tcBorders>
            <w:shd w:val="clear" w:color="000000" w:fill="EDEDED"/>
            <w:hideMark/>
          </w:tcPr>
          <w:p w14:paraId="354D3CCE"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281,785</w:t>
            </w:r>
          </w:p>
        </w:tc>
        <w:tc>
          <w:tcPr>
            <w:tcW w:w="940" w:type="dxa"/>
            <w:tcBorders>
              <w:top w:val="nil"/>
              <w:left w:val="single" w:sz="8" w:space="0" w:color="auto"/>
              <w:bottom w:val="single" w:sz="12" w:space="0" w:color="auto"/>
              <w:right w:val="nil"/>
            </w:tcBorders>
            <w:shd w:val="clear" w:color="000000" w:fill="EDEDED"/>
            <w:hideMark/>
          </w:tcPr>
          <w:p w14:paraId="6F22814D"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96,888</w:t>
            </w:r>
          </w:p>
        </w:tc>
        <w:tc>
          <w:tcPr>
            <w:tcW w:w="1034" w:type="dxa"/>
            <w:tcBorders>
              <w:top w:val="nil"/>
              <w:left w:val="single" w:sz="8" w:space="0" w:color="auto"/>
              <w:bottom w:val="single" w:sz="12" w:space="0" w:color="auto"/>
              <w:right w:val="nil"/>
            </w:tcBorders>
            <w:shd w:val="clear" w:color="000000" w:fill="EDEDED"/>
            <w:hideMark/>
          </w:tcPr>
          <w:p w14:paraId="19C75858"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800,000</w:t>
            </w:r>
          </w:p>
        </w:tc>
        <w:tc>
          <w:tcPr>
            <w:tcW w:w="884" w:type="dxa"/>
            <w:tcBorders>
              <w:top w:val="nil"/>
              <w:left w:val="single" w:sz="8" w:space="0" w:color="auto"/>
              <w:bottom w:val="single" w:sz="8" w:space="0" w:color="auto"/>
              <w:right w:val="single" w:sz="8" w:space="0" w:color="auto"/>
            </w:tcBorders>
            <w:shd w:val="clear" w:color="000000" w:fill="EDEDED"/>
            <w:hideMark/>
          </w:tcPr>
          <w:p w14:paraId="0F94D4B4"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 </w:t>
            </w:r>
          </w:p>
        </w:tc>
        <w:tc>
          <w:tcPr>
            <w:tcW w:w="222" w:type="dxa"/>
            <w:hideMark/>
          </w:tcPr>
          <w:p w14:paraId="5BB0C1B9" w14:textId="77777777" w:rsidR="00963E90" w:rsidRPr="00963E90" w:rsidRDefault="00963E90" w:rsidP="00963E90">
            <w:pPr>
              <w:rPr>
                <w:sz w:val="20"/>
                <w:szCs w:val="20"/>
                <w:lang w:eastAsia="en-GB"/>
              </w:rPr>
            </w:pPr>
          </w:p>
        </w:tc>
      </w:tr>
      <w:tr w:rsidR="00963E90" w:rsidRPr="00963E90" w14:paraId="55048A6D" w14:textId="77777777" w:rsidTr="00780AD1">
        <w:trPr>
          <w:trHeight w:val="340"/>
        </w:trPr>
        <w:tc>
          <w:tcPr>
            <w:tcW w:w="8480" w:type="dxa"/>
            <w:gridSpan w:val="6"/>
            <w:tcBorders>
              <w:top w:val="single" w:sz="12" w:space="0" w:color="auto"/>
              <w:left w:val="single" w:sz="12" w:space="0" w:color="auto"/>
              <w:bottom w:val="single" w:sz="12" w:space="0" w:color="auto"/>
              <w:right w:val="nil"/>
            </w:tcBorders>
            <w:shd w:val="clear" w:color="auto" w:fill="auto"/>
            <w:hideMark/>
          </w:tcPr>
          <w:p w14:paraId="7DA86293" w14:textId="77777777" w:rsidR="00963E90" w:rsidRPr="00963E90" w:rsidRDefault="00963E90" w:rsidP="00963E90">
            <w:pPr>
              <w:jc w:val="both"/>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PROJECT TOTAL</w:t>
            </w:r>
          </w:p>
        </w:tc>
        <w:tc>
          <w:tcPr>
            <w:tcW w:w="940" w:type="dxa"/>
            <w:tcBorders>
              <w:top w:val="nil"/>
              <w:left w:val="nil"/>
              <w:bottom w:val="single" w:sz="12" w:space="0" w:color="auto"/>
              <w:right w:val="nil"/>
            </w:tcBorders>
            <w:shd w:val="clear" w:color="auto" w:fill="auto"/>
            <w:hideMark/>
          </w:tcPr>
          <w:p w14:paraId="3FDA9D8F"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431,370</w:t>
            </w:r>
          </w:p>
        </w:tc>
        <w:tc>
          <w:tcPr>
            <w:tcW w:w="940" w:type="dxa"/>
            <w:tcBorders>
              <w:top w:val="nil"/>
              <w:left w:val="nil"/>
              <w:bottom w:val="single" w:sz="12" w:space="0" w:color="auto"/>
              <w:right w:val="nil"/>
            </w:tcBorders>
            <w:shd w:val="clear" w:color="auto" w:fill="auto"/>
            <w:hideMark/>
          </w:tcPr>
          <w:p w14:paraId="40DB500A"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723,808</w:t>
            </w:r>
          </w:p>
        </w:tc>
        <w:tc>
          <w:tcPr>
            <w:tcW w:w="940" w:type="dxa"/>
            <w:tcBorders>
              <w:top w:val="nil"/>
              <w:left w:val="nil"/>
              <w:bottom w:val="single" w:sz="12" w:space="0" w:color="auto"/>
              <w:right w:val="nil"/>
            </w:tcBorders>
            <w:shd w:val="clear" w:color="auto" w:fill="auto"/>
            <w:hideMark/>
          </w:tcPr>
          <w:p w14:paraId="389A6859"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384,107</w:t>
            </w:r>
          </w:p>
        </w:tc>
        <w:tc>
          <w:tcPr>
            <w:tcW w:w="940" w:type="dxa"/>
            <w:tcBorders>
              <w:top w:val="nil"/>
              <w:left w:val="nil"/>
              <w:bottom w:val="single" w:sz="12" w:space="0" w:color="auto"/>
              <w:right w:val="nil"/>
            </w:tcBorders>
            <w:shd w:val="clear" w:color="auto" w:fill="auto"/>
            <w:hideMark/>
          </w:tcPr>
          <w:p w14:paraId="16A1FA92"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185,281</w:t>
            </w:r>
          </w:p>
        </w:tc>
        <w:tc>
          <w:tcPr>
            <w:tcW w:w="1034" w:type="dxa"/>
            <w:tcBorders>
              <w:top w:val="nil"/>
              <w:left w:val="nil"/>
              <w:bottom w:val="single" w:sz="12" w:space="0" w:color="auto"/>
              <w:right w:val="nil"/>
            </w:tcBorders>
            <w:shd w:val="clear" w:color="auto" w:fill="auto"/>
            <w:hideMark/>
          </w:tcPr>
          <w:p w14:paraId="5F167D84" w14:textId="77777777" w:rsidR="00963E90" w:rsidRPr="00963E90" w:rsidRDefault="00963E90" w:rsidP="00963E90">
            <w:pPr>
              <w:jc w:val="center"/>
              <w:rPr>
                <w:rFonts w:ascii="Calibri" w:hAnsi="Calibri" w:cs="Calibri"/>
                <w:b/>
                <w:bCs/>
                <w:color w:val="000000"/>
                <w:sz w:val="18"/>
                <w:szCs w:val="18"/>
                <w:lang w:eastAsia="en-GB"/>
              </w:rPr>
            </w:pPr>
            <w:r w:rsidRPr="00963E90">
              <w:rPr>
                <w:rFonts w:ascii="Calibri" w:hAnsi="Calibri" w:cs="Calibri"/>
                <w:b/>
                <w:bCs/>
                <w:color w:val="000000"/>
                <w:sz w:val="18"/>
                <w:szCs w:val="18"/>
                <w:lang w:eastAsia="en-GB"/>
              </w:rPr>
              <w:t>1,724,566</w:t>
            </w:r>
          </w:p>
        </w:tc>
        <w:tc>
          <w:tcPr>
            <w:tcW w:w="884" w:type="dxa"/>
            <w:tcBorders>
              <w:top w:val="nil"/>
              <w:left w:val="nil"/>
              <w:bottom w:val="single" w:sz="12" w:space="0" w:color="auto"/>
              <w:right w:val="single" w:sz="12" w:space="0" w:color="auto"/>
            </w:tcBorders>
            <w:shd w:val="clear" w:color="auto" w:fill="auto"/>
            <w:hideMark/>
          </w:tcPr>
          <w:p w14:paraId="7CDA1FEB"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 </w:t>
            </w:r>
          </w:p>
        </w:tc>
        <w:tc>
          <w:tcPr>
            <w:tcW w:w="222" w:type="dxa"/>
            <w:hideMark/>
          </w:tcPr>
          <w:p w14:paraId="57077AF2" w14:textId="77777777" w:rsidR="00963E90" w:rsidRPr="00963E90" w:rsidRDefault="00963E90" w:rsidP="00963E90">
            <w:pPr>
              <w:rPr>
                <w:sz w:val="20"/>
                <w:szCs w:val="20"/>
                <w:lang w:eastAsia="en-GB"/>
              </w:rPr>
            </w:pPr>
          </w:p>
        </w:tc>
      </w:tr>
    </w:tbl>
    <w:p w14:paraId="35BE2A7B" w14:textId="77777777" w:rsidR="006C5010" w:rsidRDefault="006C5010" w:rsidP="00AB4EFD">
      <w:pPr>
        <w:rPr>
          <w:rFonts w:cs="Calibri"/>
          <w:sz w:val="18"/>
          <w:szCs w:val="18"/>
        </w:rPr>
      </w:pPr>
    </w:p>
    <w:p w14:paraId="12C7B752" w14:textId="4DC8138A" w:rsidR="007849BD" w:rsidRDefault="007849BD" w:rsidP="00AB4EFD">
      <w:pPr>
        <w:rPr>
          <w:rFonts w:cs="Calibri"/>
          <w:sz w:val="18"/>
          <w:szCs w:val="18"/>
        </w:rPr>
      </w:pPr>
      <w:r w:rsidRPr="00FD1EC0">
        <w:rPr>
          <w:rFonts w:ascii="Calibri" w:hAnsi="Calibri" w:cs="Calibri"/>
          <w:b/>
          <w:bCs/>
          <w:sz w:val="18"/>
          <w:szCs w:val="18"/>
        </w:rPr>
        <w:t>Summary of Funds</w:t>
      </w:r>
      <w:r>
        <w:rPr>
          <w:rFonts w:ascii="Calibri" w:hAnsi="Calibri" w:cs="Calibri"/>
          <w:b/>
          <w:bCs/>
          <w:sz w:val="18"/>
          <w:szCs w:val="18"/>
        </w:rPr>
        <w:t xml:space="preserve">: </w:t>
      </w:r>
    </w:p>
    <w:p w14:paraId="3C734A0F" w14:textId="28BC195B" w:rsidR="00A136AA" w:rsidRDefault="00A136AA" w:rsidP="00AB4EFD">
      <w:pPr>
        <w:rPr>
          <w:rFonts w:cs="Calibri"/>
          <w:sz w:val="18"/>
          <w:szCs w:val="18"/>
        </w:rPr>
      </w:pPr>
    </w:p>
    <w:tbl>
      <w:tblPr>
        <w:tblW w:w="10380" w:type="dxa"/>
        <w:tblLook w:val="04A0" w:firstRow="1" w:lastRow="0" w:firstColumn="1" w:lastColumn="0" w:noHBand="0" w:noVBand="1"/>
      </w:tblPr>
      <w:tblGrid>
        <w:gridCol w:w="3880"/>
        <w:gridCol w:w="1300"/>
        <w:gridCol w:w="1300"/>
        <w:gridCol w:w="1300"/>
        <w:gridCol w:w="1300"/>
        <w:gridCol w:w="1300"/>
      </w:tblGrid>
      <w:tr w:rsidR="000D04BB" w:rsidRPr="000D04BB" w14:paraId="643679F6" w14:textId="77777777" w:rsidTr="000D04BB">
        <w:trPr>
          <w:trHeight w:val="320"/>
        </w:trPr>
        <w:tc>
          <w:tcPr>
            <w:tcW w:w="3880" w:type="dxa"/>
            <w:vMerge w:val="restart"/>
            <w:tcBorders>
              <w:top w:val="single" w:sz="8" w:space="0" w:color="auto"/>
              <w:left w:val="single" w:sz="8" w:space="0" w:color="auto"/>
              <w:bottom w:val="single" w:sz="8" w:space="0" w:color="000000"/>
              <w:right w:val="single" w:sz="8" w:space="0" w:color="auto"/>
            </w:tcBorders>
            <w:shd w:val="clear" w:color="000000" w:fill="EDEDED"/>
            <w:noWrap/>
            <w:vAlign w:val="center"/>
            <w:hideMark/>
          </w:tcPr>
          <w:p w14:paraId="4E17DB6F" w14:textId="77777777" w:rsidR="000D04BB" w:rsidRPr="000D04BB" w:rsidRDefault="000D04BB" w:rsidP="000D04BB">
            <w:pPr>
              <w:jc w:val="center"/>
              <w:rPr>
                <w:rFonts w:ascii="Calibri" w:hAnsi="Calibri" w:cs="Calibri"/>
                <w:color w:val="000000"/>
                <w:sz w:val="18"/>
                <w:szCs w:val="18"/>
                <w:lang w:eastAsia="en-GB"/>
              </w:rPr>
            </w:pPr>
            <w:r w:rsidRPr="000D04BB">
              <w:rPr>
                <w:rFonts w:ascii="Calibri" w:hAnsi="Calibri" w:cs="Calibri"/>
                <w:color w:val="000000"/>
                <w:sz w:val="18"/>
                <w:szCs w:val="18"/>
                <w:lang w:eastAsia="en-GB"/>
              </w:rPr>
              <w:t> </w:t>
            </w:r>
          </w:p>
        </w:tc>
        <w:tc>
          <w:tcPr>
            <w:tcW w:w="1300" w:type="dxa"/>
            <w:tcBorders>
              <w:top w:val="single" w:sz="8" w:space="0" w:color="auto"/>
              <w:left w:val="nil"/>
              <w:bottom w:val="nil"/>
              <w:right w:val="single" w:sz="8" w:space="0" w:color="auto"/>
            </w:tcBorders>
            <w:shd w:val="clear" w:color="000000" w:fill="EDEDED"/>
            <w:noWrap/>
            <w:vAlign w:val="center"/>
            <w:hideMark/>
          </w:tcPr>
          <w:p w14:paraId="044A10B6" w14:textId="77777777" w:rsidR="000D04BB" w:rsidRPr="00463F8A" w:rsidRDefault="000D04BB" w:rsidP="000D04BB">
            <w:pPr>
              <w:jc w:val="center"/>
              <w:rPr>
                <w:rFonts w:ascii="Calibri" w:hAnsi="Calibri"/>
                <w:b/>
                <w:color w:val="000000"/>
                <w:sz w:val="18"/>
              </w:rPr>
            </w:pPr>
            <w:r w:rsidRPr="00463F8A">
              <w:rPr>
                <w:rFonts w:ascii="Calibri" w:hAnsi="Calibri"/>
                <w:b/>
                <w:color w:val="000000"/>
                <w:sz w:val="18"/>
              </w:rPr>
              <w:t>Amount</w:t>
            </w:r>
          </w:p>
        </w:tc>
        <w:tc>
          <w:tcPr>
            <w:tcW w:w="1300" w:type="dxa"/>
            <w:tcBorders>
              <w:top w:val="single" w:sz="8" w:space="0" w:color="auto"/>
              <w:left w:val="nil"/>
              <w:bottom w:val="nil"/>
              <w:right w:val="single" w:sz="8" w:space="0" w:color="auto"/>
            </w:tcBorders>
            <w:shd w:val="clear" w:color="000000" w:fill="EDEDED"/>
            <w:noWrap/>
            <w:vAlign w:val="center"/>
            <w:hideMark/>
          </w:tcPr>
          <w:p w14:paraId="286FD25C" w14:textId="77777777" w:rsidR="000D04BB" w:rsidRPr="00463F8A" w:rsidRDefault="000D04BB" w:rsidP="000D04BB">
            <w:pPr>
              <w:jc w:val="center"/>
              <w:rPr>
                <w:rFonts w:ascii="Calibri" w:hAnsi="Calibri"/>
                <w:b/>
                <w:color w:val="000000"/>
                <w:sz w:val="18"/>
              </w:rPr>
            </w:pPr>
            <w:r w:rsidRPr="00463F8A">
              <w:rPr>
                <w:rFonts w:ascii="Calibri" w:hAnsi="Calibri"/>
                <w:b/>
                <w:color w:val="000000"/>
                <w:sz w:val="18"/>
              </w:rPr>
              <w:t>Amount</w:t>
            </w:r>
          </w:p>
        </w:tc>
        <w:tc>
          <w:tcPr>
            <w:tcW w:w="1300" w:type="dxa"/>
            <w:tcBorders>
              <w:top w:val="single" w:sz="8" w:space="0" w:color="auto"/>
              <w:left w:val="nil"/>
              <w:bottom w:val="nil"/>
              <w:right w:val="single" w:sz="8" w:space="0" w:color="auto"/>
            </w:tcBorders>
            <w:shd w:val="clear" w:color="000000" w:fill="EDEDED"/>
            <w:noWrap/>
            <w:vAlign w:val="center"/>
            <w:hideMark/>
          </w:tcPr>
          <w:p w14:paraId="64E5EEC2" w14:textId="77777777" w:rsidR="000D04BB" w:rsidRPr="00463F8A" w:rsidRDefault="000D04BB" w:rsidP="000D04BB">
            <w:pPr>
              <w:jc w:val="center"/>
              <w:rPr>
                <w:rFonts w:ascii="Calibri" w:hAnsi="Calibri"/>
                <w:b/>
                <w:color w:val="000000"/>
                <w:sz w:val="18"/>
              </w:rPr>
            </w:pPr>
            <w:r w:rsidRPr="00463F8A">
              <w:rPr>
                <w:rFonts w:ascii="Calibri" w:hAnsi="Calibri"/>
                <w:b/>
                <w:color w:val="000000"/>
                <w:sz w:val="18"/>
              </w:rPr>
              <w:t>Amount</w:t>
            </w:r>
          </w:p>
        </w:tc>
        <w:tc>
          <w:tcPr>
            <w:tcW w:w="1300" w:type="dxa"/>
            <w:tcBorders>
              <w:top w:val="single" w:sz="8" w:space="0" w:color="auto"/>
              <w:left w:val="nil"/>
              <w:bottom w:val="nil"/>
              <w:right w:val="single" w:sz="8" w:space="0" w:color="auto"/>
            </w:tcBorders>
            <w:shd w:val="clear" w:color="000000" w:fill="EDEDED"/>
            <w:noWrap/>
            <w:vAlign w:val="center"/>
            <w:hideMark/>
          </w:tcPr>
          <w:p w14:paraId="6405726C" w14:textId="77777777" w:rsidR="000D04BB" w:rsidRPr="00463F8A" w:rsidRDefault="000D04BB" w:rsidP="000D04BB">
            <w:pPr>
              <w:jc w:val="center"/>
              <w:rPr>
                <w:rFonts w:ascii="Calibri" w:hAnsi="Calibri"/>
                <w:b/>
                <w:color w:val="000000"/>
                <w:sz w:val="18"/>
              </w:rPr>
            </w:pPr>
            <w:r w:rsidRPr="00463F8A">
              <w:rPr>
                <w:rFonts w:ascii="Calibri" w:hAnsi="Calibri"/>
                <w:b/>
                <w:color w:val="000000"/>
                <w:sz w:val="18"/>
              </w:rPr>
              <w:t>Amount</w:t>
            </w:r>
          </w:p>
        </w:tc>
        <w:tc>
          <w:tcPr>
            <w:tcW w:w="1300" w:type="dxa"/>
            <w:tcBorders>
              <w:top w:val="single" w:sz="8" w:space="0" w:color="auto"/>
              <w:left w:val="nil"/>
              <w:bottom w:val="nil"/>
              <w:right w:val="single" w:sz="8" w:space="0" w:color="auto"/>
            </w:tcBorders>
            <w:shd w:val="clear" w:color="000000" w:fill="EDEDED"/>
            <w:noWrap/>
            <w:vAlign w:val="center"/>
            <w:hideMark/>
          </w:tcPr>
          <w:p w14:paraId="4003934B" w14:textId="77777777" w:rsidR="000D04BB" w:rsidRPr="00463F8A" w:rsidRDefault="000D04BB" w:rsidP="000D04BB">
            <w:pPr>
              <w:jc w:val="center"/>
              <w:rPr>
                <w:rFonts w:ascii="Calibri" w:hAnsi="Calibri"/>
                <w:b/>
                <w:color w:val="000000"/>
                <w:sz w:val="18"/>
              </w:rPr>
            </w:pPr>
            <w:r w:rsidRPr="00463F8A">
              <w:rPr>
                <w:rFonts w:ascii="Calibri" w:hAnsi="Calibri"/>
                <w:b/>
                <w:color w:val="000000"/>
                <w:sz w:val="18"/>
              </w:rPr>
              <w:t>Total</w:t>
            </w:r>
          </w:p>
        </w:tc>
      </w:tr>
      <w:tr w:rsidR="000D04BB" w:rsidRPr="000D04BB" w14:paraId="53F32870" w14:textId="77777777" w:rsidTr="000D04BB">
        <w:trPr>
          <w:trHeight w:val="340"/>
        </w:trPr>
        <w:tc>
          <w:tcPr>
            <w:tcW w:w="3880" w:type="dxa"/>
            <w:vMerge/>
            <w:tcBorders>
              <w:top w:val="single" w:sz="8" w:space="0" w:color="auto"/>
              <w:left w:val="single" w:sz="8" w:space="0" w:color="auto"/>
              <w:bottom w:val="single" w:sz="8" w:space="0" w:color="000000"/>
              <w:right w:val="single" w:sz="8" w:space="0" w:color="auto"/>
            </w:tcBorders>
            <w:vAlign w:val="center"/>
            <w:hideMark/>
          </w:tcPr>
          <w:p w14:paraId="18F1CAC8" w14:textId="77777777" w:rsidR="000D04BB" w:rsidRPr="00463F8A" w:rsidRDefault="000D04BB" w:rsidP="000D04BB">
            <w:pPr>
              <w:rPr>
                <w:rFonts w:ascii="Calibri" w:hAnsi="Calibri"/>
                <w:color w:val="000000"/>
                <w:sz w:val="18"/>
              </w:rPr>
            </w:pPr>
          </w:p>
        </w:tc>
        <w:tc>
          <w:tcPr>
            <w:tcW w:w="1300" w:type="dxa"/>
            <w:tcBorders>
              <w:top w:val="nil"/>
              <w:left w:val="nil"/>
              <w:bottom w:val="single" w:sz="8" w:space="0" w:color="auto"/>
              <w:right w:val="single" w:sz="8" w:space="0" w:color="auto"/>
            </w:tcBorders>
            <w:shd w:val="clear" w:color="000000" w:fill="EDEDED"/>
            <w:noWrap/>
            <w:vAlign w:val="center"/>
            <w:hideMark/>
          </w:tcPr>
          <w:p w14:paraId="0EFD0A2A" w14:textId="77777777" w:rsidR="000D04BB" w:rsidRPr="00463F8A" w:rsidRDefault="000D04BB" w:rsidP="000D04BB">
            <w:pPr>
              <w:jc w:val="center"/>
              <w:rPr>
                <w:rFonts w:ascii="Calibri" w:hAnsi="Calibri"/>
                <w:b/>
                <w:color w:val="000000"/>
                <w:sz w:val="18"/>
              </w:rPr>
            </w:pPr>
            <w:r w:rsidRPr="00463F8A">
              <w:rPr>
                <w:rFonts w:ascii="Calibri" w:hAnsi="Calibri"/>
                <w:b/>
                <w:color w:val="000000"/>
                <w:sz w:val="18"/>
              </w:rPr>
              <w:t>Year 1 (USD)</w:t>
            </w:r>
          </w:p>
        </w:tc>
        <w:tc>
          <w:tcPr>
            <w:tcW w:w="1300" w:type="dxa"/>
            <w:tcBorders>
              <w:top w:val="nil"/>
              <w:left w:val="nil"/>
              <w:bottom w:val="single" w:sz="8" w:space="0" w:color="auto"/>
              <w:right w:val="single" w:sz="8" w:space="0" w:color="auto"/>
            </w:tcBorders>
            <w:shd w:val="clear" w:color="000000" w:fill="EDEDED"/>
            <w:noWrap/>
            <w:vAlign w:val="center"/>
            <w:hideMark/>
          </w:tcPr>
          <w:p w14:paraId="1C7BA6E1" w14:textId="77777777" w:rsidR="000D04BB" w:rsidRPr="00463F8A" w:rsidRDefault="000D04BB" w:rsidP="000D04BB">
            <w:pPr>
              <w:jc w:val="center"/>
              <w:rPr>
                <w:rFonts w:ascii="Calibri" w:hAnsi="Calibri"/>
                <w:b/>
                <w:color w:val="000000"/>
                <w:sz w:val="18"/>
              </w:rPr>
            </w:pPr>
            <w:r w:rsidRPr="00463F8A">
              <w:rPr>
                <w:rFonts w:ascii="Calibri" w:hAnsi="Calibri"/>
                <w:b/>
                <w:color w:val="000000"/>
                <w:sz w:val="18"/>
              </w:rPr>
              <w:t>Year 2 (USD)</w:t>
            </w:r>
          </w:p>
        </w:tc>
        <w:tc>
          <w:tcPr>
            <w:tcW w:w="1300" w:type="dxa"/>
            <w:tcBorders>
              <w:top w:val="nil"/>
              <w:left w:val="nil"/>
              <w:bottom w:val="single" w:sz="8" w:space="0" w:color="auto"/>
              <w:right w:val="single" w:sz="8" w:space="0" w:color="auto"/>
            </w:tcBorders>
            <w:shd w:val="clear" w:color="000000" w:fill="EDEDED"/>
            <w:noWrap/>
            <w:vAlign w:val="center"/>
            <w:hideMark/>
          </w:tcPr>
          <w:p w14:paraId="4EBDD35D" w14:textId="77777777" w:rsidR="000D04BB" w:rsidRPr="00463F8A" w:rsidRDefault="000D04BB" w:rsidP="000D04BB">
            <w:pPr>
              <w:jc w:val="center"/>
              <w:rPr>
                <w:rFonts w:ascii="Calibri" w:hAnsi="Calibri"/>
                <w:b/>
                <w:color w:val="000000"/>
                <w:sz w:val="18"/>
              </w:rPr>
            </w:pPr>
            <w:r w:rsidRPr="00463F8A">
              <w:rPr>
                <w:rFonts w:ascii="Calibri" w:hAnsi="Calibri"/>
                <w:b/>
                <w:color w:val="000000"/>
                <w:sz w:val="18"/>
              </w:rPr>
              <w:t>Year 3 (USD)</w:t>
            </w:r>
          </w:p>
        </w:tc>
        <w:tc>
          <w:tcPr>
            <w:tcW w:w="1300" w:type="dxa"/>
            <w:tcBorders>
              <w:top w:val="nil"/>
              <w:left w:val="nil"/>
              <w:bottom w:val="single" w:sz="8" w:space="0" w:color="auto"/>
              <w:right w:val="single" w:sz="8" w:space="0" w:color="auto"/>
            </w:tcBorders>
            <w:shd w:val="clear" w:color="000000" w:fill="EDEDED"/>
            <w:noWrap/>
            <w:vAlign w:val="center"/>
            <w:hideMark/>
          </w:tcPr>
          <w:p w14:paraId="63627784" w14:textId="77777777" w:rsidR="000D04BB" w:rsidRPr="00463F8A" w:rsidRDefault="000D04BB" w:rsidP="000D04BB">
            <w:pPr>
              <w:jc w:val="center"/>
              <w:rPr>
                <w:rFonts w:ascii="Calibri" w:hAnsi="Calibri"/>
                <w:b/>
                <w:color w:val="000000"/>
                <w:sz w:val="18"/>
              </w:rPr>
            </w:pPr>
            <w:r w:rsidRPr="00463F8A">
              <w:rPr>
                <w:rFonts w:ascii="Calibri" w:hAnsi="Calibri"/>
                <w:b/>
                <w:color w:val="000000"/>
                <w:sz w:val="18"/>
              </w:rPr>
              <w:t>Year 4 (USD)</w:t>
            </w:r>
          </w:p>
        </w:tc>
        <w:tc>
          <w:tcPr>
            <w:tcW w:w="1300" w:type="dxa"/>
            <w:tcBorders>
              <w:top w:val="nil"/>
              <w:left w:val="nil"/>
              <w:bottom w:val="single" w:sz="8" w:space="0" w:color="auto"/>
              <w:right w:val="single" w:sz="8" w:space="0" w:color="auto"/>
            </w:tcBorders>
            <w:shd w:val="clear" w:color="000000" w:fill="EDEDED"/>
            <w:noWrap/>
            <w:vAlign w:val="center"/>
            <w:hideMark/>
          </w:tcPr>
          <w:p w14:paraId="538FEFE6" w14:textId="77777777" w:rsidR="000D04BB" w:rsidRPr="00463F8A" w:rsidRDefault="000D04BB" w:rsidP="000D04BB">
            <w:pPr>
              <w:jc w:val="center"/>
              <w:rPr>
                <w:rFonts w:ascii="Calibri" w:hAnsi="Calibri"/>
                <w:b/>
                <w:color w:val="000000"/>
                <w:sz w:val="18"/>
              </w:rPr>
            </w:pPr>
            <w:r w:rsidRPr="00463F8A">
              <w:rPr>
                <w:rFonts w:ascii="Calibri" w:hAnsi="Calibri"/>
                <w:b/>
                <w:color w:val="000000"/>
                <w:sz w:val="18"/>
              </w:rPr>
              <w:t>(USD)</w:t>
            </w:r>
          </w:p>
        </w:tc>
      </w:tr>
      <w:tr w:rsidR="000D04BB" w:rsidRPr="000D04BB" w14:paraId="79EBCE89" w14:textId="77777777" w:rsidTr="000D04BB">
        <w:trPr>
          <w:trHeight w:val="340"/>
        </w:trPr>
        <w:tc>
          <w:tcPr>
            <w:tcW w:w="3880" w:type="dxa"/>
            <w:tcBorders>
              <w:top w:val="nil"/>
              <w:left w:val="single" w:sz="8" w:space="0" w:color="auto"/>
              <w:bottom w:val="single" w:sz="8" w:space="0" w:color="auto"/>
              <w:right w:val="single" w:sz="8" w:space="0" w:color="auto"/>
            </w:tcBorders>
            <w:shd w:val="clear" w:color="auto" w:fill="auto"/>
            <w:noWrap/>
            <w:vAlign w:val="center"/>
            <w:hideMark/>
          </w:tcPr>
          <w:p w14:paraId="32634161" w14:textId="77777777" w:rsidR="000D04BB" w:rsidRPr="00463F8A" w:rsidRDefault="000D04BB" w:rsidP="000D04BB">
            <w:pPr>
              <w:jc w:val="right"/>
              <w:rPr>
                <w:rFonts w:ascii="Calibri" w:hAnsi="Calibri"/>
                <w:b/>
                <w:color w:val="000000"/>
                <w:sz w:val="18"/>
              </w:rPr>
            </w:pPr>
            <w:r w:rsidRPr="00463F8A">
              <w:rPr>
                <w:rFonts w:ascii="Calibri" w:hAnsi="Calibri"/>
                <w:b/>
                <w:color w:val="000000"/>
                <w:sz w:val="18"/>
              </w:rPr>
              <w:t xml:space="preserve">GEF grant administered by UNDP </w:t>
            </w:r>
          </w:p>
        </w:tc>
        <w:tc>
          <w:tcPr>
            <w:tcW w:w="1300" w:type="dxa"/>
            <w:tcBorders>
              <w:top w:val="nil"/>
              <w:left w:val="nil"/>
              <w:bottom w:val="single" w:sz="8" w:space="0" w:color="auto"/>
              <w:right w:val="single" w:sz="8" w:space="0" w:color="auto"/>
            </w:tcBorders>
            <w:shd w:val="clear" w:color="auto" w:fill="auto"/>
            <w:noWrap/>
            <w:vAlign w:val="center"/>
            <w:hideMark/>
          </w:tcPr>
          <w:p w14:paraId="24D00746"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288,579</w:t>
            </w:r>
          </w:p>
        </w:tc>
        <w:tc>
          <w:tcPr>
            <w:tcW w:w="1300" w:type="dxa"/>
            <w:tcBorders>
              <w:top w:val="nil"/>
              <w:left w:val="nil"/>
              <w:bottom w:val="single" w:sz="8" w:space="0" w:color="auto"/>
              <w:right w:val="single" w:sz="8" w:space="0" w:color="auto"/>
            </w:tcBorders>
            <w:shd w:val="clear" w:color="auto" w:fill="auto"/>
            <w:noWrap/>
            <w:vAlign w:val="center"/>
            <w:hideMark/>
          </w:tcPr>
          <w:p w14:paraId="5BB3C485"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445,272</w:t>
            </w:r>
          </w:p>
        </w:tc>
        <w:tc>
          <w:tcPr>
            <w:tcW w:w="1300" w:type="dxa"/>
            <w:tcBorders>
              <w:top w:val="nil"/>
              <w:left w:val="nil"/>
              <w:bottom w:val="single" w:sz="8" w:space="0" w:color="auto"/>
              <w:right w:val="single" w:sz="8" w:space="0" w:color="auto"/>
            </w:tcBorders>
            <w:shd w:val="clear" w:color="auto" w:fill="auto"/>
            <w:noWrap/>
            <w:vAlign w:val="center"/>
            <w:hideMark/>
          </w:tcPr>
          <w:p w14:paraId="1A871615"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102,322</w:t>
            </w:r>
          </w:p>
        </w:tc>
        <w:tc>
          <w:tcPr>
            <w:tcW w:w="1300" w:type="dxa"/>
            <w:tcBorders>
              <w:top w:val="nil"/>
              <w:left w:val="nil"/>
              <w:bottom w:val="single" w:sz="8" w:space="0" w:color="auto"/>
              <w:right w:val="single" w:sz="8" w:space="0" w:color="auto"/>
            </w:tcBorders>
            <w:shd w:val="clear" w:color="auto" w:fill="auto"/>
            <w:noWrap/>
            <w:vAlign w:val="center"/>
            <w:hideMark/>
          </w:tcPr>
          <w:p w14:paraId="4B66EF75"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88,393</w:t>
            </w:r>
          </w:p>
        </w:tc>
        <w:tc>
          <w:tcPr>
            <w:tcW w:w="1300" w:type="dxa"/>
            <w:tcBorders>
              <w:top w:val="nil"/>
              <w:left w:val="nil"/>
              <w:bottom w:val="single" w:sz="8" w:space="0" w:color="auto"/>
              <w:right w:val="single" w:sz="8" w:space="0" w:color="auto"/>
            </w:tcBorders>
            <w:shd w:val="clear" w:color="auto" w:fill="auto"/>
            <w:noWrap/>
            <w:vAlign w:val="center"/>
            <w:hideMark/>
          </w:tcPr>
          <w:p w14:paraId="46FD2E73"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924,566</w:t>
            </w:r>
          </w:p>
        </w:tc>
      </w:tr>
      <w:tr w:rsidR="000D04BB" w:rsidRPr="000D04BB" w14:paraId="72E73E59" w14:textId="77777777" w:rsidTr="000D04BB">
        <w:trPr>
          <w:trHeight w:val="340"/>
        </w:trPr>
        <w:tc>
          <w:tcPr>
            <w:tcW w:w="3880" w:type="dxa"/>
            <w:tcBorders>
              <w:top w:val="nil"/>
              <w:left w:val="single" w:sz="8" w:space="0" w:color="auto"/>
              <w:bottom w:val="single" w:sz="8" w:space="0" w:color="auto"/>
              <w:right w:val="single" w:sz="8" w:space="0" w:color="auto"/>
            </w:tcBorders>
            <w:shd w:val="clear" w:color="auto" w:fill="auto"/>
            <w:noWrap/>
            <w:vAlign w:val="center"/>
            <w:hideMark/>
          </w:tcPr>
          <w:p w14:paraId="665F5906" w14:textId="77777777" w:rsidR="000D04BB" w:rsidRPr="00463F8A" w:rsidRDefault="000D04BB" w:rsidP="000D04BB">
            <w:pPr>
              <w:jc w:val="right"/>
              <w:rPr>
                <w:rFonts w:ascii="Calibri" w:hAnsi="Calibri"/>
                <w:b/>
                <w:color w:val="000000"/>
                <w:sz w:val="18"/>
              </w:rPr>
            </w:pPr>
            <w:r w:rsidRPr="00463F8A">
              <w:rPr>
                <w:rFonts w:ascii="Calibri" w:hAnsi="Calibri"/>
                <w:b/>
                <w:color w:val="000000"/>
                <w:sz w:val="18"/>
              </w:rPr>
              <w:t>Grant (cash) co-finance by GEF Agency: UNDP</w:t>
            </w:r>
          </w:p>
        </w:tc>
        <w:tc>
          <w:tcPr>
            <w:tcW w:w="1300" w:type="dxa"/>
            <w:tcBorders>
              <w:top w:val="nil"/>
              <w:left w:val="nil"/>
              <w:bottom w:val="single" w:sz="8" w:space="0" w:color="auto"/>
              <w:right w:val="single" w:sz="8" w:space="0" w:color="auto"/>
            </w:tcBorders>
            <w:shd w:val="clear" w:color="auto" w:fill="auto"/>
            <w:noWrap/>
            <w:vAlign w:val="center"/>
            <w:hideMark/>
          </w:tcPr>
          <w:p w14:paraId="72E733BD"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142,791</w:t>
            </w:r>
          </w:p>
        </w:tc>
        <w:tc>
          <w:tcPr>
            <w:tcW w:w="1300" w:type="dxa"/>
            <w:tcBorders>
              <w:top w:val="nil"/>
              <w:left w:val="nil"/>
              <w:bottom w:val="single" w:sz="8" w:space="0" w:color="auto"/>
              <w:right w:val="single" w:sz="8" w:space="0" w:color="auto"/>
            </w:tcBorders>
            <w:shd w:val="clear" w:color="auto" w:fill="auto"/>
            <w:noWrap/>
            <w:vAlign w:val="center"/>
            <w:hideMark/>
          </w:tcPr>
          <w:p w14:paraId="2AB8BD77"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278,536</w:t>
            </w:r>
          </w:p>
        </w:tc>
        <w:tc>
          <w:tcPr>
            <w:tcW w:w="1300" w:type="dxa"/>
            <w:tcBorders>
              <w:top w:val="nil"/>
              <w:left w:val="nil"/>
              <w:bottom w:val="single" w:sz="8" w:space="0" w:color="auto"/>
              <w:right w:val="single" w:sz="8" w:space="0" w:color="auto"/>
            </w:tcBorders>
            <w:shd w:val="clear" w:color="auto" w:fill="auto"/>
            <w:noWrap/>
            <w:vAlign w:val="center"/>
            <w:hideMark/>
          </w:tcPr>
          <w:p w14:paraId="0C4955FA"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281,785</w:t>
            </w:r>
          </w:p>
        </w:tc>
        <w:tc>
          <w:tcPr>
            <w:tcW w:w="1300" w:type="dxa"/>
            <w:tcBorders>
              <w:top w:val="nil"/>
              <w:left w:val="nil"/>
              <w:bottom w:val="single" w:sz="8" w:space="0" w:color="auto"/>
              <w:right w:val="single" w:sz="8" w:space="0" w:color="auto"/>
            </w:tcBorders>
            <w:shd w:val="clear" w:color="auto" w:fill="auto"/>
            <w:noWrap/>
            <w:vAlign w:val="center"/>
            <w:hideMark/>
          </w:tcPr>
          <w:p w14:paraId="7473FFD4"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96,888</w:t>
            </w:r>
          </w:p>
        </w:tc>
        <w:tc>
          <w:tcPr>
            <w:tcW w:w="1300" w:type="dxa"/>
            <w:tcBorders>
              <w:top w:val="nil"/>
              <w:left w:val="nil"/>
              <w:bottom w:val="single" w:sz="8" w:space="0" w:color="auto"/>
              <w:right w:val="single" w:sz="8" w:space="0" w:color="auto"/>
            </w:tcBorders>
            <w:shd w:val="clear" w:color="auto" w:fill="auto"/>
            <w:noWrap/>
            <w:vAlign w:val="center"/>
            <w:hideMark/>
          </w:tcPr>
          <w:p w14:paraId="212A6812"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800,000</w:t>
            </w:r>
          </w:p>
        </w:tc>
      </w:tr>
      <w:tr w:rsidR="000D04BB" w:rsidRPr="000D04BB" w14:paraId="2F73710C" w14:textId="77777777" w:rsidTr="000D04BB">
        <w:trPr>
          <w:trHeight w:val="340"/>
        </w:trPr>
        <w:tc>
          <w:tcPr>
            <w:tcW w:w="3880" w:type="dxa"/>
            <w:tcBorders>
              <w:top w:val="nil"/>
              <w:left w:val="single" w:sz="8" w:space="0" w:color="auto"/>
              <w:bottom w:val="single" w:sz="8" w:space="0" w:color="auto"/>
              <w:right w:val="single" w:sz="8" w:space="0" w:color="auto"/>
            </w:tcBorders>
            <w:shd w:val="clear" w:color="auto" w:fill="auto"/>
            <w:noWrap/>
            <w:vAlign w:val="center"/>
            <w:hideMark/>
          </w:tcPr>
          <w:p w14:paraId="2C4FC4EF" w14:textId="77777777" w:rsidR="000D04BB" w:rsidRPr="00463F8A" w:rsidRDefault="000D04BB" w:rsidP="000D04BB">
            <w:pPr>
              <w:jc w:val="right"/>
              <w:rPr>
                <w:rFonts w:ascii="Calibri" w:hAnsi="Calibri"/>
                <w:b/>
                <w:color w:val="000000"/>
                <w:sz w:val="18"/>
              </w:rPr>
            </w:pPr>
            <w:r w:rsidRPr="00463F8A">
              <w:rPr>
                <w:rFonts w:ascii="Calibri" w:hAnsi="Calibri"/>
                <w:b/>
                <w:color w:val="000000"/>
                <w:sz w:val="18"/>
              </w:rPr>
              <w:t>UNDP (grant)</w:t>
            </w:r>
          </w:p>
        </w:tc>
        <w:tc>
          <w:tcPr>
            <w:tcW w:w="1300" w:type="dxa"/>
            <w:tcBorders>
              <w:top w:val="nil"/>
              <w:left w:val="nil"/>
              <w:bottom w:val="single" w:sz="8" w:space="0" w:color="auto"/>
              <w:right w:val="single" w:sz="8" w:space="0" w:color="auto"/>
            </w:tcBorders>
            <w:shd w:val="clear" w:color="auto" w:fill="auto"/>
            <w:noWrap/>
            <w:vAlign w:val="center"/>
            <w:hideMark/>
          </w:tcPr>
          <w:p w14:paraId="0B42CE2F" w14:textId="6BDDBF1E"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520,492</w:t>
            </w:r>
          </w:p>
        </w:tc>
        <w:tc>
          <w:tcPr>
            <w:tcW w:w="1300" w:type="dxa"/>
            <w:tcBorders>
              <w:top w:val="nil"/>
              <w:left w:val="nil"/>
              <w:bottom w:val="single" w:sz="8" w:space="0" w:color="auto"/>
              <w:right w:val="single" w:sz="8" w:space="0" w:color="auto"/>
            </w:tcBorders>
            <w:shd w:val="clear" w:color="auto" w:fill="auto"/>
            <w:noWrap/>
            <w:vAlign w:val="center"/>
            <w:hideMark/>
          </w:tcPr>
          <w:p w14:paraId="1CEC8DE2" w14:textId="34F9CE65"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873,349</w:t>
            </w:r>
          </w:p>
        </w:tc>
        <w:tc>
          <w:tcPr>
            <w:tcW w:w="1300" w:type="dxa"/>
            <w:tcBorders>
              <w:top w:val="nil"/>
              <w:left w:val="nil"/>
              <w:bottom w:val="single" w:sz="8" w:space="0" w:color="auto"/>
              <w:right w:val="single" w:sz="8" w:space="0" w:color="auto"/>
            </w:tcBorders>
            <w:shd w:val="clear" w:color="auto" w:fill="auto"/>
            <w:noWrap/>
            <w:vAlign w:val="center"/>
            <w:hideMark/>
          </w:tcPr>
          <w:p w14:paraId="3A0BE268" w14:textId="6E6FD321"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463,465</w:t>
            </w:r>
          </w:p>
        </w:tc>
        <w:tc>
          <w:tcPr>
            <w:tcW w:w="1300" w:type="dxa"/>
            <w:tcBorders>
              <w:top w:val="nil"/>
              <w:left w:val="nil"/>
              <w:bottom w:val="single" w:sz="8" w:space="0" w:color="auto"/>
              <w:right w:val="single" w:sz="8" w:space="0" w:color="auto"/>
            </w:tcBorders>
            <w:shd w:val="clear" w:color="auto" w:fill="auto"/>
            <w:noWrap/>
            <w:vAlign w:val="center"/>
            <w:hideMark/>
          </w:tcPr>
          <w:p w14:paraId="74F9784F" w14:textId="53037C0B"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223,561</w:t>
            </w:r>
          </w:p>
        </w:tc>
        <w:tc>
          <w:tcPr>
            <w:tcW w:w="1300" w:type="dxa"/>
            <w:tcBorders>
              <w:top w:val="nil"/>
              <w:left w:val="nil"/>
              <w:bottom w:val="single" w:sz="8" w:space="0" w:color="auto"/>
              <w:right w:val="single" w:sz="8" w:space="0" w:color="auto"/>
            </w:tcBorders>
            <w:shd w:val="clear" w:color="auto" w:fill="auto"/>
            <w:noWrap/>
            <w:vAlign w:val="center"/>
            <w:hideMark/>
          </w:tcPr>
          <w:p w14:paraId="2189684F"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2,080,867</w:t>
            </w:r>
          </w:p>
        </w:tc>
      </w:tr>
      <w:tr w:rsidR="000D04BB" w:rsidRPr="000D04BB" w14:paraId="75D616F7" w14:textId="77777777" w:rsidTr="000D04BB">
        <w:trPr>
          <w:trHeight w:val="340"/>
        </w:trPr>
        <w:tc>
          <w:tcPr>
            <w:tcW w:w="3880" w:type="dxa"/>
            <w:tcBorders>
              <w:top w:val="nil"/>
              <w:left w:val="single" w:sz="8" w:space="0" w:color="auto"/>
              <w:bottom w:val="single" w:sz="8" w:space="0" w:color="auto"/>
              <w:right w:val="single" w:sz="8" w:space="0" w:color="auto"/>
            </w:tcBorders>
            <w:shd w:val="clear" w:color="auto" w:fill="auto"/>
            <w:noWrap/>
            <w:vAlign w:val="center"/>
            <w:hideMark/>
          </w:tcPr>
          <w:p w14:paraId="7AC4A4BC" w14:textId="77777777" w:rsidR="000D04BB" w:rsidRPr="00463F8A" w:rsidRDefault="000D04BB" w:rsidP="000D04BB">
            <w:pPr>
              <w:jc w:val="right"/>
              <w:rPr>
                <w:rFonts w:ascii="Calibri" w:hAnsi="Calibri"/>
                <w:b/>
                <w:color w:val="000000"/>
                <w:sz w:val="18"/>
              </w:rPr>
            </w:pPr>
            <w:r w:rsidRPr="00463F8A">
              <w:rPr>
                <w:rFonts w:ascii="Calibri" w:hAnsi="Calibri"/>
                <w:b/>
                <w:color w:val="000000"/>
                <w:sz w:val="18"/>
              </w:rPr>
              <w:t>Rural Electrification Agency ABER (grant)</w:t>
            </w:r>
          </w:p>
        </w:tc>
        <w:tc>
          <w:tcPr>
            <w:tcW w:w="1300" w:type="dxa"/>
            <w:tcBorders>
              <w:top w:val="nil"/>
              <w:left w:val="nil"/>
              <w:bottom w:val="single" w:sz="8" w:space="0" w:color="auto"/>
              <w:right w:val="single" w:sz="8" w:space="0" w:color="auto"/>
            </w:tcBorders>
            <w:shd w:val="clear" w:color="auto" w:fill="auto"/>
            <w:noWrap/>
            <w:vAlign w:val="center"/>
            <w:hideMark/>
          </w:tcPr>
          <w:p w14:paraId="64F0B628" w14:textId="47BA90EE"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2,601,378</w:t>
            </w:r>
          </w:p>
        </w:tc>
        <w:tc>
          <w:tcPr>
            <w:tcW w:w="1300" w:type="dxa"/>
            <w:tcBorders>
              <w:top w:val="nil"/>
              <w:left w:val="nil"/>
              <w:bottom w:val="single" w:sz="8" w:space="0" w:color="auto"/>
              <w:right w:val="single" w:sz="8" w:space="0" w:color="auto"/>
            </w:tcBorders>
            <w:shd w:val="clear" w:color="auto" w:fill="auto"/>
            <w:noWrap/>
            <w:vAlign w:val="center"/>
            <w:hideMark/>
          </w:tcPr>
          <w:p w14:paraId="01891219" w14:textId="5B56D99E"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4,364,926</w:t>
            </w:r>
          </w:p>
        </w:tc>
        <w:tc>
          <w:tcPr>
            <w:tcW w:w="1300" w:type="dxa"/>
            <w:tcBorders>
              <w:top w:val="nil"/>
              <w:left w:val="nil"/>
              <w:bottom w:val="single" w:sz="8" w:space="0" w:color="auto"/>
              <w:right w:val="single" w:sz="8" w:space="0" w:color="auto"/>
            </w:tcBorders>
            <w:shd w:val="clear" w:color="auto" w:fill="auto"/>
            <w:noWrap/>
            <w:vAlign w:val="center"/>
            <w:hideMark/>
          </w:tcPr>
          <w:p w14:paraId="0287FC56" w14:textId="2DE77677"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2,316,358</w:t>
            </w:r>
          </w:p>
        </w:tc>
        <w:tc>
          <w:tcPr>
            <w:tcW w:w="1300" w:type="dxa"/>
            <w:tcBorders>
              <w:top w:val="nil"/>
              <w:left w:val="nil"/>
              <w:bottom w:val="single" w:sz="8" w:space="0" w:color="auto"/>
              <w:right w:val="single" w:sz="8" w:space="0" w:color="auto"/>
            </w:tcBorders>
            <w:shd w:val="clear" w:color="auto" w:fill="auto"/>
            <w:noWrap/>
            <w:vAlign w:val="center"/>
            <w:hideMark/>
          </w:tcPr>
          <w:p w14:paraId="35E82C03" w14:textId="23B87492"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1,117,338</w:t>
            </w:r>
          </w:p>
        </w:tc>
        <w:tc>
          <w:tcPr>
            <w:tcW w:w="1300" w:type="dxa"/>
            <w:tcBorders>
              <w:top w:val="nil"/>
              <w:left w:val="nil"/>
              <w:bottom w:val="single" w:sz="8" w:space="0" w:color="auto"/>
              <w:right w:val="single" w:sz="8" w:space="0" w:color="auto"/>
            </w:tcBorders>
            <w:shd w:val="clear" w:color="auto" w:fill="auto"/>
            <w:noWrap/>
            <w:vAlign w:val="center"/>
            <w:hideMark/>
          </w:tcPr>
          <w:p w14:paraId="26ED39FB"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10,400,000</w:t>
            </w:r>
          </w:p>
        </w:tc>
      </w:tr>
      <w:tr w:rsidR="000D04BB" w:rsidRPr="000D04BB" w14:paraId="79491769" w14:textId="77777777" w:rsidTr="000D04BB">
        <w:trPr>
          <w:trHeight w:val="340"/>
        </w:trPr>
        <w:tc>
          <w:tcPr>
            <w:tcW w:w="3880" w:type="dxa"/>
            <w:tcBorders>
              <w:top w:val="nil"/>
              <w:left w:val="single" w:sz="8" w:space="0" w:color="auto"/>
              <w:bottom w:val="single" w:sz="8" w:space="0" w:color="auto"/>
              <w:right w:val="single" w:sz="8" w:space="0" w:color="auto"/>
            </w:tcBorders>
            <w:shd w:val="clear" w:color="auto" w:fill="auto"/>
            <w:noWrap/>
            <w:vAlign w:val="center"/>
            <w:hideMark/>
          </w:tcPr>
          <w:p w14:paraId="313BF831" w14:textId="77777777" w:rsidR="000D04BB" w:rsidRPr="00463F8A" w:rsidRDefault="000D04BB" w:rsidP="000D04BB">
            <w:pPr>
              <w:jc w:val="right"/>
              <w:rPr>
                <w:rFonts w:ascii="Calibri" w:hAnsi="Calibri"/>
                <w:b/>
                <w:color w:val="000000"/>
                <w:sz w:val="18"/>
              </w:rPr>
            </w:pPr>
            <w:r w:rsidRPr="00463F8A">
              <w:rPr>
                <w:rFonts w:ascii="Calibri" w:hAnsi="Calibri"/>
                <w:b/>
                <w:color w:val="000000"/>
                <w:sz w:val="18"/>
              </w:rPr>
              <w:t>Rural Electrification Agency ABER (loan)</w:t>
            </w:r>
          </w:p>
        </w:tc>
        <w:tc>
          <w:tcPr>
            <w:tcW w:w="1300" w:type="dxa"/>
            <w:tcBorders>
              <w:top w:val="nil"/>
              <w:left w:val="nil"/>
              <w:bottom w:val="single" w:sz="8" w:space="0" w:color="auto"/>
              <w:right w:val="single" w:sz="8" w:space="0" w:color="auto"/>
            </w:tcBorders>
            <w:shd w:val="clear" w:color="auto" w:fill="auto"/>
            <w:noWrap/>
            <w:vAlign w:val="center"/>
            <w:hideMark/>
          </w:tcPr>
          <w:p w14:paraId="64AD5062" w14:textId="765CC77F"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16,283,626</w:t>
            </w:r>
          </w:p>
        </w:tc>
        <w:tc>
          <w:tcPr>
            <w:tcW w:w="1300" w:type="dxa"/>
            <w:tcBorders>
              <w:top w:val="nil"/>
              <w:left w:val="nil"/>
              <w:bottom w:val="single" w:sz="8" w:space="0" w:color="auto"/>
              <w:right w:val="single" w:sz="8" w:space="0" w:color="auto"/>
            </w:tcBorders>
            <w:shd w:val="clear" w:color="auto" w:fill="auto"/>
            <w:noWrap/>
            <w:vAlign w:val="center"/>
            <w:hideMark/>
          </w:tcPr>
          <w:p w14:paraId="67F19E9C" w14:textId="605E57C2"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27,322,759</w:t>
            </w:r>
          </w:p>
        </w:tc>
        <w:tc>
          <w:tcPr>
            <w:tcW w:w="1300" w:type="dxa"/>
            <w:tcBorders>
              <w:top w:val="nil"/>
              <w:left w:val="nil"/>
              <w:bottom w:val="single" w:sz="8" w:space="0" w:color="auto"/>
              <w:right w:val="single" w:sz="8" w:space="0" w:color="auto"/>
            </w:tcBorders>
            <w:shd w:val="clear" w:color="auto" w:fill="auto"/>
            <w:noWrap/>
            <w:vAlign w:val="center"/>
            <w:hideMark/>
          </w:tcPr>
          <w:p w14:paraId="3B5EACCD" w14:textId="1E599ACD"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14,499,512</w:t>
            </w:r>
          </w:p>
        </w:tc>
        <w:tc>
          <w:tcPr>
            <w:tcW w:w="1300" w:type="dxa"/>
            <w:tcBorders>
              <w:top w:val="nil"/>
              <w:left w:val="nil"/>
              <w:bottom w:val="single" w:sz="8" w:space="0" w:color="auto"/>
              <w:right w:val="single" w:sz="8" w:space="0" w:color="auto"/>
            </w:tcBorders>
            <w:shd w:val="clear" w:color="auto" w:fill="auto"/>
            <w:noWrap/>
            <w:vAlign w:val="center"/>
            <w:hideMark/>
          </w:tcPr>
          <w:p w14:paraId="3A17FE0E" w14:textId="6E945E78" w:rsidR="000D04BB" w:rsidRPr="00463F8A" w:rsidRDefault="000D04BB" w:rsidP="000D04BB">
            <w:pPr>
              <w:jc w:val="center"/>
              <w:rPr>
                <w:rFonts w:ascii="Calibri" w:hAnsi="Calibri"/>
                <w:color w:val="000000"/>
                <w:sz w:val="18"/>
              </w:rPr>
            </w:pPr>
            <w:r w:rsidRPr="00463F8A">
              <w:rPr>
                <w:rFonts w:ascii="Calibri" w:hAnsi="Calibri"/>
                <w:color w:val="000000"/>
                <w:sz w:val="18"/>
              </w:rPr>
              <w:t>6,</w:t>
            </w:r>
            <w:r w:rsidRPr="000D04BB">
              <w:rPr>
                <w:rFonts w:ascii="Calibri" w:hAnsi="Calibri" w:cs="Calibri"/>
                <w:color w:val="000000"/>
                <w:sz w:val="18"/>
                <w:szCs w:val="18"/>
                <w:lang w:eastAsia="en-GB"/>
              </w:rPr>
              <w:t>994,104</w:t>
            </w:r>
          </w:p>
        </w:tc>
        <w:tc>
          <w:tcPr>
            <w:tcW w:w="1300" w:type="dxa"/>
            <w:tcBorders>
              <w:top w:val="nil"/>
              <w:left w:val="nil"/>
              <w:bottom w:val="single" w:sz="8" w:space="0" w:color="auto"/>
              <w:right w:val="single" w:sz="8" w:space="0" w:color="auto"/>
            </w:tcBorders>
            <w:shd w:val="clear" w:color="auto" w:fill="auto"/>
            <w:noWrap/>
            <w:vAlign w:val="center"/>
            <w:hideMark/>
          </w:tcPr>
          <w:p w14:paraId="457A20CC"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65,100,000</w:t>
            </w:r>
          </w:p>
        </w:tc>
      </w:tr>
      <w:tr w:rsidR="000D04BB" w:rsidRPr="000D04BB" w14:paraId="4F292B5F" w14:textId="77777777" w:rsidTr="000D04BB">
        <w:trPr>
          <w:trHeight w:val="340"/>
        </w:trPr>
        <w:tc>
          <w:tcPr>
            <w:tcW w:w="3880" w:type="dxa"/>
            <w:tcBorders>
              <w:top w:val="nil"/>
              <w:left w:val="single" w:sz="8" w:space="0" w:color="auto"/>
              <w:bottom w:val="single" w:sz="8" w:space="0" w:color="auto"/>
              <w:right w:val="single" w:sz="8" w:space="0" w:color="auto"/>
            </w:tcBorders>
            <w:shd w:val="clear" w:color="auto" w:fill="auto"/>
            <w:noWrap/>
            <w:vAlign w:val="center"/>
            <w:hideMark/>
          </w:tcPr>
          <w:p w14:paraId="0414072B" w14:textId="77777777" w:rsidR="000D04BB" w:rsidRPr="000D04BB" w:rsidRDefault="000D04BB" w:rsidP="000D04BB">
            <w:pPr>
              <w:jc w:val="right"/>
              <w:rPr>
                <w:rFonts w:ascii="Calibri" w:hAnsi="Calibri" w:cs="Calibri"/>
                <w:b/>
                <w:bCs/>
                <w:color w:val="FF0000"/>
                <w:sz w:val="18"/>
                <w:szCs w:val="18"/>
                <w:lang w:eastAsia="en-GB"/>
              </w:rPr>
            </w:pPr>
            <w:r w:rsidRPr="000D04BB">
              <w:rPr>
                <w:rFonts w:ascii="Calibri" w:hAnsi="Calibri" w:cs="Calibri"/>
                <w:b/>
                <w:bCs/>
                <w:color w:val="FF0000"/>
                <w:sz w:val="18"/>
                <w:szCs w:val="18"/>
                <w:lang w:eastAsia="en-GB"/>
              </w:rPr>
              <w:t>Rural Electrification Agency ABER (in-kind)</w:t>
            </w:r>
          </w:p>
        </w:tc>
        <w:tc>
          <w:tcPr>
            <w:tcW w:w="1300" w:type="dxa"/>
            <w:tcBorders>
              <w:top w:val="nil"/>
              <w:left w:val="nil"/>
              <w:bottom w:val="single" w:sz="8" w:space="0" w:color="auto"/>
              <w:right w:val="single" w:sz="8" w:space="0" w:color="auto"/>
            </w:tcBorders>
            <w:shd w:val="clear" w:color="auto" w:fill="auto"/>
            <w:noWrap/>
            <w:vAlign w:val="center"/>
            <w:hideMark/>
          </w:tcPr>
          <w:p w14:paraId="0F639F04" w14:textId="77777777" w:rsidR="000D04BB" w:rsidRPr="000D04BB" w:rsidRDefault="000D04BB" w:rsidP="000D04BB">
            <w:pPr>
              <w:jc w:val="center"/>
              <w:rPr>
                <w:rFonts w:ascii="Calibri" w:hAnsi="Calibri" w:cs="Calibri"/>
                <w:color w:val="FF0000"/>
                <w:sz w:val="18"/>
                <w:szCs w:val="18"/>
                <w:lang w:eastAsia="en-GB"/>
              </w:rPr>
            </w:pPr>
            <w:r w:rsidRPr="000D04BB">
              <w:rPr>
                <w:rFonts w:ascii="Calibri" w:hAnsi="Calibri" w:cs="Calibri"/>
                <w:color w:val="FF0000"/>
                <w:sz w:val="18"/>
                <w:szCs w:val="18"/>
                <w:lang w:eastAsia="en-GB"/>
              </w:rPr>
              <w:t>439,938</w:t>
            </w:r>
          </w:p>
        </w:tc>
        <w:tc>
          <w:tcPr>
            <w:tcW w:w="1300" w:type="dxa"/>
            <w:tcBorders>
              <w:top w:val="nil"/>
              <w:left w:val="nil"/>
              <w:bottom w:val="single" w:sz="8" w:space="0" w:color="auto"/>
              <w:right w:val="single" w:sz="8" w:space="0" w:color="auto"/>
            </w:tcBorders>
            <w:shd w:val="clear" w:color="auto" w:fill="auto"/>
            <w:noWrap/>
            <w:vAlign w:val="center"/>
            <w:hideMark/>
          </w:tcPr>
          <w:p w14:paraId="7BD81E3D" w14:textId="77777777" w:rsidR="000D04BB" w:rsidRPr="000D04BB" w:rsidRDefault="000D04BB" w:rsidP="000D04BB">
            <w:pPr>
              <w:jc w:val="center"/>
              <w:rPr>
                <w:rFonts w:ascii="Calibri" w:hAnsi="Calibri" w:cs="Calibri"/>
                <w:color w:val="FF0000"/>
                <w:sz w:val="18"/>
                <w:szCs w:val="18"/>
                <w:lang w:eastAsia="en-GB"/>
              </w:rPr>
            </w:pPr>
            <w:r w:rsidRPr="000D04BB">
              <w:rPr>
                <w:rFonts w:ascii="Calibri" w:hAnsi="Calibri" w:cs="Calibri"/>
                <w:color w:val="FF0000"/>
                <w:sz w:val="18"/>
                <w:szCs w:val="18"/>
                <w:lang w:eastAsia="en-GB"/>
              </w:rPr>
              <w:t>738,184</w:t>
            </w:r>
          </w:p>
        </w:tc>
        <w:tc>
          <w:tcPr>
            <w:tcW w:w="1300" w:type="dxa"/>
            <w:tcBorders>
              <w:top w:val="nil"/>
              <w:left w:val="nil"/>
              <w:bottom w:val="single" w:sz="8" w:space="0" w:color="auto"/>
              <w:right w:val="single" w:sz="8" w:space="0" w:color="auto"/>
            </w:tcBorders>
            <w:shd w:val="clear" w:color="auto" w:fill="auto"/>
            <w:noWrap/>
            <w:vAlign w:val="center"/>
            <w:hideMark/>
          </w:tcPr>
          <w:p w14:paraId="2D0CF66F" w14:textId="77777777" w:rsidR="000D04BB" w:rsidRPr="000D04BB" w:rsidRDefault="000D04BB" w:rsidP="000D04BB">
            <w:pPr>
              <w:jc w:val="center"/>
              <w:rPr>
                <w:rFonts w:ascii="Calibri" w:hAnsi="Calibri" w:cs="Calibri"/>
                <w:color w:val="FF0000"/>
                <w:sz w:val="18"/>
                <w:szCs w:val="18"/>
                <w:lang w:eastAsia="en-GB"/>
              </w:rPr>
            </w:pPr>
            <w:r w:rsidRPr="000D04BB">
              <w:rPr>
                <w:rFonts w:ascii="Calibri" w:hAnsi="Calibri" w:cs="Calibri"/>
                <w:color w:val="FF0000"/>
                <w:sz w:val="18"/>
                <w:szCs w:val="18"/>
                <w:lang w:eastAsia="en-GB"/>
              </w:rPr>
              <w:t>391,736</w:t>
            </w:r>
          </w:p>
        </w:tc>
        <w:tc>
          <w:tcPr>
            <w:tcW w:w="1300" w:type="dxa"/>
            <w:tcBorders>
              <w:top w:val="nil"/>
              <w:left w:val="nil"/>
              <w:bottom w:val="single" w:sz="8" w:space="0" w:color="auto"/>
              <w:right w:val="single" w:sz="8" w:space="0" w:color="auto"/>
            </w:tcBorders>
            <w:shd w:val="clear" w:color="auto" w:fill="auto"/>
            <w:noWrap/>
            <w:vAlign w:val="center"/>
            <w:hideMark/>
          </w:tcPr>
          <w:p w14:paraId="6556C5EE" w14:textId="77777777" w:rsidR="000D04BB" w:rsidRPr="000D04BB" w:rsidRDefault="000D04BB" w:rsidP="000D04BB">
            <w:pPr>
              <w:jc w:val="center"/>
              <w:rPr>
                <w:rFonts w:ascii="Calibri" w:hAnsi="Calibri" w:cs="Calibri"/>
                <w:color w:val="FF0000"/>
                <w:sz w:val="18"/>
                <w:szCs w:val="18"/>
                <w:lang w:eastAsia="en-GB"/>
              </w:rPr>
            </w:pPr>
            <w:r w:rsidRPr="000D04BB">
              <w:rPr>
                <w:rFonts w:ascii="Calibri" w:hAnsi="Calibri" w:cs="Calibri"/>
                <w:color w:val="FF0000"/>
                <w:sz w:val="18"/>
                <w:szCs w:val="18"/>
                <w:lang w:eastAsia="en-GB"/>
              </w:rPr>
              <w:t>188,961</w:t>
            </w:r>
          </w:p>
        </w:tc>
        <w:tc>
          <w:tcPr>
            <w:tcW w:w="1300" w:type="dxa"/>
            <w:tcBorders>
              <w:top w:val="nil"/>
              <w:left w:val="nil"/>
              <w:bottom w:val="single" w:sz="8" w:space="0" w:color="auto"/>
              <w:right w:val="single" w:sz="8" w:space="0" w:color="auto"/>
            </w:tcBorders>
            <w:shd w:val="clear" w:color="auto" w:fill="auto"/>
            <w:noWrap/>
            <w:vAlign w:val="center"/>
            <w:hideMark/>
          </w:tcPr>
          <w:p w14:paraId="4CF431D9" w14:textId="77777777" w:rsidR="000D04BB" w:rsidRPr="000D04BB" w:rsidRDefault="000D04BB" w:rsidP="000D04BB">
            <w:pPr>
              <w:jc w:val="center"/>
              <w:rPr>
                <w:rFonts w:ascii="Calibri" w:hAnsi="Calibri" w:cs="Calibri"/>
                <w:color w:val="FF0000"/>
                <w:sz w:val="18"/>
                <w:szCs w:val="18"/>
                <w:lang w:eastAsia="en-GB"/>
              </w:rPr>
            </w:pPr>
            <w:r w:rsidRPr="000D04BB">
              <w:rPr>
                <w:rFonts w:ascii="Calibri" w:hAnsi="Calibri" w:cs="Calibri"/>
                <w:color w:val="FF0000"/>
                <w:sz w:val="18"/>
                <w:szCs w:val="18"/>
                <w:lang w:eastAsia="en-GB"/>
              </w:rPr>
              <w:t>1,758,818</w:t>
            </w:r>
          </w:p>
        </w:tc>
      </w:tr>
      <w:tr w:rsidR="000D04BB" w:rsidRPr="000D04BB" w14:paraId="492CFA31" w14:textId="77777777" w:rsidTr="000D04BB">
        <w:trPr>
          <w:trHeight w:val="340"/>
        </w:trPr>
        <w:tc>
          <w:tcPr>
            <w:tcW w:w="3880" w:type="dxa"/>
            <w:tcBorders>
              <w:top w:val="nil"/>
              <w:left w:val="single" w:sz="8" w:space="0" w:color="auto"/>
              <w:bottom w:val="single" w:sz="8" w:space="0" w:color="auto"/>
              <w:right w:val="single" w:sz="8" w:space="0" w:color="auto"/>
            </w:tcBorders>
            <w:shd w:val="clear" w:color="auto" w:fill="auto"/>
            <w:noWrap/>
            <w:vAlign w:val="center"/>
            <w:hideMark/>
          </w:tcPr>
          <w:p w14:paraId="7971B7AC" w14:textId="77777777" w:rsidR="000D04BB" w:rsidRPr="00463F8A" w:rsidRDefault="000D04BB" w:rsidP="000D04BB">
            <w:pPr>
              <w:jc w:val="right"/>
              <w:rPr>
                <w:rFonts w:ascii="Calibri" w:hAnsi="Calibri"/>
                <w:b/>
                <w:color w:val="000000"/>
                <w:sz w:val="18"/>
              </w:rPr>
            </w:pPr>
            <w:r w:rsidRPr="00463F8A">
              <w:rPr>
                <w:rFonts w:ascii="Calibri" w:hAnsi="Calibri"/>
                <w:b/>
                <w:color w:val="000000"/>
                <w:sz w:val="18"/>
              </w:rPr>
              <w:t>African Development Bank (grant)</w:t>
            </w:r>
          </w:p>
        </w:tc>
        <w:tc>
          <w:tcPr>
            <w:tcW w:w="1300" w:type="dxa"/>
            <w:tcBorders>
              <w:top w:val="nil"/>
              <w:left w:val="nil"/>
              <w:bottom w:val="single" w:sz="8" w:space="0" w:color="auto"/>
              <w:right w:val="single" w:sz="8" w:space="0" w:color="auto"/>
            </w:tcBorders>
            <w:shd w:val="clear" w:color="auto" w:fill="auto"/>
            <w:noWrap/>
            <w:vAlign w:val="center"/>
            <w:hideMark/>
          </w:tcPr>
          <w:p w14:paraId="1AA02B5C" w14:textId="0CE89CFB"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4</w:t>
            </w:r>
            <w:r w:rsidRPr="00463F8A">
              <w:rPr>
                <w:rFonts w:ascii="Calibri" w:hAnsi="Calibri"/>
                <w:color w:val="000000"/>
                <w:sz w:val="18"/>
              </w:rPr>
              <w:t>,035,</w:t>
            </w:r>
            <w:r w:rsidRPr="000D04BB">
              <w:rPr>
                <w:rFonts w:ascii="Calibri" w:hAnsi="Calibri" w:cs="Calibri"/>
                <w:color w:val="000000"/>
                <w:sz w:val="18"/>
                <w:szCs w:val="18"/>
                <w:lang w:eastAsia="en-GB"/>
              </w:rPr>
              <w:t>483</w:t>
            </w:r>
          </w:p>
        </w:tc>
        <w:tc>
          <w:tcPr>
            <w:tcW w:w="1300" w:type="dxa"/>
            <w:tcBorders>
              <w:top w:val="nil"/>
              <w:left w:val="nil"/>
              <w:bottom w:val="single" w:sz="8" w:space="0" w:color="auto"/>
              <w:right w:val="single" w:sz="8" w:space="0" w:color="auto"/>
            </w:tcBorders>
            <w:shd w:val="clear" w:color="auto" w:fill="auto"/>
            <w:noWrap/>
            <w:vAlign w:val="center"/>
            <w:hideMark/>
          </w:tcPr>
          <w:p w14:paraId="0DAC353A" w14:textId="52DAFAA3"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6,771,252</w:t>
            </w:r>
          </w:p>
        </w:tc>
        <w:tc>
          <w:tcPr>
            <w:tcW w:w="1300" w:type="dxa"/>
            <w:tcBorders>
              <w:top w:val="nil"/>
              <w:left w:val="nil"/>
              <w:bottom w:val="single" w:sz="8" w:space="0" w:color="auto"/>
              <w:right w:val="single" w:sz="8" w:space="0" w:color="auto"/>
            </w:tcBorders>
            <w:shd w:val="clear" w:color="auto" w:fill="auto"/>
            <w:noWrap/>
            <w:vAlign w:val="center"/>
            <w:hideMark/>
          </w:tcPr>
          <w:p w14:paraId="2282AC84" w14:textId="35CE148F"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3,593,336</w:t>
            </w:r>
          </w:p>
        </w:tc>
        <w:tc>
          <w:tcPr>
            <w:tcW w:w="1300" w:type="dxa"/>
            <w:tcBorders>
              <w:top w:val="nil"/>
              <w:left w:val="nil"/>
              <w:bottom w:val="single" w:sz="8" w:space="0" w:color="auto"/>
              <w:right w:val="single" w:sz="8" w:space="0" w:color="auto"/>
            </w:tcBorders>
            <w:shd w:val="clear" w:color="auto" w:fill="auto"/>
            <w:noWrap/>
            <w:vAlign w:val="center"/>
            <w:hideMark/>
          </w:tcPr>
          <w:p w14:paraId="0A211182" w14:textId="3DF78785" w:rsidR="000D04BB" w:rsidRPr="00463F8A" w:rsidRDefault="000D04BB" w:rsidP="000D04BB">
            <w:pPr>
              <w:jc w:val="center"/>
              <w:rPr>
                <w:rFonts w:ascii="Calibri" w:hAnsi="Calibri"/>
                <w:color w:val="000000"/>
                <w:sz w:val="18"/>
              </w:rPr>
            </w:pPr>
            <w:r w:rsidRPr="00463F8A">
              <w:rPr>
                <w:rFonts w:ascii="Calibri" w:hAnsi="Calibri"/>
                <w:color w:val="000000"/>
                <w:sz w:val="18"/>
              </w:rPr>
              <w:t>1,</w:t>
            </w:r>
            <w:r w:rsidRPr="000D04BB">
              <w:rPr>
                <w:rFonts w:ascii="Calibri" w:hAnsi="Calibri" w:cs="Calibri"/>
                <w:color w:val="000000"/>
                <w:sz w:val="18"/>
                <w:szCs w:val="18"/>
                <w:lang w:eastAsia="en-GB"/>
              </w:rPr>
              <w:t>733,311</w:t>
            </w:r>
          </w:p>
        </w:tc>
        <w:tc>
          <w:tcPr>
            <w:tcW w:w="1300" w:type="dxa"/>
            <w:tcBorders>
              <w:top w:val="nil"/>
              <w:left w:val="nil"/>
              <w:bottom w:val="single" w:sz="8" w:space="0" w:color="auto"/>
              <w:right w:val="single" w:sz="8" w:space="0" w:color="auto"/>
            </w:tcBorders>
            <w:shd w:val="clear" w:color="auto" w:fill="auto"/>
            <w:noWrap/>
            <w:vAlign w:val="center"/>
            <w:hideMark/>
          </w:tcPr>
          <w:p w14:paraId="31A95BA1"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16,133,381</w:t>
            </w:r>
          </w:p>
        </w:tc>
      </w:tr>
      <w:tr w:rsidR="000D04BB" w:rsidRPr="000D04BB" w14:paraId="126DB498" w14:textId="77777777" w:rsidTr="000D04BB">
        <w:trPr>
          <w:trHeight w:val="340"/>
        </w:trPr>
        <w:tc>
          <w:tcPr>
            <w:tcW w:w="3880" w:type="dxa"/>
            <w:tcBorders>
              <w:top w:val="nil"/>
              <w:left w:val="single" w:sz="8" w:space="0" w:color="auto"/>
              <w:bottom w:val="single" w:sz="8" w:space="0" w:color="auto"/>
              <w:right w:val="single" w:sz="8" w:space="0" w:color="auto"/>
            </w:tcBorders>
            <w:shd w:val="clear" w:color="auto" w:fill="auto"/>
            <w:noWrap/>
            <w:vAlign w:val="center"/>
            <w:hideMark/>
          </w:tcPr>
          <w:p w14:paraId="5D87074F" w14:textId="77777777" w:rsidR="000D04BB" w:rsidRPr="00463F8A" w:rsidRDefault="000D04BB" w:rsidP="000D04BB">
            <w:pPr>
              <w:jc w:val="right"/>
              <w:rPr>
                <w:rFonts w:ascii="Calibri" w:hAnsi="Calibri"/>
                <w:b/>
                <w:color w:val="000000"/>
                <w:sz w:val="18"/>
              </w:rPr>
            </w:pPr>
            <w:r w:rsidRPr="00463F8A">
              <w:rPr>
                <w:rFonts w:ascii="Calibri" w:hAnsi="Calibri"/>
                <w:b/>
                <w:color w:val="000000"/>
                <w:sz w:val="18"/>
              </w:rPr>
              <w:t>African Development Bank (loan)</w:t>
            </w:r>
          </w:p>
        </w:tc>
        <w:tc>
          <w:tcPr>
            <w:tcW w:w="1300" w:type="dxa"/>
            <w:tcBorders>
              <w:top w:val="nil"/>
              <w:left w:val="nil"/>
              <w:bottom w:val="single" w:sz="8" w:space="0" w:color="auto"/>
              <w:right w:val="single" w:sz="8" w:space="0" w:color="auto"/>
            </w:tcBorders>
            <w:shd w:val="clear" w:color="auto" w:fill="auto"/>
            <w:noWrap/>
            <w:vAlign w:val="center"/>
            <w:hideMark/>
          </w:tcPr>
          <w:p w14:paraId="203055EA" w14:textId="5C16BD6D" w:rsidR="000D04BB" w:rsidRPr="00463F8A" w:rsidRDefault="000D04BB" w:rsidP="000D04BB">
            <w:pPr>
              <w:jc w:val="center"/>
              <w:rPr>
                <w:rFonts w:ascii="Calibri" w:hAnsi="Calibri"/>
                <w:color w:val="000000"/>
                <w:sz w:val="18"/>
              </w:rPr>
            </w:pPr>
            <w:r w:rsidRPr="00463F8A">
              <w:rPr>
                <w:rFonts w:ascii="Calibri" w:hAnsi="Calibri"/>
                <w:color w:val="000000"/>
                <w:sz w:val="18"/>
              </w:rPr>
              <w:t>1,</w:t>
            </w:r>
            <w:r w:rsidRPr="000D04BB">
              <w:rPr>
                <w:rFonts w:ascii="Calibri" w:hAnsi="Calibri" w:cs="Calibri"/>
                <w:color w:val="000000"/>
                <w:sz w:val="18"/>
                <w:szCs w:val="18"/>
                <w:lang w:eastAsia="en-GB"/>
              </w:rPr>
              <w:t>490,790</w:t>
            </w:r>
          </w:p>
        </w:tc>
        <w:tc>
          <w:tcPr>
            <w:tcW w:w="1300" w:type="dxa"/>
            <w:tcBorders>
              <w:top w:val="nil"/>
              <w:left w:val="nil"/>
              <w:bottom w:val="single" w:sz="8" w:space="0" w:color="auto"/>
              <w:right w:val="single" w:sz="8" w:space="0" w:color="auto"/>
            </w:tcBorders>
            <w:shd w:val="clear" w:color="auto" w:fill="auto"/>
            <w:noWrap/>
            <w:vAlign w:val="center"/>
            <w:hideMark/>
          </w:tcPr>
          <w:p w14:paraId="795CC147" w14:textId="6F6DDCB4" w:rsidR="000D04BB" w:rsidRPr="00463F8A" w:rsidRDefault="000D04BB" w:rsidP="000D04BB">
            <w:pPr>
              <w:jc w:val="center"/>
              <w:rPr>
                <w:rFonts w:ascii="Calibri" w:hAnsi="Calibri"/>
                <w:color w:val="000000"/>
                <w:sz w:val="18"/>
              </w:rPr>
            </w:pPr>
            <w:r w:rsidRPr="00463F8A">
              <w:rPr>
                <w:rFonts w:ascii="Calibri" w:hAnsi="Calibri"/>
                <w:color w:val="000000"/>
                <w:sz w:val="18"/>
              </w:rPr>
              <w:t>2,</w:t>
            </w:r>
            <w:r w:rsidRPr="000D04BB">
              <w:rPr>
                <w:rFonts w:ascii="Calibri" w:hAnsi="Calibri" w:cs="Calibri"/>
                <w:color w:val="000000"/>
                <w:sz w:val="18"/>
                <w:szCs w:val="18"/>
                <w:lang w:eastAsia="en-GB"/>
              </w:rPr>
              <w:t>501,438</w:t>
            </w:r>
          </w:p>
        </w:tc>
        <w:tc>
          <w:tcPr>
            <w:tcW w:w="1300" w:type="dxa"/>
            <w:tcBorders>
              <w:top w:val="nil"/>
              <w:left w:val="nil"/>
              <w:bottom w:val="single" w:sz="8" w:space="0" w:color="auto"/>
              <w:right w:val="single" w:sz="8" w:space="0" w:color="auto"/>
            </w:tcBorders>
            <w:shd w:val="clear" w:color="auto" w:fill="auto"/>
            <w:noWrap/>
            <w:vAlign w:val="center"/>
            <w:hideMark/>
          </w:tcPr>
          <w:p w14:paraId="766FC7BC" w14:textId="64B8EAFC"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1,327,451</w:t>
            </w:r>
          </w:p>
        </w:tc>
        <w:tc>
          <w:tcPr>
            <w:tcW w:w="1300" w:type="dxa"/>
            <w:tcBorders>
              <w:top w:val="nil"/>
              <w:left w:val="nil"/>
              <w:bottom w:val="single" w:sz="8" w:space="0" w:color="auto"/>
              <w:right w:val="single" w:sz="8" w:space="0" w:color="auto"/>
            </w:tcBorders>
            <w:shd w:val="clear" w:color="auto" w:fill="auto"/>
            <w:noWrap/>
            <w:vAlign w:val="center"/>
            <w:hideMark/>
          </w:tcPr>
          <w:p w14:paraId="394E7CBF" w14:textId="251BC0A8"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640,320</w:t>
            </w:r>
          </w:p>
        </w:tc>
        <w:tc>
          <w:tcPr>
            <w:tcW w:w="1300" w:type="dxa"/>
            <w:tcBorders>
              <w:top w:val="nil"/>
              <w:left w:val="nil"/>
              <w:bottom w:val="single" w:sz="8" w:space="0" w:color="auto"/>
              <w:right w:val="single" w:sz="8" w:space="0" w:color="auto"/>
            </w:tcBorders>
            <w:shd w:val="clear" w:color="auto" w:fill="auto"/>
            <w:noWrap/>
            <w:vAlign w:val="center"/>
            <w:hideMark/>
          </w:tcPr>
          <w:p w14:paraId="13147232"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5,960,000</w:t>
            </w:r>
          </w:p>
        </w:tc>
      </w:tr>
      <w:tr w:rsidR="000D04BB" w:rsidRPr="000D04BB" w14:paraId="6CA5CD74" w14:textId="77777777" w:rsidTr="000D04BB">
        <w:trPr>
          <w:trHeight w:val="340"/>
        </w:trPr>
        <w:tc>
          <w:tcPr>
            <w:tcW w:w="3880" w:type="dxa"/>
            <w:tcBorders>
              <w:top w:val="nil"/>
              <w:left w:val="single" w:sz="8" w:space="0" w:color="auto"/>
              <w:bottom w:val="single" w:sz="8" w:space="0" w:color="auto"/>
              <w:right w:val="single" w:sz="8" w:space="0" w:color="auto"/>
            </w:tcBorders>
            <w:shd w:val="clear" w:color="auto" w:fill="auto"/>
            <w:noWrap/>
            <w:vAlign w:val="center"/>
            <w:hideMark/>
          </w:tcPr>
          <w:p w14:paraId="15B5E930" w14:textId="77777777" w:rsidR="000D04BB" w:rsidRPr="00463F8A" w:rsidRDefault="000D04BB" w:rsidP="000D04BB">
            <w:pPr>
              <w:jc w:val="right"/>
              <w:rPr>
                <w:rFonts w:ascii="Calibri" w:hAnsi="Calibri"/>
                <w:b/>
                <w:color w:val="000000"/>
                <w:sz w:val="18"/>
              </w:rPr>
            </w:pPr>
            <w:r w:rsidRPr="00463F8A">
              <w:rPr>
                <w:rFonts w:ascii="Calibri" w:hAnsi="Calibri"/>
                <w:b/>
                <w:color w:val="000000"/>
                <w:sz w:val="18"/>
              </w:rPr>
              <w:t>ECREEE (in-kind)</w:t>
            </w:r>
          </w:p>
        </w:tc>
        <w:tc>
          <w:tcPr>
            <w:tcW w:w="1300" w:type="dxa"/>
            <w:tcBorders>
              <w:top w:val="nil"/>
              <w:left w:val="nil"/>
              <w:bottom w:val="single" w:sz="8" w:space="0" w:color="auto"/>
              <w:right w:val="single" w:sz="8" w:space="0" w:color="auto"/>
            </w:tcBorders>
            <w:shd w:val="clear" w:color="auto" w:fill="auto"/>
            <w:noWrap/>
            <w:vAlign w:val="center"/>
            <w:hideMark/>
          </w:tcPr>
          <w:p w14:paraId="7EBF923A" w14:textId="34BAB138"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125,066</w:t>
            </w:r>
          </w:p>
        </w:tc>
        <w:tc>
          <w:tcPr>
            <w:tcW w:w="1300" w:type="dxa"/>
            <w:tcBorders>
              <w:top w:val="nil"/>
              <w:left w:val="nil"/>
              <w:bottom w:val="single" w:sz="8" w:space="0" w:color="auto"/>
              <w:right w:val="single" w:sz="8" w:space="0" w:color="auto"/>
            </w:tcBorders>
            <w:shd w:val="clear" w:color="auto" w:fill="auto"/>
            <w:noWrap/>
            <w:vAlign w:val="center"/>
            <w:hideMark/>
          </w:tcPr>
          <w:p w14:paraId="1659B954" w14:textId="792D700E"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209,852</w:t>
            </w:r>
          </w:p>
        </w:tc>
        <w:tc>
          <w:tcPr>
            <w:tcW w:w="1300" w:type="dxa"/>
            <w:tcBorders>
              <w:top w:val="nil"/>
              <w:left w:val="nil"/>
              <w:bottom w:val="single" w:sz="8" w:space="0" w:color="auto"/>
              <w:right w:val="single" w:sz="8" w:space="0" w:color="auto"/>
            </w:tcBorders>
            <w:shd w:val="clear" w:color="auto" w:fill="auto"/>
            <w:noWrap/>
            <w:vAlign w:val="center"/>
            <w:hideMark/>
          </w:tcPr>
          <w:p w14:paraId="0B27818B" w14:textId="5F30CA8F"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111,363</w:t>
            </w:r>
          </w:p>
        </w:tc>
        <w:tc>
          <w:tcPr>
            <w:tcW w:w="1300" w:type="dxa"/>
            <w:tcBorders>
              <w:top w:val="nil"/>
              <w:left w:val="nil"/>
              <w:bottom w:val="single" w:sz="8" w:space="0" w:color="auto"/>
              <w:right w:val="single" w:sz="8" w:space="0" w:color="auto"/>
            </w:tcBorders>
            <w:shd w:val="clear" w:color="auto" w:fill="auto"/>
            <w:noWrap/>
            <w:vAlign w:val="center"/>
            <w:hideMark/>
          </w:tcPr>
          <w:p w14:paraId="05A1638D" w14:textId="6DD7CB5B"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53,718</w:t>
            </w:r>
          </w:p>
        </w:tc>
        <w:tc>
          <w:tcPr>
            <w:tcW w:w="1300" w:type="dxa"/>
            <w:tcBorders>
              <w:top w:val="nil"/>
              <w:left w:val="nil"/>
              <w:bottom w:val="single" w:sz="8" w:space="0" w:color="auto"/>
              <w:right w:val="single" w:sz="8" w:space="0" w:color="auto"/>
            </w:tcBorders>
            <w:shd w:val="clear" w:color="auto" w:fill="auto"/>
            <w:noWrap/>
            <w:vAlign w:val="center"/>
            <w:hideMark/>
          </w:tcPr>
          <w:p w14:paraId="1B74D897"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500,000</w:t>
            </w:r>
          </w:p>
        </w:tc>
      </w:tr>
      <w:tr w:rsidR="000D04BB" w:rsidRPr="000D04BB" w14:paraId="63699034" w14:textId="77777777" w:rsidTr="000D04BB">
        <w:trPr>
          <w:trHeight w:val="340"/>
        </w:trPr>
        <w:tc>
          <w:tcPr>
            <w:tcW w:w="3880" w:type="dxa"/>
            <w:tcBorders>
              <w:top w:val="nil"/>
              <w:left w:val="single" w:sz="8" w:space="0" w:color="auto"/>
              <w:bottom w:val="single" w:sz="8" w:space="0" w:color="auto"/>
              <w:right w:val="single" w:sz="8" w:space="0" w:color="auto"/>
            </w:tcBorders>
            <w:shd w:val="clear" w:color="auto" w:fill="auto"/>
            <w:noWrap/>
            <w:vAlign w:val="center"/>
            <w:hideMark/>
          </w:tcPr>
          <w:p w14:paraId="2FC7C89D" w14:textId="77777777" w:rsidR="000D04BB" w:rsidRPr="00463F8A" w:rsidRDefault="000D04BB" w:rsidP="000D04BB">
            <w:pPr>
              <w:jc w:val="right"/>
              <w:rPr>
                <w:rFonts w:ascii="Calibri" w:hAnsi="Calibri"/>
                <w:b/>
                <w:color w:val="000000"/>
                <w:sz w:val="18"/>
              </w:rPr>
            </w:pPr>
            <w:r w:rsidRPr="00463F8A">
              <w:rPr>
                <w:rFonts w:ascii="Calibri" w:hAnsi="Calibri"/>
                <w:b/>
                <w:color w:val="000000"/>
                <w:sz w:val="18"/>
              </w:rPr>
              <w:t>SIDA (grant)</w:t>
            </w:r>
          </w:p>
        </w:tc>
        <w:tc>
          <w:tcPr>
            <w:tcW w:w="1300" w:type="dxa"/>
            <w:tcBorders>
              <w:top w:val="nil"/>
              <w:left w:val="nil"/>
              <w:bottom w:val="single" w:sz="8" w:space="0" w:color="auto"/>
              <w:right w:val="single" w:sz="8" w:space="0" w:color="auto"/>
            </w:tcBorders>
            <w:shd w:val="clear" w:color="auto" w:fill="auto"/>
            <w:noWrap/>
            <w:vAlign w:val="center"/>
            <w:hideMark/>
          </w:tcPr>
          <w:p w14:paraId="1E67F10D" w14:textId="0AA1421F"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730,136</w:t>
            </w:r>
          </w:p>
        </w:tc>
        <w:tc>
          <w:tcPr>
            <w:tcW w:w="1300" w:type="dxa"/>
            <w:tcBorders>
              <w:top w:val="nil"/>
              <w:left w:val="nil"/>
              <w:bottom w:val="single" w:sz="8" w:space="0" w:color="auto"/>
              <w:right w:val="single" w:sz="8" w:space="0" w:color="auto"/>
            </w:tcBorders>
            <w:shd w:val="clear" w:color="auto" w:fill="auto"/>
            <w:noWrap/>
            <w:vAlign w:val="center"/>
            <w:hideMark/>
          </w:tcPr>
          <w:p w14:paraId="1497342D" w14:textId="67724DA4" w:rsidR="000D04BB" w:rsidRPr="00463F8A" w:rsidRDefault="000D04BB" w:rsidP="000D04BB">
            <w:pPr>
              <w:jc w:val="center"/>
              <w:rPr>
                <w:rFonts w:ascii="Calibri" w:hAnsi="Calibri"/>
                <w:color w:val="000000"/>
                <w:sz w:val="18"/>
              </w:rPr>
            </w:pPr>
            <w:r w:rsidRPr="00463F8A">
              <w:rPr>
                <w:rFonts w:ascii="Calibri" w:hAnsi="Calibri"/>
                <w:color w:val="000000"/>
                <w:sz w:val="18"/>
              </w:rPr>
              <w:t>1,</w:t>
            </w:r>
            <w:r w:rsidRPr="000D04BB">
              <w:rPr>
                <w:rFonts w:ascii="Calibri" w:hAnsi="Calibri" w:cs="Calibri"/>
                <w:color w:val="000000"/>
                <w:sz w:val="18"/>
                <w:szCs w:val="18"/>
                <w:lang w:eastAsia="en-GB"/>
              </w:rPr>
              <w:t>225,115</w:t>
            </w:r>
          </w:p>
        </w:tc>
        <w:tc>
          <w:tcPr>
            <w:tcW w:w="1300" w:type="dxa"/>
            <w:tcBorders>
              <w:top w:val="nil"/>
              <w:left w:val="nil"/>
              <w:bottom w:val="single" w:sz="8" w:space="0" w:color="auto"/>
              <w:right w:val="single" w:sz="8" w:space="0" w:color="auto"/>
            </w:tcBorders>
            <w:shd w:val="clear" w:color="auto" w:fill="auto"/>
            <w:noWrap/>
            <w:vAlign w:val="center"/>
            <w:hideMark/>
          </w:tcPr>
          <w:p w14:paraId="07B95B86" w14:textId="27197721"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650,138</w:t>
            </w:r>
          </w:p>
        </w:tc>
        <w:tc>
          <w:tcPr>
            <w:tcW w:w="1300" w:type="dxa"/>
            <w:tcBorders>
              <w:top w:val="nil"/>
              <w:left w:val="nil"/>
              <w:bottom w:val="single" w:sz="8" w:space="0" w:color="auto"/>
              <w:right w:val="single" w:sz="8" w:space="0" w:color="auto"/>
            </w:tcBorders>
            <w:shd w:val="clear" w:color="auto" w:fill="auto"/>
            <w:noWrap/>
            <w:vAlign w:val="center"/>
            <w:hideMark/>
          </w:tcPr>
          <w:p w14:paraId="6CF8C77E" w14:textId="16FBEBB5"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313,606</w:t>
            </w:r>
          </w:p>
        </w:tc>
        <w:tc>
          <w:tcPr>
            <w:tcW w:w="1300" w:type="dxa"/>
            <w:tcBorders>
              <w:top w:val="nil"/>
              <w:left w:val="nil"/>
              <w:bottom w:val="single" w:sz="8" w:space="0" w:color="auto"/>
              <w:right w:val="single" w:sz="8" w:space="0" w:color="auto"/>
            </w:tcBorders>
            <w:shd w:val="clear" w:color="auto" w:fill="auto"/>
            <w:noWrap/>
            <w:vAlign w:val="center"/>
            <w:hideMark/>
          </w:tcPr>
          <w:p w14:paraId="1F0A263C"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2,918,995</w:t>
            </w:r>
          </w:p>
        </w:tc>
      </w:tr>
      <w:tr w:rsidR="000D04BB" w:rsidRPr="000D04BB" w14:paraId="334D812D" w14:textId="77777777" w:rsidTr="000D04BB">
        <w:trPr>
          <w:trHeight w:val="340"/>
        </w:trPr>
        <w:tc>
          <w:tcPr>
            <w:tcW w:w="3880" w:type="dxa"/>
            <w:tcBorders>
              <w:top w:val="nil"/>
              <w:left w:val="single" w:sz="8" w:space="0" w:color="auto"/>
              <w:bottom w:val="single" w:sz="8" w:space="0" w:color="auto"/>
              <w:right w:val="single" w:sz="8" w:space="0" w:color="auto"/>
            </w:tcBorders>
            <w:shd w:val="clear" w:color="auto" w:fill="auto"/>
            <w:noWrap/>
            <w:vAlign w:val="center"/>
            <w:hideMark/>
          </w:tcPr>
          <w:p w14:paraId="63CE14DF" w14:textId="77777777" w:rsidR="000D04BB" w:rsidRPr="00463F8A" w:rsidRDefault="000D04BB" w:rsidP="000D04BB">
            <w:pPr>
              <w:jc w:val="right"/>
              <w:rPr>
                <w:rFonts w:ascii="Calibri" w:hAnsi="Calibri"/>
                <w:b/>
                <w:color w:val="000000"/>
                <w:sz w:val="18"/>
              </w:rPr>
            </w:pPr>
            <w:r w:rsidRPr="00463F8A">
              <w:rPr>
                <w:rFonts w:ascii="Calibri" w:hAnsi="Calibri"/>
                <w:b/>
                <w:color w:val="000000"/>
                <w:sz w:val="18"/>
              </w:rPr>
              <w:t>UNCDF (grant)</w:t>
            </w:r>
          </w:p>
        </w:tc>
        <w:tc>
          <w:tcPr>
            <w:tcW w:w="1300" w:type="dxa"/>
            <w:tcBorders>
              <w:top w:val="nil"/>
              <w:left w:val="nil"/>
              <w:bottom w:val="single" w:sz="8" w:space="0" w:color="auto"/>
              <w:right w:val="single" w:sz="8" w:space="0" w:color="auto"/>
            </w:tcBorders>
            <w:shd w:val="clear" w:color="auto" w:fill="auto"/>
            <w:noWrap/>
            <w:vAlign w:val="center"/>
            <w:hideMark/>
          </w:tcPr>
          <w:p w14:paraId="7403A41F" w14:textId="598E3381"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150,079</w:t>
            </w:r>
          </w:p>
        </w:tc>
        <w:tc>
          <w:tcPr>
            <w:tcW w:w="1300" w:type="dxa"/>
            <w:tcBorders>
              <w:top w:val="nil"/>
              <w:left w:val="nil"/>
              <w:bottom w:val="single" w:sz="8" w:space="0" w:color="auto"/>
              <w:right w:val="single" w:sz="8" w:space="0" w:color="auto"/>
            </w:tcBorders>
            <w:shd w:val="clear" w:color="auto" w:fill="auto"/>
            <w:noWrap/>
            <w:vAlign w:val="center"/>
            <w:hideMark/>
          </w:tcPr>
          <w:p w14:paraId="4ABC35CB" w14:textId="3F5AB0E8"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251,823</w:t>
            </w:r>
          </w:p>
        </w:tc>
        <w:tc>
          <w:tcPr>
            <w:tcW w:w="1300" w:type="dxa"/>
            <w:tcBorders>
              <w:top w:val="nil"/>
              <w:left w:val="nil"/>
              <w:bottom w:val="single" w:sz="8" w:space="0" w:color="auto"/>
              <w:right w:val="single" w:sz="8" w:space="0" w:color="auto"/>
            </w:tcBorders>
            <w:shd w:val="clear" w:color="auto" w:fill="auto"/>
            <w:noWrap/>
            <w:vAlign w:val="center"/>
            <w:hideMark/>
          </w:tcPr>
          <w:p w14:paraId="31688264" w14:textId="15419458"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133,636</w:t>
            </w:r>
          </w:p>
        </w:tc>
        <w:tc>
          <w:tcPr>
            <w:tcW w:w="1300" w:type="dxa"/>
            <w:tcBorders>
              <w:top w:val="nil"/>
              <w:left w:val="nil"/>
              <w:bottom w:val="single" w:sz="8" w:space="0" w:color="auto"/>
              <w:right w:val="single" w:sz="8" w:space="0" w:color="auto"/>
            </w:tcBorders>
            <w:shd w:val="clear" w:color="auto" w:fill="auto"/>
            <w:noWrap/>
            <w:vAlign w:val="center"/>
            <w:hideMark/>
          </w:tcPr>
          <w:p w14:paraId="115F0169" w14:textId="0FE4A234" w:rsidR="000D04BB" w:rsidRPr="00463F8A" w:rsidRDefault="000D04BB" w:rsidP="000D04BB">
            <w:pPr>
              <w:jc w:val="center"/>
              <w:rPr>
                <w:rFonts w:ascii="Calibri" w:hAnsi="Calibri"/>
                <w:color w:val="000000"/>
                <w:sz w:val="18"/>
              </w:rPr>
            </w:pPr>
            <w:r w:rsidRPr="000D04BB">
              <w:rPr>
                <w:rFonts w:ascii="Calibri" w:hAnsi="Calibri" w:cs="Calibri"/>
                <w:color w:val="000000"/>
                <w:sz w:val="18"/>
                <w:szCs w:val="18"/>
                <w:lang w:eastAsia="en-GB"/>
              </w:rPr>
              <w:t>64,462</w:t>
            </w:r>
          </w:p>
        </w:tc>
        <w:tc>
          <w:tcPr>
            <w:tcW w:w="1300" w:type="dxa"/>
            <w:tcBorders>
              <w:top w:val="nil"/>
              <w:left w:val="nil"/>
              <w:bottom w:val="single" w:sz="8" w:space="0" w:color="auto"/>
              <w:right w:val="single" w:sz="8" w:space="0" w:color="auto"/>
            </w:tcBorders>
            <w:shd w:val="clear" w:color="auto" w:fill="auto"/>
            <w:noWrap/>
            <w:vAlign w:val="center"/>
            <w:hideMark/>
          </w:tcPr>
          <w:p w14:paraId="04C5CCC6" w14:textId="77777777" w:rsidR="000D04BB" w:rsidRPr="00463F8A" w:rsidRDefault="000D04BB" w:rsidP="000D04BB">
            <w:pPr>
              <w:jc w:val="center"/>
              <w:rPr>
                <w:rFonts w:ascii="Calibri" w:hAnsi="Calibri"/>
                <w:color w:val="000000"/>
                <w:sz w:val="18"/>
              </w:rPr>
            </w:pPr>
            <w:r w:rsidRPr="00463F8A">
              <w:rPr>
                <w:rFonts w:ascii="Calibri" w:hAnsi="Calibri"/>
                <w:color w:val="000000"/>
                <w:sz w:val="18"/>
              </w:rPr>
              <w:t>600,000</w:t>
            </w:r>
          </w:p>
        </w:tc>
      </w:tr>
      <w:tr w:rsidR="000D04BB" w:rsidRPr="000D04BB" w14:paraId="68176804" w14:textId="77777777" w:rsidTr="000D04BB">
        <w:trPr>
          <w:trHeight w:val="340"/>
        </w:trPr>
        <w:tc>
          <w:tcPr>
            <w:tcW w:w="3880" w:type="dxa"/>
            <w:tcBorders>
              <w:top w:val="nil"/>
              <w:left w:val="single" w:sz="8" w:space="0" w:color="auto"/>
              <w:bottom w:val="single" w:sz="8" w:space="0" w:color="auto"/>
              <w:right w:val="single" w:sz="8" w:space="0" w:color="auto"/>
            </w:tcBorders>
            <w:shd w:val="clear" w:color="auto" w:fill="auto"/>
            <w:noWrap/>
            <w:vAlign w:val="center"/>
            <w:hideMark/>
          </w:tcPr>
          <w:p w14:paraId="3F616C7F" w14:textId="77777777" w:rsidR="000D04BB" w:rsidRPr="00463F8A" w:rsidRDefault="000D04BB" w:rsidP="000D04BB">
            <w:pPr>
              <w:jc w:val="right"/>
              <w:rPr>
                <w:rFonts w:ascii="Calibri" w:hAnsi="Calibri"/>
                <w:b/>
                <w:color w:val="000000"/>
                <w:sz w:val="18"/>
              </w:rPr>
            </w:pPr>
            <w:r w:rsidRPr="00463F8A">
              <w:rPr>
                <w:rFonts w:ascii="Calibri" w:hAnsi="Calibri"/>
                <w:b/>
                <w:color w:val="000000"/>
                <w:sz w:val="18"/>
              </w:rPr>
              <w:t>TOTAL</w:t>
            </w:r>
          </w:p>
        </w:tc>
        <w:tc>
          <w:tcPr>
            <w:tcW w:w="1300" w:type="dxa"/>
            <w:tcBorders>
              <w:top w:val="nil"/>
              <w:left w:val="nil"/>
              <w:bottom w:val="single" w:sz="8" w:space="0" w:color="auto"/>
              <w:right w:val="single" w:sz="8" w:space="0" w:color="auto"/>
            </w:tcBorders>
            <w:shd w:val="clear" w:color="auto" w:fill="auto"/>
            <w:noWrap/>
            <w:vAlign w:val="center"/>
            <w:hideMark/>
          </w:tcPr>
          <w:p w14:paraId="178C131D" w14:textId="512F5B23" w:rsidR="000D04BB" w:rsidRPr="00463F8A" w:rsidRDefault="000D04BB" w:rsidP="000D04BB">
            <w:pPr>
              <w:jc w:val="center"/>
              <w:rPr>
                <w:rFonts w:ascii="Calibri" w:hAnsi="Calibri"/>
                <w:b/>
                <w:color w:val="000000"/>
                <w:sz w:val="18"/>
              </w:rPr>
            </w:pPr>
            <w:r w:rsidRPr="000D04BB">
              <w:rPr>
                <w:rFonts w:ascii="Calibri" w:hAnsi="Calibri" w:cs="Calibri"/>
                <w:b/>
                <w:bCs/>
                <w:color w:val="000000"/>
                <w:sz w:val="18"/>
                <w:szCs w:val="18"/>
                <w:lang w:eastAsia="en-GB"/>
              </w:rPr>
              <w:t>26,808,357</w:t>
            </w:r>
          </w:p>
        </w:tc>
        <w:tc>
          <w:tcPr>
            <w:tcW w:w="1300" w:type="dxa"/>
            <w:tcBorders>
              <w:top w:val="nil"/>
              <w:left w:val="nil"/>
              <w:bottom w:val="single" w:sz="8" w:space="0" w:color="auto"/>
              <w:right w:val="single" w:sz="8" w:space="0" w:color="auto"/>
            </w:tcBorders>
            <w:shd w:val="clear" w:color="auto" w:fill="auto"/>
            <w:noWrap/>
            <w:vAlign w:val="center"/>
            <w:hideMark/>
          </w:tcPr>
          <w:p w14:paraId="73C6043E" w14:textId="20C83B0A" w:rsidR="000D04BB" w:rsidRPr="00463F8A" w:rsidRDefault="000D04BB" w:rsidP="000D04BB">
            <w:pPr>
              <w:jc w:val="center"/>
              <w:rPr>
                <w:rFonts w:ascii="Calibri" w:hAnsi="Calibri"/>
                <w:b/>
                <w:color w:val="000000"/>
                <w:sz w:val="18"/>
              </w:rPr>
            </w:pPr>
            <w:r w:rsidRPr="000D04BB">
              <w:rPr>
                <w:rFonts w:ascii="Calibri" w:hAnsi="Calibri" w:cs="Calibri"/>
                <w:b/>
                <w:bCs/>
                <w:color w:val="000000"/>
                <w:sz w:val="18"/>
                <w:szCs w:val="18"/>
                <w:lang w:eastAsia="en-GB"/>
              </w:rPr>
              <w:t>44,982,506</w:t>
            </w:r>
          </w:p>
        </w:tc>
        <w:tc>
          <w:tcPr>
            <w:tcW w:w="1300" w:type="dxa"/>
            <w:tcBorders>
              <w:top w:val="nil"/>
              <w:left w:val="nil"/>
              <w:bottom w:val="single" w:sz="8" w:space="0" w:color="auto"/>
              <w:right w:val="single" w:sz="8" w:space="0" w:color="auto"/>
            </w:tcBorders>
            <w:shd w:val="clear" w:color="auto" w:fill="auto"/>
            <w:noWrap/>
            <w:vAlign w:val="center"/>
            <w:hideMark/>
          </w:tcPr>
          <w:p w14:paraId="0E9DAE05" w14:textId="3C8DA2A2" w:rsidR="000D04BB" w:rsidRPr="00463F8A" w:rsidRDefault="000D04BB" w:rsidP="000D04BB">
            <w:pPr>
              <w:jc w:val="center"/>
              <w:rPr>
                <w:rFonts w:ascii="Calibri" w:hAnsi="Calibri"/>
                <w:b/>
                <w:color w:val="000000"/>
                <w:sz w:val="18"/>
              </w:rPr>
            </w:pPr>
            <w:r w:rsidRPr="000D04BB">
              <w:rPr>
                <w:rFonts w:ascii="Calibri" w:hAnsi="Calibri" w:cs="Calibri"/>
                <w:b/>
                <w:bCs/>
                <w:color w:val="000000"/>
                <w:sz w:val="18"/>
                <w:szCs w:val="18"/>
                <w:lang w:eastAsia="en-GB"/>
              </w:rPr>
              <w:t>23,871,103</w:t>
            </w:r>
          </w:p>
        </w:tc>
        <w:tc>
          <w:tcPr>
            <w:tcW w:w="1300" w:type="dxa"/>
            <w:tcBorders>
              <w:top w:val="nil"/>
              <w:left w:val="nil"/>
              <w:bottom w:val="single" w:sz="8" w:space="0" w:color="auto"/>
              <w:right w:val="single" w:sz="8" w:space="0" w:color="auto"/>
            </w:tcBorders>
            <w:shd w:val="clear" w:color="auto" w:fill="auto"/>
            <w:noWrap/>
            <w:vAlign w:val="center"/>
            <w:hideMark/>
          </w:tcPr>
          <w:p w14:paraId="5229B415" w14:textId="20A4FCF1" w:rsidR="000D04BB" w:rsidRPr="00463F8A" w:rsidRDefault="000D04BB" w:rsidP="000D04BB">
            <w:pPr>
              <w:jc w:val="center"/>
              <w:rPr>
                <w:rFonts w:ascii="Calibri" w:hAnsi="Calibri"/>
                <w:b/>
                <w:color w:val="000000"/>
                <w:sz w:val="18"/>
              </w:rPr>
            </w:pPr>
            <w:r w:rsidRPr="000D04BB">
              <w:rPr>
                <w:rFonts w:ascii="Calibri" w:hAnsi="Calibri" w:cs="Calibri"/>
                <w:b/>
                <w:bCs/>
                <w:color w:val="000000"/>
                <w:sz w:val="18"/>
                <w:szCs w:val="18"/>
                <w:lang w:eastAsia="en-GB"/>
              </w:rPr>
              <w:t>11,514,661</w:t>
            </w:r>
          </w:p>
        </w:tc>
        <w:tc>
          <w:tcPr>
            <w:tcW w:w="1300" w:type="dxa"/>
            <w:tcBorders>
              <w:top w:val="nil"/>
              <w:left w:val="nil"/>
              <w:bottom w:val="single" w:sz="8" w:space="0" w:color="auto"/>
              <w:right w:val="single" w:sz="8" w:space="0" w:color="auto"/>
            </w:tcBorders>
            <w:shd w:val="clear" w:color="auto" w:fill="auto"/>
            <w:noWrap/>
            <w:vAlign w:val="center"/>
            <w:hideMark/>
          </w:tcPr>
          <w:p w14:paraId="24EE614C" w14:textId="74886617" w:rsidR="000D04BB" w:rsidRPr="000D04BB" w:rsidRDefault="000D04BB" w:rsidP="000D04BB">
            <w:pPr>
              <w:jc w:val="center"/>
              <w:rPr>
                <w:rFonts w:ascii="Calibri" w:hAnsi="Calibri" w:cs="Calibri"/>
                <w:b/>
                <w:bCs/>
                <w:color w:val="000000"/>
                <w:sz w:val="18"/>
                <w:szCs w:val="18"/>
                <w:lang w:eastAsia="en-GB"/>
              </w:rPr>
            </w:pPr>
            <w:r w:rsidRPr="000D04BB">
              <w:rPr>
                <w:rFonts w:ascii="Calibri" w:hAnsi="Calibri" w:cs="Calibri"/>
                <w:b/>
                <w:bCs/>
                <w:color w:val="000000"/>
                <w:sz w:val="18"/>
                <w:szCs w:val="18"/>
                <w:lang w:eastAsia="en-GB"/>
              </w:rPr>
              <w:t>107,176,627</w:t>
            </w:r>
          </w:p>
        </w:tc>
      </w:tr>
    </w:tbl>
    <w:p w14:paraId="53256F48" w14:textId="77777777" w:rsidR="000D04BB" w:rsidRDefault="000D04BB" w:rsidP="00AB4EFD">
      <w:pPr>
        <w:rPr>
          <w:rFonts w:cs="Calibri"/>
          <w:sz w:val="18"/>
          <w:szCs w:val="18"/>
        </w:rPr>
      </w:pPr>
    </w:p>
    <w:p w14:paraId="75B38B99" w14:textId="1FA9841B" w:rsidR="00A136AA" w:rsidRDefault="00A136AA" w:rsidP="00AB4EFD">
      <w:pPr>
        <w:rPr>
          <w:rFonts w:cs="Calibri"/>
          <w:sz w:val="18"/>
          <w:szCs w:val="18"/>
        </w:rPr>
      </w:pPr>
    </w:p>
    <w:p w14:paraId="453DD4C7" w14:textId="77777777" w:rsidR="009065E4" w:rsidRDefault="009065E4" w:rsidP="00AB4EFD">
      <w:pPr>
        <w:rPr>
          <w:rFonts w:cs="Calibri"/>
          <w:sz w:val="18"/>
          <w:szCs w:val="18"/>
        </w:rPr>
      </w:pPr>
    </w:p>
    <w:p w14:paraId="341613BF" w14:textId="09372572" w:rsidR="00470E9A" w:rsidRDefault="00470E9A" w:rsidP="00470E9A">
      <w:pPr>
        <w:rPr>
          <w:rFonts w:cs="Calibri"/>
          <w:b/>
          <w:sz w:val="18"/>
          <w:szCs w:val="18"/>
        </w:rPr>
      </w:pPr>
    </w:p>
    <w:tbl>
      <w:tblPr>
        <w:tblW w:w="14320" w:type="dxa"/>
        <w:tblLook w:val="04A0" w:firstRow="1" w:lastRow="0" w:firstColumn="1" w:lastColumn="0" w:noHBand="0" w:noVBand="1"/>
      </w:tblPr>
      <w:tblGrid>
        <w:gridCol w:w="1300"/>
        <w:gridCol w:w="13020"/>
      </w:tblGrid>
      <w:tr w:rsidR="00963E90" w:rsidRPr="00963E90" w14:paraId="2B53E4B6" w14:textId="77777777" w:rsidTr="00963E90">
        <w:trPr>
          <w:trHeight w:val="320"/>
        </w:trPr>
        <w:tc>
          <w:tcPr>
            <w:tcW w:w="130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2F41686" w14:textId="77777777" w:rsidR="00963E90" w:rsidRPr="00963E90" w:rsidRDefault="00963E90" w:rsidP="00963E90">
            <w:pPr>
              <w:jc w:val="center"/>
              <w:rPr>
                <w:rFonts w:ascii="Calibri" w:hAnsi="Calibri" w:cs="Calibri"/>
                <w:b/>
                <w:bCs/>
                <w:color w:val="000000"/>
                <w:sz w:val="20"/>
                <w:szCs w:val="20"/>
                <w:lang w:eastAsia="en-GB"/>
              </w:rPr>
            </w:pPr>
            <w:r w:rsidRPr="00963E90">
              <w:rPr>
                <w:rFonts w:ascii="Calibri" w:hAnsi="Calibri" w:cs="Calibri"/>
                <w:b/>
                <w:bCs/>
                <w:color w:val="000000"/>
                <w:sz w:val="20"/>
                <w:szCs w:val="20"/>
                <w:lang w:eastAsia="en-GB"/>
              </w:rPr>
              <w:t>Budget Note</w:t>
            </w:r>
          </w:p>
        </w:tc>
        <w:tc>
          <w:tcPr>
            <w:tcW w:w="13020" w:type="dxa"/>
            <w:tcBorders>
              <w:top w:val="single" w:sz="4" w:space="0" w:color="auto"/>
              <w:left w:val="nil"/>
              <w:bottom w:val="single" w:sz="4" w:space="0" w:color="auto"/>
              <w:right w:val="single" w:sz="4" w:space="0" w:color="auto"/>
            </w:tcBorders>
            <w:shd w:val="clear" w:color="000000" w:fill="D9D9D9"/>
            <w:vAlign w:val="center"/>
            <w:hideMark/>
          </w:tcPr>
          <w:p w14:paraId="4910FA01" w14:textId="77777777" w:rsidR="00963E90" w:rsidRPr="00963E90" w:rsidRDefault="00963E90" w:rsidP="00963E90">
            <w:pPr>
              <w:jc w:val="center"/>
              <w:rPr>
                <w:rFonts w:ascii="Calibri" w:hAnsi="Calibri" w:cs="Calibri"/>
                <w:b/>
                <w:bCs/>
                <w:color w:val="000000"/>
                <w:sz w:val="20"/>
                <w:szCs w:val="20"/>
                <w:lang w:eastAsia="en-GB"/>
              </w:rPr>
            </w:pPr>
            <w:r w:rsidRPr="00963E90">
              <w:rPr>
                <w:rFonts w:ascii="Calibri" w:hAnsi="Calibri" w:cs="Calibri"/>
                <w:b/>
                <w:bCs/>
                <w:color w:val="000000"/>
                <w:sz w:val="20"/>
                <w:szCs w:val="20"/>
                <w:lang w:eastAsia="en-GB"/>
              </w:rPr>
              <w:t>Description</w:t>
            </w:r>
          </w:p>
        </w:tc>
      </w:tr>
      <w:tr w:rsidR="00963E90" w:rsidRPr="00963E90" w14:paraId="0A8658B4" w14:textId="77777777" w:rsidTr="00963E90">
        <w:trPr>
          <w:trHeight w:val="21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C79E69E"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lastRenderedPageBreak/>
              <w:t>1</w:t>
            </w:r>
          </w:p>
        </w:tc>
        <w:tc>
          <w:tcPr>
            <w:tcW w:w="13020" w:type="dxa"/>
            <w:tcBorders>
              <w:top w:val="nil"/>
              <w:left w:val="nil"/>
              <w:bottom w:val="single" w:sz="4" w:space="0" w:color="auto"/>
              <w:right w:val="single" w:sz="4" w:space="0" w:color="auto"/>
            </w:tcBorders>
            <w:shd w:val="clear" w:color="auto" w:fill="auto"/>
            <w:vAlign w:val="center"/>
            <w:hideMark/>
          </w:tcPr>
          <w:p w14:paraId="7B9126B1"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xml:space="preserve">- For Output 1.2: This covers contracting of 1 senior international consultant for 12 days (@ $700/day) with expertise in </w:t>
            </w:r>
            <w:proofErr w:type="spellStart"/>
            <w:r w:rsidRPr="00963E90">
              <w:rPr>
                <w:rFonts w:ascii="Calibri" w:hAnsi="Calibri" w:cs="Calibri"/>
                <w:color w:val="000000"/>
                <w:sz w:val="20"/>
                <w:szCs w:val="20"/>
                <w:lang w:eastAsia="en-GB"/>
              </w:rPr>
              <w:t>minigrid</w:t>
            </w:r>
            <w:proofErr w:type="spellEnd"/>
            <w:r w:rsidRPr="00963E90">
              <w:rPr>
                <w:rFonts w:ascii="Calibri" w:hAnsi="Calibri" w:cs="Calibri"/>
                <w:color w:val="000000"/>
                <w:sz w:val="20"/>
                <w:szCs w:val="20"/>
                <w:lang w:eastAsia="en-GB"/>
              </w:rPr>
              <w:t xml:space="preserve"> delivery models in Y1.</w:t>
            </w:r>
            <w:r w:rsidRPr="00963E90">
              <w:rPr>
                <w:rFonts w:ascii="Calibri" w:hAnsi="Calibri" w:cs="Calibri"/>
                <w:color w:val="000000"/>
                <w:sz w:val="20"/>
                <w:szCs w:val="20"/>
                <w:lang w:eastAsia="en-GB"/>
              </w:rPr>
              <w:br/>
              <w:t xml:space="preserve">- For Output 1.4: An international expert on quality standards for </w:t>
            </w:r>
            <w:proofErr w:type="spellStart"/>
            <w:r w:rsidRPr="00963E90">
              <w:rPr>
                <w:rFonts w:ascii="Calibri" w:hAnsi="Calibri" w:cs="Calibri"/>
                <w:color w:val="000000"/>
                <w:sz w:val="20"/>
                <w:szCs w:val="20"/>
                <w:lang w:eastAsia="en-GB"/>
              </w:rPr>
              <w:t>minigrids</w:t>
            </w:r>
            <w:proofErr w:type="spellEnd"/>
            <w:r w:rsidRPr="00963E90">
              <w:rPr>
                <w:rFonts w:ascii="Calibri" w:hAnsi="Calibri" w:cs="Calibri"/>
                <w:color w:val="000000"/>
                <w:sz w:val="20"/>
                <w:szCs w:val="20"/>
                <w:lang w:eastAsia="en-GB"/>
              </w:rPr>
              <w:t xml:space="preserve"> will be recruited for 20 days (@ $700/day), including 5 days in Y1 and 15 days in Y2 to support development of quality standards and institutional capacity-building.</w:t>
            </w:r>
            <w:r w:rsidRPr="00963E90">
              <w:rPr>
                <w:rFonts w:ascii="Calibri" w:hAnsi="Calibri" w:cs="Calibri"/>
                <w:color w:val="000000"/>
                <w:sz w:val="20"/>
                <w:szCs w:val="20"/>
                <w:lang w:eastAsia="en-GB"/>
              </w:rPr>
              <w:br/>
              <w:t xml:space="preserve">- For Output 1.5: An international expert will be recruited for 10 days (@ $700/day), including 5 days in Y1 and 5 days in Y2 to support the </w:t>
            </w:r>
            <w:proofErr w:type="spellStart"/>
            <w:r w:rsidRPr="00963E90">
              <w:rPr>
                <w:rFonts w:ascii="Calibri" w:hAnsi="Calibri" w:cs="Calibri"/>
                <w:color w:val="000000"/>
                <w:sz w:val="20"/>
                <w:szCs w:val="20"/>
                <w:lang w:eastAsia="en-GB"/>
              </w:rPr>
              <w:t>operatinalization</w:t>
            </w:r>
            <w:proofErr w:type="spellEnd"/>
            <w:r w:rsidRPr="00963E90">
              <w:rPr>
                <w:rFonts w:ascii="Calibri" w:hAnsi="Calibri" w:cs="Calibri"/>
                <w:color w:val="000000"/>
                <w:sz w:val="20"/>
                <w:szCs w:val="20"/>
                <w:lang w:eastAsia="en-GB"/>
              </w:rPr>
              <w:t xml:space="preserve"> of the certification scheme.</w:t>
            </w:r>
            <w:r w:rsidRPr="00963E90">
              <w:rPr>
                <w:rFonts w:ascii="Calibri" w:hAnsi="Calibri" w:cs="Calibri"/>
                <w:color w:val="000000"/>
                <w:sz w:val="20"/>
                <w:szCs w:val="20"/>
                <w:lang w:eastAsia="en-GB"/>
              </w:rPr>
              <w:br/>
              <w:t xml:space="preserve">- For Output 1.6: An international consultant @$700/day will be recruited for 10 days in Y4 to conduct the lightweight DREI analysis. </w:t>
            </w:r>
          </w:p>
        </w:tc>
      </w:tr>
      <w:tr w:rsidR="00963E90" w:rsidRPr="00963E90" w14:paraId="561C9F5D" w14:textId="77777777" w:rsidTr="00963E90">
        <w:trPr>
          <w:trHeight w:val="30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F05A35E"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2</w:t>
            </w:r>
          </w:p>
        </w:tc>
        <w:tc>
          <w:tcPr>
            <w:tcW w:w="13020" w:type="dxa"/>
            <w:tcBorders>
              <w:top w:val="nil"/>
              <w:left w:val="nil"/>
              <w:bottom w:val="single" w:sz="4" w:space="0" w:color="auto"/>
              <w:right w:val="single" w:sz="4" w:space="0" w:color="auto"/>
            </w:tcBorders>
            <w:shd w:val="clear" w:color="auto" w:fill="auto"/>
            <w:vAlign w:val="center"/>
            <w:hideMark/>
          </w:tcPr>
          <w:p w14:paraId="76592CE7"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For Output 1.1: $300 per meeting x 20 meetings of the multi-stakeholder platform over 4 years.</w:t>
            </w:r>
            <w:r w:rsidRPr="00963E90">
              <w:rPr>
                <w:rFonts w:ascii="Calibri" w:hAnsi="Calibri" w:cs="Calibri"/>
                <w:color w:val="000000"/>
                <w:sz w:val="20"/>
                <w:szCs w:val="20"/>
                <w:lang w:eastAsia="en-GB"/>
              </w:rPr>
              <w:br/>
              <w:t xml:space="preserve">- For Output 1.2: A local technical expert will be contracted for 20 days to support the international consultant in drafting a </w:t>
            </w:r>
            <w:proofErr w:type="spellStart"/>
            <w:r w:rsidRPr="00963E90">
              <w:rPr>
                <w:rFonts w:ascii="Calibri" w:hAnsi="Calibri" w:cs="Calibri"/>
                <w:color w:val="000000"/>
                <w:sz w:val="20"/>
                <w:szCs w:val="20"/>
                <w:lang w:eastAsia="en-GB"/>
              </w:rPr>
              <w:t>minigrid</w:t>
            </w:r>
            <w:proofErr w:type="spellEnd"/>
            <w:r w:rsidRPr="00963E90">
              <w:rPr>
                <w:rFonts w:ascii="Calibri" w:hAnsi="Calibri" w:cs="Calibri"/>
                <w:color w:val="000000"/>
                <w:sz w:val="20"/>
                <w:szCs w:val="20"/>
                <w:lang w:eastAsia="en-GB"/>
              </w:rPr>
              <w:t xml:space="preserve"> delivery strategy (@$300/day) in Y1.</w:t>
            </w:r>
            <w:r w:rsidRPr="00963E90">
              <w:rPr>
                <w:rFonts w:ascii="Calibri" w:hAnsi="Calibri" w:cs="Calibri"/>
                <w:color w:val="000000"/>
                <w:sz w:val="20"/>
                <w:szCs w:val="20"/>
                <w:lang w:eastAsia="en-GB"/>
              </w:rPr>
              <w:br/>
              <w:t>- For Output 1.3: A local consultant will be recruited for 20 days (8 days in Y1, 8 days in Y2, 4 days in Y3) to support the international expert in providing capacity-building trainings (@$300/day).</w:t>
            </w:r>
            <w:r w:rsidRPr="00963E90">
              <w:rPr>
                <w:rFonts w:ascii="Calibri" w:hAnsi="Calibri" w:cs="Calibri"/>
                <w:color w:val="000000"/>
                <w:sz w:val="20"/>
                <w:szCs w:val="20"/>
                <w:lang w:eastAsia="en-GB"/>
              </w:rPr>
              <w:br/>
              <w:t xml:space="preserve">- For Output 1.4: A national consultant will be recruited to </w:t>
            </w:r>
            <w:proofErr w:type="spellStart"/>
            <w:r w:rsidRPr="00963E90">
              <w:rPr>
                <w:rFonts w:ascii="Calibri" w:hAnsi="Calibri" w:cs="Calibri"/>
                <w:color w:val="000000"/>
                <w:sz w:val="20"/>
                <w:szCs w:val="20"/>
                <w:lang w:eastAsia="en-GB"/>
              </w:rPr>
              <w:t>suppport</w:t>
            </w:r>
            <w:proofErr w:type="spellEnd"/>
            <w:r w:rsidRPr="00963E90">
              <w:rPr>
                <w:rFonts w:ascii="Calibri" w:hAnsi="Calibri" w:cs="Calibri"/>
                <w:color w:val="000000"/>
                <w:sz w:val="20"/>
                <w:szCs w:val="20"/>
                <w:lang w:eastAsia="en-GB"/>
              </w:rPr>
              <w:t xml:space="preserve"> the international expert. This is planned to cover 20 days level of effort (@ $300/day), including 5 days in Y1 and 15 days in Y2.</w:t>
            </w:r>
            <w:r w:rsidRPr="00963E90">
              <w:rPr>
                <w:rFonts w:ascii="Calibri" w:hAnsi="Calibri" w:cs="Calibri"/>
                <w:color w:val="000000"/>
                <w:sz w:val="20"/>
                <w:szCs w:val="20"/>
                <w:lang w:eastAsia="en-GB"/>
              </w:rPr>
              <w:br/>
              <w:t>- For Output 1.5: A local consultant will be recruited for 10 days (@ $300/day), including 5 days in Y1 and 5 days in Y2 to support the international consultant.</w:t>
            </w:r>
            <w:r w:rsidRPr="00963E90">
              <w:rPr>
                <w:rFonts w:ascii="Calibri" w:hAnsi="Calibri" w:cs="Calibri"/>
                <w:color w:val="000000"/>
                <w:sz w:val="20"/>
                <w:szCs w:val="20"/>
                <w:lang w:eastAsia="en-GB"/>
              </w:rPr>
              <w:br/>
              <w:t xml:space="preserve">- For Output 1.6: A national consultant @ $300/day will be recruited for 10 days in Y4 to support the lightweight DREI analysis. </w:t>
            </w:r>
          </w:p>
        </w:tc>
      </w:tr>
      <w:tr w:rsidR="00963E90" w:rsidRPr="00963E90" w14:paraId="2DD5CE4B" w14:textId="77777777" w:rsidTr="00963E90">
        <w:trPr>
          <w:trHeight w:val="45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231A9FF5"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3</w:t>
            </w:r>
          </w:p>
        </w:tc>
        <w:tc>
          <w:tcPr>
            <w:tcW w:w="13020" w:type="dxa"/>
            <w:tcBorders>
              <w:top w:val="nil"/>
              <w:left w:val="nil"/>
              <w:bottom w:val="single" w:sz="4" w:space="0" w:color="auto"/>
              <w:right w:val="single" w:sz="4" w:space="0" w:color="auto"/>
            </w:tcBorders>
            <w:shd w:val="clear" w:color="auto" w:fill="auto"/>
            <w:vAlign w:val="center"/>
            <w:hideMark/>
          </w:tcPr>
          <w:p w14:paraId="4F77466E"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For Output 1.1: DSA for local travel for each meeting (@$200/meeting for 20 meetings, 5 in each year); DSA for 2 people for 5 days @$281/day from the Senegalese platform in 2 trips (3 days + 2 days in Y1); 2 return tickets (Dakar - Ouagadougou) for 2 people from the Senegalese Platform (@$800/flight) in Y1.</w:t>
            </w:r>
            <w:r w:rsidRPr="00963E90">
              <w:rPr>
                <w:rFonts w:ascii="Calibri" w:hAnsi="Calibri" w:cs="Calibri"/>
                <w:color w:val="000000"/>
                <w:sz w:val="20"/>
                <w:szCs w:val="20"/>
                <w:lang w:eastAsia="en-GB"/>
              </w:rPr>
              <w:br/>
              <w:t>- For Output 1.2: This covers (all in Y1): 4 days DSA for international consultant ($281*4); 1 international return ticket for international consultant (@$1,500 per return ticket). The international consultant will attend the inception workshop virtually and the dissemination workshop on site. Local travel for local consultant and stakeholders ($20*70).</w:t>
            </w:r>
            <w:r w:rsidRPr="00963E90">
              <w:rPr>
                <w:rFonts w:ascii="Calibri" w:hAnsi="Calibri" w:cs="Calibri"/>
                <w:color w:val="000000"/>
                <w:sz w:val="20"/>
                <w:szCs w:val="20"/>
                <w:lang w:eastAsia="en-GB"/>
              </w:rPr>
              <w:br/>
              <w:t>- For Output 1.3: This covers DSA for the international consultant for the 3 trainings (9 days in Y1, 9 days in Y2, 5 days in Y3) @ $281/day; Local travel for participants to the 3 trainings: 30 participants per training @$20/participant/training; 3 return tickets for the international consultant @ $1,500/ticket (1 in each of Y1, Y2, Y3).</w:t>
            </w:r>
            <w:r w:rsidRPr="00963E90">
              <w:rPr>
                <w:rFonts w:ascii="Calibri" w:hAnsi="Calibri" w:cs="Calibri"/>
                <w:color w:val="000000"/>
                <w:sz w:val="20"/>
                <w:szCs w:val="20"/>
                <w:lang w:eastAsia="en-GB"/>
              </w:rPr>
              <w:br/>
              <w:t>- For Output 1.4: This covers DSA for the international consultant for the 3 trainings (4 days in Y1 and 12 days in Y2) @$281/day; Local travel for participants to the 3 trainings: 30 participants per training @$20/participant/training, with 1 training in Y1 and 2 trainings in Y2; 3 return tickets for the international consultant @ $1,500/ticket (1 in Y1 and 2 in Y2).</w:t>
            </w:r>
            <w:r w:rsidRPr="00963E90">
              <w:rPr>
                <w:rFonts w:ascii="Calibri" w:hAnsi="Calibri" w:cs="Calibri"/>
                <w:color w:val="000000"/>
                <w:sz w:val="20"/>
                <w:szCs w:val="20"/>
                <w:lang w:eastAsia="en-GB"/>
              </w:rPr>
              <w:br/>
              <w:t>- For Output 1.5: This covers DSA for the international consultant for 2 trainings (4 days in Y1 and 4 days in Y2) @$281/day; Local travel for participants to the 2 trainings: 30 participants per training @$20/participant/training, with 1 training in Y1 and 1 training in Y2; 2 return tickets for the international consultant @ $2,000/ticket (1 in Y1 and 1 in Y2).</w:t>
            </w:r>
          </w:p>
        </w:tc>
      </w:tr>
      <w:tr w:rsidR="00963E90" w:rsidRPr="00963E90" w14:paraId="08051312" w14:textId="77777777" w:rsidTr="00963E90">
        <w:trPr>
          <w:trHeight w:val="9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E57CF09"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lastRenderedPageBreak/>
              <w:t>4</w:t>
            </w:r>
          </w:p>
        </w:tc>
        <w:tc>
          <w:tcPr>
            <w:tcW w:w="13020" w:type="dxa"/>
            <w:tcBorders>
              <w:top w:val="nil"/>
              <w:left w:val="nil"/>
              <w:bottom w:val="single" w:sz="4" w:space="0" w:color="auto"/>
              <w:right w:val="single" w:sz="4" w:space="0" w:color="auto"/>
            </w:tcBorders>
            <w:shd w:val="clear" w:color="auto" w:fill="auto"/>
            <w:vAlign w:val="center"/>
            <w:hideMark/>
          </w:tcPr>
          <w:p w14:paraId="09AE8A87"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For Output 1.3: For procurement of tools necessary for increasing capacity of target stakeholders (@ $1,000 per year in Y1, Y2, Y3).</w:t>
            </w:r>
            <w:r w:rsidRPr="00963E90">
              <w:rPr>
                <w:rFonts w:ascii="Calibri" w:hAnsi="Calibri" w:cs="Calibri"/>
                <w:color w:val="000000"/>
                <w:sz w:val="20"/>
                <w:szCs w:val="20"/>
                <w:lang w:eastAsia="en-GB"/>
              </w:rPr>
              <w:br/>
              <w:t xml:space="preserve">- For Output 1.4: Covers </w:t>
            </w:r>
            <w:proofErr w:type="spellStart"/>
            <w:r w:rsidRPr="00963E90">
              <w:rPr>
                <w:rFonts w:ascii="Calibri" w:hAnsi="Calibri" w:cs="Calibri"/>
                <w:color w:val="000000"/>
                <w:sz w:val="20"/>
                <w:szCs w:val="20"/>
                <w:lang w:eastAsia="en-GB"/>
              </w:rPr>
              <w:t>equipement</w:t>
            </w:r>
            <w:proofErr w:type="spellEnd"/>
            <w:r w:rsidRPr="00963E90">
              <w:rPr>
                <w:rFonts w:ascii="Calibri" w:hAnsi="Calibri" w:cs="Calibri"/>
                <w:color w:val="000000"/>
                <w:sz w:val="20"/>
                <w:szCs w:val="20"/>
                <w:lang w:eastAsia="en-GB"/>
              </w:rPr>
              <w:t xml:space="preserve"> and material for the testing laboratory (bought in Y1), for $5,000 in total. </w:t>
            </w:r>
          </w:p>
        </w:tc>
      </w:tr>
      <w:tr w:rsidR="00963E90" w:rsidRPr="00963E90" w14:paraId="3CF01D18" w14:textId="77777777" w:rsidTr="00963E90">
        <w:trPr>
          <w:trHeight w:val="6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5B94B97"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5</w:t>
            </w:r>
          </w:p>
        </w:tc>
        <w:tc>
          <w:tcPr>
            <w:tcW w:w="13020" w:type="dxa"/>
            <w:tcBorders>
              <w:top w:val="nil"/>
              <w:left w:val="nil"/>
              <w:bottom w:val="single" w:sz="4" w:space="0" w:color="auto"/>
              <w:right w:val="single" w:sz="4" w:space="0" w:color="auto"/>
            </w:tcBorders>
            <w:shd w:val="clear" w:color="auto" w:fill="auto"/>
            <w:vAlign w:val="center"/>
            <w:hideMark/>
          </w:tcPr>
          <w:p w14:paraId="7095C694"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For Output 1.3: Supplies related to trainings and building technical capacities of target institutional actors (@ $1,000 per year in Y1, Y2, Y3).</w:t>
            </w:r>
          </w:p>
        </w:tc>
      </w:tr>
      <w:tr w:rsidR="00963E90" w:rsidRPr="00963E90" w14:paraId="58250E44" w14:textId="77777777" w:rsidTr="00963E90">
        <w:trPr>
          <w:trHeight w:val="9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298E8F9"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6</w:t>
            </w:r>
          </w:p>
        </w:tc>
        <w:tc>
          <w:tcPr>
            <w:tcW w:w="13020" w:type="dxa"/>
            <w:tcBorders>
              <w:top w:val="nil"/>
              <w:left w:val="nil"/>
              <w:bottom w:val="single" w:sz="4" w:space="0" w:color="auto"/>
              <w:right w:val="single" w:sz="4" w:space="0" w:color="auto"/>
            </w:tcBorders>
            <w:shd w:val="clear" w:color="auto" w:fill="auto"/>
            <w:vAlign w:val="center"/>
            <w:hideMark/>
          </w:tcPr>
          <w:p w14:paraId="1F2E8EB2"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xml:space="preserve">- For Output 1.4: Communication costs at $1,000 in Y2. </w:t>
            </w:r>
            <w:r w:rsidRPr="00963E90">
              <w:rPr>
                <w:rFonts w:ascii="Calibri" w:hAnsi="Calibri" w:cs="Calibri"/>
                <w:color w:val="000000"/>
                <w:sz w:val="20"/>
                <w:szCs w:val="20"/>
                <w:lang w:eastAsia="en-GB"/>
              </w:rPr>
              <w:br/>
              <w:t>- For Output 1.6: Communication and translation costs for $3,000 in Y4.</w:t>
            </w:r>
          </w:p>
        </w:tc>
      </w:tr>
      <w:tr w:rsidR="00963E90" w:rsidRPr="00963E90" w14:paraId="24DB0B99" w14:textId="77777777" w:rsidTr="00963E90">
        <w:trPr>
          <w:trHeight w:val="27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20A12B1C"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7</w:t>
            </w:r>
          </w:p>
        </w:tc>
        <w:tc>
          <w:tcPr>
            <w:tcW w:w="13020" w:type="dxa"/>
            <w:tcBorders>
              <w:top w:val="nil"/>
              <w:left w:val="nil"/>
              <w:bottom w:val="single" w:sz="4" w:space="0" w:color="auto"/>
              <w:right w:val="single" w:sz="4" w:space="0" w:color="auto"/>
            </w:tcBorders>
            <w:shd w:val="clear" w:color="auto" w:fill="auto"/>
            <w:vAlign w:val="center"/>
            <w:hideMark/>
          </w:tcPr>
          <w:p w14:paraId="61FF93EE"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xml:space="preserve">- For Output 1.1: This will cover venues and related cost for </w:t>
            </w:r>
            <w:proofErr w:type="spellStart"/>
            <w:r w:rsidRPr="00963E90">
              <w:rPr>
                <w:rFonts w:ascii="Calibri" w:hAnsi="Calibri" w:cs="Calibri"/>
                <w:color w:val="000000"/>
                <w:sz w:val="20"/>
                <w:szCs w:val="20"/>
                <w:lang w:eastAsia="en-GB"/>
              </w:rPr>
              <w:t>for</w:t>
            </w:r>
            <w:proofErr w:type="spellEnd"/>
            <w:r w:rsidRPr="00963E90">
              <w:rPr>
                <w:rFonts w:ascii="Calibri" w:hAnsi="Calibri" w:cs="Calibri"/>
                <w:color w:val="000000"/>
                <w:sz w:val="20"/>
                <w:szCs w:val="20"/>
                <w:lang w:eastAsia="en-GB"/>
              </w:rPr>
              <w:t xml:space="preserve"> capacity- building trainings of multi-stakeholders' platform on various themes such as e-waste, tax-exemption, fundraising, delivery models, innovative </w:t>
            </w:r>
            <w:proofErr w:type="spellStart"/>
            <w:r w:rsidRPr="00963E90">
              <w:rPr>
                <w:rFonts w:ascii="Calibri" w:hAnsi="Calibri" w:cs="Calibri"/>
                <w:color w:val="000000"/>
                <w:sz w:val="20"/>
                <w:szCs w:val="20"/>
                <w:lang w:eastAsia="en-GB"/>
              </w:rPr>
              <w:t>minigrid</w:t>
            </w:r>
            <w:proofErr w:type="spellEnd"/>
            <w:r w:rsidRPr="00963E90">
              <w:rPr>
                <w:rFonts w:ascii="Calibri" w:hAnsi="Calibri" w:cs="Calibri"/>
                <w:color w:val="000000"/>
                <w:sz w:val="20"/>
                <w:szCs w:val="20"/>
                <w:lang w:eastAsia="en-GB"/>
              </w:rPr>
              <w:t xml:space="preserve"> </w:t>
            </w:r>
            <w:proofErr w:type="gramStart"/>
            <w:r w:rsidRPr="00963E90">
              <w:rPr>
                <w:rFonts w:ascii="Calibri" w:hAnsi="Calibri" w:cs="Calibri"/>
                <w:color w:val="000000"/>
                <w:sz w:val="20"/>
                <w:szCs w:val="20"/>
                <w:lang w:eastAsia="en-GB"/>
              </w:rPr>
              <w:t>technologies,  etc.</w:t>
            </w:r>
            <w:proofErr w:type="gramEnd"/>
            <w:r w:rsidRPr="00963E90">
              <w:rPr>
                <w:rFonts w:ascii="Calibri" w:hAnsi="Calibri" w:cs="Calibri"/>
                <w:color w:val="000000"/>
                <w:sz w:val="20"/>
                <w:szCs w:val="20"/>
                <w:lang w:eastAsia="en-GB"/>
              </w:rPr>
              <w:t xml:space="preserve"> This line item will also cover participation of members of the Platform in workshops, when necessary (@$1,500/year).</w:t>
            </w:r>
            <w:r w:rsidRPr="00963E90">
              <w:rPr>
                <w:rFonts w:ascii="Calibri" w:hAnsi="Calibri" w:cs="Calibri"/>
                <w:color w:val="000000"/>
                <w:sz w:val="20"/>
                <w:szCs w:val="20"/>
                <w:lang w:eastAsia="en-GB"/>
              </w:rPr>
              <w:br/>
              <w:t xml:space="preserve">- For Output 1.2: This covers venue and related costs for 2 workshops (inception and dissemination) in Y1 during the </w:t>
            </w:r>
            <w:proofErr w:type="spellStart"/>
            <w:r w:rsidRPr="00963E90">
              <w:rPr>
                <w:rFonts w:ascii="Calibri" w:hAnsi="Calibri" w:cs="Calibri"/>
                <w:color w:val="000000"/>
                <w:sz w:val="20"/>
                <w:szCs w:val="20"/>
                <w:lang w:eastAsia="en-GB"/>
              </w:rPr>
              <w:t>minigrid</w:t>
            </w:r>
            <w:proofErr w:type="spellEnd"/>
            <w:r w:rsidRPr="00963E90">
              <w:rPr>
                <w:rFonts w:ascii="Calibri" w:hAnsi="Calibri" w:cs="Calibri"/>
                <w:color w:val="000000"/>
                <w:sz w:val="20"/>
                <w:szCs w:val="20"/>
                <w:lang w:eastAsia="en-GB"/>
              </w:rPr>
              <w:t xml:space="preserve"> strategy development (@$2,500 per workshop).</w:t>
            </w:r>
            <w:r w:rsidRPr="00963E90">
              <w:rPr>
                <w:rFonts w:ascii="Calibri" w:hAnsi="Calibri" w:cs="Calibri"/>
                <w:color w:val="000000"/>
                <w:sz w:val="20"/>
                <w:szCs w:val="20"/>
                <w:lang w:eastAsia="en-GB"/>
              </w:rPr>
              <w:br/>
              <w:t>- For Output 1.3: To cover venue and related cost for the 3 trainings @ $2,500 per training in Y1 and Y2, and $2,000 in Y3.</w:t>
            </w:r>
            <w:r w:rsidRPr="00963E90">
              <w:rPr>
                <w:rFonts w:ascii="Calibri" w:hAnsi="Calibri" w:cs="Calibri"/>
                <w:color w:val="000000"/>
                <w:sz w:val="20"/>
                <w:szCs w:val="20"/>
                <w:lang w:eastAsia="en-GB"/>
              </w:rPr>
              <w:br/>
              <w:t>- For Output 1.4: This covers 3 trainings @2,500/training, including 1 training and Y1 and 2 trainings in Y2.</w:t>
            </w:r>
            <w:r w:rsidRPr="00963E90">
              <w:rPr>
                <w:rFonts w:ascii="Calibri" w:hAnsi="Calibri" w:cs="Calibri"/>
                <w:color w:val="000000"/>
                <w:sz w:val="20"/>
                <w:szCs w:val="20"/>
                <w:lang w:eastAsia="en-GB"/>
              </w:rPr>
              <w:br/>
              <w:t>- For Output 1.5: This covers 2 trainings @2,500/training, including 1 training and Y1 and 1 training in Y2.</w:t>
            </w:r>
          </w:p>
        </w:tc>
      </w:tr>
      <w:tr w:rsidR="00963E90" w:rsidRPr="00963E90" w14:paraId="303A0380" w14:textId="77777777" w:rsidTr="00963E90">
        <w:trPr>
          <w:trHeight w:val="6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258A2E9"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8</w:t>
            </w:r>
          </w:p>
        </w:tc>
        <w:tc>
          <w:tcPr>
            <w:tcW w:w="13020" w:type="dxa"/>
            <w:tcBorders>
              <w:top w:val="nil"/>
              <w:left w:val="nil"/>
              <w:bottom w:val="single" w:sz="4" w:space="0" w:color="auto"/>
              <w:right w:val="single" w:sz="4" w:space="0" w:color="auto"/>
            </w:tcBorders>
            <w:shd w:val="clear" w:color="auto" w:fill="auto"/>
            <w:vAlign w:val="center"/>
            <w:hideMark/>
          </w:tcPr>
          <w:p w14:paraId="1D6E6C36"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For Output 1.4: This covers 3 computers and other IT equipment for the testing laboratory (bought in Y1), for a total of $8,000.</w:t>
            </w:r>
          </w:p>
        </w:tc>
      </w:tr>
      <w:tr w:rsidR="00963E90" w:rsidRPr="00963E90" w14:paraId="35C411C5" w14:textId="77777777" w:rsidTr="00963E90">
        <w:trPr>
          <w:trHeight w:val="12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CA5129A"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9</w:t>
            </w:r>
          </w:p>
        </w:tc>
        <w:tc>
          <w:tcPr>
            <w:tcW w:w="13020" w:type="dxa"/>
            <w:tcBorders>
              <w:top w:val="nil"/>
              <w:left w:val="nil"/>
              <w:bottom w:val="single" w:sz="4" w:space="0" w:color="auto"/>
              <w:right w:val="single" w:sz="4" w:space="0" w:color="auto"/>
            </w:tcBorders>
            <w:shd w:val="clear" w:color="auto" w:fill="auto"/>
            <w:vAlign w:val="center"/>
            <w:hideMark/>
          </w:tcPr>
          <w:p w14:paraId="23C77444" w14:textId="636B2EA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xml:space="preserve">- For Output 1.1: </w:t>
            </w:r>
            <w:r w:rsidR="009F16AE">
              <w:rPr>
                <w:rFonts w:ascii="Calibri" w:hAnsi="Calibri" w:cs="Calibri"/>
                <w:color w:val="000000"/>
                <w:sz w:val="20"/>
                <w:szCs w:val="20"/>
                <w:lang w:eastAsia="en-GB"/>
              </w:rPr>
              <w:t>Two (</w:t>
            </w:r>
            <w:r w:rsidRPr="00963E90">
              <w:rPr>
                <w:rFonts w:ascii="Calibri" w:hAnsi="Calibri" w:cs="Calibri"/>
                <w:color w:val="000000"/>
                <w:sz w:val="20"/>
                <w:szCs w:val="20"/>
                <w:lang w:eastAsia="en-GB"/>
              </w:rPr>
              <w:t>2</w:t>
            </w:r>
            <w:r w:rsidR="009F16AE">
              <w:rPr>
                <w:rFonts w:ascii="Calibri" w:hAnsi="Calibri" w:cs="Calibri"/>
                <w:color w:val="000000"/>
                <w:sz w:val="20"/>
                <w:szCs w:val="20"/>
                <w:lang w:eastAsia="en-GB"/>
              </w:rPr>
              <w:t>)</w:t>
            </w:r>
            <w:r w:rsidRPr="00963E90">
              <w:rPr>
                <w:rFonts w:ascii="Calibri" w:hAnsi="Calibri" w:cs="Calibri"/>
                <w:color w:val="000000"/>
                <w:sz w:val="20"/>
                <w:szCs w:val="20"/>
                <w:lang w:eastAsia="en-GB"/>
              </w:rPr>
              <w:t xml:space="preserve"> consultants paid @ $700 / day </w:t>
            </w:r>
            <w:r w:rsidR="009F16AE">
              <w:rPr>
                <w:rFonts w:ascii="Calibri" w:hAnsi="Calibri" w:cs="Calibri"/>
                <w:color w:val="000000"/>
                <w:sz w:val="20"/>
                <w:szCs w:val="20"/>
                <w:lang w:eastAsia="en-GB"/>
              </w:rPr>
              <w:t xml:space="preserve">each </w:t>
            </w:r>
            <w:r w:rsidRPr="00963E90">
              <w:rPr>
                <w:rFonts w:ascii="Calibri" w:hAnsi="Calibri" w:cs="Calibri"/>
                <w:color w:val="000000"/>
                <w:sz w:val="20"/>
                <w:szCs w:val="20"/>
                <w:lang w:eastAsia="en-GB"/>
              </w:rPr>
              <w:t>for 7 days each to support the national multi-stakeholder platform</w:t>
            </w:r>
            <w:r w:rsidR="009F16AE">
              <w:rPr>
                <w:rFonts w:ascii="Calibri" w:hAnsi="Calibri" w:cs="Calibri"/>
                <w:color w:val="000000"/>
                <w:sz w:val="20"/>
                <w:szCs w:val="20"/>
                <w:lang w:eastAsia="en-GB"/>
              </w:rPr>
              <w:t xml:space="preserve"> (Y1)</w:t>
            </w:r>
            <w:r w:rsidRPr="00963E90">
              <w:rPr>
                <w:rFonts w:ascii="Calibri" w:hAnsi="Calibri" w:cs="Calibri"/>
                <w:color w:val="000000"/>
                <w:sz w:val="20"/>
                <w:szCs w:val="20"/>
                <w:lang w:eastAsia="en-GB"/>
              </w:rPr>
              <w:t>.</w:t>
            </w:r>
            <w:r w:rsidRPr="00963E90">
              <w:rPr>
                <w:rFonts w:ascii="Calibri" w:hAnsi="Calibri" w:cs="Calibri"/>
                <w:color w:val="000000"/>
                <w:sz w:val="20"/>
                <w:szCs w:val="20"/>
                <w:lang w:eastAsia="en-GB"/>
              </w:rPr>
              <w:br/>
              <w:t xml:space="preserve">- For Output 1.3: International consultant will be recruited for 20 days (8 days in Y1, 8 days in Y2, 4 days in Y3), so 3 trainings in total, to provide capacity-building trainings to targeted public sector stakeholders involved in </w:t>
            </w:r>
            <w:proofErr w:type="spellStart"/>
            <w:r w:rsidRPr="00963E90">
              <w:rPr>
                <w:rFonts w:ascii="Calibri" w:hAnsi="Calibri" w:cs="Calibri"/>
                <w:color w:val="000000"/>
                <w:sz w:val="20"/>
                <w:szCs w:val="20"/>
                <w:lang w:eastAsia="en-GB"/>
              </w:rPr>
              <w:t>minigrid</w:t>
            </w:r>
            <w:proofErr w:type="spellEnd"/>
            <w:r w:rsidRPr="00963E90">
              <w:rPr>
                <w:rFonts w:ascii="Calibri" w:hAnsi="Calibri" w:cs="Calibri"/>
                <w:color w:val="000000"/>
                <w:sz w:val="20"/>
                <w:szCs w:val="20"/>
                <w:lang w:eastAsia="en-GB"/>
              </w:rPr>
              <w:t xml:space="preserve"> promotion such as regulator, agencies, etc. (@ $700/day).</w:t>
            </w:r>
          </w:p>
        </w:tc>
      </w:tr>
      <w:tr w:rsidR="00963E90" w:rsidRPr="00963E90" w14:paraId="15776E75" w14:textId="77777777" w:rsidTr="00963E90">
        <w:trPr>
          <w:trHeight w:val="6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DEA8DD4"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10</w:t>
            </w:r>
          </w:p>
        </w:tc>
        <w:tc>
          <w:tcPr>
            <w:tcW w:w="13020" w:type="dxa"/>
            <w:tcBorders>
              <w:top w:val="nil"/>
              <w:left w:val="nil"/>
              <w:bottom w:val="single" w:sz="4" w:space="0" w:color="auto"/>
              <w:right w:val="single" w:sz="4" w:space="0" w:color="auto"/>
            </w:tcBorders>
            <w:shd w:val="clear" w:color="auto" w:fill="auto"/>
            <w:vAlign w:val="center"/>
            <w:hideMark/>
          </w:tcPr>
          <w:p w14:paraId="6A4FE0FE"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xml:space="preserve">- For Output 1.5: Covers </w:t>
            </w:r>
            <w:proofErr w:type="spellStart"/>
            <w:r w:rsidRPr="00963E90">
              <w:rPr>
                <w:rFonts w:ascii="Calibri" w:hAnsi="Calibri" w:cs="Calibri"/>
                <w:color w:val="000000"/>
                <w:sz w:val="20"/>
                <w:szCs w:val="20"/>
                <w:lang w:eastAsia="en-GB"/>
              </w:rPr>
              <w:t>equipement</w:t>
            </w:r>
            <w:proofErr w:type="spellEnd"/>
            <w:r w:rsidRPr="00963E90">
              <w:rPr>
                <w:rFonts w:ascii="Calibri" w:hAnsi="Calibri" w:cs="Calibri"/>
                <w:color w:val="000000"/>
                <w:sz w:val="20"/>
                <w:szCs w:val="20"/>
                <w:lang w:eastAsia="en-GB"/>
              </w:rPr>
              <w:t xml:space="preserve"> and material for the trainings, $4,000 in Y1 and $4,000 in Y2.</w:t>
            </w:r>
          </w:p>
        </w:tc>
      </w:tr>
      <w:tr w:rsidR="00963E90" w:rsidRPr="00963E90" w14:paraId="24E34883" w14:textId="77777777" w:rsidTr="00963E90">
        <w:trPr>
          <w:trHeight w:val="9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21D52D7C"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11</w:t>
            </w:r>
          </w:p>
        </w:tc>
        <w:tc>
          <w:tcPr>
            <w:tcW w:w="13020" w:type="dxa"/>
            <w:tcBorders>
              <w:top w:val="nil"/>
              <w:left w:val="nil"/>
              <w:bottom w:val="single" w:sz="4" w:space="0" w:color="auto"/>
              <w:right w:val="single" w:sz="4" w:space="0" w:color="auto"/>
            </w:tcBorders>
            <w:shd w:val="clear" w:color="auto" w:fill="auto"/>
            <w:vAlign w:val="center"/>
            <w:hideMark/>
          </w:tcPr>
          <w:p w14:paraId="0A3EC39E"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xml:space="preserve">- For Output 2.1: This </w:t>
            </w:r>
            <w:proofErr w:type="gramStart"/>
            <w:r w:rsidRPr="00963E90">
              <w:rPr>
                <w:rFonts w:ascii="Calibri" w:hAnsi="Calibri" w:cs="Calibri"/>
                <w:color w:val="000000"/>
                <w:sz w:val="20"/>
                <w:szCs w:val="20"/>
                <w:lang w:eastAsia="en-GB"/>
              </w:rPr>
              <w:t>include</w:t>
            </w:r>
            <w:proofErr w:type="gramEnd"/>
            <w:r w:rsidRPr="00963E90">
              <w:rPr>
                <w:rFonts w:ascii="Calibri" w:hAnsi="Calibri" w:cs="Calibri"/>
                <w:color w:val="000000"/>
                <w:sz w:val="20"/>
                <w:szCs w:val="20"/>
                <w:lang w:eastAsia="en-GB"/>
              </w:rPr>
              <w:t>: $12K for a legal consultant to support the tender and contracting process for the pilot projects in Y1; $7,020 for a safeguards consultant in Y1.</w:t>
            </w:r>
          </w:p>
        </w:tc>
      </w:tr>
      <w:tr w:rsidR="00963E90" w:rsidRPr="00963E90" w14:paraId="7C11DFFC" w14:textId="77777777" w:rsidTr="00963E90">
        <w:trPr>
          <w:trHeight w:val="12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E618156"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12</w:t>
            </w:r>
          </w:p>
        </w:tc>
        <w:tc>
          <w:tcPr>
            <w:tcW w:w="13020" w:type="dxa"/>
            <w:tcBorders>
              <w:top w:val="nil"/>
              <w:left w:val="nil"/>
              <w:bottom w:val="single" w:sz="4" w:space="0" w:color="auto"/>
              <w:right w:val="single" w:sz="4" w:space="0" w:color="auto"/>
            </w:tcBorders>
            <w:shd w:val="clear" w:color="auto" w:fill="auto"/>
            <w:vAlign w:val="center"/>
            <w:hideMark/>
          </w:tcPr>
          <w:p w14:paraId="3DAB9F7A"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For Output 2.2: Local expert to support elaboration and capacity-</w:t>
            </w:r>
            <w:proofErr w:type="spellStart"/>
            <w:r w:rsidRPr="00963E90">
              <w:rPr>
                <w:rFonts w:ascii="Calibri" w:hAnsi="Calibri" w:cs="Calibri"/>
                <w:color w:val="000000"/>
                <w:sz w:val="20"/>
                <w:szCs w:val="20"/>
                <w:lang w:eastAsia="en-GB"/>
              </w:rPr>
              <w:t>buidling</w:t>
            </w:r>
            <w:proofErr w:type="spellEnd"/>
            <w:r w:rsidRPr="00963E90">
              <w:rPr>
                <w:rFonts w:ascii="Calibri" w:hAnsi="Calibri" w:cs="Calibri"/>
                <w:color w:val="000000"/>
                <w:sz w:val="20"/>
                <w:szCs w:val="20"/>
                <w:lang w:eastAsia="en-GB"/>
              </w:rPr>
              <w:t xml:space="preserve"> in collaboration with an international expert: 10 days in Y1 and 10 days in Y2 @ $300/</w:t>
            </w:r>
            <w:proofErr w:type="gramStart"/>
            <w:r w:rsidRPr="00963E90">
              <w:rPr>
                <w:rFonts w:ascii="Calibri" w:hAnsi="Calibri" w:cs="Calibri"/>
                <w:color w:val="000000"/>
                <w:sz w:val="20"/>
                <w:szCs w:val="20"/>
                <w:lang w:eastAsia="en-GB"/>
              </w:rPr>
              <w:t>day..</w:t>
            </w:r>
            <w:proofErr w:type="gramEnd"/>
            <w:r w:rsidRPr="00963E90">
              <w:rPr>
                <w:rFonts w:ascii="Calibri" w:hAnsi="Calibri" w:cs="Calibri"/>
                <w:color w:val="000000"/>
                <w:sz w:val="20"/>
                <w:szCs w:val="20"/>
                <w:lang w:eastAsia="en-GB"/>
              </w:rPr>
              <w:br/>
              <w:t xml:space="preserve">- For Output 2.3: Part-time HR to provide admin services to the Association and also </w:t>
            </w:r>
            <w:proofErr w:type="spellStart"/>
            <w:r w:rsidRPr="00963E90">
              <w:rPr>
                <w:rFonts w:ascii="Calibri" w:hAnsi="Calibri" w:cs="Calibri"/>
                <w:color w:val="000000"/>
                <w:sz w:val="20"/>
                <w:szCs w:val="20"/>
                <w:lang w:eastAsia="en-GB"/>
              </w:rPr>
              <w:t>adhoc</w:t>
            </w:r>
            <w:proofErr w:type="spellEnd"/>
            <w:r w:rsidRPr="00963E90">
              <w:rPr>
                <w:rFonts w:ascii="Calibri" w:hAnsi="Calibri" w:cs="Calibri"/>
                <w:color w:val="000000"/>
                <w:sz w:val="20"/>
                <w:szCs w:val="20"/>
                <w:lang w:eastAsia="en-GB"/>
              </w:rPr>
              <w:t xml:space="preserve"> consulting needs (12 days @ $300/day for Y1 and Y2 each).</w:t>
            </w:r>
          </w:p>
        </w:tc>
      </w:tr>
      <w:tr w:rsidR="00963E90" w:rsidRPr="00963E90" w14:paraId="26CAFF48" w14:textId="77777777" w:rsidTr="00963E90">
        <w:trPr>
          <w:trHeight w:val="15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4CAD07D"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lastRenderedPageBreak/>
              <w:t>13</w:t>
            </w:r>
          </w:p>
        </w:tc>
        <w:tc>
          <w:tcPr>
            <w:tcW w:w="13020" w:type="dxa"/>
            <w:tcBorders>
              <w:top w:val="nil"/>
              <w:left w:val="nil"/>
              <w:bottom w:val="single" w:sz="4" w:space="0" w:color="auto"/>
              <w:right w:val="single" w:sz="4" w:space="0" w:color="auto"/>
            </w:tcBorders>
            <w:shd w:val="clear" w:color="auto" w:fill="auto"/>
            <w:vAlign w:val="center"/>
            <w:hideMark/>
          </w:tcPr>
          <w:p w14:paraId="03AD34B0"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For Output 2.2: This covers DSA for the international consultant for the 2 trainings (5 days in Y1, 5 days in Y2) @ $281/day; Local travel for participants to the 2 trainings: 30 participants per training @$20/participant/training; 2 return tickets for the international consultant @ $2,000/ticket (1 in each of Y1, Y2).</w:t>
            </w:r>
            <w:r w:rsidRPr="00963E90">
              <w:rPr>
                <w:rFonts w:ascii="Calibri" w:hAnsi="Calibri" w:cs="Calibri"/>
                <w:color w:val="000000"/>
                <w:sz w:val="20"/>
                <w:szCs w:val="20"/>
                <w:lang w:eastAsia="en-GB"/>
              </w:rPr>
              <w:br/>
              <w:t>- For Output 2.3: This covers DSAs for 4 people for 5 days @ $281/day; 4 return tickets: 1 for the international consultant @ $2,000/ticket, and 3 for the members of the association @ $1,500/ticket.</w:t>
            </w:r>
          </w:p>
        </w:tc>
      </w:tr>
      <w:tr w:rsidR="00963E90" w:rsidRPr="00963E90" w14:paraId="6819C5F5" w14:textId="77777777" w:rsidTr="00963E90">
        <w:trPr>
          <w:trHeight w:val="6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4B04199"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14</w:t>
            </w:r>
          </w:p>
        </w:tc>
        <w:tc>
          <w:tcPr>
            <w:tcW w:w="13020" w:type="dxa"/>
            <w:tcBorders>
              <w:top w:val="nil"/>
              <w:left w:val="nil"/>
              <w:bottom w:val="single" w:sz="4" w:space="0" w:color="auto"/>
              <w:right w:val="single" w:sz="4" w:space="0" w:color="auto"/>
            </w:tcBorders>
            <w:shd w:val="clear" w:color="auto" w:fill="auto"/>
            <w:vAlign w:val="center"/>
            <w:hideMark/>
          </w:tcPr>
          <w:p w14:paraId="08D17FA0" w14:textId="2C14CF3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For Output 2.1: Sub-contract to international firm/manufacturer to provide O&amp;M @ $6,506 for Y2 then $3,297 for Y3</w:t>
            </w:r>
            <w:r w:rsidR="00D64948">
              <w:rPr>
                <w:rFonts w:ascii="Calibri" w:hAnsi="Calibri" w:cs="Calibri"/>
                <w:color w:val="000000"/>
                <w:sz w:val="20"/>
                <w:szCs w:val="20"/>
                <w:lang w:eastAsia="en-GB"/>
              </w:rPr>
              <w:t xml:space="preserve"> and $3,297</w:t>
            </w:r>
            <w:r w:rsidRPr="00963E90">
              <w:rPr>
                <w:rFonts w:ascii="Calibri" w:hAnsi="Calibri" w:cs="Calibri"/>
                <w:color w:val="000000"/>
                <w:sz w:val="20"/>
                <w:szCs w:val="20"/>
                <w:lang w:eastAsia="en-GB"/>
              </w:rPr>
              <w:t xml:space="preserve"> </w:t>
            </w:r>
            <w:r w:rsidR="00D64948">
              <w:rPr>
                <w:rFonts w:ascii="Calibri" w:hAnsi="Calibri" w:cs="Calibri"/>
                <w:color w:val="000000"/>
                <w:sz w:val="20"/>
                <w:szCs w:val="20"/>
                <w:lang w:eastAsia="en-GB"/>
              </w:rPr>
              <w:t xml:space="preserve">for </w:t>
            </w:r>
            <w:r w:rsidRPr="00963E90">
              <w:rPr>
                <w:rFonts w:ascii="Calibri" w:hAnsi="Calibri" w:cs="Calibri"/>
                <w:color w:val="000000"/>
                <w:sz w:val="20"/>
                <w:szCs w:val="20"/>
                <w:lang w:eastAsia="en-GB"/>
              </w:rPr>
              <w:t>Y4.</w:t>
            </w:r>
          </w:p>
        </w:tc>
      </w:tr>
      <w:tr w:rsidR="00963E90" w:rsidRPr="00963E90" w14:paraId="5C4021D0" w14:textId="77777777" w:rsidTr="00963E90">
        <w:trPr>
          <w:trHeight w:val="6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FCC47FB"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15</w:t>
            </w:r>
          </w:p>
        </w:tc>
        <w:tc>
          <w:tcPr>
            <w:tcW w:w="13020" w:type="dxa"/>
            <w:tcBorders>
              <w:top w:val="nil"/>
              <w:left w:val="nil"/>
              <w:bottom w:val="single" w:sz="4" w:space="0" w:color="auto"/>
              <w:right w:val="single" w:sz="4" w:space="0" w:color="auto"/>
            </w:tcBorders>
            <w:shd w:val="clear" w:color="auto" w:fill="auto"/>
            <w:vAlign w:val="center"/>
            <w:hideMark/>
          </w:tcPr>
          <w:p w14:paraId="1AF24B51"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xml:space="preserve">- For Output 2.1: Procurement of </w:t>
            </w:r>
            <w:proofErr w:type="spellStart"/>
            <w:r w:rsidRPr="00963E90">
              <w:rPr>
                <w:rFonts w:ascii="Calibri" w:hAnsi="Calibri" w:cs="Calibri"/>
                <w:color w:val="000000"/>
                <w:sz w:val="20"/>
                <w:szCs w:val="20"/>
                <w:lang w:eastAsia="en-GB"/>
              </w:rPr>
              <w:t>minigrid</w:t>
            </w:r>
            <w:proofErr w:type="spellEnd"/>
            <w:r w:rsidRPr="00963E90">
              <w:rPr>
                <w:rFonts w:ascii="Calibri" w:hAnsi="Calibri" w:cs="Calibri"/>
                <w:color w:val="000000"/>
                <w:sz w:val="20"/>
                <w:szCs w:val="20"/>
                <w:lang w:eastAsia="en-GB"/>
              </w:rPr>
              <w:t xml:space="preserve"> and related goods </w:t>
            </w:r>
            <w:proofErr w:type="gramStart"/>
            <w:r w:rsidRPr="00963E90">
              <w:rPr>
                <w:rFonts w:ascii="Calibri" w:hAnsi="Calibri" w:cs="Calibri"/>
                <w:color w:val="000000"/>
                <w:sz w:val="20"/>
                <w:szCs w:val="20"/>
                <w:lang w:eastAsia="en-GB"/>
              </w:rPr>
              <w:t>and  services</w:t>
            </w:r>
            <w:proofErr w:type="gramEnd"/>
            <w:r w:rsidRPr="00963E90">
              <w:rPr>
                <w:rFonts w:ascii="Calibri" w:hAnsi="Calibri" w:cs="Calibri"/>
                <w:color w:val="000000"/>
                <w:sz w:val="20"/>
                <w:szCs w:val="20"/>
                <w:lang w:eastAsia="en-GB"/>
              </w:rPr>
              <w:t xml:space="preserve"> for the two pilot projects.</w:t>
            </w:r>
          </w:p>
        </w:tc>
      </w:tr>
      <w:tr w:rsidR="00963E90" w:rsidRPr="00963E90" w14:paraId="2254F15B" w14:textId="77777777" w:rsidTr="00963E90">
        <w:trPr>
          <w:trHeight w:val="6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235E1C07"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16</w:t>
            </w:r>
          </w:p>
        </w:tc>
        <w:tc>
          <w:tcPr>
            <w:tcW w:w="13020" w:type="dxa"/>
            <w:tcBorders>
              <w:top w:val="nil"/>
              <w:left w:val="nil"/>
              <w:bottom w:val="single" w:sz="4" w:space="0" w:color="auto"/>
              <w:right w:val="single" w:sz="4" w:space="0" w:color="auto"/>
            </w:tcBorders>
            <w:shd w:val="clear" w:color="auto" w:fill="auto"/>
            <w:vAlign w:val="center"/>
            <w:hideMark/>
          </w:tcPr>
          <w:p w14:paraId="6C660EDC"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xml:space="preserve">- For Output 2.3: 2 computers, 1 </w:t>
            </w:r>
            <w:proofErr w:type="gramStart"/>
            <w:r w:rsidRPr="00963E90">
              <w:rPr>
                <w:rFonts w:ascii="Calibri" w:hAnsi="Calibri" w:cs="Calibri"/>
                <w:color w:val="000000"/>
                <w:sz w:val="20"/>
                <w:szCs w:val="20"/>
                <w:lang w:eastAsia="en-GB"/>
              </w:rPr>
              <w:t>printers</w:t>
            </w:r>
            <w:proofErr w:type="gramEnd"/>
            <w:r w:rsidRPr="00963E90">
              <w:rPr>
                <w:rFonts w:ascii="Calibri" w:hAnsi="Calibri" w:cs="Calibri"/>
                <w:color w:val="000000"/>
                <w:sz w:val="20"/>
                <w:szCs w:val="20"/>
                <w:lang w:eastAsia="en-GB"/>
              </w:rPr>
              <w:t>, etc. for the office @ $2,500 in Y1.</w:t>
            </w:r>
          </w:p>
        </w:tc>
      </w:tr>
      <w:tr w:rsidR="00963E90" w:rsidRPr="00963E90" w14:paraId="150D9E42" w14:textId="77777777" w:rsidTr="00963E90">
        <w:trPr>
          <w:trHeight w:val="6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2FBBE509"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17</w:t>
            </w:r>
          </w:p>
        </w:tc>
        <w:tc>
          <w:tcPr>
            <w:tcW w:w="13020" w:type="dxa"/>
            <w:tcBorders>
              <w:top w:val="nil"/>
              <w:left w:val="nil"/>
              <w:bottom w:val="single" w:sz="4" w:space="0" w:color="auto"/>
              <w:right w:val="single" w:sz="4" w:space="0" w:color="auto"/>
            </w:tcBorders>
            <w:shd w:val="clear" w:color="auto" w:fill="auto"/>
            <w:vAlign w:val="center"/>
            <w:hideMark/>
          </w:tcPr>
          <w:p w14:paraId="564E4DDB"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xml:space="preserve">- For Output 2.3: This will cover printing of brochures, business cards </w:t>
            </w:r>
            <w:proofErr w:type="gramStart"/>
            <w:r w:rsidRPr="00963E90">
              <w:rPr>
                <w:rFonts w:ascii="Calibri" w:hAnsi="Calibri" w:cs="Calibri"/>
                <w:color w:val="000000"/>
                <w:sz w:val="20"/>
                <w:szCs w:val="20"/>
                <w:lang w:eastAsia="en-GB"/>
              </w:rPr>
              <w:t>and etc.</w:t>
            </w:r>
            <w:proofErr w:type="gramEnd"/>
            <w:r w:rsidRPr="00963E90">
              <w:rPr>
                <w:rFonts w:ascii="Calibri" w:hAnsi="Calibri" w:cs="Calibri"/>
                <w:color w:val="000000"/>
                <w:sz w:val="20"/>
                <w:szCs w:val="20"/>
                <w:lang w:eastAsia="en-GB"/>
              </w:rPr>
              <w:t xml:space="preserve"> @ $1,500 in Y1.</w:t>
            </w:r>
          </w:p>
        </w:tc>
      </w:tr>
      <w:tr w:rsidR="00963E90" w:rsidRPr="00963E90" w14:paraId="218170F8" w14:textId="77777777" w:rsidTr="00963E90">
        <w:trPr>
          <w:trHeight w:val="18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67CF955"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18</w:t>
            </w:r>
          </w:p>
        </w:tc>
        <w:tc>
          <w:tcPr>
            <w:tcW w:w="13020" w:type="dxa"/>
            <w:tcBorders>
              <w:top w:val="nil"/>
              <w:left w:val="nil"/>
              <w:bottom w:val="single" w:sz="4" w:space="0" w:color="auto"/>
              <w:right w:val="single" w:sz="4" w:space="0" w:color="auto"/>
            </w:tcBorders>
            <w:shd w:val="clear" w:color="auto" w:fill="auto"/>
            <w:vAlign w:val="center"/>
            <w:hideMark/>
          </w:tcPr>
          <w:p w14:paraId="437603ED" w14:textId="7DC247F3"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xml:space="preserve">- For Output 2.1: Training in innovative business models, entrepreneurship, installations, financial literacy for women. Also, issues of IPP and climate change will be covered under these trainings. </w:t>
            </w:r>
            <w:r w:rsidR="00267044" w:rsidRPr="00267044">
              <w:rPr>
                <w:rFonts w:ascii="Calibri" w:hAnsi="Calibri" w:cs="Calibri"/>
                <w:color w:val="000000"/>
                <w:sz w:val="20"/>
                <w:szCs w:val="20"/>
                <w:lang w:eastAsia="en-GB"/>
              </w:rPr>
              <w:t>$5,000 per training per year with 1 training annually in Y1, Y2 and Y3 ($15,000 in total).</w:t>
            </w:r>
            <w:r w:rsidRPr="00963E90">
              <w:rPr>
                <w:rFonts w:ascii="Calibri" w:hAnsi="Calibri" w:cs="Calibri"/>
                <w:color w:val="000000"/>
                <w:sz w:val="20"/>
                <w:szCs w:val="20"/>
                <w:lang w:eastAsia="en-GB"/>
              </w:rPr>
              <w:br/>
              <w:t>- For Output 2.2: This covers 2 trainings @2,500/training, including 1 training and Y1 and 1 training in Y2.</w:t>
            </w:r>
            <w:r w:rsidRPr="00963E90">
              <w:rPr>
                <w:rFonts w:ascii="Calibri" w:hAnsi="Calibri" w:cs="Calibri"/>
                <w:color w:val="000000"/>
                <w:sz w:val="20"/>
                <w:szCs w:val="20"/>
                <w:lang w:eastAsia="en-GB"/>
              </w:rPr>
              <w:br/>
              <w:t>- For Output 2.3: This covers venue, breaks, etc. fees paid to attend conferences, etc. as well as possible registration fees to attend workshops @ $2,500 in Y</w:t>
            </w:r>
            <w:r w:rsidR="00267044">
              <w:rPr>
                <w:rFonts w:ascii="Calibri" w:hAnsi="Calibri" w:cs="Calibri"/>
                <w:color w:val="000000"/>
                <w:sz w:val="20"/>
                <w:szCs w:val="20"/>
                <w:lang w:eastAsia="en-GB"/>
              </w:rPr>
              <w:t>2</w:t>
            </w:r>
            <w:r w:rsidRPr="00963E90">
              <w:rPr>
                <w:rFonts w:ascii="Calibri" w:hAnsi="Calibri" w:cs="Calibri"/>
                <w:color w:val="000000"/>
                <w:sz w:val="20"/>
                <w:szCs w:val="20"/>
                <w:lang w:eastAsia="en-GB"/>
              </w:rPr>
              <w:t xml:space="preserve"> and $2,500 in Y</w:t>
            </w:r>
            <w:r w:rsidR="00267044">
              <w:rPr>
                <w:rFonts w:ascii="Calibri" w:hAnsi="Calibri" w:cs="Calibri"/>
                <w:color w:val="000000"/>
                <w:sz w:val="20"/>
                <w:szCs w:val="20"/>
                <w:lang w:eastAsia="en-GB"/>
              </w:rPr>
              <w:t>3</w:t>
            </w:r>
            <w:r w:rsidRPr="00963E90">
              <w:rPr>
                <w:rFonts w:ascii="Calibri" w:hAnsi="Calibri" w:cs="Calibri"/>
                <w:color w:val="000000"/>
                <w:sz w:val="20"/>
                <w:szCs w:val="20"/>
                <w:lang w:eastAsia="en-GB"/>
              </w:rPr>
              <w:t>.</w:t>
            </w:r>
          </w:p>
        </w:tc>
      </w:tr>
      <w:tr w:rsidR="00963E90" w:rsidRPr="00963E90" w14:paraId="1413698B" w14:textId="77777777" w:rsidTr="00963E90">
        <w:trPr>
          <w:trHeight w:val="15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DD793B6"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19</w:t>
            </w:r>
          </w:p>
        </w:tc>
        <w:tc>
          <w:tcPr>
            <w:tcW w:w="13020" w:type="dxa"/>
            <w:tcBorders>
              <w:top w:val="nil"/>
              <w:left w:val="nil"/>
              <w:bottom w:val="single" w:sz="4" w:space="0" w:color="auto"/>
              <w:right w:val="single" w:sz="4" w:space="0" w:color="auto"/>
            </w:tcBorders>
            <w:shd w:val="clear" w:color="auto" w:fill="auto"/>
            <w:vAlign w:val="center"/>
            <w:hideMark/>
          </w:tcPr>
          <w:p w14:paraId="524AA11B"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For Output 2.1: $6,215 in Y1, $6,312 in Y2, $6,409 in Y3, $6,312 in Y4 for safeguards and gender consultants.</w:t>
            </w:r>
            <w:r w:rsidRPr="00963E90">
              <w:rPr>
                <w:rFonts w:ascii="Calibri" w:hAnsi="Calibri" w:cs="Calibri"/>
                <w:color w:val="000000"/>
                <w:sz w:val="20"/>
                <w:szCs w:val="20"/>
                <w:lang w:eastAsia="en-GB"/>
              </w:rPr>
              <w:br/>
              <w:t xml:space="preserve">- For Output 2.2: International expert recruited for about 14 days to </w:t>
            </w:r>
            <w:proofErr w:type="spellStart"/>
            <w:r w:rsidRPr="00963E90">
              <w:rPr>
                <w:rFonts w:ascii="Calibri" w:hAnsi="Calibri" w:cs="Calibri"/>
                <w:color w:val="000000"/>
                <w:sz w:val="20"/>
                <w:szCs w:val="20"/>
                <w:lang w:eastAsia="en-GB"/>
              </w:rPr>
              <w:t>suppport</w:t>
            </w:r>
            <w:proofErr w:type="spellEnd"/>
            <w:r w:rsidRPr="00963E90">
              <w:rPr>
                <w:rFonts w:ascii="Calibri" w:hAnsi="Calibri" w:cs="Calibri"/>
                <w:color w:val="000000"/>
                <w:sz w:val="20"/>
                <w:szCs w:val="20"/>
                <w:lang w:eastAsia="en-GB"/>
              </w:rPr>
              <w:t xml:space="preserve"> training of target stakeholders (7 days in Y1 and 7 days in Y2 @ $700/day).</w:t>
            </w:r>
            <w:r w:rsidRPr="00963E90">
              <w:rPr>
                <w:rFonts w:ascii="Calibri" w:hAnsi="Calibri" w:cs="Calibri"/>
                <w:color w:val="000000"/>
                <w:sz w:val="20"/>
                <w:szCs w:val="20"/>
                <w:lang w:eastAsia="en-GB"/>
              </w:rPr>
              <w:br/>
              <w:t>- For Output 2.3: An international consultant will support the industry association in terms of best-practices, membership growth, bylaws, etc. 12 days @ $700/day (6 days in Y1 and 6 days in Y2).</w:t>
            </w:r>
          </w:p>
        </w:tc>
      </w:tr>
      <w:tr w:rsidR="00963E90" w:rsidRPr="00963E90" w14:paraId="25DEAB80" w14:textId="77777777" w:rsidTr="00963E90">
        <w:trPr>
          <w:trHeight w:val="9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7C4C014"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20</w:t>
            </w:r>
          </w:p>
        </w:tc>
        <w:tc>
          <w:tcPr>
            <w:tcW w:w="13020" w:type="dxa"/>
            <w:tcBorders>
              <w:top w:val="nil"/>
              <w:left w:val="nil"/>
              <w:bottom w:val="single" w:sz="4" w:space="0" w:color="auto"/>
              <w:right w:val="single" w:sz="4" w:space="0" w:color="auto"/>
            </w:tcBorders>
            <w:shd w:val="clear" w:color="auto" w:fill="auto"/>
            <w:vAlign w:val="center"/>
            <w:hideMark/>
          </w:tcPr>
          <w:p w14:paraId="62099D26"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xml:space="preserve">- For Output 2.3: A firm will be hired to develop/design communication collaterals for the association such </w:t>
            </w:r>
            <w:proofErr w:type="gramStart"/>
            <w:r w:rsidRPr="00963E90">
              <w:rPr>
                <w:rFonts w:ascii="Calibri" w:hAnsi="Calibri" w:cs="Calibri"/>
                <w:color w:val="000000"/>
                <w:sz w:val="20"/>
                <w:szCs w:val="20"/>
                <w:lang w:eastAsia="en-GB"/>
              </w:rPr>
              <w:t>as  website</w:t>
            </w:r>
            <w:proofErr w:type="gramEnd"/>
            <w:r w:rsidRPr="00963E90">
              <w:rPr>
                <w:rFonts w:ascii="Calibri" w:hAnsi="Calibri" w:cs="Calibri"/>
                <w:color w:val="000000"/>
                <w:sz w:val="20"/>
                <w:szCs w:val="20"/>
                <w:lang w:eastAsia="en-GB"/>
              </w:rPr>
              <w:t>, deck, etc.@ $2,000 in Y1 and $2,000 in Y2.</w:t>
            </w:r>
          </w:p>
        </w:tc>
      </w:tr>
      <w:tr w:rsidR="00963E90" w:rsidRPr="00963E90" w14:paraId="259198AB" w14:textId="77777777" w:rsidTr="00963E90">
        <w:trPr>
          <w:trHeight w:val="9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A66082B"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21</w:t>
            </w:r>
          </w:p>
        </w:tc>
        <w:tc>
          <w:tcPr>
            <w:tcW w:w="13020" w:type="dxa"/>
            <w:tcBorders>
              <w:top w:val="nil"/>
              <w:left w:val="nil"/>
              <w:bottom w:val="single" w:sz="4" w:space="0" w:color="auto"/>
              <w:right w:val="single" w:sz="4" w:space="0" w:color="auto"/>
            </w:tcBorders>
            <w:shd w:val="clear" w:color="auto" w:fill="auto"/>
            <w:vAlign w:val="center"/>
            <w:hideMark/>
          </w:tcPr>
          <w:p w14:paraId="67543C13"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xml:space="preserve">- For Output 2.1: Procurement of </w:t>
            </w:r>
            <w:proofErr w:type="spellStart"/>
            <w:r w:rsidRPr="00963E90">
              <w:rPr>
                <w:rFonts w:ascii="Calibri" w:hAnsi="Calibri" w:cs="Calibri"/>
                <w:color w:val="000000"/>
                <w:sz w:val="20"/>
                <w:szCs w:val="20"/>
                <w:lang w:eastAsia="en-GB"/>
              </w:rPr>
              <w:t>minigrid</w:t>
            </w:r>
            <w:proofErr w:type="spellEnd"/>
            <w:r w:rsidRPr="00963E90">
              <w:rPr>
                <w:rFonts w:ascii="Calibri" w:hAnsi="Calibri" w:cs="Calibri"/>
                <w:color w:val="000000"/>
                <w:sz w:val="20"/>
                <w:szCs w:val="20"/>
                <w:lang w:eastAsia="en-GB"/>
              </w:rPr>
              <w:t xml:space="preserve"> and related goods </w:t>
            </w:r>
            <w:proofErr w:type="gramStart"/>
            <w:r w:rsidRPr="00963E90">
              <w:rPr>
                <w:rFonts w:ascii="Calibri" w:hAnsi="Calibri" w:cs="Calibri"/>
                <w:color w:val="000000"/>
                <w:sz w:val="20"/>
                <w:szCs w:val="20"/>
                <w:lang w:eastAsia="en-GB"/>
              </w:rPr>
              <w:t>and  services</w:t>
            </w:r>
            <w:proofErr w:type="gramEnd"/>
            <w:r w:rsidRPr="00963E90">
              <w:rPr>
                <w:rFonts w:ascii="Calibri" w:hAnsi="Calibri" w:cs="Calibri"/>
                <w:color w:val="000000"/>
                <w:sz w:val="20"/>
                <w:szCs w:val="20"/>
                <w:lang w:eastAsia="en-GB"/>
              </w:rPr>
              <w:t xml:space="preserve"> for the two pilot projects: $177,622 in Y2 and $222,000 in Y3.</w:t>
            </w:r>
            <w:r w:rsidRPr="00963E90">
              <w:rPr>
                <w:rFonts w:ascii="Calibri" w:hAnsi="Calibri" w:cs="Calibri"/>
                <w:color w:val="000000"/>
                <w:sz w:val="20"/>
                <w:szCs w:val="20"/>
                <w:lang w:eastAsia="en-GB"/>
              </w:rPr>
              <w:br/>
              <w:t xml:space="preserve">- For Output 2.3: This will cover office supplies for the association, i.e. </w:t>
            </w:r>
            <w:proofErr w:type="spellStart"/>
            <w:r w:rsidRPr="00963E90">
              <w:rPr>
                <w:rFonts w:ascii="Calibri" w:hAnsi="Calibri" w:cs="Calibri"/>
                <w:color w:val="000000"/>
                <w:sz w:val="20"/>
                <w:szCs w:val="20"/>
                <w:lang w:eastAsia="en-GB"/>
              </w:rPr>
              <w:t>furnitures</w:t>
            </w:r>
            <w:proofErr w:type="spellEnd"/>
            <w:r w:rsidRPr="00963E90">
              <w:rPr>
                <w:rFonts w:ascii="Calibri" w:hAnsi="Calibri" w:cs="Calibri"/>
                <w:color w:val="000000"/>
                <w:sz w:val="20"/>
                <w:szCs w:val="20"/>
                <w:lang w:eastAsia="en-GB"/>
              </w:rPr>
              <w:t>, etc. @ $2,000 in Y1</w:t>
            </w:r>
          </w:p>
        </w:tc>
      </w:tr>
      <w:tr w:rsidR="00963E90" w:rsidRPr="00963E90" w14:paraId="10C78B79" w14:textId="77777777" w:rsidTr="00963E90">
        <w:trPr>
          <w:trHeight w:val="6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D9AA3F2"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22</w:t>
            </w:r>
          </w:p>
        </w:tc>
        <w:tc>
          <w:tcPr>
            <w:tcW w:w="13020" w:type="dxa"/>
            <w:tcBorders>
              <w:top w:val="nil"/>
              <w:left w:val="nil"/>
              <w:bottom w:val="single" w:sz="4" w:space="0" w:color="auto"/>
              <w:right w:val="single" w:sz="4" w:space="0" w:color="auto"/>
            </w:tcBorders>
            <w:shd w:val="clear" w:color="auto" w:fill="auto"/>
            <w:vAlign w:val="center"/>
            <w:hideMark/>
          </w:tcPr>
          <w:p w14:paraId="1090743A"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xml:space="preserve">- For Output 2.3: To cover </w:t>
            </w:r>
            <w:proofErr w:type="spellStart"/>
            <w:r w:rsidRPr="00963E90">
              <w:rPr>
                <w:rFonts w:ascii="Calibri" w:hAnsi="Calibri" w:cs="Calibri"/>
                <w:color w:val="000000"/>
                <w:sz w:val="20"/>
                <w:szCs w:val="20"/>
                <w:lang w:eastAsia="en-GB"/>
              </w:rPr>
              <w:t>initiatial</w:t>
            </w:r>
            <w:proofErr w:type="spellEnd"/>
            <w:r w:rsidRPr="00963E90">
              <w:rPr>
                <w:rFonts w:ascii="Calibri" w:hAnsi="Calibri" w:cs="Calibri"/>
                <w:color w:val="000000"/>
                <w:sz w:val="20"/>
                <w:szCs w:val="20"/>
                <w:lang w:eastAsia="en-GB"/>
              </w:rPr>
              <w:t xml:space="preserve"> support for industry association in terms book-keeping, audit for 2 years@$2K per year for Y1 and Y2.</w:t>
            </w:r>
          </w:p>
        </w:tc>
      </w:tr>
      <w:tr w:rsidR="00963E90" w:rsidRPr="00963E90" w14:paraId="28C47E3F" w14:textId="77777777" w:rsidTr="00963E90">
        <w:trPr>
          <w:trHeight w:val="9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23E4F7D"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lastRenderedPageBreak/>
              <w:t>23</w:t>
            </w:r>
          </w:p>
        </w:tc>
        <w:tc>
          <w:tcPr>
            <w:tcW w:w="13020" w:type="dxa"/>
            <w:tcBorders>
              <w:top w:val="nil"/>
              <w:left w:val="nil"/>
              <w:bottom w:val="single" w:sz="4" w:space="0" w:color="auto"/>
              <w:right w:val="single" w:sz="4" w:space="0" w:color="auto"/>
            </w:tcBorders>
            <w:shd w:val="clear" w:color="auto" w:fill="auto"/>
            <w:vAlign w:val="center"/>
            <w:hideMark/>
          </w:tcPr>
          <w:p w14:paraId="3B7C4088"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For Output 3.1: This covers: DSAs for the international consultant for 12 days @ $281/day; 3 return tickets @ $1,500/ticket; Local travel for participants to the 3 trainings: 30 participants per training @$20/participant/training.</w:t>
            </w:r>
          </w:p>
        </w:tc>
      </w:tr>
      <w:tr w:rsidR="00963E90" w:rsidRPr="00963E90" w14:paraId="2F2663F1" w14:textId="77777777" w:rsidTr="00963E90">
        <w:trPr>
          <w:trHeight w:val="21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52BEC63"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24</w:t>
            </w:r>
          </w:p>
        </w:tc>
        <w:tc>
          <w:tcPr>
            <w:tcW w:w="13020" w:type="dxa"/>
            <w:tcBorders>
              <w:top w:val="nil"/>
              <w:left w:val="nil"/>
              <w:bottom w:val="single" w:sz="4" w:space="0" w:color="auto"/>
              <w:right w:val="single" w:sz="4" w:space="0" w:color="auto"/>
            </w:tcBorders>
            <w:shd w:val="clear" w:color="auto" w:fill="auto"/>
            <w:vAlign w:val="center"/>
            <w:hideMark/>
          </w:tcPr>
          <w:p w14:paraId="51185FF7"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For Output 3.1: 3 capacity-building consulting contracts@$5,000 each for Y1, Y2, Y3.</w:t>
            </w:r>
            <w:r w:rsidRPr="00963E90">
              <w:rPr>
                <w:rFonts w:ascii="Calibri" w:hAnsi="Calibri" w:cs="Calibri"/>
                <w:color w:val="000000"/>
                <w:sz w:val="20"/>
                <w:szCs w:val="20"/>
                <w:lang w:eastAsia="en-GB"/>
              </w:rPr>
              <w:br/>
              <w:t>- For Output 3.2: Contractual services for market assessment exercises @ $30,000 in Y1.</w:t>
            </w:r>
            <w:r w:rsidRPr="00963E90">
              <w:rPr>
                <w:rFonts w:ascii="Calibri" w:hAnsi="Calibri" w:cs="Calibri"/>
                <w:color w:val="000000"/>
                <w:sz w:val="20"/>
                <w:szCs w:val="20"/>
                <w:lang w:eastAsia="en-GB"/>
              </w:rPr>
              <w:br/>
              <w:t>- For Output 3.3: Contractual services for identification of instruments; design of fund operational structure; fundraising for the financial instrument @ $30,000 in Y3.</w:t>
            </w:r>
            <w:r w:rsidRPr="00963E90">
              <w:rPr>
                <w:rFonts w:ascii="Calibri" w:hAnsi="Calibri" w:cs="Calibri"/>
                <w:color w:val="000000"/>
                <w:sz w:val="20"/>
                <w:szCs w:val="20"/>
                <w:lang w:eastAsia="en-GB"/>
              </w:rPr>
              <w:br/>
              <w:t>- For Output 3.4: Contractual services for the feasibility study @ $20,000 in Y2 and $20,000 in Y3.</w:t>
            </w:r>
            <w:r w:rsidRPr="00963E90">
              <w:rPr>
                <w:rFonts w:ascii="Calibri" w:hAnsi="Calibri" w:cs="Calibri"/>
                <w:color w:val="000000"/>
                <w:sz w:val="20"/>
                <w:szCs w:val="20"/>
                <w:lang w:eastAsia="en-GB"/>
              </w:rPr>
              <w:br/>
              <w:t>- For Output 3.5: Contractual services for the development of the impact framework @ $15,000 in Y3.</w:t>
            </w:r>
          </w:p>
        </w:tc>
      </w:tr>
      <w:tr w:rsidR="00963E90" w:rsidRPr="00963E90" w14:paraId="421F47BA" w14:textId="77777777" w:rsidTr="00963E90">
        <w:trPr>
          <w:trHeight w:val="12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ED4ECE4"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25</w:t>
            </w:r>
          </w:p>
        </w:tc>
        <w:tc>
          <w:tcPr>
            <w:tcW w:w="13020" w:type="dxa"/>
            <w:tcBorders>
              <w:top w:val="nil"/>
              <w:left w:val="nil"/>
              <w:bottom w:val="single" w:sz="4" w:space="0" w:color="auto"/>
              <w:right w:val="single" w:sz="4" w:space="0" w:color="auto"/>
            </w:tcBorders>
            <w:shd w:val="clear" w:color="auto" w:fill="auto"/>
            <w:vAlign w:val="center"/>
            <w:hideMark/>
          </w:tcPr>
          <w:p w14:paraId="7990C695"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xml:space="preserve">- For Output 3.2: For </w:t>
            </w:r>
            <w:proofErr w:type="spellStart"/>
            <w:r w:rsidRPr="00963E90">
              <w:rPr>
                <w:rFonts w:ascii="Calibri" w:hAnsi="Calibri" w:cs="Calibri"/>
                <w:color w:val="000000"/>
                <w:sz w:val="20"/>
                <w:szCs w:val="20"/>
                <w:lang w:eastAsia="en-GB"/>
              </w:rPr>
              <w:t>dissemimnation</w:t>
            </w:r>
            <w:proofErr w:type="spellEnd"/>
            <w:r w:rsidRPr="00963E90">
              <w:rPr>
                <w:rFonts w:ascii="Calibri" w:hAnsi="Calibri" w:cs="Calibri"/>
                <w:color w:val="000000"/>
                <w:sz w:val="20"/>
                <w:szCs w:val="20"/>
                <w:lang w:eastAsia="en-GB"/>
              </w:rPr>
              <w:t xml:space="preserve"> of market intelligence @ $3,000 in Y1.</w:t>
            </w:r>
            <w:r w:rsidRPr="00963E90">
              <w:rPr>
                <w:rFonts w:ascii="Calibri" w:hAnsi="Calibri" w:cs="Calibri"/>
                <w:color w:val="000000"/>
                <w:sz w:val="20"/>
                <w:szCs w:val="20"/>
                <w:lang w:eastAsia="en-GB"/>
              </w:rPr>
              <w:br/>
              <w:t xml:space="preserve">- For Output 3.4: For </w:t>
            </w:r>
            <w:proofErr w:type="spellStart"/>
            <w:r w:rsidRPr="00963E90">
              <w:rPr>
                <w:rFonts w:ascii="Calibri" w:hAnsi="Calibri" w:cs="Calibri"/>
                <w:color w:val="000000"/>
                <w:sz w:val="20"/>
                <w:szCs w:val="20"/>
                <w:lang w:eastAsia="en-GB"/>
              </w:rPr>
              <w:t>dissemimnation</w:t>
            </w:r>
            <w:proofErr w:type="spellEnd"/>
            <w:r w:rsidRPr="00963E90">
              <w:rPr>
                <w:rFonts w:ascii="Calibri" w:hAnsi="Calibri" w:cs="Calibri"/>
                <w:color w:val="000000"/>
                <w:sz w:val="20"/>
                <w:szCs w:val="20"/>
                <w:lang w:eastAsia="en-GB"/>
              </w:rPr>
              <w:t xml:space="preserve"> of studies @ $3,000 in Y3.</w:t>
            </w:r>
            <w:r w:rsidRPr="00963E90">
              <w:rPr>
                <w:rFonts w:ascii="Calibri" w:hAnsi="Calibri" w:cs="Calibri"/>
                <w:color w:val="000000"/>
                <w:sz w:val="20"/>
                <w:szCs w:val="20"/>
                <w:lang w:eastAsia="en-GB"/>
              </w:rPr>
              <w:br/>
              <w:t xml:space="preserve">- For Output 3.5: For </w:t>
            </w:r>
            <w:proofErr w:type="spellStart"/>
            <w:r w:rsidRPr="00963E90">
              <w:rPr>
                <w:rFonts w:ascii="Calibri" w:hAnsi="Calibri" w:cs="Calibri"/>
                <w:color w:val="000000"/>
                <w:sz w:val="20"/>
                <w:szCs w:val="20"/>
                <w:lang w:eastAsia="en-GB"/>
              </w:rPr>
              <w:t>dissemimnation</w:t>
            </w:r>
            <w:proofErr w:type="spellEnd"/>
            <w:r w:rsidRPr="00963E90">
              <w:rPr>
                <w:rFonts w:ascii="Calibri" w:hAnsi="Calibri" w:cs="Calibri"/>
                <w:color w:val="000000"/>
                <w:sz w:val="20"/>
                <w:szCs w:val="20"/>
                <w:lang w:eastAsia="en-GB"/>
              </w:rPr>
              <w:t xml:space="preserve"> of studies @ $3,000 in Y4.</w:t>
            </w:r>
          </w:p>
        </w:tc>
      </w:tr>
      <w:tr w:rsidR="00963E90" w:rsidRPr="00963E90" w14:paraId="1067E7C1" w14:textId="77777777" w:rsidTr="00963E90">
        <w:trPr>
          <w:trHeight w:val="12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50F7F50"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26</w:t>
            </w:r>
          </w:p>
        </w:tc>
        <w:tc>
          <w:tcPr>
            <w:tcW w:w="13020" w:type="dxa"/>
            <w:tcBorders>
              <w:top w:val="nil"/>
              <w:left w:val="nil"/>
              <w:bottom w:val="single" w:sz="4" w:space="0" w:color="auto"/>
              <w:right w:val="single" w:sz="4" w:space="0" w:color="auto"/>
            </w:tcBorders>
            <w:shd w:val="clear" w:color="auto" w:fill="auto"/>
            <w:vAlign w:val="center"/>
            <w:hideMark/>
          </w:tcPr>
          <w:p w14:paraId="7E940A9B"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For Output 3.1: 3 trainings@$2,500 per, including venue, meals and per-diem in Y1, Y2, Y3.</w:t>
            </w:r>
            <w:r w:rsidRPr="00963E90">
              <w:rPr>
                <w:rFonts w:ascii="Calibri" w:hAnsi="Calibri" w:cs="Calibri"/>
                <w:color w:val="000000"/>
                <w:sz w:val="20"/>
                <w:szCs w:val="20"/>
                <w:lang w:eastAsia="en-GB"/>
              </w:rPr>
              <w:br/>
              <w:t>- For Output 3.4: To cover venues, food, etc. for 2 trainings at @ $2,500/training in Y2 and Y3.</w:t>
            </w:r>
            <w:r w:rsidRPr="00963E90">
              <w:rPr>
                <w:rFonts w:ascii="Calibri" w:hAnsi="Calibri" w:cs="Calibri"/>
                <w:color w:val="000000"/>
                <w:sz w:val="20"/>
                <w:szCs w:val="20"/>
                <w:lang w:eastAsia="en-GB"/>
              </w:rPr>
              <w:br/>
              <w:t>- For Output 3.5: To cover venues, food, etc. for 2 trainings at @ $2,500/training in Y3 and Y4.</w:t>
            </w:r>
          </w:p>
        </w:tc>
      </w:tr>
      <w:tr w:rsidR="00963E90" w:rsidRPr="00963E90" w14:paraId="0D714A78" w14:textId="77777777" w:rsidTr="00963E90">
        <w:trPr>
          <w:trHeight w:val="12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D328BEF"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27</w:t>
            </w:r>
          </w:p>
        </w:tc>
        <w:tc>
          <w:tcPr>
            <w:tcW w:w="13020" w:type="dxa"/>
            <w:tcBorders>
              <w:top w:val="nil"/>
              <w:left w:val="nil"/>
              <w:bottom w:val="single" w:sz="4" w:space="0" w:color="auto"/>
              <w:right w:val="single" w:sz="4" w:space="0" w:color="auto"/>
            </w:tcBorders>
            <w:shd w:val="clear" w:color="auto" w:fill="auto"/>
            <w:vAlign w:val="center"/>
            <w:hideMark/>
          </w:tcPr>
          <w:p w14:paraId="172F5234"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For Output 3.3: Contractual services for identification of instruments; design of fund operational structure; fundraising for the financial instrument @ $20,000 in Y3.</w:t>
            </w:r>
            <w:r w:rsidRPr="00963E90">
              <w:rPr>
                <w:rFonts w:ascii="Calibri" w:hAnsi="Calibri" w:cs="Calibri"/>
                <w:color w:val="000000"/>
                <w:sz w:val="20"/>
                <w:szCs w:val="20"/>
                <w:lang w:eastAsia="en-GB"/>
              </w:rPr>
              <w:br/>
              <w:t>- For Output 3.5: Contractual services for the development of the impact framework @ $20,000 in Y4.</w:t>
            </w:r>
          </w:p>
        </w:tc>
      </w:tr>
      <w:tr w:rsidR="00963E90" w:rsidRPr="00963E90" w14:paraId="03BFDB1E" w14:textId="77777777" w:rsidTr="00963E90">
        <w:trPr>
          <w:trHeight w:val="12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E428C33"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28</w:t>
            </w:r>
          </w:p>
        </w:tc>
        <w:tc>
          <w:tcPr>
            <w:tcW w:w="13020" w:type="dxa"/>
            <w:tcBorders>
              <w:top w:val="nil"/>
              <w:left w:val="nil"/>
              <w:bottom w:val="single" w:sz="4" w:space="0" w:color="auto"/>
              <w:right w:val="single" w:sz="4" w:space="0" w:color="auto"/>
            </w:tcBorders>
            <w:shd w:val="clear" w:color="auto" w:fill="auto"/>
            <w:vAlign w:val="center"/>
            <w:hideMark/>
          </w:tcPr>
          <w:p w14:paraId="6A09599D"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For Output 4.1: Consultant recruited 10 days@$700 to develop digital strategy in Y1.</w:t>
            </w:r>
            <w:r w:rsidRPr="00963E90">
              <w:rPr>
                <w:rFonts w:ascii="Calibri" w:hAnsi="Calibri" w:cs="Calibri"/>
                <w:color w:val="000000"/>
                <w:sz w:val="20"/>
                <w:szCs w:val="20"/>
                <w:lang w:eastAsia="en-GB"/>
              </w:rPr>
              <w:br/>
              <w:t>- For Output 4.3: Consultant recruited 10 days@$700 to develop QAMF in Y1.</w:t>
            </w:r>
            <w:r w:rsidRPr="00963E90">
              <w:rPr>
                <w:rFonts w:ascii="Calibri" w:hAnsi="Calibri" w:cs="Calibri"/>
                <w:color w:val="000000"/>
                <w:sz w:val="20"/>
                <w:szCs w:val="20"/>
                <w:lang w:eastAsia="en-GB"/>
              </w:rPr>
              <w:br/>
              <w:t>- For Output 4.8: 1 consultant recruited for 10 days to draft a replication and scaled-up plan in Y4 @ $300/day.</w:t>
            </w:r>
          </w:p>
        </w:tc>
      </w:tr>
      <w:tr w:rsidR="00963E90" w:rsidRPr="00963E90" w14:paraId="7DCA7DE5" w14:textId="77777777" w:rsidTr="00963E90">
        <w:trPr>
          <w:trHeight w:val="9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245C3C5" w14:textId="77777777" w:rsidR="00963E90" w:rsidRPr="00D468C6" w:rsidRDefault="00963E90" w:rsidP="00963E90">
            <w:pPr>
              <w:jc w:val="center"/>
              <w:rPr>
                <w:rFonts w:ascii="Calibri" w:hAnsi="Calibri" w:cs="Calibri"/>
                <w:color w:val="000000" w:themeColor="text1"/>
                <w:sz w:val="20"/>
                <w:szCs w:val="20"/>
                <w:lang w:eastAsia="en-GB"/>
              </w:rPr>
            </w:pPr>
            <w:r w:rsidRPr="00D468C6">
              <w:rPr>
                <w:rFonts w:ascii="Calibri" w:hAnsi="Calibri" w:cs="Calibri"/>
                <w:color w:val="000000" w:themeColor="text1"/>
                <w:sz w:val="20"/>
                <w:szCs w:val="20"/>
                <w:lang w:eastAsia="en-GB"/>
              </w:rPr>
              <w:t>29</w:t>
            </w:r>
          </w:p>
        </w:tc>
        <w:tc>
          <w:tcPr>
            <w:tcW w:w="13020" w:type="dxa"/>
            <w:tcBorders>
              <w:top w:val="nil"/>
              <w:left w:val="nil"/>
              <w:bottom w:val="single" w:sz="4" w:space="0" w:color="auto"/>
              <w:right w:val="single" w:sz="4" w:space="0" w:color="auto"/>
            </w:tcBorders>
            <w:shd w:val="clear" w:color="auto" w:fill="auto"/>
            <w:vAlign w:val="center"/>
            <w:hideMark/>
          </w:tcPr>
          <w:p w14:paraId="79744D68" w14:textId="77777777" w:rsidR="00963E90" w:rsidRPr="00D468C6" w:rsidRDefault="00963E90" w:rsidP="00963E90">
            <w:pPr>
              <w:rPr>
                <w:rFonts w:ascii="Calibri" w:hAnsi="Calibri" w:cs="Calibri"/>
                <w:color w:val="000000" w:themeColor="text1"/>
                <w:sz w:val="20"/>
                <w:szCs w:val="20"/>
                <w:lang w:eastAsia="en-GB"/>
              </w:rPr>
            </w:pPr>
            <w:r w:rsidRPr="00D468C6">
              <w:rPr>
                <w:rFonts w:ascii="Calibri" w:hAnsi="Calibri" w:cs="Calibri"/>
                <w:color w:val="000000" w:themeColor="text1"/>
                <w:sz w:val="20"/>
                <w:szCs w:val="20"/>
                <w:lang w:eastAsia="en-GB"/>
              </w:rPr>
              <w:t>Includes:</w:t>
            </w:r>
            <w:r w:rsidRPr="00D468C6">
              <w:rPr>
                <w:rFonts w:ascii="Calibri" w:hAnsi="Calibri" w:cs="Calibri"/>
                <w:color w:val="000000" w:themeColor="text1"/>
                <w:sz w:val="20"/>
                <w:szCs w:val="20"/>
                <w:lang w:eastAsia="en-GB"/>
              </w:rPr>
              <w:br/>
              <w:t>- For Output 4.1: Local consultant to support international expert @ $300 per day for 10 days in Y1.</w:t>
            </w:r>
            <w:r w:rsidRPr="00D468C6">
              <w:rPr>
                <w:rFonts w:ascii="Calibri" w:hAnsi="Calibri" w:cs="Calibri"/>
                <w:color w:val="000000" w:themeColor="text1"/>
                <w:sz w:val="20"/>
                <w:szCs w:val="20"/>
                <w:lang w:eastAsia="en-GB"/>
              </w:rPr>
              <w:br/>
              <w:t>- For Output 4.8: 10 days field work/data collection, etc. for national consultant @ $300/day in Y4.</w:t>
            </w:r>
          </w:p>
        </w:tc>
      </w:tr>
      <w:tr w:rsidR="00963E90" w:rsidRPr="00963E90" w14:paraId="32DCC20E" w14:textId="77777777" w:rsidTr="00963E90">
        <w:trPr>
          <w:trHeight w:val="24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C4CC8C7"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lastRenderedPageBreak/>
              <w:t>30</w:t>
            </w:r>
          </w:p>
        </w:tc>
        <w:tc>
          <w:tcPr>
            <w:tcW w:w="13020" w:type="dxa"/>
            <w:tcBorders>
              <w:top w:val="nil"/>
              <w:left w:val="nil"/>
              <w:bottom w:val="single" w:sz="4" w:space="0" w:color="auto"/>
              <w:right w:val="single" w:sz="4" w:space="0" w:color="auto"/>
            </w:tcBorders>
            <w:shd w:val="clear" w:color="auto" w:fill="auto"/>
            <w:vAlign w:val="center"/>
            <w:hideMark/>
          </w:tcPr>
          <w:p w14:paraId="08BF6D9C"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For Output 4.1: This covers DSAs for the international consultant for 5 days @ $281/day; 1 return ticket @ $1,500/ticket; Local travel for participants to the training: 30 participants per training @$20/participant/training.</w:t>
            </w:r>
            <w:r w:rsidRPr="00963E90">
              <w:rPr>
                <w:rFonts w:ascii="Calibri" w:hAnsi="Calibri" w:cs="Calibri"/>
                <w:color w:val="000000"/>
                <w:sz w:val="20"/>
                <w:szCs w:val="20"/>
                <w:lang w:eastAsia="en-GB"/>
              </w:rPr>
              <w:br/>
              <w:t>- For Output 4.3: This covers DSAs for the international consultant for 5 days @ $281/day; 1 return ticket @ $1,500/ticket; Local travel for participants to the training: 30 participants per training @$20/participant/training.</w:t>
            </w:r>
            <w:r w:rsidRPr="00963E90">
              <w:rPr>
                <w:rFonts w:ascii="Calibri" w:hAnsi="Calibri" w:cs="Calibri"/>
                <w:color w:val="000000"/>
                <w:sz w:val="20"/>
                <w:szCs w:val="20"/>
                <w:lang w:eastAsia="en-GB"/>
              </w:rPr>
              <w:br/>
              <w:t>- For Output 4.5: This covers DSAs for 6 participants for 4 days @ $281/day; 6 return ticket @ $1,500/ticket (in Y2)</w:t>
            </w:r>
            <w:r w:rsidRPr="00963E90">
              <w:rPr>
                <w:rFonts w:ascii="Calibri" w:hAnsi="Calibri" w:cs="Calibri"/>
                <w:color w:val="000000"/>
                <w:sz w:val="20"/>
                <w:szCs w:val="20"/>
                <w:lang w:eastAsia="en-GB"/>
              </w:rPr>
              <w:br/>
              <w:t>- For Output 4.6: This covers local travel for participants to the training: 30 participants per training @$20/participant/training in Y1, and the same in Y2.</w:t>
            </w:r>
            <w:r w:rsidRPr="00963E90">
              <w:rPr>
                <w:rFonts w:ascii="Calibri" w:hAnsi="Calibri" w:cs="Calibri"/>
                <w:color w:val="000000"/>
                <w:sz w:val="20"/>
                <w:szCs w:val="20"/>
                <w:lang w:eastAsia="en-GB"/>
              </w:rPr>
              <w:br/>
              <w:t>- For Output 4.8: Local travel for data collection during field visits @ $1,500 in Y4.</w:t>
            </w:r>
          </w:p>
        </w:tc>
      </w:tr>
      <w:tr w:rsidR="00963E90" w:rsidRPr="00963E90" w14:paraId="523FB5EA" w14:textId="77777777" w:rsidTr="00963E90">
        <w:trPr>
          <w:trHeight w:val="18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A0D5865"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31</w:t>
            </w:r>
          </w:p>
        </w:tc>
        <w:tc>
          <w:tcPr>
            <w:tcW w:w="13020" w:type="dxa"/>
            <w:tcBorders>
              <w:top w:val="nil"/>
              <w:left w:val="nil"/>
              <w:bottom w:val="single" w:sz="4" w:space="0" w:color="auto"/>
              <w:right w:val="single" w:sz="4" w:space="0" w:color="auto"/>
            </w:tcBorders>
            <w:shd w:val="clear" w:color="auto" w:fill="auto"/>
            <w:vAlign w:val="center"/>
            <w:hideMark/>
          </w:tcPr>
          <w:p w14:paraId="4D04F534"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For Output 4.2: Contractual services for the development of the digital platform, including training of local stakeholders @ $45,000 in Y1 and $10,000 in Y2.</w:t>
            </w:r>
            <w:r w:rsidRPr="00963E90">
              <w:rPr>
                <w:rFonts w:ascii="Calibri" w:hAnsi="Calibri" w:cs="Calibri"/>
                <w:color w:val="000000"/>
                <w:sz w:val="20"/>
                <w:szCs w:val="20"/>
                <w:lang w:eastAsia="en-GB"/>
              </w:rPr>
              <w:br/>
              <w:t>- For Output 4.5: Hiring in year 2-4 of a consultant or local firm to gather data and audio-visual content (video footage, photos, etc.) on the national project subject of choice for the ‘insight brief @ $5,000 in Y2 and $5,000 in Y4.</w:t>
            </w:r>
            <w:r w:rsidRPr="00963E90">
              <w:rPr>
                <w:rFonts w:ascii="Calibri" w:hAnsi="Calibri" w:cs="Calibri"/>
                <w:color w:val="000000"/>
                <w:sz w:val="20"/>
                <w:szCs w:val="20"/>
                <w:lang w:eastAsia="en-GB"/>
              </w:rPr>
              <w:br/>
              <w:t xml:space="preserve">- For Output 4.6: Consultant /firm recruited to support establishment and development of  </w:t>
            </w:r>
            <w:proofErr w:type="spellStart"/>
            <w:r w:rsidRPr="00963E90">
              <w:rPr>
                <w:rFonts w:ascii="Calibri" w:hAnsi="Calibri" w:cs="Calibri"/>
                <w:color w:val="000000"/>
                <w:sz w:val="20"/>
                <w:szCs w:val="20"/>
                <w:lang w:eastAsia="en-GB"/>
              </w:rPr>
              <w:t>of</w:t>
            </w:r>
            <w:proofErr w:type="spellEnd"/>
            <w:r w:rsidRPr="00963E90">
              <w:rPr>
                <w:rFonts w:ascii="Calibri" w:hAnsi="Calibri" w:cs="Calibri"/>
                <w:color w:val="000000"/>
                <w:sz w:val="20"/>
                <w:szCs w:val="20"/>
                <w:lang w:eastAsia="en-GB"/>
              </w:rPr>
              <w:t xml:space="preserve"> CoP in Burkina Faso @ $3,500 in Y2 and $3,500 in Y3.</w:t>
            </w:r>
            <w:r w:rsidRPr="00963E90">
              <w:rPr>
                <w:rFonts w:ascii="Calibri" w:hAnsi="Calibri" w:cs="Calibri"/>
                <w:color w:val="000000"/>
                <w:sz w:val="20"/>
                <w:szCs w:val="20"/>
                <w:lang w:eastAsia="en-GB"/>
              </w:rPr>
              <w:br/>
              <w:t>- For Output 4.7: A firm is recruited to capture and support dissemination of lessons learned @ $5,000 in Y4.</w:t>
            </w:r>
          </w:p>
        </w:tc>
      </w:tr>
      <w:tr w:rsidR="00963E90" w:rsidRPr="00963E90" w14:paraId="506A3C20" w14:textId="77777777" w:rsidTr="00963E90">
        <w:trPr>
          <w:trHeight w:val="12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132ACAB" w14:textId="77777777" w:rsidR="00963E90" w:rsidRPr="00FE01C7" w:rsidRDefault="00963E90" w:rsidP="00963E90">
            <w:pPr>
              <w:jc w:val="cente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32</w:t>
            </w:r>
          </w:p>
        </w:tc>
        <w:tc>
          <w:tcPr>
            <w:tcW w:w="13020" w:type="dxa"/>
            <w:tcBorders>
              <w:top w:val="nil"/>
              <w:left w:val="nil"/>
              <w:bottom w:val="single" w:sz="4" w:space="0" w:color="auto"/>
              <w:right w:val="single" w:sz="4" w:space="0" w:color="auto"/>
            </w:tcBorders>
            <w:shd w:val="clear" w:color="auto" w:fill="auto"/>
            <w:vAlign w:val="center"/>
            <w:hideMark/>
          </w:tcPr>
          <w:p w14:paraId="40171415" w14:textId="77777777" w:rsidR="00963E90" w:rsidRPr="00FE01C7" w:rsidRDefault="00963E90" w:rsidP="00963E90">
            <w:pP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Includes:</w:t>
            </w:r>
            <w:r w:rsidRPr="00FE01C7">
              <w:rPr>
                <w:rFonts w:ascii="Calibri" w:hAnsi="Calibri" w:cs="Calibri"/>
                <w:color w:val="000000" w:themeColor="text1"/>
                <w:sz w:val="20"/>
                <w:szCs w:val="20"/>
                <w:lang w:eastAsia="en-GB"/>
              </w:rPr>
              <w:br/>
              <w:t>- For Output 4.5: This will be used to cover costs such as translation services of the insight brief into English or other languages (if applicable/needed, visa fees, etc. @ $2,500 in Y2 and $2,500 in Y4.</w:t>
            </w:r>
            <w:r w:rsidRPr="00FE01C7">
              <w:rPr>
                <w:rFonts w:ascii="Calibri" w:hAnsi="Calibri" w:cs="Calibri"/>
                <w:color w:val="000000" w:themeColor="text1"/>
                <w:sz w:val="20"/>
                <w:szCs w:val="20"/>
                <w:lang w:eastAsia="en-GB"/>
              </w:rPr>
              <w:br/>
              <w:t xml:space="preserve">- For Output 4.7: Videos and briefs are produced and </w:t>
            </w:r>
            <w:proofErr w:type="spellStart"/>
            <w:proofErr w:type="gramStart"/>
            <w:r w:rsidRPr="00FE01C7">
              <w:rPr>
                <w:rFonts w:ascii="Calibri" w:hAnsi="Calibri" w:cs="Calibri"/>
                <w:color w:val="000000" w:themeColor="text1"/>
                <w:sz w:val="20"/>
                <w:szCs w:val="20"/>
                <w:lang w:eastAsia="en-GB"/>
              </w:rPr>
              <w:t>diisseminated</w:t>
            </w:r>
            <w:proofErr w:type="spellEnd"/>
            <w:r w:rsidRPr="00FE01C7">
              <w:rPr>
                <w:rFonts w:ascii="Calibri" w:hAnsi="Calibri" w:cs="Calibri"/>
                <w:color w:val="000000" w:themeColor="text1"/>
                <w:sz w:val="20"/>
                <w:szCs w:val="20"/>
                <w:lang w:eastAsia="en-GB"/>
              </w:rPr>
              <w:t xml:space="preserve">  @</w:t>
            </w:r>
            <w:proofErr w:type="gramEnd"/>
            <w:r w:rsidRPr="00FE01C7">
              <w:rPr>
                <w:rFonts w:ascii="Calibri" w:hAnsi="Calibri" w:cs="Calibri"/>
                <w:color w:val="000000" w:themeColor="text1"/>
                <w:sz w:val="20"/>
                <w:szCs w:val="20"/>
                <w:lang w:eastAsia="en-GB"/>
              </w:rPr>
              <w:t xml:space="preserve"> $3,000 in Y4.</w:t>
            </w:r>
          </w:p>
        </w:tc>
      </w:tr>
      <w:tr w:rsidR="00963E90" w:rsidRPr="00963E90" w14:paraId="65A79912" w14:textId="77777777" w:rsidTr="00963E90">
        <w:trPr>
          <w:trHeight w:val="12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69170F1" w14:textId="77777777" w:rsidR="00963E90" w:rsidRPr="00FE01C7" w:rsidRDefault="00963E90" w:rsidP="00963E90">
            <w:pPr>
              <w:jc w:val="cente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33</w:t>
            </w:r>
          </w:p>
        </w:tc>
        <w:tc>
          <w:tcPr>
            <w:tcW w:w="13020" w:type="dxa"/>
            <w:tcBorders>
              <w:top w:val="nil"/>
              <w:left w:val="nil"/>
              <w:bottom w:val="single" w:sz="4" w:space="0" w:color="auto"/>
              <w:right w:val="single" w:sz="4" w:space="0" w:color="auto"/>
            </w:tcBorders>
            <w:shd w:val="clear" w:color="auto" w:fill="auto"/>
            <w:vAlign w:val="center"/>
            <w:hideMark/>
          </w:tcPr>
          <w:p w14:paraId="64A694CE" w14:textId="77777777" w:rsidR="00963E90" w:rsidRPr="00FE01C7" w:rsidRDefault="00963E90" w:rsidP="00963E90">
            <w:pP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Includes:</w:t>
            </w:r>
            <w:r w:rsidRPr="00FE01C7">
              <w:rPr>
                <w:rFonts w:ascii="Calibri" w:hAnsi="Calibri" w:cs="Calibri"/>
                <w:color w:val="000000" w:themeColor="text1"/>
                <w:sz w:val="20"/>
                <w:szCs w:val="20"/>
                <w:lang w:eastAsia="en-GB"/>
              </w:rPr>
              <w:br/>
              <w:t>- For Output 4.2: 2 Workshops on data strategy will be held at together with trainings on the digital strategy, as these two outputs go hand in hand @ $2,500 in Y2.</w:t>
            </w:r>
            <w:r w:rsidRPr="00FE01C7">
              <w:rPr>
                <w:rFonts w:ascii="Calibri" w:hAnsi="Calibri" w:cs="Calibri"/>
                <w:color w:val="000000" w:themeColor="text1"/>
                <w:sz w:val="20"/>
                <w:szCs w:val="20"/>
                <w:lang w:eastAsia="en-GB"/>
              </w:rPr>
              <w:br/>
              <w:t>- For Output 4.6: Provision for various events/trainings, etc. @ $2,500 in Y2 and $2,500 in Y3.</w:t>
            </w:r>
          </w:p>
        </w:tc>
      </w:tr>
      <w:tr w:rsidR="00963E90" w:rsidRPr="00963E90" w14:paraId="6C6B8FD3" w14:textId="77777777" w:rsidTr="00963E90">
        <w:trPr>
          <w:trHeight w:val="9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9A83981" w14:textId="77777777" w:rsidR="00963E90" w:rsidRPr="00FE01C7" w:rsidRDefault="00963E90" w:rsidP="00963E90">
            <w:pPr>
              <w:jc w:val="cente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34</w:t>
            </w:r>
          </w:p>
        </w:tc>
        <w:tc>
          <w:tcPr>
            <w:tcW w:w="13020" w:type="dxa"/>
            <w:tcBorders>
              <w:top w:val="nil"/>
              <w:left w:val="nil"/>
              <w:bottom w:val="single" w:sz="4" w:space="0" w:color="auto"/>
              <w:right w:val="single" w:sz="4" w:space="0" w:color="auto"/>
            </w:tcBorders>
            <w:shd w:val="clear" w:color="auto" w:fill="auto"/>
            <w:vAlign w:val="center"/>
            <w:hideMark/>
          </w:tcPr>
          <w:p w14:paraId="75B2EE44" w14:textId="77777777" w:rsidR="00963E90" w:rsidRPr="00FE01C7" w:rsidRDefault="00963E90" w:rsidP="00963E90">
            <w:pP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Includes:</w:t>
            </w:r>
            <w:r w:rsidRPr="00FE01C7">
              <w:rPr>
                <w:rFonts w:ascii="Calibri" w:hAnsi="Calibri" w:cs="Calibri"/>
                <w:color w:val="000000" w:themeColor="text1"/>
                <w:sz w:val="20"/>
                <w:szCs w:val="20"/>
                <w:lang w:eastAsia="en-GB"/>
              </w:rPr>
              <w:br/>
              <w:t>- For Output 4.3: Local consultant to support international expert @ $300/day for 10 days in Y1.</w:t>
            </w:r>
            <w:r w:rsidRPr="00FE01C7">
              <w:rPr>
                <w:rFonts w:ascii="Calibri" w:hAnsi="Calibri" w:cs="Calibri"/>
                <w:color w:val="000000" w:themeColor="text1"/>
                <w:sz w:val="20"/>
                <w:szCs w:val="20"/>
                <w:lang w:eastAsia="en-GB"/>
              </w:rPr>
              <w:br/>
              <w:t>- For Output 4.6: Local consultant @ $1,500 in Y2 and $1,500 in Y3.</w:t>
            </w:r>
          </w:p>
        </w:tc>
      </w:tr>
      <w:tr w:rsidR="00963E90" w:rsidRPr="00963E90" w14:paraId="765D8983" w14:textId="77777777" w:rsidTr="00963E90">
        <w:trPr>
          <w:trHeight w:val="18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5798BDC" w14:textId="77777777" w:rsidR="00963E90" w:rsidRPr="00963E90" w:rsidRDefault="00963E90" w:rsidP="00963E90">
            <w:pPr>
              <w:jc w:val="center"/>
              <w:rPr>
                <w:rFonts w:ascii="Calibri" w:hAnsi="Calibri" w:cs="Calibri"/>
                <w:color w:val="000000"/>
                <w:sz w:val="20"/>
                <w:szCs w:val="20"/>
                <w:lang w:eastAsia="en-GB"/>
              </w:rPr>
            </w:pPr>
            <w:r w:rsidRPr="00963E90">
              <w:rPr>
                <w:rFonts w:ascii="Calibri" w:hAnsi="Calibri" w:cs="Calibri"/>
                <w:color w:val="000000"/>
                <w:sz w:val="20"/>
                <w:szCs w:val="20"/>
                <w:lang w:eastAsia="en-GB"/>
              </w:rPr>
              <w:t>35</w:t>
            </w:r>
          </w:p>
        </w:tc>
        <w:tc>
          <w:tcPr>
            <w:tcW w:w="13020" w:type="dxa"/>
            <w:tcBorders>
              <w:top w:val="nil"/>
              <w:left w:val="nil"/>
              <w:bottom w:val="single" w:sz="4" w:space="0" w:color="auto"/>
              <w:right w:val="single" w:sz="4" w:space="0" w:color="auto"/>
            </w:tcBorders>
            <w:shd w:val="clear" w:color="auto" w:fill="auto"/>
            <w:vAlign w:val="center"/>
            <w:hideMark/>
          </w:tcPr>
          <w:p w14:paraId="52F75AA7" w14:textId="77777777" w:rsidR="00963E90" w:rsidRPr="00963E90" w:rsidRDefault="00963E90" w:rsidP="00963E90">
            <w:pPr>
              <w:rPr>
                <w:rFonts w:ascii="Calibri" w:hAnsi="Calibri" w:cs="Calibri"/>
                <w:color w:val="000000"/>
                <w:sz w:val="20"/>
                <w:szCs w:val="20"/>
                <w:lang w:eastAsia="en-GB"/>
              </w:rPr>
            </w:pPr>
            <w:r w:rsidRPr="00963E90">
              <w:rPr>
                <w:rFonts w:ascii="Calibri" w:hAnsi="Calibri" w:cs="Calibri"/>
                <w:color w:val="000000"/>
                <w:sz w:val="20"/>
                <w:szCs w:val="20"/>
                <w:lang w:eastAsia="en-GB"/>
              </w:rPr>
              <w:t>Includes:</w:t>
            </w:r>
            <w:r w:rsidRPr="00963E90">
              <w:rPr>
                <w:rFonts w:ascii="Calibri" w:hAnsi="Calibri" w:cs="Calibri"/>
                <w:color w:val="000000"/>
                <w:sz w:val="20"/>
                <w:szCs w:val="20"/>
                <w:lang w:eastAsia="en-GB"/>
              </w:rPr>
              <w:br/>
              <w:t xml:space="preserve">- For Output 4.1: Capacity-building on the digital strategy will be held back-to-back with the training on data strategy in first year of the project and also some trainings under 2.1 </w:t>
            </w:r>
            <w:proofErr w:type="gramStart"/>
            <w:r w:rsidRPr="00963E90">
              <w:rPr>
                <w:rFonts w:ascii="Calibri" w:hAnsi="Calibri" w:cs="Calibri"/>
                <w:color w:val="000000"/>
                <w:sz w:val="20"/>
                <w:szCs w:val="20"/>
                <w:lang w:eastAsia="en-GB"/>
              </w:rPr>
              <w:t>in regards to</w:t>
            </w:r>
            <w:proofErr w:type="gramEnd"/>
            <w:r w:rsidRPr="00963E90">
              <w:rPr>
                <w:rFonts w:ascii="Calibri" w:hAnsi="Calibri" w:cs="Calibri"/>
                <w:color w:val="000000"/>
                <w:sz w:val="20"/>
                <w:szCs w:val="20"/>
                <w:lang w:eastAsia="en-GB"/>
              </w:rPr>
              <w:t xml:space="preserve"> tenders and procurement, and use of the digital platform/tool. This is for optimizing budget </w:t>
            </w:r>
            <w:proofErr w:type="gramStart"/>
            <w:r w:rsidRPr="00963E90">
              <w:rPr>
                <w:rFonts w:ascii="Calibri" w:hAnsi="Calibri" w:cs="Calibri"/>
                <w:color w:val="000000"/>
                <w:sz w:val="20"/>
                <w:szCs w:val="20"/>
                <w:lang w:eastAsia="en-GB"/>
              </w:rPr>
              <w:t>and also</w:t>
            </w:r>
            <w:proofErr w:type="gramEnd"/>
            <w:r w:rsidRPr="00963E90">
              <w:rPr>
                <w:rFonts w:ascii="Calibri" w:hAnsi="Calibri" w:cs="Calibri"/>
                <w:color w:val="000000"/>
                <w:sz w:val="20"/>
                <w:szCs w:val="20"/>
                <w:lang w:eastAsia="en-GB"/>
              </w:rPr>
              <w:t xml:space="preserve"> ensuring linkages between these outputs @ $2,500 in Y1.</w:t>
            </w:r>
            <w:r w:rsidRPr="00963E90">
              <w:rPr>
                <w:rFonts w:ascii="Calibri" w:hAnsi="Calibri" w:cs="Calibri"/>
                <w:color w:val="000000"/>
                <w:sz w:val="20"/>
                <w:szCs w:val="20"/>
                <w:lang w:eastAsia="en-GB"/>
              </w:rPr>
              <w:br/>
              <w:t xml:space="preserve">- For Output 4.3: Cost to be applied towards training on using the QAF in coordination of output 2.1 for pilot projects. Training should be </w:t>
            </w:r>
            <w:proofErr w:type="spellStart"/>
            <w:r w:rsidRPr="00963E90">
              <w:rPr>
                <w:rFonts w:ascii="Calibri" w:hAnsi="Calibri" w:cs="Calibri"/>
                <w:color w:val="000000"/>
                <w:sz w:val="20"/>
                <w:szCs w:val="20"/>
                <w:lang w:eastAsia="en-GB"/>
              </w:rPr>
              <w:t>strealined</w:t>
            </w:r>
            <w:proofErr w:type="spellEnd"/>
            <w:r w:rsidRPr="00963E90">
              <w:rPr>
                <w:rFonts w:ascii="Calibri" w:hAnsi="Calibri" w:cs="Calibri"/>
                <w:color w:val="000000"/>
                <w:sz w:val="20"/>
                <w:szCs w:val="20"/>
                <w:lang w:eastAsia="en-GB"/>
              </w:rPr>
              <w:t xml:space="preserve"> with those in component 2, especially around pilot projects @ $2,500 for Y1.</w:t>
            </w:r>
          </w:p>
        </w:tc>
      </w:tr>
      <w:tr w:rsidR="00963E90" w:rsidRPr="00963E90" w14:paraId="0DDCCFA0" w14:textId="77777777" w:rsidTr="00963E90">
        <w:trPr>
          <w:trHeight w:val="6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D71666A" w14:textId="77777777" w:rsidR="00963E90" w:rsidRPr="00FE01C7" w:rsidRDefault="00963E90" w:rsidP="00963E90">
            <w:pPr>
              <w:jc w:val="cente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lastRenderedPageBreak/>
              <w:t>36</w:t>
            </w:r>
          </w:p>
        </w:tc>
        <w:tc>
          <w:tcPr>
            <w:tcW w:w="13020" w:type="dxa"/>
            <w:tcBorders>
              <w:top w:val="nil"/>
              <w:left w:val="nil"/>
              <w:bottom w:val="single" w:sz="4" w:space="0" w:color="auto"/>
              <w:right w:val="single" w:sz="4" w:space="0" w:color="auto"/>
            </w:tcBorders>
            <w:shd w:val="clear" w:color="auto" w:fill="auto"/>
            <w:vAlign w:val="center"/>
            <w:hideMark/>
          </w:tcPr>
          <w:p w14:paraId="0272EC38" w14:textId="77777777" w:rsidR="00963E90" w:rsidRPr="00FE01C7" w:rsidRDefault="00963E90" w:rsidP="00963E90">
            <w:pP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Includes:</w:t>
            </w:r>
            <w:r w:rsidRPr="00FE01C7">
              <w:rPr>
                <w:rFonts w:ascii="Calibri" w:hAnsi="Calibri" w:cs="Calibri"/>
                <w:color w:val="000000" w:themeColor="text1"/>
                <w:sz w:val="20"/>
                <w:szCs w:val="20"/>
                <w:lang w:eastAsia="en-GB"/>
              </w:rPr>
              <w:br/>
              <w:t>- For Output 4.4: $15,000 for national consultant for MTR in Y2 and $15,000 for TE in Y4.</w:t>
            </w:r>
          </w:p>
        </w:tc>
      </w:tr>
      <w:tr w:rsidR="00963E90" w:rsidRPr="00963E90" w14:paraId="59D05BA4" w14:textId="77777777" w:rsidTr="00963E90">
        <w:trPr>
          <w:trHeight w:val="6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B15F834" w14:textId="77777777" w:rsidR="00963E90" w:rsidRPr="00FE01C7" w:rsidRDefault="00963E90" w:rsidP="00963E90">
            <w:pPr>
              <w:jc w:val="cente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37</w:t>
            </w:r>
          </w:p>
        </w:tc>
        <w:tc>
          <w:tcPr>
            <w:tcW w:w="13020" w:type="dxa"/>
            <w:tcBorders>
              <w:top w:val="nil"/>
              <w:left w:val="nil"/>
              <w:bottom w:val="single" w:sz="4" w:space="0" w:color="auto"/>
              <w:right w:val="single" w:sz="4" w:space="0" w:color="auto"/>
            </w:tcBorders>
            <w:shd w:val="clear" w:color="auto" w:fill="auto"/>
            <w:vAlign w:val="center"/>
            <w:hideMark/>
          </w:tcPr>
          <w:p w14:paraId="44DFD3E2" w14:textId="77777777" w:rsidR="00963E90" w:rsidRPr="00FE01C7" w:rsidRDefault="00963E90" w:rsidP="00963E90">
            <w:pP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Includes:</w:t>
            </w:r>
            <w:r w:rsidRPr="00FE01C7">
              <w:rPr>
                <w:rFonts w:ascii="Calibri" w:hAnsi="Calibri" w:cs="Calibri"/>
                <w:color w:val="000000" w:themeColor="text1"/>
                <w:sz w:val="20"/>
                <w:szCs w:val="20"/>
                <w:lang w:eastAsia="en-GB"/>
              </w:rPr>
              <w:br/>
              <w:t>- For Output 4.4: Inception workshop $4,000 in Y1.</w:t>
            </w:r>
          </w:p>
        </w:tc>
      </w:tr>
      <w:tr w:rsidR="00963E90" w:rsidRPr="00963E90" w14:paraId="5CF09562" w14:textId="77777777" w:rsidTr="00963E90">
        <w:trPr>
          <w:trHeight w:val="6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29589AEA" w14:textId="77777777" w:rsidR="00963E90" w:rsidRPr="00FE01C7" w:rsidRDefault="00963E90" w:rsidP="00963E90">
            <w:pPr>
              <w:jc w:val="cente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38</w:t>
            </w:r>
          </w:p>
        </w:tc>
        <w:tc>
          <w:tcPr>
            <w:tcW w:w="13020" w:type="dxa"/>
            <w:tcBorders>
              <w:top w:val="nil"/>
              <w:left w:val="nil"/>
              <w:bottom w:val="single" w:sz="4" w:space="0" w:color="auto"/>
              <w:right w:val="single" w:sz="4" w:space="0" w:color="auto"/>
            </w:tcBorders>
            <w:shd w:val="clear" w:color="auto" w:fill="auto"/>
            <w:vAlign w:val="center"/>
            <w:hideMark/>
          </w:tcPr>
          <w:p w14:paraId="473BD1E8" w14:textId="77777777" w:rsidR="00963E90" w:rsidRPr="00FE01C7" w:rsidRDefault="00963E90" w:rsidP="00963E90">
            <w:pP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Includes:</w:t>
            </w:r>
            <w:r w:rsidRPr="00FE01C7">
              <w:rPr>
                <w:rFonts w:ascii="Calibri" w:hAnsi="Calibri" w:cs="Calibri"/>
                <w:color w:val="000000" w:themeColor="text1"/>
                <w:sz w:val="20"/>
                <w:szCs w:val="20"/>
                <w:lang w:eastAsia="en-GB"/>
              </w:rPr>
              <w:br/>
              <w:t>- For Output 4.4: 2x35K for lead consultant for MTR and TE in Y2 and Y4.</w:t>
            </w:r>
          </w:p>
        </w:tc>
      </w:tr>
      <w:tr w:rsidR="00963E90" w:rsidRPr="00963E90" w14:paraId="75F416FB" w14:textId="77777777" w:rsidTr="00963E90">
        <w:trPr>
          <w:trHeight w:val="6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49FC438" w14:textId="77777777" w:rsidR="00963E90" w:rsidRPr="00FE01C7" w:rsidRDefault="00963E90" w:rsidP="00963E90">
            <w:pPr>
              <w:jc w:val="cente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39</w:t>
            </w:r>
          </w:p>
        </w:tc>
        <w:tc>
          <w:tcPr>
            <w:tcW w:w="13020" w:type="dxa"/>
            <w:tcBorders>
              <w:top w:val="nil"/>
              <w:left w:val="nil"/>
              <w:bottom w:val="single" w:sz="4" w:space="0" w:color="auto"/>
              <w:right w:val="single" w:sz="4" w:space="0" w:color="auto"/>
            </w:tcBorders>
            <w:shd w:val="clear" w:color="auto" w:fill="auto"/>
            <w:vAlign w:val="center"/>
            <w:hideMark/>
          </w:tcPr>
          <w:p w14:paraId="5037563C" w14:textId="77777777" w:rsidR="00963E90" w:rsidRPr="00FE01C7" w:rsidRDefault="00963E90" w:rsidP="00963E90">
            <w:pP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Includes:</w:t>
            </w:r>
            <w:r w:rsidRPr="00FE01C7">
              <w:rPr>
                <w:rFonts w:ascii="Calibri" w:hAnsi="Calibri" w:cs="Calibri"/>
                <w:color w:val="000000" w:themeColor="text1"/>
                <w:sz w:val="20"/>
                <w:szCs w:val="20"/>
                <w:lang w:eastAsia="en-GB"/>
              </w:rPr>
              <w:br/>
              <w:t>- For Output 4.4: This covers local travel for M&amp;E @ $5,000/year</w:t>
            </w:r>
          </w:p>
        </w:tc>
      </w:tr>
      <w:tr w:rsidR="00963E90" w:rsidRPr="00963E90" w14:paraId="098FA370" w14:textId="77777777" w:rsidTr="00963E90">
        <w:trPr>
          <w:trHeight w:val="6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0229D8F" w14:textId="77777777" w:rsidR="00963E90" w:rsidRPr="00FE01C7" w:rsidRDefault="00963E90" w:rsidP="00963E90">
            <w:pPr>
              <w:jc w:val="cente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40</w:t>
            </w:r>
          </w:p>
        </w:tc>
        <w:tc>
          <w:tcPr>
            <w:tcW w:w="13020" w:type="dxa"/>
            <w:tcBorders>
              <w:top w:val="nil"/>
              <w:left w:val="nil"/>
              <w:bottom w:val="single" w:sz="4" w:space="0" w:color="auto"/>
              <w:right w:val="single" w:sz="4" w:space="0" w:color="auto"/>
            </w:tcBorders>
            <w:shd w:val="clear" w:color="auto" w:fill="auto"/>
            <w:vAlign w:val="center"/>
            <w:hideMark/>
          </w:tcPr>
          <w:p w14:paraId="3B0352E3" w14:textId="77777777" w:rsidR="00963E90" w:rsidRPr="00FE01C7" w:rsidRDefault="00963E90" w:rsidP="00963E90">
            <w:pP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Includes:</w:t>
            </w:r>
            <w:r w:rsidRPr="00FE01C7">
              <w:rPr>
                <w:rFonts w:ascii="Calibri" w:hAnsi="Calibri" w:cs="Calibri"/>
                <w:color w:val="000000" w:themeColor="text1"/>
                <w:sz w:val="20"/>
                <w:szCs w:val="20"/>
                <w:lang w:eastAsia="en-GB"/>
              </w:rPr>
              <w:br/>
              <w:t>- For Output 4.4: Translation for MTR, TE and other documents/reports from M&amp;E and coordination @ $5,000 in Y2 and $5,000 in Y4.</w:t>
            </w:r>
          </w:p>
        </w:tc>
      </w:tr>
      <w:tr w:rsidR="00963E90" w:rsidRPr="00963E90" w14:paraId="4B6217F2" w14:textId="77777777" w:rsidTr="00963E90">
        <w:trPr>
          <w:trHeight w:val="32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67DB269" w14:textId="77777777" w:rsidR="00963E90" w:rsidRPr="00FE01C7" w:rsidRDefault="00963E90" w:rsidP="00963E90">
            <w:pPr>
              <w:jc w:val="cente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41</w:t>
            </w:r>
          </w:p>
        </w:tc>
        <w:tc>
          <w:tcPr>
            <w:tcW w:w="13020" w:type="dxa"/>
            <w:tcBorders>
              <w:top w:val="nil"/>
              <w:left w:val="nil"/>
              <w:bottom w:val="single" w:sz="4" w:space="0" w:color="auto"/>
              <w:right w:val="single" w:sz="4" w:space="0" w:color="auto"/>
            </w:tcBorders>
            <w:shd w:val="clear" w:color="auto" w:fill="auto"/>
            <w:vAlign w:val="center"/>
            <w:hideMark/>
          </w:tcPr>
          <w:p w14:paraId="7F326538" w14:textId="77777777" w:rsidR="00963E90" w:rsidRPr="00FE01C7" w:rsidRDefault="00963E90" w:rsidP="00963E90">
            <w:pP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PMU staff: Admin &amp; Finance Expert @$1,383 for 48 months.</w:t>
            </w:r>
          </w:p>
        </w:tc>
      </w:tr>
      <w:tr w:rsidR="00963E90" w:rsidRPr="00963E90" w14:paraId="1A2177B7" w14:textId="77777777" w:rsidTr="00963E90">
        <w:trPr>
          <w:trHeight w:val="32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D3D6979" w14:textId="77777777" w:rsidR="00963E90" w:rsidRPr="00FE01C7" w:rsidRDefault="00963E90" w:rsidP="00963E90">
            <w:pPr>
              <w:jc w:val="cente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42</w:t>
            </w:r>
          </w:p>
        </w:tc>
        <w:tc>
          <w:tcPr>
            <w:tcW w:w="13020" w:type="dxa"/>
            <w:tcBorders>
              <w:top w:val="nil"/>
              <w:left w:val="nil"/>
              <w:bottom w:val="single" w:sz="4" w:space="0" w:color="auto"/>
              <w:right w:val="single" w:sz="4" w:space="0" w:color="auto"/>
            </w:tcBorders>
            <w:shd w:val="clear" w:color="auto" w:fill="auto"/>
            <w:vAlign w:val="center"/>
            <w:hideMark/>
          </w:tcPr>
          <w:p w14:paraId="0803F02C" w14:textId="77777777" w:rsidR="00963E90" w:rsidRPr="00FE01C7" w:rsidRDefault="00963E90" w:rsidP="00963E90">
            <w:pP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This will cover audit for 4 years@$4,000 per year.</w:t>
            </w:r>
          </w:p>
        </w:tc>
      </w:tr>
      <w:tr w:rsidR="00963E90" w:rsidRPr="00963E90" w14:paraId="26A32AC5" w14:textId="77777777" w:rsidTr="00963E90">
        <w:trPr>
          <w:trHeight w:val="32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0FA7602" w14:textId="77777777" w:rsidR="00963E90" w:rsidRPr="00FE01C7" w:rsidRDefault="00963E90" w:rsidP="00963E90">
            <w:pPr>
              <w:jc w:val="cente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43</w:t>
            </w:r>
          </w:p>
        </w:tc>
        <w:tc>
          <w:tcPr>
            <w:tcW w:w="13020" w:type="dxa"/>
            <w:tcBorders>
              <w:top w:val="nil"/>
              <w:left w:val="nil"/>
              <w:bottom w:val="single" w:sz="4" w:space="0" w:color="auto"/>
              <w:right w:val="single" w:sz="4" w:space="0" w:color="auto"/>
            </w:tcBorders>
            <w:shd w:val="clear" w:color="auto" w:fill="auto"/>
            <w:vAlign w:val="center"/>
            <w:hideMark/>
          </w:tcPr>
          <w:p w14:paraId="738DEBFC" w14:textId="77777777" w:rsidR="00963E90" w:rsidRPr="00FE01C7" w:rsidRDefault="00963E90" w:rsidP="00963E90">
            <w:pP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Communication expenses for the PMU: $1,113 in Y1 and $174 in Y2.</w:t>
            </w:r>
          </w:p>
        </w:tc>
      </w:tr>
      <w:tr w:rsidR="00963E90" w:rsidRPr="00963E90" w14:paraId="6C3542D3" w14:textId="77777777" w:rsidTr="00963E90">
        <w:trPr>
          <w:trHeight w:val="32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CAC83BB" w14:textId="77777777" w:rsidR="00963E90" w:rsidRPr="00FE01C7" w:rsidRDefault="00963E90" w:rsidP="00963E90">
            <w:pPr>
              <w:jc w:val="cente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44</w:t>
            </w:r>
          </w:p>
        </w:tc>
        <w:tc>
          <w:tcPr>
            <w:tcW w:w="13020" w:type="dxa"/>
            <w:tcBorders>
              <w:top w:val="nil"/>
              <w:left w:val="nil"/>
              <w:bottom w:val="single" w:sz="4" w:space="0" w:color="auto"/>
              <w:right w:val="single" w:sz="4" w:space="0" w:color="auto"/>
            </w:tcBorders>
            <w:shd w:val="clear" w:color="auto" w:fill="auto"/>
            <w:vAlign w:val="center"/>
            <w:hideMark/>
          </w:tcPr>
          <w:p w14:paraId="614697AA" w14:textId="77777777" w:rsidR="00963E90" w:rsidRPr="00FE01C7" w:rsidRDefault="00963E90" w:rsidP="00963E90">
            <w:pP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PMU staff: Full Time Project Manager @ $1,710 for 48 months; driver @ $338 for 48 months.</w:t>
            </w:r>
          </w:p>
        </w:tc>
      </w:tr>
      <w:tr w:rsidR="00963E90" w:rsidRPr="00963E90" w14:paraId="0E364357" w14:textId="77777777" w:rsidTr="00963E90">
        <w:trPr>
          <w:trHeight w:val="6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2519256" w14:textId="77777777" w:rsidR="00963E90" w:rsidRPr="00FE01C7" w:rsidRDefault="00963E90" w:rsidP="00963E90">
            <w:pPr>
              <w:jc w:val="cente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45</w:t>
            </w:r>
          </w:p>
        </w:tc>
        <w:tc>
          <w:tcPr>
            <w:tcW w:w="13020" w:type="dxa"/>
            <w:tcBorders>
              <w:top w:val="nil"/>
              <w:left w:val="nil"/>
              <w:bottom w:val="single" w:sz="4" w:space="0" w:color="auto"/>
              <w:right w:val="single" w:sz="4" w:space="0" w:color="auto"/>
            </w:tcBorders>
            <w:shd w:val="clear" w:color="auto" w:fill="auto"/>
            <w:vAlign w:val="center"/>
            <w:hideMark/>
          </w:tcPr>
          <w:p w14:paraId="1E67C67C" w14:textId="77777777" w:rsidR="00963E90" w:rsidRPr="00FE01C7" w:rsidRDefault="00963E90" w:rsidP="00963E90">
            <w:pP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Includes:</w:t>
            </w:r>
            <w:r w:rsidRPr="00FE01C7">
              <w:rPr>
                <w:rFonts w:ascii="Calibri" w:hAnsi="Calibri" w:cs="Calibri"/>
                <w:color w:val="000000" w:themeColor="text1"/>
                <w:sz w:val="20"/>
                <w:szCs w:val="20"/>
                <w:lang w:eastAsia="en-GB"/>
              </w:rPr>
              <w:br/>
              <w:t>- For Output 4.4: Vehicle at $52K + 2 motorcycles at $1500 for project coordination/monitoring in Y1.</w:t>
            </w:r>
          </w:p>
        </w:tc>
      </w:tr>
      <w:tr w:rsidR="00963E90" w:rsidRPr="00963E90" w14:paraId="64408EE3" w14:textId="77777777" w:rsidTr="00963E90">
        <w:trPr>
          <w:trHeight w:val="32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2C20E3C" w14:textId="77777777" w:rsidR="00963E90" w:rsidRPr="00FE01C7" w:rsidRDefault="00963E90" w:rsidP="00963E90">
            <w:pPr>
              <w:jc w:val="cente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46</w:t>
            </w:r>
          </w:p>
        </w:tc>
        <w:tc>
          <w:tcPr>
            <w:tcW w:w="13020" w:type="dxa"/>
            <w:tcBorders>
              <w:top w:val="nil"/>
              <w:left w:val="nil"/>
              <w:bottom w:val="single" w:sz="4" w:space="0" w:color="auto"/>
              <w:right w:val="single" w:sz="4" w:space="0" w:color="auto"/>
            </w:tcBorders>
            <w:shd w:val="clear" w:color="auto" w:fill="auto"/>
            <w:vAlign w:val="center"/>
            <w:hideMark/>
          </w:tcPr>
          <w:p w14:paraId="79A90563" w14:textId="77777777" w:rsidR="00963E90" w:rsidRPr="00FE01C7" w:rsidRDefault="00963E90" w:rsidP="00963E90">
            <w:pP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This will cover purchase of 5 computers + printer + scanner.</w:t>
            </w:r>
          </w:p>
        </w:tc>
      </w:tr>
      <w:tr w:rsidR="00963E90" w:rsidRPr="00963E90" w14:paraId="5C2BFFA2" w14:textId="77777777" w:rsidTr="00963E90">
        <w:trPr>
          <w:trHeight w:val="32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BB69846" w14:textId="77777777" w:rsidR="00963E90" w:rsidRPr="00FE01C7" w:rsidRDefault="00963E90" w:rsidP="00963E90">
            <w:pPr>
              <w:jc w:val="cente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47</w:t>
            </w:r>
          </w:p>
        </w:tc>
        <w:tc>
          <w:tcPr>
            <w:tcW w:w="13020" w:type="dxa"/>
            <w:tcBorders>
              <w:top w:val="nil"/>
              <w:left w:val="nil"/>
              <w:bottom w:val="single" w:sz="4" w:space="0" w:color="auto"/>
              <w:right w:val="single" w:sz="4" w:space="0" w:color="auto"/>
            </w:tcBorders>
            <w:shd w:val="clear" w:color="auto" w:fill="auto"/>
            <w:vAlign w:val="center"/>
            <w:hideMark/>
          </w:tcPr>
          <w:p w14:paraId="46FC67EE" w14:textId="77777777" w:rsidR="00963E90" w:rsidRPr="00FE01C7" w:rsidRDefault="00963E90" w:rsidP="00963E90">
            <w:pPr>
              <w:rPr>
                <w:rFonts w:ascii="Calibri" w:hAnsi="Calibri" w:cs="Calibri"/>
                <w:color w:val="000000" w:themeColor="text1"/>
                <w:sz w:val="20"/>
                <w:szCs w:val="20"/>
                <w:lang w:eastAsia="en-GB"/>
              </w:rPr>
            </w:pPr>
            <w:r w:rsidRPr="00FE01C7">
              <w:rPr>
                <w:rFonts w:ascii="Calibri" w:hAnsi="Calibri" w:cs="Calibri"/>
                <w:color w:val="000000" w:themeColor="text1"/>
                <w:sz w:val="20"/>
                <w:szCs w:val="20"/>
                <w:lang w:eastAsia="en-GB"/>
              </w:rPr>
              <w:t>Communication expenses for the PMU.</w:t>
            </w:r>
          </w:p>
        </w:tc>
      </w:tr>
    </w:tbl>
    <w:p w14:paraId="59C8BB73" w14:textId="04CC1A46" w:rsidR="00D64C7E" w:rsidRPr="00485121" w:rsidRDefault="00D64C7E" w:rsidP="00470E9A">
      <w:pPr>
        <w:rPr>
          <w:rFonts w:cs="Calibri"/>
          <w:b/>
          <w:sz w:val="18"/>
          <w:szCs w:val="18"/>
        </w:rPr>
      </w:pPr>
    </w:p>
    <w:p w14:paraId="2518ADB2" w14:textId="3ECC5D55" w:rsidR="00D64C7E" w:rsidRDefault="00D64C7E" w:rsidP="00470E9A">
      <w:pPr>
        <w:rPr>
          <w:rFonts w:cs="Calibri"/>
          <w:b/>
          <w:sz w:val="18"/>
          <w:szCs w:val="18"/>
        </w:rPr>
      </w:pPr>
    </w:p>
    <w:p w14:paraId="26C7CA25" w14:textId="59A2B7EB" w:rsidR="00F32CAD" w:rsidRPr="00217638" w:rsidRDefault="00F32CAD" w:rsidP="00470E9A">
      <w:pPr>
        <w:rPr>
          <w:rFonts w:cs="Calibri"/>
          <w:b/>
          <w:sz w:val="18"/>
          <w:szCs w:val="18"/>
        </w:rPr>
      </w:pPr>
    </w:p>
    <w:p w14:paraId="5B69E5B7" w14:textId="5CF9DAD5" w:rsidR="00E1433C" w:rsidRPr="00C57369" w:rsidRDefault="00E1433C" w:rsidP="00E1433C">
      <w:pPr>
        <w:rPr>
          <w:rFonts w:ascii="Calibri" w:hAnsi="Calibri" w:cs="Calibri"/>
          <w:b/>
          <w:sz w:val="18"/>
          <w:szCs w:val="18"/>
        </w:rPr>
      </w:pPr>
    </w:p>
    <w:p w14:paraId="29F21295" w14:textId="53220599" w:rsidR="00734E23" w:rsidRPr="00C57369" w:rsidRDefault="00734E23" w:rsidP="00470E9A">
      <w:pPr>
        <w:rPr>
          <w:rFonts w:ascii="Calibri" w:hAnsi="Calibri" w:cs="Calibri"/>
          <w:szCs w:val="28"/>
        </w:rPr>
        <w:sectPr w:rsidR="00734E23" w:rsidRPr="00C57369" w:rsidSect="00740F26">
          <w:pgSz w:w="15840" w:h="12240" w:orient="landscape" w:code="1"/>
          <w:pgMar w:top="720" w:right="720" w:bottom="720" w:left="720" w:header="720" w:footer="432" w:gutter="0"/>
          <w:cols w:space="708"/>
          <w:titlePg/>
          <w:docGrid w:linePitch="360"/>
        </w:sectPr>
      </w:pPr>
    </w:p>
    <w:p w14:paraId="08C86E3D" w14:textId="77777777" w:rsidR="003E3ABA" w:rsidRPr="00AC6FC9" w:rsidRDefault="003E3ABA" w:rsidP="00FA2C9A">
      <w:pPr>
        <w:pStyle w:val="Heading1"/>
      </w:pPr>
      <w:bookmarkStart w:id="76" w:name="_Toc84428415"/>
      <w:r w:rsidRPr="0058244B">
        <w:lastRenderedPageBreak/>
        <w:t>Legal Context</w:t>
      </w:r>
      <w:bookmarkEnd w:id="76"/>
    </w:p>
    <w:p w14:paraId="1226AE49" w14:textId="68A76540" w:rsidR="006C181C" w:rsidRPr="00C215E3" w:rsidRDefault="006C181C" w:rsidP="00EF5F9B">
      <w:pPr>
        <w:jc w:val="both"/>
        <w:rPr>
          <w:rFonts w:ascii="Calibri" w:hAnsi="Calibri" w:cs="Calibri"/>
          <w:sz w:val="20"/>
          <w:szCs w:val="20"/>
        </w:rPr>
      </w:pPr>
      <w:r w:rsidRPr="00C215E3">
        <w:rPr>
          <w:rFonts w:ascii="Calibri" w:hAnsi="Calibri" w:cs="Calibri"/>
          <w:sz w:val="20"/>
          <w:szCs w:val="20"/>
        </w:rPr>
        <w:t xml:space="preserve">This project document shall be the instrument referred to as such </w:t>
      </w:r>
      <w:r w:rsidRPr="00582E59">
        <w:rPr>
          <w:rFonts w:ascii="Calibri" w:hAnsi="Calibri" w:cs="Calibri"/>
          <w:sz w:val="20"/>
          <w:szCs w:val="20"/>
        </w:rPr>
        <w:t xml:space="preserve">in </w:t>
      </w:r>
      <w:r w:rsidRPr="0022475F">
        <w:rPr>
          <w:rFonts w:ascii="Calibri" w:hAnsi="Calibri" w:cs="Calibri"/>
          <w:sz w:val="20"/>
          <w:szCs w:val="20"/>
        </w:rPr>
        <w:t xml:space="preserve">Article 1 of the Standard Basic Assistance Agreement between the Government of </w:t>
      </w:r>
      <w:r w:rsidR="0036207B" w:rsidRPr="0022475F">
        <w:rPr>
          <w:rFonts w:ascii="Calibri" w:hAnsi="Calibri" w:cs="Calibri"/>
          <w:sz w:val="20"/>
          <w:szCs w:val="20"/>
        </w:rPr>
        <w:t>Burkina Faso</w:t>
      </w:r>
      <w:r w:rsidRPr="0022475F">
        <w:rPr>
          <w:rFonts w:ascii="Calibri" w:hAnsi="Calibri" w:cs="Calibri"/>
          <w:sz w:val="20"/>
          <w:szCs w:val="20"/>
        </w:rPr>
        <w:t xml:space="preserve"> and UNDP, signed</w:t>
      </w:r>
      <w:r w:rsidRPr="00C215E3">
        <w:rPr>
          <w:rFonts w:ascii="Calibri" w:hAnsi="Calibri" w:cs="Calibri"/>
          <w:sz w:val="20"/>
          <w:szCs w:val="20"/>
        </w:rPr>
        <w:t xml:space="preserve"> on </w:t>
      </w:r>
      <w:r w:rsidR="00396117">
        <w:rPr>
          <w:rFonts w:ascii="Calibri" w:hAnsi="Calibri" w:cs="Calibri"/>
          <w:sz w:val="20"/>
          <w:szCs w:val="20"/>
        </w:rPr>
        <w:t>19 July 1976</w:t>
      </w:r>
      <w:r w:rsidRPr="00C215E3">
        <w:rPr>
          <w:rFonts w:ascii="Calibri" w:hAnsi="Calibri" w:cs="Calibri"/>
          <w:sz w:val="20"/>
          <w:szCs w:val="20"/>
        </w:rPr>
        <w:t>. All references in the SBAA to “Executing Agency” shall be deemed to refer to “Implementing Partner.”</w:t>
      </w:r>
    </w:p>
    <w:p w14:paraId="70F8EB87" w14:textId="77777777" w:rsidR="006C181C" w:rsidRPr="00C215E3" w:rsidRDefault="006C181C" w:rsidP="00EF5F9B">
      <w:pPr>
        <w:jc w:val="both"/>
        <w:rPr>
          <w:rFonts w:ascii="Calibri" w:hAnsi="Calibri" w:cs="Calibri"/>
          <w:sz w:val="20"/>
          <w:szCs w:val="20"/>
        </w:rPr>
      </w:pPr>
    </w:p>
    <w:p w14:paraId="49062699" w14:textId="6988AA91" w:rsidR="00450470" w:rsidRPr="00C215E3" w:rsidRDefault="006C181C" w:rsidP="00EF5F9B">
      <w:pPr>
        <w:jc w:val="both"/>
        <w:rPr>
          <w:rFonts w:ascii="Calibri" w:hAnsi="Calibri" w:cs="Calibri"/>
          <w:sz w:val="20"/>
          <w:szCs w:val="20"/>
        </w:rPr>
      </w:pPr>
      <w:r w:rsidRPr="00C215E3">
        <w:rPr>
          <w:rFonts w:ascii="Calibri" w:hAnsi="Calibri" w:cs="Calibri"/>
          <w:sz w:val="20"/>
          <w:szCs w:val="20"/>
        </w:rPr>
        <w:t xml:space="preserve">This project will be implemented </w:t>
      </w:r>
      <w:r w:rsidR="00EF5F9B">
        <w:rPr>
          <w:rFonts w:ascii="Calibri" w:hAnsi="Calibri" w:cs="Calibri"/>
          <w:sz w:val="20"/>
          <w:szCs w:val="20"/>
        </w:rPr>
        <w:t>by ABER,</w:t>
      </w:r>
      <w:r w:rsidRPr="00C215E3">
        <w:rPr>
          <w:rFonts w:ascii="Calibri" w:hAnsi="Calibri" w:cs="Calibri"/>
          <w:sz w:val="20"/>
          <w:szCs w:val="20"/>
        </w:rPr>
        <w:t xml:space="preserve">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3D295F19" w14:textId="77777777" w:rsidR="00450470" w:rsidRPr="00C215E3" w:rsidRDefault="00450470" w:rsidP="00EF5F9B">
      <w:pPr>
        <w:jc w:val="both"/>
        <w:rPr>
          <w:rFonts w:ascii="Calibri" w:hAnsi="Calibri" w:cs="Calibri"/>
          <w:sz w:val="20"/>
          <w:szCs w:val="20"/>
        </w:rPr>
      </w:pPr>
    </w:p>
    <w:p w14:paraId="7C626A40" w14:textId="77777777" w:rsidR="003252B7" w:rsidRPr="00C215E3" w:rsidRDefault="003252B7" w:rsidP="00EF5F9B">
      <w:pPr>
        <w:jc w:val="both"/>
        <w:rPr>
          <w:rFonts w:ascii="Calibri" w:hAnsi="Calibri" w:cs="Calibri"/>
          <w:sz w:val="20"/>
          <w:szCs w:val="20"/>
        </w:rPr>
      </w:pPr>
      <w:r w:rsidRPr="00C215E3">
        <w:rPr>
          <w:rFonts w:ascii="Calibri" w:hAnsi="Calibri" w:cs="Calibri"/>
          <w:iCs/>
          <w:color w:val="000000"/>
          <w:sz w:val="20"/>
          <w:szCs w:val="20"/>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68BA7A4A" w14:textId="77777777" w:rsidR="00F62A77" w:rsidRDefault="00F62A77" w:rsidP="00E223D9">
      <w:pPr>
        <w:rPr>
          <w:szCs w:val="20"/>
        </w:rPr>
      </w:pPr>
    </w:p>
    <w:p w14:paraId="54F261AB" w14:textId="77777777" w:rsidR="00A94FFC" w:rsidRPr="00AC6FC9" w:rsidRDefault="00A94FFC" w:rsidP="00FA2C9A">
      <w:pPr>
        <w:pStyle w:val="Heading1"/>
      </w:pPr>
      <w:bookmarkStart w:id="77" w:name="_Toc84428416"/>
      <w:r w:rsidRPr="0058244B">
        <w:t>Risk Management</w:t>
      </w:r>
      <w:bookmarkEnd w:id="77"/>
    </w:p>
    <w:p w14:paraId="7199AF77" w14:textId="7D904817" w:rsidR="00A94FFC" w:rsidRDefault="00A94FFC" w:rsidP="00E223D9">
      <w:pPr>
        <w:rPr>
          <w:szCs w:val="20"/>
        </w:rPr>
      </w:pPr>
    </w:p>
    <w:p w14:paraId="07251B2E" w14:textId="77777777" w:rsidR="002072AC" w:rsidRPr="00E86A06" w:rsidRDefault="002072AC" w:rsidP="002072AC">
      <w:pPr>
        <w:numPr>
          <w:ilvl w:val="0"/>
          <w:numId w:val="169"/>
        </w:numPr>
        <w:ind w:left="360"/>
        <w:jc w:val="both"/>
        <w:rPr>
          <w:rFonts w:ascii="Calibri" w:hAnsi="Calibri" w:cs="Calibri"/>
          <w:sz w:val="20"/>
          <w:szCs w:val="20"/>
        </w:rPr>
      </w:pPr>
      <w:r w:rsidRPr="00E86A06">
        <w:rPr>
          <w:rFonts w:ascii="Calibri" w:hAnsi="Calibri" w:cs="Calibri"/>
          <w:sz w:val="20"/>
          <w:szCs w:val="20"/>
        </w:rPr>
        <w:t>Consistent with the Article III of the SBAA, the responsibility for the safety and security of the Implementing Partner and its personnel and property, and of UNDP’s property in the Implementing Partner’s custody, rests with the Implementing Partner.  To this end, the Implementing Partner shall:</w:t>
      </w:r>
    </w:p>
    <w:p w14:paraId="35906B3C" w14:textId="77777777" w:rsidR="002072AC" w:rsidRPr="00E86A06" w:rsidRDefault="002072AC" w:rsidP="002072AC">
      <w:pPr>
        <w:numPr>
          <w:ilvl w:val="0"/>
          <w:numId w:val="9"/>
        </w:numPr>
        <w:spacing w:after="120"/>
        <w:jc w:val="both"/>
        <w:rPr>
          <w:rFonts w:ascii="Calibri" w:hAnsi="Calibri" w:cs="Calibri"/>
          <w:sz w:val="20"/>
          <w:szCs w:val="20"/>
        </w:rPr>
      </w:pPr>
      <w:r w:rsidRPr="00E86A06">
        <w:rPr>
          <w:rFonts w:ascii="Calibri" w:hAnsi="Calibri" w:cs="Calibri"/>
          <w:sz w:val="20"/>
          <w:szCs w:val="20"/>
        </w:rPr>
        <w:t xml:space="preserve">put in place an appropriate security plan and maintain the security plan, taking into account the security situation in the country where the project is being </w:t>
      </w:r>
      <w:proofErr w:type="gramStart"/>
      <w:r w:rsidRPr="00E86A06">
        <w:rPr>
          <w:rFonts w:ascii="Calibri" w:hAnsi="Calibri" w:cs="Calibri"/>
          <w:sz w:val="20"/>
          <w:szCs w:val="20"/>
        </w:rPr>
        <w:t>carried;</w:t>
      </w:r>
      <w:proofErr w:type="gramEnd"/>
    </w:p>
    <w:p w14:paraId="006EA721" w14:textId="77777777" w:rsidR="002072AC" w:rsidRPr="00E86A06" w:rsidRDefault="002072AC" w:rsidP="002072AC">
      <w:pPr>
        <w:numPr>
          <w:ilvl w:val="0"/>
          <w:numId w:val="9"/>
        </w:numPr>
        <w:spacing w:after="120"/>
        <w:jc w:val="both"/>
        <w:rPr>
          <w:rFonts w:ascii="Calibri" w:hAnsi="Calibri" w:cs="Calibri"/>
          <w:sz w:val="20"/>
          <w:szCs w:val="20"/>
        </w:rPr>
      </w:pPr>
      <w:r w:rsidRPr="00E86A06">
        <w:rPr>
          <w:rFonts w:ascii="Calibri" w:hAnsi="Calibri" w:cs="Calibri"/>
          <w:sz w:val="20"/>
          <w:szCs w:val="20"/>
        </w:rPr>
        <w:t>assume all risks and liabilities related to the Implementing Partner’s security, and the full implementation of the security plan.</w:t>
      </w:r>
    </w:p>
    <w:p w14:paraId="300E57A9" w14:textId="77777777" w:rsidR="002072AC" w:rsidRPr="00E86A06" w:rsidRDefault="002072AC" w:rsidP="002072AC">
      <w:pPr>
        <w:rPr>
          <w:rFonts w:ascii="Calibri" w:hAnsi="Calibri" w:cs="Calibri"/>
          <w:sz w:val="20"/>
          <w:szCs w:val="20"/>
        </w:rPr>
      </w:pPr>
    </w:p>
    <w:p w14:paraId="3145AA7D" w14:textId="77777777" w:rsidR="002072AC" w:rsidRPr="00E86A06" w:rsidRDefault="002072AC" w:rsidP="002072AC">
      <w:pPr>
        <w:numPr>
          <w:ilvl w:val="0"/>
          <w:numId w:val="169"/>
        </w:numPr>
        <w:ind w:left="360"/>
        <w:jc w:val="both"/>
        <w:rPr>
          <w:rFonts w:ascii="Calibri" w:hAnsi="Calibri" w:cs="Calibri"/>
          <w:sz w:val="20"/>
          <w:szCs w:val="20"/>
        </w:rPr>
      </w:pPr>
      <w:r w:rsidRPr="00E86A06">
        <w:rPr>
          <w:rFonts w:ascii="Calibri" w:hAnsi="Calibri" w:cs="Calibri"/>
          <w:sz w:val="20"/>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58AA5650" w14:textId="77777777" w:rsidR="002072AC" w:rsidRPr="00E86A06" w:rsidRDefault="002072AC" w:rsidP="002072AC">
      <w:pPr>
        <w:ind w:left="360"/>
        <w:rPr>
          <w:rFonts w:ascii="Calibri" w:hAnsi="Calibri" w:cs="Calibri"/>
          <w:sz w:val="20"/>
          <w:szCs w:val="20"/>
        </w:rPr>
      </w:pPr>
    </w:p>
    <w:p w14:paraId="19BE158B" w14:textId="77777777" w:rsidR="002072AC" w:rsidRPr="00E86A06" w:rsidRDefault="002072AC" w:rsidP="002072AC">
      <w:pPr>
        <w:numPr>
          <w:ilvl w:val="0"/>
          <w:numId w:val="169"/>
        </w:numPr>
        <w:ind w:left="360"/>
        <w:jc w:val="both"/>
        <w:rPr>
          <w:rFonts w:ascii="Calibri" w:hAnsi="Calibri" w:cs="Calibri"/>
          <w:sz w:val="20"/>
          <w:szCs w:val="20"/>
        </w:rPr>
      </w:pPr>
      <w:r w:rsidRPr="00E86A06">
        <w:rPr>
          <w:rFonts w:ascii="Calibri" w:hAnsi="Calibri" w:cs="Calibri"/>
          <w:sz w:val="20"/>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45" w:history="1">
        <w:r w:rsidRPr="00E86A06">
          <w:rPr>
            <w:rStyle w:val="Hyperlink"/>
            <w:rFonts w:ascii="Calibri" w:hAnsi="Calibri" w:cs="Calibri"/>
            <w:sz w:val="20"/>
            <w:szCs w:val="20"/>
          </w:rPr>
          <w:t>http://www.un.org/sc/committees/1267/aq_sanctions_list.shtml</w:t>
        </w:r>
      </w:hyperlink>
      <w:r w:rsidRPr="00E86A06">
        <w:rPr>
          <w:rFonts w:ascii="Calibri" w:hAnsi="Calibri" w:cs="Calibri"/>
          <w:color w:val="000080"/>
          <w:sz w:val="20"/>
          <w:szCs w:val="20"/>
        </w:rPr>
        <w:t>.</w:t>
      </w:r>
      <w:r w:rsidRPr="00E86A06">
        <w:rPr>
          <w:rFonts w:ascii="Calibri" w:hAnsi="Calibri" w:cs="Calibri"/>
          <w:sz w:val="20"/>
          <w:szCs w:val="20"/>
        </w:rPr>
        <w:t xml:space="preserve">  </w:t>
      </w:r>
    </w:p>
    <w:p w14:paraId="2C4D2274" w14:textId="77777777" w:rsidR="002072AC" w:rsidRPr="00E86A06" w:rsidRDefault="002072AC" w:rsidP="002072AC">
      <w:pPr>
        <w:ind w:left="360"/>
        <w:rPr>
          <w:rFonts w:ascii="Calibri" w:hAnsi="Calibri" w:cs="Calibri"/>
          <w:sz w:val="20"/>
          <w:szCs w:val="20"/>
        </w:rPr>
      </w:pPr>
    </w:p>
    <w:p w14:paraId="262F9562" w14:textId="77777777" w:rsidR="002072AC" w:rsidRPr="00E86A06" w:rsidRDefault="002072AC" w:rsidP="002072AC">
      <w:pPr>
        <w:numPr>
          <w:ilvl w:val="0"/>
          <w:numId w:val="169"/>
        </w:numPr>
        <w:spacing w:after="240"/>
        <w:ind w:left="360"/>
        <w:jc w:val="both"/>
        <w:rPr>
          <w:rFonts w:ascii="Calibri" w:hAnsi="Calibri" w:cs="Calibri"/>
          <w:sz w:val="20"/>
          <w:szCs w:val="20"/>
        </w:rPr>
      </w:pPr>
      <w:r w:rsidRPr="00E86A06">
        <w:rPr>
          <w:rFonts w:ascii="Calibri" w:hAnsi="Calibri" w:cs="Calibri"/>
          <w:sz w:val="20"/>
          <w:szCs w:val="20"/>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0A8290E5" w14:textId="77777777" w:rsidR="002072AC" w:rsidRPr="00E86A06" w:rsidRDefault="002072AC" w:rsidP="002072AC">
      <w:pPr>
        <w:spacing w:after="240"/>
        <w:ind w:left="360"/>
        <w:jc w:val="both"/>
        <w:rPr>
          <w:rFonts w:ascii="Calibri" w:hAnsi="Calibri" w:cs="Calibri"/>
          <w:sz w:val="20"/>
          <w:szCs w:val="20"/>
        </w:rPr>
      </w:pPr>
      <w:r w:rsidRPr="00E86A06">
        <w:rPr>
          <w:rFonts w:ascii="Calibri" w:hAnsi="Calibri" w:cs="Calibri"/>
          <w:sz w:val="20"/>
          <w:szCs w:val="20"/>
        </w:rPr>
        <w:t xml:space="preserve">(a)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4DFD4ED2" w14:textId="77777777" w:rsidR="002072AC" w:rsidRPr="00E86A06" w:rsidRDefault="002072AC" w:rsidP="002072AC">
      <w:pPr>
        <w:spacing w:after="240"/>
        <w:ind w:left="360"/>
        <w:jc w:val="both"/>
        <w:rPr>
          <w:rFonts w:ascii="Calibri" w:hAnsi="Calibri" w:cs="Calibri"/>
          <w:sz w:val="20"/>
          <w:szCs w:val="20"/>
        </w:rPr>
      </w:pPr>
      <w:r w:rsidRPr="00E86A06">
        <w:rPr>
          <w:rFonts w:ascii="Calibri" w:hAnsi="Calibri" w:cs="Calibri"/>
          <w:sz w:val="20"/>
          <w:szCs w:val="20"/>
        </w:rPr>
        <w:lastRenderedPageBreak/>
        <w:t>(b) 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p>
    <w:p w14:paraId="09C5BFE2" w14:textId="77777777" w:rsidR="002072AC" w:rsidRPr="00E86A06" w:rsidRDefault="002072AC" w:rsidP="002072AC">
      <w:pPr>
        <w:numPr>
          <w:ilvl w:val="0"/>
          <w:numId w:val="169"/>
        </w:numPr>
        <w:spacing w:after="240"/>
        <w:ind w:left="360"/>
        <w:jc w:val="both"/>
        <w:rPr>
          <w:rFonts w:ascii="Calibri" w:hAnsi="Calibri" w:cs="Calibri"/>
          <w:sz w:val="20"/>
          <w:szCs w:val="20"/>
        </w:rPr>
      </w:pPr>
      <w:r w:rsidRPr="00E86A06">
        <w:rPr>
          <w:rFonts w:ascii="Calibri" w:hAnsi="Calibri" w:cs="Calibri"/>
          <w:sz w:val="20"/>
          <w:szCs w:val="20"/>
        </w:rPr>
        <w:t>a) In the performance of the activities under this Project Document, the Implementing Partner shall (with respect to its own activities</w:t>
      </w:r>
      <w:proofErr w:type="gramStart"/>
      <w:r w:rsidRPr="00E86A06">
        <w:rPr>
          <w:rFonts w:ascii="Calibri" w:hAnsi="Calibri" w:cs="Calibri"/>
          <w:sz w:val="20"/>
          <w:szCs w:val="20"/>
        </w:rPr>
        <w:t>), and</w:t>
      </w:r>
      <w:proofErr w:type="gramEnd"/>
      <w:r w:rsidRPr="00E86A06">
        <w:rPr>
          <w:rFonts w:ascii="Calibri" w:hAnsi="Calibri" w:cs="Calibri"/>
          <w:sz w:val="20"/>
          <w:szCs w:val="20"/>
        </w:rPr>
        <w:t xml:space="preserve">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w:t>
      </w:r>
      <w:proofErr w:type="gramStart"/>
      <w:r w:rsidRPr="00E86A06">
        <w:rPr>
          <w:rFonts w:ascii="Calibri" w:hAnsi="Calibri" w:cs="Calibri"/>
          <w:sz w:val="20"/>
          <w:szCs w:val="20"/>
        </w:rPr>
        <w:t>include:</w:t>
      </w:r>
      <w:proofErr w:type="gramEnd"/>
      <w:r w:rsidRPr="00E86A06">
        <w:rPr>
          <w:rFonts w:ascii="Calibri" w:hAnsi="Calibri" w:cs="Calibri"/>
          <w:sz w:val="20"/>
          <w:szCs w:val="20"/>
        </w:rPr>
        <w:t xml:space="preserv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025F02AB" w14:textId="77777777" w:rsidR="002072AC" w:rsidRPr="00E86A06" w:rsidRDefault="002072AC" w:rsidP="002072AC">
      <w:pPr>
        <w:numPr>
          <w:ilvl w:val="1"/>
          <w:numId w:val="13"/>
        </w:numPr>
        <w:spacing w:after="240"/>
        <w:jc w:val="both"/>
        <w:rPr>
          <w:rFonts w:ascii="Calibri" w:hAnsi="Calibri" w:cs="Calibri"/>
          <w:sz w:val="20"/>
          <w:szCs w:val="20"/>
        </w:rPr>
      </w:pPr>
      <w:r w:rsidRPr="00E86A06">
        <w:rPr>
          <w:rFonts w:ascii="Calibri" w:hAnsi="Calibri" w:cs="Calibri"/>
          <w:sz w:val="20"/>
          <w:szCs w:val="20"/>
        </w:rPr>
        <w:t xml:space="preserve">Prevent its employees, agents or any other persons engaged to perform any services under this Project Document, from engaging in SH or </w:t>
      </w:r>
      <w:proofErr w:type="gramStart"/>
      <w:r w:rsidRPr="00E86A06">
        <w:rPr>
          <w:rFonts w:ascii="Calibri" w:hAnsi="Calibri" w:cs="Calibri"/>
          <w:sz w:val="20"/>
          <w:szCs w:val="20"/>
        </w:rPr>
        <w:t>SEA;</w:t>
      </w:r>
      <w:proofErr w:type="gramEnd"/>
    </w:p>
    <w:p w14:paraId="11F60B21" w14:textId="77777777" w:rsidR="002072AC" w:rsidRPr="00E86A06" w:rsidRDefault="002072AC" w:rsidP="002072AC">
      <w:pPr>
        <w:numPr>
          <w:ilvl w:val="1"/>
          <w:numId w:val="13"/>
        </w:numPr>
        <w:spacing w:after="240"/>
        <w:jc w:val="both"/>
        <w:rPr>
          <w:rFonts w:ascii="Calibri" w:hAnsi="Calibri" w:cs="Calibri"/>
          <w:sz w:val="20"/>
          <w:szCs w:val="20"/>
        </w:rPr>
      </w:pPr>
      <w:r w:rsidRPr="00E86A06">
        <w:rPr>
          <w:rFonts w:ascii="Calibri" w:hAnsi="Calibri" w:cs="Calibri"/>
          <w:sz w:val="20"/>
          <w:szCs w:val="20"/>
        </w:rPr>
        <w:t xml:space="preserve">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w:t>
      </w:r>
      <w:proofErr w:type="gramStart"/>
      <w:r w:rsidRPr="00E86A06">
        <w:rPr>
          <w:rFonts w:ascii="Calibri" w:hAnsi="Calibri" w:cs="Calibri"/>
          <w:sz w:val="20"/>
          <w:szCs w:val="20"/>
        </w:rPr>
        <w:t>UNDP;</w:t>
      </w:r>
      <w:proofErr w:type="gramEnd"/>
    </w:p>
    <w:p w14:paraId="27159C87" w14:textId="77777777" w:rsidR="002072AC" w:rsidRPr="00E86A06" w:rsidRDefault="002072AC" w:rsidP="002072AC">
      <w:pPr>
        <w:numPr>
          <w:ilvl w:val="1"/>
          <w:numId w:val="13"/>
        </w:numPr>
        <w:spacing w:after="240"/>
        <w:jc w:val="both"/>
        <w:rPr>
          <w:rFonts w:ascii="Calibri" w:hAnsi="Calibri" w:cs="Calibri"/>
          <w:sz w:val="20"/>
          <w:szCs w:val="20"/>
        </w:rPr>
      </w:pPr>
      <w:r w:rsidRPr="00E86A06">
        <w:rPr>
          <w:rFonts w:ascii="Calibri" w:hAnsi="Calibri" w:cs="Calibri"/>
          <w:sz w:val="20"/>
          <w:szCs w:val="20"/>
        </w:rPr>
        <w:t xml:space="preserve">Report and monitor allegations of SH and SEA of which the Implementing Partner and its sub-parties referred to in paragraph 4 have been informed or have otherwise become aware, and status </w:t>
      </w:r>
      <w:proofErr w:type="gramStart"/>
      <w:r w:rsidRPr="00E86A06">
        <w:rPr>
          <w:rFonts w:ascii="Calibri" w:hAnsi="Calibri" w:cs="Calibri"/>
          <w:sz w:val="20"/>
          <w:szCs w:val="20"/>
        </w:rPr>
        <w:t>thereof;</w:t>
      </w:r>
      <w:proofErr w:type="gramEnd"/>
      <w:r w:rsidRPr="00E86A06">
        <w:rPr>
          <w:rFonts w:ascii="Calibri" w:hAnsi="Calibri" w:cs="Calibri"/>
          <w:sz w:val="20"/>
          <w:szCs w:val="20"/>
        </w:rPr>
        <w:t xml:space="preserve"> </w:t>
      </w:r>
    </w:p>
    <w:p w14:paraId="03229F9E" w14:textId="77777777" w:rsidR="002072AC" w:rsidRPr="00E86A06" w:rsidRDefault="002072AC" w:rsidP="002072AC">
      <w:pPr>
        <w:numPr>
          <w:ilvl w:val="1"/>
          <w:numId w:val="13"/>
        </w:numPr>
        <w:spacing w:after="240"/>
        <w:jc w:val="both"/>
        <w:rPr>
          <w:rFonts w:ascii="Calibri" w:hAnsi="Calibri" w:cs="Calibri"/>
          <w:sz w:val="20"/>
          <w:szCs w:val="20"/>
        </w:rPr>
      </w:pPr>
      <w:r w:rsidRPr="00E86A06">
        <w:rPr>
          <w:rFonts w:ascii="Calibri" w:hAnsi="Calibri" w:cs="Calibri"/>
          <w:sz w:val="20"/>
          <w:szCs w:val="20"/>
        </w:rPr>
        <w:t>Refer victims/survivors of SH and SEA to safe and confidential victim assistance; and</w:t>
      </w:r>
    </w:p>
    <w:p w14:paraId="62522931" w14:textId="77777777" w:rsidR="002072AC" w:rsidRPr="00E86A06" w:rsidRDefault="002072AC" w:rsidP="002072AC">
      <w:pPr>
        <w:numPr>
          <w:ilvl w:val="1"/>
          <w:numId w:val="13"/>
        </w:numPr>
        <w:spacing w:after="240"/>
        <w:jc w:val="both"/>
        <w:rPr>
          <w:rFonts w:ascii="Calibri" w:hAnsi="Calibri" w:cs="Calibri"/>
          <w:sz w:val="20"/>
          <w:szCs w:val="20"/>
        </w:rPr>
      </w:pPr>
      <w:r w:rsidRPr="00E86A06">
        <w:rPr>
          <w:rFonts w:ascii="Calibri" w:hAnsi="Calibri" w:cs="Calibri"/>
          <w:sz w:val="20"/>
          <w:szCs w:val="20"/>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E86A06">
        <w:rPr>
          <w:rFonts w:ascii="Calibri" w:hAnsi="Calibri" w:cs="Calibri"/>
          <w:sz w:val="20"/>
          <w:szCs w:val="20"/>
        </w:rPr>
        <w:t>i</w:t>
      </w:r>
      <w:proofErr w:type="spellEnd"/>
      <w:r w:rsidRPr="00E86A06">
        <w:rPr>
          <w:rFonts w:ascii="Calibri" w:hAnsi="Calibri" w:cs="Calibri"/>
          <w:sz w:val="20"/>
          <w:szCs w:val="20"/>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050330DF" w14:textId="77777777" w:rsidR="002072AC" w:rsidRPr="00E86A06" w:rsidRDefault="002072AC" w:rsidP="002072AC">
      <w:pPr>
        <w:numPr>
          <w:ilvl w:val="0"/>
          <w:numId w:val="171"/>
        </w:numPr>
        <w:spacing w:after="240"/>
        <w:jc w:val="both"/>
        <w:rPr>
          <w:rFonts w:ascii="Calibri" w:hAnsi="Calibri" w:cs="Calibri"/>
          <w:sz w:val="20"/>
          <w:szCs w:val="20"/>
        </w:rPr>
      </w:pPr>
      <w:r w:rsidRPr="00E86A06">
        <w:rPr>
          <w:rFonts w:ascii="Calibri" w:hAnsi="Calibri" w:cs="Calibri"/>
          <w:sz w:val="20"/>
          <w:szCs w:val="20"/>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66768CFD" w14:textId="77777777" w:rsidR="002072AC" w:rsidRPr="00E86A06" w:rsidRDefault="002072AC" w:rsidP="002072AC">
      <w:pPr>
        <w:numPr>
          <w:ilvl w:val="0"/>
          <w:numId w:val="169"/>
        </w:numPr>
        <w:spacing w:after="240"/>
        <w:ind w:left="450" w:hanging="450"/>
        <w:jc w:val="both"/>
        <w:rPr>
          <w:rFonts w:ascii="Calibri" w:hAnsi="Calibri" w:cs="Calibri"/>
          <w:sz w:val="20"/>
          <w:szCs w:val="20"/>
          <w:u w:val="single"/>
        </w:rPr>
      </w:pPr>
      <w:r w:rsidRPr="00E86A06">
        <w:rPr>
          <w:rFonts w:ascii="Calibri" w:hAnsi="Calibri" w:cs="Calibri"/>
          <w:sz w:val="20"/>
          <w:szCs w:val="20"/>
        </w:rPr>
        <w:t xml:space="preserve">Social and environmental sustainability will be enhanced through application of the UNDP Social and Environmental Standards (http://www.undp.org/ses) and related Accountability Mechanism (http://www.undp.org/secu-srm).  </w:t>
      </w:r>
      <w:r w:rsidRPr="00E86A06">
        <w:rPr>
          <w:rFonts w:ascii="Calibri" w:hAnsi="Calibri" w:cs="Calibri"/>
          <w:color w:val="000000"/>
          <w:sz w:val="20"/>
          <w:szCs w:val="20"/>
        </w:rPr>
        <w:t> </w:t>
      </w:r>
    </w:p>
    <w:p w14:paraId="6D0BA5AB" w14:textId="77777777" w:rsidR="002072AC" w:rsidRPr="00E86A06" w:rsidRDefault="002072AC" w:rsidP="002072AC">
      <w:pPr>
        <w:pStyle w:val="Default"/>
        <w:numPr>
          <w:ilvl w:val="0"/>
          <w:numId w:val="169"/>
        </w:numPr>
        <w:ind w:left="360"/>
        <w:jc w:val="both"/>
        <w:rPr>
          <w:rFonts w:ascii="Calibri" w:hAnsi="Calibri" w:cs="Calibri"/>
          <w:sz w:val="20"/>
          <w:szCs w:val="20"/>
        </w:rPr>
      </w:pPr>
      <w:r w:rsidRPr="00E86A06">
        <w:rPr>
          <w:rFonts w:ascii="Calibri" w:hAnsi="Calibri" w:cs="Calibri"/>
          <w:color w:val="101010"/>
          <w:spacing w:val="-6"/>
          <w:kern w:val="1"/>
          <w:sz w:val="20"/>
          <w:szCs w:val="20"/>
        </w:rPr>
        <w:t xml:space="preserve">The Implementing Partner shall: (a) conduct project and </w:t>
      </w:r>
      <w:proofErr w:type="spellStart"/>
      <w:r w:rsidRPr="00E86A06">
        <w:rPr>
          <w:rFonts w:ascii="Calibri" w:hAnsi="Calibri" w:cs="Calibri"/>
          <w:color w:val="101010"/>
          <w:spacing w:val="-6"/>
          <w:kern w:val="1"/>
          <w:sz w:val="20"/>
          <w:szCs w:val="20"/>
        </w:rPr>
        <w:t>programme</w:t>
      </w:r>
      <w:proofErr w:type="spellEnd"/>
      <w:r w:rsidRPr="00E86A06">
        <w:rPr>
          <w:rFonts w:ascii="Calibri" w:hAnsi="Calibri" w:cs="Calibri"/>
          <w:color w:val="101010"/>
          <w:spacing w:val="-6"/>
          <w:kern w:val="1"/>
          <w:sz w:val="20"/>
          <w:szCs w:val="20"/>
        </w:rPr>
        <w:t xml:space="preserve">-related activities in a manner consistent with the UNDP Social and Environmental Standards, (b) implement any management or mitigation plan prepared for the project or </w:t>
      </w:r>
      <w:proofErr w:type="spellStart"/>
      <w:r w:rsidRPr="00E86A06">
        <w:rPr>
          <w:rFonts w:ascii="Calibri" w:hAnsi="Calibri" w:cs="Calibri"/>
          <w:color w:val="101010"/>
          <w:spacing w:val="-6"/>
          <w:kern w:val="1"/>
          <w:sz w:val="20"/>
          <w:szCs w:val="20"/>
        </w:rPr>
        <w:t>programme</w:t>
      </w:r>
      <w:proofErr w:type="spellEnd"/>
      <w:r w:rsidRPr="00E86A06">
        <w:rPr>
          <w:rFonts w:ascii="Calibri" w:hAnsi="Calibri" w:cs="Calibri"/>
          <w:color w:val="101010"/>
          <w:spacing w:val="-6"/>
          <w:kern w:val="1"/>
          <w:sz w:val="20"/>
          <w:szCs w:val="20"/>
        </w:rPr>
        <w:t xml:space="preserve"> to comply with such standards, and (c) engage in a constructive and timely manner to address any </w:t>
      </w:r>
      <w:r w:rsidRPr="00E86A06">
        <w:rPr>
          <w:rFonts w:ascii="Calibri" w:hAnsi="Calibri" w:cs="Calibri"/>
          <w:color w:val="101010"/>
          <w:spacing w:val="-6"/>
          <w:kern w:val="1"/>
          <w:sz w:val="20"/>
          <w:szCs w:val="20"/>
        </w:rPr>
        <w:lastRenderedPageBreak/>
        <w:t xml:space="preserve">concerns and complaints raised through the Accountability Mechanism. </w:t>
      </w:r>
      <w:r w:rsidRPr="00E86A06">
        <w:rPr>
          <w:rFonts w:ascii="Calibri" w:hAnsi="Calibri" w:cs="Calibri"/>
          <w:color w:val="141414"/>
          <w:spacing w:val="-4"/>
          <w:sz w:val="20"/>
          <w:szCs w:val="20"/>
          <w:lang w:val="en-GB"/>
        </w:rPr>
        <w:t>UNDP</w:t>
      </w:r>
      <w:r w:rsidRPr="00E86A06">
        <w:rPr>
          <w:rFonts w:ascii="Calibri" w:hAnsi="Calibri" w:cs="Calibri"/>
          <w:sz w:val="20"/>
          <w:szCs w:val="20"/>
          <w:lang w:val="en-GB"/>
        </w:rPr>
        <w:t xml:space="preserve"> will seek to ensure that communities and other project stakeholders are informed of and have access to the Accountability Mechanism. </w:t>
      </w:r>
    </w:p>
    <w:p w14:paraId="72DF7034" w14:textId="77777777" w:rsidR="002072AC" w:rsidRPr="00E86A06" w:rsidRDefault="002072AC" w:rsidP="002072AC">
      <w:pPr>
        <w:numPr>
          <w:ilvl w:val="0"/>
          <w:numId w:val="169"/>
        </w:numPr>
        <w:spacing w:before="240" w:after="240"/>
        <w:ind w:left="360"/>
        <w:jc w:val="both"/>
        <w:rPr>
          <w:rFonts w:ascii="Calibri" w:hAnsi="Calibri" w:cs="Calibri"/>
          <w:spacing w:val="-4"/>
          <w:sz w:val="20"/>
          <w:szCs w:val="20"/>
        </w:rPr>
      </w:pPr>
      <w:r w:rsidRPr="00E86A06">
        <w:rPr>
          <w:rFonts w:ascii="Calibri" w:hAnsi="Calibri" w:cs="Calibri"/>
          <w:spacing w:val="-4"/>
          <w:sz w:val="20"/>
          <w:szCs w:val="20"/>
        </w:rPr>
        <w:t xml:space="preserve">All signatories to the Project Document shall cooperate in good faith with any exercise to evaluate any </w:t>
      </w:r>
      <w:proofErr w:type="spellStart"/>
      <w:r w:rsidRPr="00E86A06">
        <w:rPr>
          <w:rFonts w:ascii="Calibri" w:hAnsi="Calibri" w:cs="Calibri"/>
          <w:spacing w:val="-4"/>
          <w:sz w:val="20"/>
          <w:szCs w:val="20"/>
        </w:rPr>
        <w:t>programme</w:t>
      </w:r>
      <w:proofErr w:type="spellEnd"/>
      <w:r w:rsidRPr="00E86A06">
        <w:rPr>
          <w:rFonts w:ascii="Calibri" w:hAnsi="Calibri" w:cs="Calibri"/>
          <w:spacing w:val="-4"/>
          <w:sz w:val="20"/>
          <w:szCs w:val="20"/>
        </w:rPr>
        <w:t xml:space="preserve"> or project-related commitments or compliance with the UNDP Social and Environmental Standards. This includes providing access to project sites, relevant personnel, information, and documentation.</w:t>
      </w:r>
    </w:p>
    <w:p w14:paraId="00E06811" w14:textId="77777777" w:rsidR="002072AC" w:rsidRPr="00E86A06" w:rsidRDefault="002072AC" w:rsidP="002072AC">
      <w:pPr>
        <w:numPr>
          <w:ilvl w:val="0"/>
          <w:numId w:val="169"/>
        </w:numPr>
        <w:autoSpaceDE w:val="0"/>
        <w:autoSpaceDN w:val="0"/>
        <w:adjustRightInd w:val="0"/>
        <w:ind w:left="360"/>
        <w:jc w:val="both"/>
        <w:rPr>
          <w:rFonts w:ascii="Calibri" w:eastAsia="Calibri" w:hAnsi="Calibri" w:cs="Calibri"/>
          <w:color w:val="000000"/>
          <w:sz w:val="20"/>
          <w:szCs w:val="20"/>
        </w:rPr>
      </w:pPr>
      <w:r w:rsidRPr="00E86A06">
        <w:rPr>
          <w:rFonts w:ascii="Calibri" w:eastAsia="Calibri" w:hAnsi="Calibri" w:cs="Calibri"/>
          <w:color w:val="000000"/>
          <w:sz w:val="20"/>
          <w:szCs w:val="20"/>
        </w:rPr>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14:paraId="3C04FA51" w14:textId="77777777" w:rsidR="002072AC" w:rsidRPr="00E86A06" w:rsidRDefault="002072AC" w:rsidP="002072AC">
      <w:pPr>
        <w:autoSpaceDE w:val="0"/>
        <w:autoSpaceDN w:val="0"/>
        <w:adjustRightInd w:val="0"/>
        <w:ind w:left="360"/>
        <w:rPr>
          <w:rFonts w:ascii="Calibri" w:eastAsia="Calibri" w:hAnsi="Calibri" w:cs="Calibri"/>
          <w:color w:val="000000"/>
          <w:sz w:val="20"/>
          <w:szCs w:val="20"/>
        </w:rPr>
      </w:pPr>
    </w:p>
    <w:p w14:paraId="2603BA5D" w14:textId="77777777" w:rsidR="002072AC" w:rsidRPr="00E86A06" w:rsidRDefault="002072AC" w:rsidP="002072AC">
      <w:pPr>
        <w:numPr>
          <w:ilvl w:val="0"/>
          <w:numId w:val="169"/>
        </w:numPr>
        <w:autoSpaceDE w:val="0"/>
        <w:autoSpaceDN w:val="0"/>
        <w:adjustRightInd w:val="0"/>
        <w:ind w:left="360"/>
        <w:jc w:val="both"/>
        <w:rPr>
          <w:rFonts w:ascii="Calibri" w:eastAsia="Calibri" w:hAnsi="Calibri" w:cs="Calibri"/>
          <w:color w:val="000000"/>
          <w:sz w:val="20"/>
          <w:szCs w:val="20"/>
        </w:rPr>
      </w:pPr>
      <w:r w:rsidRPr="00E86A06">
        <w:rPr>
          <w:rFonts w:ascii="Calibri" w:eastAsia="Calibri" w:hAnsi="Calibri" w:cs="Calibri"/>
          <w:color w:val="000000"/>
          <w:sz w:val="20"/>
          <w:szCs w:val="20"/>
        </w:rPr>
        <w:t xml:space="preserve">The requirements of the following documents, then in force at the time of signature of the Project Document, apply to the Implementing Partner: </w:t>
      </w:r>
      <w:r w:rsidRPr="00E86A06">
        <w:rPr>
          <w:rFonts w:ascii="Calibri" w:eastAsia="Calibri" w:hAnsi="Calibri" w:cs="Calibri"/>
          <w:bCs/>
          <w:color w:val="000000"/>
          <w:sz w:val="20"/>
          <w:szCs w:val="20"/>
        </w:rPr>
        <w:t>(a)</w:t>
      </w:r>
      <w:r w:rsidRPr="00E86A06">
        <w:rPr>
          <w:rFonts w:ascii="Calibri" w:eastAsia="Calibri" w:hAnsi="Calibri" w:cs="Calibri"/>
          <w:b/>
          <w:bCs/>
          <w:color w:val="000000"/>
          <w:sz w:val="20"/>
          <w:szCs w:val="20"/>
        </w:rPr>
        <w:t xml:space="preserve"> </w:t>
      </w:r>
      <w:r w:rsidRPr="00E86A06">
        <w:rPr>
          <w:rFonts w:ascii="Calibri" w:eastAsia="Calibri" w:hAnsi="Calibri" w:cs="Calibri"/>
          <w:color w:val="000000"/>
          <w:sz w:val="20"/>
          <w:szCs w:val="20"/>
        </w:rPr>
        <w:t xml:space="preserve">UNDP Policy on Fraud and other Corrupt Practices and </w:t>
      </w:r>
      <w:r w:rsidRPr="00E86A06">
        <w:rPr>
          <w:rFonts w:ascii="Calibri" w:eastAsia="Calibri" w:hAnsi="Calibri" w:cs="Calibri"/>
          <w:bCs/>
          <w:color w:val="000000"/>
          <w:sz w:val="20"/>
          <w:szCs w:val="20"/>
        </w:rPr>
        <w:t>(b)</w:t>
      </w:r>
      <w:r w:rsidRPr="00E86A06">
        <w:rPr>
          <w:rFonts w:ascii="Calibri" w:eastAsia="Calibri" w:hAnsi="Calibri" w:cs="Calibri"/>
          <w:b/>
          <w:bCs/>
          <w:color w:val="000000"/>
          <w:sz w:val="20"/>
          <w:szCs w:val="20"/>
        </w:rPr>
        <w:t xml:space="preserve"> </w:t>
      </w:r>
      <w:r w:rsidRPr="00E86A06">
        <w:rPr>
          <w:rFonts w:ascii="Calibri" w:eastAsia="Calibri" w:hAnsi="Calibri" w:cs="Calibri"/>
          <w:color w:val="000000"/>
          <w:sz w:val="20"/>
          <w:szCs w:val="20"/>
        </w:rPr>
        <w:t xml:space="preserve">UNDP Office of Audit and Investigations Investigation Guidelines. </w:t>
      </w:r>
      <w:r w:rsidRPr="00E86A06">
        <w:rPr>
          <w:rFonts w:ascii="Calibri" w:eastAsia="Calibri" w:hAnsi="Calibri" w:cs="Calibri"/>
          <w:sz w:val="20"/>
          <w:szCs w:val="20"/>
        </w:rPr>
        <w:t xml:space="preserve">The Implementing Partner agrees to the requirements of the above documents, which are an integral part of this Project Document and are available online at www.undp.org. </w:t>
      </w:r>
    </w:p>
    <w:p w14:paraId="781144EB" w14:textId="77777777" w:rsidR="002072AC" w:rsidRPr="00E86A06" w:rsidRDefault="002072AC" w:rsidP="002072AC">
      <w:pPr>
        <w:ind w:left="360"/>
        <w:rPr>
          <w:rFonts w:ascii="Calibri" w:hAnsi="Calibri" w:cs="Calibri"/>
          <w:color w:val="000000"/>
          <w:sz w:val="20"/>
          <w:szCs w:val="20"/>
        </w:rPr>
      </w:pPr>
    </w:p>
    <w:p w14:paraId="498DE1FB" w14:textId="77777777" w:rsidR="002072AC" w:rsidRPr="00E86A06" w:rsidRDefault="002072AC" w:rsidP="002072AC">
      <w:pPr>
        <w:numPr>
          <w:ilvl w:val="0"/>
          <w:numId w:val="169"/>
        </w:numPr>
        <w:ind w:left="360"/>
        <w:jc w:val="both"/>
        <w:rPr>
          <w:rFonts w:ascii="Calibri" w:hAnsi="Calibri" w:cs="Calibri"/>
          <w:color w:val="000000"/>
          <w:sz w:val="20"/>
          <w:szCs w:val="20"/>
        </w:rPr>
      </w:pPr>
      <w:proofErr w:type="gramStart"/>
      <w:r w:rsidRPr="00E86A06">
        <w:rPr>
          <w:rFonts w:ascii="Calibri" w:hAnsi="Calibri" w:cs="Calibri"/>
          <w:color w:val="000000"/>
          <w:sz w:val="20"/>
          <w:szCs w:val="20"/>
        </w:rPr>
        <w:t>In the event that</w:t>
      </w:r>
      <w:proofErr w:type="gramEnd"/>
      <w:r w:rsidRPr="00E86A06">
        <w:rPr>
          <w:rFonts w:ascii="Calibri" w:hAnsi="Calibri" w:cs="Calibri"/>
          <w:color w:val="000000"/>
          <w:sz w:val="20"/>
          <w:szCs w:val="20"/>
        </w:rPr>
        <w:t xml:space="preserve"> an investigation is required, UNDP has the obligation to conduct investigations relating to any aspect of UNDP projects and </w:t>
      </w:r>
      <w:proofErr w:type="spellStart"/>
      <w:r w:rsidRPr="00E86A06">
        <w:rPr>
          <w:rFonts w:ascii="Calibri" w:hAnsi="Calibri" w:cs="Calibri"/>
          <w:color w:val="000000"/>
          <w:sz w:val="20"/>
          <w:szCs w:val="20"/>
        </w:rPr>
        <w:t>programmes</w:t>
      </w:r>
      <w:proofErr w:type="spellEnd"/>
      <w:r w:rsidRPr="00E86A06">
        <w:rPr>
          <w:rFonts w:ascii="Calibri" w:hAnsi="Calibri" w:cs="Calibri"/>
          <w:color w:val="000000"/>
          <w:sz w:val="20"/>
          <w:szCs w:val="20"/>
        </w:rPr>
        <w:t xml:space="preserve"> in accordance with UNDP’s regulations, rules, policies and procedures. The Implementing Partner shall provide its full cooperation, including making available personnel, relevant documentation, and granting access to the Implementing Partner’s</w:t>
      </w:r>
      <w:r w:rsidRPr="00E86A06">
        <w:rPr>
          <w:rFonts w:ascii="Calibri" w:eastAsia="Calibri" w:hAnsi="Calibri" w:cs="Calibri"/>
          <w:color w:val="000000"/>
          <w:sz w:val="20"/>
          <w:szCs w:val="20"/>
        </w:rPr>
        <w:t xml:space="preserve"> </w:t>
      </w:r>
      <w:r w:rsidRPr="00E86A06">
        <w:rPr>
          <w:rFonts w:ascii="Calibri" w:hAnsi="Calibri" w:cs="Calibri"/>
          <w:color w:val="000000"/>
          <w:sz w:val="20"/>
          <w:szCs w:val="20"/>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632348B3" w14:textId="77777777" w:rsidR="002072AC" w:rsidRPr="00E86A06" w:rsidRDefault="002072AC" w:rsidP="002072AC">
      <w:pPr>
        <w:ind w:left="360"/>
        <w:rPr>
          <w:rFonts w:ascii="Calibri" w:eastAsia="Calibri" w:hAnsi="Calibri" w:cs="Calibri"/>
          <w:color w:val="000000"/>
          <w:sz w:val="20"/>
          <w:szCs w:val="20"/>
        </w:rPr>
      </w:pPr>
    </w:p>
    <w:p w14:paraId="5BA8F828" w14:textId="77777777" w:rsidR="002072AC" w:rsidRPr="00E86A06" w:rsidRDefault="002072AC" w:rsidP="002072AC">
      <w:pPr>
        <w:numPr>
          <w:ilvl w:val="0"/>
          <w:numId w:val="169"/>
        </w:numPr>
        <w:ind w:left="360"/>
        <w:jc w:val="both"/>
        <w:rPr>
          <w:rFonts w:ascii="Calibri" w:hAnsi="Calibri" w:cs="Calibri"/>
          <w:sz w:val="20"/>
          <w:szCs w:val="20"/>
        </w:rPr>
      </w:pPr>
      <w:r w:rsidRPr="00E86A06">
        <w:rPr>
          <w:rFonts w:ascii="Calibri" w:hAnsi="Calibri" w:cs="Calibri"/>
          <w:sz w:val="20"/>
          <w:szCs w:val="20"/>
        </w:rPr>
        <w:t>The signatories to this Project Document will promptly inform one another in case of any incidence of inappropriate use of funds, or credible allegation of fraud or corruption with due confidentiality.</w:t>
      </w:r>
    </w:p>
    <w:p w14:paraId="7C44FD68" w14:textId="77777777" w:rsidR="002072AC" w:rsidRPr="00E86A06" w:rsidRDefault="002072AC" w:rsidP="002072AC">
      <w:pPr>
        <w:ind w:left="360"/>
        <w:rPr>
          <w:rFonts w:ascii="Calibri" w:hAnsi="Calibri" w:cs="Calibri"/>
          <w:sz w:val="20"/>
          <w:szCs w:val="20"/>
        </w:rPr>
      </w:pPr>
    </w:p>
    <w:p w14:paraId="7DBA67AD" w14:textId="77777777" w:rsidR="002072AC" w:rsidRPr="00E86A06" w:rsidRDefault="002072AC" w:rsidP="002072AC">
      <w:pPr>
        <w:ind w:left="360"/>
        <w:rPr>
          <w:rFonts w:ascii="Calibri" w:eastAsia="Calibri" w:hAnsi="Calibri" w:cs="Calibri"/>
          <w:color w:val="000000"/>
          <w:sz w:val="20"/>
          <w:szCs w:val="20"/>
        </w:rPr>
      </w:pPr>
      <w:r w:rsidRPr="00E86A06">
        <w:rPr>
          <w:rFonts w:ascii="Calibri" w:hAnsi="Calibri" w:cs="Calibri"/>
          <w:sz w:val="20"/>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73286370" w14:textId="77777777" w:rsidR="002072AC" w:rsidRPr="00E86A06" w:rsidRDefault="002072AC" w:rsidP="002072AC">
      <w:pPr>
        <w:ind w:left="360"/>
        <w:rPr>
          <w:rFonts w:ascii="Calibri" w:hAnsi="Calibri" w:cs="Calibri"/>
          <w:i/>
          <w:sz w:val="20"/>
          <w:szCs w:val="20"/>
        </w:rPr>
      </w:pPr>
    </w:p>
    <w:p w14:paraId="6F7BA8CF" w14:textId="77777777" w:rsidR="002072AC" w:rsidRPr="00E86A06" w:rsidRDefault="002072AC" w:rsidP="002072AC">
      <w:pPr>
        <w:numPr>
          <w:ilvl w:val="0"/>
          <w:numId w:val="170"/>
        </w:numPr>
        <w:jc w:val="both"/>
        <w:rPr>
          <w:rFonts w:ascii="Calibri" w:eastAsia="Calibri" w:hAnsi="Calibri" w:cs="Calibri"/>
          <w:color w:val="000000"/>
          <w:sz w:val="20"/>
          <w:szCs w:val="20"/>
        </w:rPr>
      </w:pPr>
      <w:r w:rsidRPr="00E86A06">
        <w:rPr>
          <w:rFonts w:ascii="Calibri" w:hAnsi="Calibri" w:cs="Calibri"/>
          <w:sz w:val="20"/>
          <w:szCs w:val="20"/>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76080767" w14:textId="77777777" w:rsidR="002072AC" w:rsidRPr="00E86A06" w:rsidRDefault="002072AC" w:rsidP="002072AC">
      <w:pPr>
        <w:ind w:left="360"/>
        <w:rPr>
          <w:rFonts w:ascii="Calibri" w:hAnsi="Calibri" w:cs="Calibri"/>
          <w:sz w:val="20"/>
          <w:szCs w:val="20"/>
        </w:rPr>
      </w:pPr>
    </w:p>
    <w:p w14:paraId="2D110483" w14:textId="77777777" w:rsidR="002072AC" w:rsidRPr="00E86A06" w:rsidRDefault="002072AC" w:rsidP="002072AC">
      <w:pPr>
        <w:ind w:left="360"/>
        <w:rPr>
          <w:rFonts w:ascii="Calibri" w:hAnsi="Calibri" w:cs="Calibri"/>
          <w:sz w:val="20"/>
          <w:szCs w:val="20"/>
        </w:rPr>
      </w:pPr>
      <w:r w:rsidRPr="00E86A06">
        <w:rPr>
          <w:rFonts w:ascii="Calibri" w:hAnsi="Calibri" w:cs="Calibri"/>
          <w:sz w:val="20"/>
          <w:szCs w:val="20"/>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00E6E671" w14:textId="77777777" w:rsidR="002072AC" w:rsidRPr="00E86A06" w:rsidRDefault="002072AC" w:rsidP="002072AC">
      <w:pPr>
        <w:ind w:left="360"/>
        <w:rPr>
          <w:rFonts w:ascii="Calibri" w:hAnsi="Calibri" w:cs="Calibri"/>
          <w:sz w:val="20"/>
          <w:szCs w:val="20"/>
        </w:rPr>
      </w:pPr>
    </w:p>
    <w:p w14:paraId="35233027" w14:textId="77777777" w:rsidR="002072AC" w:rsidRPr="00E86A06" w:rsidRDefault="002072AC" w:rsidP="002072AC">
      <w:pPr>
        <w:ind w:left="360"/>
        <w:rPr>
          <w:rFonts w:ascii="Calibri" w:eastAsia="Calibri" w:hAnsi="Calibri" w:cs="Calibri"/>
          <w:color w:val="000000"/>
          <w:sz w:val="20"/>
          <w:szCs w:val="20"/>
        </w:rPr>
      </w:pPr>
      <w:r w:rsidRPr="00E86A06">
        <w:rPr>
          <w:rFonts w:ascii="Calibri" w:hAnsi="Calibri" w:cs="Calibri"/>
          <w:i/>
          <w:sz w:val="20"/>
          <w:szCs w:val="20"/>
          <w:u w:val="single"/>
        </w:rPr>
        <w:t>Note</w:t>
      </w:r>
      <w:r w:rsidRPr="00E86A06">
        <w:rPr>
          <w:rFonts w:ascii="Calibri" w:hAnsi="Calibri" w:cs="Calibri"/>
          <w:i/>
          <w:sz w:val="20"/>
          <w:szCs w:val="20"/>
        </w:rPr>
        <w:t>:</w:t>
      </w:r>
      <w:r w:rsidRPr="00E86A06">
        <w:rPr>
          <w:rFonts w:ascii="Calibri" w:hAnsi="Calibri" w:cs="Calibri"/>
          <w:sz w:val="20"/>
          <w:szCs w:val="20"/>
        </w:rPr>
        <w:t xml:space="preserve">  The term “Project Document” as used in this clause shall be deemed to include any relevant subsidiary agreement further to the Project Document, including those with responsible parties, subcontractors and sub-recipients.</w:t>
      </w:r>
    </w:p>
    <w:p w14:paraId="21FB1D5D" w14:textId="77777777" w:rsidR="002072AC" w:rsidRPr="00E86A06" w:rsidRDefault="002072AC" w:rsidP="002072AC">
      <w:pPr>
        <w:ind w:left="360"/>
        <w:rPr>
          <w:rFonts w:ascii="Calibri" w:hAnsi="Calibri" w:cs="Calibri"/>
          <w:sz w:val="20"/>
          <w:szCs w:val="20"/>
        </w:rPr>
      </w:pPr>
    </w:p>
    <w:p w14:paraId="39A24BEB" w14:textId="77777777" w:rsidR="002072AC" w:rsidRPr="00E86A06" w:rsidRDefault="002072AC" w:rsidP="002072AC">
      <w:pPr>
        <w:numPr>
          <w:ilvl w:val="0"/>
          <w:numId w:val="19"/>
        </w:numPr>
        <w:jc w:val="both"/>
        <w:rPr>
          <w:rFonts w:ascii="Calibri" w:hAnsi="Calibri" w:cs="Calibri"/>
          <w:sz w:val="20"/>
          <w:szCs w:val="20"/>
        </w:rPr>
      </w:pPr>
      <w:r w:rsidRPr="00E86A06">
        <w:rPr>
          <w:rFonts w:ascii="Calibri" w:hAnsi="Calibri" w:cs="Calibri"/>
          <w:sz w:val="20"/>
          <w:szCs w:val="20"/>
        </w:rPr>
        <w:lastRenderedPageBreak/>
        <w:t xml:space="preserve">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w:t>
      </w:r>
      <w:proofErr w:type="gramStart"/>
      <w:r w:rsidRPr="00E86A06">
        <w:rPr>
          <w:rFonts w:ascii="Calibri" w:hAnsi="Calibri" w:cs="Calibri"/>
          <w:sz w:val="20"/>
          <w:szCs w:val="20"/>
        </w:rPr>
        <w:t>any and all</w:t>
      </w:r>
      <w:proofErr w:type="gramEnd"/>
      <w:r w:rsidRPr="00E86A06">
        <w:rPr>
          <w:rFonts w:ascii="Calibri" w:hAnsi="Calibri" w:cs="Calibri"/>
          <w:sz w:val="20"/>
          <w:szCs w:val="20"/>
        </w:rPr>
        <w:t xml:space="preserve"> investigations and post-payment audits.</w:t>
      </w:r>
    </w:p>
    <w:p w14:paraId="22475160" w14:textId="77777777" w:rsidR="002072AC" w:rsidRPr="00E86A06" w:rsidRDefault="002072AC" w:rsidP="002072AC">
      <w:pPr>
        <w:ind w:left="360"/>
        <w:rPr>
          <w:rFonts w:ascii="Calibri" w:hAnsi="Calibri" w:cs="Calibri"/>
          <w:sz w:val="20"/>
          <w:szCs w:val="20"/>
        </w:rPr>
      </w:pPr>
    </w:p>
    <w:p w14:paraId="25098753" w14:textId="77777777" w:rsidR="002072AC" w:rsidRPr="00E86A06" w:rsidRDefault="002072AC" w:rsidP="002072AC">
      <w:pPr>
        <w:numPr>
          <w:ilvl w:val="0"/>
          <w:numId w:val="19"/>
        </w:numPr>
        <w:jc w:val="both"/>
        <w:rPr>
          <w:rFonts w:ascii="Calibri" w:hAnsi="Calibri" w:cs="Calibri"/>
          <w:sz w:val="20"/>
          <w:szCs w:val="20"/>
        </w:rPr>
      </w:pPr>
      <w:r w:rsidRPr="00E86A06">
        <w:rPr>
          <w:rFonts w:ascii="Calibri" w:hAnsi="Calibri" w:cs="Calibri"/>
          <w:sz w:val="20"/>
          <w:szCs w:val="20"/>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79993E82" w14:textId="77777777" w:rsidR="002072AC" w:rsidRPr="00E86A06" w:rsidRDefault="002072AC" w:rsidP="002072AC">
      <w:pPr>
        <w:ind w:left="360"/>
        <w:rPr>
          <w:rFonts w:ascii="Calibri" w:hAnsi="Calibri" w:cs="Calibri"/>
          <w:sz w:val="20"/>
          <w:szCs w:val="20"/>
        </w:rPr>
      </w:pPr>
    </w:p>
    <w:p w14:paraId="07000CBF" w14:textId="77777777" w:rsidR="002072AC" w:rsidRPr="00E86A06" w:rsidRDefault="002072AC" w:rsidP="002072AC">
      <w:pPr>
        <w:numPr>
          <w:ilvl w:val="0"/>
          <w:numId w:val="19"/>
        </w:numPr>
        <w:jc w:val="both"/>
        <w:rPr>
          <w:rFonts w:ascii="Calibri" w:hAnsi="Calibri" w:cs="Calibri"/>
          <w:sz w:val="20"/>
          <w:szCs w:val="20"/>
        </w:rPr>
      </w:pPr>
      <w:r w:rsidRPr="00E86A06">
        <w:rPr>
          <w:rFonts w:ascii="Calibri" w:hAnsi="Calibri" w:cs="Calibri"/>
          <w:sz w:val="20"/>
          <w:szCs w:val="20"/>
        </w:rPr>
        <w:t xml:space="preserve">The Implementing Partner shall ensure that </w:t>
      </w:r>
      <w:proofErr w:type="gramStart"/>
      <w:r w:rsidRPr="00E86A06">
        <w:rPr>
          <w:rFonts w:ascii="Calibri" w:hAnsi="Calibri" w:cs="Calibri"/>
          <w:sz w:val="20"/>
          <w:szCs w:val="20"/>
        </w:rPr>
        <w:t>all of</w:t>
      </w:r>
      <w:proofErr w:type="gramEnd"/>
      <w:r w:rsidRPr="00E86A06">
        <w:rPr>
          <w:rFonts w:ascii="Calibri" w:hAnsi="Calibri" w:cs="Calibri"/>
          <w:sz w:val="20"/>
          <w:szCs w:val="20"/>
        </w:rPr>
        <w:t xml:space="preserve"> its obligations set forth under this section entitled “Risk Management” are passed on to each responsible party, subcontractor and sub-recipient and that all the clauses under this section entitled “Risk Management Standard Clauses” are included, </w:t>
      </w:r>
      <w:r w:rsidRPr="00E86A06">
        <w:rPr>
          <w:rFonts w:ascii="Calibri" w:hAnsi="Calibri" w:cs="Calibri"/>
          <w:i/>
          <w:sz w:val="20"/>
          <w:szCs w:val="20"/>
        </w:rPr>
        <w:t>mutatis mutandis</w:t>
      </w:r>
      <w:r w:rsidRPr="00E86A06">
        <w:rPr>
          <w:rFonts w:ascii="Calibri" w:hAnsi="Calibri" w:cs="Calibri"/>
          <w:sz w:val="20"/>
          <w:szCs w:val="20"/>
        </w:rPr>
        <w:t>, in all sub-contracts or sub-agreements entered into further to this Project Document.</w:t>
      </w:r>
    </w:p>
    <w:p w14:paraId="27F5B742" w14:textId="77777777" w:rsidR="002072AC" w:rsidRPr="00E86A06" w:rsidRDefault="002072AC" w:rsidP="002072AC">
      <w:pPr>
        <w:rPr>
          <w:rFonts w:ascii="Calibri" w:hAnsi="Calibri" w:cs="Calibri"/>
          <w:b/>
          <w:sz w:val="20"/>
          <w:szCs w:val="20"/>
        </w:rPr>
      </w:pPr>
    </w:p>
    <w:p w14:paraId="232A89DA" w14:textId="31F72E76" w:rsidR="002072AC" w:rsidRPr="00E86A06" w:rsidRDefault="002072AC" w:rsidP="00E223D9">
      <w:pPr>
        <w:rPr>
          <w:rFonts w:ascii="Calibri" w:hAnsi="Calibri" w:cs="Calibri"/>
          <w:sz w:val="20"/>
          <w:szCs w:val="20"/>
        </w:rPr>
      </w:pPr>
    </w:p>
    <w:p w14:paraId="5F66A0A7" w14:textId="77777777" w:rsidR="006C181C" w:rsidRPr="003D53AD" w:rsidRDefault="006C181C" w:rsidP="006C181C">
      <w:pPr>
        <w:rPr>
          <w:szCs w:val="20"/>
        </w:rPr>
      </w:pPr>
    </w:p>
    <w:p w14:paraId="7F2E170F" w14:textId="77777777" w:rsidR="00872F38" w:rsidRPr="00872F38" w:rsidRDefault="006C181C" w:rsidP="006C181C">
      <w:pPr>
        <w:rPr>
          <w:rFonts w:cs="Arial"/>
          <w:szCs w:val="20"/>
        </w:rPr>
      </w:pPr>
      <w:r>
        <w:br w:type="page"/>
      </w:r>
    </w:p>
    <w:p w14:paraId="263785F9" w14:textId="77777777" w:rsidR="003E3ABA" w:rsidRPr="006C363D" w:rsidRDefault="003E3ABA" w:rsidP="006C363D">
      <w:pPr>
        <w:pStyle w:val="Heading1"/>
      </w:pPr>
      <w:bookmarkStart w:id="78" w:name="_Toc84428417"/>
      <w:r w:rsidRPr="006C363D">
        <w:lastRenderedPageBreak/>
        <w:t>Mandatory Annexes</w:t>
      </w:r>
      <w:bookmarkEnd w:id="78"/>
    </w:p>
    <w:p w14:paraId="3B1B6E1C" w14:textId="6E6B55B2" w:rsidR="00FD462B" w:rsidRPr="00485121" w:rsidRDefault="00FD462B" w:rsidP="00FD462B">
      <w:pPr>
        <w:rPr>
          <w:rFonts w:ascii="Calibri" w:hAnsi="Calibri" w:cs="Calibri"/>
          <w:sz w:val="20"/>
          <w:szCs w:val="20"/>
        </w:rPr>
      </w:pPr>
    </w:p>
    <w:p w14:paraId="4D4468A2" w14:textId="77777777" w:rsidR="00544E79" w:rsidRPr="00A13EA2" w:rsidRDefault="00544E79" w:rsidP="00544E79">
      <w:pPr>
        <w:rPr>
          <w:rFonts w:ascii="Calibri" w:hAnsi="Calibri" w:cs="Calibri"/>
          <w:sz w:val="20"/>
          <w:szCs w:val="20"/>
        </w:rPr>
      </w:pPr>
      <w:r w:rsidRPr="00A13EA2">
        <w:rPr>
          <w:rFonts w:ascii="Calibri" w:hAnsi="Calibri" w:cs="Calibri"/>
          <w:sz w:val="20"/>
          <w:szCs w:val="20"/>
        </w:rPr>
        <w:t xml:space="preserve">List of Annexes submitted to this project document: </w:t>
      </w:r>
    </w:p>
    <w:p w14:paraId="546EF521" w14:textId="77777777" w:rsidR="00544E79" w:rsidRPr="00485121" w:rsidRDefault="00544E79" w:rsidP="00544E79">
      <w:pPr>
        <w:rPr>
          <w:rFonts w:ascii="Calibri" w:hAnsi="Calibri" w:cs="Calibri"/>
          <w:sz w:val="20"/>
          <w:szCs w:val="20"/>
          <w:highlight w:val="yellow"/>
        </w:rPr>
      </w:pPr>
    </w:p>
    <w:tbl>
      <w:tblPr>
        <w:tblStyle w:val="TableGrid"/>
        <w:tblW w:w="0" w:type="auto"/>
        <w:tblLook w:val="04A0" w:firstRow="1" w:lastRow="0" w:firstColumn="1" w:lastColumn="0" w:noHBand="0" w:noVBand="1"/>
      </w:tblPr>
      <w:tblGrid>
        <w:gridCol w:w="1980"/>
        <w:gridCol w:w="5953"/>
        <w:gridCol w:w="1417"/>
      </w:tblGrid>
      <w:tr w:rsidR="00544E79" w:rsidRPr="00485121" w14:paraId="016B2576" w14:textId="77777777" w:rsidTr="00976B58">
        <w:tc>
          <w:tcPr>
            <w:tcW w:w="1980" w:type="dxa"/>
          </w:tcPr>
          <w:p w14:paraId="3FBECA81" w14:textId="77777777" w:rsidR="00544E79" w:rsidRPr="00A13EA2" w:rsidRDefault="00544E79" w:rsidP="00976B58">
            <w:pPr>
              <w:spacing w:after="120"/>
              <w:rPr>
                <w:rFonts w:ascii="Calibri" w:hAnsi="Calibri" w:cs="Calibri"/>
                <w:b/>
                <w:bCs/>
                <w:sz w:val="20"/>
                <w:szCs w:val="20"/>
              </w:rPr>
            </w:pPr>
            <w:r w:rsidRPr="00A13EA2">
              <w:rPr>
                <w:rFonts w:ascii="Calibri" w:hAnsi="Calibri" w:cs="Calibri"/>
                <w:b/>
                <w:bCs/>
                <w:sz w:val="20"/>
                <w:szCs w:val="20"/>
              </w:rPr>
              <w:t>Annex Number</w:t>
            </w:r>
          </w:p>
        </w:tc>
        <w:tc>
          <w:tcPr>
            <w:tcW w:w="5953" w:type="dxa"/>
          </w:tcPr>
          <w:p w14:paraId="156B96B3" w14:textId="77777777" w:rsidR="00544E79" w:rsidRPr="00A13EA2" w:rsidRDefault="00544E79" w:rsidP="00976B58">
            <w:pPr>
              <w:spacing w:after="120"/>
              <w:rPr>
                <w:rFonts w:ascii="Calibri" w:hAnsi="Calibri" w:cs="Calibri"/>
                <w:b/>
                <w:bCs/>
                <w:sz w:val="20"/>
                <w:szCs w:val="20"/>
              </w:rPr>
            </w:pPr>
            <w:r w:rsidRPr="00A13EA2">
              <w:rPr>
                <w:rFonts w:ascii="Calibri" w:hAnsi="Calibri" w:cs="Calibri"/>
                <w:b/>
                <w:bCs/>
                <w:sz w:val="20"/>
                <w:szCs w:val="20"/>
              </w:rPr>
              <w:t>Title</w:t>
            </w:r>
          </w:p>
        </w:tc>
        <w:tc>
          <w:tcPr>
            <w:tcW w:w="1417" w:type="dxa"/>
          </w:tcPr>
          <w:p w14:paraId="5B8110B7" w14:textId="77777777" w:rsidR="00544E79" w:rsidRPr="00A13EA2" w:rsidRDefault="00544E79" w:rsidP="00976B58">
            <w:pPr>
              <w:spacing w:after="120"/>
              <w:rPr>
                <w:rFonts w:ascii="Calibri" w:hAnsi="Calibri" w:cs="Calibri"/>
                <w:b/>
                <w:bCs/>
                <w:sz w:val="20"/>
                <w:szCs w:val="20"/>
              </w:rPr>
            </w:pPr>
            <w:r w:rsidRPr="00A13EA2">
              <w:rPr>
                <w:rFonts w:ascii="Calibri" w:hAnsi="Calibri" w:cs="Calibri"/>
                <w:b/>
                <w:bCs/>
                <w:sz w:val="20"/>
                <w:szCs w:val="20"/>
              </w:rPr>
              <w:t>Submitted as separate document</w:t>
            </w:r>
          </w:p>
        </w:tc>
      </w:tr>
      <w:tr w:rsidR="00544E79" w:rsidRPr="00485121" w14:paraId="1DE54E6B" w14:textId="77777777" w:rsidTr="00976B58">
        <w:tc>
          <w:tcPr>
            <w:tcW w:w="1980" w:type="dxa"/>
          </w:tcPr>
          <w:p w14:paraId="08A59F95" w14:textId="040C83A4"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Annex 1</w:t>
            </w:r>
          </w:p>
        </w:tc>
        <w:tc>
          <w:tcPr>
            <w:tcW w:w="5953" w:type="dxa"/>
          </w:tcPr>
          <w:p w14:paraId="54E7C8A8"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GEF Budget Template</w:t>
            </w:r>
          </w:p>
        </w:tc>
        <w:tc>
          <w:tcPr>
            <w:tcW w:w="1417" w:type="dxa"/>
          </w:tcPr>
          <w:p w14:paraId="5B09B157"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Yes</w:t>
            </w:r>
          </w:p>
        </w:tc>
      </w:tr>
      <w:tr w:rsidR="001B0329" w:rsidRPr="00485121" w14:paraId="4E578297" w14:textId="77777777" w:rsidTr="00976B58">
        <w:tc>
          <w:tcPr>
            <w:tcW w:w="1980" w:type="dxa"/>
          </w:tcPr>
          <w:p w14:paraId="59DA656E" w14:textId="3E88D107" w:rsidR="001B0329" w:rsidRPr="00A13EA2" w:rsidRDefault="001B0329" w:rsidP="00976B58">
            <w:pPr>
              <w:spacing w:after="120"/>
              <w:rPr>
                <w:rFonts w:ascii="Calibri" w:hAnsi="Calibri" w:cs="Calibri"/>
                <w:sz w:val="20"/>
                <w:szCs w:val="20"/>
              </w:rPr>
            </w:pPr>
            <w:r w:rsidRPr="00A13EA2">
              <w:rPr>
                <w:rFonts w:ascii="Calibri" w:hAnsi="Calibri" w:cs="Calibri"/>
                <w:sz w:val="20"/>
                <w:szCs w:val="20"/>
              </w:rPr>
              <w:t>Annex 2</w:t>
            </w:r>
          </w:p>
        </w:tc>
        <w:tc>
          <w:tcPr>
            <w:tcW w:w="5953" w:type="dxa"/>
          </w:tcPr>
          <w:p w14:paraId="2A7218C9" w14:textId="59010511" w:rsidR="001B0329" w:rsidRPr="00A13EA2" w:rsidRDefault="001B0329" w:rsidP="00976B58">
            <w:pPr>
              <w:spacing w:after="120"/>
              <w:rPr>
                <w:rFonts w:ascii="Calibri" w:hAnsi="Calibri" w:cs="Calibri"/>
                <w:sz w:val="20"/>
                <w:szCs w:val="20"/>
              </w:rPr>
            </w:pPr>
            <w:r w:rsidRPr="00A13EA2">
              <w:rPr>
                <w:rFonts w:ascii="Calibri" w:hAnsi="Calibri" w:cs="Calibri"/>
                <w:sz w:val="20"/>
                <w:szCs w:val="20"/>
              </w:rPr>
              <w:t>Detailed Project Budget</w:t>
            </w:r>
          </w:p>
        </w:tc>
        <w:tc>
          <w:tcPr>
            <w:tcW w:w="1417" w:type="dxa"/>
          </w:tcPr>
          <w:p w14:paraId="762D991A" w14:textId="651D820F" w:rsidR="001B0329" w:rsidRPr="00A13EA2" w:rsidRDefault="001B0329" w:rsidP="00976B58">
            <w:pPr>
              <w:spacing w:after="120"/>
              <w:rPr>
                <w:rFonts w:ascii="Calibri" w:hAnsi="Calibri" w:cs="Calibri"/>
                <w:sz w:val="20"/>
                <w:szCs w:val="20"/>
              </w:rPr>
            </w:pPr>
            <w:r w:rsidRPr="00A13EA2">
              <w:rPr>
                <w:rFonts w:ascii="Calibri" w:hAnsi="Calibri" w:cs="Calibri"/>
                <w:sz w:val="20"/>
                <w:szCs w:val="20"/>
              </w:rPr>
              <w:t>Yes</w:t>
            </w:r>
          </w:p>
        </w:tc>
      </w:tr>
      <w:tr w:rsidR="00544E79" w:rsidRPr="00485121" w14:paraId="117F48DF" w14:textId="77777777" w:rsidTr="00976B58">
        <w:tc>
          <w:tcPr>
            <w:tcW w:w="1980" w:type="dxa"/>
          </w:tcPr>
          <w:p w14:paraId="00FE235C" w14:textId="586C2FAF"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 xml:space="preserve">Annex </w:t>
            </w:r>
            <w:r w:rsidR="001B0329" w:rsidRPr="00A13EA2">
              <w:rPr>
                <w:rFonts w:ascii="Calibri" w:hAnsi="Calibri" w:cs="Calibri"/>
                <w:sz w:val="20"/>
                <w:szCs w:val="20"/>
              </w:rPr>
              <w:t>3</w:t>
            </w:r>
          </w:p>
        </w:tc>
        <w:tc>
          <w:tcPr>
            <w:tcW w:w="5953" w:type="dxa"/>
          </w:tcPr>
          <w:p w14:paraId="309F34A6"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Project map and Geospatial Coordinates of project sites</w:t>
            </w:r>
          </w:p>
        </w:tc>
        <w:tc>
          <w:tcPr>
            <w:tcW w:w="1417" w:type="dxa"/>
          </w:tcPr>
          <w:p w14:paraId="66B38EEF"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No</w:t>
            </w:r>
          </w:p>
        </w:tc>
      </w:tr>
      <w:tr w:rsidR="00544E79" w:rsidRPr="00485121" w14:paraId="0DEEC67F" w14:textId="77777777" w:rsidTr="00976B58">
        <w:tc>
          <w:tcPr>
            <w:tcW w:w="1980" w:type="dxa"/>
          </w:tcPr>
          <w:p w14:paraId="5B1B4D4E"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Annex 4</w:t>
            </w:r>
          </w:p>
        </w:tc>
        <w:tc>
          <w:tcPr>
            <w:tcW w:w="5953" w:type="dxa"/>
          </w:tcPr>
          <w:p w14:paraId="41718F50"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Multi Year Work Plan</w:t>
            </w:r>
          </w:p>
        </w:tc>
        <w:tc>
          <w:tcPr>
            <w:tcW w:w="1417" w:type="dxa"/>
          </w:tcPr>
          <w:p w14:paraId="3C93D212"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No</w:t>
            </w:r>
          </w:p>
        </w:tc>
      </w:tr>
      <w:tr w:rsidR="00544E79" w:rsidRPr="00485121" w14:paraId="300000AA" w14:textId="77777777" w:rsidTr="00976B58">
        <w:tc>
          <w:tcPr>
            <w:tcW w:w="1980" w:type="dxa"/>
          </w:tcPr>
          <w:p w14:paraId="1C41B454"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Annex 5</w:t>
            </w:r>
          </w:p>
        </w:tc>
        <w:tc>
          <w:tcPr>
            <w:tcW w:w="5953" w:type="dxa"/>
          </w:tcPr>
          <w:p w14:paraId="1FAFCB37"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Monitoring Plan</w:t>
            </w:r>
          </w:p>
        </w:tc>
        <w:tc>
          <w:tcPr>
            <w:tcW w:w="1417" w:type="dxa"/>
          </w:tcPr>
          <w:p w14:paraId="3613C882"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No</w:t>
            </w:r>
          </w:p>
        </w:tc>
      </w:tr>
      <w:tr w:rsidR="00544E79" w:rsidRPr="00485121" w14:paraId="4FEC224A" w14:textId="77777777" w:rsidTr="00976B58">
        <w:tc>
          <w:tcPr>
            <w:tcW w:w="1980" w:type="dxa"/>
          </w:tcPr>
          <w:p w14:paraId="0B2640A5"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Annex 6</w:t>
            </w:r>
          </w:p>
        </w:tc>
        <w:tc>
          <w:tcPr>
            <w:tcW w:w="5953" w:type="dxa"/>
          </w:tcPr>
          <w:p w14:paraId="558AA6F9"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UNDP Social and Environmental Screening Procedure (SESP)</w:t>
            </w:r>
          </w:p>
        </w:tc>
        <w:tc>
          <w:tcPr>
            <w:tcW w:w="1417" w:type="dxa"/>
          </w:tcPr>
          <w:p w14:paraId="43347EAA"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Yes</w:t>
            </w:r>
          </w:p>
        </w:tc>
      </w:tr>
      <w:tr w:rsidR="00544E79" w:rsidRPr="00485121" w14:paraId="36E35A6A" w14:textId="77777777" w:rsidTr="00976B58">
        <w:tc>
          <w:tcPr>
            <w:tcW w:w="1980" w:type="dxa"/>
          </w:tcPr>
          <w:p w14:paraId="30EC4541"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Annex 7</w:t>
            </w:r>
          </w:p>
        </w:tc>
        <w:tc>
          <w:tcPr>
            <w:tcW w:w="5953" w:type="dxa"/>
          </w:tcPr>
          <w:p w14:paraId="73299651"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UNDP Risk Register</w:t>
            </w:r>
          </w:p>
        </w:tc>
        <w:tc>
          <w:tcPr>
            <w:tcW w:w="1417" w:type="dxa"/>
          </w:tcPr>
          <w:p w14:paraId="1D789B1D"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No</w:t>
            </w:r>
          </w:p>
        </w:tc>
      </w:tr>
      <w:tr w:rsidR="00544E79" w:rsidRPr="00485121" w14:paraId="5E691632" w14:textId="77777777" w:rsidTr="00976B58">
        <w:tc>
          <w:tcPr>
            <w:tcW w:w="1980" w:type="dxa"/>
          </w:tcPr>
          <w:p w14:paraId="4B1054CC"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Annex 8</w:t>
            </w:r>
          </w:p>
        </w:tc>
        <w:tc>
          <w:tcPr>
            <w:tcW w:w="5953" w:type="dxa"/>
          </w:tcPr>
          <w:p w14:paraId="4C91EA1B"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Overview of Project Staff and Technical Consultancies</w:t>
            </w:r>
          </w:p>
        </w:tc>
        <w:tc>
          <w:tcPr>
            <w:tcW w:w="1417" w:type="dxa"/>
          </w:tcPr>
          <w:p w14:paraId="14CED90A"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No</w:t>
            </w:r>
          </w:p>
        </w:tc>
      </w:tr>
      <w:tr w:rsidR="00544E79" w:rsidRPr="00485121" w14:paraId="05F5666F" w14:textId="77777777" w:rsidTr="00976B58">
        <w:tc>
          <w:tcPr>
            <w:tcW w:w="1980" w:type="dxa"/>
          </w:tcPr>
          <w:p w14:paraId="00855389"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Annex 9</w:t>
            </w:r>
          </w:p>
        </w:tc>
        <w:tc>
          <w:tcPr>
            <w:tcW w:w="5953" w:type="dxa"/>
          </w:tcPr>
          <w:p w14:paraId="15E25A4E"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Stakeholder Engagement Plan</w:t>
            </w:r>
          </w:p>
        </w:tc>
        <w:tc>
          <w:tcPr>
            <w:tcW w:w="1417" w:type="dxa"/>
          </w:tcPr>
          <w:p w14:paraId="27AF2A45"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Yes</w:t>
            </w:r>
          </w:p>
        </w:tc>
      </w:tr>
      <w:tr w:rsidR="00544E79" w:rsidRPr="00485121" w14:paraId="00566322" w14:textId="77777777" w:rsidTr="00976B58">
        <w:tc>
          <w:tcPr>
            <w:tcW w:w="1980" w:type="dxa"/>
          </w:tcPr>
          <w:p w14:paraId="3267657D"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Annex 10</w:t>
            </w:r>
          </w:p>
        </w:tc>
        <w:tc>
          <w:tcPr>
            <w:tcW w:w="5953" w:type="dxa"/>
          </w:tcPr>
          <w:p w14:paraId="43AD2E3C"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Environmental Social Management Framework (ESMF)</w:t>
            </w:r>
          </w:p>
        </w:tc>
        <w:tc>
          <w:tcPr>
            <w:tcW w:w="1417" w:type="dxa"/>
          </w:tcPr>
          <w:p w14:paraId="65D3905E"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Yes</w:t>
            </w:r>
          </w:p>
        </w:tc>
      </w:tr>
      <w:tr w:rsidR="00544E79" w:rsidRPr="00485121" w14:paraId="776F7289" w14:textId="77777777" w:rsidTr="00976B58">
        <w:tc>
          <w:tcPr>
            <w:tcW w:w="1980" w:type="dxa"/>
          </w:tcPr>
          <w:p w14:paraId="0D25C1EE"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Annex 11</w:t>
            </w:r>
          </w:p>
        </w:tc>
        <w:tc>
          <w:tcPr>
            <w:tcW w:w="5953" w:type="dxa"/>
          </w:tcPr>
          <w:p w14:paraId="7C8D923D"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Gender Analysis and Gender Action Plan</w:t>
            </w:r>
          </w:p>
        </w:tc>
        <w:tc>
          <w:tcPr>
            <w:tcW w:w="1417" w:type="dxa"/>
          </w:tcPr>
          <w:p w14:paraId="5E302104"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Yes</w:t>
            </w:r>
          </w:p>
        </w:tc>
      </w:tr>
      <w:tr w:rsidR="00544E79" w:rsidRPr="00485121" w14:paraId="763665FF" w14:textId="77777777" w:rsidTr="00976B58">
        <w:tc>
          <w:tcPr>
            <w:tcW w:w="1980" w:type="dxa"/>
          </w:tcPr>
          <w:p w14:paraId="0989FB0B"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Annex 12</w:t>
            </w:r>
          </w:p>
        </w:tc>
        <w:tc>
          <w:tcPr>
            <w:tcW w:w="5953" w:type="dxa"/>
          </w:tcPr>
          <w:p w14:paraId="0D707F7C"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Procurement Plan</w:t>
            </w:r>
          </w:p>
        </w:tc>
        <w:tc>
          <w:tcPr>
            <w:tcW w:w="1417" w:type="dxa"/>
          </w:tcPr>
          <w:p w14:paraId="2FD76B26"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Yes</w:t>
            </w:r>
          </w:p>
        </w:tc>
      </w:tr>
      <w:tr w:rsidR="00544E79" w:rsidRPr="00485121" w14:paraId="0BD59988" w14:textId="77777777" w:rsidTr="00976B58">
        <w:tc>
          <w:tcPr>
            <w:tcW w:w="1980" w:type="dxa"/>
          </w:tcPr>
          <w:p w14:paraId="1FF3D5A2"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Annex 13</w:t>
            </w:r>
          </w:p>
        </w:tc>
        <w:tc>
          <w:tcPr>
            <w:tcW w:w="5953" w:type="dxa"/>
          </w:tcPr>
          <w:p w14:paraId="68577434"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GEF focal area specific annexes</w:t>
            </w:r>
          </w:p>
        </w:tc>
        <w:tc>
          <w:tcPr>
            <w:tcW w:w="1417" w:type="dxa"/>
          </w:tcPr>
          <w:p w14:paraId="7E11CC3F" w14:textId="42F05B0E" w:rsidR="00544E79" w:rsidRPr="00A13EA2" w:rsidRDefault="00AD7B91" w:rsidP="00976B58">
            <w:pPr>
              <w:spacing w:after="120"/>
              <w:rPr>
                <w:rFonts w:ascii="Calibri" w:hAnsi="Calibri" w:cs="Calibri"/>
                <w:sz w:val="20"/>
                <w:szCs w:val="20"/>
              </w:rPr>
            </w:pPr>
            <w:r w:rsidRPr="00A13EA2">
              <w:rPr>
                <w:rFonts w:ascii="Calibri" w:hAnsi="Calibri" w:cs="Calibri"/>
                <w:sz w:val="20"/>
                <w:szCs w:val="20"/>
              </w:rPr>
              <w:t>Yes</w:t>
            </w:r>
          </w:p>
        </w:tc>
      </w:tr>
      <w:tr w:rsidR="00544E79" w:rsidRPr="00485121" w14:paraId="5B68B6EF" w14:textId="77777777" w:rsidTr="00976B58">
        <w:tc>
          <w:tcPr>
            <w:tcW w:w="1980" w:type="dxa"/>
          </w:tcPr>
          <w:p w14:paraId="1C6FA7A3"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Annex 14</w:t>
            </w:r>
          </w:p>
        </w:tc>
        <w:tc>
          <w:tcPr>
            <w:tcW w:w="5953" w:type="dxa"/>
          </w:tcPr>
          <w:p w14:paraId="027ED8A8"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Additional agreements (Co-financing letters, ICF checklist)</w:t>
            </w:r>
          </w:p>
        </w:tc>
        <w:tc>
          <w:tcPr>
            <w:tcW w:w="1417" w:type="dxa"/>
          </w:tcPr>
          <w:p w14:paraId="574A6099"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Yes</w:t>
            </w:r>
          </w:p>
        </w:tc>
      </w:tr>
      <w:tr w:rsidR="00544E79" w:rsidRPr="00485121" w14:paraId="7033C580" w14:textId="77777777" w:rsidTr="00976B58">
        <w:tc>
          <w:tcPr>
            <w:tcW w:w="1980" w:type="dxa"/>
          </w:tcPr>
          <w:p w14:paraId="5B3EC823"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Annex 15</w:t>
            </w:r>
          </w:p>
        </w:tc>
        <w:tc>
          <w:tcPr>
            <w:tcW w:w="5953" w:type="dxa"/>
          </w:tcPr>
          <w:p w14:paraId="1290D457"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GEF Core indicators</w:t>
            </w:r>
          </w:p>
        </w:tc>
        <w:tc>
          <w:tcPr>
            <w:tcW w:w="1417" w:type="dxa"/>
          </w:tcPr>
          <w:p w14:paraId="592EB71D"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No</w:t>
            </w:r>
          </w:p>
        </w:tc>
      </w:tr>
      <w:tr w:rsidR="00544E79" w:rsidRPr="00485121" w14:paraId="37955EE4" w14:textId="77777777" w:rsidTr="00976B58">
        <w:tc>
          <w:tcPr>
            <w:tcW w:w="1980" w:type="dxa"/>
          </w:tcPr>
          <w:p w14:paraId="0D2CA3E8"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Annex 16</w:t>
            </w:r>
          </w:p>
        </w:tc>
        <w:tc>
          <w:tcPr>
            <w:tcW w:w="5953" w:type="dxa"/>
          </w:tcPr>
          <w:p w14:paraId="0498BE0C"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GEF 7 Taxonomy</w:t>
            </w:r>
          </w:p>
        </w:tc>
        <w:tc>
          <w:tcPr>
            <w:tcW w:w="1417" w:type="dxa"/>
          </w:tcPr>
          <w:p w14:paraId="72BF7FC3" w14:textId="77777777"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No</w:t>
            </w:r>
          </w:p>
        </w:tc>
      </w:tr>
      <w:tr w:rsidR="00544E79" w:rsidRPr="00485121" w14:paraId="7143A82B" w14:textId="77777777" w:rsidTr="00976B58">
        <w:tc>
          <w:tcPr>
            <w:tcW w:w="1980" w:type="dxa"/>
          </w:tcPr>
          <w:p w14:paraId="5189C55E" w14:textId="756F258A" w:rsidR="00544E79" w:rsidRPr="00A13EA2" w:rsidRDefault="00544E79" w:rsidP="00976B58">
            <w:pPr>
              <w:spacing w:after="120"/>
              <w:rPr>
                <w:rFonts w:ascii="Calibri" w:hAnsi="Calibri" w:cs="Calibri"/>
                <w:sz w:val="20"/>
                <w:szCs w:val="20"/>
              </w:rPr>
            </w:pPr>
            <w:r w:rsidRPr="00A13EA2">
              <w:rPr>
                <w:rFonts w:ascii="Calibri" w:hAnsi="Calibri" w:cs="Calibri"/>
                <w:sz w:val="20"/>
                <w:szCs w:val="20"/>
              </w:rPr>
              <w:t>Annex 1</w:t>
            </w:r>
            <w:r w:rsidR="00AD7B91" w:rsidRPr="00A13EA2">
              <w:rPr>
                <w:rFonts w:ascii="Calibri" w:hAnsi="Calibri" w:cs="Calibri"/>
                <w:sz w:val="20"/>
                <w:szCs w:val="20"/>
              </w:rPr>
              <w:t>7</w:t>
            </w:r>
          </w:p>
        </w:tc>
        <w:tc>
          <w:tcPr>
            <w:tcW w:w="5953" w:type="dxa"/>
          </w:tcPr>
          <w:p w14:paraId="2D657BBE" w14:textId="7D9362A2" w:rsidR="00544E79" w:rsidRPr="00A13EA2" w:rsidRDefault="00AD7B91" w:rsidP="00976B58">
            <w:pPr>
              <w:spacing w:after="120"/>
              <w:rPr>
                <w:rFonts w:ascii="Calibri" w:hAnsi="Calibri" w:cs="Calibri"/>
                <w:sz w:val="20"/>
                <w:szCs w:val="20"/>
              </w:rPr>
            </w:pPr>
            <w:r w:rsidRPr="00A13EA2">
              <w:rPr>
                <w:rFonts w:ascii="Calibri" w:hAnsi="Calibri" w:cs="Calibri"/>
                <w:sz w:val="20"/>
                <w:szCs w:val="20"/>
              </w:rPr>
              <w:t>Description of the pilot projects</w:t>
            </w:r>
          </w:p>
        </w:tc>
        <w:tc>
          <w:tcPr>
            <w:tcW w:w="1417" w:type="dxa"/>
          </w:tcPr>
          <w:p w14:paraId="294904A3" w14:textId="32FF59E5" w:rsidR="00544E79" w:rsidRPr="00A13EA2" w:rsidRDefault="00AD7B91" w:rsidP="00976B58">
            <w:pPr>
              <w:spacing w:after="120"/>
              <w:rPr>
                <w:rFonts w:ascii="Calibri" w:hAnsi="Calibri" w:cs="Calibri"/>
                <w:sz w:val="20"/>
                <w:szCs w:val="20"/>
              </w:rPr>
            </w:pPr>
            <w:r w:rsidRPr="00A13EA2">
              <w:rPr>
                <w:rFonts w:ascii="Calibri" w:hAnsi="Calibri" w:cs="Calibri"/>
                <w:sz w:val="20"/>
                <w:szCs w:val="20"/>
              </w:rPr>
              <w:t>No</w:t>
            </w:r>
          </w:p>
        </w:tc>
      </w:tr>
      <w:tr w:rsidR="00F043CC" w:rsidRPr="00485121" w14:paraId="56B8CEFE" w14:textId="77777777" w:rsidTr="00976B58">
        <w:tc>
          <w:tcPr>
            <w:tcW w:w="1980" w:type="dxa"/>
          </w:tcPr>
          <w:p w14:paraId="66374924" w14:textId="7AA7DFB7" w:rsidR="00F043CC" w:rsidRPr="00A13EA2" w:rsidRDefault="00F043CC" w:rsidP="00976B58">
            <w:pPr>
              <w:spacing w:after="120"/>
              <w:rPr>
                <w:rFonts w:ascii="Calibri" w:hAnsi="Calibri" w:cs="Calibri"/>
                <w:sz w:val="20"/>
                <w:szCs w:val="20"/>
              </w:rPr>
            </w:pPr>
            <w:r w:rsidRPr="00A13EA2">
              <w:rPr>
                <w:rFonts w:ascii="Calibri" w:hAnsi="Calibri" w:cs="Calibri"/>
                <w:sz w:val="20"/>
                <w:szCs w:val="20"/>
              </w:rPr>
              <w:t>Annex 18</w:t>
            </w:r>
          </w:p>
        </w:tc>
        <w:tc>
          <w:tcPr>
            <w:tcW w:w="5953" w:type="dxa"/>
          </w:tcPr>
          <w:p w14:paraId="71FDE256" w14:textId="3CB235F2" w:rsidR="00F043CC" w:rsidRPr="00A13EA2" w:rsidRDefault="00F043CC" w:rsidP="00976B58">
            <w:pPr>
              <w:spacing w:after="120"/>
              <w:rPr>
                <w:rFonts w:ascii="Calibri" w:hAnsi="Calibri" w:cs="Calibri"/>
                <w:sz w:val="20"/>
                <w:szCs w:val="20"/>
              </w:rPr>
            </w:pPr>
            <w:r w:rsidRPr="00A13EA2">
              <w:rPr>
                <w:rFonts w:ascii="Calibri" w:hAnsi="Calibri" w:cs="Calibri"/>
                <w:sz w:val="20"/>
                <w:szCs w:val="20"/>
              </w:rPr>
              <w:t>GHG calculation spreadsheet</w:t>
            </w:r>
          </w:p>
        </w:tc>
        <w:tc>
          <w:tcPr>
            <w:tcW w:w="1417" w:type="dxa"/>
          </w:tcPr>
          <w:p w14:paraId="33E0EB8A" w14:textId="1281CEF1" w:rsidR="00F043CC" w:rsidRPr="00A13EA2" w:rsidRDefault="00F043CC" w:rsidP="00976B58">
            <w:pPr>
              <w:spacing w:after="120"/>
              <w:rPr>
                <w:rFonts w:ascii="Calibri" w:hAnsi="Calibri" w:cs="Calibri"/>
                <w:sz w:val="20"/>
                <w:szCs w:val="20"/>
              </w:rPr>
            </w:pPr>
            <w:r w:rsidRPr="00A13EA2">
              <w:rPr>
                <w:rFonts w:ascii="Calibri" w:hAnsi="Calibri" w:cs="Calibri"/>
                <w:sz w:val="20"/>
                <w:szCs w:val="20"/>
              </w:rPr>
              <w:t>Yes</w:t>
            </w:r>
          </w:p>
        </w:tc>
      </w:tr>
      <w:tr w:rsidR="00843F2C" w:rsidRPr="00485121" w14:paraId="111585DD" w14:textId="77777777" w:rsidTr="00976B58">
        <w:tc>
          <w:tcPr>
            <w:tcW w:w="1980" w:type="dxa"/>
          </w:tcPr>
          <w:p w14:paraId="6D0F2AA6" w14:textId="0D7BCEFF" w:rsidR="00843F2C" w:rsidRPr="00A13EA2" w:rsidRDefault="00843F2C" w:rsidP="00976B58">
            <w:pPr>
              <w:spacing w:after="120"/>
              <w:rPr>
                <w:rFonts w:ascii="Calibri" w:hAnsi="Calibri" w:cs="Calibri"/>
                <w:sz w:val="20"/>
                <w:szCs w:val="20"/>
              </w:rPr>
            </w:pPr>
            <w:r w:rsidRPr="00A13EA2">
              <w:rPr>
                <w:rFonts w:ascii="Calibri" w:hAnsi="Calibri" w:cs="Calibri"/>
                <w:sz w:val="20"/>
                <w:szCs w:val="20"/>
              </w:rPr>
              <w:t>Annex 19</w:t>
            </w:r>
          </w:p>
        </w:tc>
        <w:tc>
          <w:tcPr>
            <w:tcW w:w="5953" w:type="dxa"/>
          </w:tcPr>
          <w:p w14:paraId="79E425F3" w14:textId="1B50F5A4" w:rsidR="00843F2C" w:rsidRPr="00A13EA2" w:rsidRDefault="00467926" w:rsidP="00976B58">
            <w:pPr>
              <w:spacing w:after="120"/>
              <w:rPr>
                <w:rFonts w:ascii="Calibri" w:hAnsi="Calibri" w:cs="Calibri"/>
                <w:sz w:val="20"/>
                <w:szCs w:val="20"/>
              </w:rPr>
            </w:pPr>
            <w:r w:rsidRPr="00A13EA2">
              <w:rPr>
                <w:rFonts w:ascii="Calibri" w:hAnsi="Calibri" w:cs="Calibri"/>
                <w:sz w:val="20"/>
                <w:szCs w:val="20"/>
              </w:rPr>
              <w:t>COVID-19 related considerations and opportunities</w:t>
            </w:r>
          </w:p>
        </w:tc>
        <w:tc>
          <w:tcPr>
            <w:tcW w:w="1417" w:type="dxa"/>
          </w:tcPr>
          <w:p w14:paraId="4090E106" w14:textId="05AB8F32" w:rsidR="00843F2C" w:rsidRPr="00A13EA2" w:rsidRDefault="00467926" w:rsidP="00976B58">
            <w:pPr>
              <w:spacing w:after="120"/>
              <w:rPr>
                <w:rFonts w:ascii="Calibri" w:hAnsi="Calibri" w:cs="Calibri"/>
                <w:sz w:val="20"/>
                <w:szCs w:val="20"/>
              </w:rPr>
            </w:pPr>
            <w:r w:rsidRPr="00A13EA2">
              <w:rPr>
                <w:rFonts w:ascii="Calibri" w:hAnsi="Calibri" w:cs="Calibri"/>
                <w:sz w:val="20"/>
                <w:szCs w:val="20"/>
              </w:rPr>
              <w:t>No</w:t>
            </w:r>
          </w:p>
        </w:tc>
      </w:tr>
      <w:tr w:rsidR="006A7EDD" w:rsidRPr="00544E79" w14:paraId="2EDEBC86" w14:textId="77777777" w:rsidTr="00976B58">
        <w:tc>
          <w:tcPr>
            <w:tcW w:w="1980" w:type="dxa"/>
          </w:tcPr>
          <w:p w14:paraId="0B65C507" w14:textId="4E62F377" w:rsidR="006A7EDD" w:rsidRPr="00A13EA2" w:rsidRDefault="006A7EDD" w:rsidP="00976B58">
            <w:pPr>
              <w:spacing w:after="120"/>
              <w:rPr>
                <w:rFonts w:ascii="Calibri" w:hAnsi="Calibri" w:cs="Calibri"/>
                <w:sz w:val="20"/>
                <w:szCs w:val="20"/>
              </w:rPr>
            </w:pPr>
            <w:r w:rsidRPr="00A13EA2">
              <w:rPr>
                <w:rFonts w:ascii="Calibri" w:hAnsi="Calibri" w:cs="Calibri"/>
                <w:sz w:val="20"/>
                <w:szCs w:val="20"/>
              </w:rPr>
              <w:t>Annex 20</w:t>
            </w:r>
          </w:p>
        </w:tc>
        <w:tc>
          <w:tcPr>
            <w:tcW w:w="5953" w:type="dxa"/>
          </w:tcPr>
          <w:p w14:paraId="5A445810" w14:textId="6C5ACB15" w:rsidR="006A7EDD" w:rsidRPr="00A13EA2" w:rsidRDefault="006A7EDD" w:rsidP="00976B58">
            <w:pPr>
              <w:spacing w:after="120"/>
              <w:rPr>
                <w:rFonts w:ascii="Calibri" w:hAnsi="Calibri" w:cs="Calibri"/>
                <w:sz w:val="20"/>
                <w:szCs w:val="20"/>
              </w:rPr>
            </w:pPr>
            <w:r w:rsidRPr="00A13EA2">
              <w:rPr>
                <w:rFonts w:ascii="Calibri" w:hAnsi="Calibri" w:cs="Calibri"/>
                <w:sz w:val="20"/>
                <w:szCs w:val="20"/>
              </w:rPr>
              <w:t xml:space="preserve">Theory of Change </w:t>
            </w:r>
          </w:p>
        </w:tc>
        <w:tc>
          <w:tcPr>
            <w:tcW w:w="1417" w:type="dxa"/>
          </w:tcPr>
          <w:p w14:paraId="0AF33256" w14:textId="62B9B344" w:rsidR="006A7EDD" w:rsidRPr="00A13EA2" w:rsidRDefault="006A7EDD" w:rsidP="00976B58">
            <w:pPr>
              <w:spacing w:after="120"/>
              <w:rPr>
                <w:rFonts w:ascii="Calibri" w:hAnsi="Calibri" w:cs="Calibri"/>
                <w:sz w:val="20"/>
                <w:szCs w:val="20"/>
              </w:rPr>
            </w:pPr>
            <w:r w:rsidRPr="00A13EA2">
              <w:rPr>
                <w:rFonts w:ascii="Calibri" w:hAnsi="Calibri" w:cs="Calibri"/>
                <w:sz w:val="20"/>
                <w:szCs w:val="20"/>
              </w:rPr>
              <w:t>No</w:t>
            </w:r>
          </w:p>
        </w:tc>
      </w:tr>
    </w:tbl>
    <w:p w14:paraId="4B977A59" w14:textId="77777777" w:rsidR="00544E79" w:rsidRPr="00485121" w:rsidRDefault="00544E79" w:rsidP="00544E79">
      <w:pPr>
        <w:spacing w:after="120"/>
        <w:rPr>
          <w:rFonts w:ascii="Calibri" w:hAnsi="Calibri" w:cs="Calibri"/>
          <w:sz w:val="20"/>
          <w:szCs w:val="20"/>
        </w:rPr>
      </w:pPr>
    </w:p>
    <w:p w14:paraId="02FD71D9" w14:textId="77777777" w:rsidR="00544E79" w:rsidRDefault="00544E79" w:rsidP="00FD462B"/>
    <w:p w14:paraId="02931CF2" w14:textId="75586331" w:rsidR="00637FED" w:rsidRPr="00023900" w:rsidRDefault="00637FED" w:rsidP="00485121">
      <w:pPr>
        <w:spacing w:after="120"/>
        <w:rPr>
          <w:rFonts w:ascii="Calibri" w:hAnsi="Calibri"/>
          <w:sz w:val="20"/>
          <w:szCs w:val="20"/>
        </w:rPr>
      </w:pPr>
    </w:p>
    <w:p w14:paraId="1FC6EC1E" w14:textId="4BB7992D" w:rsidR="00637FED" w:rsidRPr="00A900AA" w:rsidRDefault="00637FED" w:rsidP="00FA2C9A">
      <w:pPr>
        <w:numPr>
          <w:ilvl w:val="0"/>
          <w:numId w:val="168"/>
        </w:numPr>
        <w:spacing w:after="120"/>
        <w:rPr>
          <w:rFonts w:ascii="Calibri" w:hAnsi="Calibri" w:cs="Calibri"/>
          <w:sz w:val="20"/>
          <w:szCs w:val="20"/>
        </w:rPr>
        <w:sectPr w:rsidR="00637FED" w:rsidRPr="00A900AA" w:rsidSect="00F20987">
          <w:pgSz w:w="12240" w:h="15840" w:code="1"/>
          <w:pgMar w:top="1440" w:right="1440" w:bottom="1440" w:left="1440" w:header="720" w:footer="720" w:gutter="0"/>
          <w:cols w:space="720"/>
          <w:docGrid w:linePitch="360"/>
        </w:sectPr>
      </w:pPr>
    </w:p>
    <w:p w14:paraId="03AE71B0" w14:textId="77777777" w:rsidR="00C63A9E" w:rsidRDefault="00C13BA9" w:rsidP="00163050">
      <w:pPr>
        <w:pStyle w:val="Heading2"/>
        <w:ind w:left="0"/>
        <w:rPr>
          <w:rFonts w:ascii="Calibri" w:hAnsi="Calibri" w:cs="Calibri"/>
          <w:sz w:val="22"/>
          <w:szCs w:val="22"/>
        </w:rPr>
      </w:pPr>
      <w:bookmarkStart w:id="79" w:name="_Toc84428418"/>
      <w:r w:rsidRPr="00A900AA">
        <w:rPr>
          <w:rFonts w:ascii="Calibri" w:hAnsi="Calibri" w:cs="Calibri"/>
          <w:sz w:val="22"/>
          <w:szCs w:val="22"/>
        </w:rPr>
        <w:lastRenderedPageBreak/>
        <w:t>Annex 1: GEF Budget Template</w:t>
      </w:r>
      <w:bookmarkEnd w:id="79"/>
    </w:p>
    <w:p w14:paraId="0A86690B" w14:textId="404309FC" w:rsidR="00C63A9E" w:rsidRPr="00485121" w:rsidRDefault="00C63A9E" w:rsidP="00FA2C9A">
      <w:pPr>
        <w:rPr>
          <w:rFonts w:ascii="Calibri" w:hAnsi="Calibri" w:cs="Calibri"/>
          <w:sz w:val="22"/>
          <w:szCs w:val="22"/>
        </w:rPr>
      </w:pPr>
    </w:p>
    <w:p w14:paraId="66E2E1C9" w14:textId="6C2D3B21" w:rsidR="00544E79" w:rsidRPr="00485121" w:rsidRDefault="00544E79" w:rsidP="00FA2C9A">
      <w:pPr>
        <w:rPr>
          <w:rFonts w:ascii="Calibri" w:hAnsi="Calibri" w:cs="Calibri"/>
          <w:sz w:val="22"/>
          <w:szCs w:val="22"/>
        </w:rPr>
      </w:pPr>
      <w:r w:rsidRPr="00485121">
        <w:rPr>
          <w:rFonts w:ascii="Calibri" w:hAnsi="Calibri" w:cs="Calibri"/>
          <w:sz w:val="22"/>
          <w:szCs w:val="22"/>
        </w:rPr>
        <w:t>Submitted as separate document.</w:t>
      </w:r>
    </w:p>
    <w:p w14:paraId="03C5147C" w14:textId="77777777" w:rsidR="00544E79" w:rsidRPr="00485121" w:rsidRDefault="00544E79" w:rsidP="00FA2C9A">
      <w:pPr>
        <w:rPr>
          <w:rFonts w:ascii="Calibri" w:hAnsi="Calibri" w:cs="Calibri"/>
          <w:sz w:val="22"/>
          <w:szCs w:val="22"/>
        </w:rPr>
      </w:pPr>
    </w:p>
    <w:p w14:paraId="0B8682BA" w14:textId="4251DF2E" w:rsidR="00544E79" w:rsidRDefault="00544E79">
      <w:r>
        <w:br w:type="page"/>
      </w:r>
    </w:p>
    <w:p w14:paraId="59EBB7BC" w14:textId="42F480D6" w:rsidR="00544E79" w:rsidRDefault="00544E79" w:rsidP="00FA2C9A"/>
    <w:p w14:paraId="0D4373CD" w14:textId="632DDFD0" w:rsidR="00544E79" w:rsidRDefault="00544E79" w:rsidP="00544E79">
      <w:pPr>
        <w:pStyle w:val="Heading2"/>
        <w:ind w:left="0"/>
        <w:rPr>
          <w:rFonts w:ascii="Calibri" w:hAnsi="Calibri" w:cs="Calibri"/>
          <w:sz w:val="22"/>
          <w:szCs w:val="22"/>
        </w:rPr>
      </w:pPr>
      <w:bookmarkStart w:id="80" w:name="_Toc84428419"/>
      <w:r w:rsidRPr="00A900AA">
        <w:rPr>
          <w:rFonts w:ascii="Calibri" w:hAnsi="Calibri" w:cs="Calibri"/>
          <w:sz w:val="22"/>
          <w:szCs w:val="22"/>
        </w:rPr>
        <w:t xml:space="preserve">Annex </w:t>
      </w:r>
      <w:r>
        <w:rPr>
          <w:rFonts w:ascii="Calibri" w:hAnsi="Calibri" w:cs="Calibri"/>
          <w:sz w:val="22"/>
          <w:szCs w:val="22"/>
        </w:rPr>
        <w:t>2</w:t>
      </w:r>
      <w:r w:rsidRPr="00A900AA">
        <w:rPr>
          <w:rFonts w:ascii="Calibri" w:hAnsi="Calibri" w:cs="Calibri"/>
          <w:sz w:val="22"/>
          <w:szCs w:val="22"/>
        </w:rPr>
        <w:t xml:space="preserve">: </w:t>
      </w:r>
      <w:r>
        <w:rPr>
          <w:rFonts w:ascii="Calibri" w:hAnsi="Calibri" w:cs="Calibri"/>
          <w:sz w:val="22"/>
          <w:szCs w:val="22"/>
        </w:rPr>
        <w:t>Detailed Project Budget</w:t>
      </w:r>
      <w:bookmarkEnd w:id="80"/>
    </w:p>
    <w:p w14:paraId="2FC4D03E" w14:textId="2C75AAD9" w:rsidR="00544E79" w:rsidRPr="00485121" w:rsidRDefault="00544E79" w:rsidP="00FA2C9A">
      <w:pPr>
        <w:rPr>
          <w:rFonts w:ascii="Calibri" w:hAnsi="Calibri" w:cs="Calibri"/>
        </w:rPr>
      </w:pPr>
    </w:p>
    <w:p w14:paraId="392815E2" w14:textId="51DC4AC7" w:rsidR="00544E79" w:rsidRPr="00485121" w:rsidRDefault="00544E79" w:rsidP="00FA2C9A">
      <w:pPr>
        <w:rPr>
          <w:rFonts w:ascii="Calibri" w:hAnsi="Calibri" w:cs="Calibri"/>
        </w:rPr>
      </w:pPr>
      <w:r w:rsidRPr="00485121">
        <w:rPr>
          <w:rFonts w:ascii="Calibri" w:hAnsi="Calibri" w:cs="Calibri"/>
          <w:color w:val="000000" w:themeColor="text1"/>
          <w:sz w:val="22"/>
          <w:szCs w:val="22"/>
        </w:rPr>
        <w:t>Submitted as separate document.</w:t>
      </w:r>
    </w:p>
    <w:p w14:paraId="3078C3D8" w14:textId="23FE01BF" w:rsidR="00C63A9E" w:rsidRPr="00485121" w:rsidRDefault="00C63A9E" w:rsidP="00C63A9E">
      <w:pPr>
        <w:rPr>
          <w:rFonts w:ascii="Calibri" w:hAnsi="Calibri" w:cs="Calibri"/>
        </w:rPr>
      </w:pPr>
    </w:p>
    <w:p w14:paraId="5AD3781A" w14:textId="77777777" w:rsidR="00C63A9E" w:rsidRDefault="00C63A9E">
      <w:pPr>
        <w:rPr>
          <w:rFonts w:ascii="Calibri" w:eastAsia="SimSun" w:hAnsi="Calibri" w:cs="Calibri"/>
          <w:b/>
          <w:bCs/>
          <w:sz w:val="22"/>
          <w:szCs w:val="22"/>
        </w:rPr>
      </w:pPr>
      <w:r>
        <w:rPr>
          <w:rFonts w:ascii="Calibri" w:hAnsi="Calibri" w:cs="Calibri"/>
          <w:sz w:val="22"/>
          <w:szCs w:val="22"/>
        </w:rPr>
        <w:br w:type="page"/>
      </w:r>
    </w:p>
    <w:p w14:paraId="042BA04B" w14:textId="77777777" w:rsidR="009A7C5F" w:rsidRDefault="009A7C5F" w:rsidP="009A7C5F">
      <w:pPr>
        <w:contextualSpacing/>
      </w:pPr>
    </w:p>
    <w:p w14:paraId="2D5D0F7E" w14:textId="36CA607D" w:rsidR="007E03E7" w:rsidRDefault="004C066B" w:rsidP="00556F17">
      <w:pPr>
        <w:pStyle w:val="Heading2"/>
        <w:ind w:left="0"/>
        <w:rPr>
          <w:rFonts w:ascii="Calibri" w:hAnsi="Calibri"/>
          <w:szCs w:val="22"/>
        </w:rPr>
      </w:pPr>
      <w:bookmarkStart w:id="81" w:name="_Toc84428420"/>
      <w:r>
        <w:rPr>
          <w:rFonts w:ascii="Calibri" w:hAnsi="Calibri"/>
          <w:szCs w:val="22"/>
        </w:rPr>
        <w:t xml:space="preserve">Annex 3: </w:t>
      </w:r>
      <w:r w:rsidR="007E03E7">
        <w:rPr>
          <w:rFonts w:ascii="Calibri" w:hAnsi="Calibri"/>
          <w:szCs w:val="22"/>
        </w:rPr>
        <w:t xml:space="preserve">Project map and </w:t>
      </w:r>
      <w:r w:rsidR="001A7B9D">
        <w:rPr>
          <w:rFonts w:ascii="Calibri" w:hAnsi="Calibri"/>
          <w:szCs w:val="22"/>
        </w:rPr>
        <w:t>Geospatial C</w:t>
      </w:r>
      <w:r w:rsidR="007E03E7">
        <w:rPr>
          <w:rFonts w:ascii="Calibri" w:hAnsi="Calibri"/>
          <w:szCs w:val="22"/>
        </w:rPr>
        <w:t>oordinates</w:t>
      </w:r>
      <w:r w:rsidR="001A7B9D">
        <w:rPr>
          <w:rFonts w:ascii="Calibri" w:hAnsi="Calibri"/>
          <w:szCs w:val="22"/>
        </w:rPr>
        <w:t xml:space="preserve"> of project sites</w:t>
      </w:r>
      <w:bookmarkEnd w:id="81"/>
    </w:p>
    <w:p w14:paraId="6A252D88" w14:textId="2F50ABA0" w:rsidR="008A3099" w:rsidRDefault="008A3099" w:rsidP="008A3099"/>
    <w:p w14:paraId="342BD866" w14:textId="19318D7E" w:rsidR="003B760D" w:rsidRDefault="003B760D" w:rsidP="00FA2C9A">
      <w:pPr>
        <w:jc w:val="both"/>
        <w:rPr>
          <w:rFonts w:ascii="Calibri" w:hAnsi="Calibri" w:cs="Calibri"/>
          <w:color w:val="202122"/>
          <w:sz w:val="20"/>
          <w:szCs w:val="20"/>
          <w:shd w:val="clear" w:color="auto" w:fill="FFFFFF"/>
        </w:rPr>
      </w:pPr>
      <w:r w:rsidRPr="00CF345B">
        <w:rPr>
          <w:rStyle w:val="apple-converted-space"/>
          <w:rFonts w:ascii="Calibri" w:hAnsi="Calibri" w:cs="Calibri"/>
          <w:color w:val="202122"/>
          <w:sz w:val="20"/>
          <w:szCs w:val="20"/>
          <w:shd w:val="clear" w:color="auto" w:fill="FFFFFF"/>
        </w:rPr>
        <w:t xml:space="preserve">Overall, the project will </w:t>
      </w:r>
      <w:proofErr w:type="gramStart"/>
      <w:r w:rsidRPr="00CF345B">
        <w:rPr>
          <w:rStyle w:val="apple-converted-space"/>
          <w:rFonts w:ascii="Calibri" w:hAnsi="Calibri" w:cs="Calibri"/>
          <w:color w:val="202122"/>
          <w:sz w:val="20"/>
          <w:szCs w:val="20"/>
          <w:shd w:val="clear" w:color="auto" w:fill="FFFFFF"/>
        </w:rPr>
        <w:t>be located in</w:t>
      </w:r>
      <w:proofErr w:type="gramEnd"/>
      <w:r w:rsidRPr="00CF345B">
        <w:rPr>
          <w:rStyle w:val="apple-converted-space"/>
          <w:rFonts w:ascii="Calibri" w:hAnsi="Calibri" w:cs="Calibri"/>
          <w:color w:val="202122"/>
          <w:sz w:val="20"/>
          <w:szCs w:val="20"/>
          <w:shd w:val="clear" w:color="auto" w:fill="FFFFFF"/>
        </w:rPr>
        <w:t xml:space="preserve"> Burkina Faso (</w:t>
      </w:r>
      <w:r w:rsidRPr="00CF345B">
        <w:rPr>
          <w:rFonts w:ascii="Calibri" w:hAnsi="Calibri" w:cs="Calibri"/>
          <w:b/>
          <w:bCs/>
          <w:color w:val="34495E"/>
          <w:sz w:val="20"/>
          <w:szCs w:val="20"/>
        </w:rPr>
        <w:t>latitude:</w:t>
      </w:r>
      <w:r w:rsidRPr="00CF345B">
        <w:rPr>
          <w:rFonts w:ascii="Calibri" w:hAnsi="Calibri" w:cs="Calibri"/>
          <w:color w:val="34495E"/>
          <w:sz w:val="20"/>
          <w:szCs w:val="20"/>
          <w:shd w:val="clear" w:color="auto" w:fill="FFFFFF"/>
        </w:rPr>
        <w:t> 12° 14' 22.20" N</w:t>
      </w:r>
      <w:r w:rsidRPr="00CF345B">
        <w:rPr>
          <w:rFonts w:ascii="Calibri" w:hAnsi="Calibri" w:cs="Calibri"/>
          <w:color w:val="34495E"/>
          <w:sz w:val="20"/>
          <w:szCs w:val="20"/>
        </w:rPr>
        <w:t xml:space="preserve"> </w:t>
      </w:r>
      <w:r w:rsidRPr="00CF345B">
        <w:rPr>
          <w:rFonts w:ascii="Calibri" w:hAnsi="Calibri" w:cs="Calibri"/>
          <w:b/>
          <w:bCs/>
          <w:color w:val="34495E"/>
          <w:sz w:val="20"/>
          <w:szCs w:val="20"/>
        </w:rPr>
        <w:t>longitude:</w:t>
      </w:r>
      <w:r w:rsidRPr="00CF345B">
        <w:rPr>
          <w:rFonts w:ascii="Calibri" w:hAnsi="Calibri" w:cs="Calibri"/>
          <w:color w:val="34495E"/>
          <w:sz w:val="20"/>
          <w:szCs w:val="20"/>
          <w:shd w:val="clear" w:color="auto" w:fill="FFFFFF"/>
        </w:rPr>
        <w:t> -1° 33' 30.27" W),</w:t>
      </w:r>
      <w:r w:rsidRPr="00CF345B">
        <w:rPr>
          <w:rFonts w:ascii="Calibri" w:hAnsi="Calibri" w:cs="Calibri"/>
          <w:color w:val="202122"/>
          <w:sz w:val="20"/>
          <w:szCs w:val="20"/>
          <w:shd w:val="clear" w:color="auto" w:fill="FFFFFF"/>
        </w:rPr>
        <w:t xml:space="preserve"> a landlocked country</w:t>
      </w:r>
      <w:r w:rsidRPr="00CF345B">
        <w:rPr>
          <w:rStyle w:val="apple-converted-space"/>
          <w:rFonts w:ascii="Calibri" w:hAnsi="Calibri" w:cs="Calibri"/>
          <w:color w:val="202122"/>
          <w:sz w:val="20"/>
          <w:szCs w:val="20"/>
          <w:shd w:val="clear" w:color="auto" w:fill="FFFFFF"/>
        </w:rPr>
        <w:t> </w:t>
      </w:r>
      <w:r w:rsidRPr="00CF345B">
        <w:rPr>
          <w:rFonts w:ascii="Calibri" w:hAnsi="Calibri" w:cs="Calibri"/>
          <w:color w:val="202122"/>
          <w:sz w:val="20"/>
          <w:szCs w:val="20"/>
          <w:shd w:val="clear" w:color="auto" w:fill="FFFFFF"/>
        </w:rPr>
        <w:t>in West Africa</w:t>
      </w:r>
      <w:r w:rsidRPr="00CF345B">
        <w:rPr>
          <w:rStyle w:val="apple-converted-space"/>
          <w:rFonts w:ascii="Calibri" w:hAnsi="Calibri" w:cs="Calibri"/>
          <w:color w:val="202122"/>
          <w:sz w:val="20"/>
          <w:szCs w:val="20"/>
          <w:shd w:val="clear" w:color="auto" w:fill="FFFFFF"/>
        </w:rPr>
        <w:t> </w:t>
      </w:r>
      <w:r w:rsidRPr="00CF345B">
        <w:rPr>
          <w:rFonts w:ascii="Calibri" w:hAnsi="Calibri" w:cs="Calibri"/>
          <w:color w:val="202122"/>
          <w:sz w:val="20"/>
          <w:szCs w:val="20"/>
          <w:shd w:val="clear" w:color="auto" w:fill="FFFFFF"/>
        </w:rPr>
        <w:t>that covers an area of around 274,200 square kilometers (105,900 sq mi) and is bordered by Mali</w:t>
      </w:r>
      <w:r w:rsidRPr="00CF345B">
        <w:rPr>
          <w:rStyle w:val="apple-converted-space"/>
          <w:rFonts w:ascii="Calibri" w:hAnsi="Calibri" w:cs="Calibri"/>
          <w:color w:val="202122"/>
          <w:sz w:val="20"/>
          <w:szCs w:val="20"/>
          <w:shd w:val="clear" w:color="auto" w:fill="FFFFFF"/>
        </w:rPr>
        <w:t> </w:t>
      </w:r>
      <w:r w:rsidRPr="00CF345B">
        <w:rPr>
          <w:rFonts w:ascii="Calibri" w:hAnsi="Calibri" w:cs="Calibri"/>
          <w:color w:val="202122"/>
          <w:sz w:val="20"/>
          <w:szCs w:val="20"/>
          <w:shd w:val="clear" w:color="auto" w:fill="FFFFFF"/>
        </w:rPr>
        <w:t>to the northwest, Niger</w:t>
      </w:r>
      <w:r w:rsidRPr="00CF345B">
        <w:rPr>
          <w:rStyle w:val="apple-converted-space"/>
          <w:rFonts w:ascii="Calibri" w:hAnsi="Calibri" w:cs="Calibri"/>
          <w:color w:val="202122"/>
          <w:sz w:val="20"/>
          <w:szCs w:val="20"/>
          <w:shd w:val="clear" w:color="auto" w:fill="FFFFFF"/>
        </w:rPr>
        <w:t> </w:t>
      </w:r>
      <w:r w:rsidRPr="00CF345B">
        <w:rPr>
          <w:rFonts w:ascii="Calibri" w:hAnsi="Calibri" w:cs="Calibri"/>
          <w:color w:val="202122"/>
          <w:sz w:val="20"/>
          <w:szCs w:val="20"/>
          <w:shd w:val="clear" w:color="auto" w:fill="FFFFFF"/>
        </w:rPr>
        <w:t>to the northeast, Benin</w:t>
      </w:r>
      <w:r w:rsidRPr="00CF345B">
        <w:rPr>
          <w:rStyle w:val="apple-converted-space"/>
          <w:rFonts w:ascii="Calibri" w:hAnsi="Calibri" w:cs="Calibri"/>
          <w:color w:val="202122"/>
          <w:sz w:val="20"/>
          <w:szCs w:val="20"/>
          <w:shd w:val="clear" w:color="auto" w:fill="FFFFFF"/>
        </w:rPr>
        <w:t> </w:t>
      </w:r>
      <w:r w:rsidRPr="00CF345B">
        <w:rPr>
          <w:rFonts w:ascii="Calibri" w:hAnsi="Calibri" w:cs="Calibri"/>
          <w:color w:val="202122"/>
          <w:sz w:val="20"/>
          <w:szCs w:val="20"/>
          <w:shd w:val="clear" w:color="auto" w:fill="FFFFFF"/>
        </w:rPr>
        <w:t>to the southeast, Togo</w:t>
      </w:r>
      <w:r w:rsidRPr="00CF345B">
        <w:rPr>
          <w:rStyle w:val="apple-converted-space"/>
          <w:rFonts w:ascii="Calibri" w:hAnsi="Calibri" w:cs="Calibri"/>
          <w:color w:val="202122"/>
          <w:sz w:val="20"/>
          <w:szCs w:val="20"/>
          <w:shd w:val="clear" w:color="auto" w:fill="FFFFFF"/>
        </w:rPr>
        <w:t> </w:t>
      </w:r>
      <w:r w:rsidRPr="00CF345B">
        <w:rPr>
          <w:rFonts w:ascii="Calibri" w:hAnsi="Calibri" w:cs="Calibri"/>
          <w:color w:val="202122"/>
          <w:sz w:val="20"/>
          <w:szCs w:val="20"/>
          <w:shd w:val="clear" w:color="auto" w:fill="FFFFFF"/>
        </w:rPr>
        <w:t>and Ghana</w:t>
      </w:r>
      <w:r w:rsidRPr="00CF345B">
        <w:rPr>
          <w:rStyle w:val="apple-converted-space"/>
          <w:rFonts w:ascii="Calibri" w:hAnsi="Calibri" w:cs="Calibri"/>
          <w:color w:val="202122"/>
          <w:sz w:val="20"/>
          <w:szCs w:val="20"/>
          <w:shd w:val="clear" w:color="auto" w:fill="FFFFFF"/>
        </w:rPr>
        <w:t> </w:t>
      </w:r>
      <w:r w:rsidRPr="00CF345B">
        <w:rPr>
          <w:rFonts w:ascii="Calibri" w:hAnsi="Calibri" w:cs="Calibri"/>
          <w:color w:val="202122"/>
          <w:sz w:val="20"/>
          <w:szCs w:val="20"/>
          <w:shd w:val="clear" w:color="auto" w:fill="FFFFFF"/>
        </w:rPr>
        <w:t>to the south, and the Ivory Coast</w:t>
      </w:r>
      <w:r w:rsidRPr="00CF345B">
        <w:rPr>
          <w:rStyle w:val="apple-converted-space"/>
          <w:rFonts w:ascii="Calibri" w:hAnsi="Calibri" w:cs="Calibri"/>
          <w:color w:val="202122"/>
          <w:sz w:val="20"/>
          <w:szCs w:val="20"/>
          <w:shd w:val="clear" w:color="auto" w:fill="FFFFFF"/>
        </w:rPr>
        <w:t> </w:t>
      </w:r>
      <w:r w:rsidRPr="00CF345B">
        <w:rPr>
          <w:rFonts w:ascii="Calibri" w:hAnsi="Calibri" w:cs="Calibri"/>
          <w:color w:val="202122"/>
          <w:sz w:val="20"/>
          <w:szCs w:val="20"/>
          <w:shd w:val="clear" w:color="auto" w:fill="FFFFFF"/>
        </w:rPr>
        <w:t>to the southwest</w:t>
      </w:r>
      <w:r>
        <w:rPr>
          <w:rFonts w:ascii="Calibri" w:hAnsi="Calibri" w:cs="Calibri"/>
          <w:color w:val="202122"/>
          <w:sz w:val="20"/>
          <w:szCs w:val="20"/>
          <w:shd w:val="clear" w:color="auto" w:fill="FFFFFF"/>
        </w:rPr>
        <w:t>.</w:t>
      </w:r>
    </w:p>
    <w:p w14:paraId="1D0DCC14" w14:textId="77777777" w:rsidR="003B760D" w:rsidRDefault="003B760D" w:rsidP="00163050">
      <w:pPr>
        <w:rPr>
          <w:rStyle w:val="Hyperlink"/>
        </w:rPr>
      </w:pPr>
    </w:p>
    <w:p w14:paraId="1F498A01" w14:textId="1A6A5E80" w:rsidR="003B760D" w:rsidRDefault="00EE2D61" w:rsidP="00163050">
      <w:pPr>
        <w:rPr>
          <w:rStyle w:val="Hyperlink"/>
        </w:rPr>
      </w:pPr>
      <w:r>
        <w:rPr>
          <w:noProof/>
          <w:color w:val="0000FF"/>
          <w:u w:val="single"/>
        </w:rPr>
        <w:drawing>
          <wp:inline distT="0" distB="0" distL="0" distR="0" wp14:anchorId="7DB81370" wp14:editId="1F6F8926">
            <wp:extent cx="5943600" cy="41979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4197985"/>
                    </a:xfrm>
                    <a:prstGeom prst="rect">
                      <a:avLst/>
                    </a:prstGeom>
                  </pic:spPr>
                </pic:pic>
              </a:graphicData>
            </a:graphic>
          </wp:inline>
        </w:drawing>
      </w:r>
    </w:p>
    <w:p w14:paraId="28797B1B" w14:textId="77777777" w:rsidR="003B760D" w:rsidRDefault="003B760D" w:rsidP="00163050">
      <w:pPr>
        <w:rPr>
          <w:rStyle w:val="Hyperlink"/>
        </w:rPr>
      </w:pPr>
    </w:p>
    <w:p w14:paraId="7927BAA7" w14:textId="77777777" w:rsidR="003B760D" w:rsidRDefault="003B760D" w:rsidP="00163050">
      <w:pPr>
        <w:rPr>
          <w:rStyle w:val="Hyperlink"/>
        </w:rPr>
      </w:pPr>
    </w:p>
    <w:p w14:paraId="583A2B30" w14:textId="77777777" w:rsidR="003B760D" w:rsidRDefault="003B760D" w:rsidP="00163050">
      <w:pPr>
        <w:rPr>
          <w:rStyle w:val="Hyperlink"/>
        </w:rPr>
      </w:pPr>
    </w:p>
    <w:p w14:paraId="1F11EDED" w14:textId="77777777" w:rsidR="003B760D" w:rsidRDefault="003B760D" w:rsidP="00163050">
      <w:pPr>
        <w:rPr>
          <w:rStyle w:val="Hyperlink"/>
        </w:rPr>
      </w:pPr>
    </w:p>
    <w:p w14:paraId="04B526A4" w14:textId="4C7E29AF" w:rsidR="003B760D" w:rsidRDefault="003B760D" w:rsidP="00163050">
      <w:pPr>
        <w:sectPr w:rsidR="003B760D" w:rsidSect="00426F66">
          <w:pgSz w:w="12240" w:h="15840" w:code="1"/>
          <w:pgMar w:top="1440" w:right="1440" w:bottom="1440" w:left="1440" w:header="720" w:footer="720" w:gutter="0"/>
          <w:cols w:space="720"/>
          <w:docGrid w:linePitch="360"/>
        </w:sectPr>
      </w:pPr>
    </w:p>
    <w:p w14:paraId="5A936609" w14:textId="1F32E26D" w:rsidR="00A76E67" w:rsidRPr="00A900AA" w:rsidRDefault="00A76E67" w:rsidP="00163050">
      <w:pPr>
        <w:rPr>
          <w:szCs w:val="20"/>
        </w:rPr>
      </w:pPr>
    </w:p>
    <w:p w14:paraId="66283162" w14:textId="0CE45E1A" w:rsidR="009750B4" w:rsidRDefault="007E03E7" w:rsidP="00556F17">
      <w:pPr>
        <w:pStyle w:val="Heading2"/>
        <w:ind w:left="0"/>
        <w:rPr>
          <w:rFonts w:ascii="Calibri" w:hAnsi="Calibri"/>
          <w:szCs w:val="22"/>
        </w:rPr>
      </w:pPr>
      <w:bookmarkStart w:id="82" w:name="_Toc84428421"/>
      <w:r>
        <w:rPr>
          <w:rFonts w:ascii="Calibri" w:hAnsi="Calibri"/>
          <w:szCs w:val="22"/>
        </w:rPr>
        <w:t xml:space="preserve">Annex </w:t>
      </w:r>
      <w:r w:rsidR="00163050">
        <w:rPr>
          <w:rFonts w:ascii="Calibri" w:hAnsi="Calibri"/>
          <w:szCs w:val="22"/>
        </w:rPr>
        <w:t>4</w:t>
      </w:r>
      <w:r>
        <w:rPr>
          <w:rFonts w:ascii="Calibri" w:hAnsi="Calibri"/>
          <w:szCs w:val="22"/>
        </w:rPr>
        <w:t xml:space="preserve">: </w:t>
      </w:r>
      <w:r w:rsidR="003E3ABA" w:rsidRPr="00421FD8">
        <w:rPr>
          <w:rFonts w:ascii="Calibri" w:hAnsi="Calibri"/>
          <w:szCs w:val="22"/>
        </w:rPr>
        <w:t>Multi Year Work Plan</w:t>
      </w:r>
      <w:bookmarkEnd w:id="82"/>
    </w:p>
    <w:p w14:paraId="717A64AD" w14:textId="77777777" w:rsidR="00404619" w:rsidRDefault="00404619" w:rsidP="004B50D4"/>
    <w:tbl>
      <w:tblPr>
        <w:tblW w:w="14080" w:type="dxa"/>
        <w:tblLook w:val="04A0" w:firstRow="1" w:lastRow="0" w:firstColumn="1" w:lastColumn="0" w:noHBand="0" w:noVBand="1"/>
      </w:tblPr>
      <w:tblGrid>
        <w:gridCol w:w="1243"/>
        <w:gridCol w:w="1850"/>
        <w:gridCol w:w="440"/>
        <w:gridCol w:w="3783"/>
        <w:gridCol w:w="398"/>
        <w:gridCol w:w="422"/>
        <w:gridCol w:w="422"/>
        <w:gridCol w:w="425"/>
        <w:gridCol w:w="494"/>
        <w:gridCol w:w="422"/>
        <w:gridCol w:w="422"/>
        <w:gridCol w:w="425"/>
        <w:gridCol w:w="398"/>
        <w:gridCol w:w="422"/>
        <w:gridCol w:w="422"/>
        <w:gridCol w:w="425"/>
        <w:gridCol w:w="398"/>
        <w:gridCol w:w="422"/>
        <w:gridCol w:w="422"/>
        <w:gridCol w:w="425"/>
      </w:tblGrid>
      <w:tr w:rsidR="001636B9" w:rsidRPr="001636B9" w14:paraId="29236133" w14:textId="77777777" w:rsidTr="001636B9">
        <w:trPr>
          <w:trHeight w:val="530"/>
        </w:trPr>
        <w:tc>
          <w:tcPr>
            <w:tcW w:w="1280" w:type="dxa"/>
            <w:tcBorders>
              <w:top w:val="single" w:sz="4" w:space="0" w:color="auto"/>
              <w:left w:val="single" w:sz="4" w:space="0" w:color="auto"/>
              <w:bottom w:val="single" w:sz="4" w:space="0" w:color="auto"/>
              <w:right w:val="single" w:sz="4" w:space="0" w:color="auto"/>
            </w:tcBorders>
            <w:shd w:val="clear" w:color="000000" w:fill="F2F2F2"/>
            <w:hideMark/>
          </w:tcPr>
          <w:p w14:paraId="112AD3AB" w14:textId="77777777" w:rsidR="001636B9" w:rsidRPr="001636B9" w:rsidRDefault="001636B9" w:rsidP="001636B9">
            <w:pPr>
              <w:rPr>
                <w:rFonts w:ascii="Segoe UI Semilight" w:hAnsi="Segoe UI Semilight" w:cs="Segoe UI Semilight"/>
                <w:b/>
                <w:bCs/>
                <w:color w:val="000000"/>
                <w:sz w:val="16"/>
                <w:szCs w:val="16"/>
              </w:rPr>
            </w:pPr>
            <w:r w:rsidRPr="001636B9">
              <w:rPr>
                <w:rFonts w:ascii="Segoe UI Semilight" w:hAnsi="Segoe UI Semilight" w:cs="Segoe UI Semilight"/>
                <w:b/>
                <w:bCs/>
                <w:color w:val="000000"/>
                <w:sz w:val="16"/>
                <w:szCs w:val="16"/>
              </w:rPr>
              <w:t>PROJECT COMPONENT</w:t>
            </w:r>
          </w:p>
        </w:tc>
        <w:tc>
          <w:tcPr>
            <w:tcW w:w="2180" w:type="dxa"/>
            <w:tcBorders>
              <w:top w:val="single" w:sz="4" w:space="0" w:color="auto"/>
              <w:left w:val="nil"/>
              <w:bottom w:val="single" w:sz="4" w:space="0" w:color="auto"/>
              <w:right w:val="single" w:sz="4" w:space="0" w:color="auto"/>
            </w:tcBorders>
            <w:shd w:val="clear" w:color="000000" w:fill="F2F2F2"/>
            <w:hideMark/>
          </w:tcPr>
          <w:p w14:paraId="3306F73A" w14:textId="77777777" w:rsidR="001636B9" w:rsidRPr="001636B9" w:rsidRDefault="001636B9" w:rsidP="001636B9">
            <w:pPr>
              <w:rPr>
                <w:rFonts w:ascii="Segoe UI Semilight" w:hAnsi="Segoe UI Semilight" w:cs="Segoe UI Semilight"/>
                <w:b/>
                <w:bCs/>
                <w:color w:val="000000"/>
                <w:sz w:val="16"/>
                <w:szCs w:val="16"/>
              </w:rPr>
            </w:pPr>
            <w:r w:rsidRPr="001636B9">
              <w:rPr>
                <w:rFonts w:ascii="Segoe UI Semilight" w:hAnsi="Segoe UI Semilight" w:cs="Segoe UI Semilight"/>
                <w:b/>
                <w:bCs/>
                <w:color w:val="000000"/>
                <w:sz w:val="16"/>
                <w:szCs w:val="16"/>
              </w:rPr>
              <w:t xml:space="preserve">Outcomes </w:t>
            </w:r>
          </w:p>
        </w:tc>
        <w:tc>
          <w:tcPr>
            <w:tcW w:w="440" w:type="dxa"/>
            <w:tcBorders>
              <w:top w:val="single" w:sz="4" w:space="0" w:color="auto"/>
              <w:left w:val="nil"/>
              <w:bottom w:val="single" w:sz="4" w:space="0" w:color="auto"/>
              <w:right w:val="single" w:sz="4" w:space="0" w:color="auto"/>
            </w:tcBorders>
            <w:shd w:val="clear" w:color="000000" w:fill="F2F2F2"/>
            <w:hideMark/>
          </w:tcPr>
          <w:p w14:paraId="2D473713" w14:textId="77777777" w:rsidR="001636B9" w:rsidRPr="001636B9" w:rsidRDefault="001636B9" w:rsidP="001636B9">
            <w:pPr>
              <w:rPr>
                <w:rFonts w:ascii="Segoe UI Semilight" w:hAnsi="Segoe UI Semilight" w:cs="Segoe UI Semilight"/>
                <w:b/>
                <w:bCs/>
                <w:color w:val="000000"/>
                <w:sz w:val="16"/>
                <w:szCs w:val="16"/>
              </w:rPr>
            </w:pPr>
            <w:r w:rsidRPr="001636B9">
              <w:rPr>
                <w:rFonts w:ascii="Segoe UI Semilight" w:hAnsi="Segoe UI Semilight" w:cs="Segoe UI Semilight"/>
                <w:b/>
                <w:bCs/>
                <w:color w:val="000000"/>
                <w:sz w:val="16"/>
                <w:szCs w:val="16"/>
              </w:rPr>
              <w:t> </w:t>
            </w:r>
          </w:p>
        </w:tc>
        <w:tc>
          <w:tcPr>
            <w:tcW w:w="5080" w:type="dxa"/>
            <w:tcBorders>
              <w:top w:val="single" w:sz="4" w:space="0" w:color="auto"/>
              <w:left w:val="nil"/>
              <w:bottom w:val="single" w:sz="4" w:space="0" w:color="auto"/>
              <w:right w:val="single" w:sz="4" w:space="0" w:color="auto"/>
            </w:tcBorders>
            <w:shd w:val="clear" w:color="000000" w:fill="F2F2F2"/>
            <w:hideMark/>
          </w:tcPr>
          <w:p w14:paraId="2018A6ED" w14:textId="77777777" w:rsidR="001636B9" w:rsidRPr="001636B9" w:rsidRDefault="001636B9" w:rsidP="001636B9">
            <w:pPr>
              <w:rPr>
                <w:rFonts w:ascii="Segoe UI Semilight" w:hAnsi="Segoe UI Semilight" w:cs="Segoe UI Semilight"/>
                <w:b/>
                <w:bCs/>
                <w:color w:val="000000"/>
                <w:sz w:val="16"/>
                <w:szCs w:val="16"/>
              </w:rPr>
            </w:pPr>
            <w:r w:rsidRPr="001636B9">
              <w:rPr>
                <w:rFonts w:ascii="Segoe UI Semilight" w:hAnsi="Segoe UI Semilight" w:cs="Segoe UI Semilight"/>
                <w:b/>
                <w:bCs/>
                <w:color w:val="000000"/>
                <w:sz w:val="16"/>
                <w:szCs w:val="16"/>
              </w:rPr>
              <w:t xml:space="preserve">Outputs </w:t>
            </w:r>
          </w:p>
        </w:tc>
        <w:tc>
          <w:tcPr>
            <w:tcW w:w="1140" w:type="dxa"/>
            <w:gridSpan w:val="4"/>
            <w:tcBorders>
              <w:top w:val="single" w:sz="4" w:space="0" w:color="auto"/>
              <w:left w:val="nil"/>
              <w:bottom w:val="single" w:sz="4" w:space="0" w:color="auto"/>
              <w:right w:val="single" w:sz="4" w:space="0" w:color="auto"/>
            </w:tcBorders>
            <w:shd w:val="clear" w:color="000000" w:fill="F2F2F2"/>
            <w:hideMark/>
          </w:tcPr>
          <w:p w14:paraId="6CC88F76" w14:textId="77777777" w:rsidR="001636B9" w:rsidRPr="001636B9" w:rsidRDefault="001636B9" w:rsidP="001636B9">
            <w:pPr>
              <w:jc w:val="center"/>
              <w:rPr>
                <w:rFonts w:ascii="Segoe UI Semilight" w:hAnsi="Segoe UI Semilight" w:cs="Segoe UI Semilight"/>
                <w:b/>
                <w:bCs/>
                <w:color w:val="000000"/>
                <w:sz w:val="16"/>
                <w:szCs w:val="16"/>
              </w:rPr>
            </w:pPr>
            <w:r w:rsidRPr="001636B9">
              <w:rPr>
                <w:rFonts w:ascii="Segoe UI Semilight" w:hAnsi="Segoe UI Semilight" w:cs="Segoe UI Semilight"/>
                <w:b/>
                <w:bCs/>
                <w:color w:val="000000"/>
                <w:sz w:val="16"/>
                <w:szCs w:val="16"/>
              </w:rPr>
              <w:t>Year 1</w:t>
            </w:r>
          </w:p>
        </w:tc>
        <w:tc>
          <w:tcPr>
            <w:tcW w:w="1440" w:type="dxa"/>
            <w:gridSpan w:val="4"/>
            <w:tcBorders>
              <w:top w:val="single" w:sz="4" w:space="0" w:color="auto"/>
              <w:left w:val="nil"/>
              <w:bottom w:val="single" w:sz="4" w:space="0" w:color="auto"/>
              <w:right w:val="single" w:sz="4" w:space="0" w:color="auto"/>
            </w:tcBorders>
            <w:shd w:val="clear" w:color="000000" w:fill="F2F2F2"/>
            <w:hideMark/>
          </w:tcPr>
          <w:p w14:paraId="65349900" w14:textId="77777777" w:rsidR="001636B9" w:rsidRPr="001636B9" w:rsidRDefault="001636B9" w:rsidP="001636B9">
            <w:pPr>
              <w:jc w:val="center"/>
              <w:rPr>
                <w:rFonts w:ascii="Segoe UI Semilight" w:hAnsi="Segoe UI Semilight" w:cs="Segoe UI Semilight"/>
                <w:b/>
                <w:bCs/>
                <w:color w:val="000000"/>
                <w:sz w:val="16"/>
                <w:szCs w:val="16"/>
              </w:rPr>
            </w:pPr>
            <w:r w:rsidRPr="001636B9">
              <w:rPr>
                <w:rFonts w:ascii="Segoe UI Semilight" w:hAnsi="Segoe UI Semilight" w:cs="Segoe UI Semilight"/>
                <w:b/>
                <w:bCs/>
                <w:color w:val="000000"/>
                <w:sz w:val="16"/>
                <w:szCs w:val="16"/>
              </w:rPr>
              <w:t>Year 2</w:t>
            </w:r>
          </w:p>
        </w:tc>
        <w:tc>
          <w:tcPr>
            <w:tcW w:w="1260" w:type="dxa"/>
            <w:gridSpan w:val="4"/>
            <w:tcBorders>
              <w:top w:val="single" w:sz="4" w:space="0" w:color="auto"/>
              <w:left w:val="nil"/>
              <w:bottom w:val="single" w:sz="4" w:space="0" w:color="auto"/>
              <w:right w:val="single" w:sz="4" w:space="0" w:color="auto"/>
            </w:tcBorders>
            <w:shd w:val="clear" w:color="000000" w:fill="F2F2F2"/>
            <w:hideMark/>
          </w:tcPr>
          <w:p w14:paraId="2DDE8E03" w14:textId="77777777" w:rsidR="001636B9" w:rsidRPr="001636B9" w:rsidRDefault="001636B9" w:rsidP="001636B9">
            <w:pPr>
              <w:jc w:val="center"/>
              <w:rPr>
                <w:rFonts w:ascii="Segoe UI Semilight" w:hAnsi="Segoe UI Semilight" w:cs="Segoe UI Semilight"/>
                <w:b/>
                <w:bCs/>
                <w:color w:val="000000"/>
                <w:sz w:val="16"/>
                <w:szCs w:val="16"/>
              </w:rPr>
            </w:pPr>
            <w:r w:rsidRPr="001636B9">
              <w:rPr>
                <w:rFonts w:ascii="Segoe UI Semilight" w:hAnsi="Segoe UI Semilight" w:cs="Segoe UI Semilight"/>
                <w:b/>
                <w:bCs/>
                <w:color w:val="000000"/>
                <w:sz w:val="16"/>
                <w:szCs w:val="16"/>
              </w:rPr>
              <w:t>Year 3</w:t>
            </w:r>
          </w:p>
        </w:tc>
        <w:tc>
          <w:tcPr>
            <w:tcW w:w="1260" w:type="dxa"/>
            <w:gridSpan w:val="4"/>
            <w:tcBorders>
              <w:top w:val="single" w:sz="4" w:space="0" w:color="auto"/>
              <w:left w:val="nil"/>
              <w:bottom w:val="single" w:sz="4" w:space="0" w:color="auto"/>
              <w:right w:val="single" w:sz="4" w:space="0" w:color="auto"/>
            </w:tcBorders>
            <w:shd w:val="clear" w:color="000000" w:fill="F2F2F2"/>
            <w:hideMark/>
          </w:tcPr>
          <w:p w14:paraId="4DFAC9FA" w14:textId="77777777" w:rsidR="001636B9" w:rsidRPr="001636B9" w:rsidRDefault="001636B9" w:rsidP="001636B9">
            <w:pPr>
              <w:jc w:val="center"/>
              <w:rPr>
                <w:rFonts w:ascii="Segoe UI Semilight" w:hAnsi="Segoe UI Semilight" w:cs="Segoe UI Semilight"/>
                <w:b/>
                <w:bCs/>
                <w:color w:val="000000"/>
                <w:sz w:val="16"/>
                <w:szCs w:val="16"/>
              </w:rPr>
            </w:pPr>
            <w:r w:rsidRPr="001636B9">
              <w:rPr>
                <w:rFonts w:ascii="Segoe UI Semilight" w:hAnsi="Segoe UI Semilight" w:cs="Segoe UI Semilight"/>
                <w:b/>
                <w:bCs/>
                <w:color w:val="000000"/>
                <w:sz w:val="16"/>
                <w:szCs w:val="16"/>
              </w:rPr>
              <w:t>Year 4</w:t>
            </w:r>
          </w:p>
        </w:tc>
      </w:tr>
      <w:tr w:rsidR="001636B9" w:rsidRPr="001636B9" w14:paraId="00489467" w14:textId="77777777" w:rsidTr="001636B9">
        <w:trPr>
          <w:trHeight w:val="480"/>
        </w:trPr>
        <w:tc>
          <w:tcPr>
            <w:tcW w:w="1280" w:type="dxa"/>
            <w:tcBorders>
              <w:top w:val="nil"/>
              <w:left w:val="single" w:sz="4" w:space="0" w:color="auto"/>
              <w:bottom w:val="single" w:sz="4" w:space="0" w:color="auto"/>
              <w:right w:val="single" w:sz="4" w:space="0" w:color="auto"/>
            </w:tcBorders>
            <w:shd w:val="clear" w:color="000000" w:fill="F2F2F2"/>
            <w:hideMark/>
          </w:tcPr>
          <w:p w14:paraId="4D54B226" w14:textId="77777777" w:rsidR="001636B9" w:rsidRPr="001636B9" w:rsidRDefault="001636B9" w:rsidP="001636B9">
            <w:pPr>
              <w:rPr>
                <w:rFonts w:ascii="Segoe UI Semilight" w:hAnsi="Segoe UI Semilight" w:cs="Segoe UI Semilight"/>
                <w:b/>
                <w:bCs/>
                <w:color w:val="000000"/>
                <w:sz w:val="16"/>
                <w:szCs w:val="16"/>
              </w:rPr>
            </w:pPr>
            <w:r w:rsidRPr="001636B9">
              <w:rPr>
                <w:rFonts w:ascii="Segoe UI Semilight" w:hAnsi="Segoe UI Semilight" w:cs="Segoe UI Semilight"/>
                <w:b/>
                <w:bCs/>
                <w:color w:val="000000"/>
                <w:sz w:val="16"/>
                <w:szCs w:val="16"/>
              </w:rPr>
              <w:t> </w:t>
            </w:r>
          </w:p>
        </w:tc>
        <w:tc>
          <w:tcPr>
            <w:tcW w:w="2180" w:type="dxa"/>
            <w:tcBorders>
              <w:top w:val="nil"/>
              <w:left w:val="nil"/>
              <w:bottom w:val="single" w:sz="4" w:space="0" w:color="auto"/>
              <w:right w:val="single" w:sz="4" w:space="0" w:color="auto"/>
            </w:tcBorders>
            <w:shd w:val="clear" w:color="000000" w:fill="F2F2F2"/>
            <w:hideMark/>
          </w:tcPr>
          <w:p w14:paraId="454346BA" w14:textId="77777777" w:rsidR="001636B9" w:rsidRPr="001636B9" w:rsidRDefault="001636B9" w:rsidP="001636B9">
            <w:pPr>
              <w:rPr>
                <w:rFonts w:ascii="Segoe UI Semilight" w:hAnsi="Segoe UI Semilight" w:cs="Segoe UI Semilight"/>
                <w:b/>
                <w:bCs/>
                <w:color w:val="000000"/>
                <w:sz w:val="16"/>
                <w:szCs w:val="16"/>
              </w:rPr>
            </w:pPr>
            <w:r w:rsidRPr="001636B9">
              <w:rPr>
                <w:rFonts w:ascii="Segoe UI Semilight" w:hAnsi="Segoe UI Semilight" w:cs="Segoe UI Semilight"/>
                <w:b/>
                <w:bCs/>
                <w:color w:val="000000"/>
                <w:sz w:val="16"/>
                <w:szCs w:val="16"/>
              </w:rPr>
              <w:t> </w:t>
            </w:r>
          </w:p>
        </w:tc>
        <w:tc>
          <w:tcPr>
            <w:tcW w:w="440" w:type="dxa"/>
            <w:tcBorders>
              <w:top w:val="nil"/>
              <w:left w:val="nil"/>
              <w:bottom w:val="single" w:sz="4" w:space="0" w:color="auto"/>
              <w:right w:val="single" w:sz="4" w:space="0" w:color="auto"/>
            </w:tcBorders>
            <w:shd w:val="clear" w:color="000000" w:fill="F2F2F2"/>
            <w:hideMark/>
          </w:tcPr>
          <w:p w14:paraId="40FD2F21" w14:textId="77777777" w:rsidR="001636B9" w:rsidRPr="001636B9" w:rsidRDefault="001636B9" w:rsidP="001636B9">
            <w:pPr>
              <w:rPr>
                <w:rFonts w:ascii="Segoe UI Semilight" w:hAnsi="Segoe UI Semilight" w:cs="Segoe UI Semilight"/>
                <w:b/>
                <w:bCs/>
                <w:color w:val="000000"/>
                <w:sz w:val="16"/>
                <w:szCs w:val="16"/>
              </w:rPr>
            </w:pPr>
            <w:r w:rsidRPr="001636B9">
              <w:rPr>
                <w:rFonts w:ascii="Segoe UI Semilight" w:hAnsi="Segoe UI Semilight" w:cs="Segoe UI Semilight"/>
                <w:b/>
                <w:bCs/>
                <w:color w:val="000000"/>
                <w:sz w:val="16"/>
                <w:szCs w:val="16"/>
              </w:rPr>
              <w:t> </w:t>
            </w:r>
          </w:p>
        </w:tc>
        <w:tc>
          <w:tcPr>
            <w:tcW w:w="5080" w:type="dxa"/>
            <w:tcBorders>
              <w:top w:val="nil"/>
              <w:left w:val="nil"/>
              <w:bottom w:val="single" w:sz="4" w:space="0" w:color="auto"/>
              <w:right w:val="single" w:sz="4" w:space="0" w:color="auto"/>
            </w:tcBorders>
            <w:shd w:val="clear" w:color="000000" w:fill="F2F2F2"/>
            <w:hideMark/>
          </w:tcPr>
          <w:p w14:paraId="4C05CB7F" w14:textId="77777777" w:rsidR="001636B9" w:rsidRPr="001636B9" w:rsidRDefault="001636B9" w:rsidP="001636B9">
            <w:pPr>
              <w:rPr>
                <w:rFonts w:ascii="Segoe UI Semilight" w:hAnsi="Segoe UI Semilight" w:cs="Segoe UI Semilight"/>
                <w:b/>
                <w:bCs/>
                <w:color w:val="000000"/>
                <w:sz w:val="16"/>
                <w:szCs w:val="16"/>
              </w:rPr>
            </w:pPr>
            <w:r w:rsidRPr="001636B9">
              <w:rPr>
                <w:rFonts w:ascii="Segoe UI Semilight" w:hAnsi="Segoe UI Semilight" w:cs="Segoe UI Semilight"/>
                <w:b/>
                <w:bCs/>
                <w:color w:val="000000"/>
                <w:sz w:val="16"/>
                <w:szCs w:val="16"/>
              </w:rPr>
              <w:t> </w:t>
            </w:r>
          </w:p>
        </w:tc>
        <w:tc>
          <w:tcPr>
            <w:tcW w:w="280" w:type="dxa"/>
            <w:tcBorders>
              <w:top w:val="nil"/>
              <w:left w:val="nil"/>
              <w:bottom w:val="single" w:sz="4" w:space="0" w:color="auto"/>
              <w:right w:val="single" w:sz="4" w:space="0" w:color="auto"/>
            </w:tcBorders>
            <w:shd w:val="clear" w:color="000000" w:fill="F2F2F2"/>
            <w:hideMark/>
          </w:tcPr>
          <w:p w14:paraId="155C9E0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Q1</w:t>
            </w:r>
          </w:p>
        </w:tc>
        <w:tc>
          <w:tcPr>
            <w:tcW w:w="280" w:type="dxa"/>
            <w:tcBorders>
              <w:top w:val="nil"/>
              <w:left w:val="nil"/>
              <w:bottom w:val="single" w:sz="4" w:space="0" w:color="auto"/>
              <w:right w:val="single" w:sz="4" w:space="0" w:color="auto"/>
            </w:tcBorders>
            <w:shd w:val="clear" w:color="000000" w:fill="F2F2F2"/>
            <w:hideMark/>
          </w:tcPr>
          <w:p w14:paraId="1D284D8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Q2</w:t>
            </w:r>
          </w:p>
        </w:tc>
        <w:tc>
          <w:tcPr>
            <w:tcW w:w="320" w:type="dxa"/>
            <w:tcBorders>
              <w:top w:val="nil"/>
              <w:left w:val="nil"/>
              <w:bottom w:val="single" w:sz="4" w:space="0" w:color="auto"/>
              <w:right w:val="single" w:sz="4" w:space="0" w:color="auto"/>
            </w:tcBorders>
            <w:shd w:val="clear" w:color="000000" w:fill="F2F2F2"/>
            <w:hideMark/>
          </w:tcPr>
          <w:p w14:paraId="2E33616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Q3</w:t>
            </w:r>
          </w:p>
        </w:tc>
        <w:tc>
          <w:tcPr>
            <w:tcW w:w="260" w:type="dxa"/>
            <w:tcBorders>
              <w:top w:val="nil"/>
              <w:left w:val="nil"/>
              <w:bottom w:val="single" w:sz="4" w:space="0" w:color="auto"/>
              <w:right w:val="single" w:sz="4" w:space="0" w:color="auto"/>
            </w:tcBorders>
            <w:shd w:val="clear" w:color="000000" w:fill="F2F2F2"/>
            <w:hideMark/>
          </w:tcPr>
          <w:p w14:paraId="042D789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Q4</w:t>
            </w:r>
          </w:p>
        </w:tc>
        <w:tc>
          <w:tcPr>
            <w:tcW w:w="494" w:type="dxa"/>
            <w:tcBorders>
              <w:top w:val="nil"/>
              <w:left w:val="nil"/>
              <w:bottom w:val="single" w:sz="4" w:space="0" w:color="auto"/>
              <w:right w:val="single" w:sz="4" w:space="0" w:color="auto"/>
            </w:tcBorders>
            <w:shd w:val="clear" w:color="000000" w:fill="F2F2F2"/>
            <w:hideMark/>
          </w:tcPr>
          <w:p w14:paraId="5F77816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Q1</w:t>
            </w:r>
          </w:p>
        </w:tc>
        <w:tc>
          <w:tcPr>
            <w:tcW w:w="314" w:type="dxa"/>
            <w:tcBorders>
              <w:top w:val="nil"/>
              <w:left w:val="nil"/>
              <w:bottom w:val="single" w:sz="4" w:space="0" w:color="auto"/>
              <w:right w:val="single" w:sz="4" w:space="0" w:color="auto"/>
            </w:tcBorders>
            <w:shd w:val="clear" w:color="000000" w:fill="F2F2F2"/>
            <w:noWrap/>
            <w:hideMark/>
          </w:tcPr>
          <w:p w14:paraId="06AC631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Q2</w:t>
            </w:r>
          </w:p>
        </w:tc>
        <w:tc>
          <w:tcPr>
            <w:tcW w:w="314" w:type="dxa"/>
            <w:tcBorders>
              <w:top w:val="nil"/>
              <w:left w:val="nil"/>
              <w:bottom w:val="single" w:sz="4" w:space="0" w:color="auto"/>
              <w:right w:val="single" w:sz="4" w:space="0" w:color="auto"/>
            </w:tcBorders>
            <w:shd w:val="clear" w:color="000000" w:fill="F2F2F2"/>
            <w:noWrap/>
            <w:hideMark/>
          </w:tcPr>
          <w:p w14:paraId="1E629AA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Q3</w:t>
            </w:r>
          </w:p>
        </w:tc>
        <w:tc>
          <w:tcPr>
            <w:tcW w:w="318" w:type="dxa"/>
            <w:tcBorders>
              <w:top w:val="nil"/>
              <w:left w:val="nil"/>
              <w:bottom w:val="single" w:sz="4" w:space="0" w:color="auto"/>
              <w:right w:val="single" w:sz="4" w:space="0" w:color="auto"/>
            </w:tcBorders>
            <w:shd w:val="clear" w:color="000000" w:fill="F2F2F2"/>
            <w:noWrap/>
            <w:hideMark/>
          </w:tcPr>
          <w:p w14:paraId="47D32FE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Q4</w:t>
            </w:r>
          </w:p>
        </w:tc>
        <w:tc>
          <w:tcPr>
            <w:tcW w:w="287" w:type="dxa"/>
            <w:tcBorders>
              <w:top w:val="nil"/>
              <w:left w:val="nil"/>
              <w:bottom w:val="single" w:sz="4" w:space="0" w:color="auto"/>
              <w:right w:val="single" w:sz="4" w:space="0" w:color="auto"/>
            </w:tcBorders>
            <w:shd w:val="clear" w:color="000000" w:fill="F2F2F2"/>
            <w:noWrap/>
            <w:hideMark/>
          </w:tcPr>
          <w:p w14:paraId="0BE1EF8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Q1</w:t>
            </w:r>
          </w:p>
        </w:tc>
        <w:tc>
          <w:tcPr>
            <w:tcW w:w="323" w:type="dxa"/>
            <w:tcBorders>
              <w:top w:val="nil"/>
              <w:left w:val="nil"/>
              <w:bottom w:val="single" w:sz="4" w:space="0" w:color="auto"/>
              <w:right w:val="single" w:sz="4" w:space="0" w:color="auto"/>
            </w:tcBorders>
            <w:shd w:val="clear" w:color="000000" w:fill="F2F2F2"/>
            <w:noWrap/>
            <w:hideMark/>
          </w:tcPr>
          <w:p w14:paraId="75AF383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Q2</w:t>
            </w:r>
          </w:p>
        </w:tc>
        <w:tc>
          <w:tcPr>
            <w:tcW w:w="323" w:type="dxa"/>
            <w:tcBorders>
              <w:top w:val="nil"/>
              <w:left w:val="nil"/>
              <w:bottom w:val="single" w:sz="4" w:space="0" w:color="auto"/>
              <w:right w:val="single" w:sz="4" w:space="0" w:color="auto"/>
            </w:tcBorders>
            <w:shd w:val="clear" w:color="000000" w:fill="F2F2F2"/>
            <w:noWrap/>
            <w:hideMark/>
          </w:tcPr>
          <w:p w14:paraId="5E0C102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Q3</w:t>
            </w:r>
          </w:p>
        </w:tc>
        <w:tc>
          <w:tcPr>
            <w:tcW w:w="327" w:type="dxa"/>
            <w:tcBorders>
              <w:top w:val="nil"/>
              <w:left w:val="nil"/>
              <w:bottom w:val="single" w:sz="4" w:space="0" w:color="auto"/>
              <w:right w:val="single" w:sz="4" w:space="0" w:color="auto"/>
            </w:tcBorders>
            <w:shd w:val="clear" w:color="000000" w:fill="F2F2F2"/>
            <w:noWrap/>
            <w:hideMark/>
          </w:tcPr>
          <w:p w14:paraId="0FD3E24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Q4</w:t>
            </w:r>
          </w:p>
        </w:tc>
        <w:tc>
          <w:tcPr>
            <w:tcW w:w="287" w:type="dxa"/>
            <w:tcBorders>
              <w:top w:val="nil"/>
              <w:left w:val="nil"/>
              <w:bottom w:val="single" w:sz="4" w:space="0" w:color="auto"/>
              <w:right w:val="single" w:sz="4" w:space="0" w:color="auto"/>
            </w:tcBorders>
            <w:shd w:val="clear" w:color="000000" w:fill="F2F2F2"/>
            <w:noWrap/>
            <w:hideMark/>
          </w:tcPr>
          <w:p w14:paraId="4E9BEC1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Q1</w:t>
            </w:r>
          </w:p>
        </w:tc>
        <w:tc>
          <w:tcPr>
            <w:tcW w:w="323" w:type="dxa"/>
            <w:tcBorders>
              <w:top w:val="nil"/>
              <w:left w:val="nil"/>
              <w:bottom w:val="single" w:sz="4" w:space="0" w:color="auto"/>
              <w:right w:val="single" w:sz="4" w:space="0" w:color="auto"/>
            </w:tcBorders>
            <w:shd w:val="clear" w:color="000000" w:fill="F2F2F2"/>
            <w:noWrap/>
            <w:hideMark/>
          </w:tcPr>
          <w:p w14:paraId="4EBE3B8D"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Q2</w:t>
            </w:r>
          </w:p>
        </w:tc>
        <w:tc>
          <w:tcPr>
            <w:tcW w:w="323" w:type="dxa"/>
            <w:tcBorders>
              <w:top w:val="nil"/>
              <w:left w:val="nil"/>
              <w:bottom w:val="single" w:sz="4" w:space="0" w:color="auto"/>
              <w:right w:val="single" w:sz="4" w:space="0" w:color="auto"/>
            </w:tcBorders>
            <w:shd w:val="clear" w:color="000000" w:fill="F2F2F2"/>
            <w:noWrap/>
            <w:hideMark/>
          </w:tcPr>
          <w:p w14:paraId="72FF655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Q3</w:t>
            </w:r>
          </w:p>
        </w:tc>
        <w:tc>
          <w:tcPr>
            <w:tcW w:w="327" w:type="dxa"/>
            <w:tcBorders>
              <w:top w:val="nil"/>
              <w:left w:val="nil"/>
              <w:bottom w:val="single" w:sz="4" w:space="0" w:color="auto"/>
              <w:right w:val="single" w:sz="4" w:space="0" w:color="auto"/>
            </w:tcBorders>
            <w:shd w:val="clear" w:color="000000" w:fill="F2F2F2"/>
            <w:noWrap/>
            <w:hideMark/>
          </w:tcPr>
          <w:p w14:paraId="4ADFA1A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Q4</w:t>
            </w:r>
          </w:p>
        </w:tc>
      </w:tr>
      <w:tr w:rsidR="001636B9" w:rsidRPr="001636B9" w14:paraId="1C708B3E" w14:textId="77777777" w:rsidTr="001636B9">
        <w:trPr>
          <w:trHeight w:val="760"/>
        </w:trPr>
        <w:tc>
          <w:tcPr>
            <w:tcW w:w="1280" w:type="dxa"/>
            <w:vMerge w:val="restart"/>
            <w:tcBorders>
              <w:top w:val="nil"/>
              <w:left w:val="single" w:sz="4" w:space="0" w:color="auto"/>
              <w:bottom w:val="single" w:sz="4" w:space="0" w:color="auto"/>
              <w:right w:val="single" w:sz="4" w:space="0" w:color="auto"/>
            </w:tcBorders>
            <w:shd w:val="clear" w:color="auto" w:fill="auto"/>
            <w:hideMark/>
          </w:tcPr>
          <w:p w14:paraId="7B71F101" w14:textId="77777777" w:rsidR="001636B9" w:rsidRPr="001636B9" w:rsidRDefault="001636B9" w:rsidP="001636B9">
            <w:pPr>
              <w:rPr>
                <w:rFonts w:ascii="Segoe UI Semilight" w:hAnsi="Segoe UI Semilight" w:cs="Segoe UI Semilight"/>
                <w:b/>
                <w:bCs/>
                <w:i/>
                <w:iCs/>
                <w:color w:val="000000"/>
                <w:sz w:val="16"/>
                <w:szCs w:val="16"/>
              </w:rPr>
            </w:pPr>
            <w:r w:rsidRPr="001636B9">
              <w:rPr>
                <w:rFonts w:ascii="Segoe UI Semilight" w:hAnsi="Segoe UI Semilight" w:cs="Segoe UI Semilight"/>
                <w:b/>
                <w:bCs/>
                <w:i/>
                <w:iCs/>
                <w:color w:val="000000"/>
                <w:sz w:val="16"/>
                <w:szCs w:val="16"/>
              </w:rPr>
              <w:t xml:space="preserve">Component 1:                           Policy and Regulation  </w:t>
            </w:r>
          </w:p>
        </w:tc>
        <w:tc>
          <w:tcPr>
            <w:tcW w:w="2180" w:type="dxa"/>
            <w:vMerge w:val="restart"/>
            <w:tcBorders>
              <w:top w:val="nil"/>
              <w:left w:val="single" w:sz="4" w:space="0" w:color="auto"/>
              <w:bottom w:val="single" w:sz="4" w:space="0" w:color="auto"/>
              <w:right w:val="single" w:sz="4" w:space="0" w:color="auto"/>
            </w:tcBorders>
            <w:shd w:val="clear" w:color="auto" w:fill="auto"/>
            <w:hideMark/>
          </w:tcPr>
          <w:p w14:paraId="5D37BF67" w14:textId="5F518A98" w:rsidR="001636B9" w:rsidRPr="003679F7" w:rsidRDefault="001636B9" w:rsidP="001636B9">
            <w:pPr>
              <w:rPr>
                <w:rFonts w:ascii="Segoe UI Semilight" w:hAnsi="Segoe UI Semilight" w:cs="Segoe UI Semilight"/>
                <w:color w:val="000000"/>
                <w:sz w:val="16"/>
                <w:szCs w:val="16"/>
              </w:rPr>
            </w:pPr>
            <w:r w:rsidRPr="003679F7">
              <w:rPr>
                <w:rFonts w:ascii="Segoe UI Semilight" w:hAnsi="Segoe UI Semilight" w:cs="Segoe UI Semilight"/>
                <w:color w:val="000000"/>
                <w:sz w:val="16"/>
                <w:szCs w:val="16"/>
              </w:rPr>
              <w:t xml:space="preserve">Stakeholder ownership in a national </w:t>
            </w:r>
            <w:proofErr w:type="spellStart"/>
            <w:r w:rsidRPr="003679F7">
              <w:rPr>
                <w:rFonts w:ascii="Segoe UI Semilight" w:hAnsi="Segoe UI Semilight" w:cs="Segoe UI Semilight"/>
                <w:color w:val="000000"/>
                <w:sz w:val="16"/>
                <w:szCs w:val="16"/>
              </w:rPr>
              <w:t>minigrid</w:t>
            </w:r>
            <w:proofErr w:type="spellEnd"/>
            <w:r w:rsidRPr="003679F7">
              <w:rPr>
                <w:rFonts w:ascii="Segoe UI Semilight" w:hAnsi="Segoe UI Semilight" w:cs="Segoe UI Semilight"/>
                <w:color w:val="000000"/>
                <w:sz w:val="16"/>
                <w:szCs w:val="16"/>
              </w:rPr>
              <w:t xml:space="preserve"> delivery model is advanced, and] appropriate policies and regulations are adopted to address barriers and facilitate investment in </w:t>
            </w:r>
            <w:r w:rsidR="00E01845" w:rsidRPr="003679F7">
              <w:rPr>
                <w:rFonts w:ascii="Segoe UI Semilight" w:hAnsi="Segoe UI Semilight" w:cs="Segoe UI Semilight"/>
                <w:color w:val="000000"/>
                <w:sz w:val="16"/>
                <w:szCs w:val="16"/>
              </w:rPr>
              <w:t>RE</w:t>
            </w:r>
            <w:r w:rsidRPr="003679F7">
              <w:rPr>
                <w:rFonts w:ascii="Segoe UI Semilight" w:hAnsi="Segoe UI Semilight" w:cs="Segoe UI Semilight"/>
                <w:color w:val="000000"/>
                <w:sz w:val="16"/>
                <w:szCs w:val="16"/>
              </w:rPr>
              <w:t xml:space="preserve"> </w:t>
            </w:r>
            <w:proofErr w:type="spellStart"/>
            <w:r w:rsidRPr="003679F7">
              <w:rPr>
                <w:rFonts w:ascii="Segoe UI Semilight" w:hAnsi="Segoe UI Semilight" w:cs="Segoe UI Semilight"/>
                <w:color w:val="000000"/>
                <w:sz w:val="16"/>
                <w:szCs w:val="16"/>
              </w:rPr>
              <w:t>minigrids</w:t>
            </w:r>
            <w:proofErr w:type="spellEnd"/>
            <w:r w:rsidRPr="003679F7">
              <w:rPr>
                <w:rFonts w:ascii="Segoe UI Semilight" w:hAnsi="Segoe UI Semilight" w:cs="Segoe UI Semilight"/>
                <w:color w:val="000000"/>
                <w:sz w:val="16"/>
                <w:szCs w:val="16"/>
              </w:rPr>
              <w:t xml:space="preserve"> with storage. </w:t>
            </w:r>
          </w:p>
        </w:tc>
        <w:tc>
          <w:tcPr>
            <w:tcW w:w="440" w:type="dxa"/>
            <w:tcBorders>
              <w:top w:val="nil"/>
              <w:left w:val="nil"/>
              <w:bottom w:val="single" w:sz="4" w:space="0" w:color="auto"/>
              <w:right w:val="single" w:sz="4" w:space="0" w:color="auto"/>
            </w:tcBorders>
            <w:shd w:val="clear" w:color="auto" w:fill="auto"/>
            <w:hideMark/>
          </w:tcPr>
          <w:p w14:paraId="3EB6CD60" w14:textId="77777777"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1.1</w:t>
            </w:r>
          </w:p>
        </w:tc>
        <w:tc>
          <w:tcPr>
            <w:tcW w:w="5080" w:type="dxa"/>
            <w:tcBorders>
              <w:top w:val="nil"/>
              <w:left w:val="nil"/>
              <w:bottom w:val="single" w:sz="4" w:space="0" w:color="auto"/>
              <w:right w:val="single" w:sz="4" w:space="0" w:color="auto"/>
            </w:tcBorders>
            <w:shd w:val="clear" w:color="auto" w:fill="auto"/>
            <w:hideMark/>
          </w:tcPr>
          <w:p w14:paraId="05F1B87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xml:space="preserve">An inclusive national dialogue to identify </w:t>
            </w:r>
            <w:proofErr w:type="spellStart"/>
            <w:r w:rsidRPr="001636B9">
              <w:rPr>
                <w:rFonts w:ascii="Segoe UI Semilight" w:hAnsi="Segoe UI Semilight" w:cs="Segoe UI Semilight"/>
                <w:color w:val="000000"/>
                <w:sz w:val="16"/>
                <w:szCs w:val="16"/>
              </w:rPr>
              <w:t>minigrid</w:t>
            </w:r>
            <w:proofErr w:type="spellEnd"/>
            <w:r w:rsidRPr="001636B9">
              <w:rPr>
                <w:rFonts w:ascii="Segoe UI Semilight" w:hAnsi="Segoe UI Semilight" w:cs="Segoe UI Semilight"/>
                <w:color w:val="000000"/>
                <w:sz w:val="16"/>
                <w:szCs w:val="16"/>
              </w:rPr>
              <w:t xml:space="preserve"> delivery models is facilitated, clarifying priority interventions for an integrated approach to off-grid </w:t>
            </w:r>
            <w:proofErr w:type="spellStart"/>
            <w:r w:rsidRPr="001636B9">
              <w:rPr>
                <w:rFonts w:ascii="Segoe UI Semilight" w:hAnsi="Segoe UI Semilight" w:cs="Segoe UI Semilight"/>
                <w:color w:val="000000"/>
                <w:sz w:val="16"/>
                <w:szCs w:val="16"/>
              </w:rPr>
              <w:t>electrificatio</w:t>
            </w:r>
            <w:proofErr w:type="spellEnd"/>
          </w:p>
        </w:tc>
        <w:tc>
          <w:tcPr>
            <w:tcW w:w="280" w:type="dxa"/>
            <w:tcBorders>
              <w:top w:val="nil"/>
              <w:left w:val="nil"/>
              <w:bottom w:val="single" w:sz="4" w:space="0" w:color="auto"/>
              <w:right w:val="single" w:sz="4" w:space="0" w:color="auto"/>
            </w:tcBorders>
            <w:shd w:val="clear" w:color="000000" w:fill="92D050"/>
            <w:noWrap/>
            <w:hideMark/>
          </w:tcPr>
          <w:p w14:paraId="253F5A5F" w14:textId="77777777" w:rsidR="001636B9" w:rsidRPr="001636B9" w:rsidRDefault="001636B9" w:rsidP="001636B9">
            <w:pPr>
              <w:rPr>
                <w:rFonts w:ascii="Segoe UI Semilight" w:hAnsi="Segoe UI Semilight" w:cs="Segoe UI Semilight"/>
                <w:color w:val="92D050"/>
                <w:sz w:val="16"/>
                <w:szCs w:val="16"/>
              </w:rPr>
            </w:pPr>
            <w:r w:rsidRPr="001636B9">
              <w:rPr>
                <w:rFonts w:ascii="Segoe UI Semilight" w:hAnsi="Segoe UI Semilight" w:cs="Segoe UI Semilight"/>
                <w:color w:val="92D050"/>
                <w:sz w:val="16"/>
                <w:szCs w:val="16"/>
              </w:rPr>
              <w:t> </w:t>
            </w:r>
          </w:p>
        </w:tc>
        <w:tc>
          <w:tcPr>
            <w:tcW w:w="280" w:type="dxa"/>
            <w:tcBorders>
              <w:top w:val="nil"/>
              <w:left w:val="nil"/>
              <w:bottom w:val="single" w:sz="4" w:space="0" w:color="auto"/>
              <w:right w:val="single" w:sz="4" w:space="0" w:color="auto"/>
            </w:tcBorders>
            <w:shd w:val="clear" w:color="000000" w:fill="92D050"/>
            <w:noWrap/>
            <w:hideMark/>
          </w:tcPr>
          <w:p w14:paraId="0A7AA28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auto" w:fill="auto"/>
            <w:noWrap/>
            <w:hideMark/>
          </w:tcPr>
          <w:p w14:paraId="1DB957A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auto" w:fill="auto"/>
            <w:noWrap/>
            <w:hideMark/>
          </w:tcPr>
          <w:p w14:paraId="6A656AC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auto" w:fill="auto"/>
            <w:noWrap/>
            <w:hideMark/>
          </w:tcPr>
          <w:p w14:paraId="4FBD3EF6"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auto" w:fill="auto"/>
            <w:noWrap/>
            <w:hideMark/>
          </w:tcPr>
          <w:p w14:paraId="2A253CD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auto" w:fill="auto"/>
            <w:noWrap/>
            <w:hideMark/>
          </w:tcPr>
          <w:p w14:paraId="719B8C9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auto" w:fill="auto"/>
            <w:noWrap/>
            <w:hideMark/>
          </w:tcPr>
          <w:p w14:paraId="776CAB0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auto" w:fill="auto"/>
            <w:noWrap/>
            <w:hideMark/>
          </w:tcPr>
          <w:p w14:paraId="1EEA44A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1C57653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5FD21C6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1A98BB8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auto" w:fill="auto"/>
            <w:noWrap/>
            <w:hideMark/>
          </w:tcPr>
          <w:p w14:paraId="705F7D5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1A58552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49C6F429"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7091979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4DA2FC0D" w14:textId="77777777" w:rsidTr="001636B9">
        <w:trPr>
          <w:trHeight w:val="480"/>
        </w:trPr>
        <w:tc>
          <w:tcPr>
            <w:tcW w:w="1280" w:type="dxa"/>
            <w:vMerge/>
            <w:tcBorders>
              <w:top w:val="nil"/>
              <w:left w:val="single" w:sz="4" w:space="0" w:color="auto"/>
              <w:bottom w:val="single" w:sz="4" w:space="0" w:color="auto"/>
              <w:right w:val="single" w:sz="4" w:space="0" w:color="auto"/>
            </w:tcBorders>
            <w:vAlign w:val="center"/>
            <w:hideMark/>
          </w:tcPr>
          <w:p w14:paraId="249A7CDA" w14:textId="77777777" w:rsidR="001636B9" w:rsidRPr="001636B9" w:rsidRDefault="001636B9" w:rsidP="001636B9">
            <w:pPr>
              <w:rPr>
                <w:rFonts w:ascii="Segoe UI Semilight" w:hAnsi="Segoe UI Semilight" w:cs="Segoe UI Semilight"/>
                <w:b/>
                <w:bCs/>
                <w:i/>
                <w:iCs/>
                <w:color w:val="000000"/>
                <w:sz w:val="16"/>
                <w:szCs w:val="16"/>
              </w:rPr>
            </w:pPr>
          </w:p>
        </w:tc>
        <w:tc>
          <w:tcPr>
            <w:tcW w:w="2180" w:type="dxa"/>
            <w:vMerge/>
            <w:tcBorders>
              <w:top w:val="nil"/>
              <w:left w:val="single" w:sz="4" w:space="0" w:color="auto"/>
              <w:bottom w:val="single" w:sz="4" w:space="0" w:color="auto"/>
              <w:right w:val="single" w:sz="4" w:space="0" w:color="auto"/>
            </w:tcBorders>
            <w:vAlign w:val="center"/>
            <w:hideMark/>
          </w:tcPr>
          <w:p w14:paraId="55B47AEE" w14:textId="77777777" w:rsidR="001636B9" w:rsidRPr="003679F7" w:rsidRDefault="001636B9" w:rsidP="001636B9">
            <w:pPr>
              <w:rPr>
                <w:rFonts w:ascii="Segoe UI Semilight" w:hAnsi="Segoe UI Semilight" w:cs="Segoe UI Semilight"/>
                <w:color w:val="000000"/>
                <w:sz w:val="16"/>
                <w:szCs w:val="16"/>
              </w:rPr>
            </w:pPr>
          </w:p>
        </w:tc>
        <w:tc>
          <w:tcPr>
            <w:tcW w:w="440" w:type="dxa"/>
            <w:tcBorders>
              <w:top w:val="nil"/>
              <w:left w:val="nil"/>
              <w:bottom w:val="single" w:sz="4" w:space="0" w:color="auto"/>
              <w:right w:val="single" w:sz="4" w:space="0" w:color="auto"/>
            </w:tcBorders>
            <w:shd w:val="clear" w:color="auto" w:fill="auto"/>
            <w:hideMark/>
          </w:tcPr>
          <w:p w14:paraId="07DCDE19" w14:textId="77777777"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1.2</w:t>
            </w:r>
          </w:p>
        </w:tc>
        <w:tc>
          <w:tcPr>
            <w:tcW w:w="5080" w:type="dxa"/>
            <w:tcBorders>
              <w:top w:val="nil"/>
              <w:left w:val="nil"/>
              <w:bottom w:val="single" w:sz="4" w:space="0" w:color="auto"/>
              <w:right w:val="single" w:sz="4" w:space="0" w:color="auto"/>
            </w:tcBorders>
            <w:shd w:val="clear" w:color="auto" w:fill="auto"/>
            <w:hideMark/>
          </w:tcPr>
          <w:p w14:paraId="3F410C3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xml:space="preserve">Formulation of rural electrification strategy/plan, incorporating transparent targets and supported by multi-tier data. </w:t>
            </w:r>
          </w:p>
        </w:tc>
        <w:tc>
          <w:tcPr>
            <w:tcW w:w="280" w:type="dxa"/>
            <w:tcBorders>
              <w:top w:val="nil"/>
              <w:left w:val="nil"/>
              <w:bottom w:val="single" w:sz="4" w:space="0" w:color="auto"/>
              <w:right w:val="single" w:sz="4" w:space="0" w:color="auto"/>
            </w:tcBorders>
            <w:shd w:val="clear" w:color="auto" w:fill="auto"/>
            <w:noWrap/>
            <w:hideMark/>
          </w:tcPr>
          <w:p w14:paraId="3D7DACF6"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000000" w:fill="92D050"/>
            <w:noWrap/>
            <w:hideMark/>
          </w:tcPr>
          <w:p w14:paraId="1961283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000000" w:fill="92D050"/>
            <w:noWrap/>
            <w:hideMark/>
          </w:tcPr>
          <w:p w14:paraId="3F4FBCF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000000" w:fill="92D050"/>
            <w:noWrap/>
            <w:hideMark/>
          </w:tcPr>
          <w:p w14:paraId="7110148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auto" w:fill="auto"/>
            <w:noWrap/>
            <w:hideMark/>
          </w:tcPr>
          <w:p w14:paraId="10F195D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auto" w:fill="auto"/>
            <w:noWrap/>
            <w:hideMark/>
          </w:tcPr>
          <w:p w14:paraId="1F0DC4CD"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auto" w:fill="auto"/>
            <w:noWrap/>
            <w:hideMark/>
          </w:tcPr>
          <w:p w14:paraId="6E43BDB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auto" w:fill="auto"/>
            <w:noWrap/>
            <w:hideMark/>
          </w:tcPr>
          <w:p w14:paraId="37D12B9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auto" w:fill="auto"/>
            <w:noWrap/>
            <w:hideMark/>
          </w:tcPr>
          <w:p w14:paraId="6E82C05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291973B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5079109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4F7F4EC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auto" w:fill="auto"/>
            <w:noWrap/>
            <w:hideMark/>
          </w:tcPr>
          <w:p w14:paraId="61FDBF7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5EA6571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2E6930E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148501C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60602BFB" w14:textId="77777777" w:rsidTr="001636B9">
        <w:trPr>
          <w:trHeight w:val="720"/>
        </w:trPr>
        <w:tc>
          <w:tcPr>
            <w:tcW w:w="1280" w:type="dxa"/>
            <w:vMerge/>
            <w:tcBorders>
              <w:top w:val="nil"/>
              <w:left w:val="single" w:sz="4" w:space="0" w:color="auto"/>
              <w:bottom w:val="single" w:sz="4" w:space="0" w:color="auto"/>
              <w:right w:val="single" w:sz="4" w:space="0" w:color="auto"/>
            </w:tcBorders>
            <w:vAlign w:val="center"/>
            <w:hideMark/>
          </w:tcPr>
          <w:p w14:paraId="00AC4BC1" w14:textId="77777777" w:rsidR="001636B9" w:rsidRPr="001636B9" w:rsidRDefault="001636B9" w:rsidP="001636B9">
            <w:pPr>
              <w:rPr>
                <w:rFonts w:ascii="Segoe UI Semilight" w:hAnsi="Segoe UI Semilight" w:cs="Segoe UI Semilight"/>
                <w:b/>
                <w:bCs/>
                <w:i/>
                <w:iCs/>
                <w:color w:val="000000"/>
                <w:sz w:val="16"/>
                <w:szCs w:val="16"/>
              </w:rPr>
            </w:pPr>
          </w:p>
        </w:tc>
        <w:tc>
          <w:tcPr>
            <w:tcW w:w="2180" w:type="dxa"/>
            <w:vMerge/>
            <w:tcBorders>
              <w:top w:val="nil"/>
              <w:left w:val="single" w:sz="4" w:space="0" w:color="auto"/>
              <w:bottom w:val="single" w:sz="4" w:space="0" w:color="auto"/>
              <w:right w:val="single" w:sz="4" w:space="0" w:color="auto"/>
            </w:tcBorders>
            <w:vAlign w:val="center"/>
            <w:hideMark/>
          </w:tcPr>
          <w:p w14:paraId="6CE2D419" w14:textId="77777777" w:rsidR="001636B9" w:rsidRPr="003679F7" w:rsidRDefault="001636B9" w:rsidP="001636B9">
            <w:pPr>
              <w:rPr>
                <w:rFonts w:ascii="Segoe UI Semilight" w:hAnsi="Segoe UI Semilight" w:cs="Segoe UI Semilight"/>
                <w:color w:val="000000"/>
                <w:sz w:val="16"/>
                <w:szCs w:val="16"/>
              </w:rPr>
            </w:pPr>
          </w:p>
        </w:tc>
        <w:tc>
          <w:tcPr>
            <w:tcW w:w="440" w:type="dxa"/>
            <w:tcBorders>
              <w:top w:val="nil"/>
              <w:left w:val="nil"/>
              <w:bottom w:val="single" w:sz="4" w:space="0" w:color="auto"/>
              <w:right w:val="single" w:sz="4" w:space="0" w:color="auto"/>
            </w:tcBorders>
            <w:shd w:val="clear" w:color="auto" w:fill="auto"/>
            <w:hideMark/>
          </w:tcPr>
          <w:p w14:paraId="54EFAAA2" w14:textId="77777777"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1.3</w:t>
            </w:r>
          </w:p>
        </w:tc>
        <w:tc>
          <w:tcPr>
            <w:tcW w:w="5080" w:type="dxa"/>
            <w:tcBorders>
              <w:top w:val="nil"/>
              <w:left w:val="nil"/>
              <w:bottom w:val="single" w:sz="4" w:space="0" w:color="auto"/>
              <w:right w:val="single" w:sz="4" w:space="0" w:color="auto"/>
            </w:tcBorders>
            <w:shd w:val="clear" w:color="auto" w:fill="auto"/>
            <w:hideMark/>
          </w:tcPr>
          <w:p w14:paraId="0971EF4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xml:space="preserve">Domestication of quality standards for solar </w:t>
            </w:r>
            <w:proofErr w:type="spellStart"/>
            <w:r w:rsidRPr="001636B9">
              <w:rPr>
                <w:rFonts w:ascii="Segoe UI Semilight" w:hAnsi="Segoe UI Semilight" w:cs="Segoe UI Semilight"/>
                <w:color w:val="000000"/>
                <w:sz w:val="16"/>
                <w:szCs w:val="16"/>
              </w:rPr>
              <w:t>minigrid</w:t>
            </w:r>
            <w:proofErr w:type="spellEnd"/>
            <w:r w:rsidRPr="001636B9">
              <w:rPr>
                <w:rFonts w:ascii="Segoe UI Semilight" w:hAnsi="Segoe UI Semilight" w:cs="Segoe UI Semilight"/>
                <w:color w:val="000000"/>
                <w:sz w:val="16"/>
                <w:szCs w:val="16"/>
              </w:rPr>
              <w:t xml:space="preserve"> components, and institutional capacity of national standards organizations/bureau strengthened</w:t>
            </w:r>
          </w:p>
        </w:tc>
        <w:tc>
          <w:tcPr>
            <w:tcW w:w="280" w:type="dxa"/>
            <w:tcBorders>
              <w:top w:val="nil"/>
              <w:left w:val="nil"/>
              <w:bottom w:val="single" w:sz="4" w:space="0" w:color="auto"/>
              <w:right w:val="single" w:sz="4" w:space="0" w:color="auto"/>
            </w:tcBorders>
            <w:shd w:val="clear" w:color="auto" w:fill="auto"/>
            <w:noWrap/>
            <w:hideMark/>
          </w:tcPr>
          <w:p w14:paraId="72F55C3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auto" w:fill="auto"/>
            <w:noWrap/>
            <w:hideMark/>
          </w:tcPr>
          <w:p w14:paraId="49E0B47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000000" w:fill="92D050"/>
            <w:noWrap/>
            <w:hideMark/>
          </w:tcPr>
          <w:p w14:paraId="4C78933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000000" w:fill="92D050"/>
            <w:noWrap/>
            <w:hideMark/>
          </w:tcPr>
          <w:p w14:paraId="48B3CE1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000000" w:fill="92D050"/>
            <w:noWrap/>
            <w:hideMark/>
          </w:tcPr>
          <w:p w14:paraId="34F5210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92D050"/>
            <w:noWrap/>
            <w:hideMark/>
          </w:tcPr>
          <w:p w14:paraId="3B0165A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92D050"/>
            <w:noWrap/>
            <w:hideMark/>
          </w:tcPr>
          <w:p w14:paraId="3FA6B76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000000" w:fill="92D050"/>
            <w:noWrap/>
            <w:hideMark/>
          </w:tcPr>
          <w:p w14:paraId="79D5BEA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92D050"/>
            <w:noWrap/>
            <w:hideMark/>
          </w:tcPr>
          <w:p w14:paraId="18010D2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7B615E76"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6171CCE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65CE937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auto" w:fill="auto"/>
            <w:noWrap/>
            <w:hideMark/>
          </w:tcPr>
          <w:p w14:paraId="40FBCBA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16C122A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0A5A6D9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4A2AA09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2BD5B216" w14:textId="77777777" w:rsidTr="001636B9">
        <w:trPr>
          <w:trHeight w:val="960"/>
        </w:trPr>
        <w:tc>
          <w:tcPr>
            <w:tcW w:w="1280" w:type="dxa"/>
            <w:vMerge/>
            <w:tcBorders>
              <w:top w:val="nil"/>
              <w:left w:val="single" w:sz="4" w:space="0" w:color="auto"/>
              <w:bottom w:val="single" w:sz="4" w:space="0" w:color="auto"/>
              <w:right w:val="single" w:sz="4" w:space="0" w:color="auto"/>
            </w:tcBorders>
            <w:vAlign w:val="center"/>
            <w:hideMark/>
          </w:tcPr>
          <w:p w14:paraId="64841592" w14:textId="77777777" w:rsidR="001636B9" w:rsidRPr="001636B9" w:rsidRDefault="001636B9" w:rsidP="001636B9">
            <w:pPr>
              <w:rPr>
                <w:rFonts w:ascii="Segoe UI Semilight" w:hAnsi="Segoe UI Semilight" w:cs="Segoe UI Semilight"/>
                <w:b/>
                <w:bCs/>
                <w:i/>
                <w:iCs/>
                <w:color w:val="000000"/>
                <w:sz w:val="16"/>
                <w:szCs w:val="16"/>
              </w:rPr>
            </w:pPr>
          </w:p>
        </w:tc>
        <w:tc>
          <w:tcPr>
            <w:tcW w:w="2180" w:type="dxa"/>
            <w:vMerge/>
            <w:tcBorders>
              <w:top w:val="nil"/>
              <w:left w:val="single" w:sz="4" w:space="0" w:color="auto"/>
              <w:bottom w:val="single" w:sz="4" w:space="0" w:color="auto"/>
              <w:right w:val="single" w:sz="4" w:space="0" w:color="auto"/>
            </w:tcBorders>
            <w:vAlign w:val="center"/>
            <w:hideMark/>
          </w:tcPr>
          <w:p w14:paraId="3A3C76A1" w14:textId="77777777" w:rsidR="001636B9" w:rsidRPr="003679F7" w:rsidRDefault="001636B9" w:rsidP="001636B9">
            <w:pPr>
              <w:rPr>
                <w:rFonts w:ascii="Segoe UI Semilight" w:hAnsi="Segoe UI Semilight" w:cs="Segoe UI Semilight"/>
                <w:color w:val="000000"/>
                <w:sz w:val="16"/>
                <w:szCs w:val="16"/>
              </w:rPr>
            </w:pPr>
          </w:p>
        </w:tc>
        <w:tc>
          <w:tcPr>
            <w:tcW w:w="440" w:type="dxa"/>
            <w:tcBorders>
              <w:top w:val="nil"/>
              <w:left w:val="nil"/>
              <w:bottom w:val="single" w:sz="4" w:space="0" w:color="auto"/>
              <w:right w:val="single" w:sz="4" w:space="0" w:color="auto"/>
            </w:tcBorders>
            <w:shd w:val="clear" w:color="auto" w:fill="auto"/>
            <w:hideMark/>
          </w:tcPr>
          <w:p w14:paraId="3C9FCA3E" w14:textId="77777777"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1.4</w:t>
            </w:r>
          </w:p>
        </w:tc>
        <w:tc>
          <w:tcPr>
            <w:tcW w:w="5080" w:type="dxa"/>
            <w:tcBorders>
              <w:top w:val="nil"/>
              <w:left w:val="nil"/>
              <w:bottom w:val="single" w:sz="4" w:space="0" w:color="auto"/>
              <w:right w:val="single" w:sz="4" w:space="0" w:color="auto"/>
            </w:tcBorders>
            <w:shd w:val="clear" w:color="auto" w:fill="auto"/>
            <w:hideMark/>
          </w:tcPr>
          <w:p w14:paraId="591E788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Capacity building of public officials (regulator, ministries, agencies) and private sector to fully play their role (tariffs, design procurement/tender processes that incorporate cost-reduction levers and innovative business models etc.)</w:t>
            </w:r>
          </w:p>
        </w:tc>
        <w:tc>
          <w:tcPr>
            <w:tcW w:w="280" w:type="dxa"/>
            <w:tcBorders>
              <w:top w:val="nil"/>
              <w:left w:val="nil"/>
              <w:bottom w:val="single" w:sz="4" w:space="0" w:color="auto"/>
              <w:right w:val="single" w:sz="4" w:space="0" w:color="auto"/>
            </w:tcBorders>
            <w:shd w:val="clear" w:color="000000" w:fill="92D050"/>
            <w:noWrap/>
            <w:hideMark/>
          </w:tcPr>
          <w:p w14:paraId="0101A76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000000" w:fill="92D050"/>
            <w:noWrap/>
            <w:hideMark/>
          </w:tcPr>
          <w:p w14:paraId="377F2F1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auto" w:fill="auto"/>
            <w:noWrap/>
            <w:hideMark/>
          </w:tcPr>
          <w:p w14:paraId="253F8DE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000000" w:fill="92D050"/>
            <w:noWrap/>
            <w:hideMark/>
          </w:tcPr>
          <w:p w14:paraId="1233D3D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auto" w:fill="auto"/>
            <w:noWrap/>
            <w:hideMark/>
          </w:tcPr>
          <w:p w14:paraId="6952179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auto" w:fill="auto"/>
            <w:noWrap/>
            <w:hideMark/>
          </w:tcPr>
          <w:p w14:paraId="0D61240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92D050"/>
            <w:noWrap/>
            <w:hideMark/>
          </w:tcPr>
          <w:p w14:paraId="62AFDE4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000000" w:fill="92D050"/>
            <w:noWrap/>
            <w:hideMark/>
          </w:tcPr>
          <w:p w14:paraId="0FEF63C6"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auto" w:fill="auto"/>
            <w:noWrap/>
            <w:hideMark/>
          </w:tcPr>
          <w:p w14:paraId="6DD360D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6136337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7761AB6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78F997A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auto" w:fill="auto"/>
            <w:noWrap/>
            <w:hideMark/>
          </w:tcPr>
          <w:p w14:paraId="1A3D0BC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32F9F78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3A9B051D"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681FED0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35E4E12C" w14:textId="77777777" w:rsidTr="001636B9">
        <w:trPr>
          <w:trHeight w:val="480"/>
        </w:trPr>
        <w:tc>
          <w:tcPr>
            <w:tcW w:w="1280" w:type="dxa"/>
            <w:vMerge/>
            <w:tcBorders>
              <w:top w:val="nil"/>
              <w:left w:val="single" w:sz="4" w:space="0" w:color="auto"/>
              <w:bottom w:val="single" w:sz="4" w:space="0" w:color="auto"/>
              <w:right w:val="single" w:sz="4" w:space="0" w:color="auto"/>
            </w:tcBorders>
            <w:vAlign w:val="center"/>
            <w:hideMark/>
          </w:tcPr>
          <w:p w14:paraId="401DCFD5" w14:textId="77777777" w:rsidR="001636B9" w:rsidRPr="001636B9" w:rsidRDefault="001636B9" w:rsidP="001636B9">
            <w:pPr>
              <w:rPr>
                <w:rFonts w:ascii="Segoe UI Semilight" w:hAnsi="Segoe UI Semilight" w:cs="Segoe UI Semilight"/>
                <w:b/>
                <w:bCs/>
                <w:i/>
                <w:iCs/>
                <w:color w:val="000000"/>
                <w:sz w:val="16"/>
                <w:szCs w:val="16"/>
              </w:rPr>
            </w:pPr>
          </w:p>
        </w:tc>
        <w:tc>
          <w:tcPr>
            <w:tcW w:w="2180" w:type="dxa"/>
            <w:vMerge/>
            <w:tcBorders>
              <w:top w:val="nil"/>
              <w:left w:val="single" w:sz="4" w:space="0" w:color="auto"/>
              <w:bottom w:val="single" w:sz="4" w:space="0" w:color="auto"/>
              <w:right w:val="single" w:sz="4" w:space="0" w:color="auto"/>
            </w:tcBorders>
            <w:vAlign w:val="center"/>
            <w:hideMark/>
          </w:tcPr>
          <w:p w14:paraId="52BAF00D" w14:textId="77777777" w:rsidR="001636B9" w:rsidRPr="003679F7" w:rsidRDefault="001636B9" w:rsidP="001636B9">
            <w:pPr>
              <w:rPr>
                <w:rFonts w:ascii="Segoe UI Semilight" w:hAnsi="Segoe UI Semilight" w:cs="Segoe UI Semilight"/>
                <w:color w:val="000000"/>
                <w:sz w:val="16"/>
                <w:szCs w:val="16"/>
              </w:rPr>
            </w:pPr>
          </w:p>
        </w:tc>
        <w:tc>
          <w:tcPr>
            <w:tcW w:w="440" w:type="dxa"/>
            <w:tcBorders>
              <w:top w:val="nil"/>
              <w:left w:val="nil"/>
              <w:bottom w:val="single" w:sz="4" w:space="0" w:color="auto"/>
              <w:right w:val="single" w:sz="4" w:space="0" w:color="auto"/>
            </w:tcBorders>
            <w:shd w:val="clear" w:color="auto" w:fill="auto"/>
            <w:hideMark/>
          </w:tcPr>
          <w:p w14:paraId="6897FC1C" w14:textId="77777777"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1.5</w:t>
            </w:r>
          </w:p>
        </w:tc>
        <w:tc>
          <w:tcPr>
            <w:tcW w:w="5080" w:type="dxa"/>
            <w:tcBorders>
              <w:top w:val="nil"/>
              <w:left w:val="nil"/>
              <w:bottom w:val="single" w:sz="4" w:space="0" w:color="auto"/>
              <w:right w:val="single" w:sz="4" w:space="0" w:color="auto"/>
            </w:tcBorders>
            <w:shd w:val="clear" w:color="auto" w:fill="auto"/>
            <w:hideMark/>
          </w:tcPr>
          <w:p w14:paraId="29AFB2C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Operationalizing a certification scheme for installer building on ECREEE’s Regional Certification Scheme</w:t>
            </w:r>
          </w:p>
        </w:tc>
        <w:tc>
          <w:tcPr>
            <w:tcW w:w="280" w:type="dxa"/>
            <w:tcBorders>
              <w:top w:val="nil"/>
              <w:left w:val="nil"/>
              <w:bottom w:val="single" w:sz="4" w:space="0" w:color="auto"/>
              <w:right w:val="single" w:sz="4" w:space="0" w:color="auto"/>
            </w:tcBorders>
            <w:shd w:val="clear" w:color="auto" w:fill="auto"/>
            <w:noWrap/>
            <w:hideMark/>
          </w:tcPr>
          <w:p w14:paraId="5469AE9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000000" w:fill="92D050"/>
            <w:noWrap/>
            <w:hideMark/>
          </w:tcPr>
          <w:p w14:paraId="755BC93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000000" w:fill="92D050"/>
            <w:noWrap/>
            <w:hideMark/>
          </w:tcPr>
          <w:p w14:paraId="5D42640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000000" w:fill="92D050"/>
            <w:noWrap/>
            <w:hideMark/>
          </w:tcPr>
          <w:p w14:paraId="5704F4F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000000" w:fill="92D050"/>
            <w:noWrap/>
            <w:hideMark/>
          </w:tcPr>
          <w:p w14:paraId="7436114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92D050"/>
            <w:noWrap/>
            <w:hideMark/>
          </w:tcPr>
          <w:p w14:paraId="5940B19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92D050"/>
            <w:noWrap/>
            <w:hideMark/>
          </w:tcPr>
          <w:p w14:paraId="21E9087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000000" w:fill="92D050"/>
            <w:noWrap/>
            <w:hideMark/>
          </w:tcPr>
          <w:p w14:paraId="03F7136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auto" w:fill="auto"/>
            <w:noWrap/>
            <w:hideMark/>
          </w:tcPr>
          <w:p w14:paraId="38AF28A9"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32B7AC9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4B65FF5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2301938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auto" w:fill="auto"/>
            <w:noWrap/>
            <w:hideMark/>
          </w:tcPr>
          <w:p w14:paraId="0E869E7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5D79A93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1F5EBF5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10DE295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283E3972" w14:textId="77777777" w:rsidTr="00FA2C9A">
        <w:trPr>
          <w:trHeight w:val="480"/>
        </w:trPr>
        <w:tc>
          <w:tcPr>
            <w:tcW w:w="1280" w:type="dxa"/>
            <w:vMerge/>
            <w:tcBorders>
              <w:top w:val="nil"/>
              <w:left w:val="single" w:sz="4" w:space="0" w:color="auto"/>
              <w:bottom w:val="single" w:sz="4" w:space="0" w:color="auto"/>
              <w:right w:val="single" w:sz="4" w:space="0" w:color="auto"/>
            </w:tcBorders>
            <w:vAlign w:val="center"/>
            <w:hideMark/>
          </w:tcPr>
          <w:p w14:paraId="289F2469" w14:textId="77777777" w:rsidR="001636B9" w:rsidRPr="001636B9" w:rsidRDefault="001636B9" w:rsidP="001636B9">
            <w:pPr>
              <w:rPr>
                <w:rFonts w:ascii="Segoe UI Semilight" w:hAnsi="Segoe UI Semilight" w:cs="Segoe UI Semilight"/>
                <w:b/>
                <w:bCs/>
                <w:i/>
                <w:iCs/>
                <w:color w:val="000000"/>
                <w:sz w:val="16"/>
                <w:szCs w:val="16"/>
              </w:rPr>
            </w:pPr>
          </w:p>
        </w:tc>
        <w:tc>
          <w:tcPr>
            <w:tcW w:w="2180" w:type="dxa"/>
            <w:vMerge/>
            <w:tcBorders>
              <w:top w:val="nil"/>
              <w:left w:val="single" w:sz="4" w:space="0" w:color="auto"/>
              <w:bottom w:val="single" w:sz="4" w:space="0" w:color="auto"/>
              <w:right w:val="single" w:sz="4" w:space="0" w:color="auto"/>
            </w:tcBorders>
            <w:vAlign w:val="center"/>
            <w:hideMark/>
          </w:tcPr>
          <w:p w14:paraId="7C44984C" w14:textId="77777777" w:rsidR="001636B9" w:rsidRPr="003679F7" w:rsidRDefault="001636B9" w:rsidP="001636B9">
            <w:pPr>
              <w:rPr>
                <w:rFonts w:ascii="Segoe UI Semilight" w:hAnsi="Segoe UI Semilight" w:cs="Segoe UI Semilight"/>
                <w:color w:val="000000"/>
                <w:sz w:val="16"/>
                <w:szCs w:val="16"/>
              </w:rPr>
            </w:pPr>
          </w:p>
        </w:tc>
        <w:tc>
          <w:tcPr>
            <w:tcW w:w="440" w:type="dxa"/>
            <w:tcBorders>
              <w:top w:val="nil"/>
              <w:left w:val="nil"/>
              <w:bottom w:val="single" w:sz="4" w:space="0" w:color="auto"/>
              <w:right w:val="single" w:sz="4" w:space="0" w:color="auto"/>
            </w:tcBorders>
            <w:shd w:val="clear" w:color="auto" w:fill="auto"/>
            <w:hideMark/>
          </w:tcPr>
          <w:p w14:paraId="6E9398BD" w14:textId="6891024F"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1</w:t>
            </w:r>
            <w:r w:rsidR="007D7AA4">
              <w:rPr>
                <w:rFonts w:ascii="Segoe UI Semilight" w:hAnsi="Segoe UI Semilight" w:cs="Segoe UI Semilight"/>
                <w:color w:val="000000"/>
                <w:sz w:val="16"/>
                <w:szCs w:val="16"/>
              </w:rPr>
              <w:t>.</w:t>
            </w:r>
            <w:r w:rsidRPr="001636B9">
              <w:rPr>
                <w:rFonts w:ascii="Segoe UI Semilight" w:hAnsi="Segoe UI Semilight" w:cs="Segoe UI Semilight"/>
                <w:color w:val="000000"/>
                <w:sz w:val="16"/>
                <w:szCs w:val="16"/>
              </w:rPr>
              <w:t>6</w:t>
            </w:r>
          </w:p>
        </w:tc>
        <w:tc>
          <w:tcPr>
            <w:tcW w:w="5080" w:type="dxa"/>
            <w:tcBorders>
              <w:top w:val="nil"/>
              <w:left w:val="nil"/>
              <w:bottom w:val="single" w:sz="4" w:space="0" w:color="auto"/>
              <w:right w:val="single" w:sz="4" w:space="0" w:color="auto"/>
            </w:tcBorders>
            <w:shd w:val="clear" w:color="auto" w:fill="auto"/>
            <w:hideMark/>
          </w:tcPr>
          <w:p w14:paraId="2F5771B0" w14:textId="1E128EE1"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xml:space="preserve">Light quantitative mini-grid DREI techno-economic analysis carried in Year 4 </w:t>
            </w:r>
          </w:p>
        </w:tc>
        <w:tc>
          <w:tcPr>
            <w:tcW w:w="280" w:type="dxa"/>
            <w:tcBorders>
              <w:top w:val="nil"/>
              <w:left w:val="nil"/>
              <w:bottom w:val="single" w:sz="4" w:space="0" w:color="auto"/>
              <w:right w:val="single" w:sz="4" w:space="0" w:color="auto"/>
            </w:tcBorders>
            <w:shd w:val="clear" w:color="auto" w:fill="auto"/>
            <w:noWrap/>
            <w:hideMark/>
          </w:tcPr>
          <w:p w14:paraId="48B13D7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auto" w:fill="auto"/>
            <w:noWrap/>
            <w:hideMark/>
          </w:tcPr>
          <w:p w14:paraId="5290A20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auto" w:fill="auto"/>
            <w:noWrap/>
            <w:hideMark/>
          </w:tcPr>
          <w:p w14:paraId="11A3BFA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auto" w:fill="auto"/>
            <w:noWrap/>
            <w:hideMark/>
          </w:tcPr>
          <w:p w14:paraId="51FD3C5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auto" w:fill="auto"/>
            <w:noWrap/>
            <w:hideMark/>
          </w:tcPr>
          <w:p w14:paraId="7B00D66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auto" w:fill="auto"/>
            <w:noWrap/>
            <w:hideMark/>
          </w:tcPr>
          <w:p w14:paraId="6A2E36D6"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auto" w:fill="auto"/>
            <w:noWrap/>
            <w:hideMark/>
          </w:tcPr>
          <w:p w14:paraId="09FA8EA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auto" w:fill="auto"/>
            <w:noWrap/>
            <w:hideMark/>
          </w:tcPr>
          <w:p w14:paraId="6C40620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auto" w:fill="auto"/>
            <w:noWrap/>
            <w:hideMark/>
          </w:tcPr>
          <w:p w14:paraId="7CFCB46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05A2A16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4B15A96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190FCF59"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auto" w:fill="auto"/>
            <w:noWrap/>
            <w:hideMark/>
          </w:tcPr>
          <w:p w14:paraId="0E924C6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92D050"/>
            <w:noWrap/>
            <w:hideMark/>
          </w:tcPr>
          <w:p w14:paraId="1D8987F9"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403227A9"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5F284DD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0332ED01" w14:textId="77777777" w:rsidTr="001636B9">
        <w:trPr>
          <w:trHeight w:val="770"/>
        </w:trPr>
        <w:tc>
          <w:tcPr>
            <w:tcW w:w="1280" w:type="dxa"/>
            <w:vMerge w:val="restart"/>
            <w:tcBorders>
              <w:top w:val="nil"/>
              <w:left w:val="single" w:sz="4" w:space="0" w:color="auto"/>
              <w:bottom w:val="single" w:sz="4" w:space="0" w:color="auto"/>
              <w:right w:val="single" w:sz="4" w:space="0" w:color="auto"/>
            </w:tcBorders>
            <w:shd w:val="clear" w:color="auto" w:fill="auto"/>
            <w:hideMark/>
          </w:tcPr>
          <w:p w14:paraId="762EA12E" w14:textId="49002315" w:rsidR="001636B9" w:rsidRPr="001636B9" w:rsidRDefault="001636B9" w:rsidP="001636B9">
            <w:pPr>
              <w:rPr>
                <w:rFonts w:ascii="Segoe UI Semilight" w:hAnsi="Segoe UI Semilight" w:cs="Segoe UI Semilight"/>
                <w:b/>
                <w:bCs/>
                <w:i/>
                <w:iCs/>
                <w:color w:val="000000"/>
                <w:sz w:val="16"/>
                <w:szCs w:val="16"/>
              </w:rPr>
            </w:pPr>
            <w:r w:rsidRPr="001636B9">
              <w:rPr>
                <w:rFonts w:ascii="Segoe UI Semilight" w:hAnsi="Segoe UI Semilight" w:cs="Segoe UI Semilight"/>
                <w:b/>
                <w:bCs/>
                <w:i/>
                <w:iCs/>
                <w:color w:val="000000"/>
                <w:sz w:val="16"/>
                <w:szCs w:val="16"/>
              </w:rPr>
              <w:t xml:space="preserve">Component 2: Business Model Innovation with Private Sector               </w:t>
            </w:r>
          </w:p>
        </w:tc>
        <w:tc>
          <w:tcPr>
            <w:tcW w:w="2180" w:type="dxa"/>
            <w:vMerge w:val="restart"/>
            <w:tcBorders>
              <w:top w:val="nil"/>
              <w:left w:val="single" w:sz="4" w:space="0" w:color="auto"/>
              <w:bottom w:val="single" w:sz="4" w:space="0" w:color="auto"/>
              <w:right w:val="single" w:sz="4" w:space="0" w:color="auto"/>
            </w:tcBorders>
            <w:shd w:val="clear" w:color="auto" w:fill="auto"/>
            <w:hideMark/>
          </w:tcPr>
          <w:p w14:paraId="75EA4896" w14:textId="7CF6E4DF" w:rsidR="001636B9" w:rsidRPr="003679F7" w:rsidRDefault="001636B9" w:rsidP="001636B9">
            <w:pPr>
              <w:rPr>
                <w:rFonts w:ascii="Segoe UI Semilight" w:hAnsi="Segoe UI Semilight" w:cs="Segoe UI Semilight"/>
                <w:color w:val="000000"/>
                <w:sz w:val="16"/>
                <w:szCs w:val="16"/>
              </w:rPr>
            </w:pPr>
            <w:r w:rsidRPr="003679F7">
              <w:rPr>
                <w:rFonts w:ascii="Segoe UI Semilight" w:hAnsi="Segoe UI Semilight" w:cs="Segoe UI Semilight"/>
                <w:color w:val="000000"/>
                <w:sz w:val="16"/>
                <w:szCs w:val="16"/>
              </w:rPr>
              <w:t xml:space="preserve">Innovative business models based on cost reduction operationalized, with strengthened private sector participation in </w:t>
            </w:r>
            <w:r w:rsidR="00E01845" w:rsidRPr="003679F7">
              <w:rPr>
                <w:rFonts w:ascii="Segoe UI Semilight" w:hAnsi="Segoe UI Semilight" w:cs="Segoe UI Semilight"/>
                <w:color w:val="000000"/>
                <w:sz w:val="16"/>
                <w:szCs w:val="16"/>
              </w:rPr>
              <w:t>RE</w:t>
            </w:r>
            <w:r w:rsidRPr="003679F7">
              <w:rPr>
                <w:rFonts w:ascii="Segoe UI Semilight" w:hAnsi="Segoe UI Semilight" w:cs="Segoe UI Semilight"/>
                <w:color w:val="000000"/>
                <w:sz w:val="16"/>
                <w:szCs w:val="16"/>
              </w:rPr>
              <w:t xml:space="preserve"> </w:t>
            </w:r>
            <w:proofErr w:type="spellStart"/>
            <w:r w:rsidRPr="003679F7">
              <w:rPr>
                <w:rFonts w:ascii="Segoe UI Semilight" w:hAnsi="Segoe UI Semilight" w:cs="Segoe UI Semilight"/>
                <w:color w:val="000000"/>
                <w:sz w:val="16"/>
                <w:szCs w:val="16"/>
              </w:rPr>
              <w:t>minigrid</w:t>
            </w:r>
            <w:proofErr w:type="spellEnd"/>
            <w:r w:rsidRPr="003679F7">
              <w:rPr>
                <w:rFonts w:ascii="Segoe UI Semilight" w:hAnsi="Segoe UI Semilight" w:cs="Segoe UI Semilight"/>
                <w:color w:val="000000"/>
                <w:sz w:val="16"/>
                <w:szCs w:val="16"/>
              </w:rPr>
              <w:t xml:space="preserve"> development</w:t>
            </w:r>
          </w:p>
        </w:tc>
        <w:tc>
          <w:tcPr>
            <w:tcW w:w="440" w:type="dxa"/>
            <w:tcBorders>
              <w:top w:val="nil"/>
              <w:left w:val="nil"/>
              <w:bottom w:val="single" w:sz="4" w:space="0" w:color="auto"/>
              <w:right w:val="single" w:sz="4" w:space="0" w:color="auto"/>
            </w:tcBorders>
            <w:shd w:val="clear" w:color="auto" w:fill="auto"/>
            <w:hideMark/>
          </w:tcPr>
          <w:p w14:paraId="37EF8B78" w14:textId="254EB233"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2</w:t>
            </w:r>
            <w:r w:rsidR="007D7AA4">
              <w:rPr>
                <w:rFonts w:ascii="Segoe UI Semilight" w:hAnsi="Segoe UI Semilight" w:cs="Segoe UI Semilight"/>
                <w:color w:val="000000"/>
                <w:sz w:val="16"/>
                <w:szCs w:val="16"/>
              </w:rPr>
              <w:t>.</w:t>
            </w:r>
            <w:r w:rsidRPr="001636B9">
              <w:rPr>
                <w:rFonts w:ascii="Segoe UI Semilight" w:hAnsi="Segoe UI Semilight" w:cs="Segoe UI Semilight"/>
                <w:color w:val="000000"/>
                <w:sz w:val="16"/>
                <w:szCs w:val="16"/>
              </w:rPr>
              <w:t>1</w:t>
            </w:r>
          </w:p>
        </w:tc>
        <w:tc>
          <w:tcPr>
            <w:tcW w:w="5080" w:type="dxa"/>
            <w:tcBorders>
              <w:top w:val="nil"/>
              <w:left w:val="nil"/>
              <w:bottom w:val="single" w:sz="4" w:space="0" w:color="auto"/>
              <w:right w:val="single" w:sz="4" w:space="0" w:color="auto"/>
            </w:tcBorders>
            <w:shd w:val="clear" w:color="auto" w:fill="auto"/>
            <w:hideMark/>
          </w:tcPr>
          <w:p w14:paraId="7BC6408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xml:space="preserve">Pilots developed, including on productive use/innovative appliances and modular hardware/system design, leading to cost-reduction in mini-grids (in regions complementing WB and AfDB investments).  </w:t>
            </w:r>
          </w:p>
        </w:tc>
        <w:tc>
          <w:tcPr>
            <w:tcW w:w="280" w:type="dxa"/>
            <w:tcBorders>
              <w:top w:val="nil"/>
              <w:left w:val="nil"/>
              <w:bottom w:val="single" w:sz="4" w:space="0" w:color="auto"/>
              <w:right w:val="single" w:sz="4" w:space="0" w:color="auto"/>
            </w:tcBorders>
            <w:shd w:val="clear" w:color="auto" w:fill="auto"/>
            <w:noWrap/>
            <w:hideMark/>
          </w:tcPr>
          <w:p w14:paraId="7FA55A6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000000" w:fill="FFC000"/>
            <w:noWrap/>
            <w:hideMark/>
          </w:tcPr>
          <w:p w14:paraId="0589C41D"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000000" w:fill="FFC000"/>
            <w:noWrap/>
            <w:hideMark/>
          </w:tcPr>
          <w:p w14:paraId="113543E9"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000000" w:fill="FFC000"/>
            <w:noWrap/>
            <w:hideMark/>
          </w:tcPr>
          <w:p w14:paraId="437AFE09"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000000" w:fill="FFC000"/>
            <w:noWrap/>
            <w:hideMark/>
          </w:tcPr>
          <w:p w14:paraId="6070888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FFC000"/>
            <w:noWrap/>
            <w:hideMark/>
          </w:tcPr>
          <w:p w14:paraId="58331E3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FFC000"/>
            <w:noWrap/>
            <w:hideMark/>
          </w:tcPr>
          <w:p w14:paraId="3C1A8556"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000000" w:fill="FFC000"/>
            <w:noWrap/>
            <w:hideMark/>
          </w:tcPr>
          <w:p w14:paraId="607A02E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FFC000"/>
            <w:noWrap/>
            <w:hideMark/>
          </w:tcPr>
          <w:p w14:paraId="43CEC09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FFC000"/>
            <w:noWrap/>
            <w:hideMark/>
          </w:tcPr>
          <w:p w14:paraId="6DBE7AA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FFC000"/>
            <w:noWrap/>
            <w:hideMark/>
          </w:tcPr>
          <w:p w14:paraId="3F743BC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FFC000"/>
            <w:noWrap/>
            <w:hideMark/>
          </w:tcPr>
          <w:p w14:paraId="6926E6E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FFC000"/>
            <w:noWrap/>
            <w:hideMark/>
          </w:tcPr>
          <w:p w14:paraId="1476594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FFC000"/>
            <w:noWrap/>
            <w:hideMark/>
          </w:tcPr>
          <w:p w14:paraId="1B4B0B2D"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FFC000"/>
            <w:noWrap/>
            <w:hideMark/>
          </w:tcPr>
          <w:p w14:paraId="28F87AC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FFC000"/>
            <w:noWrap/>
            <w:hideMark/>
          </w:tcPr>
          <w:p w14:paraId="5F8B6F1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730509F1" w14:textId="77777777" w:rsidTr="001636B9">
        <w:trPr>
          <w:trHeight w:val="960"/>
        </w:trPr>
        <w:tc>
          <w:tcPr>
            <w:tcW w:w="1280" w:type="dxa"/>
            <w:vMerge/>
            <w:tcBorders>
              <w:top w:val="nil"/>
              <w:left w:val="single" w:sz="4" w:space="0" w:color="auto"/>
              <w:bottom w:val="single" w:sz="4" w:space="0" w:color="auto"/>
              <w:right w:val="single" w:sz="4" w:space="0" w:color="auto"/>
            </w:tcBorders>
            <w:vAlign w:val="center"/>
            <w:hideMark/>
          </w:tcPr>
          <w:p w14:paraId="53BAF2B0" w14:textId="77777777" w:rsidR="001636B9" w:rsidRPr="001636B9" w:rsidRDefault="001636B9" w:rsidP="001636B9">
            <w:pPr>
              <w:rPr>
                <w:rFonts w:ascii="Segoe UI Semilight" w:hAnsi="Segoe UI Semilight" w:cs="Segoe UI Semilight"/>
                <w:b/>
                <w:bCs/>
                <w:i/>
                <w:iCs/>
                <w:color w:val="000000"/>
                <w:sz w:val="16"/>
                <w:szCs w:val="16"/>
              </w:rPr>
            </w:pPr>
          </w:p>
        </w:tc>
        <w:tc>
          <w:tcPr>
            <w:tcW w:w="2180" w:type="dxa"/>
            <w:vMerge/>
            <w:tcBorders>
              <w:top w:val="nil"/>
              <w:left w:val="single" w:sz="4" w:space="0" w:color="auto"/>
              <w:bottom w:val="single" w:sz="4" w:space="0" w:color="auto"/>
              <w:right w:val="single" w:sz="4" w:space="0" w:color="auto"/>
            </w:tcBorders>
            <w:vAlign w:val="center"/>
            <w:hideMark/>
          </w:tcPr>
          <w:p w14:paraId="45FD340A" w14:textId="77777777" w:rsidR="001636B9" w:rsidRPr="001636B9" w:rsidRDefault="001636B9" w:rsidP="001636B9">
            <w:pPr>
              <w:rPr>
                <w:rFonts w:ascii="Segoe UI Semilight" w:hAnsi="Segoe UI Semilight" w:cs="Segoe UI Semilight"/>
                <w:color w:val="000000"/>
                <w:sz w:val="16"/>
                <w:szCs w:val="16"/>
              </w:rPr>
            </w:pPr>
          </w:p>
        </w:tc>
        <w:tc>
          <w:tcPr>
            <w:tcW w:w="440" w:type="dxa"/>
            <w:tcBorders>
              <w:top w:val="nil"/>
              <w:left w:val="nil"/>
              <w:bottom w:val="single" w:sz="4" w:space="0" w:color="auto"/>
              <w:right w:val="single" w:sz="4" w:space="0" w:color="auto"/>
            </w:tcBorders>
            <w:shd w:val="clear" w:color="auto" w:fill="auto"/>
            <w:hideMark/>
          </w:tcPr>
          <w:p w14:paraId="1DC235E8" w14:textId="571712A3"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2</w:t>
            </w:r>
            <w:r w:rsidR="007D7AA4">
              <w:rPr>
                <w:rFonts w:ascii="Segoe UI Semilight" w:hAnsi="Segoe UI Semilight" w:cs="Segoe UI Semilight"/>
                <w:color w:val="000000"/>
                <w:sz w:val="16"/>
                <w:szCs w:val="16"/>
              </w:rPr>
              <w:t>.</w:t>
            </w:r>
            <w:r w:rsidRPr="001636B9">
              <w:rPr>
                <w:rFonts w:ascii="Segoe UI Semilight" w:hAnsi="Segoe UI Semilight" w:cs="Segoe UI Semilight"/>
                <w:color w:val="000000"/>
                <w:sz w:val="16"/>
                <w:szCs w:val="16"/>
              </w:rPr>
              <w:t>2</w:t>
            </w:r>
          </w:p>
        </w:tc>
        <w:tc>
          <w:tcPr>
            <w:tcW w:w="5080" w:type="dxa"/>
            <w:tcBorders>
              <w:top w:val="nil"/>
              <w:left w:val="nil"/>
              <w:bottom w:val="single" w:sz="4" w:space="0" w:color="auto"/>
              <w:right w:val="single" w:sz="4" w:space="0" w:color="auto"/>
            </w:tcBorders>
            <w:shd w:val="clear" w:color="auto" w:fill="auto"/>
            <w:hideMark/>
          </w:tcPr>
          <w:p w14:paraId="3E9AC9B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Capacity of winning tender bidders / new COOPELs and private sector actors (industry associations such as APER and others) strengthened to develop and implement innovative business models and cost-reduction levers.</w:t>
            </w:r>
          </w:p>
        </w:tc>
        <w:tc>
          <w:tcPr>
            <w:tcW w:w="280" w:type="dxa"/>
            <w:tcBorders>
              <w:top w:val="nil"/>
              <w:left w:val="nil"/>
              <w:bottom w:val="single" w:sz="4" w:space="0" w:color="auto"/>
              <w:right w:val="single" w:sz="4" w:space="0" w:color="auto"/>
            </w:tcBorders>
            <w:shd w:val="clear" w:color="auto" w:fill="auto"/>
            <w:noWrap/>
            <w:hideMark/>
          </w:tcPr>
          <w:p w14:paraId="53385EE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auto" w:fill="auto"/>
            <w:noWrap/>
            <w:hideMark/>
          </w:tcPr>
          <w:p w14:paraId="349E527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000000" w:fill="FFC000"/>
            <w:noWrap/>
            <w:hideMark/>
          </w:tcPr>
          <w:p w14:paraId="38CF353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auto" w:fill="auto"/>
            <w:noWrap/>
            <w:hideMark/>
          </w:tcPr>
          <w:p w14:paraId="0039547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000000" w:fill="FFC000"/>
            <w:noWrap/>
            <w:hideMark/>
          </w:tcPr>
          <w:p w14:paraId="326A897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auto" w:fill="auto"/>
            <w:noWrap/>
            <w:hideMark/>
          </w:tcPr>
          <w:p w14:paraId="3C28561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FFC000"/>
            <w:noWrap/>
            <w:hideMark/>
          </w:tcPr>
          <w:p w14:paraId="727BEA5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auto" w:fill="auto"/>
            <w:noWrap/>
            <w:hideMark/>
          </w:tcPr>
          <w:p w14:paraId="16D96BE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FFC000"/>
            <w:noWrap/>
            <w:hideMark/>
          </w:tcPr>
          <w:p w14:paraId="2E0DA9E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FFC000"/>
            <w:noWrap/>
            <w:hideMark/>
          </w:tcPr>
          <w:p w14:paraId="5D3CD29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016807D6"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0F013E7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auto" w:fill="auto"/>
            <w:noWrap/>
            <w:hideMark/>
          </w:tcPr>
          <w:p w14:paraId="3DC604A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70ADE44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5A1A88B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46FD006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54019090" w14:textId="77777777" w:rsidTr="001636B9">
        <w:trPr>
          <w:trHeight w:val="480"/>
        </w:trPr>
        <w:tc>
          <w:tcPr>
            <w:tcW w:w="1280" w:type="dxa"/>
            <w:vMerge/>
            <w:tcBorders>
              <w:top w:val="nil"/>
              <w:left w:val="single" w:sz="4" w:space="0" w:color="auto"/>
              <w:bottom w:val="single" w:sz="4" w:space="0" w:color="auto"/>
              <w:right w:val="single" w:sz="4" w:space="0" w:color="auto"/>
            </w:tcBorders>
            <w:vAlign w:val="center"/>
            <w:hideMark/>
          </w:tcPr>
          <w:p w14:paraId="235B47EE" w14:textId="77777777" w:rsidR="001636B9" w:rsidRPr="001636B9" w:rsidRDefault="001636B9" w:rsidP="001636B9">
            <w:pPr>
              <w:rPr>
                <w:rFonts w:ascii="Segoe UI Semilight" w:hAnsi="Segoe UI Semilight" w:cs="Segoe UI Semilight"/>
                <w:b/>
                <w:bCs/>
                <w:i/>
                <w:iCs/>
                <w:color w:val="000000"/>
                <w:sz w:val="16"/>
                <w:szCs w:val="16"/>
              </w:rPr>
            </w:pPr>
          </w:p>
        </w:tc>
        <w:tc>
          <w:tcPr>
            <w:tcW w:w="2180" w:type="dxa"/>
            <w:vMerge/>
            <w:tcBorders>
              <w:top w:val="nil"/>
              <w:left w:val="single" w:sz="4" w:space="0" w:color="auto"/>
              <w:bottom w:val="single" w:sz="4" w:space="0" w:color="auto"/>
              <w:right w:val="single" w:sz="4" w:space="0" w:color="auto"/>
            </w:tcBorders>
            <w:vAlign w:val="center"/>
            <w:hideMark/>
          </w:tcPr>
          <w:p w14:paraId="7FE34628" w14:textId="77777777" w:rsidR="001636B9" w:rsidRPr="001636B9" w:rsidRDefault="001636B9" w:rsidP="001636B9">
            <w:pPr>
              <w:rPr>
                <w:rFonts w:ascii="Segoe UI Semilight" w:hAnsi="Segoe UI Semilight" w:cs="Segoe UI Semilight"/>
                <w:color w:val="000000"/>
                <w:sz w:val="16"/>
                <w:szCs w:val="16"/>
              </w:rPr>
            </w:pPr>
          </w:p>
        </w:tc>
        <w:tc>
          <w:tcPr>
            <w:tcW w:w="440" w:type="dxa"/>
            <w:tcBorders>
              <w:top w:val="nil"/>
              <w:left w:val="nil"/>
              <w:bottom w:val="single" w:sz="4" w:space="0" w:color="auto"/>
              <w:right w:val="single" w:sz="4" w:space="0" w:color="auto"/>
            </w:tcBorders>
            <w:shd w:val="clear" w:color="auto" w:fill="auto"/>
            <w:hideMark/>
          </w:tcPr>
          <w:p w14:paraId="4D075E6C" w14:textId="2B32D554"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2</w:t>
            </w:r>
            <w:r w:rsidR="007D7AA4">
              <w:rPr>
                <w:rFonts w:ascii="Segoe UI Semilight" w:hAnsi="Segoe UI Semilight" w:cs="Segoe UI Semilight"/>
                <w:color w:val="000000"/>
                <w:sz w:val="16"/>
                <w:szCs w:val="16"/>
              </w:rPr>
              <w:t>.</w:t>
            </w:r>
            <w:r w:rsidRPr="001636B9">
              <w:rPr>
                <w:rFonts w:ascii="Segoe UI Semilight" w:hAnsi="Segoe UI Semilight" w:cs="Segoe UI Semilight"/>
                <w:color w:val="000000"/>
                <w:sz w:val="16"/>
                <w:szCs w:val="16"/>
              </w:rPr>
              <w:t>3</w:t>
            </w:r>
          </w:p>
        </w:tc>
        <w:tc>
          <w:tcPr>
            <w:tcW w:w="5080" w:type="dxa"/>
            <w:tcBorders>
              <w:top w:val="nil"/>
              <w:left w:val="nil"/>
              <w:bottom w:val="single" w:sz="4" w:space="0" w:color="auto"/>
              <w:right w:val="single" w:sz="4" w:space="0" w:color="auto"/>
            </w:tcBorders>
            <w:shd w:val="clear" w:color="auto" w:fill="auto"/>
            <w:hideMark/>
          </w:tcPr>
          <w:p w14:paraId="2EBE32A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xml:space="preserve">Support provided to establish and grow a national industry association for private sector developers </w:t>
            </w:r>
          </w:p>
        </w:tc>
        <w:tc>
          <w:tcPr>
            <w:tcW w:w="280" w:type="dxa"/>
            <w:tcBorders>
              <w:top w:val="nil"/>
              <w:left w:val="nil"/>
              <w:bottom w:val="single" w:sz="4" w:space="0" w:color="auto"/>
              <w:right w:val="single" w:sz="4" w:space="0" w:color="auto"/>
            </w:tcBorders>
            <w:shd w:val="clear" w:color="000000" w:fill="FFC000"/>
            <w:noWrap/>
            <w:hideMark/>
          </w:tcPr>
          <w:p w14:paraId="51AAB75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000000" w:fill="FFC000"/>
            <w:noWrap/>
            <w:hideMark/>
          </w:tcPr>
          <w:p w14:paraId="1D49648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000000" w:fill="FFC000"/>
            <w:noWrap/>
            <w:hideMark/>
          </w:tcPr>
          <w:p w14:paraId="23A308B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000000" w:fill="FFC000"/>
            <w:noWrap/>
            <w:hideMark/>
          </w:tcPr>
          <w:p w14:paraId="4091C3E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000000" w:fill="FFC000"/>
            <w:noWrap/>
            <w:hideMark/>
          </w:tcPr>
          <w:p w14:paraId="3316091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FFC000"/>
            <w:noWrap/>
            <w:hideMark/>
          </w:tcPr>
          <w:p w14:paraId="6F68188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FFC000"/>
            <w:noWrap/>
            <w:hideMark/>
          </w:tcPr>
          <w:p w14:paraId="0781534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000000" w:fill="FFC000"/>
            <w:noWrap/>
            <w:hideMark/>
          </w:tcPr>
          <w:p w14:paraId="07647DA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FFC000"/>
            <w:noWrap/>
            <w:hideMark/>
          </w:tcPr>
          <w:p w14:paraId="3535EFC6"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FFC000"/>
            <w:noWrap/>
            <w:hideMark/>
          </w:tcPr>
          <w:p w14:paraId="713C52E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FFC000"/>
            <w:noWrap/>
            <w:hideMark/>
          </w:tcPr>
          <w:p w14:paraId="3246195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FFC000"/>
            <w:noWrap/>
            <w:hideMark/>
          </w:tcPr>
          <w:p w14:paraId="46466D1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FFC000"/>
            <w:noWrap/>
            <w:hideMark/>
          </w:tcPr>
          <w:p w14:paraId="16D36FA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FFC000"/>
            <w:noWrap/>
            <w:hideMark/>
          </w:tcPr>
          <w:p w14:paraId="486E6BB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FFC000"/>
            <w:noWrap/>
            <w:hideMark/>
          </w:tcPr>
          <w:p w14:paraId="4F286CA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FFC000"/>
            <w:noWrap/>
            <w:hideMark/>
          </w:tcPr>
          <w:p w14:paraId="5CDE376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5B3CF199" w14:textId="77777777" w:rsidTr="001636B9">
        <w:trPr>
          <w:trHeight w:val="530"/>
        </w:trPr>
        <w:tc>
          <w:tcPr>
            <w:tcW w:w="1280" w:type="dxa"/>
            <w:vMerge w:val="restart"/>
            <w:tcBorders>
              <w:top w:val="nil"/>
              <w:left w:val="single" w:sz="4" w:space="0" w:color="auto"/>
              <w:bottom w:val="single" w:sz="4" w:space="0" w:color="auto"/>
              <w:right w:val="single" w:sz="4" w:space="0" w:color="auto"/>
            </w:tcBorders>
            <w:shd w:val="clear" w:color="auto" w:fill="auto"/>
            <w:hideMark/>
          </w:tcPr>
          <w:p w14:paraId="5B13CC16" w14:textId="77777777" w:rsidR="001636B9" w:rsidRPr="001636B9" w:rsidRDefault="001636B9" w:rsidP="001636B9">
            <w:pPr>
              <w:rPr>
                <w:rFonts w:ascii="Segoe UI Semilight" w:hAnsi="Segoe UI Semilight" w:cs="Segoe UI Semilight"/>
                <w:b/>
                <w:bCs/>
                <w:i/>
                <w:iCs/>
                <w:color w:val="000000"/>
                <w:sz w:val="16"/>
                <w:szCs w:val="16"/>
              </w:rPr>
            </w:pPr>
            <w:r w:rsidRPr="001636B9">
              <w:rPr>
                <w:rFonts w:ascii="Segoe UI Semilight" w:hAnsi="Segoe UI Semilight" w:cs="Segoe UI Semilight"/>
                <w:b/>
                <w:bCs/>
                <w:i/>
                <w:iCs/>
                <w:color w:val="000000"/>
                <w:sz w:val="16"/>
                <w:szCs w:val="16"/>
              </w:rPr>
              <w:lastRenderedPageBreak/>
              <w:t xml:space="preserve">Component 3:   Scaled-up Financing           </w:t>
            </w:r>
          </w:p>
        </w:tc>
        <w:tc>
          <w:tcPr>
            <w:tcW w:w="2180" w:type="dxa"/>
            <w:vMerge w:val="restart"/>
            <w:tcBorders>
              <w:top w:val="nil"/>
              <w:left w:val="single" w:sz="4" w:space="0" w:color="auto"/>
              <w:bottom w:val="single" w:sz="4" w:space="0" w:color="auto"/>
              <w:right w:val="single" w:sz="4" w:space="0" w:color="auto"/>
            </w:tcBorders>
            <w:shd w:val="clear" w:color="auto" w:fill="auto"/>
            <w:hideMark/>
          </w:tcPr>
          <w:p w14:paraId="218957CA" w14:textId="52423BD8"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xml:space="preserve">Financial sector </w:t>
            </w:r>
            <w:r w:rsidRPr="003679F7">
              <w:rPr>
                <w:rFonts w:ascii="Segoe UI Semilight" w:hAnsi="Segoe UI Semilight" w:cs="Segoe UI Semilight"/>
                <w:color w:val="000000"/>
                <w:sz w:val="16"/>
                <w:szCs w:val="16"/>
              </w:rPr>
              <w:t xml:space="preserve">actors are ready to invest in a pipeline of </w:t>
            </w:r>
            <w:r w:rsidR="00E01845" w:rsidRPr="003679F7">
              <w:rPr>
                <w:rFonts w:ascii="Segoe UI Semilight" w:hAnsi="Segoe UI Semilight" w:cs="Segoe UI Semilight"/>
                <w:color w:val="000000"/>
                <w:sz w:val="16"/>
                <w:szCs w:val="16"/>
              </w:rPr>
              <w:t>RE</w:t>
            </w:r>
            <w:r w:rsidRPr="003679F7">
              <w:rPr>
                <w:rFonts w:ascii="Segoe UI Semilight" w:hAnsi="Segoe UI Semilight" w:cs="Segoe UI Semilight"/>
                <w:color w:val="000000"/>
                <w:sz w:val="16"/>
                <w:szCs w:val="16"/>
              </w:rPr>
              <w:t xml:space="preserve"> </w:t>
            </w:r>
            <w:proofErr w:type="spellStart"/>
            <w:r w:rsidRPr="003679F7">
              <w:rPr>
                <w:rFonts w:ascii="Segoe UI Semilight" w:hAnsi="Segoe UI Semilight" w:cs="Segoe UI Semilight"/>
                <w:color w:val="000000"/>
                <w:sz w:val="16"/>
                <w:szCs w:val="16"/>
              </w:rPr>
              <w:t>minigrids</w:t>
            </w:r>
            <w:proofErr w:type="spellEnd"/>
            <w:r w:rsidRPr="003679F7">
              <w:rPr>
                <w:rFonts w:ascii="Segoe UI Semilight" w:hAnsi="Segoe UI Semilight" w:cs="Segoe UI Semilight"/>
                <w:color w:val="000000"/>
                <w:sz w:val="16"/>
                <w:szCs w:val="16"/>
              </w:rPr>
              <w:t xml:space="preserve"> and concessional</w:t>
            </w:r>
            <w:r w:rsidRPr="001636B9">
              <w:rPr>
                <w:rFonts w:ascii="Segoe UI Semilight" w:hAnsi="Segoe UI Semilight" w:cs="Segoe UI Semilight"/>
                <w:color w:val="000000"/>
                <w:sz w:val="16"/>
                <w:szCs w:val="16"/>
              </w:rPr>
              <w:t xml:space="preserve"> financial mechanisms are in place to incentivize scaled-up investment. </w:t>
            </w:r>
          </w:p>
        </w:tc>
        <w:tc>
          <w:tcPr>
            <w:tcW w:w="440" w:type="dxa"/>
            <w:tcBorders>
              <w:top w:val="nil"/>
              <w:left w:val="nil"/>
              <w:bottom w:val="single" w:sz="4" w:space="0" w:color="auto"/>
              <w:right w:val="single" w:sz="4" w:space="0" w:color="auto"/>
            </w:tcBorders>
            <w:shd w:val="clear" w:color="auto" w:fill="auto"/>
            <w:noWrap/>
            <w:hideMark/>
          </w:tcPr>
          <w:p w14:paraId="2CF99429" w14:textId="582EB063"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3</w:t>
            </w:r>
            <w:r w:rsidR="007D7AA4">
              <w:rPr>
                <w:rFonts w:ascii="Segoe UI Semilight" w:hAnsi="Segoe UI Semilight" w:cs="Segoe UI Semilight"/>
                <w:color w:val="000000"/>
                <w:sz w:val="16"/>
                <w:szCs w:val="16"/>
              </w:rPr>
              <w:t>.</w:t>
            </w:r>
            <w:r w:rsidRPr="001636B9">
              <w:rPr>
                <w:rFonts w:ascii="Segoe UI Semilight" w:hAnsi="Segoe UI Semilight" w:cs="Segoe UI Semilight"/>
                <w:color w:val="000000"/>
                <w:sz w:val="16"/>
                <w:szCs w:val="16"/>
              </w:rPr>
              <w:t>1</w:t>
            </w:r>
          </w:p>
        </w:tc>
        <w:tc>
          <w:tcPr>
            <w:tcW w:w="5080" w:type="dxa"/>
            <w:tcBorders>
              <w:top w:val="nil"/>
              <w:left w:val="nil"/>
              <w:bottom w:val="single" w:sz="4" w:space="0" w:color="auto"/>
              <w:right w:val="single" w:sz="4" w:space="0" w:color="auto"/>
            </w:tcBorders>
            <w:shd w:val="clear" w:color="auto" w:fill="auto"/>
            <w:hideMark/>
          </w:tcPr>
          <w:p w14:paraId="7DB5B01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xml:space="preserve">Domestic financial sector capacity-building on business and financing models for </w:t>
            </w:r>
            <w:proofErr w:type="spellStart"/>
            <w:r w:rsidRPr="001636B9">
              <w:rPr>
                <w:rFonts w:ascii="Segoe UI Semilight" w:hAnsi="Segoe UI Semilight" w:cs="Segoe UI Semilight"/>
                <w:color w:val="000000"/>
                <w:sz w:val="16"/>
                <w:szCs w:val="16"/>
              </w:rPr>
              <w:t>minigrids</w:t>
            </w:r>
            <w:proofErr w:type="spellEnd"/>
          </w:p>
        </w:tc>
        <w:tc>
          <w:tcPr>
            <w:tcW w:w="280" w:type="dxa"/>
            <w:tcBorders>
              <w:top w:val="nil"/>
              <w:left w:val="nil"/>
              <w:bottom w:val="single" w:sz="4" w:space="0" w:color="auto"/>
              <w:right w:val="single" w:sz="4" w:space="0" w:color="auto"/>
            </w:tcBorders>
            <w:shd w:val="clear" w:color="auto" w:fill="auto"/>
            <w:noWrap/>
            <w:hideMark/>
          </w:tcPr>
          <w:p w14:paraId="3E30B82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auto" w:fill="auto"/>
            <w:noWrap/>
            <w:hideMark/>
          </w:tcPr>
          <w:p w14:paraId="6E163FC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auto" w:fill="auto"/>
            <w:noWrap/>
            <w:hideMark/>
          </w:tcPr>
          <w:p w14:paraId="6699C6A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000000" w:fill="F4B084"/>
            <w:noWrap/>
            <w:hideMark/>
          </w:tcPr>
          <w:p w14:paraId="3466DD3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000000" w:fill="F4B084"/>
            <w:noWrap/>
            <w:hideMark/>
          </w:tcPr>
          <w:p w14:paraId="6940898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F4B084"/>
            <w:noWrap/>
            <w:hideMark/>
          </w:tcPr>
          <w:p w14:paraId="6BE9BD8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F4B084"/>
            <w:noWrap/>
            <w:hideMark/>
          </w:tcPr>
          <w:p w14:paraId="01183BE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000000" w:fill="F4B084"/>
            <w:noWrap/>
            <w:hideMark/>
          </w:tcPr>
          <w:p w14:paraId="19BE192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F4B084"/>
            <w:noWrap/>
            <w:hideMark/>
          </w:tcPr>
          <w:p w14:paraId="2CD7D50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6F13FCB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6CD2DD2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707AC2C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F4B084"/>
            <w:noWrap/>
            <w:hideMark/>
          </w:tcPr>
          <w:p w14:paraId="30906E7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2FEAC16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5C0A045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0754CCA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467C37F8" w14:textId="77777777" w:rsidTr="001636B9">
        <w:trPr>
          <w:trHeight w:val="720"/>
        </w:trPr>
        <w:tc>
          <w:tcPr>
            <w:tcW w:w="1280" w:type="dxa"/>
            <w:vMerge/>
            <w:tcBorders>
              <w:top w:val="nil"/>
              <w:left w:val="single" w:sz="4" w:space="0" w:color="auto"/>
              <w:bottom w:val="single" w:sz="4" w:space="0" w:color="auto"/>
              <w:right w:val="single" w:sz="4" w:space="0" w:color="auto"/>
            </w:tcBorders>
            <w:vAlign w:val="center"/>
            <w:hideMark/>
          </w:tcPr>
          <w:p w14:paraId="4C0D51E0" w14:textId="77777777" w:rsidR="001636B9" w:rsidRPr="001636B9" w:rsidRDefault="001636B9" w:rsidP="001636B9">
            <w:pPr>
              <w:rPr>
                <w:rFonts w:ascii="Segoe UI Semilight" w:hAnsi="Segoe UI Semilight" w:cs="Segoe UI Semilight"/>
                <w:b/>
                <w:bCs/>
                <w:i/>
                <w:iCs/>
                <w:color w:val="000000"/>
                <w:sz w:val="16"/>
                <w:szCs w:val="16"/>
              </w:rPr>
            </w:pPr>
          </w:p>
        </w:tc>
        <w:tc>
          <w:tcPr>
            <w:tcW w:w="2180" w:type="dxa"/>
            <w:vMerge/>
            <w:tcBorders>
              <w:top w:val="nil"/>
              <w:left w:val="single" w:sz="4" w:space="0" w:color="auto"/>
              <w:bottom w:val="single" w:sz="4" w:space="0" w:color="auto"/>
              <w:right w:val="single" w:sz="4" w:space="0" w:color="auto"/>
            </w:tcBorders>
            <w:vAlign w:val="center"/>
            <w:hideMark/>
          </w:tcPr>
          <w:p w14:paraId="360AC94E" w14:textId="77777777" w:rsidR="001636B9" w:rsidRPr="001636B9" w:rsidRDefault="001636B9" w:rsidP="001636B9">
            <w:pPr>
              <w:rPr>
                <w:rFonts w:ascii="Segoe UI Semilight" w:hAnsi="Segoe UI Semilight" w:cs="Segoe UI Semilight"/>
                <w:color w:val="000000"/>
                <w:sz w:val="16"/>
                <w:szCs w:val="16"/>
              </w:rPr>
            </w:pPr>
          </w:p>
        </w:tc>
        <w:tc>
          <w:tcPr>
            <w:tcW w:w="440" w:type="dxa"/>
            <w:tcBorders>
              <w:top w:val="nil"/>
              <w:left w:val="nil"/>
              <w:bottom w:val="single" w:sz="4" w:space="0" w:color="auto"/>
              <w:right w:val="single" w:sz="4" w:space="0" w:color="auto"/>
            </w:tcBorders>
            <w:shd w:val="clear" w:color="auto" w:fill="auto"/>
            <w:noWrap/>
            <w:hideMark/>
          </w:tcPr>
          <w:p w14:paraId="56D98163" w14:textId="12319AA3"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3</w:t>
            </w:r>
            <w:r w:rsidR="007D7AA4">
              <w:rPr>
                <w:rFonts w:ascii="Segoe UI Semilight" w:hAnsi="Segoe UI Semilight" w:cs="Segoe UI Semilight"/>
                <w:color w:val="000000"/>
                <w:sz w:val="16"/>
                <w:szCs w:val="16"/>
              </w:rPr>
              <w:t>.</w:t>
            </w:r>
            <w:r w:rsidRPr="001636B9">
              <w:rPr>
                <w:rFonts w:ascii="Segoe UI Semilight" w:hAnsi="Segoe UI Semilight" w:cs="Segoe UI Semilight"/>
                <w:color w:val="000000"/>
                <w:sz w:val="16"/>
                <w:szCs w:val="16"/>
              </w:rPr>
              <w:t>2</w:t>
            </w:r>
          </w:p>
        </w:tc>
        <w:tc>
          <w:tcPr>
            <w:tcW w:w="5080" w:type="dxa"/>
            <w:tcBorders>
              <w:top w:val="nil"/>
              <w:left w:val="nil"/>
              <w:bottom w:val="single" w:sz="4" w:space="0" w:color="auto"/>
              <w:right w:val="single" w:sz="4" w:space="0" w:color="auto"/>
            </w:tcBorders>
            <w:shd w:val="clear" w:color="auto" w:fill="auto"/>
            <w:hideMark/>
          </w:tcPr>
          <w:p w14:paraId="71459AD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xml:space="preserve">General market intelligence study on </w:t>
            </w:r>
            <w:proofErr w:type="spellStart"/>
            <w:r w:rsidRPr="001636B9">
              <w:rPr>
                <w:rFonts w:ascii="Segoe UI Semilight" w:hAnsi="Segoe UI Semilight" w:cs="Segoe UI Semilight"/>
                <w:color w:val="000000"/>
                <w:sz w:val="16"/>
                <w:szCs w:val="16"/>
              </w:rPr>
              <w:t>minigrids</w:t>
            </w:r>
            <w:proofErr w:type="spellEnd"/>
            <w:r w:rsidRPr="001636B9">
              <w:rPr>
                <w:rFonts w:ascii="Segoe UI Semilight" w:hAnsi="Segoe UI Semilight" w:cs="Segoe UI Semilight"/>
                <w:color w:val="000000"/>
                <w:sz w:val="16"/>
                <w:szCs w:val="16"/>
              </w:rPr>
              <w:t xml:space="preserve"> in regions complementary to WB and AfDB investments prepared and disseminated amongst public officials and finance community</w:t>
            </w:r>
          </w:p>
        </w:tc>
        <w:tc>
          <w:tcPr>
            <w:tcW w:w="280" w:type="dxa"/>
            <w:tcBorders>
              <w:top w:val="nil"/>
              <w:left w:val="nil"/>
              <w:bottom w:val="single" w:sz="4" w:space="0" w:color="auto"/>
              <w:right w:val="single" w:sz="4" w:space="0" w:color="auto"/>
            </w:tcBorders>
            <w:shd w:val="clear" w:color="000000" w:fill="F4B084"/>
            <w:noWrap/>
            <w:hideMark/>
          </w:tcPr>
          <w:p w14:paraId="1651145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000000" w:fill="F4B084"/>
            <w:noWrap/>
            <w:hideMark/>
          </w:tcPr>
          <w:p w14:paraId="3F858A3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000000" w:fill="F4B084"/>
            <w:noWrap/>
            <w:hideMark/>
          </w:tcPr>
          <w:p w14:paraId="0115616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000000" w:fill="F4B084"/>
            <w:noWrap/>
            <w:hideMark/>
          </w:tcPr>
          <w:p w14:paraId="2C46E0C6"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auto" w:fill="auto"/>
            <w:noWrap/>
            <w:hideMark/>
          </w:tcPr>
          <w:p w14:paraId="3629C76D"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auto" w:fill="auto"/>
            <w:noWrap/>
            <w:hideMark/>
          </w:tcPr>
          <w:p w14:paraId="7BD4681D"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auto" w:fill="auto"/>
            <w:noWrap/>
            <w:hideMark/>
          </w:tcPr>
          <w:p w14:paraId="1EAB1C0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auto" w:fill="auto"/>
            <w:noWrap/>
            <w:hideMark/>
          </w:tcPr>
          <w:p w14:paraId="255EAC7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auto" w:fill="auto"/>
            <w:noWrap/>
            <w:hideMark/>
          </w:tcPr>
          <w:p w14:paraId="3C0BBB2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2917CA8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10C113C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5A1F98D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auto" w:fill="auto"/>
            <w:noWrap/>
            <w:hideMark/>
          </w:tcPr>
          <w:p w14:paraId="093880F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57B8A1C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61224606"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7AE5370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07328D4D" w14:textId="77777777" w:rsidTr="001636B9">
        <w:trPr>
          <w:trHeight w:val="480"/>
        </w:trPr>
        <w:tc>
          <w:tcPr>
            <w:tcW w:w="1280" w:type="dxa"/>
            <w:vMerge/>
            <w:tcBorders>
              <w:top w:val="nil"/>
              <w:left w:val="single" w:sz="4" w:space="0" w:color="auto"/>
              <w:bottom w:val="single" w:sz="4" w:space="0" w:color="auto"/>
              <w:right w:val="single" w:sz="4" w:space="0" w:color="auto"/>
            </w:tcBorders>
            <w:vAlign w:val="center"/>
            <w:hideMark/>
          </w:tcPr>
          <w:p w14:paraId="267C02D5" w14:textId="77777777" w:rsidR="001636B9" w:rsidRPr="001636B9" w:rsidRDefault="001636B9" w:rsidP="001636B9">
            <w:pPr>
              <w:rPr>
                <w:rFonts w:ascii="Segoe UI Semilight" w:hAnsi="Segoe UI Semilight" w:cs="Segoe UI Semilight"/>
                <w:b/>
                <w:bCs/>
                <w:i/>
                <w:iCs/>
                <w:color w:val="000000"/>
                <w:sz w:val="16"/>
                <w:szCs w:val="16"/>
              </w:rPr>
            </w:pPr>
          </w:p>
        </w:tc>
        <w:tc>
          <w:tcPr>
            <w:tcW w:w="2180" w:type="dxa"/>
            <w:vMerge/>
            <w:tcBorders>
              <w:top w:val="nil"/>
              <w:left w:val="single" w:sz="4" w:space="0" w:color="auto"/>
              <w:bottom w:val="single" w:sz="4" w:space="0" w:color="auto"/>
              <w:right w:val="single" w:sz="4" w:space="0" w:color="auto"/>
            </w:tcBorders>
            <w:vAlign w:val="center"/>
            <w:hideMark/>
          </w:tcPr>
          <w:p w14:paraId="7E8561C5" w14:textId="77777777" w:rsidR="001636B9" w:rsidRPr="001636B9" w:rsidRDefault="001636B9" w:rsidP="001636B9">
            <w:pPr>
              <w:rPr>
                <w:rFonts w:ascii="Segoe UI Semilight" w:hAnsi="Segoe UI Semilight" w:cs="Segoe UI Semilight"/>
                <w:color w:val="000000"/>
                <w:sz w:val="16"/>
                <w:szCs w:val="16"/>
              </w:rPr>
            </w:pPr>
          </w:p>
        </w:tc>
        <w:tc>
          <w:tcPr>
            <w:tcW w:w="440" w:type="dxa"/>
            <w:tcBorders>
              <w:top w:val="nil"/>
              <w:left w:val="nil"/>
              <w:bottom w:val="single" w:sz="4" w:space="0" w:color="auto"/>
              <w:right w:val="single" w:sz="4" w:space="0" w:color="auto"/>
            </w:tcBorders>
            <w:shd w:val="clear" w:color="auto" w:fill="auto"/>
            <w:noWrap/>
            <w:hideMark/>
          </w:tcPr>
          <w:p w14:paraId="5E04ABD7" w14:textId="14061C6F"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3</w:t>
            </w:r>
            <w:r w:rsidR="007D7AA4">
              <w:rPr>
                <w:rFonts w:ascii="Segoe UI Semilight" w:hAnsi="Segoe UI Semilight" w:cs="Segoe UI Semilight"/>
                <w:color w:val="000000"/>
                <w:sz w:val="16"/>
                <w:szCs w:val="16"/>
              </w:rPr>
              <w:t>.</w:t>
            </w:r>
            <w:r w:rsidRPr="001636B9">
              <w:rPr>
                <w:rFonts w:ascii="Segoe UI Semilight" w:hAnsi="Segoe UI Semilight" w:cs="Segoe UI Semilight"/>
                <w:color w:val="000000"/>
                <w:sz w:val="16"/>
                <w:szCs w:val="16"/>
              </w:rPr>
              <w:t>3</w:t>
            </w:r>
          </w:p>
        </w:tc>
        <w:tc>
          <w:tcPr>
            <w:tcW w:w="5080" w:type="dxa"/>
            <w:tcBorders>
              <w:top w:val="nil"/>
              <w:left w:val="nil"/>
              <w:bottom w:val="single" w:sz="4" w:space="0" w:color="auto"/>
              <w:right w:val="single" w:sz="4" w:space="0" w:color="auto"/>
            </w:tcBorders>
            <w:shd w:val="clear" w:color="auto" w:fill="auto"/>
            <w:hideMark/>
          </w:tcPr>
          <w:p w14:paraId="744138E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xml:space="preserve">Support the implementation of a financial instrument to facilitate investment in </w:t>
            </w:r>
            <w:proofErr w:type="spellStart"/>
            <w:r w:rsidRPr="001636B9">
              <w:rPr>
                <w:rFonts w:ascii="Segoe UI Semilight" w:hAnsi="Segoe UI Semilight" w:cs="Segoe UI Semilight"/>
                <w:color w:val="000000"/>
                <w:sz w:val="16"/>
                <w:szCs w:val="16"/>
              </w:rPr>
              <w:t>minigrid</w:t>
            </w:r>
            <w:proofErr w:type="spellEnd"/>
            <w:r w:rsidRPr="001636B9">
              <w:rPr>
                <w:rFonts w:ascii="Segoe UI Semilight" w:hAnsi="Segoe UI Semilight" w:cs="Segoe UI Semilight"/>
                <w:color w:val="000000"/>
                <w:sz w:val="16"/>
                <w:szCs w:val="16"/>
              </w:rPr>
              <w:t xml:space="preserve"> </w:t>
            </w:r>
          </w:p>
        </w:tc>
        <w:tc>
          <w:tcPr>
            <w:tcW w:w="280" w:type="dxa"/>
            <w:tcBorders>
              <w:top w:val="nil"/>
              <w:left w:val="nil"/>
              <w:bottom w:val="single" w:sz="4" w:space="0" w:color="auto"/>
              <w:right w:val="single" w:sz="4" w:space="0" w:color="auto"/>
            </w:tcBorders>
            <w:shd w:val="clear" w:color="auto" w:fill="auto"/>
            <w:noWrap/>
            <w:hideMark/>
          </w:tcPr>
          <w:p w14:paraId="053037E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auto" w:fill="auto"/>
            <w:noWrap/>
            <w:hideMark/>
          </w:tcPr>
          <w:p w14:paraId="25DC7D4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auto" w:fill="auto"/>
            <w:noWrap/>
            <w:hideMark/>
          </w:tcPr>
          <w:p w14:paraId="16BF75D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000000" w:fill="F4B084"/>
            <w:noWrap/>
            <w:hideMark/>
          </w:tcPr>
          <w:p w14:paraId="4A17CF6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000000" w:fill="F4B084"/>
            <w:noWrap/>
            <w:hideMark/>
          </w:tcPr>
          <w:p w14:paraId="0E7BB12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F4B084"/>
            <w:noWrap/>
            <w:hideMark/>
          </w:tcPr>
          <w:p w14:paraId="3A47004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F4B084"/>
            <w:noWrap/>
            <w:hideMark/>
          </w:tcPr>
          <w:p w14:paraId="50E1791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000000" w:fill="F4B084"/>
            <w:noWrap/>
            <w:hideMark/>
          </w:tcPr>
          <w:p w14:paraId="74EFE33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F4B084"/>
            <w:noWrap/>
            <w:hideMark/>
          </w:tcPr>
          <w:p w14:paraId="31EB953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F4B084"/>
            <w:noWrap/>
            <w:hideMark/>
          </w:tcPr>
          <w:p w14:paraId="35C8EEB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F4B084"/>
            <w:noWrap/>
            <w:hideMark/>
          </w:tcPr>
          <w:p w14:paraId="787BE7F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F4B084"/>
            <w:noWrap/>
            <w:hideMark/>
          </w:tcPr>
          <w:p w14:paraId="447E8249"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auto" w:fill="auto"/>
            <w:noWrap/>
            <w:hideMark/>
          </w:tcPr>
          <w:p w14:paraId="4459141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2864B3F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3A57C226"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53BFFBF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686152F1" w14:textId="77777777" w:rsidTr="001636B9">
        <w:trPr>
          <w:trHeight w:val="480"/>
        </w:trPr>
        <w:tc>
          <w:tcPr>
            <w:tcW w:w="1280" w:type="dxa"/>
            <w:vMerge w:val="restart"/>
            <w:tcBorders>
              <w:top w:val="nil"/>
              <w:left w:val="single" w:sz="4" w:space="0" w:color="auto"/>
              <w:bottom w:val="single" w:sz="4" w:space="0" w:color="auto"/>
              <w:right w:val="single" w:sz="4" w:space="0" w:color="auto"/>
            </w:tcBorders>
            <w:shd w:val="clear" w:color="auto" w:fill="auto"/>
            <w:hideMark/>
          </w:tcPr>
          <w:p w14:paraId="39637088" w14:textId="497D9129" w:rsidR="001636B9" w:rsidRPr="001636B9" w:rsidRDefault="001636B9" w:rsidP="001636B9">
            <w:pPr>
              <w:rPr>
                <w:rFonts w:ascii="Segoe UI Semilight" w:hAnsi="Segoe UI Semilight" w:cs="Segoe UI Semilight"/>
                <w:b/>
                <w:bCs/>
                <w:i/>
                <w:iCs/>
                <w:color w:val="000000"/>
                <w:sz w:val="16"/>
                <w:szCs w:val="16"/>
              </w:rPr>
            </w:pPr>
            <w:r w:rsidRPr="001636B9">
              <w:rPr>
                <w:rFonts w:ascii="Segoe UI Semilight" w:hAnsi="Segoe UI Semilight" w:cs="Segoe UI Semilight"/>
                <w:b/>
                <w:bCs/>
                <w:i/>
                <w:iCs/>
                <w:color w:val="000000"/>
                <w:sz w:val="16"/>
                <w:szCs w:val="16"/>
              </w:rPr>
              <w:t xml:space="preserve">Component 4:   </w:t>
            </w:r>
            <w:r w:rsidR="00D36DBB">
              <w:rPr>
                <w:rFonts w:ascii="Segoe UI Semilight" w:hAnsi="Segoe UI Semilight" w:cs="Segoe UI Semilight"/>
                <w:b/>
                <w:bCs/>
                <w:i/>
                <w:iCs/>
                <w:color w:val="000000"/>
                <w:sz w:val="16"/>
                <w:szCs w:val="16"/>
              </w:rPr>
              <w:t>Digital</w:t>
            </w:r>
            <w:r w:rsidRPr="001636B9">
              <w:rPr>
                <w:rFonts w:ascii="Segoe UI Semilight" w:hAnsi="Segoe UI Semilight" w:cs="Segoe UI Semilight"/>
                <w:b/>
                <w:bCs/>
                <w:i/>
                <w:iCs/>
                <w:color w:val="000000"/>
                <w:sz w:val="16"/>
                <w:szCs w:val="16"/>
              </w:rPr>
              <w:t xml:space="preserve"> Knowledge Management and Monitoring and Evaluation        </w:t>
            </w:r>
          </w:p>
        </w:tc>
        <w:tc>
          <w:tcPr>
            <w:tcW w:w="2180" w:type="dxa"/>
            <w:vMerge w:val="restart"/>
            <w:tcBorders>
              <w:top w:val="nil"/>
              <w:left w:val="single" w:sz="4" w:space="0" w:color="auto"/>
              <w:bottom w:val="single" w:sz="4" w:space="0" w:color="auto"/>
              <w:right w:val="single" w:sz="4" w:space="0" w:color="auto"/>
            </w:tcBorders>
            <w:shd w:val="clear" w:color="auto" w:fill="auto"/>
            <w:hideMark/>
          </w:tcPr>
          <w:p w14:paraId="36E0D5A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xml:space="preserve">Increased awareness and network opportunities in the </w:t>
            </w:r>
            <w:proofErr w:type="spellStart"/>
            <w:r w:rsidRPr="001636B9">
              <w:rPr>
                <w:rFonts w:ascii="Segoe UI Semilight" w:hAnsi="Segoe UI Semilight" w:cs="Segoe UI Semilight"/>
                <w:color w:val="000000"/>
                <w:sz w:val="16"/>
                <w:szCs w:val="16"/>
              </w:rPr>
              <w:t>minigrid</w:t>
            </w:r>
            <w:proofErr w:type="spellEnd"/>
            <w:r w:rsidRPr="001636B9">
              <w:rPr>
                <w:rFonts w:ascii="Segoe UI Semilight" w:hAnsi="Segoe UI Semilight" w:cs="Segoe UI Semilight"/>
                <w:color w:val="000000"/>
                <w:sz w:val="16"/>
                <w:szCs w:val="16"/>
              </w:rPr>
              <w:t xml:space="preserve"> market and among stakeholders, and lessons learned for scaling up rural electrification using solar PV-battery </w:t>
            </w:r>
            <w:proofErr w:type="spellStart"/>
            <w:r w:rsidRPr="001636B9">
              <w:rPr>
                <w:rFonts w:ascii="Segoe UI Semilight" w:hAnsi="Segoe UI Semilight" w:cs="Segoe UI Semilight"/>
                <w:color w:val="000000"/>
                <w:sz w:val="16"/>
                <w:szCs w:val="16"/>
              </w:rPr>
              <w:t>minigrids</w:t>
            </w:r>
            <w:proofErr w:type="spellEnd"/>
            <w:r w:rsidRPr="001636B9">
              <w:rPr>
                <w:rFonts w:ascii="Segoe UI Semilight" w:hAnsi="Segoe UI Semilight" w:cs="Segoe UI Semilight"/>
                <w:color w:val="000000"/>
                <w:sz w:val="16"/>
                <w:szCs w:val="16"/>
              </w:rPr>
              <w:t xml:space="preserve">. </w:t>
            </w:r>
          </w:p>
        </w:tc>
        <w:tc>
          <w:tcPr>
            <w:tcW w:w="440" w:type="dxa"/>
            <w:tcBorders>
              <w:top w:val="nil"/>
              <w:left w:val="nil"/>
              <w:bottom w:val="single" w:sz="4" w:space="0" w:color="auto"/>
              <w:right w:val="single" w:sz="4" w:space="0" w:color="auto"/>
            </w:tcBorders>
            <w:shd w:val="clear" w:color="auto" w:fill="auto"/>
            <w:noWrap/>
            <w:hideMark/>
          </w:tcPr>
          <w:p w14:paraId="6A71C6CD" w14:textId="7136ACA1"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4</w:t>
            </w:r>
            <w:r w:rsidR="007D7AA4">
              <w:rPr>
                <w:rFonts w:ascii="Segoe UI Semilight" w:hAnsi="Segoe UI Semilight" w:cs="Segoe UI Semilight"/>
                <w:color w:val="000000"/>
                <w:sz w:val="16"/>
                <w:szCs w:val="16"/>
              </w:rPr>
              <w:t>.</w:t>
            </w:r>
            <w:r w:rsidRPr="001636B9">
              <w:rPr>
                <w:rFonts w:ascii="Segoe UI Semilight" w:hAnsi="Segoe UI Semilight" w:cs="Segoe UI Semilight"/>
                <w:color w:val="000000"/>
                <w:sz w:val="16"/>
                <w:szCs w:val="16"/>
              </w:rPr>
              <w:t>1</w:t>
            </w:r>
          </w:p>
        </w:tc>
        <w:tc>
          <w:tcPr>
            <w:tcW w:w="5080" w:type="dxa"/>
            <w:tcBorders>
              <w:top w:val="nil"/>
              <w:left w:val="nil"/>
              <w:bottom w:val="single" w:sz="4" w:space="0" w:color="auto"/>
              <w:right w:val="single" w:sz="4" w:space="0" w:color="auto"/>
            </w:tcBorders>
            <w:shd w:val="clear" w:color="auto" w:fill="auto"/>
            <w:hideMark/>
          </w:tcPr>
          <w:p w14:paraId="29E4A3D4" w14:textId="59899B6A"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A Digital Strategy is developed and implemented, including linkages to and following guidance from the AMP Regional Project</w:t>
            </w:r>
          </w:p>
        </w:tc>
        <w:tc>
          <w:tcPr>
            <w:tcW w:w="280" w:type="dxa"/>
            <w:tcBorders>
              <w:top w:val="nil"/>
              <w:left w:val="nil"/>
              <w:bottom w:val="single" w:sz="4" w:space="0" w:color="auto"/>
              <w:right w:val="single" w:sz="4" w:space="0" w:color="auto"/>
            </w:tcBorders>
            <w:shd w:val="clear" w:color="000000" w:fill="2F75B5"/>
            <w:noWrap/>
            <w:hideMark/>
          </w:tcPr>
          <w:p w14:paraId="436DD16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000000" w:fill="2F75B5"/>
            <w:noWrap/>
            <w:hideMark/>
          </w:tcPr>
          <w:p w14:paraId="67086BD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000000" w:fill="2F75B5"/>
            <w:noWrap/>
            <w:hideMark/>
          </w:tcPr>
          <w:p w14:paraId="491EBD46"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000000" w:fill="2F75B5"/>
            <w:noWrap/>
            <w:hideMark/>
          </w:tcPr>
          <w:p w14:paraId="3B5004E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000000" w:fill="2F75B5"/>
            <w:noWrap/>
            <w:hideMark/>
          </w:tcPr>
          <w:p w14:paraId="07D960B9"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2F75B5"/>
            <w:noWrap/>
            <w:hideMark/>
          </w:tcPr>
          <w:p w14:paraId="3960594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2F75B5"/>
            <w:noWrap/>
            <w:hideMark/>
          </w:tcPr>
          <w:p w14:paraId="404D918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000000" w:fill="2F75B5"/>
            <w:noWrap/>
            <w:hideMark/>
          </w:tcPr>
          <w:p w14:paraId="7AD472E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2F75B5"/>
            <w:noWrap/>
            <w:hideMark/>
          </w:tcPr>
          <w:p w14:paraId="4349151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65BAA88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44E15F4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2F75B5"/>
            <w:noWrap/>
            <w:hideMark/>
          </w:tcPr>
          <w:p w14:paraId="1511CF4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2F75B5"/>
            <w:noWrap/>
            <w:hideMark/>
          </w:tcPr>
          <w:p w14:paraId="6749F3D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1B1C748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2DAEDDF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2F75B5"/>
            <w:noWrap/>
            <w:hideMark/>
          </w:tcPr>
          <w:p w14:paraId="288744A6"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35910CB2" w14:textId="77777777" w:rsidTr="001636B9">
        <w:trPr>
          <w:trHeight w:val="480"/>
        </w:trPr>
        <w:tc>
          <w:tcPr>
            <w:tcW w:w="1280" w:type="dxa"/>
            <w:vMerge/>
            <w:tcBorders>
              <w:top w:val="nil"/>
              <w:left w:val="single" w:sz="4" w:space="0" w:color="auto"/>
              <w:bottom w:val="single" w:sz="4" w:space="0" w:color="auto"/>
              <w:right w:val="single" w:sz="4" w:space="0" w:color="auto"/>
            </w:tcBorders>
            <w:vAlign w:val="center"/>
            <w:hideMark/>
          </w:tcPr>
          <w:p w14:paraId="78B7E20E" w14:textId="77777777" w:rsidR="001636B9" w:rsidRPr="001636B9" w:rsidRDefault="001636B9" w:rsidP="001636B9">
            <w:pPr>
              <w:rPr>
                <w:rFonts w:ascii="Segoe UI Semilight" w:hAnsi="Segoe UI Semilight" w:cs="Segoe UI Semilight"/>
                <w:b/>
                <w:bCs/>
                <w:i/>
                <w:iCs/>
                <w:color w:val="000000"/>
                <w:sz w:val="16"/>
                <w:szCs w:val="16"/>
              </w:rPr>
            </w:pPr>
          </w:p>
        </w:tc>
        <w:tc>
          <w:tcPr>
            <w:tcW w:w="2180" w:type="dxa"/>
            <w:vMerge/>
            <w:tcBorders>
              <w:top w:val="nil"/>
              <w:left w:val="single" w:sz="4" w:space="0" w:color="auto"/>
              <w:bottom w:val="single" w:sz="4" w:space="0" w:color="auto"/>
              <w:right w:val="single" w:sz="4" w:space="0" w:color="auto"/>
            </w:tcBorders>
            <w:vAlign w:val="center"/>
            <w:hideMark/>
          </w:tcPr>
          <w:p w14:paraId="4168329D" w14:textId="77777777" w:rsidR="001636B9" w:rsidRPr="001636B9" w:rsidRDefault="001636B9" w:rsidP="001636B9">
            <w:pPr>
              <w:rPr>
                <w:rFonts w:ascii="Segoe UI Semilight" w:hAnsi="Segoe UI Semilight" w:cs="Segoe UI Semilight"/>
                <w:color w:val="000000"/>
                <w:sz w:val="16"/>
                <w:szCs w:val="16"/>
              </w:rPr>
            </w:pPr>
          </w:p>
        </w:tc>
        <w:tc>
          <w:tcPr>
            <w:tcW w:w="440" w:type="dxa"/>
            <w:tcBorders>
              <w:top w:val="nil"/>
              <w:left w:val="nil"/>
              <w:bottom w:val="single" w:sz="4" w:space="0" w:color="auto"/>
              <w:right w:val="single" w:sz="4" w:space="0" w:color="auto"/>
            </w:tcBorders>
            <w:shd w:val="clear" w:color="auto" w:fill="auto"/>
            <w:noWrap/>
            <w:hideMark/>
          </w:tcPr>
          <w:p w14:paraId="556A90DE" w14:textId="0F1C2653"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4</w:t>
            </w:r>
            <w:r w:rsidR="007D7AA4">
              <w:rPr>
                <w:rFonts w:ascii="Segoe UI Semilight" w:hAnsi="Segoe UI Semilight" w:cs="Segoe UI Semilight"/>
                <w:color w:val="000000"/>
                <w:sz w:val="16"/>
                <w:szCs w:val="16"/>
              </w:rPr>
              <w:t>.</w:t>
            </w:r>
            <w:r w:rsidRPr="001636B9">
              <w:rPr>
                <w:rFonts w:ascii="Segoe UI Semilight" w:hAnsi="Segoe UI Semilight" w:cs="Segoe UI Semilight"/>
                <w:color w:val="000000"/>
                <w:sz w:val="16"/>
                <w:szCs w:val="16"/>
              </w:rPr>
              <w:t>2</w:t>
            </w:r>
          </w:p>
        </w:tc>
        <w:tc>
          <w:tcPr>
            <w:tcW w:w="5080" w:type="dxa"/>
            <w:tcBorders>
              <w:top w:val="nil"/>
              <w:left w:val="nil"/>
              <w:bottom w:val="single" w:sz="4" w:space="0" w:color="auto"/>
              <w:right w:val="single" w:sz="4" w:space="0" w:color="auto"/>
            </w:tcBorders>
            <w:shd w:val="clear" w:color="auto" w:fill="auto"/>
            <w:hideMark/>
          </w:tcPr>
          <w:p w14:paraId="74447AB3" w14:textId="2EA61365" w:rsidR="001636B9" w:rsidRPr="001636B9" w:rsidRDefault="007D7AA4" w:rsidP="001636B9">
            <w:pPr>
              <w:rPr>
                <w:rFonts w:ascii="Segoe UI Semilight" w:hAnsi="Segoe UI Semilight" w:cs="Segoe UI Semilight"/>
                <w:color w:val="000000"/>
                <w:sz w:val="16"/>
                <w:szCs w:val="16"/>
              </w:rPr>
            </w:pPr>
            <w:proofErr w:type="spellStart"/>
            <w:r w:rsidRPr="007D7AA4">
              <w:rPr>
                <w:rFonts w:ascii="Segoe UI Semilight" w:hAnsi="Segoe UI Semilight" w:cs="Segoe UI Semilight"/>
                <w:color w:val="000000"/>
                <w:sz w:val="16"/>
                <w:szCs w:val="16"/>
              </w:rPr>
              <w:t>Minigrids</w:t>
            </w:r>
            <w:proofErr w:type="spellEnd"/>
            <w:r w:rsidRPr="007D7AA4">
              <w:rPr>
                <w:rFonts w:ascii="Segoe UI Semilight" w:hAnsi="Segoe UI Semilight" w:cs="Segoe UI Semilight"/>
                <w:color w:val="000000"/>
                <w:sz w:val="16"/>
                <w:szCs w:val="16"/>
              </w:rPr>
              <w:t xml:space="preserve"> data management platform implemented to run tenders and manage data from pilots, and to support </w:t>
            </w:r>
            <w:proofErr w:type="spellStart"/>
            <w:r w:rsidRPr="007D7AA4">
              <w:rPr>
                <w:rFonts w:ascii="Segoe UI Semilight" w:hAnsi="Segoe UI Semilight" w:cs="Segoe UI Semilight"/>
                <w:color w:val="000000"/>
                <w:sz w:val="16"/>
                <w:szCs w:val="16"/>
              </w:rPr>
              <w:t>minigrids</w:t>
            </w:r>
            <w:proofErr w:type="spellEnd"/>
            <w:r w:rsidRPr="007D7AA4">
              <w:rPr>
                <w:rFonts w:ascii="Segoe UI Semilight" w:hAnsi="Segoe UI Semilight" w:cs="Segoe UI Semilight"/>
                <w:color w:val="000000"/>
                <w:sz w:val="16"/>
                <w:szCs w:val="16"/>
              </w:rPr>
              <w:t xml:space="preserve"> scale-up and cost-reduction</w:t>
            </w:r>
            <w:r>
              <w:rPr>
                <w:rFonts w:ascii="Segoe UI Semilight" w:hAnsi="Segoe UI Semilight" w:cs="Segoe UI Semilight"/>
                <w:color w:val="000000"/>
                <w:sz w:val="16"/>
                <w:szCs w:val="16"/>
              </w:rPr>
              <w:t>.</w:t>
            </w:r>
          </w:p>
        </w:tc>
        <w:tc>
          <w:tcPr>
            <w:tcW w:w="280" w:type="dxa"/>
            <w:tcBorders>
              <w:top w:val="nil"/>
              <w:left w:val="nil"/>
              <w:bottom w:val="single" w:sz="4" w:space="0" w:color="auto"/>
              <w:right w:val="single" w:sz="4" w:space="0" w:color="auto"/>
            </w:tcBorders>
            <w:shd w:val="clear" w:color="auto" w:fill="auto"/>
            <w:noWrap/>
            <w:hideMark/>
          </w:tcPr>
          <w:p w14:paraId="02240E0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000000" w:fill="2F75B5"/>
            <w:noWrap/>
            <w:hideMark/>
          </w:tcPr>
          <w:p w14:paraId="3C3A0246"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000000" w:fill="2F75B5"/>
            <w:noWrap/>
            <w:hideMark/>
          </w:tcPr>
          <w:p w14:paraId="1875FCF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000000" w:fill="2F75B5"/>
            <w:noWrap/>
            <w:hideMark/>
          </w:tcPr>
          <w:p w14:paraId="01766FC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000000" w:fill="2F75B5"/>
            <w:noWrap/>
            <w:hideMark/>
          </w:tcPr>
          <w:p w14:paraId="37AB6CF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2F75B5"/>
            <w:noWrap/>
            <w:hideMark/>
          </w:tcPr>
          <w:p w14:paraId="46808F6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2F75B5"/>
            <w:noWrap/>
            <w:hideMark/>
          </w:tcPr>
          <w:p w14:paraId="4D0B67B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000000" w:fill="2F75B5"/>
            <w:noWrap/>
            <w:hideMark/>
          </w:tcPr>
          <w:p w14:paraId="4997DCB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2F75B5"/>
            <w:noWrap/>
            <w:hideMark/>
          </w:tcPr>
          <w:p w14:paraId="61FBE3A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175A3359"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7A70AC7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2F75B5"/>
            <w:noWrap/>
            <w:hideMark/>
          </w:tcPr>
          <w:p w14:paraId="4F94D726"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2F75B5"/>
            <w:noWrap/>
            <w:hideMark/>
          </w:tcPr>
          <w:p w14:paraId="1C0EB42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7B21425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45FAA9B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2F75B5"/>
            <w:noWrap/>
            <w:hideMark/>
          </w:tcPr>
          <w:p w14:paraId="3C4EC96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0E3BCFAB" w14:textId="77777777" w:rsidTr="001636B9">
        <w:trPr>
          <w:trHeight w:val="1200"/>
        </w:trPr>
        <w:tc>
          <w:tcPr>
            <w:tcW w:w="1280" w:type="dxa"/>
            <w:vMerge/>
            <w:tcBorders>
              <w:top w:val="nil"/>
              <w:left w:val="single" w:sz="4" w:space="0" w:color="auto"/>
              <w:bottom w:val="single" w:sz="4" w:space="0" w:color="auto"/>
              <w:right w:val="single" w:sz="4" w:space="0" w:color="auto"/>
            </w:tcBorders>
            <w:vAlign w:val="center"/>
            <w:hideMark/>
          </w:tcPr>
          <w:p w14:paraId="18A0DCD0" w14:textId="77777777" w:rsidR="001636B9" w:rsidRPr="001636B9" w:rsidRDefault="001636B9" w:rsidP="001636B9">
            <w:pPr>
              <w:rPr>
                <w:rFonts w:ascii="Segoe UI Semilight" w:hAnsi="Segoe UI Semilight" w:cs="Segoe UI Semilight"/>
                <w:b/>
                <w:bCs/>
                <w:i/>
                <w:iCs/>
                <w:color w:val="000000"/>
                <w:sz w:val="16"/>
                <w:szCs w:val="16"/>
              </w:rPr>
            </w:pPr>
          </w:p>
        </w:tc>
        <w:tc>
          <w:tcPr>
            <w:tcW w:w="2180" w:type="dxa"/>
            <w:vMerge/>
            <w:tcBorders>
              <w:top w:val="nil"/>
              <w:left w:val="single" w:sz="4" w:space="0" w:color="auto"/>
              <w:bottom w:val="single" w:sz="4" w:space="0" w:color="auto"/>
              <w:right w:val="single" w:sz="4" w:space="0" w:color="auto"/>
            </w:tcBorders>
            <w:vAlign w:val="center"/>
            <w:hideMark/>
          </w:tcPr>
          <w:p w14:paraId="6E43CA5D" w14:textId="77777777" w:rsidR="001636B9" w:rsidRPr="001636B9" w:rsidRDefault="001636B9" w:rsidP="001636B9">
            <w:pPr>
              <w:rPr>
                <w:rFonts w:ascii="Segoe UI Semilight" w:hAnsi="Segoe UI Semilight" w:cs="Segoe UI Semilight"/>
                <w:color w:val="000000"/>
                <w:sz w:val="16"/>
                <w:szCs w:val="16"/>
              </w:rPr>
            </w:pPr>
          </w:p>
        </w:tc>
        <w:tc>
          <w:tcPr>
            <w:tcW w:w="440" w:type="dxa"/>
            <w:tcBorders>
              <w:top w:val="nil"/>
              <w:left w:val="nil"/>
              <w:bottom w:val="single" w:sz="4" w:space="0" w:color="auto"/>
              <w:right w:val="single" w:sz="4" w:space="0" w:color="auto"/>
            </w:tcBorders>
            <w:shd w:val="clear" w:color="auto" w:fill="auto"/>
            <w:noWrap/>
            <w:hideMark/>
          </w:tcPr>
          <w:p w14:paraId="39B73178" w14:textId="3442C556"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4</w:t>
            </w:r>
            <w:r w:rsidR="007D7AA4">
              <w:rPr>
                <w:rFonts w:ascii="Segoe UI Semilight" w:hAnsi="Segoe UI Semilight" w:cs="Segoe UI Semilight"/>
                <w:color w:val="000000"/>
                <w:sz w:val="16"/>
                <w:szCs w:val="16"/>
              </w:rPr>
              <w:t>.</w:t>
            </w:r>
            <w:r w:rsidRPr="001636B9">
              <w:rPr>
                <w:rFonts w:ascii="Segoe UI Semilight" w:hAnsi="Segoe UI Semilight" w:cs="Segoe UI Semilight"/>
                <w:color w:val="000000"/>
                <w:sz w:val="16"/>
                <w:szCs w:val="16"/>
              </w:rPr>
              <w:t>3</w:t>
            </w:r>
          </w:p>
        </w:tc>
        <w:tc>
          <w:tcPr>
            <w:tcW w:w="5080" w:type="dxa"/>
            <w:tcBorders>
              <w:top w:val="nil"/>
              <w:left w:val="nil"/>
              <w:bottom w:val="single" w:sz="4" w:space="0" w:color="auto"/>
              <w:right w:val="single" w:sz="4" w:space="0" w:color="auto"/>
            </w:tcBorders>
            <w:shd w:val="clear" w:color="auto" w:fill="auto"/>
            <w:hideMark/>
          </w:tcPr>
          <w:p w14:paraId="43F1A0C9"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xml:space="preserve">A Quality Assurance and Monitoring Framework for measuring, reporting and verification of the sustainable development impacts of all </w:t>
            </w:r>
            <w:proofErr w:type="spellStart"/>
            <w:r w:rsidRPr="001636B9">
              <w:rPr>
                <w:rFonts w:ascii="Segoe UI Semilight" w:hAnsi="Segoe UI Semilight" w:cs="Segoe UI Semilight"/>
                <w:color w:val="000000"/>
                <w:sz w:val="16"/>
                <w:szCs w:val="16"/>
              </w:rPr>
              <w:t>minigrids</w:t>
            </w:r>
            <w:proofErr w:type="spellEnd"/>
            <w:r w:rsidRPr="001636B9">
              <w:rPr>
                <w:rFonts w:ascii="Segoe UI Semilight" w:hAnsi="Segoe UI Semilight" w:cs="Segoe UI Semilight"/>
                <w:color w:val="000000"/>
                <w:sz w:val="16"/>
                <w:szCs w:val="16"/>
              </w:rPr>
              <w:t xml:space="preserve"> pilots supported, including GHG emission reductions, is adopted and operationalized based on standardized guidance from the regional project</w:t>
            </w:r>
          </w:p>
        </w:tc>
        <w:tc>
          <w:tcPr>
            <w:tcW w:w="280" w:type="dxa"/>
            <w:tcBorders>
              <w:top w:val="nil"/>
              <w:left w:val="nil"/>
              <w:bottom w:val="single" w:sz="4" w:space="0" w:color="auto"/>
              <w:right w:val="single" w:sz="4" w:space="0" w:color="auto"/>
            </w:tcBorders>
            <w:shd w:val="clear" w:color="000000" w:fill="2F75B5"/>
            <w:noWrap/>
            <w:hideMark/>
          </w:tcPr>
          <w:p w14:paraId="27B210D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000000" w:fill="2F75B5"/>
            <w:noWrap/>
            <w:hideMark/>
          </w:tcPr>
          <w:p w14:paraId="753CEF6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000000" w:fill="2F75B5"/>
            <w:noWrap/>
            <w:hideMark/>
          </w:tcPr>
          <w:p w14:paraId="3DBA3B4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000000" w:fill="2F75B5"/>
            <w:noWrap/>
            <w:hideMark/>
          </w:tcPr>
          <w:p w14:paraId="2C82125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000000" w:fill="2F75B5"/>
            <w:noWrap/>
            <w:hideMark/>
          </w:tcPr>
          <w:p w14:paraId="1506D99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2F75B5"/>
            <w:noWrap/>
            <w:hideMark/>
          </w:tcPr>
          <w:p w14:paraId="42D5657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2F75B5"/>
            <w:noWrap/>
            <w:hideMark/>
          </w:tcPr>
          <w:p w14:paraId="0FA2859D"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000000" w:fill="2F75B5"/>
            <w:noWrap/>
            <w:hideMark/>
          </w:tcPr>
          <w:p w14:paraId="68EC836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2F75B5"/>
            <w:noWrap/>
            <w:hideMark/>
          </w:tcPr>
          <w:p w14:paraId="547A803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7A962189"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6C91774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2F75B5"/>
            <w:noWrap/>
            <w:hideMark/>
          </w:tcPr>
          <w:p w14:paraId="23990DC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2F75B5"/>
            <w:noWrap/>
            <w:hideMark/>
          </w:tcPr>
          <w:p w14:paraId="41B31776"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0E97E73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748E825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2F75B5"/>
            <w:noWrap/>
            <w:hideMark/>
          </w:tcPr>
          <w:p w14:paraId="1A2B67D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3E047F3E" w14:textId="77777777" w:rsidTr="001636B9">
        <w:trPr>
          <w:trHeight w:val="720"/>
        </w:trPr>
        <w:tc>
          <w:tcPr>
            <w:tcW w:w="1280" w:type="dxa"/>
            <w:vMerge/>
            <w:tcBorders>
              <w:top w:val="nil"/>
              <w:left w:val="single" w:sz="4" w:space="0" w:color="auto"/>
              <w:bottom w:val="single" w:sz="4" w:space="0" w:color="auto"/>
              <w:right w:val="single" w:sz="4" w:space="0" w:color="auto"/>
            </w:tcBorders>
            <w:vAlign w:val="center"/>
            <w:hideMark/>
          </w:tcPr>
          <w:p w14:paraId="279A92D0" w14:textId="77777777" w:rsidR="001636B9" w:rsidRPr="001636B9" w:rsidRDefault="001636B9" w:rsidP="001636B9">
            <w:pPr>
              <w:rPr>
                <w:rFonts w:ascii="Segoe UI Semilight" w:hAnsi="Segoe UI Semilight" w:cs="Segoe UI Semilight"/>
                <w:b/>
                <w:bCs/>
                <w:i/>
                <w:iCs/>
                <w:color w:val="000000"/>
                <w:sz w:val="16"/>
                <w:szCs w:val="16"/>
              </w:rPr>
            </w:pPr>
          </w:p>
        </w:tc>
        <w:tc>
          <w:tcPr>
            <w:tcW w:w="2180" w:type="dxa"/>
            <w:vMerge/>
            <w:tcBorders>
              <w:top w:val="nil"/>
              <w:left w:val="single" w:sz="4" w:space="0" w:color="auto"/>
              <w:bottom w:val="single" w:sz="4" w:space="0" w:color="auto"/>
              <w:right w:val="single" w:sz="4" w:space="0" w:color="auto"/>
            </w:tcBorders>
            <w:vAlign w:val="center"/>
            <w:hideMark/>
          </w:tcPr>
          <w:p w14:paraId="6FFEF82C" w14:textId="77777777" w:rsidR="001636B9" w:rsidRPr="001636B9" w:rsidRDefault="001636B9" w:rsidP="001636B9">
            <w:pPr>
              <w:rPr>
                <w:rFonts w:ascii="Segoe UI Semilight" w:hAnsi="Segoe UI Semilight" w:cs="Segoe UI Semilight"/>
                <w:color w:val="000000"/>
                <w:sz w:val="16"/>
                <w:szCs w:val="16"/>
              </w:rPr>
            </w:pPr>
          </w:p>
        </w:tc>
        <w:tc>
          <w:tcPr>
            <w:tcW w:w="440" w:type="dxa"/>
            <w:tcBorders>
              <w:top w:val="nil"/>
              <w:left w:val="nil"/>
              <w:bottom w:val="single" w:sz="4" w:space="0" w:color="auto"/>
              <w:right w:val="single" w:sz="4" w:space="0" w:color="auto"/>
            </w:tcBorders>
            <w:shd w:val="clear" w:color="auto" w:fill="auto"/>
            <w:noWrap/>
            <w:hideMark/>
          </w:tcPr>
          <w:p w14:paraId="23839C2F" w14:textId="00993E33"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4</w:t>
            </w:r>
            <w:r w:rsidR="007D7AA4">
              <w:rPr>
                <w:rFonts w:ascii="Segoe UI Semilight" w:hAnsi="Segoe UI Semilight" w:cs="Segoe UI Semilight"/>
                <w:color w:val="000000"/>
                <w:sz w:val="16"/>
                <w:szCs w:val="16"/>
              </w:rPr>
              <w:t>.</w:t>
            </w:r>
            <w:r w:rsidRPr="001636B9">
              <w:rPr>
                <w:rFonts w:ascii="Segoe UI Semilight" w:hAnsi="Segoe UI Semilight" w:cs="Segoe UI Semilight"/>
                <w:color w:val="000000"/>
                <w:sz w:val="16"/>
                <w:szCs w:val="16"/>
              </w:rPr>
              <w:t>4</w:t>
            </w:r>
          </w:p>
        </w:tc>
        <w:tc>
          <w:tcPr>
            <w:tcW w:w="5080" w:type="dxa"/>
            <w:tcBorders>
              <w:top w:val="nil"/>
              <w:left w:val="nil"/>
              <w:bottom w:val="single" w:sz="4" w:space="0" w:color="auto"/>
              <w:right w:val="single" w:sz="4" w:space="0" w:color="auto"/>
            </w:tcBorders>
            <w:shd w:val="clear" w:color="auto" w:fill="auto"/>
            <w:hideMark/>
          </w:tcPr>
          <w:p w14:paraId="0B0B75A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M&amp;E and Reporting, including (</w:t>
            </w:r>
            <w:proofErr w:type="spellStart"/>
            <w:r w:rsidRPr="001636B9">
              <w:rPr>
                <w:rFonts w:ascii="Segoe UI Semilight" w:hAnsi="Segoe UI Semilight" w:cs="Segoe UI Semilight"/>
                <w:color w:val="000000"/>
                <w:sz w:val="16"/>
                <w:szCs w:val="16"/>
              </w:rPr>
              <w:t>i</w:t>
            </w:r>
            <w:proofErr w:type="spellEnd"/>
            <w:r w:rsidRPr="001636B9">
              <w:rPr>
                <w:rFonts w:ascii="Segoe UI Semilight" w:hAnsi="Segoe UI Semilight" w:cs="Segoe UI Semilight"/>
                <w:color w:val="000000"/>
                <w:sz w:val="16"/>
                <w:szCs w:val="16"/>
              </w:rPr>
              <w:t xml:space="preserve">) Conducting inception workshop and preparing report, (ii) Ongoing M&amp;E, (iii) Mid Term Evaluation and (iv) Terminal Evaluation </w:t>
            </w:r>
          </w:p>
        </w:tc>
        <w:tc>
          <w:tcPr>
            <w:tcW w:w="280" w:type="dxa"/>
            <w:tcBorders>
              <w:top w:val="nil"/>
              <w:left w:val="nil"/>
              <w:bottom w:val="single" w:sz="4" w:space="0" w:color="auto"/>
              <w:right w:val="single" w:sz="4" w:space="0" w:color="auto"/>
            </w:tcBorders>
            <w:shd w:val="clear" w:color="000000" w:fill="2F75B5"/>
            <w:noWrap/>
            <w:hideMark/>
          </w:tcPr>
          <w:p w14:paraId="51ACE1C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000000" w:fill="2F75B5"/>
            <w:noWrap/>
            <w:hideMark/>
          </w:tcPr>
          <w:p w14:paraId="705D866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000000" w:fill="2F75B5"/>
            <w:noWrap/>
            <w:hideMark/>
          </w:tcPr>
          <w:p w14:paraId="4EF9D65D"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000000" w:fill="2F75B5"/>
            <w:noWrap/>
            <w:hideMark/>
          </w:tcPr>
          <w:p w14:paraId="61A1896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000000" w:fill="2F75B5"/>
            <w:noWrap/>
            <w:hideMark/>
          </w:tcPr>
          <w:p w14:paraId="0D21D3B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2F75B5"/>
            <w:noWrap/>
            <w:hideMark/>
          </w:tcPr>
          <w:p w14:paraId="65C316D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2F75B5"/>
            <w:noWrap/>
            <w:hideMark/>
          </w:tcPr>
          <w:p w14:paraId="0851669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000000" w:fill="2F75B5"/>
            <w:noWrap/>
            <w:hideMark/>
          </w:tcPr>
          <w:p w14:paraId="35D9992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2F75B5"/>
            <w:noWrap/>
            <w:hideMark/>
          </w:tcPr>
          <w:p w14:paraId="77D649E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72DD4A9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2E82E3C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2F75B5"/>
            <w:noWrap/>
            <w:hideMark/>
          </w:tcPr>
          <w:p w14:paraId="6E687B2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2F75B5"/>
            <w:noWrap/>
            <w:hideMark/>
          </w:tcPr>
          <w:p w14:paraId="394902F9"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4103DDB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4C5D14A9"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2F75B5"/>
            <w:noWrap/>
            <w:hideMark/>
          </w:tcPr>
          <w:p w14:paraId="29EE822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441E9315" w14:textId="77777777" w:rsidTr="001636B9">
        <w:trPr>
          <w:trHeight w:val="720"/>
        </w:trPr>
        <w:tc>
          <w:tcPr>
            <w:tcW w:w="1280" w:type="dxa"/>
            <w:vMerge/>
            <w:tcBorders>
              <w:top w:val="nil"/>
              <w:left w:val="single" w:sz="4" w:space="0" w:color="auto"/>
              <w:bottom w:val="single" w:sz="4" w:space="0" w:color="auto"/>
              <w:right w:val="single" w:sz="4" w:space="0" w:color="auto"/>
            </w:tcBorders>
            <w:vAlign w:val="center"/>
            <w:hideMark/>
          </w:tcPr>
          <w:p w14:paraId="4D923C46" w14:textId="77777777" w:rsidR="001636B9" w:rsidRPr="001636B9" w:rsidRDefault="001636B9" w:rsidP="001636B9">
            <w:pPr>
              <w:rPr>
                <w:rFonts w:ascii="Segoe UI Semilight" w:hAnsi="Segoe UI Semilight" w:cs="Segoe UI Semilight"/>
                <w:b/>
                <w:bCs/>
                <w:i/>
                <w:iCs/>
                <w:color w:val="000000"/>
                <w:sz w:val="16"/>
                <w:szCs w:val="16"/>
              </w:rPr>
            </w:pPr>
          </w:p>
        </w:tc>
        <w:tc>
          <w:tcPr>
            <w:tcW w:w="2180" w:type="dxa"/>
            <w:vMerge/>
            <w:tcBorders>
              <w:top w:val="nil"/>
              <w:left w:val="single" w:sz="4" w:space="0" w:color="auto"/>
              <w:bottom w:val="single" w:sz="4" w:space="0" w:color="auto"/>
              <w:right w:val="single" w:sz="4" w:space="0" w:color="auto"/>
            </w:tcBorders>
            <w:vAlign w:val="center"/>
            <w:hideMark/>
          </w:tcPr>
          <w:p w14:paraId="7E1F1F98" w14:textId="77777777" w:rsidR="001636B9" w:rsidRPr="001636B9" w:rsidRDefault="001636B9" w:rsidP="001636B9">
            <w:pPr>
              <w:rPr>
                <w:rFonts w:ascii="Segoe UI Semilight" w:hAnsi="Segoe UI Semilight" w:cs="Segoe UI Semilight"/>
                <w:color w:val="000000"/>
                <w:sz w:val="16"/>
                <w:szCs w:val="16"/>
              </w:rPr>
            </w:pPr>
          </w:p>
        </w:tc>
        <w:tc>
          <w:tcPr>
            <w:tcW w:w="440" w:type="dxa"/>
            <w:tcBorders>
              <w:top w:val="nil"/>
              <w:left w:val="nil"/>
              <w:bottom w:val="single" w:sz="4" w:space="0" w:color="auto"/>
              <w:right w:val="single" w:sz="4" w:space="0" w:color="auto"/>
            </w:tcBorders>
            <w:shd w:val="clear" w:color="auto" w:fill="auto"/>
            <w:noWrap/>
            <w:hideMark/>
          </w:tcPr>
          <w:p w14:paraId="0B0C0614" w14:textId="11F3E8B9"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4</w:t>
            </w:r>
            <w:r w:rsidR="007D7AA4">
              <w:rPr>
                <w:rFonts w:ascii="Segoe UI Semilight" w:hAnsi="Segoe UI Semilight" w:cs="Segoe UI Semilight"/>
                <w:color w:val="000000"/>
                <w:sz w:val="16"/>
                <w:szCs w:val="16"/>
              </w:rPr>
              <w:t>.</w:t>
            </w:r>
            <w:r w:rsidRPr="001636B9">
              <w:rPr>
                <w:rFonts w:ascii="Segoe UI Semilight" w:hAnsi="Segoe UI Semilight" w:cs="Segoe UI Semilight"/>
                <w:color w:val="000000"/>
                <w:sz w:val="16"/>
                <w:szCs w:val="16"/>
              </w:rPr>
              <w:t>5</w:t>
            </w:r>
          </w:p>
        </w:tc>
        <w:tc>
          <w:tcPr>
            <w:tcW w:w="5080" w:type="dxa"/>
            <w:tcBorders>
              <w:top w:val="nil"/>
              <w:left w:val="nil"/>
              <w:bottom w:val="single" w:sz="4" w:space="0" w:color="auto"/>
              <w:right w:val="single" w:sz="4" w:space="0" w:color="auto"/>
            </w:tcBorders>
            <w:shd w:val="clear" w:color="auto" w:fill="auto"/>
            <w:hideMark/>
          </w:tcPr>
          <w:p w14:paraId="6751EA7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Engage with regional project, including, but not limited to, via (</w:t>
            </w:r>
            <w:proofErr w:type="spellStart"/>
            <w:r w:rsidRPr="001636B9">
              <w:rPr>
                <w:rFonts w:ascii="Segoe UI Semilight" w:hAnsi="Segoe UI Semilight" w:cs="Segoe UI Semilight"/>
                <w:color w:val="000000"/>
                <w:sz w:val="16"/>
                <w:szCs w:val="16"/>
              </w:rPr>
              <w:t>i</w:t>
            </w:r>
            <w:proofErr w:type="spellEnd"/>
            <w:r w:rsidRPr="001636B9">
              <w:rPr>
                <w:rFonts w:ascii="Segoe UI Semilight" w:hAnsi="Segoe UI Semilight" w:cs="Segoe UI Semilight"/>
                <w:color w:val="000000"/>
                <w:sz w:val="16"/>
                <w:szCs w:val="16"/>
              </w:rPr>
              <w:t xml:space="preserve">) participating in Communities of Practice and (ii) capturing and sharing lessons learnt </w:t>
            </w:r>
          </w:p>
        </w:tc>
        <w:tc>
          <w:tcPr>
            <w:tcW w:w="280" w:type="dxa"/>
            <w:tcBorders>
              <w:top w:val="nil"/>
              <w:left w:val="nil"/>
              <w:bottom w:val="single" w:sz="4" w:space="0" w:color="auto"/>
              <w:right w:val="single" w:sz="4" w:space="0" w:color="auto"/>
            </w:tcBorders>
            <w:shd w:val="clear" w:color="000000" w:fill="2F75B5"/>
            <w:noWrap/>
            <w:hideMark/>
          </w:tcPr>
          <w:p w14:paraId="4C9D59E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000000" w:fill="2F75B5"/>
            <w:noWrap/>
            <w:hideMark/>
          </w:tcPr>
          <w:p w14:paraId="4B8E0DD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000000" w:fill="2F75B5"/>
            <w:noWrap/>
            <w:hideMark/>
          </w:tcPr>
          <w:p w14:paraId="23B5C9A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000000" w:fill="2F75B5"/>
            <w:noWrap/>
            <w:hideMark/>
          </w:tcPr>
          <w:p w14:paraId="100699C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000000" w:fill="2F75B5"/>
            <w:noWrap/>
            <w:hideMark/>
          </w:tcPr>
          <w:p w14:paraId="684686BD"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2F75B5"/>
            <w:noWrap/>
            <w:hideMark/>
          </w:tcPr>
          <w:p w14:paraId="74ABEEE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2F75B5"/>
            <w:noWrap/>
            <w:hideMark/>
          </w:tcPr>
          <w:p w14:paraId="02F80F0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000000" w:fill="2F75B5"/>
            <w:noWrap/>
            <w:hideMark/>
          </w:tcPr>
          <w:p w14:paraId="01641DC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2F75B5"/>
            <w:noWrap/>
            <w:hideMark/>
          </w:tcPr>
          <w:p w14:paraId="78D776F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7CFCF05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0E9D335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2F75B5"/>
            <w:noWrap/>
            <w:hideMark/>
          </w:tcPr>
          <w:p w14:paraId="3FC8571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2F75B5"/>
            <w:noWrap/>
            <w:hideMark/>
          </w:tcPr>
          <w:p w14:paraId="03C110A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20A98D19"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2396C02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2F75B5"/>
            <w:noWrap/>
            <w:hideMark/>
          </w:tcPr>
          <w:p w14:paraId="6956DB0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72DAA02F" w14:textId="77777777" w:rsidTr="001636B9">
        <w:trPr>
          <w:trHeight w:val="720"/>
        </w:trPr>
        <w:tc>
          <w:tcPr>
            <w:tcW w:w="1280" w:type="dxa"/>
            <w:vMerge/>
            <w:tcBorders>
              <w:top w:val="nil"/>
              <w:left w:val="single" w:sz="4" w:space="0" w:color="auto"/>
              <w:bottom w:val="single" w:sz="4" w:space="0" w:color="auto"/>
              <w:right w:val="single" w:sz="4" w:space="0" w:color="auto"/>
            </w:tcBorders>
            <w:vAlign w:val="center"/>
            <w:hideMark/>
          </w:tcPr>
          <w:p w14:paraId="63FD7527" w14:textId="77777777" w:rsidR="001636B9" w:rsidRPr="001636B9" w:rsidRDefault="001636B9" w:rsidP="001636B9">
            <w:pPr>
              <w:rPr>
                <w:rFonts w:ascii="Segoe UI Semilight" w:hAnsi="Segoe UI Semilight" w:cs="Segoe UI Semilight"/>
                <w:b/>
                <w:bCs/>
                <w:i/>
                <w:iCs/>
                <w:color w:val="000000"/>
                <w:sz w:val="16"/>
                <w:szCs w:val="16"/>
              </w:rPr>
            </w:pPr>
          </w:p>
        </w:tc>
        <w:tc>
          <w:tcPr>
            <w:tcW w:w="2180" w:type="dxa"/>
            <w:vMerge/>
            <w:tcBorders>
              <w:top w:val="nil"/>
              <w:left w:val="single" w:sz="4" w:space="0" w:color="auto"/>
              <w:bottom w:val="single" w:sz="4" w:space="0" w:color="auto"/>
              <w:right w:val="single" w:sz="4" w:space="0" w:color="auto"/>
            </w:tcBorders>
            <w:vAlign w:val="center"/>
            <w:hideMark/>
          </w:tcPr>
          <w:p w14:paraId="0D8441EC" w14:textId="77777777" w:rsidR="001636B9" w:rsidRPr="001636B9" w:rsidRDefault="001636B9" w:rsidP="001636B9">
            <w:pPr>
              <w:rPr>
                <w:rFonts w:ascii="Segoe UI Semilight" w:hAnsi="Segoe UI Semilight" w:cs="Segoe UI Semilight"/>
                <w:color w:val="000000"/>
                <w:sz w:val="16"/>
                <w:szCs w:val="16"/>
              </w:rPr>
            </w:pPr>
          </w:p>
        </w:tc>
        <w:tc>
          <w:tcPr>
            <w:tcW w:w="440" w:type="dxa"/>
            <w:tcBorders>
              <w:top w:val="nil"/>
              <w:left w:val="nil"/>
              <w:bottom w:val="single" w:sz="4" w:space="0" w:color="auto"/>
              <w:right w:val="single" w:sz="4" w:space="0" w:color="auto"/>
            </w:tcBorders>
            <w:shd w:val="clear" w:color="auto" w:fill="auto"/>
            <w:noWrap/>
            <w:hideMark/>
          </w:tcPr>
          <w:p w14:paraId="25E1ABAA" w14:textId="5533AB8B"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4</w:t>
            </w:r>
            <w:r w:rsidR="007D7AA4">
              <w:rPr>
                <w:rFonts w:ascii="Segoe UI Semilight" w:hAnsi="Segoe UI Semilight" w:cs="Segoe UI Semilight"/>
                <w:color w:val="000000"/>
                <w:sz w:val="16"/>
                <w:szCs w:val="16"/>
              </w:rPr>
              <w:t>.</w:t>
            </w:r>
            <w:r w:rsidRPr="001636B9">
              <w:rPr>
                <w:rFonts w:ascii="Segoe UI Semilight" w:hAnsi="Segoe UI Semilight" w:cs="Segoe UI Semilight"/>
                <w:color w:val="000000"/>
                <w:sz w:val="16"/>
                <w:szCs w:val="16"/>
              </w:rPr>
              <w:t>6</w:t>
            </w:r>
          </w:p>
        </w:tc>
        <w:tc>
          <w:tcPr>
            <w:tcW w:w="5080" w:type="dxa"/>
            <w:tcBorders>
              <w:top w:val="nil"/>
              <w:left w:val="nil"/>
              <w:bottom w:val="single" w:sz="4" w:space="0" w:color="auto"/>
              <w:right w:val="single" w:sz="4" w:space="0" w:color="auto"/>
            </w:tcBorders>
            <w:shd w:val="clear" w:color="auto" w:fill="auto"/>
            <w:hideMark/>
          </w:tcPr>
          <w:p w14:paraId="5D8363A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xml:space="preserve">Knowledge networks / Communities of Practice / industry associations / Other strengthened to promote </w:t>
            </w:r>
            <w:proofErr w:type="spellStart"/>
            <w:r w:rsidRPr="001636B9">
              <w:rPr>
                <w:rFonts w:ascii="Segoe UI Semilight" w:hAnsi="Segoe UI Semilight" w:cs="Segoe UI Semilight"/>
                <w:color w:val="000000"/>
                <w:sz w:val="16"/>
                <w:szCs w:val="16"/>
              </w:rPr>
              <w:t>minigrids</w:t>
            </w:r>
            <w:proofErr w:type="spellEnd"/>
            <w:r w:rsidRPr="001636B9">
              <w:rPr>
                <w:rFonts w:ascii="Segoe UI Semilight" w:hAnsi="Segoe UI Semilight" w:cs="Segoe UI Semilight"/>
                <w:color w:val="000000"/>
                <w:sz w:val="16"/>
                <w:szCs w:val="16"/>
              </w:rPr>
              <w:t xml:space="preserve"> development / rural energy access</w:t>
            </w:r>
          </w:p>
        </w:tc>
        <w:tc>
          <w:tcPr>
            <w:tcW w:w="280" w:type="dxa"/>
            <w:tcBorders>
              <w:top w:val="nil"/>
              <w:left w:val="nil"/>
              <w:bottom w:val="single" w:sz="4" w:space="0" w:color="auto"/>
              <w:right w:val="single" w:sz="4" w:space="0" w:color="auto"/>
            </w:tcBorders>
            <w:shd w:val="clear" w:color="000000" w:fill="2F75B5"/>
            <w:noWrap/>
            <w:hideMark/>
          </w:tcPr>
          <w:p w14:paraId="149422F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000000" w:fill="2F75B5"/>
            <w:noWrap/>
            <w:hideMark/>
          </w:tcPr>
          <w:p w14:paraId="120F2BC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000000" w:fill="2F75B5"/>
            <w:noWrap/>
            <w:hideMark/>
          </w:tcPr>
          <w:p w14:paraId="6B0EA83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000000" w:fill="2F75B5"/>
            <w:noWrap/>
            <w:hideMark/>
          </w:tcPr>
          <w:p w14:paraId="2C59022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000000" w:fill="2F75B5"/>
            <w:noWrap/>
            <w:hideMark/>
          </w:tcPr>
          <w:p w14:paraId="6DB5664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2F75B5"/>
            <w:noWrap/>
            <w:hideMark/>
          </w:tcPr>
          <w:p w14:paraId="63212A7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2F75B5"/>
            <w:noWrap/>
            <w:hideMark/>
          </w:tcPr>
          <w:p w14:paraId="0A665F6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000000" w:fill="2F75B5"/>
            <w:noWrap/>
            <w:hideMark/>
          </w:tcPr>
          <w:p w14:paraId="14670CA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2F75B5"/>
            <w:noWrap/>
            <w:hideMark/>
          </w:tcPr>
          <w:p w14:paraId="505C028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74DAF6C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0F39E71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2F75B5"/>
            <w:noWrap/>
            <w:hideMark/>
          </w:tcPr>
          <w:p w14:paraId="3B6248A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2F75B5"/>
            <w:noWrap/>
            <w:hideMark/>
          </w:tcPr>
          <w:p w14:paraId="4488E69C"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5303C942"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534CD9F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2F75B5"/>
            <w:noWrap/>
            <w:hideMark/>
          </w:tcPr>
          <w:p w14:paraId="4652D5A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2D451E28" w14:textId="77777777" w:rsidTr="001636B9">
        <w:trPr>
          <w:trHeight w:val="240"/>
        </w:trPr>
        <w:tc>
          <w:tcPr>
            <w:tcW w:w="1280" w:type="dxa"/>
            <w:vMerge/>
            <w:tcBorders>
              <w:top w:val="nil"/>
              <w:left w:val="single" w:sz="4" w:space="0" w:color="auto"/>
              <w:bottom w:val="single" w:sz="4" w:space="0" w:color="auto"/>
              <w:right w:val="single" w:sz="4" w:space="0" w:color="auto"/>
            </w:tcBorders>
            <w:vAlign w:val="center"/>
            <w:hideMark/>
          </w:tcPr>
          <w:p w14:paraId="48402056" w14:textId="77777777" w:rsidR="001636B9" w:rsidRPr="001636B9" w:rsidRDefault="001636B9" w:rsidP="001636B9">
            <w:pPr>
              <w:rPr>
                <w:rFonts w:ascii="Segoe UI Semilight" w:hAnsi="Segoe UI Semilight" w:cs="Segoe UI Semilight"/>
                <w:b/>
                <w:bCs/>
                <w:i/>
                <w:iCs/>
                <w:color w:val="000000"/>
                <w:sz w:val="16"/>
                <w:szCs w:val="16"/>
              </w:rPr>
            </w:pPr>
          </w:p>
        </w:tc>
        <w:tc>
          <w:tcPr>
            <w:tcW w:w="2180" w:type="dxa"/>
            <w:vMerge/>
            <w:tcBorders>
              <w:top w:val="nil"/>
              <w:left w:val="single" w:sz="4" w:space="0" w:color="auto"/>
              <w:bottom w:val="single" w:sz="4" w:space="0" w:color="auto"/>
              <w:right w:val="single" w:sz="4" w:space="0" w:color="auto"/>
            </w:tcBorders>
            <w:vAlign w:val="center"/>
            <w:hideMark/>
          </w:tcPr>
          <w:p w14:paraId="5F25676B" w14:textId="77777777" w:rsidR="001636B9" w:rsidRPr="001636B9" w:rsidRDefault="001636B9" w:rsidP="001636B9">
            <w:pPr>
              <w:rPr>
                <w:rFonts w:ascii="Segoe UI Semilight" w:hAnsi="Segoe UI Semilight" w:cs="Segoe UI Semilight"/>
                <w:color w:val="000000"/>
                <w:sz w:val="16"/>
                <w:szCs w:val="16"/>
              </w:rPr>
            </w:pPr>
          </w:p>
        </w:tc>
        <w:tc>
          <w:tcPr>
            <w:tcW w:w="440" w:type="dxa"/>
            <w:tcBorders>
              <w:top w:val="nil"/>
              <w:left w:val="nil"/>
              <w:bottom w:val="single" w:sz="4" w:space="0" w:color="auto"/>
              <w:right w:val="single" w:sz="4" w:space="0" w:color="auto"/>
            </w:tcBorders>
            <w:shd w:val="clear" w:color="auto" w:fill="auto"/>
            <w:noWrap/>
            <w:hideMark/>
          </w:tcPr>
          <w:p w14:paraId="38FD6E74" w14:textId="3A48CA87"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4</w:t>
            </w:r>
            <w:r w:rsidR="007D7AA4">
              <w:rPr>
                <w:rFonts w:ascii="Segoe UI Semilight" w:hAnsi="Segoe UI Semilight" w:cs="Segoe UI Semilight"/>
                <w:color w:val="000000"/>
                <w:sz w:val="16"/>
                <w:szCs w:val="16"/>
              </w:rPr>
              <w:t>.</w:t>
            </w:r>
            <w:r w:rsidRPr="001636B9">
              <w:rPr>
                <w:rFonts w:ascii="Segoe UI Semilight" w:hAnsi="Segoe UI Semilight" w:cs="Segoe UI Semilight"/>
                <w:color w:val="000000"/>
                <w:sz w:val="16"/>
                <w:szCs w:val="16"/>
              </w:rPr>
              <w:t>7</w:t>
            </w:r>
          </w:p>
        </w:tc>
        <w:tc>
          <w:tcPr>
            <w:tcW w:w="5080" w:type="dxa"/>
            <w:tcBorders>
              <w:top w:val="nil"/>
              <w:left w:val="nil"/>
              <w:bottom w:val="single" w:sz="4" w:space="0" w:color="auto"/>
              <w:right w:val="single" w:sz="4" w:space="0" w:color="auto"/>
            </w:tcBorders>
            <w:shd w:val="clear" w:color="auto" w:fill="auto"/>
            <w:hideMark/>
          </w:tcPr>
          <w:p w14:paraId="6D83384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Lessons learned captured and disseminated at all levels</w:t>
            </w:r>
          </w:p>
        </w:tc>
        <w:tc>
          <w:tcPr>
            <w:tcW w:w="280" w:type="dxa"/>
            <w:tcBorders>
              <w:top w:val="nil"/>
              <w:left w:val="nil"/>
              <w:bottom w:val="single" w:sz="4" w:space="0" w:color="auto"/>
              <w:right w:val="single" w:sz="4" w:space="0" w:color="auto"/>
            </w:tcBorders>
            <w:shd w:val="clear" w:color="auto" w:fill="auto"/>
            <w:noWrap/>
            <w:hideMark/>
          </w:tcPr>
          <w:p w14:paraId="5E12B0FE"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000000" w:fill="2F75B5"/>
            <w:noWrap/>
            <w:hideMark/>
          </w:tcPr>
          <w:p w14:paraId="0E1CD8E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000000" w:fill="2F75B5"/>
            <w:noWrap/>
            <w:hideMark/>
          </w:tcPr>
          <w:p w14:paraId="03BA5E4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000000" w:fill="2F75B5"/>
            <w:noWrap/>
            <w:hideMark/>
          </w:tcPr>
          <w:p w14:paraId="1FBF986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000000" w:fill="2F75B5"/>
            <w:noWrap/>
            <w:hideMark/>
          </w:tcPr>
          <w:p w14:paraId="144622ED"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2F75B5"/>
            <w:noWrap/>
            <w:hideMark/>
          </w:tcPr>
          <w:p w14:paraId="61B69578"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000000" w:fill="2F75B5"/>
            <w:noWrap/>
            <w:hideMark/>
          </w:tcPr>
          <w:p w14:paraId="3490FF5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000000" w:fill="2F75B5"/>
            <w:noWrap/>
            <w:hideMark/>
          </w:tcPr>
          <w:p w14:paraId="39A0E29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2F75B5"/>
            <w:noWrap/>
            <w:hideMark/>
          </w:tcPr>
          <w:p w14:paraId="6C223603"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777F0BE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5FF8454D"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2F75B5"/>
            <w:noWrap/>
            <w:hideMark/>
          </w:tcPr>
          <w:p w14:paraId="5287979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000000" w:fill="2F75B5"/>
            <w:noWrap/>
            <w:hideMark/>
          </w:tcPr>
          <w:p w14:paraId="36CEE53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3A3CC17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47D661B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2F75B5"/>
            <w:noWrap/>
            <w:hideMark/>
          </w:tcPr>
          <w:p w14:paraId="0670B7BA"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r w:rsidR="001636B9" w:rsidRPr="001636B9" w14:paraId="3E85F5F1" w14:textId="77777777" w:rsidTr="001636B9">
        <w:trPr>
          <w:trHeight w:val="480"/>
        </w:trPr>
        <w:tc>
          <w:tcPr>
            <w:tcW w:w="1280" w:type="dxa"/>
            <w:vMerge/>
            <w:tcBorders>
              <w:top w:val="nil"/>
              <w:left w:val="single" w:sz="4" w:space="0" w:color="auto"/>
              <w:bottom w:val="single" w:sz="4" w:space="0" w:color="auto"/>
              <w:right w:val="single" w:sz="4" w:space="0" w:color="auto"/>
            </w:tcBorders>
            <w:vAlign w:val="center"/>
            <w:hideMark/>
          </w:tcPr>
          <w:p w14:paraId="4FA2B83A" w14:textId="77777777" w:rsidR="001636B9" w:rsidRPr="001636B9" w:rsidRDefault="001636B9" w:rsidP="001636B9">
            <w:pPr>
              <w:rPr>
                <w:rFonts w:ascii="Segoe UI Semilight" w:hAnsi="Segoe UI Semilight" w:cs="Segoe UI Semilight"/>
                <w:b/>
                <w:bCs/>
                <w:i/>
                <w:iCs/>
                <w:color w:val="000000"/>
                <w:sz w:val="16"/>
                <w:szCs w:val="16"/>
              </w:rPr>
            </w:pPr>
          </w:p>
        </w:tc>
        <w:tc>
          <w:tcPr>
            <w:tcW w:w="2180" w:type="dxa"/>
            <w:vMerge/>
            <w:tcBorders>
              <w:top w:val="nil"/>
              <w:left w:val="single" w:sz="4" w:space="0" w:color="auto"/>
              <w:bottom w:val="single" w:sz="4" w:space="0" w:color="auto"/>
              <w:right w:val="single" w:sz="4" w:space="0" w:color="auto"/>
            </w:tcBorders>
            <w:vAlign w:val="center"/>
            <w:hideMark/>
          </w:tcPr>
          <w:p w14:paraId="30825ECA" w14:textId="77777777" w:rsidR="001636B9" w:rsidRPr="001636B9" w:rsidRDefault="001636B9" w:rsidP="001636B9">
            <w:pPr>
              <w:rPr>
                <w:rFonts w:ascii="Segoe UI Semilight" w:hAnsi="Segoe UI Semilight" w:cs="Segoe UI Semilight"/>
                <w:color w:val="000000"/>
                <w:sz w:val="16"/>
                <w:szCs w:val="16"/>
              </w:rPr>
            </w:pPr>
          </w:p>
        </w:tc>
        <w:tc>
          <w:tcPr>
            <w:tcW w:w="440" w:type="dxa"/>
            <w:tcBorders>
              <w:top w:val="nil"/>
              <w:left w:val="nil"/>
              <w:bottom w:val="single" w:sz="4" w:space="0" w:color="auto"/>
              <w:right w:val="single" w:sz="4" w:space="0" w:color="auto"/>
            </w:tcBorders>
            <w:shd w:val="clear" w:color="auto" w:fill="auto"/>
            <w:noWrap/>
            <w:hideMark/>
          </w:tcPr>
          <w:p w14:paraId="147B3D6F" w14:textId="158E62BB" w:rsidR="001636B9" w:rsidRPr="001636B9" w:rsidRDefault="001636B9" w:rsidP="00FA2C9A">
            <w:pPr>
              <w:jc w:val="cente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4</w:t>
            </w:r>
            <w:r w:rsidR="007D7AA4">
              <w:rPr>
                <w:rFonts w:ascii="Segoe UI Semilight" w:hAnsi="Segoe UI Semilight" w:cs="Segoe UI Semilight"/>
                <w:color w:val="000000"/>
                <w:sz w:val="16"/>
                <w:szCs w:val="16"/>
              </w:rPr>
              <w:t>.</w:t>
            </w:r>
            <w:r w:rsidRPr="001636B9">
              <w:rPr>
                <w:rFonts w:ascii="Segoe UI Semilight" w:hAnsi="Segoe UI Semilight" w:cs="Segoe UI Semilight"/>
                <w:color w:val="000000"/>
                <w:sz w:val="16"/>
                <w:szCs w:val="16"/>
              </w:rPr>
              <w:t>8</w:t>
            </w:r>
          </w:p>
        </w:tc>
        <w:tc>
          <w:tcPr>
            <w:tcW w:w="5080" w:type="dxa"/>
            <w:tcBorders>
              <w:top w:val="nil"/>
              <w:left w:val="nil"/>
              <w:bottom w:val="single" w:sz="4" w:space="0" w:color="auto"/>
              <w:right w:val="single" w:sz="4" w:space="0" w:color="auto"/>
            </w:tcBorders>
            <w:shd w:val="clear" w:color="auto" w:fill="auto"/>
            <w:hideMark/>
          </w:tcPr>
          <w:p w14:paraId="56F07AD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Replication plan (including investment plan) for scaling up rural energy access developed</w:t>
            </w:r>
          </w:p>
        </w:tc>
        <w:tc>
          <w:tcPr>
            <w:tcW w:w="280" w:type="dxa"/>
            <w:tcBorders>
              <w:top w:val="nil"/>
              <w:left w:val="nil"/>
              <w:bottom w:val="single" w:sz="4" w:space="0" w:color="auto"/>
              <w:right w:val="single" w:sz="4" w:space="0" w:color="auto"/>
            </w:tcBorders>
            <w:shd w:val="clear" w:color="auto" w:fill="auto"/>
            <w:noWrap/>
            <w:hideMark/>
          </w:tcPr>
          <w:p w14:paraId="62A4F6F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0" w:type="dxa"/>
            <w:tcBorders>
              <w:top w:val="nil"/>
              <w:left w:val="nil"/>
              <w:bottom w:val="single" w:sz="4" w:space="0" w:color="auto"/>
              <w:right w:val="single" w:sz="4" w:space="0" w:color="auto"/>
            </w:tcBorders>
            <w:shd w:val="clear" w:color="auto" w:fill="auto"/>
            <w:noWrap/>
            <w:hideMark/>
          </w:tcPr>
          <w:p w14:paraId="6DA488A0"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0" w:type="dxa"/>
            <w:tcBorders>
              <w:top w:val="nil"/>
              <w:left w:val="nil"/>
              <w:bottom w:val="single" w:sz="4" w:space="0" w:color="auto"/>
              <w:right w:val="single" w:sz="4" w:space="0" w:color="auto"/>
            </w:tcBorders>
            <w:shd w:val="clear" w:color="auto" w:fill="auto"/>
            <w:noWrap/>
            <w:hideMark/>
          </w:tcPr>
          <w:p w14:paraId="5C1A42DB"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60" w:type="dxa"/>
            <w:tcBorders>
              <w:top w:val="nil"/>
              <w:left w:val="nil"/>
              <w:bottom w:val="single" w:sz="4" w:space="0" w:color="auto"/>
              <w:right w:val="single" w:sz="4" w:space="0" w:color="auto"/>
            </w:tcBorders>
            <w:shd w:val="clear" w:color="auto" w:fill="auto"/>
            <w:noWrap/>
            <w:hideMark/>
          </w:tcPr>
          <w:p w14:paraId="7683B894"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494" w:type="dxa"/>
            <w:tcBorders>
              <w:top w:val="nil"/>
              <w:left w:val="nil"/>
              <w:bottom w:val="single" w:sz="4" w:space="0" w:color="auto"/>
              <w:right w:val="single" w:sz="4" w:space="0" w:color="auto"/>
            </w:tcBorders>
            <w:shd w:val="clear" w:color="auto" w:fill="auto"/>
            <w:noWrap/>
            <w:hideMark/>
          </w:tcPr>
          <w:p w14:paraId="364CEA9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auto" w:fill="auto"/>
            <w:noWrap/>
            <w:hideMark/>
          </w:tcPr>
          <w:p w14:paraId="3FD19C1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4" w:type="dxa"/>
            <w:tcBorders>
              <w:top w:val="nil"/>
              <w:left w:val="nil"/>
              <w:bottom w:val="single" w:sz="4" w:space="0" w:color="auto"/>
              <w:right w:val="single" w:sz="4" w:space="0" w:color="auto"/>
            </w:tcBorders>
            <w:shd w:val="clear" w:color="auto" w:fill="auto"/>
            <w:noWrap/>
            <w:hideMark/>
          </w:tcPr>
          <w:p w14:paraId="675F1A3D"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18" w:type="dxa"/>
            <w:tcBorders>
              <w:top w:val="nil"/>
              <w:left w:val="nil"/>
              <w:bottom w:val="single" w:sz="4" w:space="0" w:color="auto"/>
              <w:right w:val="single" w:sz="4" w:space="0" w:color="auto"/>
            </w:tcBorders>
            <w:shd w:val="clear" w:color="auto" w:fill="auto"/>
            <w:noWrap/>
            <w:hideMark/>
          </w:tcPr>
          <w:p w14:paraId="467E9337"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auto" w:fill="auto"/>
            <w:noWrap/>
            <w:hideMark/>
          </w:tcPr>
          <w:p w14:paraId="00E284E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0D10E57D"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auto" w:fill="auto"/>
            <w:noWrap/>
            <w:hideMark/>
          </w:tcPr>
          <w:p w14:paraId="5C40AAE6"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auto" w:fill="auto"/>
            <w:noWrap/>
            <w:hideMark/>
          </w:tcPr>
          <w:p w14:paraId="37E931A1"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287" w:type="dxa"/>
            <w:tcBorders>
              <w:top w:val="nil"/>
              <w:left w:val="nil"/>
              <w:bottom w:val="single" w:sz="4" w:space="0" w:color="auto"/>
              <w:right w:val="single" w:sz="4" w:space="0" w:color="auto"/>
            </w:tcBorders>
            <w:shd w:val="clear" w:color="auto" w:fill="auto"/>
            <w:noWrap/>
            <w:hideMark/>
          </w:tcPr>
          <w:p w14:paraId="0821B739"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107EAEFF"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3" w:type="dxa"/>
            <w:tcBorders>
              <w:top w:val="nil"/>
              <w:left w:val="nil"/>
              <w:bottom w:val="single" w:sz="4" w:space="0" w:color="auto"/>
              <w:right w:val="single" w:sz="4" w:space="0" w:color="auto"/>
            </w:tcBorders>
            <w:shd w:val="clear" w:color="000000" w:fill="2F75B5"/>
            <w:noWrap/>
            <w:hideMark/>
          </w:tcPr>
          <w:p w14:paraId="670C235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c>
          <w:tcPr>
            <w:tcW w:w="327" w:type="dxa"/>
            <w:tcBorders>
              <w:top w:val="nil"/>
              <w:left w:val="nil"/>
              <w:bottom w:val="single" w:sz="4" w:space="0" w:color="auto"/>
              <w:right w:val="single" w:sz="4" w:space="0" w:color="auto"/>
            </w:tcBorders>
            <w:shd w:val="clear" w:color="000000" w:fill="2F75B5"/>
            <w:noWrap/>
            <w:hideMark/>
          </w:tcPr>
          <w:p w14:paraId="57B464A5" w14:textId="77777777" w:rsidR="001636B9" w:rsidRPr="001636B9" w:rsidRDefault="001636B9" w:rsidP="001636B9">
            <w:pPr>
              <w:rPr>
                <w:rFonts w:ascii="Segoe UI Semilight" w:hAnsi="Segoe UI Semilight" w:cs="Segoe UI Semilight"/>
                <w:color w:val="000000"/>
                <w:sz w:val="16"/>
                <w:szCs w:val="16"/>
              </w:rPr>
            </w:pPr>
            <w:r w:rsidRPr="001636B9">
              <w:rPr>
                <w:rFonts w:ascii="Segoe UI Semilight" w:hAnsi="Segoe UI Semilight" w:cs="Segoe UI Semilight"/>
                <w:color w:val="000000"/>
                <w:sz w:val="16"/>
                <w:szCs w:val="16"/>
              </w:rPr>
              <w:t> </w:t>
            </w:r>
          </w:p>
        </w:tc>
      </w:tr>
    </w:tbl>
    <w:p w14:paraId="68FAC805" w14:textId="77777777" w:rsidR="007F5750" w:rsidRDefault="007F5750" w:rsidP="00564787">
      <w:pPr>
        <w:pStyle w:val="Heading2"/>
        <w:ind w:left="0"/>
        <w:rPr>
          <w:b w:val="0"/>
          <w:szCs w:val="22"/>
        </w:rPr>
        <w:sectPr w:rsidR="007F5750" w:rsidSect="00074273">
          <w:pgSz w:w="15840" w:h="12240" w:orient="landscape" w:code="1"/>
          <w:pgMar w:top="1440" w:right="1440" w:bottom="1440" w:left="1440" w:header="720" w:footer="720" w:gutter="0"/>
          <w:cols w:space="720"/>
          <w:docGrid w:linePitch="360"/>
        </w:sectPr>
      </w:pPr>
    </w:p>
    <w:p w14:paraId="1D905A61" w14:textId="77777777" w:rsidR="00372F33" w:rsidRPr="00372F33" w:rsidRDefault="00372F33" w:rsidP="00372F33"/>
    <w:p w14:paraId="6FF11ACD" w14:textId="2A8721C5" w:rsidR="001A7B9D" w:rsidRPr="00705526" w:rsidRDefault="00BB0459" w:rsidP="002367DC">
      <w:pPr>
        <w:pStyle w:val="Heading2"/>
        <w:tabs>
          <w:tab w:val="left" w:pos="1740"/>
        </w:tabs>
        <w:ind w:left="0"/>
        <w:rPr>
          <w:rFonts w:ascii="Calibri" w:hAnsi="Calibri" w:cs="Calibri"/>
          <w:szCs w:val="20"/>
        </w:rPr>
      </w:pPr>
      <w:bookmarkStart w:id="83" w:name="_Toc84428422"/>
      <w:bookmarkEnd w:id="67"/>
      <w:bookmarkEnd w:id="68"/>
      <w:r w:rsidRPr="00705526">
        <w:rPr>
          <w:rFonts w:ascii="Calibri" w:hAnsi="Calibri" w:cs="Calibri"/>
          <w:szCs w:val="20"/>
        </w:rPr>
        <w:t xml:space="preserve">Annex </w:t>
      </w:r>
      <w:r w:rsidR="00163050" w:rsidRPr="00705526">
        <w:rPr>
          <w:rFonts w:ascii="Calibri" w:hAnsi="Calibri" w:cs="Calibri"/>
          <w:szCs w:val="20"/>
        </w:rPr>
        <w:t>5</w:t>
      </w:r>
      <w:r w:rsidRPr="00705526">
        <w:rPr>
          <w:rFonts w:ascii="Calibri" w:hAnsi="Calibri" w:cs="Calibri"/>
          <w:szCs w:val="20"/>
        </w:rPr>
        <w:t xml:space="preserve">: </w:t>
      </w:r>
      <w:r w:rsidR="00BD0D6F" w:rsidRPr="00705526">
        <w:rPr>
          <w:rFonts w:ascii="Calibri" w:hAnsi="Calibri" w:cs="Calibri"/>
          <w:szCs w:val="20"/>
        </w:rPr>
        <w:t>Monitoring Plan</w:t>
      </w:r>
      <w:bookmarkEnd w:id="83"/>
      <w:r w:rsidR="00BD0D6F" w:rsidRPr="00705526">
        <w:rPr>
          <w:rFonts w:ascii="Calibri" w:hAnsi="Calibri" w:cs="Calibri"/>
          <w:szCs w:val="20"/>
        </w:rPr>
        <w:t xml:space="preserve"> </w:t>
      </w:r>
    </w:p>
    <w:p w14:paraId="0F9E2821" w14:textId="65F8C846" w:rsidR="00BD0D6F" w:rsidRPr="00705526" w:rsidRDefault="00445DBA" w:rsidP="00BC3D94">
      <w:pPr>
        <w:rPr>
          <w:rFonts w:ascii="Calibri" w:hAnsi="Calibri"/>
          <w:sz w:val="20"/>
          <w:szCs w:val="20"/>
        </w:rPr>
      </w:pPr>
      <w:bookmarkStart w:id="84" w:name="_Toc10449648"/>
      <w:r w:rsidRPr="00705526">
        <w:rPr>
          <w:rFonts w:ascii="Calibri" w:hAnsi="Calibri"/>
          <w:sz w:val="20"/>
          <w:szCs w:val="20"/>
        </w:rPr>
        <w:t>This Monitoring Plan and the M&amp;E Plan and Budget in Section VI of this project document will both guide monitoring and evaluation at the project level for the duration of project implementation.</w:t>
      </w:r>
      <w:bookmarkEnd w:id="84"/>
      <w:r w:rsidR="00BD0D6F" w:rsidRPr="00705526">
        <w:rPr>
          <w:rFonts w:ascii="Calibri" w:hAnsi="Calibri"/>
          <w:sz w:val="20"/>
          <w:szCs w:val="20"/>
        </w:rPr>
        <w:t xml:space="preserve">  </w:t>
      </w:r>
    </w:p>
    <w:p w14:paraId="7141974B" w14:textId="77777777" w:rsidR="00BD0D6F" w:rsidRPr="0003763F" w:rsidRDefault="00BD0D6F" w:rsidP="00BD0D6F">
      <w:pPr>
        <w:rPr>
          <w:i/>
          <w:szCs w:val="22"/>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1439"/>
        <w:gridCol w:w="1599"/>
        <w:gridCol w:w="1620"/>
        <w:gridCol w:w="1599"/>
        <w:gridCol w:w="966"/>
        <w:gridCol w:w="1613"/>
        <w:gridCol w:w="1206"/>
        <w:gridCol w:w="1638"/>
      </w:tblGrid>
      <w:tr w:rsidR="007F5750" w:rsidRPr="00705526" w14:paraId="081A2F1A" w14:textId="77777777" w:rsidTr="00485121">
        <w:trPr>
          <w:trHeight w:val="544"/>
        </w:trPr>
        <w:tc>
          <w:tcPr>
            <w:tcW w:w="460" w:type="pct"/>
            <w:shd w:val="clear" w:color="auto" w:fill="D9D9D9" w:themeFill="background1" w:themeFillShade="D9"/>
          </w:tcPr>
          <w:p w14:paraId="0AEA8AC5" w14:textId="77777777" w:rsidR="007F5750" w:rsidRPr="00FA2C9A" w:rsidRDefault="007F5750" w:rsidP="00582E59">
            <w:pPr>
              <w:jc w:val="center"/>
              <w:rPr>
                <w:rFonts w:ascii="Calibri" w:hAnsi="Calibri" w:cs="Calibri"/>
                <w:b/>
                <w:bCs/>
                <w:sz w:val="20"/>
                <w:szCs w:val="20"/>
              </w:rPr>
            </w:pPr>
          </w:p>
          <w:p w14:paraId="62DA6B26" w14:textId="2FAA8AC6" w:rsidR="007F5750" w:rsidRPr="00FA2C9A" w:rsidRDefault="007F5750">
            <w:pPr>
              <w:jc w:val="center"/>
              <w:rPr>
                <w:rFonts w:ascii="Calibri" w:hAnsi="Calibri" w:cs="Calibri"/>
                <w:b/>
                <w:bCs/>
                <w:sz w:val="20"/>
                <w:szCs w:val="20"/>
              </w:rPr>
            </w:pPr>
            <w:r w:rsidRPr="00FA2C9A">
              <w:rPr>
                <w:rFonts w:ascii="Calibri" w:hAnsi="Calibri" w:cs="Calibri"/>
                <w:b/>
                <w:bCs/>
                <w:sz w:val="20"/>
                <w:szCs w:val="20"/>
              </w:rPr>
              <w:t>Monitoring</w:t>
            </w:r>
          </w:p>
        </w:tc>
        <w:tc>
          <w:tcPr>
            <w:tcW w:w="652" w:type="pct"/>
            <w:shd w:val="clear" w:color="auto" w:fill="D9D9D9" w:themeFill="background1" w:themeFillShade="D9"/>
          </w:tcPr>
          <w:p w14:paraId="704D8ADC" w14:textId="77777777" w:rsidR="007F5750" w:rsidRPr="00FA2C9A" w:rsidRDefault="007F5750">
            <w:pPr>
              <w:jc w:val="center"/>
              <w:rPr>
                <w:rFonts w:ascii="Calibri" w:hAnsi="Calibri" w:cs="Calibri"/>
                <w:b/>
                <w:bCs/>
                <w:sz w:val="20"/>
                <w:szCs w:val="20"/>
              </w:rPr>
            </w:pPr>
          </w:p>
          <w:p w14:paraId="69D51600" w14:textId="77777777" w:rsidR="007F5750" w:rsidRPr="00FA2C9A" w:rsidRDefault="007F5750">
            <w:pPr>
              <w:jc w:val="center"/>
              <w:rPr>
                <w:rFonts w:ascii="Calibri" w:hAnsi="Calibri" w:cs="Calibri"/>
                <w:b/>
                <w:bCs/>
                <w:sz w:val="20"/>
                <w:szCs w:val="20"/>
              </w:rPr>
            </w:pPr>
            <w:r w:rsidRPr="00FA2C9A">
              <w:rPr>
                <w:rFonts w:ascii="Calibri" w:hAnsi="Calibri" w:cs="Calibri"/>
                <w:b/>
                <w:bCs/>
                <w:sz w:val="20"/>
                <w:szCs w:val="20"/>
              </w:rPr>
              <w:t>Indicators</w:t>
            </w:r>
          </w:p>
          <w:p w14:paraId="2EB9F669" w14:textId="77777777" w:rsidR="007F5750" w:rsidRPr="00FA2C9A" w:rsidRDefault="007F5750">
            <w:pPr>
              <w:jc w:val="center"/>
              <w:rPr>
                <w:rFonts w:ascii="Calibri" w:hAnsi="Calibri" w:cs="Calibri"/>
                <w:i/>
                <w:iCs/>
                <w:sz w:val="20"/>
                <w:szCs w:val="20"/>
              </w:rPr>
            </w:pPr>
          </w:p>
        </w:tc>
        <w:tc>
          <w:tcPr>
            <w:tcW w:w="683" w:type="pct"/>
            <w:shd w:val="clear" w:color="auto" w:fill="D9D9D9" w:themeFill="background1" w:themeFillShade="D9"/>
          </w:tcPr>
          <w:p w14:paraId="2F2EF004" w14:textId="77777777" w:rsidR="007F5750" w:rsidRPr="00FA2C9A" w:rsidRDefault="007F5750">
            <w:pPr>
              <w:jc w:val="center"/>
              <w:rPr>
                <w:rFonts w:ascii="Calibri" w:hAnsi="Calibri" w:cs="Calibri"/>
                <w:b/>
                <w:bCs/>
                <w:sz w:val="20"/>
                <w:szCs w:val="20"/>
              </w:rPr>
            </w:pPr>
          </w:p>
          <w:p w14:paraId="36BA8313" w14:textId="77777777" w:rsidR="007F5750" w:rsidRPr="00FA2C9A" w:rsidRDefault="007F5750">
            <w:pPr>
              <w:jc w:val="center"/>
              <w:rPr>
                <w:rFonts w:ascii="Calibri" w:hAnsi="Calibri" w:cs="Calibri"/>
                <w:b/>
                <w:bCs/>
                <w:sz w:val="20"/>
                <w:szCs w:val="20"/>
              </w:rPr>
            </w:pPr>
            <w:r w:rsidRPr="00FA2C9A">
              <w:rPr>
                <w:rFonts w:ascii="Calibri" w:hAnsi="Calibri" w:cs="Calibri"/>
                <w:b/>
                <w:bCs/>
                <w:sz w:val="20"/>
                <w:szCs w:val="20"/>
              </w:rPr>
              <w:t>End of Project Target</w:t>
            </w:r>
          </w:p>
          <w:p w14:paraId="2C433D88" w14:textId="77777777" w:rsidR="007F5750" w:rsidRPr="00FA2C9A" w:rsidRDefault="007F5750">
            <w:pPr>
              <w:jc w:val="center"/>
              <w:rPr>
                <w:rFonts w:ascii="Calibri" w:hAnsi="Calibri" w:cs="Calibri"/>
                <w:b/>
                <w:bCs/>
                <w:sz w:val="20"/>
                <w:szCs w:val="20"/>
              </w:rPr>
            </w:pPr>
          </w:p>
        </w:tc>
        <w:tc>
          <w:tcPr>
            <w:tcW w:w="588" w:type="pct"/>
            <w:shd w:val="clear" w:color="auto" w:fill="D9D9D9" w:themeFill="background1" w:themeFillShade="D9"/>
          </w:tcPr>
          <w:p w14:paraId="2A9C44C7" w14:textId="77777777" w:rsidR="007F5750" w:rsidRPr="00FA2C9A" w:rsidRDefault="007F5750">
            <w:pPr>
              <w:jc w:val="center"/>
              <w:rPr>
                <w:rFonts w:ascii="Calibri" w:hAnsi="Calibri" w:cs="Calibri"/>
                <w:b/>
                <w:sz w:val="20"/>
                <w:szCs w:val="20"/>
              </w:rPr>
            </w:pPr>
          </w:p>
          <w:p w14:paraId="48074CE0" w14:textId="77777777" w:rsidR="007F5750" w:rsidRPr="00FA2C9A" w:rsidRDefault="007F5750" w:rsidP="00FA2C9A">
            <w:pPr>
              <w:jc w:val="center"/>
              <w:rPr>
                <w:rFonts w:ascii="Calibri" w:hAnsi="Calibri" w:cs="Calibri"/>
                <w:b/>
                <w:sz w:val="20"/>
                <w:szCs w:val="20"/>
              </w:rPr>
            </w:pPr>
            <w:r w:rsidRPr="00FA2C9A">
              <w:rPr>
                <w:rFonts w:ascii="Calibri" w:hAnsi="Calibri" w:cs="Calibri"/>
                <w:b/>
                <w:sz w:val="20"/>
                <w:szCs w:val="20"/>
              </w:rPr>
              <w:t>Description of indicators and targets</w:t>
            </w:r>
          </w:p>
          <w:p w14:paraId="5B1D0B42" w14:textId="77777777" w:rsidR="007F5750" w:rsidRPr="00FA2C9A" w:rsidRDefault="007F5750" w:rsidP="00582E59">
            <w:pPr>
              <w:jc w:val="center"/>
              <w:rPr>
                <w:rFonts w:ascii="Calibri" w:hAnsi="Calibri" w:cs="Calibri"/>
                <w:b/>
                <w:bCs/>
                <w:sz w:val="20"/>
                <w:szCs w:val="20"/>
              </w:rPr>
            </w:pPr>
          </w:p>
        </w:tc>
        <w:tc>
          <w:tcPr>
            <w:tcW w:w="580" w:type="pct"/>
            <w:shd w:val="clear" w:color="auto" w:fill="D9D9D9" w:themeFill="background1" w:themeFillShade="D9"/>
          </w:tcPr>
          <w:p w14:paraId="0445D3AC" w14:textId="77777777" w:rsidR="007F5750" w:rsidRPr="00FA2C9A" w:rsidRDefault="1C85B316">
            <w:pPr>
              <w:jc w:val="center"/>
              <w:rPr>
                <w:rFonts w:ascii="Calibri" w:hAnsi="Calibri" w:cs="Calibri"/>
                <w:b/>
                <w:bCs/>
                <w:sz w:val="20"/>
                <w:szCs w:val="20"/>
              </w:rPr>
            </w:pPr>
            <w:r w:rsidRPr="00FA2C9A">
              <w:rPr>
                <w:rFonts w:ascii="Calibri" w:hAnsi="Calibri" w:cs="Calibri"/>
                <w:b/>
                <w:bCs/>
                <w:sz w:val="20"/>
                <w:szCs w:val="20"/>
              </w:rPr>
              <w:t>Data source/Collection Methods</w:t>
            </w:r>
            <w:r w:rsidR="007F5750" w:rsidRPr="00582E59">
              <w:rPr>
                <w:rStyle w:val="FootnoteReference"/>
                <w:rFonts w:ascii="Calibri" w:hAnsi="Calibri" w:cs="Calibri"/>
                <w:b/>
                <w:bCs/>
                <w:sz w:val="20"/>
                <w:szCs w:val="20"/>
              </w:rPr>
              <w:footnoteReference w:id="37"/>
            </w:r>
          </w:p>
          <w:p w14:paraId="05D62828" w14:textId="77777777" w:rsidR="007F5750" w:rsidRPr="00FA2C9A" w:rsidRDefault="007F5750">
            <w:pPr>
              <w:jc w:val="center"/>
              <w:rPr>
                <w:rFonts w:ascii="Calibri" w:hAnsi="Calibri" w:cs="Calibri"/>
                <w:b/>
                <w:bCs/>
                <w:sz w:val="20"/>
                <w:szCs w:val="20"/>
              </w:rPr>
            </w:pPr>
          </w:p>
        </w:tc>
        <w:tc>
          <w:tcPr>
            <w:tcW w:w="347" w:type="pct"/>
            <w:shd w:val="clear" w:color="auto" w:fill="D9D9D9" w:themeFill="background1" w:themeFillShade="D9"/>
          </w:tcPr>
          <w:p w14:paraId="03CF42A1" w14:textId="77777777" w:rsidR="007F5750" w:rsidRPr="00FA2C9A" w:rsidRDefault="007F5750">
            <w:pPr>
              <w:jc w:val="center"/>
              <w:rPr>
                <w:rFonts w:ascii="Calibri" w:hAnsi="Calibri" w:cs="Calibri"/>
                <w:b/>
                <w:sz w:val="20"/>
                <w:szCs w:val="20"/>
              </w:rPr>
            </w:pPr>
            <w:r w:rsidRPr="00FA2C9A">
              <w:rPr>
                <w:rFonts w:ascii="Calibri" w:hAnsi="Calibri" w:cs="Calibri"/>
                <w:b/>
                <w:sz w:val="20"/>
                <w:szCs w:val="20"/>
              </w:rPr>
              <w:t>Frequency</w:t>
            </w:r>
          </w:p>
          <w:p w14:paraId="413BC187" w14:textId="77777777" w:rsidR="007F5750" w:rsidRPr="00FA2C9A" w:rsidRDefault="007F5750">
            <w:pPr>
              <w:jc w:val="center"/>
              <w:rPr>
                <w:rFonts w:ascii="Calibri" w:hAnsi="Calibri" w:cs="Calibri"/>
                <w:b/>
                <w:bCs/>
                <w:sz w:val="20"/>
                <w:szCs w:val="20"/>
              </w:rPr>
            </w:pPr>
          </w:p>
        </w:tc>
        <w:tc>
          <w:tcPr>
            <w:tcW w:w="586" w:type="pct"/>
            <w:shd w:val="clear" w:color="auto" w:fill="D9D9D9" w:themeFill="background1" w:themeFillShade="D9"/>
          </w:tcPr>
          <w:p w14:paraId="2C7C23DF" w14:textId="77777777" w:rsidR="007F5750" w:rsidRPr="00FA2C9A" w:rsidRDefault="007F5750">
            <w:pPr>
              <w:jc w:val="center"/>
              <w:rPr>
                <w:rFonts w:ascii="Calibri" w:hAnsi="Calibri" w:cs="Calibri"/>
                <w:b/>
                <w:bCs/>
                <w:sz w:val="20"/>
                <w:szCs w:val="20"/>
              </w:rPr>
            </w:pPr>
            <w:r w:rsidRPr="00FA2C9A">
              <w:rPr>
                <w:rFonts w:ascii="Calibri" w:hAnsi="Calibri" w:cs="Calibri"/>
                <w:b/>
                <w:sz w:val="20"/>
                <w:szCs w:val="20"/>
              </w:rPr>
              <w:t>Responsible for data collection</w:t>
            </w:r>
          </w:p>
        </w:tc>
        <w:tc>
          <w:tcPr>
            <w:tcW w:w="435" w:type="pct"/>
            <w:shd w:val="clear" w:color="auto" w:fill="D9D9D9" w:themeFill="background1" w:themeFillShade="D9"/>
          </w:tcPr>
          <w:p w14:paraId="3178F4F5" w14:textId="77777777" w:rsidR="007F5750" w:rsidRPr="00FA2C9A" w:rsidRDefault="007F5750" w:rsidP="00FA2C9A">
            <w:pPr>
              <w:jc w:val="center"/>
              <w:rPr>
                <w:rFonts w:ascii="Calibri" w:hAnsi="Calibri" w:cs="Calibri"/>
                <w:b/>
                <w:bCs/>
                <w:sz w:val="20"/>
                <w:szCs w:val="20"/>
              </w:rPr>
            </w:pPr>
            <w:r w:rsidRPr="00FA2C9A">
              <w:rPr>
                <w:rFonts w:ascii="Calibri" w:hAnsi="Calibri" w:cs="Calibri"/>
                <w:b/>
                <w:sz w:val="20"/>
                <w:szCs w:val="20"/>
              </w:rPr>
              <w:t>Means of verification</w:t>
            </w:r>
          </w:p>
        </w:tc>
        <w:tc>
          <w:tcPr>
            <w:tcW w:w="668" w:type="pct"/>
            <w:shd w:val="clear" w:color="auto" w:fill="D9D9D9" w:themeFill="background1" w:themeFillShade="D9"/>
          </w:tcPr>
          <w:p w14:paraId="085A37C5" w14:textId="77777777" w:rsidR="007F5750" w:rsidRPr="00FA2C9A" w:rsidRDefault="007F5750" w:rsidP="00582E59">
            <w:pPr>
              <w:jc w:val="center"/>
              <w:rPr>
                <w:rFonts w:ascii="Calibri" w:hAnsi="Calibri" w:cs="Calibri"/>
                <w:b/>
                <w:bCs/>
                <w:sz w:val="20"/>
                <w:szCs w:val="20"/>
              </w:rPr>
            </w:pPr>
            <w:r w:rsidRPr="00FA2C9A">
              <w:rPr>
                <w:rFonts w:ascii="Calibri" w:hAnsi="Calibri" w:cs="Calibri"/>
                <w:b/>
                <w:bCs/>
                <w:sz w:val="20"/>
                <w:szCs w:val="20"/>
              </w:rPr>
              <w:t>Risks/Assumptions</w:t>
            </w:r>
          </w:p>
        </w:tc>
      </w:tr>
      <w:tr w:rsidR="007F5750" w:rsidRPr="00957F5B" w14:paraId="5B729913" w14:textId="77777777" w:rsidTr="00485121">
        <w:trPr>
          <w:trHeight w:val="665"/>
        </w:trPr>
        <w:tc>
          <w:tcPr>
            <w:tcW w:w="460" w:type="pct"/>
            <w:vMerge w:val="restart"/>
            <w:shd w:val="clear" w:color="auto" w:fill="auto"/>
          </w:tcPr>
          <w:p w14:paraId="6F8DA433" w14:textId="4C49E21F" w:rsidR="007F5750" w:rsidRPr="00957F5B" w:rsidRDefault="007F5750" w:rsidP="007F5750">
            <w:pPr>
              <w:rPr>
                <w:rFonts w:asciiTheme="majorHAnsi" w:hAnsiTheme="majorHAnsi" w:cstheme="majorHAnsi"/>
                <w:b/>
                <w:bCs/>
                <w:i/>
                <w:sz w:val="18"/>
                <w:szCs w:val="18"/>
              </w:rPr>
            </w:pPr>
            <w:r w:rsidRPr="00957F5B">
              <w:rPr>
                <w:rFonts w:asciiTheme="majorHAnsi" w:hAnsiTheme="majorHAnsi" w:cstheme="majorHAnsi"/>
                <w:b/>
                <w:bCs/>
                <w:sz w:val="18"/>
                <w:szCs w:val="18"/>
              </w:rPr>
              <w:t>Supporting access to clean energy by increasing the financial viability, and promoting scaled-</w:t>
            </w:r>
            <w:r w:rsidRPr="003679F7">
              <w:rPr>
                <w:rFonts w:asciiTheme="majorHAnsi" w:hAnsiTheme="majorHAnsi" w:cstheme="majorHAnsi"/>
                <w:b/>
                <w:bCs/>
                <w:sz w:val="18"/>
                <w:szCs w:val="18"/>
              </w:rPr>
              <w:t xml:space="preserve">up commercial investment, in </w:t>
            </w:r>
            <w:r w:rsidR="00E01845" w:rsidRPr="003679F7">
              <w:rPr>
                <w:rFonts w:asciiTheme="majorHAnsi" w:hAnsiTheme="majorHAnsi" w:cstheme="majorHAnsi"/>
                <w:b/>
                <w:bCs/>
                <w:sz w:val="18"/>
                <w:szCs w:val="18"/>
              </w:rPr>
              <w:t>RE</w:t>
            </w:r>
            <w:r w:rsidRPr="003679F7">
              <w:rPr>
                <w:rFonts w:asciiTheme="majorHAnsi" w:hAnsiTheme="majorHAnsi" w:cstheme="majorHAnsi"/>
                <w:b/>
                <w:bCs/>
                <w:sz w:val="18"/>
                <w:szCs w:val="18"/>
              </w:rPr>
              <w:t xml:space="preserve"> </w:t>
            </w:r>
            <w:proofErr w:type="spellStart"/>
            <w:r w:rsidRPr="003679F7">
              <w:rPr>
                <w:rFonts w:asciiTheme="majorHAnsi" w:hAnsiTheme="majorHAnsi" w:cstheme="majorHAnsi"/>
                <w:b/>
                <w:bCs/>
                <w:sz w:val="18"/>
                <w:szCs w:val="18"/>
              </w:rPr>
              <w:t>minigrids</w:t>
            </w:r>
            <w:proofErr w:type="spellEnd"/>
            <w:r w:rsidRPr="003679F7">
              <w:rPr>
                <w:rFonts w:asciiTheme="majorHAnsi" w:hAnsiTheme="majorHAnsi" w:cstheme="majorHAnsi"/>
                <w:b/>
                <w:bCs/>
                <w:sz w:val="18"/>
                <w:szCs w:val="18"/>
              </w:rPr>
              <w:t xml:space="preserve"> in Burkina Faso with a focus on cost-</w:t>
            </w:r>
            <w:r w:rsidRPr="00957F5B">
              <w:rPr>
                <w:rFonts w:asciiTheme="majorHAnsi" w:hAnsiTheme="majorHAnsi" w:cstheme="majorHAnsi"/>
                <w:b/>
                <w:bCs/>
                <w:sz w:val="18"/>
                <w:szCs w:val="18"/>
              </w:rPr>
              <w:t>reduction levers and innovative business models.</w:t>
            </w:r>
          </w:p>
        </w:tc>
        <w:tc>
          <w:tcPr>
            <w:tcW w:w="652" w:type="pct"/>
          </w:tcPr>
          <w:p w14:paraId="27E13BBB" w14:textId="05AE2C07" w:rsidR="007F5750" w:rsidRPr="00957F5B" w:rsidRDefault="007F5750" w:rsidP="007F5750">
            <w:pPr>
              <w:rPr>
                <w:b/>
              </w:rPr>
            </w:pPr>
            <w:r w:rsidRPr="00705526">
              <w:rPr>
                <w:rFonts w:asciiTheme="majorHAnsi" w:hAnsiTheme="majorHAnsi" w:cstheme="majorHAnsi"/>
                <w:bCs/>
                <w:i/>
                <w:sz w:val="18"/>
                <w:szCs w:val="18"/>
              </w:rPr>
              <w:t>Indicator 1:</w:t>
            </w:r>
            <w:r w:rsidRPr="00957F5B">
              <w:t xml:space="preserve"> </w:t>
            </w:r>
            <w:r w:rsidR="00EB7840">
              <w:rPr>
                <w:rFonts w:asciiTheme="majorHAnsi" w:hAnsiTheme="majorHAnsi" w:cstheme="majorHAnsi"/>
                <w:b/>
                <w:iCs/>
                <w:sz w:val="18"/>
                <w:szCs w:val="18"/>
              </w:rPr>
              <w:t>G</w:t>
            </w:r>
            <w:r w:rsidRPr="00957F5B">
              <w:rPr>
                <w:rFonts w:asciiTheme="majorHAnsi" w:hAnsiTheme="majorHAnsi" w:cstheme="majorHAnsi"/>
                <w:b/>
                <w:iCs/>
                <w:sz w:val="18"/>
                <w:szCs w:val="18"/>
              </w:rPr>
              <w:t>reenhouse gas emissions mitigated (metric tons of carbon dioxide equivalent)</w:t>
            </w:r>
          </w:p>
          <w:p w14:paraId="06BD2A83" w14:textId="77777777" w:rsidR="007F5750" w:rsidRPr="00957F5B" w:rsidRDefault="007F5750" w:rsidP="007F5750">
            <w:pPr>
              <w:rPr>
                <w:rFonts w:asciiTheme="majorHAnsi" w:hAnsiTheme="majorHAnsi" w:cstheme="majorHAnsi"/>
                <w:bCs/>
                <w:sz w:val="18"/>
                <w:szCs w:val="18"/>
              </w:rPr>
            </w:pPr>
          </w:p>
        </w:tc>
        <w:tc>
          <w:tcPr>
            <w:tcW w:w="683" w:type="pct"/>
          </w:tcPr>
          <w:p w14:paraId="31918394" w14:textId="77777777" w:rsidR="00A248D9" w:rsidRPr="00FA2C9A" w:rsidRDefault="00A248D9" w:rsidP="007F5750">
            <w:pPr>
              <w:rPr>
                <w:rFonts w:asciiTheme="majorHAnsi" w:hAnsiTheme="majorHAnsi" w:cstheme="majorHAnsi"/>
                <w:sz w:val="18"/>
                <w:szCs w:val="18"/>
              </w:rPr>
            </w:pPr>
            <w:r w:rsidRPr="00FA2C9A">
              <w:rPr>
                <w:rFonts w:asciiTheme="majorHAnsi" w:hAnsiTheme="majorHAnsi" w:cstheme="majorHAnsi"/>
                <w:sz w:val="18"/>
                <w:szCs w:val="18"/>
              </w:rPr>
              <w:t xml:space="preserve">14,353 tCO2e </w:t>
            </w:r>
            <w:proofErr w:type="gramStart"/>
            <w:r w:rsidRPr="00FA2C9A">
              <w:rPr>
                <w:rFonts w:asciiTheme="majorHAnsi" w:hAnsiTheme="majorHAnsi" w:cstheme="majorHAnsi"/>
                <w:sz w:val="18"/>
                <w:szCs w:val="18"/>
              </w:rPr>
              <w:t>direct;</w:t>
            </w:r>
            <w:proofErr w:type="gramEnd"/>
          </w:p>
          <w:p w14:paraId="22149233" w14:textId="05DBC444" w:rsidR="007F5750" w:rsidRPr="00FA2C9A" w:rsidRDefault="00A248D9" w:rsidP="007F5750">
            <w:pPr>
              <w:rPr>
                <w:rFonts w:asciiTheme="majorHAnsi" w:hAnsiTheme="majorHAnsi" w:cstheme="majorHAnsi"/>
                <w:sz w:val="18"/>
                <w:szCs w:val="18"/>
                <w:highlight w:val="cyan"/>
              </w:rPr>
            </w:pPr>
            <w:r w:rsidRPr="00FA2C9A">
              <w:rPr>
                <w:rFonts w:asciiTheme="majorHAnsi" w:hAnsiTheme="majorHAnsi" w:cstheme="majorHAnsi"/>
                <w:sz w:val="18"/>
                <w:szCs w:val="18"/>
              </w:rPr>
              <w:t>495,000 tCO2e</w:t>
            </w:r>
            <w:r w:rsidR="00975AF0" w:rsidRPr="00FA2C9A">
              <w:rPr>
                <w:rFonts w:asciiTheme="majorHAnsi" w:hAnsiTheme="majorHAnsi" w:cstheme="majorHAnsi"/>
                <w:sz w:val="18"/>
                <w:szCs w:val="18"/>
              </w:rPr>
              <w:t xml:space="preserve"> indirect.</w:t>
            </w:r>
          </w:p>
        </w:tc>
        <w:tc>
          <w:tcPr>
            <w:tcW w:w="588" w:type="pct"/>
          </w:tcPr>
          <w:p w14:paraId="0A396142" w14:textId="16B9789C"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Amount of greenhouse gas emissions mitigated (in metric tons of carbon dioxide equivalent). The target value was derived using GHG measurement methodology</w:t>
            </w:r>
            <w:r w:rsidR="00F851B2">
              <w:rPr>
                <w:rFonts w:asciiTheme="majorHAnsi" w:hAnsiTheme="majorHAnsi" w:cstheme="majorHAnsi"/>
                <w:bCs/>
                <w:sz w:val="18"/>
                <w:szCs w:val="18"/>
              </w:rPr>
              <w:t xml:space="preserve"> (see Annex 13).</w:t>
            </w:r>
          </w:p>
        </w:tc>
        <w:tc>
          <w:tcPr>
            <w:tcW w:w="580" w:type="pct"/>
          </w:tcPr>
          <w:p w14:paraId="5654D354" w14:textId="77777777" w:rsidR="007F5750" w:rsidRPr="00FA2C9A" w:rsidRDefault="007F5750" w:rsidP="007F5750">
            <w:pPr>
              <w:rPr>
                <w:rFonts w:asciiTheme="majorHAnsi" w:hAnsiTheme="majorHAnsi" w:cstheme="majorHAnsi"/>
                <w:bCs/>
                <w:sz w:val="18"/>
                <w:szCs w:val="18"/>
              </w:rPr>
            </w:pPr>
          </w:p>
          <w:p w14:paraId="0F3C19C1"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Source of baseline is PIF.</w:t>
            </w:r>
          </w:p>
          <w:p w14:paraId="0FB4CB98" w14:textId="6C275DC5"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GEF GHG measurement methodology</w:t>
            </w:r>
            <w:r w:rsidR="00F851B2">
              <w:rPr>
                <w:rFonts w:asciiTheme="majorHAnsi" w:hAnsiTheme="majorHAnsi" w:cstheme="majorHAnsi"/>
                <w:bCs/>
                <w:sz w:val="18"/>
                <w:szCs w:val="18"/>
              </w:rPr>
              <w:t xml:space="preserve"> (see Annex 13)</w:t>
            </w:r>
          </w:p>
        </w:tc>
        <w:tc>
          <w:tcPr>
            <w:tcW w:w="347" w:type="pct"/>
          </w:tcPr>
          <w:p w14:paraId="25F34ED4"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Yearly</w:t>
            </w:r>
          </w:p>
        </w:tc>
        <w:tc>
          <w:tcPr>
            <w:tcW w:w="586" w:type="pct"/>
          </w:tcPr>
          <w:p w14:paraId="0223CEDF"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UNDP Country Office</w:t>
            </w:r>
          </w:p>
          <w:p w14:paraId="32C3E8CD"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Project consultant</w:t>
            </w:r>
          </w:p>
          <w:p w14:paraId="20C6C543" w14:textId="77777777" w:rsidR="007F5750" w:rsidRPr="00FA2C9A" w:rsidRDefault="007F5750" w:rsidP="007F5750">
            <w:pPr>
              <w:rPr>
                <w:rFonts w:asciiTheme="majorHAnsi" w:hAnsiTheme="majorHAnsi" w:cstheme="majorHAnsi"/>
                <w:bCs/>
                <w:sz w:val="18"/>
                <w:szCs w:val="18"/>
              </w:rPr>
            </w:pPr>
          </w:p>
          <w:p w14:paraId="048A5C15"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Pilot project developers </w:t>
            </w:r>
          </w:p>
          <w:p w14:paraId="4AFB42B5" w14:textId="77777777" w:rsidR="007F5750" w:rsidRPr="00FA2C9A" w:rsidRDefault="007F5750" w:rsidP="007F5750">
            <w:pPr>
              <w:rPr>
                <w:rFonts w:asciiTheme="majorHAnsi" w:hAnsiTheme="majorHAnsi" w:cstheme="majorHAnsi"/>
                <w:bCs/>
                <w:sz w:val="18"/>
                <w:szCs w:val="18"/>
              </w:rPr>
            </w:pPr>
          </w:p>
          <w:p w14:paraId="243AF29F" w14:textId="77777777" w:rsidR="007F5750" w:rsidRPr="00FA2C9A" w:rsidRDefault="007F5750" w:rsidP="007F5750">
            <w:pPr>
              <w:rPr>
                <w:rFonts w:asciiTheme="majorHAnsi" w:hAnsiTheme="majorHAnsi" w:cstheme="majorHAnsi"/>
                <w:bCs/>
                <w:sz w:val="18"/>
                <w:szCs w:val="18"/>
              </w:rPr>
            </w:pPr>
          </w:p>
        </w:tc>
        <w:tc>
          <w:tcPr>
            <w:tcW w:w="435" w:type="pct"/>
          </w:tcPr>
          <w:p w14:paraId="047A8193"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Pilot Project monitoring reports from field visits and measurements, and verification reports</w:t>
            </w:r>
          </w:p>
          <w:p w14:paraId="6AC9A6A3" w14:textId="77777777" w:rsidR="007F5750" w:rsidRPr="00FA2C9A" w:rsidRDefault="007F5750" w:rsidP="007F5750">
            <w:pPr>
              <w:rPr>
                <w:rFonts w:asciiTheme="majorHAnsi" w:hAnsiTheme="majorHAnsi" w:cstheme="majorHAnsi"/>
                <w:bCs/>
                <w:sz w:val="18"/>
                <w:szCs w:val="18"/>
              </w:rPr>
            </w:pPr>
          </w:p>
          <w:p w14:paraId="550AAAEF"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Consultant report</w:t>
            </w:r>
          </w:p>
        </w:tc>
        <w:tc>
          <w:tcPr>
            <w:tcW w:w="668" w:type="pct"/>
          </w:tcPr>
          <w:p w14:paraId="154C6613" w14:textId="3D454601"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The Government of Burkina Faso (</w:t>
            </w:r>
            <w:proofErr w:type="spellStart"/>
            <w:r w:rsidRPr="00FA2C9A">
              <w:rPr>
                <w:rFonts w:asciiTheme="majorHAnsi" w:hAnsiTheme="majorHAnsi" w:cstheme="majorHAnsi"/>
                <w:bCs/>
                <w:sz w:val="18"/>
                <w:szCs w:val="18"/>
              </w:rPr>
              <w:t>GoBF</w:t>
            </w:r>
            <w:proofErr w:type="spellEnd"/>
            <w:r w:rsidRPr="00FA2C9A">
              <w:rPr>
                <w:rFonts w:asciiTheme="majorHAnsi" w:hAnsiTheme="majorHAnsi" w:cstheme="majorHAnsi"/>
                <w:bCs/>
                <w:sz w:val="18"/>
                <w:szCs w:val="18"/>
              </w:rPr>
              <w:t xml:space="preserve">) remains committed to the medium and long-term plans and strategies for decentralized electrification through </w:t>
            </w:r>
            <w:r w:rsidR="00F851B2">
              <w:rPr>
                <w:rFonts w:asciiTheme="majorHAnsi" w:hAnsiTheme="majorHAnsi" w:cstheme="majorHAnsi"/>
                <w:bCs/>
                <w:sz w:val="18"/>
                <w:szCs w:val="18"/>
              </w:rPr>
              <w:t>renewable energy</w:t>
            </w:r>
            <w:r w:rsidRPr="00FA2C9A">
              <w:rPr>
                <w:rFonts w:asciiTheme="majorHAnsi" w:hAnsiTheme="majorHAnsi" w:cstheme="majorHAnsi"/>
                <w:bCs/>
                <w:sz w:val="18"/>
                <w:szCs w:val="18"/>
              </w:rPr>
              <w:t xml:space="preserve"> particularly </w:t>
            </w:r>
            <w:proofErr w:type="spellStart"/>
            <w:r w:rsidRPr="00FA2C9A">
              <w:rPr>
                <w:rFonts w:asciiTheme="majorHAnsi" w:hAnsiTheme="majorHAnsi" w:cstheme="majorHAnsi"/>
                <w:bCs/>
                <w:sz w:val="18"/>
                <w:szCs w:val="18"/>
              </w:rPr>
              <w:t>minigrid</w:t>
            </w:r>
            <w:proofErr w:type="spellEnd"/>
            <w:r w:rsidRPr="00FA2C9A">
              <w:rPr>
                <w:rFonts w:asciiTheme="majorHAnsi" w:hAnsiTheme="majorHAnsi" w:cstheme="majorHAnsi"/>
                <w:bCs/>
                <w:sz w:val="18"/>
                <w:szCs w:val="18"/>
              </w:rPr>
              <w:t xml:space="preserve"> solar with storage.</w:t>
            </w:r>
          </w:p>
          <w:p w14:paraId="2EF492D0" w14:textId="77777777" w:rsidR="007F5750" w:rsidRPr="00FA2C9A" w:rsidRDefault="007F5750" w:rsidP="007F5750">
            <w:pPr>
              <w:rPr>
                <w:rFonts w:asciiTheme="majorHAnsi" w:hAnsiTheme="majorHAnsi" w:cstheme="majorHAnsi"/>
                <w:bCs/>
                <w:sz w:val="18"/>
                <w:szCs w:val="18"/>
              </w:rPr>
            </w:pPr>
          </w:p>
          <w:p w14:paraId="77B0F9F8"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Political and social context in Burkina Faso remains stable for implementing activities. </w:t>
            </w:r>
          </w:p>
        </w:tc>
      </w:tr>
      <w:tr w:rsidR="007F5750" w:rsidRPr="00957F5B" w14:paraId="44D2E118" w14:textId="77777777" w:rsidTr="00485121">
        <w:trPr>
          <w:trHeight w:val="530"/>
        </w:trPr>
        <w:tc>
          <w:tcPr>
            <w:tcW w:w="460" w:type="pct"/>
            <w:vMerge/>
          </w:tcPr>
          <w:p w14:paraId="56676304" w14:textId="77777777" w:rsidR="007F5750" w:rsidRPr="00957F5B" w:rsidRDefault="007F5750" w:rsidP="007F5750">
            <w:pPr>
              <w:rPr>
                <w:rFonts w:asciiTheme="majorHAnsi" w:hAnsiTheme="majorHAnsi" w:cstheme="majorHAnsi"/>
                <w:b/>
                <w:bCs/>
                <w:sz w:val="18"/>
                <w:szCs w:val="18"/>
              </w:rPr>
            </w:pPr>
          </w:p>
        </w:tc>
        <w:tc>
          <w:tcPr>
            <w:tcW w:w="652" w:type="pct"/>
          </w:tcPr>
          <w:p w14:paraId="574E669F" w14:textId="259B5C85" w:rsidR="007F5750" w:rsidRPr="00B87737" w:rsidRDefault="1C85B316" w:rsidP="007F5750">
            <w:pPr>
              <w:rPr>
                <w:rFonts w:asciiTheme="majorHAnsi" w:hAnsiTheme="majorHAnsi" w:cstheme="majorHAnsi"/>
                <w:bCs/>
                <w:sz w:val="18"/>
                <w:szCs w:val="18"/>
              </w:rPr>
            </w:pPr>
            <w:r w:rsidRPr="6A841FCE">
              <w:rPr>
                <w:rFonts w:asciiTheme="majorHAnsi" w:hAnsiTheme="majorHAnsi" w:cstheme="majorBidi"/>
                <w:i/>
                <w:iCs/>
                <w:sz w:val="18"/>
                <w:szCs w:val="18"/>
              </w:rPr>
              <w:t>Indicator 2:</w:t>
            </w:r>
            <w:r w:rsidRPr="00B87737">
              <w:t xml:space="preserve"> </w:t>
            </w:r>
            <w:r w:rsidRPr="6A841FCE">
              <w:rPr>
                <w:rFonts w:asciiTheme="majorHAnsi" w:hAnsiTheme="majorHAnsi" w:cstheme="majorBidi"/>
                <w:b/>
                <w:bCs/>
                <w:sz w:val="18"/>
                <w:szCs w:val="18"/>
              </w:rPr>
              <w:t xml:space="preserve">Number of direct beneficiaries benefitting from clean, affordable and </w:t>
            </w:r>
            <w:r w:rsidRPr="6A841FCE">
              <w:rPr>
                <w:rFonts w:asciiTheme="majorHAnsi" w:hAnsiTheme="majorHAnsi" w:cstheme="majorBidi"/>
                <w:b/>
                <w:bCs/>
                <w:sz w:val="18"/>
                <w:szCs w:val="18"/>
              </w:rPr>
              <w:lastRenderedPageBreak/>
              <w:t xml:space="preserve">sustainable energy access via </w:t>
            </w:r>
            <w:proofErr w:type="spellStart"/>
            <w:r w:rsidRPr="6A841FCE">
              <w:rPr>
                <w:rFonts w:asciiTheme="majorHAnsi" w:hAnsiTheme="majorHAnsi" w:cstheme="majorBidi"/>
                <w:b/>
                <w:bCs/>
                <w:sz w:val="18"/>
                <w:szCs w:val="18"/>
              </w:rPr>
              <w:t>minigrids</w:t>
            </w:r>
            <w:proofErr w:type="spellEnd"/>
            <w:r w:rsidRPr="6A841FCE">
              <w:rPr>
                <w:rFonts w:asciiTheme="majorHAnsi" w:hAnsiTheme="majorHAnsi" w:cstheme="majorBidi"/>
                <w:b/>
                <w:bCs/>
                <w:sz w:val="18"/>
                <w:szCs w:val="18"/>
              </w:rPr>
              <w:t>, disaggregated by gender and customer segment (residential, commercial and social)</w:t>
            </w:r>
            <w:r w:rsidR="007F5750" w:rsidRPr="6A841FCE">
              <w:rPr>
                <w:rFonts w:asciiTheme="majorHAnsi" w:hAnsiTheme="majorHAnsi" w:cstheme="majorBidi"/>
                <w:sz w:val="18"/>
                <w:szCs w:val="18"/>
                <w:vertAlign w:val="superscript"/>
              </w:rPr>
              <w:footnoteReference w:id="38"/>
            </w:r>
            <w:r w:rsidR="00C51C27">
              <w:rPr>
                <w:rFonts w:asciiTheme="majorHAnsi" w:hAnsiTheme="majorHAnsi" w:cstheme="majorBidi"/>
                <w:b/>
                <w:bCs/>
                <w:sz w:val="18"/>
                <w:szCs w:val="18"/>
              </w:rPr>
              <w:t xml:space="preserve"> (number of people)</w:t>
            </w:r>
          </w:p>
        </w:tc>
        <w:tc>
          <w:tcPr>
            <w:tcW w:w="683" w:type="pct"/>
          </w:tcPr>
          <w:p w14:paraId="75C3B740" w14:textId="311CD982" w:rsidR="007F5750" w:rsidRPr="00FA2C9A" w:rsidRDefault="00975AF0" w:rsidP="007F5750">
            <w:pPr>
              <w:rPr>
                <w:rFonts w:asciiTheme="majorHAnsi" w:hAnsiTheme="majorHAnsi" w:cstheme="majorHAnsi"/>
                <w:sz w:val="18"/>
                <w:szCs w:val="18"/>
              </w:rPr>
            </w:pPr>
            <w:r w:rsidRPr="00FA2C9A">
              <w:rPr>
                <w:rFonts w:asciiTheme="majorHAnsi" w:hAnsiTheme="majorHAnsi" w:cstheme="majorHAnsi"/>
                <w:sz w:val="18"/>
                <w:szCs w:val="18"/>
              </w:rPr>
              <w:lastRenderedPageBreak/>
              <w:t>5,564</w:t>
            </w:r>
            <w:r w:rsidR="007F5750" w:rsidRPr="00FA2C9A">
              <w:rPr>
                <w:rFonts w:asciiTheme="majorHAnsi" w:hAnsiTheme="majorHAnsi" w:cstheme="majorHAnsi"/>
                <w:sz w:val="18"/>
                <w:szCs w:val="18"/>
              </w:rPr>
              <w:t xml:space="preserve"> </w:t>
            </w:r>
            <w:r w:rsidRPr="00FA2C9A">
              <w:rPr>
                <w:rFonts w:asciiTheme="majorHAnsi" w:hAnsiTheme="majorHAnsi" w:cstheme="majorHAnsi"/>
                <w:sz w:val="18"/>
                <w:szCs w:val="18"/>
              </w:rPr>
              <w:t>d</w:t>
            </w:r>
            <w:r w:rsidR="007F5750" w:rsidRPr="00FA2C9A">
              <w:rPr>
                <w:rFonts w:asciiTheme="majorHAnsi" w:hAnsiTheme="majorHAnsi" w:cstheme="majorHAnsi"/>
                <w:sz w:val="18"/>
                <w:szCs w:val="18"/>
              </w:rPr>
              <w:t xml:space="preserve">irect </w:t>
            </w:r>
            <w:proofErr w:type="gramStart"/>
            <w:r w:rsidR="007F5750" w:rsidRPr="00FA2C9A">
              <w:rPr>
                <w:rFonts w:asciiTheme="majorHAnsi" w:hAnsiTheme="majorHAnsi" w:cstheme="majorHAnsi"/>
                <w:sz w:val="18"/>
                <w:szCs w:val="18"/>
              </w:rPr>
              <w:t>beneficiaries</w:t>
            </w:r>
            <w:r w:rsidRPr="00FA2C9A">
              <w:rPr>
                <w:rFonts w:asciiTheme="majorHAnsi" w:hAnsiTheme="majorHAnsi" w:cstheme="majorHAnsi"/>
                <w:sz w:val="18"/>
                <w:szCs w:val="18"/>
              </w:rPr>
              <w:t>;</w:t>
            </w:r>
            <w:proofErr w:type="gramEnd"/>
          </w:p>
          <w:p w14:paraId="705A1C1E" w14:textId="30417D3A" w:rsidR="007F5750" w:rsidRPr="00FA2C9A" w:rsidRDefault="00975AF0" w:rsidP="007F5750">
            <w:pPr>
              <w:rPr>
                <w:rFonts w:asciiTheme="majorHAnsi" w:hAnsiTheme="majorHAnsi" w:cstheme="majorHAnsi"/>
                <w:sz w:val="18"/>
                <w:szCs w:val="18"/>
              </w:rPr>
            </w:pPr>
            <w:r w:rsidRPr="00FA2C9A">
              <w:rPr>
                <w:rFonts w:asciiTheme="majorHAnsi" w:hAnsiTheme="majorHAnsi" w:cstheme="majorHAnsi"/>
                <w:sz w:val="18"/>
                <w:szCs w:val="18"/>
              </w:rPr>
              <w:t>2,782</w:t>
            </w:r>
            <w:r w:rsidR="007F5750" w:rsidRPr="00FA2C9A">
              <w:rPr>
                <w:rFonts w:asciiTheme="majorHAnsi" w:hAnsiTheme="majorHAnsi" w:cstheme="majorHAnsi"/>
                <w:sz w:val="18"/>
                <w:szCs w:val="18"/>
              </w:rPr>
              <w:t xml:space="preserve"> male </w:t>
            </w:r>
            <w:proofErr w:type="gramStart"/>
            <w:r w:rsidRPr="00FA2C9A">
              <w:rPr>
                <w:rFonts w:asciiTheme="majorHAnsi" w:hAnsiTheme="majorHAnsi" w:cstheme="majorHAnsi"/>
                <w:sz w:val="18"/>
                <w:szCs w:val="18"/>
              </w:rPr>
              <w:t>b</w:t>
            </w:r>
            <w:r w:rsidR="007F5750" w:rsidRPr="00FA2C9A">
              <w:rPr>
                <w:rFonts w:asciiTheme="majorHAnsi" w:hAnsiTheme="majorHAnsi" w:cstheme="majorHAnsi"/>
                <w:sz w:val="18"/>
                <w:szCs w:val="18"/>
              </w:rPr>
              <w:t>eneficiaries</w:t>
            </w:r>
            <w:r w:rsidRPr="00FA2C9A">
              <w:rPr>
                <w:rFonts w:asciiTheme="majorHAnsi" w:hAnsiTheme="majorHAnsi" w:cstheme="majorHAnsi"/>
                <w:sz w:val="18"/>
                <w:szCs w:val="18"/>
              </w:rPr>
              <w:t>;</w:t>
            </w:r>
            <w:proofErr w:type="gramEnd"/>
          </w:p>
          <w:p w14:paraId="4BF58D21" w14:textId="223EF0D3" w:rsidR="007F5750" w:rsidRPr="00FA2C9A" w:rsidRDefault="00975AF0" w:rsidP="007F5750">
            <w:pPr>
              <w:rPr>
                <w:rFonts w:asciiTheme="majorHAnsi" w:hAnsiTheme="majorHAnsi" w:cstheme="majorHAnsi"/>
                <w:sz w:val="18"/>
                <w:szCs w:val="18"/>
              </w:rPr>
            </w:pPr>
            <w:r w:rsidRPr="00FA2C9A">
              <w:rPr>
                <w:rFonts w:asciiTheme="majorHAnsi" w:hAnsiTheme="majorHAnsi" w:cstheme="majorHAnsi"/>
                <w:sz w:val="18"/>
                <w:szCs w:val="18"/>
              </w:rPr>
              <w:t>2,782</w:t>
            </w:r>
            <w:r w:rsidR="007F5750" w:rsidRPr="00FA2C9A">
              <w:rPr>
                <w:rFonts w:asciiTheme="majorHAnsi" w:hAnsiTheme="majorHAnsi" w:cstheme="majorHAnsi"/>
                <w:sz w:val="18"/>
                <w:szCs w:val="18"/>
              </w:rPr>
              <w:t xml:space="preserve"> female </w:t>
            </w:r>
            <w:proofErr w:type="gramStart"/>
            <w:r w:rsidRPr="00FA2C9A">
              <w:rPr>
                <w:rFonts w:asciiTheme="majorHAnsi" w:hAnsiTheme="majorHAnsi" w:cstheme="majorHAnsi"/>
                <w:sz w:val="18"/>
                <w:szCs w:val="18"/>
              </w:rPr>
              <w:t>beneficiaries;</w:t>
            </w:r>
            <w:proofErr w:type="gramEnd"/>
          </w:p>
          <w:p w14:paraId="263409ED" w14:textId="3F0CFAF7" w:rsidR="007F5750" w:rsidRPr="00FA2C9A" w:rsidRDefault="00975AF0" w:rsidP="007F5750">
            <w:pPr>
              <w:rPr>
                <w:rFonts w:asciiTheme="majorHAnsi" w:hAnsiTheme="majorHAnsi" w:cstheme="majorHAnsi"/>
                <w:sz w:val="18"/>
                <w:szCs w:val="18"/>
              </w:rPr>
            </w:pPr>
            <w:r w:rsidRPr="00FA2C9A">
              <w:rPr>
                <w:rFonts w:asciiTheme="majorHAnsi" w:hAnsiTheme="majorHAnsi" w:cstheme="majorHAnsi"/>
                <w:sz w:val="18"/>
                <w:szCs w:val="18"/>
              </w:rPr>
              <w:lastRenderedPageBreak/>
              <w:t>5,310</w:t>
            </w:r>
            <w:r w:rsidR="007F5750" w:rsidRPr="00FA2C9A">
              <w:rPr>
                <w:rFonts w:asciiTheme="majorHAnsi" w:hAnsiTheme="majorHAnsi" w:cstheme="majorHAnsi"/>
                <w:sz w:val="18"/>
                <w:szCs w:val="18"/>
              </w:rPr>
              <w:t xml:space="preserve"> </w:t>
            </w:r>
            <w:r w:rsidRPr="00FA2C9A">
              <w:rPr>
                <w:rFonts w:asciiTheme="majorHAnsi" w:hAnsiTheme="majorHAnsi" w:cstheme="majorHAnsi"/>
                <w:sz w:val="18"/>
                <w:szCs w:val="18"/>
              </w:rPr>
              <w:t xml:space="preserve">people </w:t>
            </w:r>
            <w:r w:rsidR="007F5750" w:rsidRPr="00FA2C9A">
              <w:rPr>
                <w:rFonts w:asciiTheme="majorHAnsi" w:hAnsiTheme="majorHAnsi" w:cstheme="majorHAnsi"/>
                <w:sz w:val="18"/>
                <w:szCs w:val="18"/>
              </w:rPr>
              <w:t>(</w:t>
            </w:r>
            <w:r w:rsidRPr="00FA2C9A">
              <w:rPr>
                <w:rFonts w:asciiTheme="majorHAnsi" w:hAnsiTheme="majorHAnsi" w:cstheme="majorHAnsi"/>
                <w:sz w:val="18"/>
                <w:szCs w:val="18"/>
              </w:rPr>
              <w:t>residential</w:t>
            </w:r>
            <w:proofErr w:type="gramStart"/>
            <w:r w:rsidR="007F5750" w:rsidRPr="00FA2C9A">
              <w:rPr>
                <w:rFonts w:asciiTheme="majorHAnsi" w:hAnsiTheme="majorHAnsi" w:cstheme="majorHAnsi"/>
                <w:sz w:val="18"/>
                <w:szCs w:val="18"/>
              </w:rPr>
              <w:t>);</w:t>
            </w:r>
            <w:proofErr w:type="gramEnd"/>
          </w:p>
          <w:p w14:paraId="451CFBE4" w14:textId="583C46F2" w:rsidR="007F5750" w:rsidRPr="00FA2C9A" w:rsidRDefault="00975AF0" w:rsidP="00582E59">
            <w:pPr>
              <w:rPr>
                <w:rFonts w:asciiTheme="majorHAnsi" w:hAnsiTheme="majorHAnsi" w:cstheme="majorHAnsi"/>
                <w:sz w:val="18"/>
                <w:szCs w:val="18"/>
                <w:highlight w:val="yellow"/>
              </w:rPr>
            </w:pPr>
            <w:r w:rsidRPr="00FA2C9A">
              <w:rPr>
                <w:rFonts w:asciiTheme="majorHAnsi" w:hAnsiTheme="majorHAnsi" w:cstheme="majorHAnsi"/>
                <w:sz w:val="18"/>
                <w:szCs w:val="18"/>
              </w:rPr>
              <w:t>169 people</w:t>
            </w:r>
            <w:r w:rsidR="007F5750" w:rsidRPr="00FA2C9A">
              <w:rPr>
                <w:rFonts w:asciiTheme="majorHAnsi" w:hAnsiTheme="majorHAnsi" w:cstheme="majorHAnsi"/>
                <w:sz w:val="18"/>
                <w:szCs w:val="18"/>
              </w:rPr>
              <w:t xml:space="preserve"> </w:t>
            </w:r>
            <w:r w:rsidRPr="00FA2C9A">
              <w:rPr>
                <w:rFonts w:asciiTheme="majorHAnsi" w:hAnsiTheme="majorHAnsi" w:cstheme="majorHAnsi"/>
                <w:sz w:val="18"/>
                <w:szCs w:val="18"/>
              </w:rPr>
              <w:t>(</w:t>
            </w:r>
            <w:r w:rsidR="007F5750" w:rsidRPr="00FA2C9A">
              <w:rPr>
                <w:rFonts w:asciiTheme="majorHAnsi" w:hAnsiTheme="majorHAnsi" w:cstheme="majorHAnsi"/>
                <w:sz w:val="18"/>
                <w:szCs w:val="18"/>
              </w:rPr>
              <w:t>commercial</w:t>
            </w:r>
            <w:r w:rsidRPr="00FA2C9A">
              <w:rPr>
                <w:rFonts w:asciiTheme="majorHAnsi" w:hAnsiTheme="majorHAnsi" w:cstheme="majorHAnsi"/>
                <w:sz w:val="18"/>
                <w:szCs w:val="18"/>
              </w:rPr>
              <w:t>); 85 people (s</w:t>
            </w:r>
            <w:r w:rsidR="007F5750" w:rsidRPr="00FA2C9A">
              <w:rPr>
                <w:rFonts w:asciiTheme="majorHAnsi" w:hAnsiTheme="majorHAnsi" w:cstheme="majorHAnsi"/>
                <w:sz w:val="18"/>
                <w:szCs w:val="18"/>
              </w:rPr>
              <w:t>ocial).</w:t>
            </w:r>
          </w:p>
        </w:tc>
        <w:tc>
          <w:tcPr>
            <w:tcW w:w="588" w:type="pct"/>
          </w:tcPr>
          <w:p w14:paraId="03F84188" w14:textId="1B7AA35C"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lastRenderedPageBreak/>
              <w:t xml:space="preserve">The </w:t>
            </w:r>
            <w:r w:rsidRPr="00FA2C9A">
              <w:rPr>
                <w:rFonts w:ascii="Calibri" w:hAnsi="Calibri" w:cs="Calibri"/>
                <w:bCs/>
                <w:sz w:val="18"/>
                <w:szCs w:val="18"/>
              </w:rPr>
              <w:t xml:space="preserve">total and disaggregated </w:t>
            </w:r>
            <w:r w:rsidR="00F851B2" w:rsidRPr="00FA2C9A">
              <w:rPr>
                <w:rFonts w:ascii="Calibri" w:hAnsi="Calibri" w:cs="Calibri"/>
                <w:bCs/>
                <w:sz w:val="18"/>
                <w:szCs w:val="18"/>
              </w:rPr>
              <w:t>number</w:t>
            </w:r>
            <w:r w:rsidRPr="00FA2C9A">
              <w:rPr>
                <w:rFonts w:ascii="Calibri" w:hAnsi="Calibri" w:cs="Calibri"/>
                <w:bCs/>
                <w:sz w:val="18"/>
                <w:szCs w:val="18"/>
              </w:rPr>
              <w:t xml:space="preserve"> of people</w:t>
            </w:r>
            <w:r w:rsidRPr="00FA2C9A">
              <w:rPr>
                <w:rFonts w:ascii="Calibri" w:hAnsi="Calibri" w:cs="Calibri"/>
                <w:sz w:val="18"/>
                <w:szCs w:val="18"/>
              </w:rPr>
              <w:t xml:space="preserve"> that have access to </w:t>
            </w:r>
            <w:r w:rsidRPr="00FA2C9A">
              <w:rPr>
                <w:rFonts w:ascii="Calibri" w:hAnsi="Calibri" w:cs="Calibri"/>
                <w:bCs/>
                <w:sz w:val="18"/>
                <w:szCs w:val="18"/>
              </w:rPr>
              <w:t xml:space="preserve">clean, affordable and sustainable energy via </w:t>
            </w:r>
            <w:proofErr w:type="spellStart"/>
            <w:r w:rsidRPr="00FA2C9A">
              <w:rPr>
                <w:rFonts w:ascii="Calibri" w:hAnsi="Calibri" w:cs="Calibri"/>
                <w:bCs/>
                <w:sz w:val="18"/>
                <w:szCs w:val="18"/>
              </w:rPr>
              <w:lastRenderedPageBreak/>
              <w:t>minigrids</w:t>
            </w:r>
            <w:proofErr w:type="spellEnd"/>
            <w:r w:rsidRPr="00FA2C9A">
              <w:rPr>
                <w:rFonts w:ascii="Calibri" w:hAnsi="Calibri" w:cs="Calibri"/>
                <w:bCs/>
                <w:sz w:val="18"/>
                <w:szCs w:val="18"/>
              </w:rPr>
              <w:t xml:space="preserve"> pilots</w:t>
            </w:r>
            <w:r w:rsidRPr="00FA2C9A">
              <w:rPr>
                <w:rFonts w:asciiTheme="majorHAnsi" w:hAnsiTheme="majorHAnsi" w:cstheme="majorHAnsi"/>
                <w:bCs/>
                <w:sz w:val="18"/>
                <w:szCs w:val="18"/>
              </w:rPr>
              <w:t xml:space="preserve"> for domestic and productive use. </w:t>
            </w:r>
          </w:p>
          <w:p w14:paraId="65F6C0DE"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Currently, it is unclear how many beneficiaries benefit from clean, affordable and sustainable energy access via </w:t>
            </w:r>
            <w:proofErr w:type="spellStart"/>
            <w:r w:rsidRPr="00FA2C9A">
              <w:rPr>
                <w:rFonts w:asciiTheme="majorHAnsi" w:hAnsiTheme="majorHAnsi" w:cstheme="majorHAnsi"/>
                <w:bCs/>
                <w:sz w:val="18"/>
                <w:szCs w:val="18"/>
              </w:rPr>
              <w:t>minigrids</w:t>
            </w:r>
            <w:proofErr w:type="spellEnd"/>
            <w:r w:rsidRPr="00FA2C9A">
              <w:rPr>
                <w:rFonts w:asciiTheme="majorHAnsi" w:hAnsiTheme="majorHAnsi" w:cstheme="majorHAnsi"/>
                <w:bCs/>
                <w:sz w:val="18"/>
                <w:szCs w:val="18"/>
              </w:rPr>
              <w:t>. The value of the target was derived from potential jobs created by pilot projects</w:t>
            </w:r>
          </w:p>
        </w:tc>
        <w:tc>
          <w:tcPr>
            <w:tcW w:w="580" w:type="pct"/>
          </w:tcPr>
          <w:p w14:paraId="4651E2E8"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lastRenderedPageBreak/>
              <w:t xml:space="preserve">Focus groups </w:t>
            </w:r>
          </w:p>
          <w:p w14:paraId="4E7ACB74" w14:textId="77777777" w:rsidR="007F5750" w:rsidRPr="00FA2C9A" w:rsidRDefault="007F5750" w:rsidP="007F5750">
            <w:pPr>
              <w:rPr>
                <w:rFonts w:asciiTheme="majorHAnsi" w:hAnsiTheme="majorHAnsi" w:cstheme="majorHAnsi"/>
                <w:bCs/>
                <w:sz w:val="18"/>
                <w:szCs w:val="18"/>
              </w:rPr>
            </w:pPr>
          </w:p>
          <w:p w14:paraId="57DBED91"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Field visits and survey </w:t>
            </w:r>
          </w:p>
          <w:p w14:paraId="2B35B802"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 </w:t>
            </w:r>
          </w:p>
        </w:tc>
        <w:tc>
          <w:tcPr>
            <w:tcW w:w="347" w:type="pct"/>
          </w:tcPr>
          <w:p w14:paraId="46E0E085"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Quarterly </w:t>
            </w:r>
          </w:p>
        </w:tc>
        <w:tc>
          <w:tcPr>
            <w:tcW w:w="586" w:type="pct"/>
          </w:tcPr>
          <w:p w14:paraId="3C122635"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Rural Electrification agency </w:t>
            </w:r>
          </w:p>
          <w:p w14:paraId="1F509B91"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UNDP Country Office</w:t>
            </w:r>
          </w:p>
        </w:tc>
        <w:tc>
          <w:tcPr>
            <w:tcW w:w="435" w:type="pct"/>
          </w:tcPr>
          <w:p w14:paraId="726CDB1F"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Project monitoring reports  </w:t>
            </w:r>
          </w:p>
          <w:p w14:paraId="551F1F1C"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Field visit reports.</w:t>
            </w:r>
          </w:p>
        </w:tc>
        <w:tc>
          <w:tcPr>
            <w:tcW w:w="668" w:type="pct"/>
          </w:tcPr>
          <w:p w14:paraId="25F94FE9" w14:textId="4AD9B40C"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The Government of Burkina Faso remains committed to the medium and long-term plans and strategies for </w:t>
            </w:r>
            <w:r w:rsidRPr="00FA2C9A">
              <w:rPr>
                <w:rFonts w:asciiTheme="majorHAnsi" w:hAnsiTheme="majorHAnsi" w:cstheme="majorHAnsi"/>
                <w:bCs/>
                <w:sz w:val="18"/>
                <w:szCs w:val="18"/>
              </w:rPr>
              <w:lastRenderedPageBreak/>
              <w:t xml:space="preserve">decentralized electrification through </w:t>
            </w:r>
            <w:r w:rsidR="00822D90">
              <w:rPr>
                <w:rFonts w:asciiTheme="majorHAnsi" w:hAnsiTheme="majorHAnsi" w:cstheme="majorHAnsi"/>
                <w:bCs/>
                <w:sz w:val="18"/>
                <w:szCs w:val="18"/>
              </w:rPr>
              <w:t>renewable energy</w:t>
            </w:r>
            <w:r w:rsidRPr="00FA2C9A">
              <w:rPr>
                <w:rFonts w:asciiTheme="majorHAnsi" w:hAnsiTheme="majorHAnsi" w:cstheme="majorHAnsi"/>
                <w:bCs/>
                <w:sz w:val="18"/>
                <w:szCs w:val="18"/>
              </w:rPr>
              <w:t xml:space="preserve"> particularly </w:t>
            </w:r>
            <w:proofErr w:type="spellStart"/>
            <w:r w:rsidRPr="00FA2C9A">
              <w:rPr>
                <w:rFonts w:asciiTheme="majorHAnsi" w:hAnsiTheme="majorHAnsi" w:cstheme="majorHAnsi"/>
                <w:bCs/>
                <w:sz w:val="18"/>
                <w:szCs w:val="18"/>
              </w:rPr>
              <w:t>minigrid</w:t>
            </w:r>
            <w:proofErr w:type="spellEnd"/>
            <w:r w:rsidRPr="00FA2C9A">
              <w:rPr>
                <w:rFonts w:asciiTheme="majorHAnsi" w:hAnsiTheme="majorHAnsi" w:cstheme="majorHAnsi"/>
                <w:bCs/>
                <w:sz w:val="18"/>
                <w:szCs w:val="18"/>
              </w:rPr>
              <w:t xml:space="preserve"> solar with storage.</w:t>
            </w:r>
          </w:p>
          <w:p w14:paraId="687B7635" w14:textId="77777777" w:rsidR="007F5750" w:rsidRPr="00FA2C9A" w:rsidRDefault="007F5750" w:rsidP="007F5750">
            <w:pPr>
              <w:rPr>
                <w:rFonts w:asciiTheme="majorHAnsi" w:hAnsiTheme="majorHAnsi" w:cstheme="majorHAnsi"/>
                <w:bCs/>
                <w:sz w:val="18"/>
                <w:szCs w:val="18"/>
              </w:rPr>
            </w:pPr>
          </w:p>
          <w:p w14:paraId="6372C3EA"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Target beneficiaries are willing to participate in the project and adopt </w:t>
            </w:r>
            <w:proofErr w:type="spellStart"/>
            <w:r w:rsidRPr="00FA2C9A">
              <w:rPr>
                <w:rFonts w:asciiTheme="majorHAnsi" w:hAnsiTheme="majorHAnsi" w:cstheme="majorHAnsi"/>
                <w:bCs/>
                <w:sz w:val="18"/>
                <w:szCs w:val="18"/>
              </w:rPr>
              <w:t>minigrid</w:t>
            </w:r>
            <w:proofErr w:type="spellEnd"/>
            <w:r w:rsidRPr="00FA2C9A">
              <w:rPr>
                <w:rFonts w:asciiTheme="majorHAnsi" w:hAnsiTheme="majorHAnsi" w:cstheme="majorHAnsi"/>
                <w:bCs/>
                <w:sz w:val="18"/>
                <w:szCs w:val="18"/>
              </w:rPr>
              <w:t xml:space="preserve"> system. </w:t>
            </w:r>
          </w:p>
        </w:tc>
      </w:tr>
      <w:tr w:rsidR="007F5750" w:rsidRPr="00957F5B" w14:paraId="7F54CD9A" w14:textId="77777777" w:rsidTr="00485121">
        <w:trPr>
          <w:trHeight w:val="305"/>
        </w:trPr>
        <w:tc>
          <w:tcPr>
            <w:tcW w:w="460" w:type="pct"/>
            <w:vMerge/>
          </w:tcPr>
          <w:p w14:paraId="69121D93" w14:textId="77777777" w:rsidR="007F5750" w:rsidRPr="00957F5B" w:rsidRDefault="007F5750" w:rsidP="007F5750">
            <w:pPr>
              <w:rPr>
                <w:rFonts w:asciiTheme="majorHAnsi" w:hAnsiTheme="majorHAnsi" w:cstheme="majorHAnsi"/>
                <w:b/>
                <w:bCs/>
                <w:sz w:val="18"/>
                <w:szCs w:val="18"/>
              </w:rPr>
            </w:pPr>
          </w:p>
        </w:tc>
        <w:tc>
          <w:tcPr>
            <w:tcW w:w="652" w:type="pct"/>
          </w:tcPr>
          <w:p w14:paraId="770571A8" w14:textId="11EAD9E4" w:rsidR="007F5750" w:rsidRPr="00C67ADE" w:rsidRDefault="007F5750" w:rsidP="007F5750">
            <w:pPr>
              <w:rPr>
                <w:rFonts w:asciiTheme="majorHAnsi" w:hAnsiTheme="majorHAnsi" w:cstheme="majorHAnsi"/>
                <w:bCs/>
                <w:sz w:val="18"/>
                <w:szCs w:val="18"/>
              </w:rPr>
            </w:pPr>
            <w:r w:rsidRPr="00C67ADE">
              <w:rPr>
                <w:rFonts w:asciiTheme="majorHAnsi" w:hAnsiTheme="majorHAnsi" w:cstheme="majorHAnsi"/>
                <w:bCs/>
                <w:i/>
                <w:sz w:val="18"/>
                <w:szCs w:val="18"/>
              </w:rPr>
              <w:t>Indicator 3:</w:t>
            </w:r>
            <w:r w:rsidRPr="00B87737">
              <w:rPr>
                <w:rFonts w:asciiTheme="majorHAnsi" w:hAnsiTheme="majorHAnsi" w:cstheme="majorHAnsi"/>
                <w:b/>
                <w:sz w:val="18"/>
                <w:szCs w:val="18"/>
              </w:rPr>
              <w:t xml:space="preserve"> </w:t>
            </w:r>
            <w:r w:rsidR="00C51C27">
              <w:rPr>
                <w:rFonts w:asciiTheme="majorHAnsi" w:hAnsiTheme="majorHAnsi" w:cstheme="majorHAnsi"/>
                <w:b/>
                <w:sz w:val="18"/>
                <w:szCs w:val="18"/>
              </w:rPr>
              <w:t>I</w:t>
            </w:r>
            <w:r w:rsidRPr="00B87737">
              <w:rPr>
                <w:rFonts w:asciiTheme="majorHAnsi" w:hAnsiTheme="majorHAnsi" w:cstheme="majorHAnsi"/>
                <w:b/>
                <w:sz w:val="18"/>
                <w:szCs w:val="18"/>
              </w:rPr>
              <w:t>ncrease in installed renewable energy capacity per technology</w:t>
            </w:r>
            <w:r w:rsidR="00F851B2">
              <w:rPr>
                <w:rFonts w:asciiTheme="majorHAnsi" w:hAnsiTheme="majorHAnsi" w:cstheme="majorHAnsi"/>
                <w:b/>
                <w:sz w:val="18"/>
                <w:szCs w:val="18"/>
              </w:rPr>
              <w:t xml:space="preserve"> (MW)</w:t>
            </w:r>
          </w:p>
          <w:p w14:paraId="26E63165" w14:textId="77777777" w:rsidR="007F5750" w:rsidRPr="00C67ADE" w:rsidRDefault="007F5750" w:rsidP="007F5750">
            <w:pPr>
              <w:rPr>
                <w:rFonts w:asciiTheme="majorHAnsi" w:hAnsiTheme="majorHAnsi" w:cstheme="majorHAnsi"/>
                <w:bCs/>
                <w:i/>
                <w:sz w:val="18"/>
                <w:szCs w:val="18"/>
              </w:rPr>
            </w:pPr>
          </w:p>
        </w:tc>
        <w:tc>
          <w:tcPr>
            <w:tcW w:w="683" w:type="pct"/>
          </w:tcPr>
          <w:p w14:paraId="4A0FD1CF" w14:textId="49BB13DF" w:rsidR="007F5750" w:rsidRPr="00FA2C9A" w:rsidRDefault="00F851B2" w:rsidP="007F5750">
            <w:pPr>
              <w:rPr>
                <w:rFonts w:asciiTheme="majorHAnsi" w:hAnsiTheme="majorHAnsi" w:cstheme="majorHAnsi"/>
                <w:bCs/>
                <w:sz w:val="18"/>
                <w:szCs w:val="18"/>
              </w:rPr>
            </w:pPr>
            <w:r w:rsidRPr="00FA2C9A">
              <w:rPr>
                <w:rFonts w:asciiTheme="majorHAnsi" w:hAnsiTheme="majorHAnsi" w:cstheme="majorHAnsi"/>
                <w:bCs/>
                <w:sz w:val="18"/>
                <w:szCs w:val="18"/>
              </w:rPr>
              <w:t>0.4 MW (solar PV</w:t>
            </w:r>
            <w:proofErr w:type="gramStart"/>
            <w:r w:rsidRPr="00FA2C9A">
              <w:rPr>
                <w:rFonts w:asciiTheme="majorHAnsi" w:hAnsiTheme="majorHAnsi" w:cstheme="majorHAnsi"/>
                <w:bCs/>
                <w:sz w:val="18"/>
                <w:szCs w:val="18"/>
              </w:rPr>
              <w:t>);</w:t>
            </w:r>
            <w:proofErr w:type="gramEnd"/>
          </w:p>
          <w:p w14:paraId="23E8A2C2" w14:textId="07E18FA4" w:rsidR="00F851B2" w:rsidRPr="00FA2C9A" w:rsidRDefault="00F851B2" w:rsidP="007F5750">
            <w:pPr>
              <w:rPr>
                <w:rFonts w:asciiTheme="majorHAnsi" w:hAnsiTheme="majorHAnsi" w:cstheme="majorHAnsi"/>
                <w:bCs/>
                <w:sz w:val="18"/>
                <w:szCs w:val="18"/>
                <w:highlight w:val="yellow"/>
              </w:rPr>
            </w:pPr>
            <w:r w:rsidRPr="00FA2C9A">
              <w:rPr>
                <w:rFonts w:asciiTheme="majorHAnsi" w:hAnsiTheme="majorHAnsi" w:cstheme="majorHAnsi"/>
                <w:bCs/>
                <w:sz w:val="18"/>
                <w:szCs w:val="18"/>
              </w:rPr>
              <w:t>1 MW (storage)</w:t>
            </w:r>
          </w:p>
        </w:tc>
        <w:tc>
          <w:tcPr>
            <w:tcW w:w="588" w:type="pct"/>
          </w:tcPr>
          <w:p w14:paraId="2EB8B0BD"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Total size of pilot projects developed by direct financing from the project.</w:t>
            </w:r>
          </w:p>
          <w:p w14:paraId="7E610857" w14:textId="77777777" w:rsidR="007F5750" w:rsidRPr="00FA2C9A" w:rsidRDefault="007F5750" w:rsidP="007F5750">
            <w:pPr>
              <w:rPr>
                <w:rFonts w:asciiTheme="majorHAnsi" w:hAnsiTheme="majorHAnsi" w:cstheme="majorHAnsi"/>
                <w:bCs/>
                <w:sz w:val="18"/>
                <w:szCs w:val="18"/>
              </w:rPr>
            </w:pPr>
          </w:p>
          <w:p w14:paraId="25A128DD" w14:textId="77777777" w:rsidR="007F5750" w:rsidRPr="00FA2C9A" w:rsidRDefault="007F5750" w:rsidP="007F5750">
            <w:pPr>
              <w:rPr>
                <w:rFonts w:asciiTheme="majorHAnsi" w:hAnsiTheme="majorHAnsi" w:cstheme="majorHAnsi"/>
                <w:bCs/>
                <w:sz w:val="18"/>
                <w:szCs w:val="18"/>
              </w:rPr>
            </w:pPr>
          </w:p>
          <w:p w14:paraId="32A96381" w14:textId="77777777" w:rsidR="007F5750" w:rsidRPr="00FA2C9A" w:rsidRDefault="007F5750" w:rsidP="007F5750">
            <w:pPr>
              <w:rPr>
                <w:rFonts w:asciiTheme="majorHAnsi" w:hAnsiTheme="majorHAnsi" w:cstheme="majorHAnsi"/>
                <w:bCs/>
                <w:sz w:val="18"/>
                <w:szCs w:val="18"/>
                <w:highlight w:val="yellow"/>
              </w:rPr>
            </w:pPr>
            <w:r w:rsidRPr="00FA2C9A">
              <w:rPr>
                <w:rFonts w:asciiTheme="majorHAnsi" w:hAnsiTheme="majorHAnsi" w:cstheme="majorHAnsi"/>
                <w:bCs/>
                <w:sz w:val="18"/>
                <w:szCs w:val="18"/>
              </w:rPr>
              <w:t xml:space="preserve">Currently, the total installed capacity of </w:t>
            </w:r>
            <w:proofErr w:type="spellStart"/>
            <w:r w:rsidRPr="00FA2C9A">
              <w:rPr>
                <w:rFonts w:asciiTheme="majorHAnsi" w:hAnsiTheme="majorHAnsi" w:cstheme="majorHAnsi"/>
                <w:bCs/>
                <w:sz w:val="18"/>
                <w:szCs w:val="18"/>
              </w:rPr>
              <w:t>minigrids</w:t>
            </w:r>
            <w:proofErr w:type="spellEnd"/>
            <w:r w:rsidRPr="00FA2C9A">
              <w:rPr>
                <w:rFonts w:asciiTheme="majorHAnsi" w:hAnsiTheme="majorHAnsi" w:cstheme="majorHAnsi"/>
                <w:bCs/>
                <w:sz w:val="18"/>
                <w:szCs w:val="18"/>
              </w:rPr>
              <w:t xml:space="preserve"> is not known.</w:t>
            </w:r>
          </w:p>
        </w:tc>
        <w:tc>
          <w:tcPr>
            <w:tcW w:w="580" w:type="pct"/>
          </w:tcPr>
          <w:p w14:paraId="275B0EB3"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Feasibility studies</w:t>
            </w:r>
          </w:p>
          <w:p w14:paraId="6B4FC3C3"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Procurement/tenders documents </w:t>
            </w:r>
          </w:p>
          <w:p w14:paraId="6E160EC4"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Remote monitoring system data </w:t>
            </w:r>
          </w:p>
          <w:p w14:paraId="5F416A04" w14:textId="77777777" w:rsidR="007F5750" w:rsidRPr="00FA2C9A" w:rsidRDefault="007F5750" w:rsidP="007F5750">
            <w:pPr>
              <w:rPr>
                <w:rFonts w:asciiTheme="majorHAnsi" w:hAnsiTheme="majorHAnsi" w:cstheme="majorHAnsi"/>
                <w:bCs/>
                <w:sz w:val="18"/>
                <w:szCs w:val="18"/>
                <w:highlight w:val="yellow"/>
              </w:rPr>
            </w:pPr>
            <w:r w:rsidRPr="00FA2C9A">
              <w:rPr>
                <w:rFonts w:asciiTheme="majorHAnsi" w:hAnsiTheme="majorHAnsi" w:cstheme="majorHAnsi"/>
                <w:bCs/>
                <w:sz w:val="18"/>
                <w:szCs w:val="18"/>
              </w:rPr>
              <w:t xml:space="preserve">Field visits </w:t>
            </w:r>
          </w:p>
        </w:tc>
        <w:tc>
          <w:tcPr>
            <w:tcW w:w="347" w:type="pct"/>
          </w:tcPr>
          <w:p w14:paraId="6B8CFC2F"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Yearly </w:t>
            </w:r>
          </w:p>
        </w:tc>
        <w:tc>
          <w:tcPr>
            <w:tcW w:w="586" w:type="pct"/>
          </w:tcPr>
          <w:p w14:paraId="1AB38406"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Rural Electrification agency </w:t>
            </w:r>
          </w:p>
          <w:p w14:paraId="73DC91D9" w14:textId="77777777" w:rsidR="007F5750" w:rsidRPr="00FA2C9A" w:rsidRDefault="007F5750" w:rsidP="007F5750">
            <w:pPr>
              <w:rPr>
                <w:rFonts w:asciiTheme="majorHAnsi" w:hAnsiTheme="majorHAnsi" w:cstheme="majorHAnsi"/>
                <w:bCs/>
                <w:sz w:val="18"/>
                <w:szCs w:val="18"/>
              </w:rPr>
            </w:pPr>
          </w:p>
          <w:p w14:paraId="6FD43075"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UNDP Country office</w:t>
            </w:r>
          </w:p>
          <w:p w14:paraId="3A53F7CF" w14:textId="77777777" w:rsidR="007F5750" w:rsidRPr="00FA2C9A" w:rsidRDefault="007F5750" w:rsidP="007F5750">
            <w:pPr>
              <w:rPr>
                <w:rFonts w:asciiTheme="majorHAnsi" w:hAnsiTheme="majorHAnsi" w:cstheme="majorHAnsi"/>
                <w:bCs/>
                <w:sz w:val="18"/>
                <w:szCs w:val="18"/>
                <w:highlight w:val="yellow"/>
              </w:rPr>
            </w:pPr>
          </w:p>
          <w:p w14:paraId="42568B0E" w14:textId="77777777" w:rsidR="007F5750" w:rsidRPr="00FA2C9A" w:rsidRDefault="007F5750" w:rsidP="007F5750">
            <w:pPr>
              <w:rPr>
                <w:rFonts w:asciiTheme="majorHAnsi" w:hAnsiTheme="majorHAnsi" w:cstheme="majorHAnsi"/>
                <w:bCs/>
                <w:sz w:val="18"/>
                <w:szCs w:val="18"/>
                <w:highlight w:val="yellow"/>
              </w:rPr>
            </w:pPr>
            <w:r w:rsidRPr="00FA2C9A">
              <w:rPr>
                <w:rFonts w:asciiTheme="majorHAnsi" w:hAnsiTheme="majorHAnsi" w:cstheme="majorHAnsi"/>
                <w:bCs/>
                <w:sz w:val="18"/>
                <w:szCs w:val="18"/>
              </w:rPr>
              <w:t>Project consultant</w:t>
            </w:r>
          </w:p>
        </w:tc>
        <w:tc>
          <w:tcPr>
            <w:tcW w:w="435" w:type="pct"/>
          </w:tcPr>
          <w:p w14:paraId="0D215D2C"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Reports of feasibility studies of pilot projects installed.</w:t>
            </w:r>
          </w:p>
          <w:p w14:paraId="54002698"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Procurement and Tenders documents </w:t>
            </w:r>
          </w:p>
          <w:p w14:paraId="24D5653F"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Project monitoring reports  </w:t>
            </w:r>
          </w:p>
          <w:p w14:paraId="2999D510"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Pilot projects Remote monitoring reports  </w:t>
            </w:r>
          </w:p>
        </w:tc>
        <w:tc>
          <w:tcPr>
            <w:tcW w:w="668" w:type="pct"/>
          </w:tcPr>
          <w:p w14:paraId="0D8FA2FA"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Other barriers preventing scale-up of the renewable energy </w:t>
            </w:r>
            <w:proofErr w:type="spellStart"/>
            <w:r w:rsidRPr="00FA2C9A">
              <w:rPr>
                <w:rFonts w:asciiTheme="majorHAnsi" w:hAnsiTheme="majorHAnsi" w:cstheme="majorHAnsi"/>
                <w:bCs/>
                <w:sz w:val="18"/>
                <w:szCs w:val="18"/>
              </w:rPr>
              <w:t>minigrids</w:t>
            </w:r>
            <w:proofErr w:type="spellEnd"/>
            <w:r w:rsidRPr="00FA2C9A">
              <w:rPr>
                <w:rFonts w:asciiTheme="majorHAnsi" w:hAnsiTheme="majorHAnsi" w:cstheme="majorHAnsi"/>
                <w:bCs/>
                <w:sz w:val="18"/>
                <w:szCs w:val="18"/>
              </w:rPr>
              <w:t xml:space="preserve"> are removed such as business, technology, developer risks. </w:t>
            </w:r>
          </w:p>
          <w:p w14:paraId="5A6C1454"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When estimating the values, it was assumed that funding for pilot project will be available </w:t>
            </w:r>
            <w:proofErr w:type="gramStart"/>
            <w:r w:rsidRPr="00FA2C9A">
              <w:rPr>
                <w:rFonts w:asciiTheme="majorHAnsi" w:hAnsiTheme="majorHAnsi" w:cstheme="majorHAnsi"/>
                <w:bCs/>
                <w:sz w:val="18"/>
                <w:szCs w:val="18"/>
              </w:rPr>
              <w:t>and also</w:t>
            </w:r>
            <w:proofErr w:type="gramEnd"/>
            <w:r w:rsidRPr="00FA2C9A">
              <w:rPr>
                <w:rFonts w:asciiTheme="majorHAnsi" w:hAnsiTheme="majorHAnsi" w:cstheme="majorHAnsi"/>
                <w:bCs/>
                <w:sz w:val="18"/>
                <w:szCs w:val="18"/>
              </w:rPr>
              <w:t xml:space="preserve"> co-financing will be made available. Moreover, other donors will use best-practices from AMP project to initiate and </w:t>
            </w:r>
            <w:r w:rsidRPr="00FA2C9A">
              <w:rPr>
                <w:rFonts w:asciiTheme="majorHAnsi" w:hAnsiTheme="majorHAnsi" w:cstheme="majorHAnsi"/>
                <w:bCs/>
                <w:sz w:val="18"/>
                <w:szCs w:val="18"/>
              </w:rPr>
              <w:lastRenderedPageBreak/>
              <w:t xml:space="preserve">implement more innovative </w:t>
            </w:r>
            <w:proofErr w:type="spellStart"/>
            <w:r w:rsidRPr="00FA2C9A">
              <w:rPr>
                <w:rFonts w:asciiTheme="majorHAnsi" w:hAnsiTheme="majorHAnsi" w:cstheme="majorHAnsi"/>
                <w:bCs/>
                <w:sz w:val="18"/>
                <w:szCs w:val="18"/>
              </w:rPr>
              <w:t>minigrid</w:t>
            </w:r>
            <w:proofErr w:type="spellEnd"/>
            <w:r w:rsidRPr="00FA2C9A">
              <w:rPr>
                <w:rFonts w:asciiTheme="majorHAnsi" w:hAnsiTheme="majorHAnsi" w:cstheme="majorHAnsi"/>
                <w:bCs/>
                <w:sz w:val="18"/>
                <w:szCs w:val="18"/>
              </w:rPr>
              <w:t xml:space="preserve"> projects.  </w:t>
            </w:r>
          </w:p>
        </w:tc>
      </w:tr>
      <w:tr w:rsidR="007F5750" w:rsidRPr="00957F5B" w14:paraId="18CBFD2E" w14:textId="77777777" w:rsidTr="00485121">
        <w:trPr>
          <w:trHeight w:val="350"/>
        </w:trPr>
        <w:tc>
          <w:tcPr>
            <w:tcW w:w="460" w:type="pct"/>
            <w:vMerge/>
          </w:tcPr>
          <w:p w14:paraId="73608D25" w14:textId="77777777" w:rsidR="007F5750" w:rsidRPr="00957F5B" w:rsidRDefault="007F5750" w:rsidP="007F5750">
            <w:pPr>
              <w:rPr>
                <w:rFonts w:asciiTheme="majorHAnsi" w:hAnsiTheme="majorHAnsi" w:cstheme="majorHAnsi"/>
                <w:b/>
                <w:bCs/>
                <w:sz w:val="18"/>
                <w:szCs w:val="18"/>
              </w:rPr>
            </w:pPr>
          </w:p>
        </w:tc>
        <w:tc>
          <w:tcPr>
            <w:tcW w:w="652" w:type="pct"/>
            <w:tcBorders>
              <w:bottom w:val="single" w:sz="4" w:space="0" w:color="auto"/>
            </w:tcBorders>
          </w:tcPr>
          <w:p w14:paraId="5A13BC8D" w14:textId="29563C2A" w:rsidR="007F5750" w:rsidRPr="00957F5B" w:rsidRDefault="007F5750" w:rsidP="007F5750">
            <w:pPr>
              <w:rPr>
                <w:rFonts w:asciiTheme="majorHAnsi" w:hAnsiTheme="majorHAnsi" w:cstheme="majorHAnsi"/>
                <w:bCs/>
                <w:sz w:val="18"/>
                <w:szCs w:val="18"/>
              </w:rPr>
            </w:pPr>
            <w:r w:rsidRPr="00C67ADE">
              <w:rPr>
                <w:rFonts w:asciiTheme="majorHAnsi" w:hAnsiTheme="majorHAnsi" w:cstheme="majorHAnsi"/>
                <w:bCs/>
                <w:i/>
                <w:sz w:val="18"/>
                <w:szCs w:val="18"/>
              </w:rPr>
              <w:t xml:space="preserve">Indicator 4: </w:t>
            </w:r>
            <w:r w:rsidRPr="00957F5B">
              <w:rPr>
                <w:rFonts w:asciiTheme="majorHAnsi" w:hAnsiTheme="majorHAnsi" w:cstheme="majorHAnsi"/>
                <w:b/>
                <w:sz w:val="18"/>
                <w:szCs w:val="18"/>
              </w:rPr>
              <w:t xml:space="preserve">Number of direct primary jobs created in the </w:t>
            </w:r>
            <w:proofErr w:type="spellStart"/>
            <w:r w:rsidR="00C51C27">
              <w:rPr>
                <w:rFonts w:asciiTheme="majorHAnsi" w:hAnsiTheme="majorHAnsi" w:cstheme="majorHAnsi"/>
                <w:b/>
                <w:sz w:val="18"/>
                <w:szCs w:val="18"/>
              </w:rPr>
              <w:t>minigrid</w:t>
            </w:r>
            <w:proofErr w:type="spellEnd"/>
            <w:r w:rsidRPr="00957F5B">
              <w:rPr>
                <w:rFonts w:asciiTheme="majorHAnsi" w:hAnsiTheme="majorHAnsi" w:cstheme="majorHAnsi"/>
                <w:b/>
                <w:sz w:val="18"/>
                <w:szCs w:val="18"/>
              </w:rPr>
              <w:t xml:space="preserve"> sector, disaggregated by gender, for [mini-grid development, operation and productive use].</w:t>
            </w:r>
            <w:r w:rsidRPr="00957F5B">
              <w:rPr>
                <w:rFonts w:asciiTheme="majorHAnsi" w:hAnsiTheme="majorHAnsi" w:cstheme="majorHAnsi"/>
                <w:bCs/>
                <w:sz w:val="18"/>
                <w:szCs w:val="18"/>
              </w:rPr>
              <w:t xml:space="preserve"> </w:t>
            </w:r>
          </w:p>
          <w:p w14:paraId="42354DA8" w14:textId="77777777" w:rsidR="007F5750" w:rsidRPr="00957F5B" w:rsidRDefault="007F5750" w:rsidP="007F5750">
            <w:pPr>
              <w:rPr>
                <w:rFonts w:asciiTheme="majorHAnsi" w:hAnsiTheme="majorHAnsi" w:cstheme="majorHAnsi"/>
                <w:bCs/>
                <w:sz w:val="18"/>
                <w:szCs w:val="18"/>
              </w:rPr>
            </w:pPr>
          </w:p>
        </w:tc>
        <w:tc>
          <w:tcPr>
            <w:tcW w:w="683" w:type="pct"/>
            <w:tcBorders>
              <w:bottom w:val="single" w:sz="4" w:space="0" w:color="auto"/>
            </w:tcBorders>
          </w:tcPr>
          <w:p w14:paraId="11F0F71B" w14:textId="4B6DDDB7" w:rsidR="007F5750" w:rsidRPr="00FA2C9A" w:rsidRDefault="007F5750" w:rsidP="007F5750">
            <w:pPr>
              <w:rPr>
                <w:rFonts w:asciiTheme="majorHAnsi" w:hAnsiTheme="majorHAnsi" w:cstheme="majorHAnsi"/>
                <w:bCs/>
                <w:sz w:val="18"/>
                <w:szCs w:val="18"/>
                <w:highlight w:val="yellow"/>
              </w:rPr>
            </w:pPr>
            <w:r w:rsidRPr="00FA2C9A">
              <w:rPr>
                <w:rFonts w:asciiTheme="majorHAnsi" w:hAnsiTheme="majorHAnsi" w:cstheme="majorHAnsi"/>
                <w:bCs/>
                <w:sz w:val="18"/>
                <w:szCs w:val="18"/>
              </w:rPr>
              <w:t xml:space="preserve">70 primary jobs in </w:t>
            </w:r>
            <w:proofErr w:type="spellStart"/>
            <w:r w:rsidR="00C51C27">
              <w:rPr>
                <w:rFonts w:asciiTheme="majorHAnsi" w:hAnsiTheme="majorHAnsi" w:cstheme="majorHAnsi"/>
                <w:bCs/>
                <w:sz w:val="18"/>
                <w:szCs w:val="18"/>
              </w:rPr>
              <w:t>m</w:t>
            </w:r>
            <w:r w:rsidRPr="00FA2C9A">
              <w:rPr>
                <w:rFonts w:asciiTheme="majorHAnsi" w:hAnsiTheme="majorHAnsi" w:cstheme="majorHAnsi"/>
                <w:bCs/>
                <w:sz w:val="18"/>
                <w:szCs w:val="18"/>
              </w:rPr>
              <w:t>inigrid</w:t>
            </w:r>
            <w:proofErr w:type="spellEnd"/>
            <w:r w:rsidRPr="00FA2C9A">
              <w:rPr>
                <w:rFonts w:asciiTheme="majorHAnsi" w:hAnsiTheme="majorHAnsi" w:cstheme="majorHAnsi"/>
                <w:bCs/>
                <w:sz w:val="18"/>
                <w:szCs w:val="18"/>
              </w:rPr>
              <w:t xml:space="preserve"> development (45 </w:t>
            </w:r>
            <w:r w:rsidR="00C51C27">
              <w:rPr>
                <w:rFonts w:asciiTheme="majorHAnsi" w:hAnsiTheme="majorHAnsi" w:cstheme="majorHAnsi"/>
                <w:bCs/>
                <w:sz w:val="18"/>
                <w:szCs w:val="18"/>
              </w:rPr>
              <w:t xml:space="preserve">men </w:t>
            </w:r>
            <w:r w:rsidRPr="00FA2C9A">
              <w:rPr>
                <w:rFonts w:asciiTheme="majorHAnsi" w:hAnsiTheme="majorHAnsi" w:cstheme="majorHAnsi"/>
                <w:bCs/>
                <w:sz w:val="18"/>
                <w:szCs w:val="18"/>
              </w:rPr>
              <w:t xml:space="preserve">and 25 </w:t>
            </w:r>
            <w:r w:rsidR="00C51C27">
              <w:rPr>
                <w:rFonts w:asciiTheme="majorHAnsi" w:hAnsiTheme="majorHAnsi" w:cstheme="majorHAnsi"/>
                <w:bCs/>
                <w:sz w:val="18"/>
                <w:szCs w:val="18"/>
              </w:rPr>
              <w:t>w</w:t>
            </w:r>
            <w:r w:rsidRPr="00FA2C9A">
              <w:rPr>
                <w:rFonts w:asciiTheme="majorHAnsi" w:hAnsiTheme="majorHAnsi" w:cstheme="majorHAnsi"/>
                <w:bCs/>
                <w:sz w:val="18"/>
                <w:szCs w:val="18"/>
              </w:rPr>
              <w:t>omen)</w:t>
            </w:r>
          </w:p>
          <w:p w14:paraId="64448ED0" w14:textId="77777777" w:rsidR="007F5750" w:rsidRPr="00FA2C9A" w:rsidRDefault="007F5750" w:rsidP="007F5750">
            <w:pPr>
              <w:rPr>
                <w:rFonts w:asciiTheme="majorHAnsi" w:hAnsiTheme="majorHAnsi" w:cstheme="majorHAnsi"/>
                <w:bCs/>
                <w:sz w:val="18"/>
                <w:szCs w:val="18"/>
                <w:highlight w:val="yellow"/>
              </w:rPr>
            </w:pPr>
          </w:p>
          <w:p w14:paraId="314833C5" w14:textId="77777777" w:rsidR="00C51C27" w:rsidRPr="00FA2C9A" w:rsidRDefault="00C51C27" w:rsidP="00C51C27">
            <w:pPr>
              <w:rPr>
                <w:rFonts w:ascii="Calibri" w:hAnsi="Calibri" w:cstheme="majorHAnsi"/>
                <w:bCs/>
                <w:iCs/>
                <w:sz w:val="18"/>
                <w:szCs w:val="18"/>
              </w:rPr>
            </w:pPr>
            <w:r w:rsidRPr="00FA2C9A">
              <w:rPr>
                <w:rFonts w:ascii="Calibri" w:hAnsi="Calibri" w:cstheme="majorHAnsi"/>
                <w:bCs/>
                <w:iCs/>
                <w:sz w:val="18"/>
                <w:szCs w:val="18"/>
              </w:rPr>
              <w:t xml:space="preserve">20 primary jobs created in </w:t>
            </w:r>
            <w:proofErr w:type="spellStart"/>
            <w:r w:rsidRPr="00FA2C9A">
              <w:rPr>
                <w:rFonts w:ascii="Calibri" w:hAnsi="Calibri" w:cstheme="majorHAnsi"/>
                <w:bCs/>
                <w:iCs/>
                <w:sz w:val="18"/>
                <w:szCs w:val="18"/>
              </w:rPr>
              <w:t>minigrids</w:t>
            </w:r>
            <w:proofErr w:type="spellEnd"/>
            <w:r w:rsidRPr="00FA2C9A">
              <w:rPr>
                <w:rFonts w:ascii="Calibri" w:hAnsi="Calibri" w:cstheme="majorHAnsi"/>
                <w:bCs/>
                <w:iCs/>
                <w:sz w:val="18"/>
                <w:szCs w:val="18"/>
              </w:rPr>
              <w:t xml:space="preserve"> operation (10 women and 10 men)</w:t>
            </w:r>
          </w:p>
          <w:p w14:paraId="39F6EB47" w14:textId="77777777" w:rsidR="00C51C27" w:rsidRPr="00FA2C9A" w:rsidRDefault="00C51C27" w:rsidP="00C51C27">
            <w:pPr>
              <w:rPr>
                <w:rFonts w:ascii="Calibri" w:hAnsi="Calibri" w:cstheme="majorHAnsi"/>
                <w:bCs/>
                <w:iCs/>
                <w:sz w:val="18"/>
                <w:szCs w:val="18"/>
              </w:rPr>
            </w:pPr>
          </w:p>
          <w:p w14:paraId="3527B0C2" w14:textId="50DF86DA" w:rsidR="007F5750" w:rsidRPr="00FA2C9A" w:rsidRDefault="00C51C27" w:rsidP="00C51C27">
            <w:pPr>
              <w:rPr>
                <w:rFonts w:asciiTheme="majorHAnsi" w:hAnsiTheme="majorHAnsi" w:cstheme="majorHAnsi"/>
                <w:bCs/>
                <w:iCs/>
                <w:sz w:val="18"/>
                <w:szCs w:val="18"/>
              </w:rPr>
            </w:pPr>
            <w:r w:rsidRPr="00FA2C9A">
              <w:rPr>
                <w:rFonts w:ascii="Calibri" w:hAnsi="Calibri" w:cstheme="majorHAnsi"/>
                <w:bCs/>
                <w:iCs/>
                <w:sz w:val="18"/>
                <w:szCs w:val="18"/>
              </w:rPr>
              <w:t>400 primary jobs in productive use (women 260 and men 140)</w:t>
            </w:r>
          </w:p>
          <w:p w14:paraId="4EB4CB3B" w14:textId="77777777" w:rsidR="007F5750" w:rsidRPr="00FA2C9A" w:rsidRDefault="007F5750" w:rsidP="007F5750">
            <w:pPr>
              <w:rPr>
                <w:rFonts w:asciiTheme="majorHAnsi" w:hAnsiTheme="majorHAnsi" w:cstheme="majorHAnsi"/>
                <w:bCs/>
                <w:sz w:val="18"/>
                <w:szCs w:val="18"/>
                <w:highlight w:val="yellow"/>
              </w:rPr>
            </w:pPr>
          </w:p>
        </w:tc>
        <w:tc>
          <w:tcPr>
            <w:tcW w:w="588" w:type="pct"/>
            <w:tcBorders>
              <w:bottom w:val="single" w:sz="4" w:space="0" w:color="auto"/>
            </w:tcBorders>
          </w:tcPr>
          <w:p w14:paraId="08E57E96" w14:textId="2A453D14"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Total </w:t>
            </w:r>
            <w:r w:rsidR="00C51C27">
              <w:rPr>
                <w:rFonts w:asciiTheme="majorHAnsi" w:hAnsiTheme="majorHAnsi" w:cstheme="majorHAnsi"/>
                <w:bCs/>
                <w:sz w:val="18"/>
                <w:szCs w:val="18"/>
              </w:rPr>
              <w:t>number</w:t>
            </w:r>
            <w:r w:rsidRPr="00FA2C9A">
              <w:rPr>
                <w:rFonts w:asciiTheme="majorHAnsi" w:hAnsiTheme="majorHAnsi" w:cstheme="majorHAnsi"/>
                <w:bCs/>
                <w:sz w:val="18"/>
                <w:szCs w:val="18"/>
              </w:rPr>
              <w:t xml:space="preserve"> of people employed in </w:t>
            </w:r>
            <w:proofErr w:type="spellStart"/>
            <w:r w:rsidRPr="00FA2C9A">
              <w:rPr>
                <w:rFonts w:asciiTheme="majorHAnsi" w:hAnsiTheme="majorHAnsi" w:cstheme="majorHAnsi"/>
                <w:bCs/>
                <w:sz w:val="18"/>
                <w:szCs w:val="18"/>
              </w:rPr>
              <w:t>minigrid</w:t>
            </w:r>
            <w:proofErr w:type="spellEnd"/>
            <w:r w:rsidRPr="00FA2C9A">
              <w:rPr>
                <w:rFonts w:asciiTheme="majorHAnsi" w:hAnsiTheme="majorHAnsi" w:cstheme="majorHAnsi"/>
                <w:bCs/>
                <w:sz w:val="18"/>
                <w:szCs w:val="18"/>
              </w:rPr>
              <w:t xml:space="preserve"> development, operation and productive use. This indicator is disaggregated by gender to ensure vulnerable population like women and youth </w:t>
            </w:r>
          </w:p>
        </w:tc>
        <w:tc>
          <w:tcPr>
            <w:tcW w:w="580" w:type="pct"/>
            <w:tcBorders>
              <w:bottom w:val="single" w:sz="4" w:space="0" w:color="auto"/>
            </w:tcBorders>
          </w:tcPr>
          <w:p w14:paraId="67360666" w14:textId="77777777" w:rsidR="007F5750" w:rsidRPr="00FA2C9A" w:rsidRDefault="007F5750" w:rsidP="007F5750">
            <w:pPr>
              <w:rPr>
                <w:rFonts w:asciiTheme="majorHAnsi" w:hAnsiTheme="majorHAnsi" w:cstheme="majorHAnsi"/>
                <w:bCs/>
                <w:sz w:val="18"/>
                <w:szCs w:val="18"/>
              </w:rPr>
            </w:pPr>
            <w:proofErr w:type="gramStart"/>
            <w:r w:rsidRPr="00FA2C9A">
              <w:rPr>
                <w:rFonts w:asciiTheme="majorHAnsi" w:hAnsiTheme="majorHAnsi" w:cstheme="majorHAnsi"/>
                <w:bCs/>
                <w:sz w:val="18"/>
                <w:szCs w:val="18"/>
              </w:rPr>
              <w:t>Stakeholders</w:t>
            </w:r>
            <w:proofErr w:type="gramEnd"/>
            <w:r w:rsidRPr="00FA2C9A">
              <w:rPr>
                <w:rFonts w:asciiTheme="majorHAnsi" w:hAnsiTheme="majorHAnsi" w:cstheme="majorHAnsi"/>
                <w:bCs/>
                <w:sz w:val="18"/>
                <w:szCs w:val="18"/>
              </w:rPr>
              <w:t xml:space="preserve"> engagement</w:t>
            </w:r>
          </w:p>
          <w:p w14:paraId="1EA062F4" w14:textId="3D44E09D" w:rsidR="007F5750" w:rsidRPr="00FA2C9A" w:rsidRDefault="00C51C27" w:rsidP="007F5750">
            <w:pPr>
              <w:rPr>
                <w:rFonts w:asciiTheme="majorHAnsi" w:hAnsiTheme="majorHAnsi" w:cstheme="majorHAnsi"/>
                <w:bCs/>
                <w:sz w:val="18"/>
                <w:szCs w:val="18"/>
              </w:rPr>
            </w:pPr>
            <w:r>
              <w:rPr>
                <w:rFonts w:asciiTheme="majorHAnsi" w:hAnsiTheme="majorHAnsi" w:cstheme="majorHAnsi"/>
                <w:bCs/>
                <w:sz w:val="18"/>
                <w:szCs w:val="18"/>
              </w:rPr>
              <w:t>d</w:t>
            </w:r>
            <w:r w:rsidR="007F5750" w:rsidRPr="00FA2C9A">
              <w:rPr>
                <w:rFonts w:asciiTheme="majorHAnsi" w:hAnsiTheme="majorHAnsi" w:cstheme="majorHAnsi"/>
                <w:bCs/>
                <w:sz w:val="18"/>
                <w:szCs w:val="18"/>
              </w:rPr>
              <w:t>uring implementation field visits and surveys will be used to collect data</w:t>
            </w:r>
          </w:p>
          <w:p w14:paraId="0A00F3B3" w14:textId="77777777" w:rsidR="007F5750" w:rsidRPr="00FA2C9A" w:rsidRDefault="007F5750" w:rsidP="007F5750">
            <w:pPr>
              <w:rPr>
                <w:rFonts w:asciiTheme="majorHAnsi" w:hAnsiTheme="majorHAnsi" w:cstheme="majorHAnsi"/>
                <w:bCs/>
                <w:sz w:val="18"/>
                <w:szCs w:val="18"/>
              </w:rPr>
            </w:pPr>
          </w:p>
          <w:p w14:paraId="6191D153" w14:textId="77777777" w:rsidR="007F5750" w:rsidRPr="00FA2C9A" w:rsidRDefault="007F5750" w:rsidP="007F5750">
            <w:pPr>
              <w:rPr>
                <w:rFonts w:asciiTheme="majorHAnsi" w:hAnsiTheme="majorHAnsi" w:cstheme="majorHAnsi"/>
                <w:bCs/>
                <w:sz w:val="18"/>
                <w:szCs w:val="18"/>
              </w:rPr>
            </w:pPr>
          </w:p>
          <w:p w14:paraId="321838F1" w14:textId="77777777" w:rsidR="007F5750" w:rsidRPr="00FA2C9A" w:rsidRDefault="007F5750" w:rsidP="007F5750">
            <w:pPr>
              <w:rPr>
                <w:rFonts w:asciiTheme="majorHAnsi" w:hAnsiTheme="majorHAnsi" w:cstheme="majorHAnsi"/>
                <w:bCs/>
                <w:sz w:val="18"/>
                <w:szCs w:val="18"/>
              </w:rPr>
            </w:pPr>
          </w:p>
        </w:tc>
        <w:tc>
          <w:tcPr>
            <w:tcW w:w="347" w:type="pct"/>
            <w:tcBorders>
              <w:bottom w:val="single" w:sz="4" w:space="0" w:color="auto"/>
            </w:tcBorders>
          </w:tcPr>
          <w:p w14:paraId="664D3C95" w14:textId="1669B14B" w:rsidR="007F5750" w:rsidRPr="00FA2C9A" w:rsidRDefault="00C51C27" w:rsidP="007F5750">
            <w:pPr>
              <w:rPr>
                <w:rFonts w:asciiTheme="majorHAnsi" w:hAnsiTheme="majorHAnsi" w:cstheme="majorHAnsi"/>
                <w:bCs/>
                <w:sz w:val="18"/>
                <w:szCs w:val="18"/>
              </w:rPr>
            </w:pPr>
            <w:r>
              <w:rPr>
                <w:rFonts w:asciiTheme="majorHAnsi" w:hAnsiTheme="majorHAnsi" w:cstheme="majorHAnsi"/>
                <w:bCs/>
                <w:sz w:val="18"/>
                <w:szCs w:val="18"/>
              </w:rPr>
              <w:t>Y</w:t>
            </w:r>
            <w:r w:rsidR="007F5750" w:rsidRPr="00FA2C9A">
              <w:rPr>
                <w:rFonts w:asciiTheme="majorHAnsi" w:hAnsiTheme="majorHAnsi" w:cstheme="majorHAnsi"/>
                <w:bCs/>
                <w:sz w:val="18"/>
                <w:szCs w:val="18"/>
              </w:rPr>
              <w:t>early</w:t>
            </w:r>
          </w:p>
        </w:tc>
        <w:tc>
          <w:tcPr>
            <w:tcW w:w="586" w:type="pct"/>
            <w:tcBorders>
              <w:bottom w:val="single" w:sz="4" w:space="0" w:color="auto"/>
            </w:tcBorders>
          </w:tcPr>
          <w:p w14:paraId="3C1A0176"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Rural Electrification agency</w:t>
            </w:r>
          </w:p>
          <w:p w14:paraId="4CB6E3D5" w14:textId="77777777" w:rsidR="007F5750" w:rsidRPr="00FA2C9A" w:rsidRDefault="007F5750" w:rsidP="007F5750">
            <w:pPr>
              <w:rPr>
                <w:rFonts w:asciiTheme="majorHAnsi" w:hAnsiTheme="majorHAnsi" w:cstheme="majorHAnsi"/>
                <w:bCs/>
                <w:sz w:val="18"/>
                <w:szCs w:val="18"/>
              </w:rPr>
            </w:pPr>
          </w:p>
          <w:p w14:paraId="1F4F45A9"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Project Manager/Coordinator</w:t>
            </w:r>
          </w:p>
          <w:p w14:paraId="3F3031B9" w14:textId="77777777" w:rsidR="007F5750" w:rsidRPr="00FA2C9A" w:rsidRDefault="007F5750" w:rsidP="007F5750">
            <w:pPr>
              <w:rPr>
                <w:rFonts w:asciiTheme="majorHAnsi" w:hAnsiTheme="majorHAnsi" w:cstheme="majorHAnsi"/>
                <w:bCs/>
                <w:sz w:val="18"/>
                <w:szCs w:val="18"/>
              </w:rPr>
            </w:pPr>
          </w:p>
        </w:tc>
        <w:tc>
          <w:tcPr>
            <w:tcW w:w="435" w:type="pct"/>
          </w:tcPr>
          <w:p w14:paraId="36F04B11"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Field visit and surveys reports </w:t>
            </w:r>
          </w:p>
          <w:p w14:paraId="3B7CA23E"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Project monitoring reports </w:t>
            </w:r>
          </w:p>
          <w:p w14:paraId="376900E9"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Pilot Project developers HR records </w:t>
            </w:r>
          </w:p>
        </w:tc>
        <w:tc>
          <w:tcPr>
            <w:tcW w:w="668" w:type="pct"/>
          </w:tcPr>
          <w:p w14:paraId="5254C30F" w14:textId="77777777" w:rsidR="007F5750" w:rsidRPr="00FA2C9A" w:rsidRDefault="007F5750" w:rsidP="007F5750">
            <w:pPr>
              <w:rPr>
                <w:rFonts w:asciiTheme="majorHAnsi" w:hAnsiTheme="majorHAnsi" w:cstheme="majorHAnsi"/>
                <w:bCs/>
                <w:sz w:val="18"/>
                <w:szCs w:val="18"/>
              </w:rPr>
            </w:pPr>
            <w:r w:rsidRPr="00FA2C9A">
              <w:rPr>
                <w:rFonts w:asciiTheme="majorHAnsi" w:hAnsiTheme="majorHAnsi" w:cstheme="majorHAnsi"/>
                <w:bCs/>
                <w:sz w:val="18"/>
                <w:szCs w:val="18"/>
              </w:rPr>
              <w:t xml:space="preserve">The assumption is that qualified human resources available to work in </w:t>
            </w:r>
            <w:proofErr w:type="spellStart"/>
            <w:r w:rsidRPr="00FA2C9A">
              <w:rPr>
                <w:rFonts w:asciiTheme="majorHAnsi" w:hAnsiTheme="majorHAnsi" w:cstheme="majorHAnsi"/>
                <w:bCs/>
                <w:sz w:val="18"/>
                <w:szCs w:val="18"/>
              </w:rPr>
              <w:t>minigrid</w:t>
            </w:r>
            <w:proofErr w:type="spellEnd"/>
            <w:r w:rsidRPr="00FA2C9A">
              <w:rPr>
                <w:rFonts w:asciiTheme="majorHAnsi" w:hAnsiTheme="majorHAnsi" w:cstheme="majorHAnsi"/>
                <w:bCs/>
                <w:sz w:val="18"/>
                <w:szCs w:val="18"/>
              </w:rPr>
              <w:t xml:space="preserve"> sector; trainings planned in the project will materialize in a timely fashion to allow recruitment of personnel before; productive end-users adopt sustainable energy access from </w:t>
            </w:r>
            <w:proofErr w:type="spellStart"/>
            <w:r w:rsidRPr="00FA2C9A">
              <w:rPr>
                <w:rFonts w:asciiTheme="majorHAnsi" w:hAnsiTheme="majorHAnsi" w:cstheme="majorHAnsi"/>
                <w:bCs/>
                <w:sz w:val="18"/>
                <w:szCs w:val="18"/>
              </w:rPr>
              <w:t>minigrids</w:t>
            </w:r>
            <w:proofErr w:type="spellEnd"/>
            <w:r w:rsidRPr="00FA2C9A">
              <w:rPr>
                <w:rFonts w:asciiTheme="majorHAnsi" w:hAnsiTheme="majorHAnsi" w:cstheme="majorHAnsi"/>
                <w:bCs/>
                <w:sz w:val="18"/>
                <w:szCs w:val="18"/>
              </w:rPr>
              <w:t>.</w:t>
            </w:r>
          </w:p>
        </w:tc>
      </w:tr>
      <w:tr w:rsidR="007F5750" w:rsidRPr="00957F5B" w14:paraId="2EDFFE2C" w14:textId="77777777" w:rsidTr="00485121">
        <w:trPr>
          <w:trHeight w:val="575"/>
        </w:trPr>
        <w:tc>
          <w:tcPr>
            <w:tcW w:w="5000" w:type="pct"/>
            <w:gridSpan w:val="9"/>
            <w:shd w:val="clear" w:color="auto" w:fill="D9D9D9" w:themeFill="background1" w:themeFillShade="D9"/>
          </w:tcPr>
          <w:p w14:paraId="64BC824F" w14:textId="77777777" w:rsidR="007F5750" w:rsidRPr="00FA2C9A" w:rsidRDefault="007F5750" w:rsidP="007F5750">
            <w:pPr>
              <w:rPr>
                <w:rFonts w:ascii="Calibri" w:hAnsi="Calibri" w:cs="Calibri"/>
                <w:b/>
              </w:rPr>
            </w:pPr>
            <w:r w:rsidRPr="00FA2C9A">
              <w:rPr>
                <w:rFonts w:ascii="Calibri" w:hAnsi="Calibri" w:cs="Calibri"/>
                <w:b/>
              </w:rPr>
              <w:t>Project Component 1: Policy and Regulation</w:t>
            </w:r>
          </w:p>
        </w:tc>
      </w:tr>
      <w:tr w:rsidR="00CA2E93" w:rsidRPr="00957F5B" w14:paraId="0EE816D6" w14:textId="77777777" w:rsidTr="00485121">
        <w:trPr>
          <w:trHeight w:val="575"/>
        </w:trPr>
        <w:tc>
          <w:tcPr>
            <w:tcW w:w="460" w:type="pct"/>
            <w:vMerge w:val="restart"/>
            <w:shd w:val="clear" w:color="auto" w:fill="D9D9D9" w:themeFill="background1" w:themeFillShade="D9"/>
          </w:tcPr>
          <w:p w14:paraId="62269FEB" w14:textId="77777777" w:rsidR="00CA2E93" w:rsidRPr="00FA2C9A" w:rsidRDefault="00CA2E93" w:rsidP="007F5750">
            <w:pPr>
              <w:rPr>
                <w:rFonts w:ascii="Calibri" w:hAnsi="Calibri" w:cs="Calibri"/>
                <w:b/>
                <w:bCs/>
                <w:sz w:val="18"/>
                <w:szCs w:val="18"/>
              </w:rPr>
            </w:pPr>
            <w:r w:rsidRPr="00FA2C9A">
              <w:rPr>
                <w:rFonts w:ascii="Calibri" w:hAnsi="Calibri" w:cs="Calibri"/>
                <w:b/>
                <w:bCs/>
                <w:sz w:val="18"/>
                <w:szCs w:val="18"/>
              </w:rPr>
              <w:t>Outcome</w:t>
            </w:r>
            <w:r w:rsidRPr="00FA2C9A">
              <w:rPr>
                <w:rFonts w:ascii="Calibri" w:hAnsi="Calibri" w:cs="Calibri"/>
                <w:sz w:val="18"/>
                <w:szCs w:val="18"/>
                <w:vertAlign w:val="superscript"/>
              </w:rPr>
              <w:t xml:space="preserve"> </w:t>
            </w:r>
            <w:r w:rsidRPr="00FA2C9A">
              <w:rPr>
                <w:rFonts w:ascii="Calibri" w:hAnsi="Calibri" w:cs="Calibri"/>
                <w:b/>
                <w:bCs/>
                <w:sz w:val="18"/>
                <w:szCs w:val="18"/>
              </w:rPr>
              <w:t>1</w:t>
            </w:r>
          </w:p>
          <w:p w14:paraId="7ED1F493" w14:textId="77777777" w:rsidR="00CA2E93" w:rsidRPr="00FA2C9A" w:rsidRDefault="00CA2E93" w:rsidP="007F5750">
            <w:pPr>
              <w:rPr>
                <w:rFonts w:ascii="Calibri" w:hAnsi="Calibri" w:cs="Calibri"/>
                <w:b/>
                <w:bCs/>
                <w:sz w:val="18"/>
                <w:szCs w:val="18"/>
              </w:rPr>
            </w:pPr>
          </w:p>
          <w:p w14:paraId="57A0B56B" w14:textId="18711158" w:rsidR="00CA2E93" w:rsidRPr="00FA2C9A" w:rsidRDefault="00CA2E93" w:rsidP="007F5750">
            <w:pPr>
              <w:rPr>
                <w:rFonts w:ascii="Calibri" w:hAnsi="Calibri" w:cs="Calibri"/>
                <w:b/>
                <w:bCs/>
                <w:sz w:val="18"/>
                <w:szCs w:val="18"/>
              </w:rPr>
            </w:pPr>
            <w:r w:rsidRPr="00FA2C9A">
              <w:rPr>
                <w:rFonts w:ascii="Calibri" w:hAnsi="Calibri" w:cs="Calibri"/>
                <w:b/>
                <w:bCs/>
                <w:sz w:val="18"/>
                <w:szCs w:val="18"/>
              </w:rPr>
              <w:t xml:space="preserve">Stakeholder ownership in a national </w:t>
            </w:r>
            <w:proofErr w:type="spellStart"/>
            <w:r w:rsidRPr="00FA2C9A">
              <w:rPr>
                <w:rFonts w:ascii="Calibri" w:hAnsi="Calibri" w:cs="Calibri"/>
                <w:b/>
                <w:bCs/>
                <w:sz w:val="18"/>
                <w:szCs w:val="18"/>
              </w:rPr>
              <w:t>minigrid</w:t>
            </w:r>
            <w:proofErr w:type="spellEnd"/>
            <w:r w:rsidRPr="00FA2C9A">
              <w:rPr>
                <w:rFonts w:ascii="Calibri" w:hAnsi="Calibri" w:cs="Calibri"/>
                <w:b/>
                <w:bCs/>
                <w:sz w:val="18"/>
                <w:szCs w:val="18"/>
              </w:rPr>
              <w:t xml:space="preserve"> delivery model is advanced, and] appropriate policies and regulations are adopted to address barriers and facilitate </w:t>
            </w:r>
            <w:r w:rsidRPr="003679F7">
              <w:rPr>
                <w:rFonts w:ascii="Calibri" w:hAnsi="Calibri" w:cs="Calibri"/>
                <w:b/>
                <w:bCs/>
                <w:sz w:val="18"/>
                <w:szCs w:val="18"/>
              </w:rPr>
              <w:lastRenderedPageBreak/>
              <w:t xml:space="preserve">investment in </w:t>
            </w:r>
            <w:r w:rsidR="00E01845" w:rsidRPr="003679F7">
              <w:rPr>
                <w:rFonts w:ascii="Calibri" w:hAnsi="Calibri" w:cs="Calibri"/>
                <w:b/>
                <w:bCs/>
                <w:sz w:val="18"/>
                <w:szCs w:val="18"/>
              </w:rPr>
              <w:t>RE</w:t>
            </w:r>
            <w:r w:rsidRPr="003679F7">
              <w:rPr>
                <w:rFonts w:ascii="Calibri" w:hAnsi="Calibri" w:cs="Calibri"/>
                <w:b/>
                <w:bCs/>
                <w:sz w:val="18"/>
                <w:szCs w:val="18"/>
              </w:rPr>
              <w:t xml:space="preserve"> </w:t>
            </w:r>
            <w:proofErr w:type="spellStart"/>
            <w:r w:rsidRPr="003679F7">
              <w:rPr>
                <w:rFonts w:ascii="Calibri" w:hAnsi="Calibri" w:cs="Calibri"/>
                <w:b/>
                <w:bCs/>
                <w:sz w:val="18"/>
                <w:szCs w:val="18"/>
              </w:rPr>
              <w:t>minigrids</w:t>
            </w:r>
            <w:proofErr w:type="spellEnd"/>
            <w:r w:rsidRPr="003679F7">
              <w:rPr>
                <w:rFonts w:ascii="Calibri" w:hAnsi="Calibri" w:cs="Calibri"/>
                <w:b/>
                <w:bCs/>
                <w:sz w:val="18"/>
                <w:szCs w:val="18"/>
              </w:rPr>
              <w:t xml:space="preserve"> with storage</w:t>
            </w:r>
            <w:r w:rsidRPr="00FA2C9A">
              <w:rPr>
                <w:rFonts w:ascii="Calibri" w:hAnsi="Calibri" w:cs="Calibri"/>
                <w:b/>
                <w:bCs/>
                <w:sz w:val="18"/>
                <w:szCs w:val="18"/>
              </w:rPr>
              <w:t>.</w:t>
            </w:r>
            <w:r w:rsidRPr="00FA2C9A">
              <w:rPr>
                <w:rFonts w:ascii="Calibri" w:hAnsi="Calibri" w:cs="Calibri"/>
              </w:rPr>
              <w:t xml:space="preserve"> </w:t>
            </w:r>
          </w:p>
        </w:tc>
        <w:tc>
          <w:tcPr>
            <w:tcW w:w="652" w:type="pct"/>
            <w:shd w:val="clear" w:color="auto" w:fill="FFFFFF" w:themeFill="background1"/>
          </w:tcPr>
          <w:p w14:paraId="4B5CBA30" w14:textId="6FC33DF2" w:rsidR="00CA2E93" w:rsidRPr="00FA2C9A" w:rsidRDefault="00CA2E93" w:rsidP="007F5750">
            <w:pPr>
              <w:rPr>
                <w:rFonts w:ascii="Calibri" w:hAnsi="Calibri" w:cs="Calibri"/>
                <w:bCs/>
                <w:i/>
                <w:sz w:val="18"/>
                <w:szCs w:val="18"/>
                <w:lang w:val="en-GB"/>
              </w:rPr>
            </w:pPr>
            <w:r w:rsidRPr="00FA2C9A">
              <w:rPr>
                <w:rFonts w:ascii="Calibri" w:hAnsi="Calibri" w:cs="Calibri"/>
                <w:bCs/>
                <w:i/>
                <w:sz w:val="18"/>
                <w:szCs w:val="18"/>
              </w:rPr>
              <w:lastRenderedPageBreak/>
              <w:t xml:space="preserve">Indicator 5: </w:t>
            </w:r>
            <w:r w:rsidRPr="00FA2C9A">
              <w:rPr>
                <w:rFonts w:ascii="Calibri" w:hAnsi="Calibri" w:cs="Calibri"/>
                <w:b/>
                <w:bCs/>
                <w:iCs/>
                <w:sz w:val="18"/>
                <w:szCs w:val="18"/>
                <w:lang w:val="en-GB"/>
              </w:rPr>
              <w:t xml:space="preserve">Number of policy de-risking instruments for </w:t>
            </w:r>
            <w:proofErr w:type="spellStart"/>
            <w:r w:rsidRPr="00FA2C9A">
              <w:rPr>
                <w:rFonts w:ascii="Calibri" w:hAnsi="Calibri" w:cs="Calibri"/>
                <w:b/>
                <w:bCs/>
                <w:iCs/>
                <w:sz w:val="18"/>
                <w:szCs w:val="18"/>
                <w:lang w:val="en-GB"/>
              </w:rPr>
              <w:t>minigrid</w:t>
            </w:r>
            <w:proofErr w:type="spellEnd"/>
            <w:r w:rsidRPr="00FA2C9A">
              <w:rPr>
                <w:rFonts w:ascii="Calibri" w:hAnsi="Calibri" w:cs="Calibri"/>
                <w:b/>
                <w:bCs/>
                <w:iCs/>
                <w:sz w:val="18"/>
                <w:szCs w:val="18"/>
                <w:lang w:val="en-GB"/>
              </w:rPr>
              <w:t xml:space="preserve"> investments identified and endorsed by the national government</w:t>
            </w:r>
            <w:r w:rsidRPr="00FA2C9A">
              <w:rPr>
                <w:rFonts w:ascii="Calibri" w:hAnsi="Calibri" w:cs="Calibri"/>
                <w:bCs/>
                <w:i/>
                <w:sz w:val="18"/>
                <w:szCs w:val="18"/>
                <w:lang w:val="en-GB"/>
              </w:rPr>
              <w:t xml:space="preserve"> </w:t>
            </w:r>
          </w:p>
          <w:p w14:paraId="3F5FA7FE" w14:textId="77777777" w:rsidR="00CA2E93" w:rsidRPr="00FA2C9A" w:rsidRDefault="00CA2E93" w:rsidP="007F5750">
            <w:pPr>
              <w:rPr>
                <w:rFonts w:ascii="Calibri" w:hAnsi="Calibri" w:cs="Calibri"/>
                <w:bCs/>
                <w:i/>
                <w:sz w:val="18"/>
                <w:szCs w:val="18"/>
                <w:lang w:val="en-GB"/>
              </w:rPr>
            </w:pPr>
          </w:p>
          <w:p w14:paraId="53BC8BF8" w14:textId="77777777" w:rsidR="00CA2E93" w:rsidRPr="00FA2C9A" w:rsidRDefault="00CA2E93" w:rsidP="007F5750">
            <w:pPr>
              <w:rPr>
                <w:rFonts w:ascii="Calibri" w:hAnsi="Calibri" w:cs="Calibri"/>
                <w:bCs/>
                <w:i/>
                <w:sz w:val="18"/>
                <w:szCs w:val="18"/>
                <w:highlight w:val="yellow"/>
              </w:rPr>
            </w:pPr>
          </w:p>
        </w:tc>
        <w:tc>
          <w:tcPr>
            <w:tcW w:w="683" w:type="pct"/>
            <w:shd w:val="clear" w:color="auto" w:fill="FFFFFF" w:themeFill="background1"/>
          </w:tcPr>
          <w:p w14:paraId="03529AFD" w14:textId="302C537E" w:rsidR="00CA2E93" w:rsidRPr="00FA2C9A" w:rsidRDefault="00CA2E93" w:rsidP="007F5750">
            <w:pPr>
              <w:rPr>
                <w:rFonts w:ascii="Calibri" w:hAnsi="Calibri" w:cs="Calibri"/>
                <w:sz w:val="18"/>
                <w:szCs w:val="18"/>
                <w:highlight w:val="yellow"/>
              </w:rPr>
            </w:pPr>
            <w:r>
              <w:rPr>
                <w:rFonts w:ascii="Calibri" w:hAnsi="Calibri" w:cs="Calibri"/>
                <w:sz w:val="18"/>
                <w:szCs w:val="18"/>
              </w:rPr>
              <w:t>2</w:t>
            </w:r>
            <w:r w:rsidRPr="00FA2C9A">
              <w:rPr>
                <w:rFonts w:ascii="Calibri" w:hAnsi="Calibri" w:cs="Calibri"/>
                <w:sz w:val="18"/>
                <w:szCs w:val="18"/>
              </w:rPr>
              <w:t xml:space="preserve"> policy </w:t>
            </w:r>
            <w:proofErr w:type="spellStart"/>
            <w:r w:rsidRPr="00FA2C9A">
              <w:rPr>
                <w:rFonts w:ascii="Calibri" w:hAnsi="Calibri" w:cs="Calibri"/>
                <w:sz w:val="18"/>
                <w:szCs w:val="18"/>
              </w:rPr>
              <w:t>derisking</w:t>
            </w:r>
            <w:proofErr w:type="spellEnd"/>
            <w:r w:rsidRPr="00FA2C9A">
              <w:rPr>
                <w:rFonts w:ascii="Calibri" w:hAnsi="Calibri" w:cs="Calibri"/>
                <w:sz w:val="18"/>
                <w:szCs w:val="18"/>
              </w:rPr>
              <w:t xml:space="preserve"> instruments </w:t>
            </w:r>
          </w:p>
        </w:tc>
        <w:tc>
          <w:tcPr>
            <w:tcW w:w="588" w:type="pct"/>
            <w:shd w:val="clear" w:color="auto" w:fill="FFFFFF" w:themeFill="background1"/>
          </w:tcPr>
          <w:p w14:paraId="131092FC" w14:textId="135F8B09" w:rsidR="00CA2E93" w:rsidRPr="00FA2C9A" w:rsidRDefault="00CA2E93" w:rsidP="007F5750">
            <w:pPr>
              <w:rPr>
                <w:rFonts w:ascii="Calibri" w:hAnsi="Calibri" w:cs="Calibri"/>
                <w:sz w:val="18"/>
                <w:szCs w:val="18"/>
              </w:rPr>
            </w:pPr>
            <w:r w:rsidRPr="00FA2C9A">
              <w:rPr>
                <w:rFonts w:ascii="Calibri" w:hAnsi="Calibri" w:cs="Calibri"/>
                <w:sz w:val="18"/>
                <w:szCs w:val="18"/>
              </w:rPr>
              <w:t xml:space="preserve">Policy instruments adopted by the </w:t>
            </w:r>
            <w:proofErr w:type="spellStart"/>
            <w:r w:rsidRPr="00FA2C9A">
              <w:rPr>
                <w:rFonts w:ascii="Calibri" w:hAnsi="Calibri" w:cs="Calibri"/>
                <w:sz w:val="18"/>
                <w:szCs w:val="18"/>
              </w:rPr>
              <w:t>GoBF</w:t>
            </w:r>
            <w:proofErr w:type="spellEnd"/>
            <w:r w:rsidRPr="00FA2C9A">
              <w:rPr>
                <w:rFonts w:ascii="Calibri" w:hAnsi="Calibri" w:cs="Calibri"/>
                <w:sz w:val="18"/>
                <w:szCs w:val="18"/>
              </w:rPr>
              <w:t xml:space="preserve"> that support private sector to scale</w:t>
            </w:r>
            <w:r>
              <w:rPr>
                <w:rFonts w:ascii="Calibri" w:hAnsi="Calibri" w:cs="Calibri"/>
                <w:sz w:val="18"/>
                <w:szCs w:val="18"/>
              </w:rPr>
              <w:t>-</w:t>
            </w:r>
            <w:r w:rsidRPr="00FA2C9A">
              <w:rPr>
                <w:rFonts w:ascii="Calibri" w:hAnsi="Calibri" w:cs="Calibri"/>
                <w:sz w:val="18"/>
                <w:szCs w:val="18"/>
              </w:rPr>
              <w:t xml:space="preserve">up investments in </w:t>
            </w:r>
            <w:proofErr w:type="spellStart"/>
            <w:r w:rsidRPr="00FA2C9A">
              <w:rPr>
                <w:rFonts w:ascii="Calibri" w:hAnsi="Calibri" w:cs="Calibri"/>
                <w:sz w:val="18"/>
                <w:szCs w:val="18"/>
              </w:rPr>
              <w:t>minigrids</w:t>
            </w:r>
            <w:proofErr w:type="spellEnd"/>
            <w:r w:rsidRPr="00FA2C9A">
              <w:rPr>
                <w:rFonts w:ascii="Calibri" w:hAnsi="Calibri" w:cs="Calibri"/>
                <w:sz w:val="18"/>
                <w:szCs w:val="18"/>
              </w:rPr>
              <w:t xml:space="preserve"> sector</w:t>
            </w:r>
          </w:p>
        </w:tc>
        <w:tc>
          <w:tcPr>
            <w:tcW w:w="580" w:type="pct"/>
            <w:shd w:val="clear" w:color="auto" w:fill="FFFFFF" w:themeFill="background1"/>
          </w:tcPr>
          <w:p w14:paraId="7DE3946E"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 xml:space="preserve">During the PPG phase baseline data was collected through meetings and literature review. During the project’s implementation, further data will be collected through surveys, workshops and </w:t>
            </w:r>
            <w:proofErr w:type="gramStart"/>
            <w:r w:rsidRPr="00FA2C9A">
              <w:rPr>
                <w:rFonts w:ascii="Calibri" w:hAnsi="Calibri" w:cs="Calibri"/>
                <w:sz w:val="18"/>
                <w:szCs w:val="18"/>
              </w:rPr>
              <w:t>stakeholders</w:t>
            </w:r>
            <w:proofErr w:type="gramEnd"/>
            <w:r w:rsidRPr="00FA2C9A">
              <w:rPr>
                <w:rFonts w:ascii="Calibri" w:hAnsi="Calibri" w:cs="Calibri"/>
                <w:sz w:val="18"/>
                <w:szCs w:val="18"/>
              </w:rPr>
              <w:t xml:space="preserve"> engagement.</w:t>
            </w:r>
          </w:p>
        </w:tc>
        <w:tc>
          <w:tcPr>
            <w:tcW w:w="347" w:type="pct"/>
            <w:shd w:val="clear" w:color="auto" w:fill="FFFFFF" w:themeFill="background1"/>
          </w:tcPr>
          <w:p w14:paraId="1EC22A5D"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 xml:space="preserve">Yearly </w:t>
            </w:r>
          </w:p>
        </w:tc>
        <w:tc>
          <w:tcPr>
            <w:tcW w:w="586" w:type="pct"/>
            <w:shd w:val="clear" w:color="auto" w:fill="FFFFFF" w:themeFill="background1"/>
          </w:tcPr>
          <w:p w14:paraId="19DFE291" w14:textId="014B7C21" w:rsidR="00CA2E93" w:rsidRPr="00FA2C9A" w:rsidRDefault="00CA2E93" w:rsidP="007F5750">
            <w:pPr>
              <w:rPr>
                <w:rFonts w:ascii="Calibri" w:hAnsi="Calibri" w:cs="Calibri"/>
                <w:sz w:val="18"/>
                <w:szCs w:val="18"/>
              </w:rPr>
            </w:pPr>
            <w:r w:rsidRPr="00FA2C9A">
              <w:rPr>
                <w:rFonts w:ascii="Calibri" w:hAnsi="Calibri" w:cs="Calibri"/>
                <w:sz w:val="18"/>
                <w:szCs w:val="18"/>
              </w:rPr>
              <w:t xml:space="preserve">Ministry </w:t>
            </w:r>
            <w:r w:rsidR="00EB10A9">
              <w:rPr>
                <w:rFonts w:ascii="Calibri" w:hAnsi="Calibri" w:cs="Calibri"/>
                <w:sz w:val="18"/>
                <w:szCs w:val="18"/>
              </w:rPr>
              <w:t xml:space="preserve">in charge </w:t>
            </w:r>
            <w:r w:rsidRPr="00FA2C9A">
              <w:rPr>
                <w:rFonts w:ascii="Calibri" w:hAnsi="Calibri" w:cs="Calibri"/>
                <w:sz w:val="18"/>
                <w:szCs w:val="18"/>
              </w:rPr>
              <w:t xml:space="preserve">of Energy </w:t>
            </w:r>
          </w:p>
          <w:p w14:paraId="3D0391AB" w14:textId="77777777" w:rsidR="00CA2E93" w:rsidRPr="00FA2C9A" w:rsidRDefault="00CA2E93" w:rsidP="007F5750">
            <w:pPr>
              <w:rPr>
                <w:rFonts w:ascii="Calibri" w:hAnsi="Calibri" w:cs="Calibri"/>
                <w:sz w:val="18"/>
                <w:szCs w:val="18"/>
              </w:rPr>
            </w:pPr>
          </w:p>
          <w:p w14:paraId="4CF8216A"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Multi-</w:t>
            </w:r>
            <w:proofErr w:type="gramStart"/>
            <w:r w:rsidRPr="00FA2C9A">
              <w:rPr>
                <w:rFonts w:ascii="Calibri" w:hAnsi="Calibri" w:cs="Calibri"/>
                <w:sz w:val="18"/>
                <w:szCs w:val="18"/>
              </w:rPr>
              <w:t>stakeholders</w:t>
            </w:r>
            <w:proofErr w:type="gramEnd"/>
            <w:r w:rsidRPr="00FA2C9A">
              <w:rPr>
                <w:rFonts w:ascii="Calibri" w:hAnsi="Calibri" w:cs="Calibri"/>
                <w:sz w:val="18"/>
                <w:szCs w:val="18"/>
              </w:rPr>
              <w:t xml:space="preserve"> platform</w:t>
            </w:r>
          </w:p>
          <w:p w14:paraId="6626C69B" w14:textId="77777777" w:rsidR="00CA2E93" w:rsidRPr="00FA2C9A" w:rsidRDefault="00CA2E93" w:rsidP="007F5750">
            <w:pPr>
              <w:rPr>
                <w:rFonts w:ascii="Calibri" w:hAnsi="Calibri" w:cs="Calibri"/>
                <w:sz w:val="18"/>
                <w:szCs w:val="18"/>
              </w:rPr>
            </w:pPr>
          </w:p>
          <w:p w14:paraId="789E261C" w14:textId="77777777" w:rsidR="00CA2E93" w:rsidRPr="00FA2C9A" w:rsidRDefault="00CA2E93" w:rsidP="007F5750">
            <w:pPr>
              <w:rPr>
                <w:rFonts w:ascii="Calibri" w:hAnsi="Calibri" w:cs="Calibri"/>
                <w:sz w:val="18"/>
                <w:szCs w:val="18"/>
              </w:rPr>
            </w:pPr>
          </w:p>
        </w:tc>
        <w:tc>
          <w:tcPr>
            <w:tcW w:w="435" w:type="pct"/>
            <w:shd w:val="clear" w:color="auto" w:fill="FFFFFF" w:themeFill="background1"/>
          </w:tcPr>
          <w:p w14:paraId="6628FF66"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Project monitoring reports</w:t>
            </w:r>
          </w:p>
          <w:p w14:paraId="4DDAD661" w14:textId="77777777" w:rsidR="00CA2E93" w:rsidRPr="00FA2C9A" w:rsidRDefault="00CA2E93" w:rsidP="007F5750">
            <w:pPr>
              <w:rPr>
                <w:rFonts w:ascii="Calibri" w:hAnsi="Calibri" w:cs="Calibri"/>
                <w:sz w:val="18"/>
                <w:szCs w:val="18"/>
              </w:rPr>
            </w:pPr>
          </w:p>
          <w:p w14:paraId="5F5F1769"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Published government directives</w:t>
            </w:r>
          </w:p>
          <w:p w14:paraId="5E11FE9E" w14:textId="77777777" w:rsidR="00CA2E93" w:rsidRPr="00FA2C9A" w:rsidRDefault="00CA2E93" w:rsidP="007F5750">
            <w:pPr>
              <w:rPr>
                <w:rFonts w:ascii="Calibri" w:hAnsi="Calibri" w:cs="Calibri"/>
                <w:sz w:val="18"/>
                <w:szCs w:val="18"/>
              </w:rPr>
            </w:pPr>
          </w:p>
        </w:tc>
        <w:tc>
          <w:tcPr>
            <w:tcW w:w="668" w:type="pct"/>
            <w:shd w:val="clear" w:color="auto" w:fill="FFFFFF" w:themeFill="background1"/>
          </w:tcPr>
          <w:p w14:paraId="7361EDAE" w14:textId="2F8BD5E0" w:rsidR="00CA2E93" w:rsidRPr="00FA2C9A" w:rsidRDefault="00CA2E93" w:rsidP="007F5750">
            <w:pPr>
              <w:rPr>
                <w:rFonts w:ascii="Calibri" w:hAnsi="Calibri" w:cs="Calibri"/>
                <w:sz w:val="18"/>
                <w:szCs w:val="18"/>
              </w:rPr>
            </w:pPr>
            <w:r w:rsidRPr="00FA2C9A">
              <w:rPr>
                <w:rFonts w:ascii="Calibri" w:hAnsi="Calibri" w:cs="Calibri"/>
                <w:sz w:val="18"/>
                <w:szCs w:val="18"/>
              </w:rPr>
              <w:t xml:space="preserve">The main assumption is that the Government of Burkina Faso remains committed to the medium and long-term plans and strategies for decentralized electrification through </w:t>
            </w:r>
            <w:r>
              <w:rPr>
                <w:rFonts w:ascii="Calibri" w:hAnsi="Calibri" w:cs="Calibri"/>
                <w:sz w:val="18"/>
                <w:szCs w:val="18"/>
              </w:rPr>
              <w:t>renewable energy</w:t>
            </w:r>
            <w:r w:rsidRPr="00FA2C9A">
              <w:rPr>
                <w:rFonts w:ascii="Calibri" w:hAnsi="Calibri" w:cs="Calibri"/>
                <w:sz w:val="18"/>
                <w:szCs w:val="18"/>
              </w:rPr>
              <w:t xml:space="preserve"> particularly </w:t>
            </w:r>
            <w:proofErr w:type="spellStart"/>
            <w:r w:rsidRPr="00FA2C9A">
              <w:rPr>
                <w:rFonts w:ascii="Calibri" w:hAnsi="Calibri" w:cs="Calibri"/>
                <w:sz w:val="18"/>
                <w:szCs w:val="18"/>
              </w:rPr>
              <w:t>minigrid</w:t>
            </w:r>
            <w:proofErr w:type="spellEnd"/>
            <w:r w:rsidRPr="00FA2C9A">
              <w:rPr>
                <w:rFonts w:ascii="Calibri" w:hAnsi="Calibri" w:cs="Calibri"/>
                <w:sz w:val="18"/>
                <w:szCs w:val="18"/>
              </w:rPr>
              <w:t xml:space="preserve"> solar with storage. The theory of change implies that policy </w:t>
            </w:r>
            <w:r w:rsidRPr="00FA2C9A">
              <w:rPr>
                <w:rFonts w:ascii="Calibri" w:hAnsi="Calibri" w:cs="Calibri"/>
                <w:sz w:val="18"/>
                <w:szCs w:val="18"/>
              </w:rPr>
              <w:lastRenderedPageBreak/>
              <w:t xml:space="preserve">and regulatory instruments once implemented through the AMP project will set the </w:t>
            </w:r>
            <w:proofErr w:type="spellStart"/>
            <w:r w:rsidRPr="00FA2C9A">
              <w:rPr>
                <w:rFonts w:ascii="Calibri" w:hAnsi="Calibri" w:cs="Calibri"/>
                <w:sz w:val="18"/>
                <w:szCs w:val="18"/>
              </w:rPr>
              <w:t>minigrid</w:t>
            </w:r>
            <w:proofErr w:type="spellEnd"/>
            <w:r w:rsidRPr="00FA2C9A">
              <w:rPr>
                <w:rFonts w:ascii="Calibri" w:hAnsi="Calibri" w:cs="Calibri"/>
                <w:sz w:val="18"/>
                <w:szCs w:val="18"/>
              </w:rPr>
              <w:t xml:space="preserve"> market in Burkina Faso on the right course with more private sector investment.</w:t>
            </w:r>
          </w:p>
        </w:tc>
      </w:tr>
      <w:tr w:rsidR="00CA2E93" w:rsidRPr="00957F5B" w14:paraId="139FAF5B" w14:textId="77777777" w:rsidTr="00485121">
        <w:trPr>
          <w:trHeight w:val="584"/>
        </w:trPr>
        <w:tc>
          <w:tcPr>
            <w:tcW w:w="460" w:type="pct"/>
            <w:vMerge/>
          </w:tcPr>
          <w:p w14:paraId="78C0D57F" w14:textId="77777777" w:rsidR="00CA2E93" w:rsidRPr="00957F5B" w:rsidRDefault="00CA2E93" w:rsidP="007F5750">
            <w:pPr>
              <w:rPr>
                <w:rFonts w:asciiTheme="majorHAnsi" w:hAnsiTheme="majorHAnsi" w:cstheme="majorHAnsi"/>
                <w:b/>
                <w:bCs/>
                <w:sz w:val="18"/>
                <w:szCs w:val="18"/>
              </w:rPr>
            </w:pPr>
          </w:p>
        </w:tc>
        <w:tc>
          <w:tcPr>
            <w:tcW w:w="652" w:type="pct"/>
            <w:shd w:val="clear" w:color="auto" w:fill="FFFFFF" w:themeFill="background1"/>
          </w:tcPr>
          <w:p w14:paraId="18CB6D76" w14:textId="5A5811BB" w:rsidR="00CA2E93" w:rsidRPr="00FA2C9A" w:rsidRDefault="00CA2E93" w:rsidP="007F5750">
            <w:pPr>
              <w:rPr>
                <w:rFonts w:ascii="Calibri" w:hAnsi="Calibri" w:cs="Calibri"/>
                <w:b/>
                <w:bCs/>
                <w:i/>
                <w:sz w:val="18"/>
                <w:szCs w:val="18"/>
                <w:lang w:val="en-GB"/>
              </w:rPr>
            </w:pPr>
            <w:r w:rsidRPr="00FA2C9A">
              <w:rPr>
                <w:rFonts w:ascii="Calibri" w:hAnsi="Calibri" w:cs="Calibri"/>
                <w:i/>
                <w:sz w:val="18"/>
                <w:szCs w:val="18"/>
                <w:lang w:val="en-GB"/>
              </w:rPr>
              <w:t>Indicator 6:</w:t>
            </w:r>
            <w:r w:rsidRPr="00FA2C9A">
              <w:rPr>
                <w:rFonts w:ascii="Calibri" w:hAnsi="Calibri" w:cs="Calibri"/>
                <w:b/>
                <w:bCs/>
                <w:i/>
                <w:sz w:val="18"/>
                <w:szCs w:val="18"/>
                <w:lang w:val="en-GB"/>
              </w:rPr>
              <w:t xml:space="preserve"> </w:t>
            </w:r>
            <w:r w:rsidR="00EB7840" w:rsidRPr="006963F2">
              <w:rPr>
                <w:rFonts w:asciiTheme="majorHAnsi" w:hAnsiTheme="majorHAnsi" w:cstheme="majorHAnsi"/>
                <w:b/>
                <w:sz w:val="18"/>
                <w:szCs w:val="18"/>
              </w:rPr>
              <w:t xml:space="preserve">A </w:t>
            </w:r>
            <w:proofErr w:type="spellStart"/>
            <w:r w:rsidR="00EB7840" w:rsidRPr="006963F2">
              <w:rPr>
                <w:rFonts w:asciiTheme="majorHAnsi" w:hAnsiTheme="majorHAnsi" w:cstheme="majorHAnsi"/>
                <w:b/>
                <w:sz w:val="18"/>
                <w:szCs w:val="18"/>
              </w:rPr>
              <w:t>minigrid</w:t>
            </w:r>
            <w:proofErr w:type="spellEnd"/>
            <w:r w:rsidR="00EB7840" w:rsidRPr="006963F2">
              <w:rPr>
                <w:rFonts w:asciiTheme="majorHAnsi" w:hAnsiTheme="majorHAnsi" w:cstheme="majorHAnsi"/>
                <w:b/>
                <w:sz w:val="18"/>
                <w:szCs w:val="18"/>
              </w:rPr>
              <w:t xml:space="preserve"> delivery model and roadmap to enable </w:t>
            </w:r>
            <w:proofErr w:type="spellStart"/>
            <w:r w:rsidR="00EB7840" w:rsidRPr="006963F2">
              <w:rPr>
                <w:rFonts w:asciiTheme="majorHAnsi" w:hAnsiTheme="majorHAnsi" w:cstheme="majorHAnsi"/>
                <w:b/>
                <w:sz w:val="18"/>
                <w:szCs w:val="18"/>
              </w:rPr>
              <w:t>minigrid</w:t>
            </w:r>
            <w:proofErr w:type="spellEnd"/>
            <w:r w:rsidR="00EB7840" w:rsidRPr="006963F2">
              <w:rPr>
                <w:rFonts w:asciiTheme="majorHAnsi" w:hAnsiTheme="majorHAnsi" w:cstheme="majorHAnsi"/>
                <w:b/>
                <w:sz w:val="18"/>
                <w:szCs w:val="18"/>
              </w:rPr>
              <w:t xml:space="preserve"> development is endorsed/adopted through a consultative process involving key stakeholders (</w:t>
            </w:r>
            <w:proofErr w:type="gramStart"/>
            <w:r w:rsidR="00EB7840" w:rsidRPr="006963F2">
              <w:rPr>
                <w:rFonts w:asciiTheme="majorHAnsi" w:hAnsiTheme="majorHAnsi" w:cstheme="majorHAnsi"/>
                <w:b/>
                <w:sz w:val="18"/>
                <w:szCs w:val="18"/>
              </w:rPr>
              <w:t>e.g.</w:t>
            </w:r>
            <w:proofErr w:type="gramEnd"/>
            <w:r w:rsidR="00EB7840" w:rsidRPr="006963F2">
              <w:rPr>
                <w:rFonts w:asciiTheme="majorHAnsi" w:hAnsiTheme="majorHAnsi" w:cstheme="majorHAnsi"/>
                <w:b/>
                <w:sz w:val="18"/>
                <w:szCs w:val="18"/>
              </w:rPr>
              <w:t xml:space="preserve"> relevant ministries, local authorities, rural populations, private sector, media, etc.)</w:t>
            </w:r>
          </w:p>
        </w:tc>
        <w:tc>
          <w:tcPr>
            <w:tcW w:w="683" w:type="pct"/>
            <w:shd w:val="clear" w:color="auto" w:fill="FFFFFF" w:themeFill="background1"/>
          </w:tcPr>
          <w:p w14:paraId="4F331950" w14:textId="77777777" w:rsidR="00CA2E93" w:rsidRPr="00FA2C9A" w:rsidRDefault="00CA2E93" w:rsidP="007F5750">
            <w:pPr>
              <w:rPr>
                <w:rFonts w:ascii="Calibri" w:hAnsi="Calibri" w:cs="Calibri"/>
                <w:sz w:val="18"/>
                <w:szCs w:val="18"/>
                <w:highlight w:val="yellow"/>
              </w:rPr>
            </w:pPr>
            <w:r w:rsidRPr="00FA2C9A">
              <w:rPr>
                <w:rFonts w:ascii="Calibri" w:hAnsi="Calibri" w:cs="Calibri"/>
                <w:sz w:val="18"/>
                <w:szCs w:val="18"/>
              </w:rPr>
              <w:t xml:space="preserve">1 </w:t>
            </w:r>
            <w:proofErr w:type="spellStart"/>
            <w:r w:rsidRPr="00FA2C9A">
              <w:rPr>
                <w:rFonts w:ascii="Calibri" w:hAnsi="Calibri" w:cs="Calibri"/>
                <w:sz w:val="18"/>
                <w:szCs w:val="18"/>
              </w:rPr>
              <w:t>minigrid</w:t>
            </w:r>
            <w:proofErr w:type="spellEnd"/>
            <w:r w:rsidRPr="00FA2C9A">
              <w:rPr>
                <w:rFonts w:ascii="Calibri" w:hAnsi="Calibri" w:cs="Calibri"/>
                <w:sz w:val="18"/>
                <w:szCs w:val="18"/>
              </w:rPr>
              <w:t xml:space="preserve"> delivery model </w:t>
            </w:r>
          </w:p>
        </w:tc>
        <w:tc>
          <w:tcPr>
            <w:tcW w:w="588" w:type="pct"/>
            <w:shd w:val="clear" w:color="auto" w:fill="FFFFFF" w:themeFill="background1"/>
          </w:tcPr>
          <w:p w14:paraId="765EFCE8"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 xml:space="preserve">An adopted national framework to support private sector engagement and investments in </w:t>
            </w:r>
            <w:proofErr w:type="spellStart"/>
            <w:r w:rsidRPr="00FA2C9A">
              <w:rPr>
                <w:rFonts w:ascii="Calibri" w:hAnsi="Calibri" w:cs="Calibri"/>
                <w:sz w:val="18"/>
                <w:szCs w:val="18"/>
              </w:rPr>
              <w:t>minigrids</w:t>
            </w:r>
            <w:proofErr w:type="spellEnd"/>
            <w:r w:rsidRPr="00FA2C9A">
              <w:rPr>
                <w:rFonts w:ascii="Calibri" w:hAnsi="Calibri" w:cs="Calibri"/>
                <w:sz w:val="18"/>
                <w:szCs w:val="18"/>
              </w:rPr>
              <w:t xml:space="preserve"> sector.</w:t>
            </w:r>
          </w:p>
        </w:tc>
        <w:tc>
          <w:tcPr>
            <w:tcW w:w="580" w:type="pct"/>
            <w:shd w:val="clear" w:color="auto" w:fill="FFFFFF" w:themeFill="background1"/>
          </w:tcPr>
          <w:p w14:paraId="3519513C"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 xml:space="preserve">Baseline data collected from </w:t>
            </w:r>
            <w:proofErr w:type="gramStart"/>
            <w:r w:rsidRPr="00FA2C9A">
              <w:rPr>
                <w:rFonts w:ascii="Calibri" w:hAnsi="Calibri" w:cs="Calibri"/>
                <w:sz w:val="18"/>
                <w:szCs w:val="18"/>
              </w:rPr>
              <w:t>stakeholders</w:t>
            </w:r>
            <w:proofErr w:type="gramEnd"/>
            <w:r w:rsidRPr="00FA2C9A">
              <w:rPr>
                <w:rFonts w:ascii="Calibri" w:hAnsi="Calibri" w:cs="Calibri"/>
                <w:sz w:val="18"/>
                <w:szCs w:val="18"/>
              </w:rPr>
              <w:t xml:space="preserve"> engagement and literature review.</w:t>
            </w:r>
          </w:p>
          <w:p w14:paraId="274E3581"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During implementation data will be collected through report from multi-</w:t>
            </w:r>
            <w:proofErr w:type="gramStart"/>
            <w:r w:rsidRPr="00FA2C9A">
              <w:rPr>
                <w:rFonts w:ascii="Calibri" w:hAnsi="Calibri" w:cs="Calibri"/>
                <w:sz w:val="18"/>
                <w:szCs w:val="18"/>
              </w:rPr>
              <w:t>stakeholders</w:t>
            </w:r>
            <w:proofErr w:type="gramEnd"/>
            <w:r w:rsidRPr="00FA2C9A">
              <w:rPr>
                <w:rFonts w:ascii="Calibri" w:hAnsi="Calibri" w:cs="Calibri"/>
                <w:sz w:val="18"/>
                <w:szCs w:val="18"/>
              </w:rPr>
              <w:t xml:space="preserve"> platform.</w:t>
            </w:r>
          </w:p>
          <w:p w14:paraId="7E674D02" w14:textId="77777777" w:rsidR="00CA2E93" w:rsidRPr="00FA2C9A" w:rsidRDefault="00CA2E93" w:rsidP="007F5750">
            <w:pPr>
              <w:rPr>
                <w:rFonts w:ascii="Calibri" w:hAnsi="Calibri" w:cs="Calibri"/>
                <w:sz w:val="18"/>
                <w:szCs w:val="18"/>
              </w:rPr>
            </w:pPr>
          </w:p>
        </w:tc>
        <w:tc>
          <w:tcPr>
            <w:tcW w:w="347" w:type="pct"/>
            <w:shd w:val="clear" w:color="auto" w:fill="FFFFFF" w:themeFill="background1"/>
          </w:tcPr>
          <w:p w14:paraId="5C0239F0"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 xml:space="preserve">Once developed </w:t>
            </w:r>
          </w:p>
          <w:p w14:paraId="5C75A1E6" w14:textId="77777777" w:rsidR="00CA2E93" w:rsidRPr="00FA2C9A" w:rsidRDefault="00CA2E93" w:rsidP="007F5750">
            <w:pPr>
              <w:rPr>
                <w:rFonts w:ascii="Calibri" w:hAnsi="Calibri" w:cs="Calibri"/>
                <w:sz w:val="18"/>
                <w:szCs w:val="18"/>
              </w:rPr>
            </w:pPr>
          </w:p>
          <w:p w14:paraId="27D0DC1B" w14:textId="77777777" w:rsidR="00CA2E93" w:rsidRPr="00FA2C9A" w:rsidRDefault="00CA2E93" w:rsidP="007F5750">
            <w:pPr>
              <w:rPr>
                <w:rFonts w:ascii="Calibri" w:hAnsi="Calibri" w:cs="Calibri"/>
                <w:sz w:val="18"/>
                <w:szCs w:val="18"/>
              </w:rPr>
            </w:pPr>
          </w:p>
        </w:tc>
        <w:tc>
          <w:tcPr>
            <w:tcW w:w="586" w:type="pct"/>
            <w:shd w:val="clear" w:color="auto" w:fill="FFFFFF" w:themeFill="background1"/>
          </w:tcPr>
          <w:p w14:paraId="1298D2B3"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 xml:space="preserve">Rural Electrification agency </w:t>
            </w:r>
          </w:p>
          <w:p w14:paraId="0BD7DD2B" w14:textId="77777777" w:rsidR="00CA2E93" w:rsidRPr="00FA2C9A" w:rsidRDefault="00CA2E93" w:rsidP="007F5750">
            <w:pPr>
              <w:rPr>
                <w:rFonts w:ascii="Calibri" w:hAnsi="Calibri" w:cs="Calibri"/>
                <w:sz w:val="18"/>
                <w:szCs w:val="18"/>
              </w:rPr>
            </w:pPr>
          </w:p>
          <w:p w14:paraId="734C80AD"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Project consultant</w:t>
            </w:r>
          </w:p>
          <w:p w14:paraId="58F166AE" w14:textId="77777777" w:rsidR="00CA2E93" w:rsidRPr="00FA2C9A" w:rsidRDefault="00CA2E93" w:rsidP="007F5750">
            <w:pPr>
              <w:rPr>
                <w:rFonts w:ascii="Calibri" w:hAnsi="Calibri" w:cs="Calibri"/>
                <w:sz w:val="18"/>
                <w:szCs w:val="18"/>
              </w:rPr>
            </w:pPr>
          </w:p>
          <w:p w14:paraId="3FFD088A"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UNDP country office</w:t>
            </w:r>
          </w:p>
        </w:tc>
        <w:tc>
          <w:tcPr>
            <w:tcW w:w="435" w:type="pct"/>
            <w:shd w:val="clear" w:color="auto" w:fill="FFFFFF" w:themeFill="background1"/>
          </w:tcPr>
          <w:p w14:paraId="693D5C1D"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 xml:space="preserve">National validation meeting report </w:t>
            </w:r>
          </w:p>
        </w:tc>
        <w:tc>
          <w:tcPr>
            <w:tcW w:w="668" w:type="pct"/>
            <w:shd w:val="clear" w:color="auto" w:fill="FFFFFF" w:themeFill="background1"/>
          </w:tcPr>
          <w:p w14:paraId="7203B766"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 xml:space="preserve">The delivery model is selected/adopted through a consultative process through the multi-stakeholder platform. The risk of not achieving this indicator will result in the project’s failing to showcase another innovative delivery model, which means that the existing electricity cooperative model will </w:t>
            </w:r>
            <w:proofErr w:type="gramStart"/>
            <w:r w:rsidRPr="00FA2C9A">
              <w:rPr>
                <w:rFonts w:ascii="Calibri" w:hAnsi="Calibri" w:cs="Calibri"/>
                <w:sz w:val="18"/>
                <w:szCs w:val="18"/>
              </w:rPr>
              <w:t>continue</w:t>
            </w:r>
            <w:proofErr w:type="gramEnd"/>
            <w:r w:rsidRPr="00FA2C9A">
              <w:rPr>
                <w:rFonts w:ascii="Calibri" w:hAnsi="Calibri" w:cs="Calibri"/>
                <w:sz w:val="18"/>
                <w:szCs w:val="18"/>
              </w:rPr>
              <w:t xml:space="preserve"> and stakeholders will not invest in </w:t>
            </w:r>
            <w:proofErr w:type="spellStart"/>
            <w:r w:rsidRPr="00FA2C9A">
              <w:rPr>
                <w:rFonts w:ascii="Calibri" w:hAnsi="Calibri" w:cs="Calibri"/>
                <w:sz w:val="18"/>
                <w:szCs w:val="18"/>
              </w:rPr>
              <w:t>minigrids</w:t>
            </w:r>
            <w:proofErr w:type="spellEnd"/>
            <w:r w:rsidRPr="00FA2C9A">
              <w:rPr>
                <w:rFonts w:ascii="Calibri" w:hAnsi="Calibri" w:cs="Calibri"/>
                <w:sz w:val="18"/>
                <w:szCs w:val="18"/>
              </w:rPr>
              <w:t xml:space="preserve"> in Burkina Faso due to the pitfalls of the COOPEL model.</w:t>
            </w:r>
          </w:p>
        </w:tc>
      </w:tr>
      <w:tr w:rsidR="00CA2E93" w:rsidRPr="00957F5B" w14:paraId="0900E079" w14:textId="77777777" w:rsidTr="00485121">
        <w:trPr>
          <w:trHeight w:val="584"/>
        </w:trPr>
        <w:tc>
          <w:tcPr>
            <w:tcW w:w="460" w:type="pct"/>
            <w:vMerge/>
          </w:tcPr>
          <w:p w14:paraId="7016EDBA" w14:textId="77777777" w:rsidR="00CA2E93" w:rsidRPr="00957F5B" w:rsidRDefault="00CA2E93" w:rsidP="007F5750">
            <w:pPr>
              <w:rPr>
                <w:rFonts w:asciiTheme="majorHAnsi" w:hAnsiTheme="majorHAnsi" w:cstheme="majorHAnsi"/>
                <w:b/>
                <w:bCs/>
                <w:sz w:val="18"/>
                <w:szCs w:val="18"/>
              </w:rPr>
            </w:pPr>
          </w:p>
        </w:tc>
        <w:tc>
          <w:tcPr>
            <w:tcW w:w="652" w:type="pct"/>
            <w:shd w:val="clear" w:color="auto" w:fill="FFFFFF" w:themeFill="background1"/>
          </w:tcPr>
          <w:p w14:paraId="3AAAF733" w14:textId="7FAD0E31" w:rsidR="00CA2E93" w:rsidRPr="00FA2C9A" w:rsidRDefault="00CA2E93" w:rsidP="007F5750">
            <w:pPr>
              <w:rPr>
                <w:rFonts w:ascii="Calibri" w:hAnsi="Calibri" w:cs="Calibri"/>
                <w:i/>
                <w:sz w:val="18"/>
                <w:szCs w:val="18"/>
                <w:lang w:val="en-GB"/>
              </w:rPr>
            </w:pPr>
            <w:r w:rsidRPr="00FA2C9A">
              <w:rPr>
                <w:rFonts w:ascii="Calibri" w:hAnsi="Calibri" w:cs="Calibri"/>
                <w:i/>
                <w:sz w:val="18"/>
                <w:szCs w:val="18"/>
                <w:lang w:val="en-GB"/>
              </w:rPr>
              <w:t>Indicator 7</w:t>
            </w:r>
            <w:r w:rsidRPr="00FA2C9A">
              <w:rPr>
                <w:rFonts w:ascii="Calibri" w:hAnsi="Calibri" w:cs="Calibri"/>
                <w:b/>
                <w:bCs/>
                <w:i/>
                <w:sz w:val="18"/>
                <w:szCs w:val="18"/>
                <w:lang w:val="en-GB"/>
              </w:rPr>
              <w:t xml:space="preserve">: </w:t>
            </w:r>
            <w:r w:rsidRPr="00FA2C9A">
              <w:rPr>
                <w:rFonts w:ascii="Calibri" w:hAnsi="Calibri" w:cs="Calibri"/>
                <w:b/>
                <w:bCs/>
                <w:iCs/>
                <w:sz w:val="18"/>
                <w:szCs w:val="18"/>
                <w:lang w:val="en-GB"/>
              </w:rPr>
              <w:t xml:space="preserve">Number of trainings held for institutional </w:t>
            </w:r>
            <w:r w:rsidRPr="00FA2C9A">
              <w:rPr>
                <w:rFonts w:ascii="Calibri" w:hAnsi="Calibri" w:cs="Calibri"/>
                <w:b/>
                <w:bCs/>
                <w:iCs/>
                <w:sz w:val="18"/>
                <w:szCs w:val="18"/>
                <w:lang w:val="en-GB"/>
              </w:rPr>
              <w:lastRenderedPageBreak/>
              <w:t>(ABER, ARSE, ANEREE, ABNORM, IRSAT, 2IE, etc.) and private sector stakeholders such as industry associations, etc.</w:t>
            </w:r>
          </w:p>
        </w:tc>
        <w:tc>
          <w:tcPr>
            <w:tcW w:w="683" w:type="pct"/>
            <w:shd w:val="clear" w:color="auto" w:fill="FFFFFF" w:themeFill="background1"/>
          </w:tcPr>
          <w:p w14:paraId="4BDA3878" w14:textId="2D067725" w:rsidR="00CA2E93" w:rsidRPr="00FA2C9A" w:rsidRDefault="00CA2E93" w:rsidP="007F5750">
            <w:pPr>
              <w:rPr>
                <w:rFonts w:ascii="Calibri" w:hAnsi="Calibri" w:cs="Calibri"/>
                <w:sz w:val="18"/>
                <w:szCs w:val="18"/>
              </w:rPr>
            </w:pPr>
            <w:r w:rsidRPr="00FA2C9A">
              <w:rPr>
                <w:rFonts w:ascii="Calibri" w:hAnsi="Calibri" w:cs="Calibri"/>
                <w:sz w:val="18"/>
                <w:szCs w:val="18"/>
              </w:rPr>
              <w:lastRenderedPageBreak/>
              <w:t xml:space="preserve">6 trainings held for key stakeholders on thematic areas </w:t>
            </w:r>
            <w:r w:rsidRPr="00FA2C9A">
              <w:rPr>
                <w:rFonts w:ascii="Calibri" w:hAnsi="Calibri" w:cs="Calibri"/>
                <w:sz w:val="18"/>
                <w:szCs w:val="18"/>
              </w:rPr>
              <w:lastRenderedPageBreak/>
              <w:t>related to policy and regulation</w:t>
            </w:r>
          </w:p>
        </w:tc>
        <w:tc>
          <w:tcPr>
            <w:tcW w:w="588" w:type="pct"/>
            <w:shd w:val="clear" w:color="auto" w:fill="FFFFFF" w:themeFill="background1"/>
          </w:tcPr>
          <w:p w14:paraId="0DB51E60" w14:textId="189E9CAD" w:rsidR="00CA2E93" w:rsidRPr="00FA2C9A" w:rsidRDefault="00CA2E93" w:rsidP="007F5750">
            <w:pPr>
              <w:rPr>
                <w:rFonts w:ascii="Calibri" w:hAnsi="Calibri" w:cs="Calibri"/>
                <w:sz w:val="18"/>
                <w:szCs w:val="18"/>
              </w:rPr>
            </w:pPr>
            <w:r w:rsidRPr="00FA2C9A">
              <w:rPr>
                <w:rFonts w:ascii="Calibri" w:hAnsi="Calibri" w:cs="Calibri"/>
                <w:sz w:val="18"/>
                <w:szCs w:val="18"/>
              </w:rPr>
              <w:lastRenderedPageBreak/>
              <w:t xml:space="preserve">Training to develop capacity </w:t>
            </w:r>
            <w:r>
              <w:rPr>
                <w:rFonts w:ascii="Calibri" w:hAnsi="Calibri" w:cs="Calibri"/>
                <w:sz w:val="18"/>
                <w:szCs w:val="18"/>
              </w:rPr>
              <w:t xml:space="preserve">of </w:t>
            </w:r>
            <w:r w:rsidRPr="00FA2C9A">
              <w:rPr>
                <w:rFonts w:ascii="Calibri" w:hAnsi="Calibri" w:cs="Calibri"/>
                <w:sz w:val="18"/>
                <w:szCs w:val="18"/>
              </w:rPr>
              <w:t xml:space="preserve">key </w:t>
            </w:r>
            <w:r w:rsidRPr="00FA2C9A">
              <w:rPr>
                <w:rFonts w:ascii="Calibri" w:hAnsi="Calibri" w:cs="Calibri"/>
                <w:sz w:val="18"/>
                <w:szCs w:val="18"/>
              </w:rPr>
              <w:lastRenderedPageBreak/>
              <w:t xml:space="preserve">stakeholders in the </w:t>
            </w:r>
            <w:proofErr w:type="spellStart"/>
            <w:r w:rsidRPr="00FA2C9A">
              <w:rPr>
                <w:rFonts w:ascii="Calibri" w:hAnsi="Calibri" w:cs="Calibri"/>
                <w:sz w:val="18"/>
                <w:szCs w:val="18"/>
              </w:rPr>
              <w:t>minigrid</w:t>
            </w:r>
            <w:proofErr w:type="spellEnd"/>
            <w:r w:rsidRPr="00FA2C9A">
              <w:rPr>
                <w:rFonts w:ascii="Calibri" w:hAnsi="Calibri" w:cs="Calibri"/>
                <w:sz w:val="18"/>
                <w:szCs w:val="18"/>
              </w:rPr>
              <w:t xml:space="preserve"> sectors </w:t>
            </w:r>
          </w:p>
        </w:tc>
        <w:tc>
          <w:tcPr>
            <w:tcW w:w="580" w:type="pct"/>
            <w:shd w:val="clear" w:color="auto" w:fill="FFFFFF" w:themeFill="background1"/>
          </w:tcPr>
          <w:p w14:paraId="785B06FD"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lastRenderedPageBreak/>
              <w:t xml:space="preserve">Baseline data collected through </w:t>
            </w:r>
            <w:proofErr w:type="gramStart"/>
            <w:r w:rsidRPr="00FA2C9A">
              <w:rPr>
                <w:rFonts w:ascii="Calibri" w:hAnsi="Calibri" w:cs="Calibri"/>
                <w:sz w:val="18"/>
                <w:szCs w:val="18"/>
              </w:rPr>
              <w:t>stakeholders</w:t>
            </w:r>
            <w:proofErr w:type="gramEnd"/>
            <w:r w:rsidRPr="00FA2C9A">
              <w:rPr>
                <w:rFonts w:ascii="Calibri" w:hAnsi="Calibri" w:cs="Calibri"/>
                <w:sz w:val="18"/>
                <w:szCs w:val="18"/>
              </w:rPr>
              <w:t xml:space="preserve"> </w:t>
            </w:r>
            <w:r w:rsidRPr="00FA2C9A">
              <w:rPr>
                <w:rFonts w:ascii="Calibri" w:hAnsi="Calibri" w:cs="Calibri"/>
                <w:sz w:val="18"/>
                <w:szCs w:val="18"/>
              </w:rPr>
              <w:lastRenderedPageBreak/>
              <w:t>engagement and literature review.</w:t>
            </w:r>
          </w:p>
          <w:p w14:paraId="57280800"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 xml:space="preserve">During implementation, further data will be collected through workshops. </w:t>
            </w:r>
          </w:p>
        </w:tc>
        <w:tc>
          <w:tcPr>
            <w:tcW w:w="347" w:type="pct"/>
            <w:shd w:val="clear" w:color="auto" w:fill="FFFFFF" w:themeFill="background1"/>
          </w:tcPr>
          <w:p w14:paraId="35C7DE03"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lastRenderedPageBreak/>
              <w:t xml:space="preserve">Quarterly </w:t>
            </w:r>
          </w:p>
        </w:tc>
        <w:tc>
          <w:tcPr>
            <w:tcW w:w="586" w:type="pct"/>
            <w:shd w:val="clear" w:color="auto" w:fill="FFFFFF" w:themeFill="background1"/>
          </w:tcPr>
          <w:p w14:paraId="4F9CF626"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Project Manager/Coordinator</w:t>
            </w:r>
          </w:p>
        </w:tc>
        <w:tc>
          <w:tcPr>
            <w:tcW w:w="435" w:type="pct"/>
            <w:shd w:val="clear" w:color="auto" w:fill="FFFFFF" w:themeFill="background1"/>
          </w:tcPr>
          <w:p w14:paraId="539C0092"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 xml:space="preserve">Training reports  </w:t>
            </w:r>
          </w:p>
        </w:tc>
        <w:tc>
          <w:tcPr>
            <w:tcW w:w="668" w:type="pct"/>
            <w:shd w:val="clear" w:color="auto" w:fill="FFFFFF" w:themeFill="background1"/>
          </w:tcPr>
          <w:p w14:paraId="22CEC90B" w14:textId="74B5CC3F" w:rsidR="00CA2E93" w:rsidRPr="00FA2C9A" w:rsidRDefault="00CA2E93" w:rsidP="007F5750">
            <w:pPr>
              <w:rPr>
                <w:rFonts w:ascii="Calibri" w:hAnsi="Calibri" w:cs="Calibri"/>
                <w:sz w:val="18"/>
                <w:szCs w:val="18"/>
              </w:rPr>
            </w:pPr>
            <w:r w:rsidRPr="00FA2C9A">
              <w:rPr>
                <w:rFonts w:ascii="Calibri" w:hAnsi="Calibri" w:cs="Calibri"/>
                <w:sz w:val="18"/>
                <w:szCs w:val="18"/>
              </w:rPr>
              <w:t xml:space="preserve">Institutional and private sector actors </w:t>
            </w:r>
            <w:r>
              <w:rPr>
                <w:rFonts w:ascii="Calibri" w:hAnsi="Calibri" w:cs="Calibri"/>
                <w:sz w:val="18"/>
                <w:szCs w:val="18"/>
              </w:rPr>
              <w:t>p</w:t>
            </w:r>
            <w:r w:rsidRPr="00FA2C9A">
              <w:rPr>
                <w:rFonts w:ascii="Calibri" w:hAnsi="Calibri" w:cs="Calibri"/>
                <w:sz w:val="18"/>
                <w:szCs w:val="18"/>
              </w:rPr>
              <w:t xml:space="preserve">lace high priority on </w:t>
            </w:r>
            <w:r>
              <w:rPr>
                <w:rFonts w:ascii="Calibri" w:hAnsi="Calibri" w:cs="Calibri"/>
                <w:sz w:val="18"/>
                <w:szCs w:val="18"/>
              </w:rPr>
              <w:lastRenderedPageBreak/>
              <w:t>renewable energy</w:t>
            </w:r>
            <w:r w:rsidRPr="00FA2C9A">
              <w:rPr>
                <w:rFonts w:ascii="Calibri" w:hAnsi="Calibri" w:cs="Calibri"/>
                <w:sz w:val="18"/>
                <w:szCs w:val="18"/>
              </w:rPr>
              <w:t xml:space="preserve"> </w:t>
            </w:r>
            <w:r>
              <w:rPr>
                <w:rFonts w:ascii="Calibri" w:hAnsi="Calibri" w:cs="Calibri"/>
                <w:sz w:val="18"/>
                <w:szCs w:val="18"/>
              </w:rPr>
              <w:t>k</w:t>
            </w:r>
            <w:r w:rsidRPr="00FA2C9A">
              <w:rPr>
                <w:rFonts w:ascii="Calibri" w:hAnsi="Calibri" w:cs="Calibri"/>
                <w:sz w:val="18"/>
                <w:szCs w:val="18"/>
              </w:rPr>
              <w:t xml:space="preserve">nowledge and development. </w:t>
            </w:r>
          </w:p>
          <w:p w14:paraId="720362F7" w14:textId="77777777" w:rsidR="00CA2E93" w:rsidRPr="00FA2C9A" w:rsidRDefault="00CA2E93" w:rsidP="007F5750">
            <w:pPr>
              <w:rPr>
                <w:rFonts w:ascii="Calibri" w:hAnsi="Calibri" w:cs="Calibri"/>
                <w:sz w:val="18"/>
                <w:szCs w:val="18"/>
              </w:rPr>
            </w:pPr>
          </w:p>
          <w:p w14:paraId="06F891E0" w14:textId="77777777" w:rsidR="00CA2E93" w:rsidRPr="00FA2C9A" w:rsidRDefault="00CA2E93" w:rsidP="007F5750">
            <w:pPr>
              <w:rPr>
                <w:rFonts w:ascii="Calibri" w:hAnsi="Calibri" w:cs="Calibri"/>
                <w:sz w:val="18"/>
                <w:szCs w:val="18"/>
              </w:rPr>
            </w:pPr>
            <w:r w:rsidRPr="00FA2C9A">
              <w:rPr>
                <w:rFonts w:ascii="Calibri" w:hAnsi="Calibri" w:cs="Calibri"/>
                <w:sz w:val="18"/>
                <w:szCs w:val="18"/>
              </w:rPr>
              <w:t xml:space="preserve">Target beneficiaries are willing to participate in the project and adopt </w:t>
            </w:r>
            <w:proofErr w:type="spellStart"/>
            <w:r w:rsidRPr="00FA2C9A">
              <w:rPr>
                <w:rFonts w:ascii="Calibri" w:hAnsi="Calibri" w:cs="Calibri"/>
                <w:sz w:val="18"/>
                <w:szCs w:val="18"/>
              </w:rPr>
              <w:t>minigrid</w:t>
            </w:r>
            <w:proofErr w:type="spellEnd"/>
            <w:r w:rsidRPr="00FA2C9A">
              <w:rPr>
                <w:rFonts w:ascii="Calibri" w:hAnsi="Calibri" w:cs="Calibri"/>
                <w:sz w:val="18"/>
                <w:szCs w:val="18"/>
              </w:rPr>
              <w:t xml:space="preserve"> system.</w:t>
            </w:r>
          </w:p>
        </w:tc>
      </w:tr>
      <w:tr w:rsidR="00CA2E93" w:rsidRPr="00957F5B" w14:paraId="2D49B874" w14:textId="77777777" w:rsidTr="00485121">
        <w:trPr>
          <w:trHeight w:val="584"/>
        </w:trPr>
        <w:tc>
          <w:tcPr>
            <w:tcW w:w="460" w:type="pct"/>
            <w:vMerge/>
          </w:tcPr>
          <w:p w14:paraId="1B5F24AC" w14:textId="77777777" w:rsidR="00CA2E93" w:rsidRPr="00957F5B" w:rsidRDefault="00CA2E93" w:rsidP="0097210F">
            <w:pPr>
              <w:rPr>
                <w:rFonts w:asciiTheme="majorHAnsi" w:hAnsiTheme="majorHAnsi" w:cstheme="majorHAnsi"/>
                <w:b/>
                <w:bCs/>
                <w:sz w:val="18"/>
                <w:szCs w:val="18"/>
              </w:rPr>
            </w:pPr>
          </w:p>
        </w:tc>
        <w:tc>
          <w:tcPr>
            <w:tcW w:w="652" w:type="pct"/>
            <w:shd w:val="clear" w:color="auto" w:fill="FFFFFF" w:themeFill="background1"/>
          </w:tcPr>
          <w:p w14:paraId="2C0E90CF" w14:textId="7ED5F595" w:rsidR="00CA2E93" w:rsidRPr="0097210F" w:rsidRDefault="00CA2E93" w:rsidP="0097210F">
            <w:pPr>
              <w:rPr>
                <w:rFonts w:ascii="Calibri" w:hAnsi="Calibri" w:cs="Calibri"/>
                <w:i/>
                <w:sz w:val="18"/>
                <w:szCs w:val="18"/>
                <w:lang w:val="en-GB"/>
              </w:rPr>
            </w:pPr>
            <w:r w:rsidRPr="007B513D">
              <w:rPr>
                <w:rFonts w:ascii="Calibri" w:hAnsi="Calibri" w:cs="Calibri"/>
                <w:i/>
                <w:sz w:val="18"/>
                <w:szCs w:val="18"/>
                <w:lang w:val="en-GB"/>
              </w:rPr>
              <w:t xml:space="preserve">Indicator </w:t>
            </w:r>
            <w:r>
              <w:rPr>
                <w:rFonts w:ascii="Calibri" w:hAnsi="Calibri" w:cs="Calibri"/>
                <w:i/>
                <w:sz w:val="18"/>
                <w:szCs w:val="18"/>
                <w:lang w:val="en-GB"/>
              </w:rPr>
              <w:t>8</w:t>
            </w:r>
            <w:r w:rsidRPr="007B513D">
              <w:rPr>
                <w:rFonts w:ascii="Calibri" w:hAnsi="Calibri" w:cs="Calibri"/>
                <w:b/>
                <w:bCs/>
                <w:i/>
                <w:sz w:val="18"/>
                <w:szCs w:val="18"/>
                <w:lang w:val="en-GB"/>
              </w:rPr>
              <w:t xml:space="preserve">: </w:t>
            </w:r>
            <w:r w:rsidRPr="00CA2E93">
              <w:rPr>
                <w:rFonts w:ascii="Calibri" w:hAnsi="Calibri" w:cs="Calibri"/>
                <w:b/>
                <w:bCs/>
                <w:iCs/>
                <w:sz w:val="18"/>
                <w:szCs w:val="18"/>
                <w:lang w:val="en-GB"/>
              </w:rPr>
              <w:t xml:space="preserve">Number of people trained to implement innovative business models and incorporate cost-reduction levers in </w:t>
            </w:r>
            <w:proofErr w:type="spellStart"/>
            <w:r w:rsidRPr="00CA2E93">
              <w:rPr>
                <w:rFonts w:ascii="Calibri" w:hAnsi="Calibri" w:cs="Calibri"/>
                <w:b/>
                <w:bCs/>
                <w:iCs/>
                <w:sz w:val="18"/>
                <w:szCs w:val="18"/>
                <w:lang w:val="en-GB"/>
              </w:rPr>
              <w:t>minigrid</w:t>
            </w:r>
            <w:proofErr w:type="spellEnd"/>
            <w:r w:rsidRPr="00CA2E93">
              <w:rPr>
                <w:rFonts w:ascii="Calibri" w:hAnsi="Calibri" w:cs="Calibri"/>
                <w:b/>
                <w:bCs/>
                <w:iCs/>
                <w:sz w:val="18"/>
                <w:szCs w:val="18"/>
                <w:lang w:val="en-GB"/>
              </w:rPr>
              <w:t xml:space="preserve"> projects (disaggregated by gender and affiliation – government or private sector)</w:t>
            </w:r>
          </w:p>
        </w:tc>
        <w:tc>
          <w:tcPr>
            <w:tcW w:w="683" w:type="pct"/>
            <w:shd w:val="clear" w:color="auto" w:fill="FFFFFF" w:themeFill="background1"/>
          </w:tcPr>
          <w:p w14:paraId="6132E96E" w14:textId="77777777" w:rsidR="00CA2E93" w:rsidRPr="00FA2C9A" w:rsidRDefault="00CA2E93" w:rsidP="00CA2E93">
            <w:pPr>
              <w:rPr>
                <w:rFonts w:ascii="Calibri" w:hAnsi="Calibri" w:cstheme="majorHAnsi"/>
                <w:bCs/>
                <w:iCs/>
                <w:sz w:val="18"/>
                <w:szCs w:val="18"/>
              </w:rPr>
            </w:pPr>
            <w:r w:rsidRPr="00FA2C9A">
              <w:rPr>
                <w:rFonts w:ascii="Calibri" w:hAnsi="Calibri" w:cstheme="majorHAnsi"/>
                <w:bCs/>
                <w:iCs/>
                <w:sz w:val="18"/>
                <w:szCs w:val="18"/>
              </w:rPr>
              <w:t xml:space="preserve">30 people trained </w:t>
            </w:r>
          </w:p>
          <w:p w14:paraId="79320CA1" w14:textId="77777777" w:rsidR="00CA2E93" w:rsidRPr="00FA2C9A" w:rsidRDefault="00CA2E93" w:rsidP="00CA2E93">
            <w:pPr>
              <w:rPr>
                <w:rFonts w:ascii="Calibri" w:hAnsi="Calibri" w:cstheme="majorHAnsi"/>
                <w:bCs/>
                <w:iCs/>
                <w:sz w:val="18"/>
                <w:szCs w:val="18"/>
              </w:rPr>
            </w:pPr>
            <w:r w:rsidRPr="00FA2C9A">
              <w:rPr>
                <w:rFonts w:ascii="Calibri" w:hAnsi="Calibri" w:cstheme="majorHAnsi"/>
                <w:bCs/>
                <w:iCs/>
                <w:sz w:val="18"/>
                <w:szCs w:val="18"/>
              </w:rPr>
              <w:t>15 operators/developers</w:t>
            </w:r>
          </w:p>
          <w:p w14:paraId="101B7D5E" w14:textId="77777777" w:rsidR="00CA2E93" w:rsidRPr="00FA2C9A" w:rsidRDefault="00CA2E93" w:rsidP="00CA2E93">
            <w:pPr>
              <w:rPr>
                <w:rFonts w:ascii="Calibri" w:hAnsi="Calibri" w:cstheme="majorHAnsi"/>
                <w:bCs/>
                <w:iCs/>
                <w:sz w:val="18"/>
                <w:szCs w:val="18"/>
              </w:rPr>
            </w:pPr>
            <w:r w:rsidRPr="00FA2C9A">
              <w:rPr>
                <w:rFonts w:ascii="Calibri" w:hAnsi="Calibri" w:cstheme="majorHAnsi"/>
                <w:bCs/>
                <w:iCs/>
                <w:sz w:val="18"/>
                <w:szCs w:val="18"/>
              </w:rPr>
              <w:t>15 government officials</w:t>
            </w:r>
          </w:p>
          <w:p w14:paraId="45D62320" w14:textId="09A542D0" w:rsidR="00CA2E93" w:rsidRPr="00C51C27" w:rsidRDefault="00CA2E93" w:rsidP="00CA2E93">
            <w:pPr>
              <w:rPr>
                <w:rFonts w:ascii="Calibri" w:hAnsi="Calibri" w:cs="Calibri"/>
                <w:sz w:val="18"/>
                <w:szCs w:val="18"/>
              </w:rPr>
            </w:pPr>
            <w:r w:rsidRPr="00FA2C9A">
              <w:rPr>
                <w:rFonts w:ascii="Calibri" w:hAnsi="Calibri" w:cstheme="majorHAnsi"/>
                <w:iCs/>
                <w:sz w:val="18"/>
                <w:szCs w:val="18"/>
              </w:rPr>
              <w:t>At least 25% women</w:t>
            </w:r>
          </w:p>
        </w:tc>
        <w:tc>
          <w:tcPr>
            <w:tcW w:w="588" w:type="pct"/>
            <w:shd w:val="clear" w:color="auto" w:fill="FFFFFF" w:themeFill="background1"/>
          </w:tcPr>
          <w:p w14:paraId="430E58DE" w14:textId="002B937E" w:rsidR="00CA2E93" w:rsidRPr="00C51C27" w:rsidRDefault="00CA2E93" w:rsidP="0097210F">
            <w:pPr>
              <w:rPr>
                <w:rFonts w:ascii="Calibri" w:hAnsi="Calibri" w:cs="Calibri"/>
                <w:sz w:val="18"/>
                <w:szCs w:val="18"/>
              </w:rPr>
            </w:pPr>
            <w:r w:rsidRPr="007B513D">
              <w:rPr>
                <w:rFonts w:ascii="Calibri" w:hAnsi="Calibri" w:cs="Calibri"/>
                <w:sz w:val="18"/>
                <w:szCs w:val="18"/>
              </w:rPr>
              <w:t xml:space="preserve">Training to develop capacity </w:t>
            </w:r>
            <w:r>
              <w:rPr>
                <w:rFonts w:ascii="Calibri" w:hAnsi="Calibri" w:cs="Calibri"/>
                <w:sz w:val="18"/>
                <w:szCs w:val="18"/>
              </w:rPr>
              <w:t xml:space="preserve">of </w:t>
            </w:r>
            <w:r w:rsidRPr="007B513D">
              <w:rPr>
                <w:rFonts w:ascii="Calibri" w:hAnsi="Calibri" w:cs="Calibri"/>
                <w:sz w:val="18"/>
                <w:szCs w:val="18"/>
              </w:rPr>
              <w:t xml:space="preserve">key stakeholders in the </w:t>
            </w:r>
            <w:proofErr w:type="spellStart"/>
            <w:r w:rsidRPr="007B513D">
              <w:rPr>
                <w:rFonts w:ascii="Calibri" w:hAnsi="Calibri" w:cs="Calibri"/>
                <w:sz w:val="18"/>
                <w:szCs w:val="18"/>
              </w:rPr>
              <w:t>minigrid</w:t>
            </w:r>
            <w:proofErr w:type="spellEnd"/>
            <w:r w:rsidRPr="007B513D">
              <w:rPr>
                <w:rFonts w:ascii="Calibri" w:hAnsi="Calibri" w:cs="Calibri"/>
                <w:sz w:val="18"/>
                <w:szCs w:val="18"/>
              </w:rPr>
              <w:t xml:space="preserve"> sectors </w:t>
            </w:r>
          </w:p>
        </w:tc>
        <w:tc>
          <w:tcPr>
            <w:tcW w:w="580" w:type="pct"/>
            <w:shd w:val="clear" w:color="auto" w:fill="FFFFFF" w:themeFill="background1"/>
          </w:tcPr>
          <w:p w14:paraId="62CC83AD" w14:textId="77777777" w:rsidR="00CA2E93" w:rsidRPr="007B513D" w:rsidRDefault="00CA2E93" w:rsidP="0097210F">
            <w:pPr>
              <w:rPr>
                <w:rFonts w:ascii="Calibri" w:hAnsi="Calibri" w:cs="Calibri"/>
                <w:sz w:val="18"/>
                <w:szCs w:val="18"/>
              </w:rPr>
            </w:pPr>
            <w:r w:rsidRPr="007B513D">
              <w:rPr>
                <w:rFonts w:ascii="Calibri" w:hAnsi="Calibri" w:cs="Calibri"/>
                <w:sz w:val="18"/>
                <w:szCs w:val="18"/>
              </w:rPr>
              <w:t xml:space="preserve">Baseline data collected through </w:t>
            </w:r>
            <w:proofErr w:type="gramStart"/>
            <w:r w:rsidRPr="007B513D">
              <w:rPr>
                <w:rFonts w:ascii="Calibri" w:hAnsi="Calibri" w:cs="Calibri"/>
                <w:sz w:val="18"/>
                <w:szCs w:val="18"/>
              </w:rPr>
              <w:t>stakeholders</w:t>
            </w:r>
            <w:proofErr w:type="gramEnd"/>
            <w:r w:rsidRPr="007B513D">
              <w:rPr>
                <w:rFonts w:ascii="Calibri" w:hAnsi="Calibri" w:cs="Calibri"/>
                <w:sz w:val="18"/>
                <w:szCs w:val="18"/>
              </w:rPr>
              <w:t xml:space="preserve"> engagement and literature review.</w:t>
            </w:r>
          </w:p>
          <w:p w14:paraId="1874191D" w14:textId="5AE467A7" w:rsidR="00CA2E93" w:rsidRPr="00C51C27" w:rsidRDefault="00CA2E93" w:rsidP="0097210F">
            <w:pPr>
              <w:rPr>
                <w:rFonts w:ascii="Calibri" w:hAnsi="Calibri" w:cs="Calibri"/>
                <w:sz w:val="18"/>
                <w:szCs w:val="18"/>
              </w:rPr>
            </w:pPr>
            <w:r w:rsidRPr="007B513D">
              <w:rPr>
                <w:rFonts w:ascii="Calibri" w:hAnsi="Calibri" w:cs="Calibri"/>
                <w:sz w:val="18"/>
                <w:szCs w:val="18"/>
              </w:rPr>
              <w:t xml:space="preserve">During implementation, further data will be collected through workshops. </w:t>
            </w:r>
          </w:p>
        </w:tc>
        <w:tc>
          <w:tcPr>
            <w:tcW w:w="347" w:type="pct"/>
            <w:shd w:val="clear" w:color="auto" w:fill="FFFFFF" w:themeFill="background1"/>
          </w:tcPr>
          <w:p w14:paraId="38F4268E" w14:textId="0769496A" w:rsidR="00CA2E93" w:rsidRPr="00C51C27" w:rsidRDefault="00CA2E93" w:rsidP="0097210F">
            <w:pPr>
              <w:rPr>
                <w:rFonts w:ascii="Calibri" w:hAnsi="Calibri" w:cs="Calibri"/>
                <w:sz w:val="18"/>
                <w:szCs w:val="18"/>
              </w:rPr>
            </w:pPr>
            <w:r w:rsidRPr="007B513D">
              <w:rPr>
                <w:rFonts w:ascii="Calibri" w:hAnsi="Calibri" w:cs="Calibri"/>
                <w:sz w:val="18"/>
                <w:szCs w:val="18"/>
              </w:rPr>
              <w:t xml:space="preserve">Quarterly </w:t>
            </w:r>
          </w:p>
        </w:tc>
        <w:tc>
          <w:tcPr>
            <w:tcW w:w="586" w:type="pct"/>
            <w:shd w:val="clear" w:color="auto" w:fill="FFFFFF" w:themeFill="background1"/>
          </w:tcPr>
          <w:p w14:paraId="0977F832" w14:textId="6D320F84" w:rsidR="00CA2E93" w:rsidRPr="00C51C27" w:rsidRDefault="00CA2E93" w:rsidP="0097210F">
            <w:pPr>
              <w:rPr>
                <w:rFonts w:ascii="Calibri" w:hAnsi="Calibri" w:cs="Calibri"/>
                <w:sz w:val="18"/>
                <w:szCs w:val="18"/>
              </w:rPr>
            </w:pPr>
            <w:r w:rsidRPr="007B513D">
              <w:rPr>
                <w:rFonts w:ascii="Calibri" w:hAnsi="Calibri" w:cs="Calibri"/>
                <w:sz w:val="18"/>
                <w:szCs w:val="18"/>
              </w:rPr>
              <w:t>Project Manager/Coordinator</w:t>
            </w:r>
          </w:p>
        </w:tc>
        <w:tc>
          <w:tcPr>
            <w:tcW w:w="435" w:type="pct"/>
            <w:shd w:val="clear" w:color="auto" w:fill="FFFFFF" w:themeFill="background1"/>
          </w:tcPr>
          <w:p w14:paraId="5A794B23" w14:textId="348A3B02" w:rsidR="00CA2E93" w:rsidRPr="00C51C27" w:rsidRDefault="00CA2E93" w:rsidP="0097210F">
            <w:pPr>
              <w:rPr>
                <w:rFonts w:ascii="Calibri" w:hAnsi="Calibri" w:cs="Calibri"/>
                <w:sz w:val="18"/>
                <w:szCs w:val="18"/>
              </w:rPr>
            </w:pPr>
            <w:r w:rsidRPr="007B513D">
              <w:rPr>
                <w:rFonts w:ascii="Calibri" w:hAnsi="Calibri" w:cs="Calibri"/>
                <w:sz w:val="18"/>
                <w:szCs w:val="18"/>
              </w:rPr>
              <w:t xml:space="preserve">Training reports  </w:t>
            </w:r>
          </w:p>
        </w:tc>
        <w:tc>
          <w:tcPr>
            <w:tcW w:w="668" w:type="pct"/>
            <w:shd w:val="clear" w:color="auto" w:fill="FFFFFF" w:themeFill="background1"/>
          </w:tcPr>
          <w:p w14:paraId="36067F8A" w14:textId="2AE4D816" w:rsidR="00CA2E93" w:rsidRPr="007B513D" w:rsidRDefault="00CA2E93" w:rsidP="0097210F">
            <w:pPr>
              <w:rPr>
                <w:rFonts w:ascii="Calibri" w:hAnsi="Calibri" w:cs="Calibri"/>
                <w:sz w:val="18"/>
                <w:szCs w:val="18"/>
              </w:rPr>
            </w:pPr>
            <w:r w:rsidRPr="007B513D">
              <w:rPr>
                <w:rFonts w:ascii="Calibri" w:hAnsi="Calibri" w:cs="Calibri"/>
                <w:sz w:val="18"/>
                <w:szCs w:val="18"/>
              </w:rPr>
              <w:t xml:space="preserve">Institutional and private sector actors </w:t>
            </w:r>
            <w:r>
              <w:rPr>
                <w:rFonts w:ascii="Calibri" w:hAnsi="Calibri" w:cs="Calibri"/>
                <w:sz w:val="18"/>
                <w:szCs w:val="18"/>
              </w:rPr>
              <w:t>p</w:t>
            </w:r>
            <w:r w:rsidRPr="007B513D">
              <w:rPr>
                <w:rFonts w:ascii="Calibri" w:hAnsi="Calibri" w:cs="Calibri"/>
                <w:sz w:val="18"/>
                <w:szCs w:val="18"/>
              </w:rPr>
              <w:t xml:space="preserve">lace high priority on </w:t>
            </w:r>
            <w:r>
              <w:rPr>
                <w:rFonts w:ascii="Calibri" w:hAnsi="Calibri" w:cs="Calibri"/>
                <w:sz w:val="18"/>
                <w:szCs w:val="18"/>
              </w:rPr>
              <w:t>renewable energy k</w:t>
            </w:r>
            <w:r w:rsidRPr="007B513D">
              <w:rPr>
                <w:rFonts w:ascii="Calibri" w:hAnsi="Calibri" w:cs="Calibri"/>
                <w:sz w:val="18"/>
                <w:szCs w:val="18"/>
              </w:rPr>
              <w:t xml:space="preserve">nowledge and development. </w:t>
            </w:r>
          </w:p>
          <w:p w14:paraId="3257935F" w14:textId="77777777" w:rsidR="00CA2E93" w:rsidRPr="007B513D" w:rsidRDefault="00CA2E93" w:rsidP="0097210F">
            <w:pPr>
              <w:rPr>
                <w:rFonts w:ascii="Calibri" w:hAnsi="Calibri" w:cs="Calibri"/>
                <w:sz w:val="18"/>
                <w:szCs w:val="18"/>
              </w:rPr>
            </w:pPr>
          </w:p>
          <w:p w14:paraId="7A4467A9" w14:textId="64BD6CDD" w:rsidR="00CA2E93" w:rsidRPr="00C51C27" w:rsidRDefault="00CA2E93" w:rsidP="0097210F">
            <w:pPr>
              <w:rPr>
                <w:rFonts w:ascii="Calibri" w:hAnsi="Calibri" w:cs="Calibri"/>
                <w:sz w:val="18"/>
                <w:szCs w:val="18"/>
              </w:rPr>
            </w:pPr>
            <w:r w:rsidRPr="007B513D">
              <w:rPr>
                <w:rFonts w:ascii="Calibri" w:hAnsi="Calibri" w:cs="Calibri"/>
                <w:sz w:val="18"/>
                <w:szCs w:val="18"/>
              </w:rPr>
              <w:t xml:space="preserve">Target beneficiaries are willing to participate in the project and adopt </w:t>
            </w:r>
            <w:proofErr w:type="spellStart"/>
            <w:r w:rsidRPr="007B513D">
              <w:rPr>
                <w:rFonts w:ascii="Calibri" w:hAnsi="Calibri" w:cs="Calibri"/>
                <w:sz w:val="18"/>
                <w:szCs w:val="18"/>
              </w:rPr>
              <w:t>minigrid</w:t>
            </w:r>
            <w:proofErr w:type="spellEnd"/>
            <w:r w:rsidRPr="007B513D">
              <w:rPr>
                <w:rFonts w:ascii="Calibri" w:hAnsi="Calibri" w:cs="Calibri"/>
                <w:sz w:val="18"/>
                <w:szCs w:val="18"/>
              </w:rPr>
              <w:t xml:space="preserve"> system.</w:t>
            </w:r>
          </w:p>
        </w:tc>
      </w:tr>
      <w:tr w:rsidR="007F5750" w:rsidRPr="00957F5B" w14:paraId="5DF66C67" w14:textId="77777777" w:rsidTr="00485121">
        <w:trPr>
          <w:trHeight w:val="413"/>
        </w:trPr>
        <w:tc>
          <w:tcPr>
            <w:tcW w:w="5000" w:type="pct"/>
            <w:gridSpan w:val="9"/>
            <w:shd w:val="clear" w:color="auto" w:fill="D9D9D9" w:themeFill="background1" w:themeFillShade="D9"/>
          </w:tcPr>
          <w:p w14:paraId="7041ECCF" w14:textId="52234209" w:rsidR="007F5750" w:rsidRDefault="007F5750" w:rsidP="007F5750">
            <w:pPr>
              <w:rPr>
                <w:rFonts w:asciiTheme="minorHAnsi" w:hAnsiTheme="minorHAnsi" w:cstheme="minorHAnsi"/>
                <w:b/>
                <w:bCs/>
              </w:rPr>
            </w:pPr>
            <w:r w:rsidRPr="00FA2C9A">
              <w:rPr>
                <w:rFonts w:asciiTheme="minorHAnsi" w:hAnsiTheme="minorHAnsi" w:cstheme="minorHAnsi"/>
                <w:b/>
                <w:bCs/>
              </w:rPr>
              <w:t xml:space="preserve">Project </w:t>
            </w:r>
            <w:r w:rsidR="00C51C27">
              <w:rPr>
                <w:rFonts w:asciiTheme="minorHAnsi" w:hAnsiTheme="minorHAnsi" w:cstheme="minorHAnsi"/>
                <w:b/>
                <w:bCs/>
              </w:rPr>
              <w:t>C</w:t>
            </w:r>
            <w:r w:rsidRPr="00FA2C9A">
              <w:rPr>
                <w:rFonts w:asciiTheme="minorHAnsi" w:hAnsiTheme="minorHAnsi" w:cstheme="minorHAnsi"/>
                <w:b/>
                <w:bCs/>
              </w:rPr>
              <w:t>omponent 2:</w:t>
            </w:r>
            <w:r w:rsidRPr="00FA2C9A">
              <w:rPr>
                <w:rFonts w:asciiTheme="minorHAnsi" w:hAnsiTheme="minorHAnsi" w:cstheme="minorHAnsi"/>
              </w:rPr>
              <w:t xml:space="preserve"> </w:t>
            </w:r>
            <w:r w:rsidRPr="00FA2C9A">
              <w:rPr>
                <w:rFonts w:asciiTheme="minorHAnsi" w:hAnsiTheme="minorHAnsi" w:cstheme="minorHAnsi"/>
                <w:b/>
                <w:bCs/>
              </w:rPr>
              <w:t xml:space="preserve">Business Model Innovation with Private Sector  </w:t>
            </w:r>
          </w:p>
          <w:p w14:paraId="01B027E0" w14:textId="6702C4B9" w:rsidR="00C51C27" w:rsidRPr="00FA2C9A" w:rsidRDefault="00C51C27" w:rsidP="007F5750">
            <w:pPr>
              <w:rPr>
                <w:rFonts w:asciiTheme="minorHAnsi" w:hAnsiTheme="minorHAnsi" w:cstheme="minorHAnsi"/>
                <w:highlight w:val="yellow"/>
              </w:rPr>
            </w:pPr>
          </w:p>
        </w:tc>
      </w:tr>
      <w:tr w:rsidR="007F5750" w:rsidRPr="00957F5B" w14:paraId="59154341" w14:textId="77777777" w:rsidTr="00485121">
        <w:trPr>
          <w:trHeight w:val="413"/>
        </w:trPr>
        <w:tc>
          <w:tcPr>
            <w:tcW w:w="460" w:type="pct"/>
            <w:vMerge w:val="restart"/>
            <w:shd w:val="clear" w:color="auto" w:fill="D9D9D9" w:themeFill="background1" w:themeFillShade="D9"/>
          </w:tcPr>
          <w:p w14:paraId="51A995D1" w14:textId="77777777" w:rsidR="007F5750" w:rsidRPr="00957F5B" w:rsidRDefault="007F5750" w:rsidP="007F5750">
            <w:pPr>
              <w:rPr>
                <w:rFonts w:asciiTheme="majorHAnsi" w:hAnsiTheme="majorHAnsi" w:cstheme="majorHAnsi"/>
                <w:b/>
                <w:bCs/>
                <w:sz w:val="18"/>
                <w:szCs w:val="18"/>
              </w:rPr>
            </w:pPr>
            <w:r w:rsidRPr="00957F5B">
              <w:rPr>
                <w:rFonts w:asciiTheme="majorHAnsi" w:hAnsiTheme="majorHAnsi" w:cstheme="majorHAnsi"/>
                <w:b/>
                <w:bCs/>
                <w:sz w:val="18"/>
                <w:szCs w:val="18"/>
              </w:rPr>
              <w:t>Outcome 2</w:t>
            </w:r>
          </w:p>
          <w:p w14:paraId="71E56111" w14:textId="77777777" w:rsidR="007F5750" w:rsidRPr="00957F5B" w:rsidRDefault="007F5750" w:rsidP="007F5750">
            <w:pPr>
              <w:rPr>
                <w:rFonts w:asciiTheme="majorHAnsi" w:hAnsiTheme="majorHAnsi" w:cstheme="majorHAnsi"/>
                <w:b/>
                <w:bCs/>
                <w:sz w:val="18"/>
                <w:szCs w:val="18"/>
              </w:rPr>
            </w:pPr>
          </w:p>
          <w:p w14:paraId="07C9C9D5" w14:textId="02CD896F" w:rsidR="007F5750" w:rsidRPr="00957F5B" w:rsidRDefault="007F5750" w:rsidP="007F5750">
            <w:pPr>
              <w:rPr>
                <w:rFonts w:asciiTheme="majorHAnsi" w:hAnsiTheme="majorHAnsi" w:cstheme="majorHAnsi"/>
                <w:b/>
                <w:bCs/>
                <w:sz w:val="18"/>
                <w:szCs w:val="18"/>
              </w:rPr>
            </w:pPr>
            <w:r w:rsidRPr="008B4942">
              <w:rPr>
                <w:rFonts w:asciiTheme="majorHAnsi" w:hAnsiTheme="majorHAnsi" w:cstheme="majorHAnsi"/>
                <w:b/>
                <w:bCs/>
                <w:sz w:val="18"/>
                <w:szCs w:val="18"/>
              </w:rPr>
              <w:t xml:space="preserve">Innovative business models based on cost reduction operationalized, with strengthened private sector </w:t>
            </w:r>
            <w:r w:rsidRPr="003679F7">
              <w:rPr>
                <w:rFonts w:asciiTheme="majorHAnsi" w:hAnsiTheme="majorHAnsi" w:cstheme="majorHAnsi"/>
                <w:b/>
                <w:bCs/>
                <w:sz w:val="18"/>
                <w:szCs w:val="18"/>
              </w:rPr>
              <w:lastRenderedPageBreak/>
              <w:t xml:space="preserve">participation in </w:t>
            </w:r>
            <w:r w:rsidR="00FA6492" w:rsidRPr="003679F7">
              <w:rPr>
                <w:rFonts w:asciiTheme="majorHAnsi" w:hAnsiTheme="majorHAnsi" w:cstheme="majorHAnsi"/>
                <w:b/>
                <w:bCs/>
                <w:sz w:val="18"/>
                <w:szCs w:val="18"/>
              </w:rPr>
              <w:t>RE</w:t>
            </w:r>
            <w:r w:rsidRPr="003679F7">
              <w:rPr>
                <w:rFonts w:asciiTheme="majorHAnsi" w:hAnsiTheme="majorHAnsi" w:cstheme="majorHAnsi"/>
                <w:b/>
                <w:bCs/>
                <w:sz w:val="18"/>
                <w:szCs w:val="18"/>
              </w:rPr>
              <w:t xml:space="preserve"> </w:t>
            </w:r>
            <w:proofErr w:type="spellStart"/>
            <w:r w:rsidRPr="003679F7">
              <w:rPr>
                <w:rFonts w:asciiTheme="majorHAnsi" w:hAnsiTheme="majorHAnsi" w:cstheme="majorHAnsi"/>
                <w:b/>
                <w:bCs/>
                <w:sz w:val="18"/>
                <w:szCs w:val="18"/>
              </w:rPr>
              <w:t>minigrid</w:t>
            </w:r>
            <w:proofErr w:type="spellEnd"/>
            <w:r w:rsidRPr="003679F7">
              <w:rPr>
                <w:rFonts w:asciiTheme="majorHAnsi" w:hAnsiTheme="majorHAnsi" w:cstheme="majorHAnsi"/>
                <w:b/>
                <w:bCs/>
                <w:sz w:val="18"/>
                <w:szCs w:val="18"/>
              </w:rPr>
              <w:t xml:space="preserve"> development</w:t>
            </w:r>
          </w:p>
        </w:tc>
        <w:tc>
          <w:tcPr>
            <w:tcW w:w="652" w:type="pct"/>
          </w:tcPr>
          <w:p w14:paraId="63509F35" w14:textId="2F07F9E7" w:rsidR="007F5750" w:rsidRPr="00FA2C9A" w:rsidRDefault="00CA2E93" w:rsidP="007F5750">
            <w:pPr>
              <w:rPr>
                <w:rFonts w:asciiTheme="minorHAnsi" w:hAnsiTheme="minorHAnsi" w:cstheme="minorHAnsi"/>
                <w:b/>
                <w:iCs/>
                <w:sz w:val="18"/>
                <w:szCs w:val="18"/>
              </w:rPr>
            </w:pPr>
            <w:r w:rsidRPr="00227C3C">
              <w:rPr>
                <w:rFonts w:ascii="Calibri" w:hAnsi="Calibri" w:cs="Calibri"/>
                <w:bCs/>
                <w:i/>
                <w:sz w:val="18"/>
                <w:szCs w:val="18"/>
              </w:rPr>
              <w:lastRenderedPageBreak/>
              <w:t xml:space="preserve">Indicator </w:t>
            </w:r>
            <w:r>
              <w:rPr>
                <w:rFonts w:ascii="Calibri" w:hAnsi="Calibri" w:cs="Calibri"/>
                <w:bCs/>
                <w:i/>
                <w:sz w:val="18"/>
                <w:szCs w:val="18"/>
              </w:rPr>
              <w:t>9</w:t>
            </w:r>
            <w:r w:rsidRPr="00227C3C">
              <w:rPr>
                <w:rFonts w:ascii="Calibri" w:hAnsi="Calibri" w:cs="Calibri"/>
                <w:bCs/>
                <w:i/>
                <w:sz w:val="18"/>
                <w:szCs w:val="18"/>
              </w:rPr>
              <w:t xml:space="preserve">:  </w:t>
            </w:r>
            <w:r w:rsidRPr="00FA2C9A">
              <w:rPr>
                <w:rFonts w:ascii="Calibri" w:hAnsi="Calibri" w:cs="Calibri"/>
                <w:b/>
                <w:iCs/>
                <w:sz w:val="18"/>
                <w:szCs w:val="18"/>
              </w:rPr>
              <w:t xml:space="preserve">Number of </w:t>
            </w:r>
            <w:r>
              <w:rPr>
                <w:rFonts w:ascii="Calibri" w:hAnsi="Calibri" w:cs="Calibri"/>
                <w:b/>
                <w:iCs/>
                <w:sz w:val="18"/>
                <w:szCs w:val="18"/>
              </w:rPr>
              <w:t>renewable energy</w:t>
            </w:r>
            <w:r w:rsidRPr="00FA2C9A">
              <w:rPr>
                <w:rFonts w:ascii="Calibri" w:hAnsi="Calibri" w:cs="Calibri"/>
                <w:b/>
                <w:iCs/>
                <w:sz w:val="18"/>
                <w:szCs w:val="18"/>
              </w:rPr>
              <w:t xml:space="preserve"> </w:t>
            </w:r>
            <w:proofErr w:type="spellStart"/>
            <w:r w:rsidRPr="00FA2C9A">
              <w:rPr>
                <w:rFonts w:ascii="Calibri" w:hAnsi="Calibri" w:cs="Calibri"/>
                <w:b/>
                <w:iCs/>
                <w:sz w:val="18"/>
                <w:szCs w:val="18"/>
              </w:rPr>
              <w:t>minigrid</w:t>
            </w:r>
            <w:proofErr w:type="spellEnd"/>
            <w:r w:rsidRPr="00FA2C9A">
              <w:rPr>
                <w:rFonts w:ascii="Calibri" w:hAnsi="Calibri" w:cs="Calibri"/>
                <w:b/>
                <w:iCs/>
                <w:sz w:val="18"/>
                <w:szCs w:val="18"/>
              </w:rPr>
              <w:t xml:space="preserve"> pilots implemented that demonstrate a delivery model, cost-reduction measure(s) </w:t>
            </w:r>
            <w:r w:rsidRPr="00FA2C9A">
              <w:rPr>
                <w:rFonts w:ascii="Calibri" w:hAnsi="Calibri" w:cs="Calibri"/>
                <w:b/>
                <w:iCs/>
                <w:sz w:val="18"/>
                <w:szCs w:val="18"/>
              </w:rPr>
              <w:lastRenderedPageBreak/>
              <w:t>and/or productive use of electricity</w:t>
            </w:r>
          </w:p>
          <w:p w14:paraId="26F8A240" w14:textId="77777777" w:rsidR="007F5750" w:rsidRPr="00C76E6F" w:rsidRDefault="007F5750" w:rsidP="007F5750">
            <w:pPr>
              <w:rPr>
                <w:rFonts w:asciiTheme="minorHAnsi" w:hAnsiTheme="minorHAnsi" w:cstheme="minorHAnsi"/>
                <w:bCs/>
                <w:i/>
                <w:sz w:val="18"/>
                <w:szCs w:val="18"/>
              </w:rPr>
            </w:pPr>
          </w:p>
        </w:tc>
        <w:tc>
          <w:tcPr>
            <w:tcW w:w="683" w:type="pct"/>
          </w:tcPr>
          <w:p w14:paraId="6AEB4DAF" w14:textId="77777777" w:rsidR="00CA2E93" w:rsidRPr="00FA2C9A" w:rsidRDefault="00CA2E93" w:rsidP="00CA2E93">
            <w:pPr>
              <w:rPr>
                <w:rFonts w:ascii="Calibri" w:hAnsi="Calibri" w:cstheme="majorHAnsi"/>
                <w:iCs/>
                <w:sz w:val="18"/>
                <w:szCs w:val="18"/>
              </w:rPr>
            </w:pPr>
            <w:r w:rsidRPr="00FA2C9A">
              <w:rPr>
                <w:rFonts w:ascii="Calibri" w:hAnsi="Calibri" w:cstheme="majorHAnsi"/>
                <w:iCs/>
                <w:sz w:val="18"/>
                <w:szCs w:val="18"/>
              </w:rPr>
              <w:lastRenderedPageBreak/>
              <w:t xml:space="preserve">9 solar PV </w:t>
            </w:r>
            <w:proofErr w:type="spellStart"/>
            <w:r w:rsidRPr="00FA2C9A">
              <w:rPr>
                <w:rFonts w:ascii="Calibri" w:hAnsi="Calibri" w:cstheme="majorHAnsi"/>
                <w:iCs/>
                <w:sz w:val="18"/>
                <w:szCs w:val="18"/>
              </w:rPr>
              <w:t>minigrids</w:t>
            </w:r>
            <w:proofErr w:type="spellEnd"/>
            <w:r w:rsidRPr="00FA2C9A">
              <w:rPr>
                <w:rFonts w:ascii="Calibri" w:hAnsi="Calibri" w:cstheme="majorHAnsi"/>
                <w:iCs/>
                <w:sz w:val="18"/>
                <w:szCs w:val="18"/>
              </w:rPr>
              <w:t xml:space="preserve"> are installed </w:t>
            </w:r>
            <w:r w:rsidRPr="00FA2C9A">
              <w:rPr>
                <w:rFonts w:ascii="Calibri" w:hAnsi="Calibri" w:cstheme="majorHAnsi"/>
                <w:bCs/>
                <w:iCs/>
                <w:sz w:val="18"/>
                <w:szCs w:val="18"/>
              </w:rPr>
              <w:t>with project support</w:t>
            </w:r>
          </w:p>
          <w:p w14:paraId="7D03089C" w14:textId="77777777" w:rsidR="007F5750" w:rsidRPr="00F851B2" w:rsidRDefault="007F5750" w:rsidP="007F5750">
            <w:pPr>
              <w:rPr>
                <w:rFonts w:asciiTheme="minorHAnsi" w:hAnsiTheme="minorHAnsi" w:cstheme="minorHAnsi"/>
                <w:sz w:val="18"/>
                <w:szCs w:val="18"/>
              </w:rPr>
            </w:pPr>
          </w:p>
          <w:p w14:paraId="786E468C" w14:textId="77777777" w:rsidR="007F5750" w:rsidRPr="00FA2C9A" w:rsidRDefault="007F5750" w:rsidP="007F5750">
            <w:pPr>
              <w:rPr>
                <w:rFonts w:asciiTheme="minorHAnsi" w:hAnsiTheme="minorHAnsi" w:cstheme="minorHAnsi"/>
                <w:sz w:val="18"/>
                <w:szCs w:val="18"/>
              </w:rPr>
            </w:pPr>
          </w:p>
          <w:p w14:paraId="39956F0F" w14:textId="77777777" w:rsidR="007F5750" w:rsidRPr="00582E59" w:rsidRDefault="007F5750" w:rsidP="007F5750">
            <w:pPr>
              <w:rPr>
                <w:rFonts w:asciiTheme="minorHAnsi" w:hAnsiTheme="minorHAnsi" w:cstheme="minorHAnsi"/>
                <w:sz w:val="18"/>
                <w:szCs w:val="18"/>
              </w:rPr>
            </w:pPr>
          </w:p>
        </w:tc>
        <w:tc>
          <w:tcPr>
            <w:tcW w:w="588" w:type="pct"/>
          </w:tcPr>
          <w:p w14:paraId="34D25237" w14:textId="77777777" w:rsidR="007F5750" w:rsidRPr="00FA2C9A" w:rsidRDefault="007F5750" w:rsidP="007F5750">
            <w:pPr>
              <w:rPr>
                <w:rFonts w:asciiTheme="minorHAnsi" w:hAnsiTheme="minorHAnsi" w:cstheme="minorHAnsi"/>
                <w:sz w:val="18"/>
                <w:szCs w:val="18"/>
              </w:rPr>
            </w:pPr>
            <w:r w:rsidRPr="00FA2C9A">
              <w:rPr>
                <w:rFonts w:asciiTheme="minorHAnsi" w:hAnsiTheme="minorHAnsi" w:cstheme="minorHAnsi"/>
                <w:sz w:val="18"/>
                <w:szCs w:val="18"/>
              </w:rPr>
              <w:t xml:space="preserve">Total number of </w:t>
            </w:r>
            <w:proofErr w:type="spellStart"/>
            <w:r w:rsidRPr="00FA2C9A">
              <w:rPr>
                <w:rFonts w:asciiTheme="minorHAnsi" w:hAnsiTheme="minorHAnsi" w:cstheme="minorHAnsi"/>
                <w:sz w:val="18"/>
                <w:szCs w:val="18"/>
              </w:rPr>
              <w:t>minigrid</w:t>
            </w:r>
            <w:proofErr w:type="spellEnd"/>
            <w:r w:rsidRPr="00FA2C9A">
              <w:rPr>
                <w:rFonts w:asciiTheme="minorHAnsi" w:hAnsiTheme="minorHAnsi" w:cstheme="minorHAnsi"/>
                <w:sz w:val="18"/>
                <w:szCs w:val="18"/>
              </w:rPr>
              <w:t xml:space="preserve"> pilot projects incorporating a delivery model, cost-reduction measure(s) and/or productive use of electricity</w:t>
            </w:r>
          </w:p>
        </w:tc>
        <w:tc>
          <w:tcPr>
            <w:tcW w:w="580" w:type="pct"/>
          </w:tcPr>
          <w:p w14:paraId="03A8D190" w14:textId="77777777" w:rsidR="007F5750" w:rsidRPr="00FA2C9A" w:rsidRDefault="007F5750" w:rsidP="007F5750">
            <w:pPr>
              <w:rPr>
                <w:rFonts w:asciiTheme="minorHAnsi" w:hAnsiTheme="minorHAnsi" w:cstheme="minorHAnsi"/>
                <w:sz w:val="18"/>
                <w:szCs w:val="18"/>
              </w:rPr>
            </w:pPr>
            <w:r w:rsidRPr="00FA2C9A">
              <w:rPr>
                <w:rFonts w:asciiTheme="minorHAnsi" w:hAnsiTheme="minorHAnsi" w:cstheme="minorHAnsi"/>
                <w:sz w:val="18"/>
                <w:szCs w:val="18"/>
              </w:rPr>
              <w:t xml:space="preserve">Procurement tenders </w:t>
            </w:r>
          </w:p>
          <w:p w14:paraId="7E7C4305" w14:textId="77777777" w:rsidR="007F5750" w:rsidRPr="00FA2C9A" w:rsidRDefault="007F5750" w:rsidP="007F5750">
            <w:pPr>
              <w:rPr>
                <w:rFonts w:asciiTheme="minorHAnsi" w:hAnsiTheme="minorHAnsi" w:cstheme="minorHAnsi"/>
                <w:sz w:val="18"/>
                <w:szCs w:val="18"/>
              </w:rPr>
            </w:pPr>
          </w:p>
          <w:p w14:paraId="0024227D" w14:textId="77777777" w:rsidR="007F5750" w:rsidRPr="00FA2C9A" w:rsidRDefault="007F5750" w:rsidP="007F5750">
            <w:pPr>
              <w:rPr>
                <w:rFonts w:asciiTheme="minorHAnsi" w:hAnsiTheme="minorHAnsi" w:cstheme="minorHAnsi"/>
                <w:sz w:val="18"/>
                <w:szCs w:val="18"/>
              </w:rPr>
            </w:pPr>
            <w:r w:rsidRPr="00FA2C9A">
              <w:rPr>
                <w:rFonts w:asciiTheme="minorHAnsi" w:hAnsiTheme="minorHAnsi" w:cstheme="minorHAnsi"/>
                <w:sz w:val="18"/>
                <w:szCs w:val="18"/>
              </w:rPr>
              <w:t xml:space="preserve">Inspections and field visits  </w:t>
            </w:r>
          </w:p>
        </w:tc>
        <w:tc>
          <w:tcPr>
            <w:tcW w:w="347" w:type="pct"/>
          </w:tcPr>
          <w:p w14:paraId="054BB8B5" w14:textId="77777777" w:rsidR="007F5750" w:rsidRPr="00FA2C9A" w:rsidRDefault="007F5750" w:rsidP="007F5750">
            <w:pPr>
              <w:rPr>
                <w:rFonts w:asciiTheme="minorHAnsi" w:hAnsiTheme="minorHAnsi" w:cstheme="minorHAnsi"/>
                <w:sz w:val="18"/>
                <w:szCs w:val="18"/>
              </w:rPr>
            </w:pPr>
            <w:r w:rsidRPr="00FA2C9A">
              <w:rPr>
                <w:rFonts w:asciiTheme="minorHAnsi" w:hAnsiTheme="minorHAnsi" w:cstheme="minorHAnsi"/>
                <w:sz w:val="18"/>
                <w:szCs w:val="18"/>
              </w:rPr>
              <w:t xml:space="preserve">Once at installation and subsequent yearly  </w:t>
            </w:r>
          </w:p>
        </w:tc>
        <w:tc>
          <w:tcPr>
            <w:tcW w:w="586" w:type="pct"/>
          </w:tcPr>
          <w:p w14:paraId="44F99A13" w14:textId="77777777" w:rsidR="007F5750" w:rsidRPr="00FA2C9A" w:rsidRDefault="007F5750" w:rsidP="007F5750">
            <w:pPr>
              <w:rPr>
                <w:rFonts w:asciiTheme="minorHAnsi" w:hAnsiTheme="minorHAnsi" w:cstheme="minorHAnsi"/>
                <w:sz w:val="18"/>
                <w:szCs w:val="18"/>
              </w:rPr>
            </w:pPr>
            <w:r w:rsidRPr="00FA2C9A">
              <w:rPr>
                <w:rFonts w:asciiTheme="minorHAnsi" w:hAnsiTheme="minorHAnsi" w:cstheme="minorHAnsi"/>
                <w:sz w:val="18"/>
                <w:szCs w:val="18"/>
              </w:rPr>
              <w:t xml:space="preserve">Rural Electrification agency </w:t>
            </w:r>
          </w:p>
          <w:p w14:paraId="36989418" w14:textId="77777777" w:rsidR="007F5750" w:rsidRPr="00FA2C9A" w:rsidRDefault="007F5750" w:rsidP="007F5750">
            <w:pPr>
              <w:rPr>
                <w:rFonts w:asciiTheme="minorHAnsi" w:hAnsiTheme="minorHAnsi" w:cstheme="minorHAnsi"/>
                <w:sz w:val="18"/>
                <w:szCs w:val="18"/>
              </w:rPr>
            </w:pPr>
          </w:p>
          <w:p w14:paraId="16763177" w14:textId="77777777" w:rsidR="007F5750" w:rsidRPr="00FA2C9A" w:rsidRDefault="007F5750" w:rsidP="007F5750">
            <w:pPr>
              <w:rPr>
                <w:rFonts w:asciiTheme="minorHAnsi" w:hAnsiTheme="minorHAnsi" w:cstheme="minorHAnsi"/>
                <w:sz w:val="18"/>
                <w:szCs w:val="18"/>
              </w:rPr>
            </w:pPr>
            <w:r w:rsidRPr="00FA2C9A">
              <w:rPr>
                <w:rFonts w:asciiTheme="minorHAnsi" w:hAnsiTheme="minorHAnsi" w:cstheme="minorHAnsi"/>
                <w:sz w:val="18"/>
                <w:szCs w:val="18"/>
              </w:rPr>
              <w:t xml:space="preserve">Project developers/Installers </w:t>
            </w:r>
          </w:p>
          <w:p w14:paraId="4F54666A" w14:textId="77777777" w:rsidR="007F5750" w:rsidRPr="00FA2C9A" w:rsidRDefault="007F5750" w:rsidP="007F5750">
            <w:pPr>
              <w:rPr>
                <w:rFonts w:asciiTheme="minorHAnsi" w:hAnsiTheme="minorHAnsi" w:cstheme="minorHAnsi"/>
                <w:sz w:val="18"/>
                <w:szCs w:val="18"/>
              </w:rPr>
            </w:pPr>
          </w:p>
          <w:p w14:paraId="73E9D595" w14:textId="77777777" w:rsidR="007F5750" w:rsidRPr="00FA2C9A" w:rsidRDefault="007F5750" w:rsidP="007F5750">
            <w:pPr>
              <w:rPr>
                <w:rFonts w:asciiTheme="minorHAnsi" w:hAnsiTheme="minorHAnsi" w:cstheme="minorHAnsi"/>
                <w:sz w:val="18"/>
                <w:szCs w:val="18"/>
                <w:highlight w:val="yellow"/>
              </w:rPr>
            </w:pPr>
            <w:r w:rsidRPr="00FA2C9A">
              <w:rPr>
                <w:rFonts w:asciiTheme="minorHAnsi" w:hAnsiTheme="minorHAnsi" w:cstheme="minorHAnsi"/>
                <w:sz w:val="18"/>
                <w:szCs w:val="18"/>
              </w:rPr>
              <w:t>Project Manager/Coordinator</w:t>
            </w:r>
          </w:p>
        </w:tc>
        <w:tc>
          <w:tcPr>
            <w:tcW w:w="435" w:type="pct"/>
          </w:tcPr>
          <w:p w14:paraId="6CB3B69A" w14:textId="77777777" w:rsidR="007F5750" w:rsidRPr="00FA2C9A" w:rsidRDefault="007F5750" w:rsidP="007F5750">
            <w:pPr>
              <w:rPr>
                <w:rFonts w:asciiTheme="minorHAnsi" w:hAnsiTheme="minorHAnsi" w:cstheme="minorHAnsi"/>
                <w:sz w:val="18"/>
                <w:szCs w:val="18"/>
              </w:rPr>
            </w:pPr>
            <w:r w:rsidRPr="00FA2C9A">
              <w:rPr>
                <w:rFonts w:asciiTheme="minorHAnsi" w:hAnsiTheme="minorHAnsi" w:cstheme="minorHAnsi"/>
                <w:sz w:val="18"/>
                <w:szCs w:val="18"/>
              </w:rPr>
              <w:t xml:space="preserve">Procurement </w:t>
            </w:r>
            <w:proofErr w:type="gramStart"/>
            <w:r w:rsidRPr="00FA2C9A">
              <w:rPr>
                <w:rFonts w:asciiTheme="minorHAnsi" w:hAnsiTheme="minorHAnsi" w:cstheme="minorHAnsi"/>
                <w:sz w:val="18"/>
                <w:szCs w:val="18"/>
              </w:rPr>
              <w:t>tenders</w:t>
            </w:r>
            <w:proofErr w:type="gramEnd"/>
            <w:r w:rsidRPr="00FA2C9A">
              <w:rPr>
                <w:rFonts w:asciiTheme="minorHAnsi" w:hAnsiTheme="minorHAnsi" w:cstheme="minorHAnsi"/>
                <w:sz w:val="18"/>
                <w:szCs w:val="18"/>
              </w:rPr>
              <w:t xml:space="preserve"> reports</w:t>
            </w:r>
          </w:p>
          <w:p w14:paraId="45712D5A" w14:textId="77777777" w:rsidR="007F5750" w:rsidRPr="00FA2C9A" w:rsidRDefault="007F5750" w:rsidP="007F5750">
            <w:pPr>
              <w:rPr>
                <w:rFonts w:asciiTheme="minorHAnsi" w:hAnsiTheme="minorHAnsi" w:cstheme="minorHAnsi"/>
                <w:sz w:val="18"/>
                <w:szCs w:val="18"/>
              </w:rPr>
            </w:pPr>
          </w:p>
          <w:p w14:paraId="21E5B5D5" w14:textId="77777777" w:rsidR="007F5750" w:rsidRPr="00FA2C9A" w:rsidRDefault="007F5750" w:rsidP="007F5750">
            <w:pPr>
              <w:rPr>
                <w:rFonts w:asciiTheme="minorHAnsi" w:hAnsiTheme="minorHAnsi" w:cstheme="minorHAnsi"/>
                <w:sz w:val="18"/>
                <w:szCs w:val="18"/>
                <w:highlight w:val="yellow"/>
              </w:rPr>
            </w:pPr>
            <w:r w:rsidRPr="00FA2C9A">
              <w:rPr>
                <w:rFonts w:asciiTheme="minorHAnsi" w:hAnsiTheme="minorHAnsi" w:cstheme="minorHAnsi"/>
                <w:sz w:val="18"/>
                <w:szCs w:val="18"/>
              </w:rPr>
              <w:t xml:space="preserve">Inspections and field visit reports on pilot projects installed </w:t>
            </w:r>
          </w:p>
        </w:tc>
        <w:tc>
          <w:tcPr>
            <w:tcW w:w="668" w:type="pct"/>
          </w:tcPr>
          <w:p w14:paraId="047D6195" w14:textId="1EBF196D" w:rsidR="007F5750" w:rsidRPr="00FA2C9A" w:rsidRDefault="007F5750" w:rsidP="007F5750">
            <w:pPr>
              <w:rPr>
                <w:rFonts w:ascii="Calibri" w:hAnsi="Calibri" w:cstheme="majorHAnsi"/>
                <w:sz w:val="18"/>
                <w:szCs w:val="18"/>
                <w:highlight w:val="yellow"/>
              </w:rPr>
            </w:pPr>
            <w:r w:rsidRPr="00FA2C9A">
              <w:rPr>
                <w:rFonts w:ascii="Calibri" w:hAnsi="Calibri" w:cstheme="majorHAnsi"/>
                <w:sz w:val="18"/>
                <w:szCs w:val="18"/>
              </w:rPr>
              <w:t xml:space="preserve">The main assumptions are that new policy and delivery model for </w:t>
            </w:r>
            <w:proofErr w:type="spellStart"/>
            <w:r w:rsidRPr="00FA2C9A">
              <w:rPr>
                <w:rFonts w:ascii="Calibri" w:hAnsi="Calibri" w:cstheme="majorHAnsi"/>
                <w:sz w:val="18"/>
                <w:szCs w:val="18"/>
              </w:rPr>
              <w:t>minigrid</w:t>
            </w:r>
            <w:proofErr w:type="spellEnd"/>
            <w:r w:rsidRPr="00FA2C9A">
              <w:rPr>
                <w:rFonts w:ascii="Calibri" w:hAnsi="Calibri" w:cstheme="majorHAnsi"/>
                <w:sz w:val="18"/>
                <w:szCs w:val="18"/>
              </w:rPr>
              <w:t xml:space="preserve"> </w:t>
            </w:r>
            <w:r w:rsidR="00CA2E93">
              <w:rPr>
                <w:rFonts w:ascii="Calibri" w:hAnsi="Calibri" w:cstheme="majorHAnsi"/>
                <w:sz w:val="18"/>
                <w:szCs w:val="18"/>
              </w:rPr>
              <w:t xml:space="preserve">are </w:t>
            </w:r>
            <w:r w:rsidRPr="00FA2C9A">
              <w:rPr>
                <w:rFonts w:ascii="Calibri" w:hAnsi="Calibri" w:cstheme="majorHAnsi"/>
                <w:sz w:val="18"/>
                <w:szCs w:val="18"/>
              </w:rPr>
              <w:t xml:space="preserve">adopted and implemented </w:t>
            </w:r>
            <w:proofErr w:type="gramStart"/>
            <w:r w:rsidRPr="00FA2C9A">
              <w:rPr>
                <w:rFonts w:ascii="Calibri" w:hAnsi="Calibri" w:cstheme="majorHAnsi"/>
                <w:sz w:val="18"/>
                <w:szCs w:val="18"/>
              </w:rPr>
              <w:t>and also</w:t>
            </w:r>
            <w:proofErr w:type="gramEnd"/>
            <w:r w:rsidRPr="00FA2C9A">
              <w:rPr>
                <w:rFonts w:ascii="Calibri" w:hAnsi="Calibri" w:cstheme="majorHAnsi"/>
                <w:sz w:val="18"/>
                <w:szCs w:val="18"/>
              </w:rPr>
              <w:t xml:space="preserve"> that cost-reduction of electricity remains feasible in the </w:t>
            </w:r>
            <w:r w:rsidRPr="00FA2C9A">
              <w:rPr>
                <w:rFonts w:ascii="Calibri" w:hAnsi="Calibri" w:cstheme="majorHAnsi"/>
                <w:sz w:val="18"/>
                <w:szCs w:val="18"/>
              </w:rPr>
              <w:lastRenderedPageBreak/>
              <w:t xml:space="preserve">Burkina Faso market context. </w:t>
            </w:r>
          </w:p>
        </w:tc>
      </w:tr>
      <w:tr w:rsidR="007F5750" w:rsidRPr="00957F5B" w14:paraId="5410CD9C" w14:textId="77777777" w:rsidTr="00485121">
        <w:trPr>
          <w:trHeight w:val="3050"/>
        </w:trPr>
        <w:tc>
          <w:tcPr>
            <w:tcW w:w="460" w:type="pct"/>
            <w:vMerge/>
            <w:shd w:val="clear" w:color="auto" w:fill="D9D9D9" w:themeFill="background1" w:themeFillShade="D9"/>
          </w:tcPr>
          <w:p w14:paraId="1FC20250" w14:textId="77777777" w:rsidR="007F5750" w:rsidRPr="00957F5B" w:rsidRDefault="007F5750" w:rsidP="007F5750">
            <w:pPr>
              <w:rPr>
                <w:rFonts w:asciiTheme="majorHAnsi" w:hAnsiTheme="majorHAnsi" w:cstheme="majorHAnsi"/>
                <w:b/>
                <w:bCs/>
                <w:sz w:val="18"/>
                <w:szCs w:val="18"/>
              </w:rPr>
            </w:pPr>
          </w:p>
        </w:tc>
        <w:tc>
          <w:tcPr>
            <w:tcW w:w="652" w:type="pct"/>
          </w:tcPr>
          <w:p w14:paraId="70DF678A" w14:textId="243F2D83" w:rsidR="007F5750" w:rsidRPr="007A0DE4" w:rsidRDefault="007F5750" w:rsidP="007F5750">
            <w:pPr>
              <w:rPr>
                <w:rFonts w:asciiTheme="minorHAnsi" w:hAnsiTheme="minorHAnsi" w:cstheme="minorHAnsi"/>
                <w:bCs/>
                <w:iCs/>
                <w:sz w:val="18"/>
                <w:szCs w:val="18"/>
                <w:highlight w:val="yellow"/>
              </w:rPr>
            </w:pPr>
            <w:r w:rsidRPr="00C76E6F">
              <w:rPr>
                <w:rFonts w:asciiTheme="minorHAnsi" w:hAnsiTheme="minorHAnsi" w:cstheme="minorHAnsi"/>
                <w:bCs/>
                <w:i/>
                <w:sz w:val="18"/>
                <w:szCs w:val="18"/>
              </w:rPr>
              <w:t xml:space="preserve">Indicator </w:t>
            </w:r>
            <w:r w:rsidR="00CA2E93">
              <w:rPr>
                <w:rFonts w:asciiTheme="minorHAnsi" w:hAnsiTheme="minorHAnsi" w:cstheme="minorHAnsi"/>
                <w:bCs/>
                <w:i/>
                <w:sz w:val="18"/>
                <w:szCs w:val="18"/>
              </w:rPr>
              <w:t>10</w:t>
            </w:r>
            <w:r w:rsidRPr="00C76E6F">
              <w:rPr>
                <w:rFonts w:asciiTheme="minorHAnsi" w:hAnsiTheme="minorHAnsi" w:cstheme="minorHAnsi"/>
                <w:bCs/>
                <w:i/>
                <w:sz w:val="18"/>
                <w:szCs w:val="18"/>
              </w:rPr>
              <w:t xml:space="preserve">: </w:t>
            </w:r>
            <w:r w:rsidRPr="00C76E6F">
              <w:rPr>
                <w:rFonts w:asciiTheme="minorHAnsi" w:hAnsiTheme="minorHAnsi" w:cstheme="minorHAnsi"/>
                <w:b/>
                <w:iCs/>
                <w:sz w:val="18"/>
                <w:szCs w:val="18"/>
              </w:rPr>
              <w:t>Capacity</w:t>
            </w:r>
            <w:r w:rsidRPr="007A0DE4">
              <w:rPr>
                <w:rFonts w:asciiTheme="minorHAnsi" w:hAnsiTheme="minorHAnsi" w:cstheme="minorHAnsi"/>
                <w:b/>
                <w:iCs/>
                <w:sz w:val="18"/>
                <w:szCs w:val="18"/>
              </w:rPr>
              <w:t xml:space="preserve"> of </w:t>
            </w:r>
            <w:proofErr w:type="spellStart"/>
            <w:r w:rsidRPr="007A0DE4">
              <w:rPr>
                <w:rFonts w:asciiTheme="minorHAnsi" w:hAnsiTheme="minorHAnsi" w:cstheme="minorHAnsi"/>
                <w:b/>
                <w:iCs/>
                <w:sz w:val="18"/>
                <w:szCs w:val="18"/>
              </w:rPr>
              <w:t>minigrid</w:t>
            </w:r>
            <w:proofErr w:type="spellEnd"/>
            <w:r w:rsidRPr="007A0DE4">
              <w:rPr>
                <w:rFonts w:asciiTheme="minorHAnsi" w:hAnsiTheme="minorHAnsi" w:cstheme="minorHAnsi"/>
                <w:b/>
                <w:iCs/>
                <w:sz w:val="18"/>
                <w:szCs w:val="18"/>
              </w:rPr>
              <w:t xml:space="preserve"> developers and/or operators is enhanced to implement innovative business models and incorporate cost-reduction levers in </w:t>
            </w:r>
            <w:proofErr w:type="spellStart"/>
            <w:r w:rsidRPr="007A0DE4">
              <w:rPr>
                <w:rFonts w:asciiTheme="minorHAnsi" w:hAnsiTheme="minorHAnsi" w:cstheme="minorHAnsi"/>
                <w:b/>
                <w:iCs/>
                <w:sz w:val="18"/>
                <w:szCs w:val="18"/>
              </w:rPr>
              <w:t>minigrid</w:t>
            </w:r>
            <w:proofErr w:type="spellEnd"/>
            <w:r w:rsidRPr="007A0DE4">
              <w:rPr>
                <w:rFonts w:asciiTheme="minorHAnsi" w:hAnsiTheme="minorHAnsi" w:cstheme="minorHAnsi"/>
                <w:b/>
                <w:iCs/>
                <w:sz w:val="18"/>
                <w:szCs w:val="18"/>
              </w:rPr>
              <w:t xml:space="preserve"> projects</w:t>
            </w:r>
          </w:p>
        </w:tc>
        <w:tc>
          <w:tcPr>
            <w:tcW w:w="683" w:type="pct"/>
          </w:tcPr>
          <w:p w14:paraId="459406FA" w14:textId="26C1B5EF" w:rsidR="007F5750" w:rsidRPr="00FA2C9A" w:rsidRDefault="00CA2E93" w:rsidP="007F5750">
            <w:pPr>
              <w:rPr>
                <w:rFonts w:asciiTheme="minorHAnsi" w:hAnsiTheme="minorHAnsi" w:cstheme="minorHAnsi"/>
                <w:iCs/>
                <w:sz w:val="18"/>
                <w:szCs w:val="18"/>
                <w:highlight w:val="yellow"/>
              </w:rPr>
            </w:pPr>
            <w:r w:rsidRPr="00FA2C9A">
              <w:rPr>
                <w:rFonts w:asciiTheme="minorHAnsi" w:hAnsiTheme="minorHAnsi" w:cstheme="minorHAnsi"/>
                <w:bCs/>
                <w:iCs/>
                <w:sz w:val="18"/>
                <w:szCs w:val="18"/>
              </w:rPr>
              <w:t>Institutional/human capacity strengthened for potential developers (4 out of a possible scale of 5 where 0 represents no capacity and 5 represents a strong capacity to understand relevant issues and apply knowledge and skills to find effective solutions).</w:t>
            </w:r>
          </w:p>
        </w:tc>
        <w:tc>
          <w:tcPr>
            <w:tcW w:w="588" w:type="pct"/>
          </w:tcPr>
          <w:p w14:paraId="5ADC89BF" w14:textId="06861DFA" w:rsidR="007F5750" w:rsidRPr="00FA2C9A" w:rsidRDefault="007F5750" w:rsidP="007F5750">
            <w:pPr>
              <w:rPr>
                <w:rFonts w:asciiTheme="minorHAnsi" w:hAnsiTheme="minorHAnsi" w:cstheme="minorHAnsi"/>
                <w:sz w:val="18"/>
                <w:szCs w:val="18"/>
                <w:highlight w:val="yellow"/>
              </w:rPr>
            </w:pPr>
            <w:r w:rsidRPr="00FA2C9A">
              <w:rPr>
                <w:rFonts w:asciiTheme="minorHAnsi" w:hAnsiTheme="minorHAnsi" w:cstheme="minorHAnsi"/>
                <w:sz w:val="18"/>
                <w:szCs w:val="18"/>
              </w:rPr>
              <w:t xml:space="preserve">Enhancing capacity of </w:t>
            </w:r>
            <w:proofErr w:type="spellStart"/>
            <w:r w:rsidRPr="00FA2C9A">
              <w:rPr>
                <w:rFonts w:asciiTheme="minorHAnsi" w:hAnsiTheme="minorHAnsi" w:cstheme="minorHAnsi"/>
                <w:sz w:val="18"/>
                <w:szCs w:val="18"/>
              </w:rPr>
              <w:t>minigrid</w:t>
            </w:r>
            <w:proofErr w:type="spellEnd"/>
            <w:r w:rsidRPr="00FA2C9A">
              <w:rPr>
                <w:rFonts w:asciiTheme="minorHAnsi" w:hAnsiTheme="minorHAnsi" w:cstheme="minorHAnsi"/>
                <w:sz w:val="18"/>
                <w:szCs w:val="18"/>
              </w:rPr>
              <w:t xml:space="preserve"> developers and/or operators to implement </w:t>
            </w:r>
            <w:proofErr w:type="spellStart"/>
            <w:r w:rsidRPr="00FA2C9A">
              <w:rPr>
                <w:rFonts w:asciiTheme="minorHAnsi" w:hAnsiTheme="minorHAnsi" w:cstheme="minorHAnsi"/>
                <w:sz w:val="18"/>
                <w:szCs w:val="18"/>
              </w:rPr>
              <w:t>minigrid</w:t>
            </w:r>
            <w:proofErr w:type="spellEnd"/>
            <w:r w:rsidRPr="00FA2C9A">
              <w:rPr>
                <w:rFonts w:asciiTheme="minorHAnsi" w:hAnsiTheme="minorHAnsi" w:cstheme="minorHAnsi"/>
                <w:sz w:val="18"/>
                <w:szCs w:val="18"/>
              </w:rPr>
              <w:t xml:space="preserve"> projects</w:t>
            </w:r>
          </w:p>
        </w:tc>
        <w:tc>
          <w:tcPr>
            <w:tcW w:w="580" w:type="pct"/>
          </w:tcPr>
          <w:p w14:paraId="599D57ED" w14:textId="77777777" w:rsidR="007F5750" w:rsidRPr="00FA2C9A" w:rsidRDefault="007F5750" w:rsidP="007F5750">
            <w:pPr>
              <w:rPr>
                <w:rFonts w:asciiTheme="minorHAnsi" w:hAnsiTheme="minorHAnsi" w:cstheme="minorHAnsi"/>
                <w:sz w:val="18"/>
                <w:szCs w:val="18"/>
                <w:highlight w:val="yellow"/>
              </w:rPr>
            </w:pPr>
            <w:r w:rsidRPr="00582E59">
              <w:rPr>
                <w:rFonts w:asciiTheme="minorHAnsi" w:hAnsiTheme="minorHAnsi" w:cstheme="minorHAnsi"/>
                <w:sz w:val="18"/>
                <w:szCs w:val="18"/>
              </w:rPr>
              <w:t xml:space="preserve">Workshops </w:t>
            </w:r>
          </w:p>
        </w:tc>
        <w:tc>
          <w:tcPr>
            <w:tcW w:w="347" w:type="pct"/>
          </w:tcPr>
          <w:p w14:paraId="0442FC63" w14:textId="77777777" w:rsidR="007F5750" w:rsidRPr="00FA2C9A" w:rsidRDefault="007F5750" w:rsidP="007F5750">
            <w:pPr>
              <w:rPr>
                <w:rFonts w:asciiTheme="minorHAnsi" w:hAnsiTheme="minorHAnsi" w:cstheme="minorHAnsi"/>
                <w:sz w:val="18"/>
                <w:szCs w:val="18"/>
                <w:highlight w:val="yellow"/>
              </w:rPr>
            </w:pPr>
            <w:r w:rsidRPr="00582E59">
              <w:rPr>
                <w:rFonts w:asciiTheme="minorHAnsi" w:hAnsiTheme="minorHAnsi" w:cstheme="minorHAnsi"/>
                <w:sz w:val="18"/>
                <w:szCs w:val="18"/>
              </w:rPr>
              <w:t xml:space="preserve">Quarterly </w:t>
            </w:r>
          </w:p>
        </w:tc>
        <w:tc>
          <w:tcPr>
            <w:tcW w:w="586" w:type="pct"/>
          </w:tcPr>
          <w:p w14:paraId="18D91AEA" w14:textId="77777777" w:rsidR="007F5750" w:rsidRPr="00FA2C9A" w:rsidRDefault="007F5750" w:rsidP="007F5750">
            <w:pPr>
              <w:rPr>
                <w:rFonts w:asciiTheme="minorHAnsi" w:hAnsiTheme="minorHAnsi" w:cstheme="minorHAnsi"/>
                <w:sz w:val="18"/>
                <w:szCs w:val="18"/>
                <w:highlight w:val="yellow"/>
              </w:rPr>
            </w:pPr>
            <w:r w:rsidRPr="00582E59">
              <w:rPr>
                <w:rFonts w:asciiTheme="minorHAnsi" w:hAnsiTheme="minorHAnsi" w:cstheme="minorHAnsi"/>
                <w:sz w:val="18"/>
                <w:szCs w:val="18"/>
              </w:rPr>
              <w:t>Project Manager/Coordinator</w:t>
            </w:r>
          </w:p>
        </w:tc>
        <w:tc>
          <w:tcPr>
            <w:tcW w:w="435" w:type="pct"/>
          </w:tcPr>
          <w:p w14:paraId="5BEA3848" w14:textId="77777777" w:rsidR="007F5750" w:rsidRPr="00FA2C9A" w:rsidRDefault="007F5750" w:rsidP="007F5750">
            <w:pPr>
              <w:rPr>
                <w:rFonts w:asciiTheme="minorHAnsi" w:hAnsiTheme="minorHAnsi" w:cstheme="minorHAnsi"/>
                <w:sz w:val="18"/>
                <w:szCs w:val="18"/>
                <w:highlight w:val="yellow"/>
              </w:rPr>
            </w:pPr>
            <w:r w:rsidRPr="00FA2C9A">
              <w:rPr>
                <w:rFonts w:asciiTheme="minorHAnsi" w:hAnsiTheme="minorHAnsi" w:cstheme="minorHAnsi"/>
                <w:sz w:val="18"/>
                <w:szCs w:val="18"/>
              </w:rPr>
              <w:t xml:space="preserve">Training reports </w:t>
            </w:r>
          </w:p>
        </w:tc>
        <w:tc>
          <w:tcPr>
            <w:tcW w:w="668" w:type="pct"/>
          </w:tcPr>
          <w:p w14:paraId="437E019D" w14:textId="77777777" w:rsidR="007F5750" w:rsidRPr="00FA2C9A" w:rsidRDefault="007F5750" w:rsidP="007F5750">
            <w:pPr>
              <w:rPr>
                <w:rFonts w:ascii="Calibri" w:hAnsi="Calibri" w:cstheme="majorHAnsi"/>
                <w:sz w:val="18"/>
                <w:szCs w:val="18"/>
                <w:highlight w:val="yellow"/>
              </w:rPr>
            </w:pPr>
            <w:proofErr w:type="spellStart"/>
            <w:r w:rsidRPr="00FA2C9A">
              <w:rPr>
                <w:rFonts w:ascii="Calibri" w:hAnsi="Calibri" w:cstheme="majorHAnsi"/>
                <w:sz w:val="18"/>
                <w:szCs w:val="18"/>
              </w:rPr>
              <w:t>Minigrid</w:t>
            </w:r>
            <w:proofErr w:type="spellEnd"/>
            <w:r w:rsidRPr="00FA2C9A">
              <w:rPr>
                <w:rFonts w:ascii="Calibri" w:hAnsi="Calibri" w:cstheme="majorHAnsi"/>
                <w:sz w:val="18"/>
                <w:szCs w:val="18"/>
              </w:rPr>
              <w:t xml:space="preserve"> operators and installers are willing to participate in the trainings and to implement innovative business models and incorporate cost-reduction levers in </w:t>
            </w:r>
            <w:proofErr w:type="spellStart"/>
            <w:r w:rsidRPr="00FA2C9A">
              <w:rPr>
                <w:rFonts w:ascii="Calibri" w:hAnsi="Calibri" w:cstheme="majorHAnsi"/>
                <w:sz w:val="18"/>
                <w:szCs w:val="18"/>
              </w:rPr>
              <w:t>minigrid</w:t>
            </w:r>
            <w:proofErr w:type="spellEnd"/>
            <w:r w:rsidRPr="00FA2C9A">
              <w:rPr>
                <w:rFonts w:ascii="Calibri" w:hAnsi="Calibri" w:cstheme="majorHAnsi"/>
                <w:sz w:val="18"/>
                <w:szCs w:val="18"/>
              </w:rPr>
              <w:t xml:space="preserve"> projects.</w:t>
            </w:r>
          </w:p>
        </w:tc>
      </w:tr>
      <w:tr w:rsidR="007F5750" w:rsidRPr="00957F5B" w14:paraId="330ADECA" w14:textId="77777777" w:rsidTr="00485121">
        <w:trPr>
          <w:trHeight w:val="314"/>
        </w:trPr>
        <w:tc>
          <w:tcPr>
            <w:tcW w:w="5000" w:type="pct"/>
            <w:gridSpan w:val="9"/>
            <w:shd w:val="clear" w:color="auto" w:fill="D9D9D9" w:themeFill="background1" w:themeFillShade="D9"/>
          </w:tcPr>
          <w:p w14:paraId="230B3BF4" w14:textId="706D6644" w:rsidR="007F5750" w:rsidRDefault="007F5750" w:rsidP="007F5750">
            <w:pPr>
              <w:rPr>
                <w:rFonts w:ascii="Calibri" w:hAnsi="Calibri" w:cstheme="minorHAnsi"/>
                <w:b/>
                <w:bCs/>
              </w:rPr>
            </w:pPr>
            <w:r w:rsidRPr="00FA2C9A">
              <w:rPr>
                <w:rFonts w:ascii="Calibri" w:hAnsi="Calibri" w:cstheme="minorHAnsi"/>
                <w:b/>
                <w:bCs/>
              </w:rPr>
              <w:t>Project component 3:</w:t>
            </w:r>
            <w:r w:rsidR="00EE2D61" w:rsidRPr="00FA2C9A">
              <w:rPr>
                <w:rFonts w:ascii="Calibri" w:hAnsi="Calibri" w:cstheme="minorHAnsi"/>
                <w:b/>
                <w:bCs/>
              </w:rPr>
              <w:t xml:space="preserve"> Scaled-up Financing</w:t>
            </w:r>
          </w:p>
          <w:p w14:paraId="23ACB0E4" w14:textId="613400B0" w:rsidR="00CA2E93" w:rsidRPr="00FA2C9A" w:rsidRDefault="00CA2E93" w:rsidP="007F5750">
            <w:pPr>
              <w:rPr>
                <w:rFonts w:ascii="Calibri" w:hAnsi="Calibri" w:cstheme="minorHAnsi"/>
                <w:highlight w:val="yellow"/>
              </w:rPr>
            </w:pPr>
          </w:p>
        </w:tc>
      </w:tr>
      <w:tr w:rsidR="007F5750" w:rsidRPr="00957F5B" w14:paraId="6F6335FB" w14:textId="77777777" w:rsidTr="00485121">
        <w:trPr>
          <w:trHeight w:val="1142"/>
        </w:trPr>
        <w:tc>
          <w:tcPr>
            <w:tcW w:w="460" w:type="pct"/>
            <w:vMerge w:val="restart"/>
            <w:shd w:val="clear" w:color="auto" w:fill="D9D9D9" w:themeFill="background1" w:themeFillShade="D9"/>
          </w:tcPr>
          <w:p w14:paraId="4311BB8E" w14:textId="77777777" w:rsidR="007F5750" w:rsidRPr="00957F5B" w:rsidRDefault="007F5750" w:rsidP="007F5750">
            <w:pPr>
              <w:rPr>
                <w:rFonts w:asciiTheme="majorHAnsi" w:hAnsiTheme="majorHAnsi" w:cstheme="majorHAnsi"/>
                <w:b/>
                <w:bCs/>
                <w:sz w:val="18"/>
                <w:szCs w:val="18"/>
              </w:rPr>
            </w:pPr>
            <w:r w:rsidRPr="00957F5B">
              <w:rPr>
                <w:rFonts w:asciiTheme="majorHAnsi" w:hAnsiTheme="majorHAnsi" w:cstheme="majorHAnsi"/>
                <w:b/>
                <w:bCs/>
                <w:sz w:val="18"/>
                <w:szCs w:val="18"/>
              </w:rPr>
              <w:t>Outcome 3</w:t>
            </w:r>
          </w:p>
          <w:p w14:paraId="1A551E11" w14:textId="77777777" w:rsidR="007F5750" w:rsidRPr="00957F5B" w:rsidRDefault="007F5750" w:rsidP="007F5750">
            <w:pPr>
              <w:rPr>
                <w:rFonts w:asciiTheme="majorHAnsi" w:hAnsiTheme="majorHAnsi" w:cstheme="majorHAnsi"/>
                <w:b/>
                <w:bCs/>
                <w:sz w:val="18"/>
                <w:szCs w:val="18"/>
              </w:rPr>
            </w:pPr>
          </w:p>
          <w:p w14:paraId="4E6F1FBB" w14:textId="5D43BC97" w:rsidR="007F5750" w:rsidRPr="008B4942" w:rsidRDefault="007F5750" w:rsidP="007F5750">
            <w:pPr>
              <w:rPr>
                <w:rFonts w:asciiTheme="majorHAnsi" w:hAnsiTheme="majorHAnsi" w:cstheme="majorHAnsi"/>
                <w:b/>
                <w:bCs/>
                <w:sz w:val="18"/>
                <w:szCs w:val="18"/>
              </w:rPr>
            </w:pPr>
            <w:r w:rsidRPr="008B4942">
              <w:rPr>
                <w:rFonts w:asciiTheme="majorHAnsi" w:hAnsiTheme="majorHAnsi" w:cstheme="majorHAnsi"/>
                <w:b/>
                <w:bCs/>
                <w:sz w:val="18"/>
                <w:szCs w:val="18"/>
              </w:rPr>
              <w:t xml:space="preserve">Financial sector actors are </w:t>
            </w:r>
            <w:r w:rsidRPr="003679F7">
              <w:rPr>
                <w:rFonts w:asciiTheme="majorHAnsi" w:hAnsiTheme="majorHAnsi" w:cstheme="majorHAnsi"/>
                <w:b/>
                <w:bCs/>
                <w:sz w:val="18"/>
                <w:szCs w:val="18"/>
              </w:rPr>
              <w:t xml:space="preserve">ready to invest in a pipeline of </w:t>
            </w:r>
            <w:r w:rsidR="00FA6492" w:rsidRPr="003679F7">
              <w:rPr>
                <w:rFonts w:asciiTheme="majorHAnsi" w:hAnsiTheme="majorHAnsi" w:cstheme="majorHAnsi"/>
                <w:b/>
                <w:bCs/>
                <w:sz w:val="18"/>
                <w:szCs w:val="18"/>
              </w:rPr>
              <w:t>RE</w:t>
            </w:r>
            <w:r w:rsidRPr="003679F7">
              <w:rPr>
                <w:rFonts w:asciiTheme="majorHAnsi" w:hAnsiTheme="majorHAnsi" w:cstheme="majorHAnsi"/>
                <w:b/>
                <w:bCs/>
                <w:sz w:val="18"/>
                <w:szCs w:val="18"/>
              </w:rPr>
              <w:t xml:space="preserve"> </w:t>
            </w:r>
            <w:proofErr w:type="spellStart"/>
            <w:r w:rsidRPr="003679F7">
              <w:rPr>
                <w:rFonts w:asciiTheme="majorHAnsi" w:hAnsiTheme="majorHAnsi" w:cstheme="majorHAnsi"/>
                <w:b/>
                <w:bCs/>
                <w:sz w:val="18"/>
                <w:szCs w:val="18"/>
              </w:rPr>
              <w:t>minigrids</w:t>
            </w:r>
            <w:proofErr w:type="spellEnd"/>
            <w:r w:rsidRPr="003679F7">
              <w:rPr>
                <w:rFonts w:asciiTheme="majorHAnsi" w:hAnsiTheme="majorHAnsi" w:cstheme="majorHAnsi"/>
                <w:b/>
                <w:bCs/>
                <w:sz w:val="18"/>
                <w:szCs w:val="18"/>
              </w:rPr>
              <w:t xml:space="preserve"> and concessional financial</w:t>
            </w:r>
            <w:r w:rsidRPr="008B4942">
              <w:rPr>
                <w:rFonts w:asciiTheme="majorHAnsi" w:hAnsiTheme="majorHAnsi" w:cstheme="majorHAnsi"/>
                <w:b/>
                <w:bCs/>
                <w:sz w:val="18"/>
                <w:szCs w:val="18"/>
              </w:rPr>
              <w:t xml:space="preserve"> mechanisms are in place to incentivize scaled-up investment. </w:t>
            </w:r>
          </w:p>
          <w:p w14:paraId="1821338F" w14:textId="77777777" w:rsidR="007F5750" w:rsidRPr="00957F5B" w:rsidRDefault="007F5750" w:rsidP="007F5750">
            <w:pPr>
              <w:rPr>
                <w:rFonts w:asciiTheme="majorHAnsi" w:hAnsiTheme="majorHAnsi" w:cstheme="majorHAnsi"/>
                <w:b/>
                <w:bCs/>
                <w:sz w:val="18"/>
                <w:szCs w:val="18"/>
              </w:rPr>
            </w:pPr>
          </w:p>
          <w:p w14:paraId="4CC3BAA2" w14:textId="77777777" w:rsidR="007F5750" w:rsidRPr="00957F5B" w:rsidRDefault="007F5750" w:rsidP="007F5750">
            <w:pPr>
              <w:rPr>
                <w:rFonts w:asciiTheme="majorHAnsi" w:hAnsiTheme="majorHAnsi" w:cstheme="majorHAnsi"/>
                <w:b/>
                <w:bCs/>
                <w:sz w:val="18"/>
                <w:szCs w:val="18"/>
              </w:rPr>
            </w:pPr>
          </w:p>
        </w:tc>
        <w:tc>
          <w:tcPr>
            <w:tcW w:w="652" w:type="pct"/>
          </w:tcPr>
          <w:p w14:paraId="0BDBAFD9" w14:textId="0642CF60" w:rsidR="007F5750" w:rsidRPr="007A0DE4" w:rsidRDefault="007F5750" w:rsidP="007F5750">
            <w:pPr>
              <w:rPr>
                <w:rFonts w:asciiTheme="minorHAnsi" w:hAnsiTheme="minorHAnsi" w:cstheme="minorHAnsi"/>
                <w:b/>
                <w:bCs/>
                <w:i/>
                <w:sz w:val="18"/>
                <w:szCs w:val="18"/>
              </w:rPr>
            </w:pPr>
            <w:r w:rsidRPr="00FA2C9A">
              <w:rPr>
                <w:rFonts w:asciiTheme="minorHAnsi" w:hAnsiTheme="minorHAnsi" w:cstheme="minorHAnsi"/>
                <w:i/>
                <w:sz w:val="18"/>
                <w:szCs w:val="18"/>
              </w:rPr>
              <w:lastRenderedPageBreak/>
              <w:t>Indicator 1</w:t>
            </w:r>
            <w:r w:rsidR="00CA2E93">
              <w:rPr>
                <w:rFonts w:asciiTheme="minorHAnsi" w:hAnsiTheme="minorHAnsi" w:cstheme="minorHAnsi"/>
                <w:i/>
                <w:sz w:val="18"/>
                <w:szCs w:val="18"/>
              </w:rPr>
              <w:t>1</w:t>
            </w:r>
            <w:r w:rsidRPr="00FA2C9A">
              <w:rPr>
                <w:rFonts w:asciiTheme="minorHAnsi" w:hAnsiTheme="minorHAnsi" w:cstheme="minorHAnsi"/>
                <w:i/>
                <w:sz w:val="18"/>
                <w:szCs w:val="18"/>
              </w:rPr>
              <w:t>:</w:t>
            </w:r>
            <w:r w:rsidRPr="007A0DE4">
              <w:rPr>
                <w:rFonts w:asciiTheme="minorHAnsi" w:hAnsiTheme="minorHAnsi" w:cstheme="minorHAnsi"/>
                <w:b/>
                <w:bCs/>
                <w:i/>
                <w:sz w:val="18"/>
                <w:szCs w:val="18"/>
              </w:rPr>
              <w:t xml:space="preserve"> Number of market intelligence survey by regions</w:t>
            </w:r>
          </w:p>
          <w:p w14:paraId="05F5C6E4" w14:textId="77777777" w:rsidR="007F5750" w:rsidRPr="007A0DE4" w:rsidRDefault="007F5750" w:rsidP="007F5750">
            <w:pPr>
              <w:rPr>
                <w:rFonts w:asciiTheme="minorHAnsi" w:hAnsiTheme="minorHAnsi" w:cstheme="minorHAnsi"/>
                <w:bCs/>
                <w:i/>
                <w:sz w:val="18"/>
                <w:szCs w:val="18"/>
                <w:highlight w:val="yellow"/>
              </w:rPr>
            </w:pPr>
          </w:p>
        </w:tc>
        <w:tc>
          <w:tcPr>
            <w:tcW w:w="683" w:type="pct"/>
          </w:tcPr>
          <w:p w14:paraId="40DBCF00" w14:textId="4F1B4887" w:rsidR="007F5750" w:rsidRPr="00FA2C9A" w:rsidRDefault="00CA2E93" w:rsidP="007F5750">
            <w:pPr>
              <w:rPr>
                <w:rFonts w:asciiTheme="minorHAnsi" w:hAnsiTheme="minorHAnsi" w:cstheme="minorHAnsi"/>
                <w:sz w:val="18"/>
                <w:szCs w:val="18"/>
                <w:highlight w:val="yellow"/>
              </w:rPr>
            </w:pPr>
            <w:r w:rsidRPr="00CA2E93">
              <w:rPr>
                <w:rFonts w:asciiTheme="minorHAnsi" w:hAnsiTheme="minorHAnsi" w:cstheme="minorHAnsi"/>
                <w:sz w:val="18"/>
                <w:szCs w:val="18"/>
              </w:rPr>
              <w:t>5 targeted market intelligence surveys /assessment to highlight market opportunity and potential for investment</w:t>
            </w:r>
          </w:p>
        </w:tc>
        <w:tc>
          <w:tcPr>
            <w:tcW w:w="588" w:type="pct"/>
          </w:tcPr>
          <w:p w14:paraId="4BA1195A" w14:textId="77777777" w:rsidR="007F5750" w:rsidRPr="00FA2C9A" w:rsidRDefault="007F5750" w:rsidP="007F5750">
            <w:pPr>
              <w:rPr>
                <w:rFonts w:asciiTheme="minorHAnsi" w:hAnsiTheme="minorHAnsi" w:cstheme="minorHAnsi"/>
                <w:sz w:val="18"/>
                <w:szCs w:val="18"/>
                <w:highlight w:val="yellow"/>
              </w:rPr>
            </w:pPr>
            <w:r w:rsidRPr="00FA2C9A">
              <w:rPr>
                <w:rFonts w:asciiTheme="minorHAnsi" w:hAnsiTheme="minorHAnsi" w:cstheme="minorHAnsi"/>
                <w:sz w:val="18"/>
                <w:szCs w:val="18"/>
              </w:rPr>
              <w:t xml:space="preserve">Market assessment showing opportunities to private sector and financial institutions in engaging in </w:t>
            </w:r>
            <w:proofErr w:type="spellStart"/>
            <w:r w:rsidRPr="00FA2C9A">
              <w:rPr>
                <w:rFonts w:asciiTheme="minorHAnsi" w:hAnsiTheme="minorHAnsi" w:cstheme="minorHAnsi"/>
                <w:sz w:val="18"/>
                <w:szCs w:val="18"/>
              </w:rPr>
              <w:t>minigrid</w:t>
            </w:r>
            <w:proofErr w:type="spellEnd"/>
            <w:r w:rsidRPr="00FA2C9A">
              <w:rPr>
                <w:rFonts w:asciiTheme="minorHAnsi" w:hAnsiTheme="minorHAnsi" w:cstheme="minorHAnsi"/>
                <w:sz w:val="18"/>
                <w:szCs w:val="18"/>
              </w:rPr>
              <w:t xml:space="preserve"> sector</w:t>
            </w:r>
          </w:p>
        </w:tc>
        <w:tc>
          <w:tcPr>
            <w:tcW w:w="580" w:type="pct"/>
          </w:tcPr>
          <w:p w14:paraId="7E56702D" w14:textId="77777777" w:rsidR="007F5750" w:rsidRPr="00F851B2" w:rsidRDefault="007F5750" w:rsidP="007F5750">
            <w:pPr>
              <w:rPr>
                <w:rFonts w:ascii="Calibri" w:hAnsi="Calibri"/>
                <w:sz w:val="18"/>
                <w:szCs w:val="18"/>
              </w:rPr>
            </w:pPr>
            <w:r w:rsidRPr="00582E59">
              <w:rPr>
                <w:rFonts w:ascii="Calibri" w:hAnsi="Calibri"/>
                <w:sz w:val="18"/>
                <w:szCs w:val="18"/>
              </w:rPr>
              <w:t xml:space="preserve">Field visits and surveys </w:t>
            </w:r>
          </w:p>
          <w:p w14:paraId="551A706C" w14:textId="77777777" w:rsidR="007F5750" w:rsidRPr="00FA2C9A" w:rsidRDefault="007F5750" w:rsidP="007F5750">
            <w:pPr>
              <w:rPr>
                <w:rFonts w:ascii="Calibri" w:hAnsi="Calibri" w:cstheme="majorHAnsi"/>
                <w:sz w:val="18"/>
                <w:szCs w:val="18"/>
                <w:highlight w:val="yellow"/>
              </w:rPr>
            </w:pPr>
          </w:p>
        </w:tc>
        <w:tc>
          <w:tcPr>
            <w:tcW w:w="347" w:type="pct"/>
          </w:tcPr>
          <w:p w14:paraId="7257C5A9" w14:textId="77777777" w:rsidR="007F5750" w:rsidRPr="00FA2C9A" w:rsidRDefault="007F5750" w:rsidP="007F5750">
            <w:pPr>
              <w:rPr>
                <w:rFonts w:ascii="Calibri" w:hAnsi="Calibri" w:cstheme="majorHAnsi"/>
                <w:sz w:val="18"/>
                <w:szCs w:val="18"/>
                <w:highlight w:val="yellow"/>
              </w:rPr>
            </w:pPr>
            <w:r w:rsidRPr="00582E59">
              <w:rPr>
                <w:rFonts w:ascii="Calibri" w:hAnsi="Calibri"/>
                <w:sz w:val="18"/>
                <w:szCs w:val="18"/>
              </w:rPr>
              <w:t xml:space="preserve">Yearly </w:t>
            </w:r>
          </w:p>
        </w:tc>
        <w:tc>
          <w:tcPr>
            <w:tcW w:w="586" w:type="pct"/>
          </w:tcPr>
          <w:p w14:paraId="2C46C9D9" w14:textId="77777777" w:rsidR="007F5750" w:rsidRPr="00FA2C9A" w:rsidRDefault="007F5750" w:rsidP="007F5750">
            <w:pPr>
              <w:rPr>
                <w:rFonts w:ascii="Calibri" w:hAnsi="Calibri" w:cstheme="majorHAnsi"/>
                <w:sz w:val="18"/>
                <w:szCs w:val="18"/>
                <w:highlight w:val="yellow"/>
              </w:rPr>
            </w:pPr>
            <w:r w:rsidRPr="00582E59">
              <w:rPr>
                <w:rFonts w:ascii="Calibri" w:hAnsi="Calibri"/>
                <w:sz w:val="18"/>
                <w:szCs w:val="18"/>
              </w:rPr>
              <w:t>Project Manager/Coordinator</w:t>
            </w:r>
          </w:p>
        </w:tc>
        <w:tc>
          <w:tcPr>
            <w:tcW w:w="435" w:type="pct"/>
          </w:tcPr>
          <w:p w14:paraId="32BA6193" w14:textId="77777777" w:rsidR="007F5750" w:rsidRPr="00FA2C9A" w:rsidRDefault="007F5750" w:rsidP="007F5750">
            <w:pPr>
              <w:rPr>
                <w:rFonts w:ascii="Calibri" w:hAnsi="Calibri" w:cstheme="majorHAnsi"/>
                <w:sz w:val="18"/>
                <w:szCs w:val="18"/>
                <w:highlight w:val="yellow"/>
              </w:rPr>
            </w:pPr>
            <w:r w:rsidRPr="00FA2C9A">
              <w:rPr>
                <w:rFonts w:ascii="Calibri" w:hAnsi="Calibri" w:cstheme="majorHAnsi"/>
                <w:sz w:val="18"/>
                <w:szCs w:val="18"/>
              </w:rPr>
              <w:t xml:space="preserve">Published market intelligent reports  </w:t>
            </w:r>
          </w:p>
        </w:tc>
        <w:tc>
          <w:tcPr>
            <w:tcW w:w="668" w:type="pct"/>
          </w:tcPr>
          <w:p w14:paraId="333E12C7" w14:textId="4594AE4D" w:rsidR="007F5750" w:rsidRPr="00FA2C9A" w:rsidRDefault="007F5750" w:rsidP="007F5750">
            <w:pPr>
              <w:rPr>
                <w:rFonts w:ascii="Calibri" w:hAnsi="Calibri" w:cstheme="majorHAnsi"/>
                <w:sz w:val="18"/>
                <w:szCs w:val="18"/>
                <w:highlight w:val="yellow"/>
              </w:rPr>
            </w:pPr>
            <w:r w:rsidRPr="00FA2C9A">
              <w:rPr>
                <w:rFonts w:ascii="Calibri" w:hAnsi="Calibri" w:cstheme="majorHAnsi"/>
                <w:sz w:val="18"/>
                <w:szCs w:val="18"/>
              </w:rPr>
              <w:t xml:space="preserve">The assumption is that </w:t>
            </w:r>
            <w:r w:rsidR="000152B8">
              <w:rPr>
                <w:rFonts w:ascii="Calibri" w:hAnsi="Calibri" w:cstheme="majorHAnsi"/>
                <w:sz w:val="18"/>
                <w:szCs w:val="18"/>
              </w:rPr>
              <w:t>there are market</w:t>
            </w:r>
            <w:r w:rsidRPr="00FA2C9A">
              <w:rPr>
                <w:rFonts w:ascii="Calibri" w:hAnsi="Calibri" w:cstheme="majorHAnsi"/>
                <w:sz w:val="18"/>
                <w:szCs w:val="18"/>
              </w:rPr>
              <w:t xml:space="preserve"> data gaps </w:t>
            </w:r>
            <w:r w:rsidR="000152B8">
              <w:rPr>
                <w:rFonts w:ascii="Calibri" w:hAnsi="Calibri" w:cstheme="majorHAnsi"/>
                <w:sz w:val="18"/>
                <w:szCs w:val="18"/>
              </w:rPr>
              <w:t>o</w:t>
            </w:r>
            <w:r w:rsidRPr="00FA2C9A">
              <w:rPr>
                <w:rFonts w:ascii="Calibri" w:hAnsi="Calibri" w:cstheme="majorHAnsi"/>
                <w:sz w:val="18"/>
                <w:szCs w:val="18"/>
              </w:rPr>
              <w:t xml:space="preserve">n </w:t>
            </w:r>
            <w:proofErr w:type="spellStart"/>
            <w:r w:rsidR="008F0D9D" w:rsidRPr="00FA2C9A">
              <w:rPr>
                <w:rFonts w:ascii="Calibri" w:hAnsi="Calibri" w:cstheme="majorHAnsi"/>
                <w:sz w:val="18"/>
                <w:szCs w:val="18"/>
              </w:rPr>
              <w:t>minigrid</w:t>
            </w:r>
            <w:r w:rsidR="000152B8">
              <w:rPr>
                <w:rFonts w:ascii="Calibri" w:hAnsi="Calibri" w:cstheme="majorHAnsi"/>
                <w:sz w:val="18"/>
                <w:szCs w:val="18"/>
              </w:rPr>
              <w:t>s</w:t>
            </w:r>
            <w:proofErr w:type="spellEnd"/>
            <w:r w:rsidR="000152B8">
              <w:rPr>
                <w:rFonts w:ascii="Calibri" w:hAnsi="Calibri" w:cstheme="majorHAnsi"/>
                <w:sz w:val="18"/>
                <w:szCs w:val="18"/>
              </w:rPr>
              <w:t xml:space="preserve"> in Burkina Faso</w:t>
            </w:r>
            <w:r w:rsidRPr="00FA2C9A">
              <w:rPr>
                <w:rFonts w:ascii="Calibri" w:hAnsi="Calibri" w:cstheme="majorHAnsi"/>
                <w:sz w:val="18"/>
                <w:szCs w:val="18"/>
              </w:rPr>
              <w:t xml:space="preserve">. If financial institutions have access to market info, it will facilitate investment decisions to fund </w:t>
            </w:r>
            <w:proofErr w:type="spellStart"/>
            <w:r w:rsidRPr="00FA2C9A">
              <w:rPr>
                <w:rFonts w:ascii="Calibri" w:hAnsi="Calibri" w:cstheme="majorHAnsi"/>
                <w:sz w:val="18"/>
                <w:szCs w:val="18"/>
              </w:rPr>
              <w:t>minigrid</w:t>
            </w:r>
            <w:proofErr w:type="spellEnd"/>
            <w:r w:rsidRPr="00FA2C9A">
              <w:rPr>
                <w:rFonts w:ascii="Calibri" w:hAnsi="Calibri" w:cstheme="majorHAnsi"/>
                <w:sz w:val="18"/>
                <w:szCs w:val="18"/>
              </w:rPr>
              <w:t xml:space="preserve"> operators/developers. If market intelligence info is </w:t>
            </w:r>
            <w:r w:rsidRPr="00FA2C9A">
              <w:rPr>
                <w:rFonts w:ascii="Calibri" w:hAnsi="Calibri" w:cstheme="majorHAnsi"/>
                <w:sz w:val="18"/>
                <w:szCs w:val="18"/>
              </w:rPr>
              <w:lastRenderedPageBreak/>
              <w:t xml:space="preserve">not generated, the status-quo will </w:t>
            </w:r>
            <w:proofErr w:type="gramStart"/>
            <w:r w:rsidRPr="00FA2C9A">
              <w:rPr>
                <w:rFonts w:ascii="Calibri" w:hAnsi="Calibri" w:cstheme="majorHAnsi"/>
                <w:sz w:val="18"/>
                <w:szCs w:val="18"/>
              </w:rPr>
              <w:t>remain</w:t>
            </w:r>
            <w:proofErr w:type="gramEnd"/>
            <w:r w:rsidRPr="00FA2C9A">
              <w:rPr>
                <w:rFonts w:ascii="Calibri" w:hAnsi="Calibri" w:cstheme="majorHAnsi"/>
                <w:sz w:val="18"/>
                <w:szCs w:val="18"/>
              </w:rPr>
              <w:t xml:space="preserve"> and financial institutions will still not be keen to support </w:t>
            </w:r>
            <w:proofErr w:type="spellStart"/>
            <w:r w:rsidRPr="00FA2C9A">
              <w:rPr>
                <w:rFonts w:ascii="Calibri" w:hAnsi="Calibri" w:cstheme="majorHAnsi"/>
                <w:sz w:val="18"/>
                <w:szCs w:val="18"/>
              </w:rPr>
              <w:t>minigrid</w:t>
            </w:r>
            <w:proofErr w:type="spellEnd"/>
            <w:r w:rsidRPr="00FA2C9A">
              <w:rPr>
                <w:rFonts w:ascii="Calibri" w:hAnsi="Calibri" w:cstheme="majorHAnsi"/>
                <w:sz w:val="18"/>
                <w:szCs w:val="18"/>
              </w:rPr>
              <w:t xml:space="preserve"> sector.</w:t>
            </w:r>
          </w:p>
        </w:tc>
      </w:tr>
      <w:tr w:rsidR="007F5750" w:rsidRPr="00957F5B" w14:paraId="4BA80039" w14:textId="77777777" w:rsidTr="00485121">
        <w:trPr>
          <w:trHeight w:val="3680"/>
        </w:trPr>
        <w:tc>
          <w:tcPr>
            <w:tcW w:w="460" w:type="pct"/>
            <w:vMerge/>
            <w:shd w:val="clear" w:color="auto" w:fill="D9D9D9" w:themeFill="background1" w:themeFillShade="D9"/>
          </w:tcPr>
          <w:p w14:paraId="4C1AC848" w14:textId="77777777" w:rsidR="007F5750" w:rsidRPr="00957F5B" w:rsidRDefault="007F5750" w:rsidP="007F5750">
            <w:pPr>
              <w:rPr>
                <w:rFonts w:asciiTheme="majorHAnsi" w:hAnsiTheme="majorHAnsi" w:cstheme="majorHAnsi"/>
                <w:b/>
                <w:bCs/>
                <w:sz w:val="18"/>
                <w:szCs w:val="18"/>
              </w:rPr>
            </w:pPr>
          </w:p>
        </w:tc>
        <w:tc>
          <w:tcPr>
            <w:tcW w:w="652" w:type="pct"/>
          </w:tcPr>
          <w:p w14:paraId="3A8253CA" w14:textId="49291B07" w:rsidR="007F5750" w:rsidRPr="00B87737" w:rsidRDefault="007F5750" w:rsidP="007F5750">
            <w:pPr>
              <w:rPr>
                <w:rFonts w:asciiTheme="minorHAnsi" w:hAnsiTheme="minorHAnsi" w:cstheme="minorHAnsi"/>
                <w:b/>
                <w:iCs/>
                <w:sz w:val="18"/>
                <w:szCs w:val="18"/>
              </w:rPr>
            </w:pPr>
            <w:r w:rsidRPr="00C67ADE">
              <w:rPr>
                <w:rFonts w:asciiTheme="minorHAnsi" w:hAnsiTheme="minorHAnsi" w:cstheme="minorHAnsi"/>
                <w:bCs/>
                <w:i/>
                <w:sz w:val="18"/>
                <w:szCs w:val="18"/>
              </w:rPr>
              <w:t>Indicator 1</w:t>
            </w:r>
            <w:r w:rsidR="000152B8">
              <w:rPr>
                <w:rFonts w:asciiTheme="minorHAnsi" w:hAnsiTheme="minorHAnsi" w:cstheme="minorHAnsi"/>
                <w:bCs/>
                <w:i/>
                <w:sz w:val="18"/>
                <w:szCs w:val="18"/>
              </w:rPr>
              <w:t>2</w:t>
            </w:r>
            <w:r w:rsidRPr="00C67ADE">
              <w:rPr>
                <w:rFonts w:asciiTheme="minorHAnsi" w:hAnsiTheme="minorHAnsi" w:cstheme="minorHAnsi"/>
                <w:bCs/>
                <w:i/>
                <w:sz w:val="18"/>
                <w:szCs w:val="18"/>
              </w:rPr>
              <w:t xml:space="preserve">: </w:t>
            </w:r>
            <w:r w:rsidRPr="00B87737">
              <w:rPr>
                <w:rFonts w:asciiTheme="minorHAnsi" w:hAnsiTheme="minorHAnsi" w:cstheme="minorHAnsi"/>
                <w:b/>
                <w:iCs/>
                <w:sz w:val="18"/>
                <w:szCs w:val="18"/>
              </w:rPr>
              <w:t xml:space="preserve">Capacity of financial institutions is enhanced through training, knowledge sharing, and/or awareness raising events aimed at increasing the financial sector’s capacity to evaluate investments in </w:t>
            </w:r>
            <w:proofErr w:type="spellStart"/>
            <w:r w:rsidR="000152B8">
              <w:rPr>
                <w:rFonts w:asciiTheme="minorHAnsi" w:hAnsiTheme="minorHAnsi" w:cstheme="minorHAnsi"/>
                <w:b/>
                <w:iCs/>
                <w:sz w:val="18"/>
                <w:szCs w:val="18"/>
              </w:rPr>
              <w:t>minigrids</w:t>
            </w:r>
            <w:proofErr w:type="spellEnd"/>
          </w:p>
        </w:tc>
        <w:tc>
          <w:tcPr>
            <w:tcW w:w="683" w:type="pct"/>
          </w:tcPr>
          <w:p w14:paraId="07A8C25A" w14:textId="6BE63B3B" w:rsidR="007F5750" w:rsidRPr="00FA2C9A" w:rsidRDefault="000152B8" w:rsidP="007F5750">
            <w:pPr>
              <w:rPr>
                <w:rFonts w:ascii="Calibri" w:hAnsi="Calibri" w:cstheme="minorHAnsi"/>
                <w:sz w:val="18"/>
                <w:szCs w:val="18"/>
              </w:rPr>
            </w:pPr>
            <w:r w:rsidRPr="00FA2C9A">
              <w:rPr>
                <w:rFonts w:asciiTheme="minorHAnsi" w:hAnsiTheme="minorHAnsi" w:cstheme="minorHAnsi"/>
                <w:bCs/>
                <w:iCs/>
                <w:sz w:val="18"/>
                <w:szCs w:val="18"/>
              </w:rPr>
              <w:t>Institutional/human capacity strengthened for potential developers (4 out of a possible scale of 5 where 0 represents no capacity and 5 represents a strong capacity to understand relevant issues and apply knowledge and skills to find effective solutions).</w:t>
            </w:r>
          </w:p>
          <w:p w14:paraId="7034B435" w14:textId="77777777" w:rsidR="007F5750" w:rsidRPr="00FA2C9A" w:rsidRDefault="007F5750" w:rsidP="007F5750">
            <w:pPr>
              <w:rPr>
                <w:rFonts w:ascii="Calibri" w:hAnsi="Calibri" w:cstheme="minorHAnsi"/>
                <w:sz w:val="18"/>
                <w:szCs w:val="18"/>
                <w:highlight w:val="yellow"/>
              </w:rPr>
            </w:pPr>
          </w:p>
        </w:tc>
        <w:tc>
          <w:tcPr>
            <w:tcW w:w="588" w:type="pct"/>
          </w:tcPr>
          <w:p w14:paraId="30F25A54" w14:textId="7A7B3DF1" w:rsidR="007F5750" w:rsidRPr="00FA2C9A" w:rsidRDefault="007F5750" w:rsidP="007F5750">
            <w:pPr>
              <w:rPr>
                <w:rFonts w:ascii="Calibri" w:hAnsi="Calibri" w:cstheme="minorHAnsi"/>
                <w:sz w:val="18"/>
                <w:szCs w:val="18"/>
                <w:highlight w:val="yellow"/>
              </w:rPr>
            </w:pPr>
            <w:r w:rsidRPr="00FA2C9A">
              <w:rPr>
                <w:rFonts w:ascii="Calibri" w:hAnsi="Calibri" w:cstheme="minorHAnsi"/>
                <w:sz w:val="18"/>
                <w:szCs w:val="18"/>
              </w:rPr>
              <w:t xml:space="preserve">Enhance capacity, improve knowledge and </w:t>
            </w:r>
            <w:r w:rsidR="008F0D9D" w:rsidRPr="00FA2C9A">
              <w:rPr>
                <w:rFonts w:ascii="Calibri" w:hAnsi="Calibri" w:cstheme="minorHAnsi"/>
                <w:sz w:val="18"/>
                <w:szCs w:val="18"/>
              </w:rPr>
              <w:t>awareness of</w:t>
            </w:r>
            <w:r w:rsidRPr="00FA2C9A">
              <w:rPr>
                <w:rFonts w:ascii="Calibri" w:hAnsi="Calibri" w:cstheme="minorHAnsi"/>
                <w:sz w:val="18"/>
                <w:szCs w:val="18"/>
              </w:rPr>
              <w:t xml:space="preserve"> financial institutions to evaluate investments in </w:t>
            </w:r>
            <w:proofErr w:type="spellStart"/>
            <w:r w:rsidR="000152B8">
              <w:rPr>
                <w:rFonts w:ascii="Calibri" w:hAnsi="Calibri" w:cstheme="minorHAnsi"/>
                <w:sz w:val="18"/>
                <w:szCs w:val="18"/>
              </w:rPr>
              <w:t>minigrids</w:t>
            </w:r>
            <w:proofErr w:type="spellEnd"/>
          </w:p>
        </w:tc>
        <w:tc>
          <w:tcPr>
            <w:tcW w:w="580" w:type="pct"/>
          </w:tcPr>
          <w:p w14:paraId="5C8012C5" w14:textId="77777777" w:rsidR="007F5750" w:rsidRPr="00FA2C9A" w:rsidRDefault="007F5750" w:rsidP="007F5750">
            <w:pPr>
              <w:rPr>
                <w:rFonts w:ascii="Calibri" w:hAnsi="Calibri" w:cstheme="majorHAnsi"/>
                <w:sz w:val="18"/>
                <w:szCs w:val="18"/>
              </w:rPr>
            </w:pPr>
            <w:r w:rsidRPr="00FA2C9A">
              <w:rPr>
                <w:rFonts w:ascii="Calibri" w:hAnsi="Calibri" w:cstheme="majorHAnsi"/>
                <w:sz w:val="18"/>
                <w:szCs w:val="18"/>
              </w:rPr>
              <w:t xml:space="preserve">Workshops </w:t>
            </w:r>
          </w:p>
          <w:p w14:paraId="385CE9A2" w14:textId="77777777" w:rsidR="007F5750" w:rsidRPr="00FA2C9A" w:rsidRDefault="007F5750" w:rsidP="007F5750">
            <w:pPr>
              <w:rPr>
                <w:rFonts w:ascii="Calibri" w:hAnsi="Calibri" w:cstheme="majorHAnsi"/>
                <w:sz w:val="18"/>
                <w:szCs w:val="18"/>
              </w:rPr>
            </w:pPr>
            <w:r w:rsidRPr="00FA2C9A">
              <w:rPr>
                <w:rFonts w:ascii="Calibri" w:hAnsi="Calibri" w:cstheme="majorHAnsi"/>
                <w:sz w:val="18"/>
                <w:szCs w:val="18"/>
              </w:rPr>
              <w:t xml:space="preserve">Webinars </w:t>
            </w:r>
          </w:p>
          <w:p w14:paraId="5F7BAC10" w14:textId="4F8D467B" w:rsidR="007F5750" w:rsidRPr="00FA2C9A" w:rsidRDefault="007F5750" w:rsidP="007F5750">
            <w:pPr>
              <w:rPr>
                <w:rFonts w:ascii="Calibri" w:hAnsi="Calibri" w:cstheme="majorHAnsi"/>
                <w:sz w:val="18"/>
                <w:szCs w:val="18"/>
              </w:rPr>
            </w:pPr>
            <w:r w:rsidRPr="00FA2C9A">
              <w:rPr>
                <w:rFonts w:ascii="Calibri" w:hAnsi="Calibri" w:cstheme="majorHAnsi"/>
                <w:sz w:val="18"/>
                <w:szCs w:val="18"/>
              </w:rPr>
              <w:t>Fairs and B2B</w:t>
            </w:r>
            <w:r w:rsidR="008F0D9D" w:rsidRPr="00FA2C9A">
              <w:rPr>
                <w:rFonts w:ascii="Calibri" w:hAnsi="Calibri" w:cstheme="majorHAnsi"/>
                <w:sz w:val="18"/>
                <w:szCs w:val="18"/>
              </w:rPr>
              <w:t xml:space="preserve"> networking organized</w:t>
            </w:r>
          </w:p>
          <w:p w14:paraId="2684D534" w14:textId="77777777" w:rsidR="007F5750" w:rsidRPr="00FA2C9A" w:rsidRDefault="007F5750" w:rsidP="007F5750">
            <w:pPr>
              <w:rPr>
                <w:rFonts w:ascii="Calibri" w:hAnsi="Calibri" w:cstheme="majorHAnsi"/>
                <w:sz w:val="18"/>
                <w:szCs w:val="18"/>
                <w:highlight w:val="yellow"/>
              </w:rPr>
            </w:pPr>
          </w:p>
          <w:p w14:paraId="50F3FB3D" w14:textId="77777777" w:rsidR="007F5750" w:rsidRPr="00FA2C9A" w:rsidRDefault="007F5750" w:rsidP="007F5750">
            <w:pPr>
              <w:rPr>
                <w:rFonts w:ascii="Calibri" w:hAnsi="Calibri" w:cstheme="majorHAnsi"/>
                <w:sz w:val="18"/>
                <w:szCs w:val="18"/>
                <w:highlight w:val="yellow"/>
              </w:rPr>
            </w:pPr>
          </w:p>
        </w:tc>
        <w:tc>
          <w:tcPr>
            <w:tcW w:w="347" w:type="pct"/>
          </w:tcPr>
          <w:p w14:paraId="3AFA3AB6" w14:textId="77777777" w:rsidR="007F5750" w:rsidRPr="00FA2C9A" w:rsidRDefault="007F5750" w:rsidP="007F5750">
            <w:pPr>
              <w:rPr>
                <w:rFonts w:ascii="Calibri" w:hAnsi="Calibri" w:cstheme="majorHAnsi"/>
                <w:sz w:val="18"/>
                <w:szCs w:val="18"/>
                <w:highlight w:val="yellow"/>
              </w:rPr>
            </w:pPr>
            <w:r w:rsidRPr="00582E59">
              <w:rPr>
                <w:rFonts w:ascii="Calibri" w:hAnsi="Calibri"/>
                <w:sz w:val="18"/>
                <w:szCs w:val="18"/>
              </w:rPr>
              <w:t xml:space="preserve">Quarterly </w:t>
            </w:r>
          </w:p>
        </w:tc>
        <w:tc>
          <w:tcPr>
            <w:tcW w:w="586" w:type="pct"/>
          </w:tcPr>
          <w:p w14:paraId="2CAB3302" w14:textId="77777777" w:rsidR="007F5750" w:rsidRPr="00FA2C9A" w:rsidRDefault="007F5750" w:rsidP="007F5750">
            <w:pPr>
              <w:rPr>
                <w:rFonts w:ascii="Calibri" w:hAnsi="Calibri" w:cstheme="majorHAnsi"/>
                <w:sz w:val="18"/>
                <w:szCs w:val="18"/>
                <w:highlight w:val="yellow"/>
              </w:rPr>
            </w:pPr>
            <w:r w:rsidRPr="00582E59">
              <w:rPr>
                <w:rFonts w:ascii="Calibri" w:hAnsi="Calibri"/>
                <w:sz w:val="18"/>
                <w:szCs w:val="18"/>
              </w:rPr>
              <w:t>Project Manager/Coordinator</w:t>
            </w:r>
          </w:p>
        </w:tc>
        <w:tc>
          <w:tcPr>
            <w:tcW w:w="435" w:type="pct"/>
          </w:tcPr>
          <w:p w14:paraId="3ED093DE" w14:textId="77777777" w:rsidR="007F5750" w:rsidRPr="00FA2C9A" w:rsidRDefault="007F5750" w:rsidP="007F5750">
            <w:pPr>
              <w:rPr>
                <w:rFonts w:ascii="Calibri" w:hAnsi="Calibri" w:cstheme="majorHAnsi"/>
                <w:sz w:val="18"/>
                <w:szCs w:val="18"/>
                <w:highlight w:val="yellow"/>
              </w:rPr>
            </w:pPr>
            <w:r w:rsidRPr="00FA2C9A">
              <w:rPr>
                <w:rFonts w:ascii="Calibri" w:hAnsi="Calibri" w:cstheme="majorHAnsi"/>
                <w:sz w:val="18"/>
                <w:szCs w:val="18"/>
              </w:rPr>
              <w:t xml:space="preserve">Training and events reports </w:t>
            </w:r>
          </w:p>
        </w:tc>
        <w:tc>
          <w:tcPr>
            <w:tcW w:w="668" w:type="pct"/>
          </w:tcPr>
          <w:p w14:paraId="62C571B4" w14:textId="65043BF6" w:rsidR="007F5750" w:rsidRPr="00FA2C9A" w:rsidRDefault="007F5750" w:rsidP="00FA2C9A">
            <w:pPr>
              <w:jc w:val="both"/>
              <w:rPr>
                <w:rFonts w:ascii="Calibri" w:hAnsi="Calibri" w:cs="Calibri"/>
                <w:sz w:val="18"/>
                <w:szCs w:val="18"/>
                <w:highlight w:val="yellow"/>
              </w:rPr>
            </w:pPr>
            <w:r w:rsidRPr="00FA2C9A">
              <w:rPr>
                <w:rFonts w:ascii="Calibri" w:hAnsi="Calibri" w:cs="Calibri"/>
                <w:sz w:val="18"/>
                <w:szCs w:val="18"/>
              </w:rPr>
              <w:t xml:space="preserve">Government of Burkina continues to send clear policy signals through new policy instruments for financial sector actors to invest in </w:t>
            </w:r>
            <w:proofErr w:type="spellStart"/>
            <w:r w:rsidRPr="00FA2C9A">
              <w:rPr>
                <w:rFonts w:ascii="Calibri" w:hAnsi="Calibri" w:cs="Calibri"/>
                <w:sz w:val="18"/>
                <w:szCs w:val="18"/>
              </w:rPr>
              <w:t>minigrid</w:t>
            </w:r>
            <w:proofErr w:type="spellEnd"/>
            <w:r w:rsidRPr="00FA2C9A">
              <w:rPr>
                <w:rFonts w:ascii="Calibri" w:hAnsi="Calibri" w:cs="Calibri"/>
                <w:sz w:val="18"/>
                <w:szCs w:val="18"/>
              </w:rPr>
              <w:t xml:space="preserve"> </w:t>
            </w:r>
          </w:p>
        </w:tc>
      </w:tr>
      <w:tr w:rsidR="007F5750" w:rsidRPr="00957F5B" w14:paraId="36F64F5A" w14:textId="77777777" w:rsidTr="00485121">
        <w:trPr>
          <w:trHeight w:val="530"/>
        </w:trPr>
        <w:tc>
          <w:tcPr>
            <w:tcW w:w="460" w:type="pct"/>
            <w:vMerge/>
            <w:shd w:val="clear" w:color="auto" w:fill="D9D9D9" w:themeFill="background1" w:themeFillShade="D9"/>
          </w:tcPr>
          <w:p w14:paraId="071D71E3" w14:textId="77777777" w:rsidR="007F5750" w:rsidRPr="00957F5B" w:rsidRDefault="007F5750" w:rsidP="007F5750">
            <w:pPr>
              <w:rPr>
                <w:rFonts w:asciiTheme="majorHAnsi" w:hAnsiTheme="majorHAnsi" w:cstheme="majorHAnsi"/>
                <w:b/>
                <w:bCs/>
                <w:sz w:val="18"/>
                <w:szCs w:val="18"/>
              </w:rPr>
            </w:pPr>
          </w:p>
        </w:tc>
        <w:tc>
          <w:tcPr>
            <w:tcW w:w="652" w:type="pct"/>
          </w:tcPr>
          <w:p w14:paraId="0FA6C984" w14:textId="6E7D3E7B" w:rsidR="007F5750" w:rsidRPr="00B87737" w:rsidRDefault="007F5750" w:rsidP="007F5750">
            <w:pPr>
              <w:rPr>
                <w:rFonts w:asciiTheme="minorHAnsi" w:hAnsiTheme="minorHAnsi" w:cstheme="minorHAnsi"/>
                <w:b/>
                <w:bCs/>
                <w:i/>
                <w:sz w:val="18"/>
                <w:szCs w:val="18"/>
                <w:highlight w:val="yellow"/>
              </w:rPr>
            </w:pPr>
            <w:r w:rsidRPr="00FA2C9A">
              <w:rPr>
                <w:rFonts w:asciiTheme="minorHAnsi" w:hAnsiTheme="minorHAnsi" w:cstheme="minorHAnsi"/>
                <w:i/>
                <w:sz w:val="18"/>
                <w:szCs w:val="18"/>
              </w:rPr>
              <w:t>Indicator 1</w:t>
            </w:r>
            <w:r w:rsidR="000152B8">
              <w:rPr>
                <w:rFonts w:asciiTheme="minorHAnsi" w:hAnsiTheme="minorHAnsi" w:cstheme="minorHAnsi"/>
                <w:i/>
                <w:sz w:val="18"/>
                <w:szCs w:val="18"/>
              </w:rPr>
              <w:t>3</w:t>
            </w:r>
            <w:r w:rsidRPr="00FA2C9A">
              <w:rPr>
                <w:rFonts w:asciiTheme="minorHAnsi" w:hAnsiTheme="minorHAnsi" w:cstheme="minorHAnsi"/>
                <w:i/>
                <w:sz w:val="18"/>
                <w:szCs w:val="18"/>
              </w:rPr>
              <w:t>:</w:t>
            </w:r>
            <w:r w:rsidRPr="00C67ADE">
              <w:rPr>
                <w:rFonts w:asciiTheme="minorHAnsi" w:hAnsiTheme="minorHAnsi" w:cstheme="minorHAnsi"/>
                <w:b/>
                <w:bCs/>
                <w:i/>
                <w:sz w:val="18"/>
                <w:szCs w:val="18"/>
              </w:rPr>
              <w:t xml:space="preserve"> </w:t>
            </w:r>
            <w:r w:rsidRPr="00B87737">
              <w:rPr>
                <w:rFonts w:asciiTheme="minorHAnsi" w:hAnsiTheme="minorHAnsi" w:cstheme="minorHAnsi"/>
                <w:b/>
                <w:bCs/>
                <w:iCs/>
                <w:sz w:val="18"/>
                <w:szCs w:val="18"/>
              </w:rPr>
              <w:t xml:space="preserve">Capacity of mini-grid developers is enhanced to access finance to meet their capital requirements, contributing to a pipeline of </w:t>
            </w:r>
            <w:proofErr w:type="spellStart"/>
            <w:r w:rsidRPr="00B87737">
              <w:rPr>
                <w:rFonts w:asciiTheme="minorHAnsi" w:hAnsiTheme="minorHAnsi" w:cstheme="minorHAnsi"/>
                <w:b/>
                <w:bCs/>
                <w:iCs/>
                <w:sz w:val="18"/>
                <w:szCs w:val="18"/>
              </w:rPr>
              <w:t>minigrid</w:t>
            </w:r>
            <w:proofErr w:type="spellEnd"/>
            <w:r w:rsidRPr="00B87737">
              <w:rPr>
                <w:rFonts w:asciiTheme="minorHAnsi" w:hAnsiTheme="minorHAnsi" w:cstheme="minorHAnsi"/>
                <w:b/>
                <w:bCs/>
                <w:iCs/>
                <w:sz w:val="18"/>
                <w:szCs w:val="18"/>
              </w:rPr>
              <w:t xml:space="preserve"> investment opportunities. </w:t>
            </w:r>
          </w:p>
          <w:p w14:paraId="0C8D7B56" w14:textId="77777777" w:rsidR="007F5750" w:rsidRPr="00B87737" w:rsidRDefault="007F5750" w:rsidP="007F5750">
            <w:pPr>
              <w:rPr>
                <w:rFonts w:asciiTheme="minorHAnsi" w:hAnsiTheme="minorHAnsi" w:cstheme="minorHAnsi"/>
                <w:bCs/>
                <w:i/>
                <w:sz w:val="18"/>
                <w:szCs w:val="18"/>
              </w:rPr>
            </w:pPr>
          </w:p>
        </w:tc>
        <w:tc>
          <w:tcPr>
            <w:tcW w:w="683" w:type="pct"/>
          </w:tcPr>
          <w:p w14:paraId="2AC1566E" w14:textId="16F5B237" w:rsidR="007F5750" w:rsidRPr="00FA2C9A" w:rsidRDefault="000152B8" w:rsidP="007F5750">
            <w:pPr>
              <w:rPr>
                <w:rFonts w:ascii="Calibri" w:hAnsi="Calibri" w:cstheme="minorHAnsi"/>
                <w:iCs/>
                <w:sz w:val="18"/>
                <w:szCs w:val="18"/>
                <w:highlight w:val="yellow"/>
              </w:rPr>
            </w:pPr>
            <w:r w:rsidRPr="00FA2C9A">
              <w:rPr>
                <w:rFonts w:asciiTheme="minorHAnsi" w:hAnsiTheme="minorHAnsi" w:cstheme="minorHAnsi"/>
                <w:bCs/>
                <w:iCs/>
                <w:sz w:val="18"/>
                <w:szCs w:val="18"/>
              </w:rPr>
              <w:lastRenderedPageBreak/>
              <w:t xml:space="preserve">Institutional/human capacity strengthened for potential developers (4 out of a possible scale of 5 where 0 represents no capacity and 5 represents a strong capacity to understand relevant issues and apply </w:t>
            </w:r>
            <w:r w:rsidRPr="00FA2C9A">
              <w:rPr>
                <w:rFonts w:asciiTheme="minorHAnsi" w:hAnsiTheme="minorHAnsi" w:cstheme="minorHAnsi"/>
                <w:bCs/>
                <w:iCs/>
                <w:sz w:val="18"/>
                <w:szCs w:val="18"/>
              </w:rPr>
              <w:lastRenderedPageBreak/>
              <w:t>knowledge and skills to find effective solutions).</w:t>
            </w:r>
          </w:p>
        </w:tc>
        <w:tc>
          <w:tcPr>
            <w:tcW w:w="588" w:type="pct"/>
          </w:tcPr>
          <w:p w14:paraId="561D78AD" w14:textId="77777777" w:rsidR="007F5750" w:rsidRPr="00FA2C9A" w:rsidRDefault="007F5750" w:rsidP="007F5750">
            <w:pPr>
              <w:rPr>
                <w:rFonts w:ascii="Calibri" w:hAnsi="Calibri" w:cstheme="minorHAnsi"/>
                <w:sz w:val="18"/>
                <w:szCs w:val="18"/>
              </w:rPr>
            </w:pPr>
            <w:r w:rsidRPr="00FA2C9A">
              <w:rPr>
                <w:rFonts w:ascii="Calibri" w:hAnsi="Calibri" w:cstheme="minorHAnsi"/>
                <w:sz w:val="18"/>
                <w:szCs w:val="18"/>
              </w:rPr>
              <w:lastRenderedPageBreak/>
              <w:t>Training for</w:t>
            </w:r>
            <w:r w:rsidRPr="00582E59">
              <w:rPr>
                <w:rFonts w:ascii="Calibri" w:hAnsi="Calibri" w:cstheme="minorHAnsi"/>
                <w:sz w:val="18"/>
                <w:szCs w:val="18"/>
              </w:rPr>
              <w:t xml:space="preserve"> </w:t>
            </w:r>
            <w:r w:rsidRPr="00FA2C9A">
              <w:rPr>
                <w:rFonts w:ascii="Calibri" w:hAnsi="Calibri" w:cstheme="minorHAnsi"/>
                <w:sz w:val="18"/>
                <w:szCs w:val="18"/>
              </w:rPr>
              <w:t xml:space="preserve">Operators/developers to access finance to meet their capital requirements, contributing to a pipeline of </w:t>
            </w:r>
            <w:proofErr w:type="spellStart"/>
            <w:r w:rsidRPr="00FA2C9A">
              <w:rPr>
                <w:rFonts w:ascii="Calibri" w:hAnsi="Calibri" w:cstheme="minorHAnsi"/>
                <w:sz w:val="18"/>
                <w:szCs w:val="18"/>
              </w:rPr>
              <w:t>minigrid</w:t>
            </w:r>
            <w:proofErr w:type="spellEnd"/>
            <w:r w:rsidRPr="00FA2C9A">
              <w:rPr>
                <w:rFonts w:ascii="Calibri" w:hAnsi="Calibri" w:cstheme="minorHAnsi"/>
                <w:sz w:val="18"/>
                <w:szCs w:val="18"/>
              </w:rPr>
              <w:t xml:space="preserve"> investment opportunities.</w:t>
            </w:r>
          </w:p>
        </w:tc>
        <w:tc>
          <w:tcPr>
            <w:tcW w:w="580" w:type="pct"/>
          </w:tcPr>
          <w:p w14:paraId="43AB5FF6" w14:textId="77777777" w:rsidR="007F5750" w:rsidRPr="00FA2C9A" w:rsidRDefault="007F5750" w:rsidP="007F5750">
            <w:pPr>
              <w:rPr>
                <w:rFonts w:ascii="Calibri" w:hAnsi="Calibri" w:cstheme="minorHAnsi"/>
                <w:sz w:val="18"/>
                <w:szCs w:val="18"/>
              </w:rPr>
            </w:pPr>
            <w:r w:rsidRPr="00582E59">
              <w:rPr>
                <w:rFonts w:ascii="Calibri" w:hAnsi="Calibri" w:cstheme="minorHAnsi"/>
                <w:sz w:val="18"/>
                <w:szCs w:val="18"/>
              </w:rPr>
              <w:t xml:space="preserve">Workshops conducted </w:t>
            </w:r>
          </w:p>
        </w:tc>
        <w:tc>
          <w:tcPr>
            <w:tcW w:w="347" w:type="pct"/>
          </w:tcPr>
          <w:p w14:paraId="208D356A" w14:textId="77777777" w:rsidR="007F5750" w:rsidRPr="00FA2C9A" w:rsidRDefault="007F5750" w:rsidP="007F5750">
            <w:pPr>
              <w:rPr>
                <w:rFonts w:ascii="Calibri" w:hAnsi="Calibri" w:cstheme="minorHAnsi"/>
                <w:sz w:val="18"/>
                <w:szCs w:val="18"/>
              </w:rPr>
            </w:pPr>
            <w:r w:rsidRPr="00582E59">
              <w:rPr>
                <w:rFonts w:ascii="Calibri" w:hAnsi="Calibri" w:cstheme="minorHAnsi"/>
                <w:sz w:val="18"/>
                <w:szCs w:val="18"/>
              </w:rPr>
              <w:t xml:space="preserve">Quarterly </w:t>
            </w:r>
          </w:p>
        </w:tc>
        <w:tc>
          <w:tcPr>
            <w:tcW w:w="586" w:type="pct"/>
          </w:tcPr>
          <w:p w14:paraId="6446DD33" w14:textId="77777777" w:rsidR="007F5750" w:rsidRPr="00FA2C9A" w:rsidRDefault="007F5750" w:rsidP="007F5750">
            <w:pPr>
              <w:rPr>
                <w:rFonts w:ascii="Calibri" w:hAnsi="Calibri" w:cstheme="minorHAnsi"/>
                <w:sz w:val="18"/>
                <w:szCs w:val="18"/>
              </w:rPr>
            </w:pPr>
            <w:r w:rsidRPr="00582E59">
              <w:rPr>
                <w:rFonts w:ascii="Calibri" w:hAnsi="Calibri" w:cstheme="minorHAnsi"/>
                <w:sz w:val="18"/>
                <w:szCs w:val="18"/>
              </w:rPr>
              <w:t>Project Manager/Coordinator</w:t>
            </w:r>
          </w:p>
        </w:tc>
        <w:tc>
          <w:tcPr>
            <w:tcW w:w="435" w:type="pct"/>
          </w:tcPr>
          <w:p w14:paraId="0DA0E87D" w14:textId="77777777" w:rsidR="007F5750" w:rsidRPr="00FA2C9A" w:rsidRDefault="007F5750" w:rsidP="007F5750">
            <w:pPr>
              <w:rPr>
                <w:rFonts w:ascii="Calibri" w:hAnsi="Calibri" w:cstheme="minorHAnsi"/>
                <w:sz w:val="18"/>
                <w:szCs w:val="18"/>
              </w:rPr>
            </w:pPr>
            <w:r w:rsidRPr="00582E59">
              <w:rPr>
                <w:rFonts w:ascii="Calibri" w:hAnsi="Calibri" w:cstheme="minorHAnsi"/>
                <w:sz w:val="18"/>
                <w:szCs w:val="18"/>
              </w:rPr>
              <w:t xml:space="preserve">Training Reports </w:t>
            </w:r>
          </w:p>
        </w:tc>
        <w:tc>
          <w:tcPr>
            <w:tcW w:w="668" w:type="pct"/>
          </w:tcPr>
          <w:p w14:paraId="7103B9A8" w14:textId="77777777" w:rsidR="007F5750" w:rsidRPr="00FA2C9A" w:rsidRDefault="007F5750" w:rsidP="007F5750">
            <w:pPr>
              <w:rPr>
                <w:rFonts w:asciiTheme="minorHAnsi" w:hAnsiTheme="minorHAnsi" w:cstheme="minorHAnsi"/>
                <w:sz w:val="18"/>
                <w:szCs w:val="18"/>
              </w:rPr>
            </w:pPr>
            <w:proofErr w:type="spellStart"/>
            <w:r w:rsidRPr="00FA2C9A">
              <w:rPr>
                <w:rFonts w:asciiTheme="minorHAnsi" w:hAnsiTheme="minorHAnsi" w:cstheme="minorHAnsi"/>
                <w:sz w:val="18"/>
                <w:szCs w:val="18"/>
              </w:rPr>
              <w:t>Minigrid</w:t>
            </w:r>
            <w:proofErr w:type="spellEnd"/>
            <w:r w:rsidRPr="00FA2C9A">
              <w:rPr>
                <w:rFonts w:asciiTheme="minorHAnsi" w:hAnsiTheme="minorHAnsi" w:cstheme="minorHAnsi"/>
                <w:sz w:val="18"/>
                <w:szCs w:val="18"/>
              </w:rPr>
              <w:t xml:space="preserve"> operators and installers are willing to participate in the trainings to access finance to meet their capital requirements, contributing to a pipeline of </w:t>
            </w:r>
            <w:proofErr w:type="spellStart"/>
            <w:r w:rsidRPr="00FA2C9A">
              <w:rPr>
                <w:rFonts w:asciiTheme="minorHAnsi" w:hAnsiTheme="minorHAnsi" w:cstheme="minorHAnsi"/>
                <w:sz w:val="18"/>
                <w:szCs w:val="18"/>
              </w:rPr>
              <w:t>minigrid</w:t>
            </w:r>
            <w:proofErr w:type="spellEnd"/>
            <w:r w:rsidRPr="00FA2C9A">
              <w:rPr>
                <w:rFonts w:asciiTheme="minorHAnsi" w:hAnsiTheme="minorHAnsi" w:cstheme="minorHAnsi"/>
                <w:sz w:val="18"/>
                <w:szCs w:val="18"/>
              </w:rPr>
              <w:t xml:space="preserve"> investment opportunities.</w:t>
            </w:r>
          </w:p>
        </w:tc>
      </w:tr>
      <w:tr w:rsidR="007F5750" w:rsidRPr="00957F5B" w14:paraId="4D449D68" w14:textId="77777777" w:rsidTr="00485121">
        <w:trPr>
          <w:trHeight w:val="440"/>
        </w:trPr>
        <w:tc>
          <w:tcPr>
            <w:tcW w:w="5000" w:type="pct"/>
            <w:gridSpan w:val="9"/>
            <w:shd w:val="clear" w:color="auto" w:fill="D9D9D9" w:themeFill="background1" w:themeFillShade="D9"/>
          </w:tcPr>
          <w:p w14:paraId="254C8DA2" w14:textId="6AC2A412" w:rsidR="007F5750" w:rsidRDefault="007F5750" w:rsidP="007F5750">
            <w:pPr>
              <w:rPr>
                <w:rFonts w:asciiTheme="minorHAnsi" w:hAnsiTheme="minorHAnsi" w:cstheme="minorHAnsi"/>
              </w:rPr>
            </w:pPr>
            <w:r w:rsidRPr="00FA2C9A">
              <w:rPr>
                <w:rFonts w:asciiTheme="minorHAnsi" w:hAnsiTheme="minorHAnsi" w:cstheme="minorHAnsi"/>
                <w:b/>
                <w:bCs/>
              </w:rPr>
              <w:t xml:space="preserve">Project </w:t>
            </w:r>
            <w:r w:rsidR="002C0228">
              <w:rPr>
                <w:rFonts w:asciiTheme="minorHAnsi" w:hAnsiTheme="minorHAnsi" w:cstheme="minorHAnsi"/>
                <w:b/>
                <w:bCs/>
              </w:rPr>
              <w:t>C</w:t>
            </w:r>
            <w:r w:rsidRPr="00FA2C9A">
              <w:rPr>
                <w:rFonts w:asciiTheme="minorHAnsi" w:hAnsiTheme="minorHAnsi" w:cstheme="minorHAnsi"/>
                <w:b/>
                <w:bCs/>
              </w:rPr>
              <w:t>omponent 4:</w:t>
            </w:r>
            <w:r w:rsidRPr="00FA2C9A">
              <w:rPr>
                <w:rFonts w:asciiTheme="minorHAnsi" w:hAnsiTheme="minorHAnsi" w:cstheme="minorHAnsi"/>
              </w:rPr>
              <w:t xml:space="preserve"> </w:t>
            </w:r>
            <w:r w:rsidR="008F454F" w:rsidRPr="00FA2C9A">
              <w:rPr>
                <w:rFonts w:asciiTheme="minorHAnsi" w:hAnsiTheme="minorHAnsi" w:cstheme="minorHAnsi"/>
                <w:b/>
                <w:bCs/>
              </w:rPr>
              <w:t>Digital, Knowledge Management and Monitoring and Evaluation</w:t>
            </w:r>
            <w:r w:rsidR="008F454F" w:rsidRPr="00FA2C9A" w:rsidDel="008F454F">
              <w:rPr>
                <w:rFonts w:asciiTheme="minorHAnsi" w:hAnsiTheme="minorHAnsi" w:cstheme="minorHAnsi"/>
              </w:rPr>
              <w:t xml:space="preserve"> </w:t>
            </w:r>
          </w:p>
          <w:p w14:paraId="224F0A23" w14:textId="38EE33F8" w:rsidR="000152B8" w:rsidRPr="00FA2C9A" w:rsidRDefault="000152B8" w:rsidP="007F5750">
            <w:pPr>
              <w:rPr>
                <w:rFonts w:asciiTheme="minorHAnsi" w:hAnsiTheme="minorHAnsi" w:cstheme="minorHAnsi"/>
                <w:highlight w:val="yellow"/>
              </w:rPr>
            </w:pPr>
          </w:p>
        </w:tc>
      </w:tr>
      <w:tr w:rsidR="007F5750" w:rsidRPr="00957F5B" w14:paraId="4A138618" w14:textId="77777777" w:rsidTr="00485121">
        <w:trPr>
          <w:trHeight w:val="440"/>
        </w:trPr>
        <w:tc>
          <w:tcPr>
            <w:tcW w:w="460" w:type="pct"/>
            <w:vMerge w:val="restart"/>
            <w:shd w:val="clear" w:color="auto" w:fill="D9D9D9" w:themeFill="background1" w:themeFillShade="D9"/>
          </w:tcPr>
          <w:p w14:paraId="5C577D90" w14:textId="77777777" w:rsidR="007F5750" w:rsidRPr="00C67ADE" w:rsidRDefault="007F5750" w:rsidP="007F5750">
            <w:pPr>
              <w:rPr>
                <w:rFonts w:asciiTheme="majorHAnsi" w:hAnsiTheme="majorHAnsi" w:cstheme="majorHAnsi"/>
                <w:b/>
                <w:bCs/>
                <w:sz w:val="18"/>
                <w:szCs w:val="18"/>
              </w:rPr>
            </w:pPr>
            <w:r w:rsidRPr="00B87737">
              <w:rPr>
                <w:rFonts w:asciiTheme="majorHAnsi" w:hAnsiTheme="majorHAnsi" w:cstheme="majorHAnsi"/>
                <w:b/>
                <w:bCs/>
                <w:sz w:val="18"/>
                <w:szCs w:val="18"/>
              </w:rPr>
              <w:t>Outcome 4</w:t>
            </w:r>
          </w:p>
          <w:p w14:paraId="2378F4E6" w14:textId="77777777" w:rsidR="007F5750" w:rsidRPr="00C67ADE" w:rsidRDefault="007F5750" w:rsidP="007F5750">
            <w:pPr>
              <w:rPr>
                <w:rFonts w:asciiTheme="majorHAnsi" w:hAnsiTheme="majorHAnsi" w:cstheme="majorHAnsi"/>
                <w:b/>
                <w:bCs/>
                <w:sz w:val="18"/>
                <w:szCs w:val="18"/>
              </w:rPr>
            </w:pPr>
          </w:p>
          <w:p w14:paraId="7257F17F" w14:textId="24528E2A" w:rsidR="007F5750" w:rsidRPr="00C67ADE" w:rsidRDefault="000152B8" w:rsidP="007F5750">
            <w:pPr>
              <w:rPr>
                <w:rFonts w:asciiTheme="majorHAnsi" w:hAnsiTheme="majorHAnsi" w:cstheme="majorHAnsi"/>
                <w:b/>
                <w:bCs/>
                <w:sz w:val="18"/>
                <w:szCs w:val="18"/>
              </w:rPr>
            </w:pPr>
            <w:r w:rsidRPr="00A95A11">
              <w:rPr>
                <w:rFonts w:ascii="Calibri" w:hAnsi="Calibri" w:cstheme="majorHAnsi"/>
                <w:b/>
                <w:bCs/>
                <w:sz w:val="18"/>
                <w:szCs w:val="18"/>
              </w:rPr>
              <w:t xml:space="preserve">Digitalization and data mainstreamed, across stakeholders, into local </w:t>
            </w:r>
            <w:proofErr w:type="spellStart"/>
            <w:r w:rsidRPr="00A95A11">
              <w:rPr>
                <w:rFonts w:ascii="Calibri" w:hAnsi="Calibri" w:cstheme="majorHAnsi"/>
                <w:b/>
                <w:bCs/>
                <w:sz w:val="18"/>
                <w:szCs w:val="18"/>
              </w:rPr>
              <w:t>minigrid</w:t>
            </w:r>
            <w:proofErr w:type="spellEnd"/>
            <w:r w:rsidRPr="00A95A11">
              <w:rPr>
                <w:rFonts w:ascii="Calibri" w:hAnsi="Calibri" w:cstheme="majorHAnsi"/>
                <w:b/>
                <w:bCs/>
                <w:sz w:val="18"/>
                <w:szCs w:val="18"/>
              </w:rPr>
              <w:t xml:space="preserve"> market development</w:t>
            </w:r>
            <w:r>
              <w:rPr>
                <w:rFonts w:ascii="Calibri" w:hAnsi="Calibri" w:cstheme="majorHAnsi"/>
                <w:b/>
                <w:bCs/>
                <w:sz w:val="18"/>
                <w:szCs w:val="18"/>
              </w:rPr>
              <w:t xml:space="preserve">. </w:t>
            </w:r>
            <w:r w:rsidRPr="00823806">
              <w:rPr>
                <w:rFonts w:ascii="Calibri" w:hAnsi="Calibri" w:cstheme="majorHAnsi"/>
                <w:b/>
                <w:bCs/>
                <w:sz w:val="18"/>
                <w:szCs w:val="18"/>
              </w:rPr>
              <w:t xml:space="preserve">Increased awareness and network opportunities in the </w:t>
            </w:r>
            <w:proofErr w:type="spellStart"/>
            <w:r w:rsidRPr="00823806">
              <w:rPr>
                <w:rFonts w:ascii="Calibri" w:hAnsi="Calibri" w:cstheme="majorHAnsi"/>
                <w:b/>
                <w:bCs/>
                <w:sz w:val="18"/>
                <w:szCs w:val="18"/>
              </w:rPr>
              <w:t>minigrid</w:t>
            </w:r>
            <w:proofErr w:type="spellEnd"/>
            <w:r w:rsidRPr="00823806">
              <w:rPr>
                <w:rFonts w:ascii="Calibri" w:hAnsi="Calibri" w:cstheme="majorHAnsi"/>
                <w:b/>
                <w:bCs/>
                <w:sz w:val="18"/>
                <w:szCs w:val="18"/>
              </w:rPr>
              <w:t xml:space="preserve"> market and among stakeholders, and lessons learned for scaling up rural electrification using solar PV-battery </w:t>
            </w:r>
            <w:proofErr w:type="spellStart"/>
            <w:r w:rsidRPr="00823806">
              <w:rPr>
                <w:rFonts w:ascii="Calibri" w:hAnsi="Calibri" w:cstheme="majorHAnsi"/>
                <w:b/>
                <w:bCs/>
                <w:sz w:val="18"/>
                <w:szCs w:val="18"/>
              </w:rPr>
              <w:t>minigrids</w:t>
            </w:r>
            <w:proofErr w:type="spellEnd"/>
            <w:r w:rsidRPr="00823806">
              <w:rPr>
                <w:rFonts w:ascii="Calibri" w:hAnsi="Calibri" w:cstheme="majorHAnsi"/>
                <w:b/>
                <w:bCs/>
                <w:sz w:val="18"/>
                <w:szCs w:val="18"/>
              </w:rPr>
              <w:t>.</w:t>
            </w:r>
          </w:p>
          <w:p w14:paraId="32D87C17" w14:textId="77777777" w:rsidR="007F5750" w:rsidRPr="00C67ADE" w:rsidRDefault="007F5750" w:rsidP="007F5750">
            <w:pPr>
              <w:rPr>
                <w:rFonts w:asciiTheme="majorHAnsi" w:hAnsiTheme="majorHAnsi" w:cstheme="majorHAnsi"/>
                <w:b/>
                <w:bCs/>
                <w:sz w:val="18"/>
                <w:szCs w:val="18"/>
              </w:rPr>
            </w:pPr>
          </w:p>
          <w:p w14:paraId="361D4803" w14:textId="77777777" w:rsidR="007F5750" w:rsidRPr="00C67ADE" w:rsidRDefault="007F5750" w:rsidP="007F5750">
            <w:pPr>
              <w:rPr>
                <w:rFonts w:asciiTheme="majorHAnsi" w:hAnsiTheme="majorHAnsi" w:cstheme="majorHAnsi"/>
                <w:b/>
                <w:bCs/>
                <w:sz w:val="18"/>
                <w:szCs w:val="18"/>
              </w:rPr>
            </w:pPr>
          </w:p>
        </w:tc>
        <w:tc>
          <w:tcPr>
            <w:tcW w:w="652" w:type="pct"/>
          </w:tcPr>
          <w:p w14:paraId="1C6063C6" w14:textId="0225DA91" w:rsidR="007F5750" w:rsidRPr="00C67ADE" w:rsidRDefault="007F5750" w:rsidP="007F5750">
            <w:pPr>
              <w:rPr>
                <w:rFonts w:asciiTheme="minorHAnsi" w:hAnsiTheme="minorHAnsi" w:cstheme="minorHAnsi"/>
                <w:b/>
                <w:bCs/>
                <w:i/>
                <w:sz w:val="18"/>
                <w:szCs w:val="18"/>
              </w:rPr>
            </w:pPr>
            <w:r w:rsidRPr="00FA2C9A">
              <w:rPr>
                <w:rFonts w:asciiTheme="minorHAnsi" w:hAnsiTheme="minorHAnsi" w:cstheme="minorHAnsi"/>
                <w:i/>
                <w:sz w:val="18"/>
                <w:szCs w:val="18"/>
              </w:rPr>
              <w:t>Indicator 1</w:t>
            </w:r>
            <w:r w:rsidR="00635FE4" w:rsidRPr="00FA2C9A">
              <w:rPr>
                <w:rFonts w:asciiTheme="minorHAnsi" w:hAnsiTheme="minorHAnsi" w:cstheme="minorHAnsi"/>
                <w:i/>
                <w:sz w:val="18"/>
                <w:szCs w:val="18"/>
              </w:rPr>
              <w:t>4</w:t>
            </w:r>
            <w:r w:rsidRPr="00FA2C9A">
              <w:rPr>
                <w:rFonts w:asciiTheme="minorHAnsi" w:hAnsiTheme="minorHAnsi" w:cstheme="minorHAnsi"/>
                <w:i/>
                <w:sz w:val="18"/>
                <w:szCs w:val="18"/>
              </w:rPr>
              <w:t>:</w:t>
            </w:r>
            <w:r w:rsidRPr="0058244B">
              <w:rPr>
                <w:rFonts w:asciiTheme="minorHAnsi" w:hAnsiTheme="minorHAnsi" w:cstheme="minorHAnsi"/>
                <w:b/>
                <w:i/>
                <w:sz w:val="18"/>
                <w:szCs w:val="18"/>
              </w:rPr>
              <w:t xml:space="preserve"> </w:t>
            </w:r>
            <w:r w:rsidR="00635FE4" w:rsidRPr="00FA2C9A">
              <w:rPr>
                <w:rFonts w:ascii="Calibri" w:hAnsi="Calibri" w:cstheme="minorHAnsi"/>
                <w:b/>
                <w:iCs/>
                <w:sz w:val="18"/>
                <w:szCs w:val="18"/>
              </w:rPr>
              <w:t xml:space="preserve">A digital strategy for the project is prepared and implemented by the Project Management Unit (PMU) to contribute to project implementation and local </w:t>
            </w:r>
            <w:proofErr w:type="spellStart"/>
            <w:r w:rsidR="00635FE4" w:rsidRPr="00FA2C9A">
              <w:rPr>
                <w:rFonts w:ascii="Calibri" w:hAnsi="Calibri" w:cstheme="minorHAnsi"/>
                <w:b/>
                <w:iCs/>
                <w:sz w:val="18"/>
                <w:szCs w:val="18"/>
              </w:rPr>
              <w:t>minigrid</w:t>
            </w:r>
            <w:proofErr w:type="spellEnd"/>
            <w:r w:rsidR="00635FE4" w:rsidRPr="00FA2C9A">
              <w:rPr>
                <w:rFonts w:ascii="Calibri" w:hAnsi="Calibri" w:cstheme="minorHAnsi"/>
                <w:b/>
                <w:iCs/>
                <w:sz w:val="18"/>
                <w:szCs w:val="18"/>
              </w:rPr>
              <w:t xml:space="preserve"> market development</w:t>
            </w:r>
          </w:p>
        </w:tc>
        <w:tc>
          <w:tcPr>
            <w:tcW w:w="683" w:type="pct"/>
          </w:tcPr>
          <w:p w14:paraId="38E05DC0" w14:textId="013E9870" w:rsidR="007F5750" w:rsidRPr="00FA2C9A" w:rsidRDefault="00635FE4" w:rsidP="007F5750">
            <w:pPr>
              <w:rPr>
                <w:rFonts w:asciiTheme="minorHAnsi" w:hAnsiTheme="minorHAnsi" w:cstheme="minorHAnsi"/>
                <w:iCs/>
                <w:sz w:val="18"/>
                <w:szCs w:val="18"/>
                <w:highlight w:val="yellow"/>
              </w:rPr>
            </w:pPr>
            <w:r w:rsidRPr="00FA2C9A">
              <w:rPr>
                <w:rFonts w:ascii="Calibri" w:hAnsi="Calibri" w:cstheme="minorHAnsi"/>
                <w:iCs/>
                <w:sz w:val="18"/>
                <w:szCs w:val="18"/>
              </w:rPr>
              <w:t xml:space="preserve">1 </w:t>
            </w:r>
            <w:r w:rsidRPr="00FA2C9A">
              <w:rPr>
                <w:rFonts w:ascii="Calibri" w:hAnsi="Calibri" w:cstheme="minorHAnsi"/>
                <w:bCs/>
                <w:iCs/>
                <w:sz w:val="18"/>
                <w:szCs w:val="18"/>
              </w:rPr>
              <w:t>digital strategy prepared and implemented</w:t>
            </w:r>
          </w:p>
        </w:tc>
        <w:tc>
          <w:tcPr>
            <w:tcW w:w="588" w:type="pct"/>
          </w:tcPr>
          <w:p w14:paraId="127958C8" w14:textId="4D67CE4E" w:rsidR="007F5750" w:rsidRPr="00FA2C9A" w:rsidRDefault="007F5750" w:rsidP="007F5750">
            <w:pPr>
              <w:rPr>
                <w:rFonts w:asciiTheme="minorHAnsi" w:hAnsiTheme="minorHAnsi" w:cstheme="minorHAnsi"/>
                <w:sz w:val="18"/>
                <w:szCs w:val="18"/>
                <w:highlight w:val="yellow"/>
              </w:rPr>
            </w:pPr>
            <w:r w:rsidRPr="00FA2C9A">
              <w:rPr>
                <w:rFonts w:asciiTheme="minorHAnsi" w:hAnsiTheme="minorHAnsi" w:cstheme="minorHAnsi"/>
                <w:sz w:val="18"/>
                <w:szCs w:val="18"/>
              </w:rPr>
              <w:t>D</w:t>
            </w:r>
            <w:r w:rsidR="00635FE4">
              <w:rPr>
                <w:rFonts w:asciiTheme="minorHAnsi" w:hAnsiTheme="minorHAnsi" w:cstheme="minorHAnsi"/>
                <w:sz w:val="18"/>
                <w:szCs w:val="18"/>
              </w:rPr>
              <w:t>igital</w:t>
            </w:r>
            <w:r w:rsidRPr="00FA2C9A">
              <w:rPr>
                <w:rFonts w:asciiTheme="minorHAnsi" w:hAnsiTheme="minorHAnsi" w:cstheme="minorHAnsi"/>
                <w:sz w:val="18"/>
                <w:szCs w:val="18"/>
              </w:rPr>
              <w:t xml:space="preserve"> strategy to facilitat</w:t>
            </w:r>
            <w:r w:rsidR="00635FE4">
              <w:rPr>
                <w:rFonts w:asciiTheme="minorHAnsi" w:hAnsiTheme="minorHAnsi" w:cstheme="minorHAnsi"/>
                <w:sz w:val="18"/>
                <w:szCs w:val="18"/>
              </w:rPr>
              <w:t>e</w:t>
            </w:r>
            <w:r w:rsidRPr="00FA2C9A">
              <w:rPr>
                <w:rFonts w:asciiTheme="minorHAnsi" w:hAnsiTheme="minorHAnsi" w:cstheme="minorHAnsi"/>
                <w:sz w:val="18"/>
                <w:szCs w:val="18"/>
              </w:rPr>
              <w:t xml:space="preserve"> data sharing across different </w:t>
            </w:r>
            <w:proofErr w:type="spellStart"/>
            <w:r w:rsidRPr="00FA2C9A">
              <w:rPr>
                <w:rFonts w:asciiTheme="minorHAnsi" w:hAnsiTheme="minorHAnsi" w:cstheme="minorHAnsi"/>
                <w:sz w:val="18"/>
                <w:szCs w:val="18"/>
              </w:rPr>
              <w:t>minigrid</w:t>
            </w:r>
            <w:proofErr w:type="spellEnd"/>
            <w:r w:rsidRPr="00FA2C9A">
              <w:rPr>
                <w:rFonts w:asciiTheme="minorHAnsi" w:hAnsiTheme="minorHAnsi" w:cstheme="minorHAnsi"/>
                <w:sz w:val="18"/>
                <w:szCs w:val="18"/>
              </w:rPr>
              <w:t xml:space="preserve"> projects in </w:t>
            </w:r>
            <w:r w:rsidR="00635FE4">
              <w:rPr>
                <w:rFonts w:asciiTheme="minorHAnsi" w:hAnsiTheme="minorHAnsi" w:cstheme="minorHAnsi"/>
                <w:sz w:val="18"/>
                <w:szCs w:val="18"/>
              </w:rPr>
              <w:t>Burkina Faso</w:t>
            </w:r>
          </w:p>
        </w:tc>
        <w:tc>
          <w:tcPr>
            <w:tcW w:w="580" w:type="pct"/>
          </w:tcPr>
          <w:p w14:paraId="544FB5D0" w14:textId="2262583C" w:rsidR="007F5750" w:rsidRPr="00FA2C9A" w:rsidRDefault="007F5750" w:rsidP="007F5750">
            <w:pPr>
              <w:rPr>
                <w:rFonts w:asciiTheme="minorHAnsi" w:hAnsiTheme="minorHAnsi" w:cstheme="minorHAnsi"/>
                <w:sz w:val="18"/>
                <w:szCs w:val="18"/>
                <w:highlight w:val="yellow"/>
              </w:rPr>
            </w:pPr>
            <w:r w:rsidRPr="00FA2C9A">
              <w:rPr>
                <w:rFonts w:asciiTheme="minorHAnsi" w:hAnsiTheme="minorHAnsi" w:cstheme="minorHAnsi"/>
                <w:sz w:val="18"/>
                <w:szCs w:val="18"/>
              </w:rPr>
              <w:t>Web based data</w:t>
            </w:r>
            <w:r w:rsidR="00635FE4">
              <w:rPr>
                <w:rFonts w:asciiTheme="minorHAnsi" w:hAnsiTheme="minorHAnsi" w:cstheme="minorHAnsi"/>
                <w:sz w:val="18"/>
                <w:szCs w:val="18"/>
              </w:rPr>
              <w:t>b</w:t>
            </w:r>
            <w:r w:rsidRPr="00FA2C9A">
              <w:rPr>
                <w:rFonts w:asciiTheme="minorHAnsi" w:hAnsiTheme="minorHAnsi" w:cstheme="minorHAnsi"/>
                <w:sz w:val="18"/>
                <w:szCs w:val="18"/>
              </w:rPr>
              <w:t xml:space="preserve">ase created </w:t>
            </w:r>
            <w:r w:rsidR="008F0D9D" w:rsidRPr="00FA2C9A">
              <w:rPr>
                <w:rFonts w:asciiTheme="minorHAnsi" w:hAnsiTheme="minorHAnsi" w:cstheme="minorHAnsi"/>
                <w:sz w:val="18"/>
                <w:szCs w:val="18"/>
              </w:rPr>
              <w:t>and linked</w:t>
            </w:r>
            <w:r w:rsidRPr="00FA2C9A">
              <w:rPr>
                <w:rFonts w:asciiTheme="minorHAnsi" w:hAnsiTheme="minorHAnsi" w:cstheme="minorHAnsi"/>
                <w:sz w:val="18"/>
                <w:szCs w:val="18"/>
              </w:rPr>
              <w:t xml:space="preserve"> to ECOWREX</w:t>
            </w:r>
            <w:r w:rsidR="00635FE4">
              <w:rPr>
                <w:rFonts w:asciiTheme="minorHAnsi" w:hAnsiTheme="minorHAnsi" w:cstheme="minorHAnsi"/>
                <w:sz w:val="18"/>
                <w:szCs w:val="18"/>
              </w:rPr>
              <w:t>, the data platform from ECREEE</w:t>
            </w:r>
            <w:r w:rsidRPr="00FA2C9A">
              <w:rPr>
                <w:rFonts w:asciiTheme="minorHAnsi" w:hAnsiTheme="minorHAnsi" w:cstheme="minorHAnsi"/>
                <w:sz w:val="18"/>
                <w:szCs w:val="18"/>
              </w:rPr>
              <w:t xml:space="preserve"> </w:t>
            </w:r>
          </w:p>
        </w:tc>
        <w:tc>
          <w:tcPr>
            <w:tcW w:w="347" w:type="pct"/>
          </w:tcPr>
          <w:p w14:paraId="10FEDF81" w14:textId="77777777" w:rsidR="007F5750" w:rsidRPr="00FA2C9A" w:rsidRDefault="007F5750" w:rsidP="007F5750">
            <w:pPr>
              <w:rPr>
                <w:rFonts w:asciiTheme="minorHAnsi" w:hAnsiTheme="minorHAnsi" w:cstheme="minorHAnsi"/>
                <w:sz w:val="18"/>
                <w:szCs w:val="18"/>
                <w:highlight w:val="yellow"/>
              </w:rPr>
            </w:pPr>
            <w:r w:rsidRPr="00FA2C9A">
              <w:rPr>
                <w:rFonts w:asciiTheme="minorHAnsi" w:hAnsiTheme="minorHAnsi" w:cstheme="minorHAnsi"/>
                <w:sz w:val="18"/>
                <w:szCs w:val="18"/>
              </w:rPr>
              <w:t xml:space="preserve">Yearly </w:t>
            </w:r>
          </w:p>
        </w:tc>
        <w:tc>
          <w:tcPr>
            <w:tcW w:w="586" w:type="pct"/>
          </w:tcPr>
          <w:p w14:paraId="1CD123C5" w14:textId="77777777" w:rsidR="007F5750" w:rsidRPr="00FA2C9A" w:rsidRDefault="007F5750" w:rsidP="007F5750">
            <w:pPr>
              <w:rPr>
                <w:rFonts w:asciiTheme="minorHAnsi" w:hAnsiTheme="minorHAnsi" w:cstheme="minorHAnsi"/>
                <w:sz w:val="18"/>
                <w:szCs w:val="18"/>
              </w:rPr>
            </w:pPr>
            <w:r w:rsidRPr="00FA2C9A">
              <w:rPr>
                <w:rFonts w:asciiTheme="minorHAnsi" w:hAnsiTheme="minorHAnsi" w:cstheme="minorHAnsi"/>
                <w:sz w:val="18"/>
                <w:szCs w:val="18"/>
              </w:rPr>
              <w:t>Project Manager/Coordinator</w:t>
            </w:r>
          </w:p>
          <w:p w14:paraId="1E55F01F" w14:textId="77777777" w:rsidR="007F5750" w:rsidRPr="00FA2C9A" w:rsidRDefault="007F5750" w:rsidP="007F5750">
            <w:pPr>
              <w:rPr>
                <w:rFonts w:asciiTheme="minorHAnsi" w:hAnsiTheme="minorHAnsi" w:cstheme="minorHAnsi"/>
                <w:sz w:val="18"/>
                <w:szCs w:val="18"/>
                <w:highlight w:val="yellow"/>
              </w:rPr>
            </w:pPr>
          </w:p>
        </w:tc>
        <w:tc>
          <w:tcPr>
            <w:tcW w:w="435" w:type="pct"/>
          </w:tcPr>
          <w:p w14:paraId="61E98789" w14:textId="31DFBDBB" w:rsidR="007F5750" w:rsidRPr="00FA2C9A" w:rsidRDefault="007F5750" w:rsidP="007F5750">
            <w:pPr>
              <w:rPr>
                <w:rFonts w:asciiTheme="minorHAnsi" w:hAnsiTheme="minorHAnsi" w:cstheme="minorHAnsi"/>
                <w:sz w:val="18"/>
                <w:szCs w:val="18"/>
              </w:rPr>
            </w:pPr>
            <w:r w:rsidRPr="00FA2C9A">
              <w:rPr>
                <w:rFonts w:asciiTheme="minorHAnsi" w:hAnsiTheme="minorHAnsi" w:cstheme="minorHAnsi"/>
                <w:sz w:val="18"/>
                <w:szCs w:val="18"/>
              </w:rPr>
              <w:t>D</w:t>
            </w:r>
            <w:r w:rsidR="00635FE4">
              <w:rPr>
                <w:rFonts w:asciiTheme="minorHAnsi" w:hAnsiTheme="minorHAnsi" w:cstheme="minorHAnsi"/>
                <w:sz w:val="18"/>
                <w:szCs w:val="18"/>
              </w:rPr>
              <w:t>igital</w:t>
            </w:r>
            <w:r w:rsidRPr="00FA2C9A">
              <w:rPr>
                <w:rFonts w:asciiTheme="minorHAnsi" w:hAnsiTheme="minorHAnsi" w:cstheme="minorHAnsi"/>
                <w:sz w:val="18"/>
                <w:szCs w:val="18"/>
              </w:rPr>
              <w:t xml:space="preserve"> strategy document</w:t>
            </w:r>
          </w:p>
          <w:p w14:paraId="57018E66" w14:textId="77777777" w:rsidR="007F5750" w:rsidRPr="00FA2C9A" w:rsidRDefault="007F5750" w:rsidP="007F5750">
            <w:pPr>
              <w:rPr>
                <w:rFonts w:asciiTheme="minorHAnsi" w:hAnsiTheme="minorHAnsi" w:cstheme="minorHAnsi"/>
                <w:sz w:val="18"/>
                <w:szCs w:val="18"/>
              </w:rPr>
            </w:pPr>
          </w:p>
          <w:p w14:paraId="71C0D404" w14:textId="77777777" w:rsidR="007F5750" w:rsidRPr="00FA2C9A" w:rsidRDefault="007F5750" w:rsidP="007F5750">
            <w:pPr>
              <w:rPr>
                <w:rFonts w:asciiTheme="minorHAnsi" w:hAnsiTheme="minorHAnsi" w:cstheme="minorHAnsi"/>
                <w:sz w:val="18"/>
                <w:szCs w:val="18"/>
                <w:highlight w:val="yellow"/>
              </w:rPr>
            </w:pPr>
            <w:r w:rsidRPr="00FA2C9A">
              <w:rPr>
                <w:rFonts w:asciiTheme="minorHAnsi" w:hAnsiTheme="minorHAnsi" w:cstheme="minorHAnsi"/>
                <w:sz w:val="18"/>
                <w:szCs w:val="18"/>
              </w:rPr>
              <w:t xml:space="preserve">Project monitoring reports   </w:t>
            </w:r>
          </w:p>
        </w:tc>
        <w:tc>
          <w:tcPr>
            <w:tcW w:w="668" w:type="pct"/>
          </w:tcPr>
          <w:p w14:paraId="0D928C0D" w14:textId="5CDDC179" w:rsidR="007F5750" w:rsidRPr="00FA2C9A" w:rsidRDefault="007F5750" w:rsidP="007F5750">
            <w:pPr>
              <w:rPr>
                <w:rFonts w:asciiTheme="minorHAnsi" w:hAnsiTheme="minorHAnsi" w:cstheme="minorHAnsi"/>
                <w:sz w:val="18"/>
                <w:szCs w:val="18"/>
                <w:highlight w:val="yellow"/>
              </w:rPr>
            </w:pPr>
            <w:r w:rsidRPr="00FA2C9A">
              <w:rPr>
                <w:rFonts w:asciiTheme="minorHAnsi" w:hAnsiTheme="minorHAnsi" w:cstheme="minorHAnsi"/>
                <w:sz w:val="18"/>
                <w:szCs w:val="18"/>
              </w:rPr>
              <w:t xml:space="preserve">Knowledge and data gaps in </w:t>
            </w:r>
            <w:proofErr w:type="spellStart"/>
            <w:r w:rsidRPr="00FA2C9A">
              <w:rPr>
                <w:rFonts w:asciiTheme="minorHAnsi" w:hAnsiTheme="minorHAnsi" w:cstheme="minorHAnsi"/>
                <w:sz w:val="18"/>
                <w:szCs w:val="18"/>
              </w:rPr>
              <w:t>minigrid</w:t>
            </w:r>
            <w:proofErr w:type="spellEnd"/>
            <w:r w:rsidRPr="00FA2C9A">
              <w:rPr>
                <w:rFonts w:asciiTheme="minorHAnsi" w:hAnsiTheme="minorHAnsi" w:cstheme="minorHAnsi"/>
                <w:sz w:val="18"/>
                <w:szCs w:val="18"/>
              </w:rPr>
              <w:t xml:space="preserve"> sector exist, which are preventing commercial investment and large-scale deployment of </w:t>
            </w:r>
            <w:r w:rsidR="00635FE4">
              <w:rPr>
                <w:rFonts w:asciiTheme="minorHAnsi" w:hAnsiTheme="minorHAnsi" w:cstheme="minorHAnsi"/>
                <w:sz w:val="18"/>
                <w:szCs w:val="18"/>
              </w:rPr>
              <w:t>renewable energy</w:t>
            </w:r>
            <w:r w:rsidRPr="00FA2C9A">
              <w:rPr>
                <w:rFonts w:asciiTheme="minorHAnsi" w:hAnsiTheme="minorHAnsi" w:cstheme="minorHAnsi"/>
                <w:sz w:val="18"/>
                <w:szCs w:val="18"/>
              </w:rPr>
              <w:t xml:space="preserve"> </w:t>
            </w:r>
            <w:proofErr w:type="spellStart"/>
            <w:r w:rsidRPr="00FA2C9A">
              <w:rPr>
                <w:rFonts w:asciiTheme="minorHAnsi" w:hAnsiTheme="minorHAnsi" w:cstheme="minorHAnsi"/>
                <w:sz w:val="18"/>
                <w:szCs w:val="18"/>
              </w:rPr>
              <w:t>minigrids</w:t>
            </w:r>
            <w:proofErr w:type="spellEnd"/>
            <w:r w:rsidRPr="00FA2C9A">
              <w:rPr>
                <w:rFonts w:asciiTheme="minorHAnsi" w:hAnsiTheme="minorHAnsi" w:cstheme="minorHAnsi"/>
                <w:sz w:val="18"/>
                <w:szCs w:val="18"/>
              </w:rPr>
              <w:t>. The theory of change is built on the case that if a d</w:t>
            </w:r>
            <w:r w:rsidR="00635FE4">
              <w:rPr>
                <w:rFonts w:asciiTheme="minorHAnsi" w:hAnsiTheme="minorHAnsi" w:cstheme="minorHAnsi"/>
                <w:sz w:val="18"/>
                <w:szCs w:val="18"/>
              </w:rPr>
              <w:t>igital</w:t>
            </w:r>
            <w:r w:rsidRPr="00FA2C9A">
              <w:rPr>
                <w:rFonts w:asciiTheme="minorHAnsi" w:hAnsiTheme="minorHAnsi" w:cstheme="minorHAnsi"/>
                <w:sz w:val="18"/>
                <w:szCs w:val="18"/>
              </w:rPr>
              <w:t xml:space="preserve"> strategy is adopted and stakeholders’ capacity are built to fully use the d</w:t>
            </w:r>
            <w:r w:rsidR="00635FE4">
              <w:rPr>
                <w:rFonts w:asciiTheme="minorHAnsi" w:hAnsiTheme="minorHAnsi" w:cstheme="minorHAnsi"/>
                <w:sz w:val="18"/>
                <w:szCs w:val="18"/>
              </w:rPr>
              <w:t>igital</w:t>
            </w:r>
            <w:r w:rsidRPr="00FA2C9A">
              <w:rPr>
                <w:rFonts w:asciiTheme="minorHAnsi" w:hAnsiTheme="minorHAnsi" w:cstheme="minorHAnsi"/>
                <w:sz w:val="18"/>
                <w:szCs w:val="18"/>
              </w:rPr>
              <w:t xml:space="preserve"> strategy more private sector investment will follow. </w:t>
            </w:r>
          </w:p>
        </w:tc>
      </w:tr>
      <w:tr w:rsidR="007F5750" w:rsidRPr="00957F5B" w14:paraId="2F91DD60" w14:textId="77777777" w:rsidTr="00485121">
        <w:trPr>
          <w:trHeight w:val="1189"/>
        </w:trPr>
        <w:tc>
          <w:tcPr>
            <w:tcW w:w="460" w:type="pct"/>
            <w:vMerge/>
            <w:shd w:val="clear" w:color="auto" w:fill="D9D9D9" w:themeFill="background1" w:themeFillShade="D9"/>
          </w:tcPr>
          <w:p w14:paraId="6A0C2979" w14:textId="77777777" w:rsidR="007F5750" w:rsidRPr="00C67ADE" w:rsidRDefault="007F5750" w:rsidP="007F5750">
            <w:pPr>
              <w:rPr>
                <w:rFonts w:asciiTheme="majorHAnsi" w:hAnsiTheme="majorHAnsi" w:cstheme="majorHAnsi"/>
                <w:b/>
                <w:bCs/>
                <w:sz w:val="18"/>
                <w:szCs w:val="18"/>
              </w:rPr>
            </w:pPr>
          </w:p>
        </w:tc>
        <w:tc>
          <w:tcPr>
            <w:tcW w:w="652" w:type="pct"/>
          </w:tcPr>
          <w:p w14:paraId="6F9FF03B" w14:textId="42541653" w:rsidR="007F5750" w:rsidRPr="00C67ADE" w:rsidRDefault="007F5750" w:rsidP="007F5750">
            <w:pPr>
              <w:rPr>
                <w:rFonts w:asciiTheme="majorHAnsi" w:hAnsiTheme="majorHAnsi" w:cstheme="majorHAnsi"/>
                <w:b/>
                <w:bCs/>
                <w:i/>
                <w:sz w:val="18"/>
                <w:szCs w:val="18"/>
              </w:rPr>
            </w:pPr>
            <w:r w:rsidRPr="00FA2C9A">
              <w:rPr>
                <w:rFonts w:asciiTheme="majorHAnsi" w:hAnsiTheme="majorHAnsi" w:cstheme="majorHAnsi"/>
                <w:i/>
                <w:sz w:val="18"/>
                <w:szCs w:val="18"/>
              </w:rPr>
              <w:t xml:space="preserve">Indicator </w:t>
            </w:r>
            <w:r w:rsidR="00635FE4" w:rsidRPr="00FA2C9A">
              <w:rPr>
                <w:rFonts w:asciiTheme="majorHAnsi" w:hAnsiTheme="majorHAnsi" w:cstheme="majorHAnsi"/>
                <w:i/>
                <w:sz w:val="18"/>
                <w:szCs w:val="18"/>
              </w:rPr>
              <w:t>15</w:t>
            </w:r>
            <w:r w:rsidRPr="00FA2C9A">
              <w:rPr>
                <w:rFonts w:asciiTheme="majorHAnsi" w:hAnsiTheme="majorHAnsi" w:cstheme="majorHAnsi"/>
                <w:i/>
                <w:sz w:val="18"/>
                <w:szCs w:val="18"/>
              </w:rPr>
              <w:t>:</w:t>
            </w:r>
            <w:r w:rsidRPr="00C67ADE">
              <w:rPr>
                <w:rFonts w:asciiTheme="majorHAnsi" w:hAnsiTheme="majorHAnsi" w:cstheme="majorHAnsi"/>
                <w:b/>
                <w:bCs/>
                <w:i/>
                <w:sz w:val="18"/>
                <w:szCs w:val="18"/>
              </w:rPr>
              <w:t xml:space="preserve"> </w:t>
            </w:r>
            <w:r w:rsidRPr="00B87737">
              <w:rPr>
                <w:rFonts w:asciiTheme="majorHAnsi" w:hAnsiTheme="majorHAnsi" w:cstheme="majorHAnsi"/>
                <w:b/>
                <w:bCs/>
                <w:iCs/>
                <w:sz w:val="18"/>
                <w:szCs w:val="18"/>
              </w:rPr>
              <w:t xml:space="preserve">Number of M&amp;E Frameworks and platforms created </w:t>
            </w:r>
            <w:r w:rsidR="008F0D9D" w:rsidRPr="00B87737">
              <w:rPr>
                <w:rFonts w:asciiTheme="majorHAnsi" w:hAnsiTheme="majorHAnsi" w:cstheme="majorHAnsi"/>
                <w:b/>
                <w:bCs/>
                <w:iCs/>
                <w:sz w:val="18"/>
                <w:szCs w:val="18"/>
              </w:rPr>
              <w:t>and adopted</w:t>
            </w:r>
            <w:r w:rsidRPr="00B87737">
              <w:rPr>
                <w:rFonts w:asciiTheme="majorHAnsi" w:hAnsiTheme="majorHAnsi" w:cstheme="majorHAnsi"/>
                <w:b/>
                <w:bCs/>
                <w:iCs/>
                <w:sz w:val="18"/>
                <w:szCs w:val="18"/>
              </w:rPr>
              <w:t xml:space="preserve"> and applied for tracking SDG </w:t>
            </w:r>
            <w:r w:rsidRPr="00C67ADE">
              <w:rPr>
                <w:rFonts w:asciiTheme="majorHAnsi" w:hAnsiTheme="majorHAnsi" w:cstheme="majorHAnsi"/>
                <w:b/>
                <w:bCs/>
                <w:iCs/>
                <w:sz w:val="18"/>
                <w:szCs w:val="18"/>
              </w:rPr>
              <w:t>impacts and GHG emission reductions</w:t>
            </w:r>
          </w:p>
        </w:tc>
        <w:tc>
          <w:tcPr>
            <w:tcW w:w="683" w:type="pct"/>
          </w:tcPr>
          <w:p w14:paraId="65CFE923" w14:textId="498B0A29" w:rsidR="007F5750" w:rsidRPr="00FA2C9A" w:rsidRDefault="00542FA9" w:rsidP="007F5750">
            <w:pPr>
              <w:rPr>
                <w:rFonts w:asciiTheme="minorHAnsi" w:hAnsiTheme="minorHAnsi" w:cstheme="minorHAnsi"/>
                <w:sz w:val="18"/>
                <w:szCs w:val="18"/>
                <w:lang w:val="pt-PT"/>
              </w:rPr>
            </w:pPr>
            <w:r>
              <w:rPr>
                <w:rFonts w:asciiTheme="minorHAnsi" w:hAnsiTheme="minorHAnsi" w:cstheme="minorHAnsi"/>
                <w:sz w:val="18"/>
                <w:szCs w:val="18"/>
                <w:lang w:val="pt-PT"/>
              </w:rPr>
              <w:t>1</w:t>
            </w:r>
            <w:r w:rsidR="007F5750" w:rsidRPr="00FA2C9A">
              <w:rPr>
                <w:rFonts w:asciiTheme="minorHAnsi" w:hAnsiTheme="minorHAnsi" w:cstheme="minorHAnsi"/>
                <w:sz w:val="18"/>
                <w:szCs w:val="18"/>
                <w:lang w:val="pt-PT"/>
              </w:rPr>
              <w:t xml:space="preserve"> M&amp;E platforms </w:t>
            </w:r>
          </w:p>
        </w:tc>
        <w:tc>
          <w:tcPr>
            <w:tcW w:w="588" w:type="pct"/>
          </w:tcPr>
          <w:p w14:paraId="742FDE85" w14:textId="77777777" w:rsidR="007F5750" w:rsidRPr="00FA2C9A" w:rsidRDefault="007F5750" w:rsidP="007F5750">
            <w:pPr>
              <w:rPr>
                <w:rFonts w:asciiTheme="minorHAnsi" w:hAnsiTheme="minorHAnsi" w:cstheme="minorHAnsi"/>
                <w:sz w:val="18"/>
                <w:szCs w:val="18"/>
                <w:highlight w:val="yellow"/>
              </w:rPr>
            </w:pPr>
            <w:r w:rsidRPr="00FA2C9A">
              <w:rPr>
                <w:rFonts w:asciiTheme="minorHAnsi" w:hAnsiTheme="minorHAnsi" w:cstheme="minorHAnsi"/>
                <w:sz w:val="18"/>
                <w:szCs w:val="18"/>
              </w:rPr>
              <w:t xml:space="preserve">Monitoring and reporting framework and platforms for tracking </w:t>
            </w:r>
            <w:r w:rsidRPr="00582E59">
              <w:rPr>
                <w:rFonts w:asciiTheme="minorHAnsi" w:hAnsiTheme="minorHAnsi" w:cstheme="minorHAnsi"/>
                <w:sz w:val="18"/>
                <w:szCs w:val="18"/>
              </w:rPr>
              <w:t xml:space="preserve">data on </w:t>
            </w:r>
            <w:r w:rsidRPr="00FA2C9A">
              <w:rPr>
                <w:rFonts w:asciiTheme="minorHAnsi" w:hAnsiTheme="minorHAnsi" w:cstheme="minorHAnsi"/>
                <w:sz w:val="18"/>
                <w:szCs w:val="18"/>
              </w:rPr>
              <w:t xml:space="preserve">SDG impacts and GHG emission reductions related to the project </w:t>
            </w:r>
            <w:r w:rsidRPr="00FA2C9A">
              <w:rPr>
                <w:rFonts w:asciiTheme="minorHAnsi" w:hAnsiTheme="minorHAnsi" w:cstheme="minorHAnsi"/>
                <w:sz w:val="18"/>
                <w:szCs w:val="18"/>
                <w:highlight w:val="yellow"/>
              </w:rPr>
              <w:t xml:space="preserve"> </w:t>
            </w:r>
          </w:p>
        </w:tc>
        <w:tc>
          <w:tcPr>
            <w:tcW w:w="580" w:type="pct"/>
          </w:tcPr>
          <w:p w14:paraId="6B78895A" w14:textId="77777777" w:rsidR="007F5750" w:rsidRPr="00FA2C9A" w:rsidRDefault="007F5750" w:rsidP="007F5750">
            <w:pPr>
              <w:rPr>
                <w:rFonts w:asciiTheme="minorHAnsi" w:hAnsiTheme="minorHAnsi" w:cstheme="minorHAnsi"/>
                <w:sz w:val="18"/>
                <w:szCs w:val="18"/>
                <w:highlight w:val="yellow"/>
              </w:rPr>
            </w:pPr>
            <w:r w:rsidRPr="00FA2C9A">
              <w:rPr>
                <w:rFonts w:asciiTheme="minorHAnsi" w:hAnsiTheme="minorHAnsi" w:cstheme="minorHAnsi"/>
                <w:sz w:val="18"/>
                <w:szCs w:val="18"/>
              </w:rPr>
              <w:t xml:space="preserve">M&amp;E Framework </w:t>
            </w:r>
          </w:p>
          <w:p w14:paraId="0A3A3769" w14:textId="77777777" w:rsidR="007F5750" w:rsidRPr="00FA2C9A" w:rsidRDefault="007F5750" w:rsidP="007F5750">
            <w:pPr>
              <w:rPr>
                <w:rFonts w:asciiTheme="minorHAnsi" w:hAnsiTheme="minorHAnsi" w:cstheme="minorHAnsi"/>
                <w:sz w:val="18"/>
                <w:szCs w:val="18"/>
                <w:highlight w:val="yellow"/>
              </w:rPr>
            </w:pPr>
          </w:p>
        </w:tc>
        <w:tc>
          <w:tcPr>
            <w:tcW w:w="347" w:type="pct"/>
          </w:tcPr>
          <w:p w14:paraId="766C7867" w14:textId="77777777" w:rsidR="007F5750" w:rsidRPr="00FA2C9A" w:rsidRDefault="007F5750" w:rsidP="007F5750">
            <w:pPr>
              <w:rPr>
                <w:rFonts w:asciiTheme="minorHAnsi" w:hAnsiTheme="minorHAnsi" w:cstheme="minorHAnsi"/>
                <w:sz w:val="18"/>
                <w:szCs w:val="18"/>
                <w:highlight w:val="yellow"/>
              </w:rPr>
            </w:pPr>
            <w:r w:rsidRPr="00582E59">
              <w:rPr>
                <w:rFonts w:asciiTheme="minorHAnsi" w:hAnsiTheme="minorHAnsi" w:cstheme="minorHAnsi"/>
                <w:sz w:val="18"/>
                <w:szCs w:val="18"/>
              </w:rPr>
              <w:t xml:space="preserve">Yearly </w:t>
            </w:r>
          </w:p>
        </w:tc>
        <w:tc>
          <w:tcPr>
            <w:tcW w:w="586" w:type="pct"/>
          </w:tcPr>
          <w:p w14:paraId="3A540FA3" w14:textId="77777777" w:rsidR="007F5750" w:rsidRPr="00FA2C9A" w:rsidRDefault="007F5750" w:rsidP="007F5750">
            <w:pPr>
              <w:rPr>
                <w:rFonts w:asciiTheme="minorHAnsi" w:hAnsiTheme="minorHAnsi" w:cstheme="minorHAnsi"/>
                <w:sz w:val="18"/>
                <w:szCs w:val="18"/>
              </w:rPr>
            </w:pPr>
            <w:r w:rsidRPr="00FA2C9A">
              <w:rPr>
                <w:rFonts w:asciiTheme="minorHAnsi" w:hAnsiTheme="minorHAnsi" w:cstheme="minorHAnsi"/>
                <w:sz w:val="18"/>
                <w:szCs w:val="18"/>
              </w:rPr>
              <w:t>Project Manager/Coordinator</w:t>
            </w:r>
          </w:p>
          <w:p w14:paraId="45E8C2BF" w14:textId="77777777" w:rsidR="007F5750" w:rsidRPr="00FA2C9A" w:rsidRDefault="007F5750" w:rsidP="007F5750">
            <w:pPr>
              <w:rPr>
                <w:rFonts w:asciiTheme="minorHAnsi" w:hAnsiTheme="minorHAnsi" w:cstheme="minorHAnsi"/>
                <w:sz w:val="18"/>
                <w:szCs w:val="18"/>
              </w:rPr>
            </w:pPr>
          </w:p>
          <w:p w14:paraId="0D83EDC2" w14:textId="77777777" w:rsidR="007F5750" w:rsidRPr="00FA2C9A" w:rsidRDefault="007F5750" w:rsidP="007F5750">
            <w:pPr>
              <w:rPr>
                <w:rFonts w:asciiTheme="minorHAnsi" w:hAnsiTheme="minorHAnsi" w:cstheme="minorHAnsi"/>
                <w:sz w:val="18"/>
                <w:szCs w:val="18"/>
              </w:rPr>
            </w:pPr>
            <w:r w:rsidRPr="00FA2C9A">
              <w:rPr>
                <w:rFonts w:asciiTheme="minorHAnsi" w:hAnsiTheme="minorHAnsi" w:cstheme="minorHAnsi"/>
                <w:sz w:val="18"/>
                <w:szCs w:val="18"/>
              </w:rPr>
              <w:t xml:space="preserve">M&amp;E officer </w:t>
            </w:r>
          </w:p>
          <w:p w14:paraId="1944F330" w14:textId="77777777" w:rsidR="007F5750" w:rsidRPr="00FA2C9A" w:rsidRDefault="007F5750" w:rsidP="007F5750">
            <w:pPr>
              <w:rPr>
                <w:rFonts w:asciiTheme="minorHAnsi" w:hAnsiTheme="minorHAnsi" w:cstheme="minorHAnsi"/>
                <w:sz w:val="18"/>
                <w:szCs w:val="18"/>
                <w:highlight w:val="yellow"/>
              </w:rPr>
            </w:pPr>
          </w:p>
        </w:tc>
        <w:tc>
          <w:tcPr>
            <w:tcW w:w="435" w:type="pct"/>
          </w:tcPr>
          <w:p w14:paraId="05322566" w14:textId="77777777" w:rsidR="007F5750" w:rsidRPr="00F851B2" w:rsidRDefault="007F5750" w:rsidP="007F5750">
            <w:pPr>
              <w:rPr>
                <w:rFonts w:asciiTheme="minorHAnsi" w:hAnsiTheme="minorHAnsi" w:cstheme="minorHAnsi"/>
                <w:sz w:val="18"/>
                <w:szCs w:val="18"/>
              </w:rPr>
            </w:pPr>
            <w:r w:rsidRPr="00582E59">
              <w:rPr>
                <w:rFonts w:asciiTheme="minorHAnsi" w:hAnsiTheme="minorHAnsi" w:cstheme="minorHAnsi"/>
                <w:sz w:val="18"/>
                <w:szCs w:val="18"/>
              </w:rPr>
              <w:t xml:space="preserve">Project progress </w:t>
            </w:r>
            <w:r w:rsidRPr="00F851B2">
              <w:rPr>
                <w:rFonts w:asciiTheme="minorHAnsi" w:hAnsiTheme="minorHAnsi" w:cstheme="minorHAnsi"/>
                <w:sz w:val="18"/>
                <w:szCs w:val="18"/>
              </w:rPr>
              <w:t>reports</w:t>
            </w:r>
          </w:p>
          <w:p w14:paraId="6FD16CEE" w14:textId="77777777" w:rsidR="007F5750" w:rsidRPr="00F851B2" w:rsidRDefault="007F5750" w:rsidP="007F5750">
            <w:pPr>
              <w:rPr>
                <w:rFonts w:asciiTheme="minorHAnsi" w:hAnsiTheme="minorHAnsi" w:cstheme="minorHAnsi"/>
                <w:sz w:val="18"/>
                <w:szCs w:val="18"/>
              </w:rPr>
            </w:pPr>
          </w:p>
          <w:p w14:paraId="504CCD1D" w14:textId="77777777" w:rsidR="007F5750" w:rsidRPr="00FA2C9A" w:rsidRDefault="007F5750" w:rsidP="007F5750">
            <w:pPr>
              <w:rPr>
                <w:rFonts w:asciiTheme="minorHAnsi" w:hAnsiTheme="minorHAnsi" w:cstheme="minorHAnsi"/>
                <w:sz w:val="18"/>
                <w:szCs w:val="18"/>
                <w:highlight w:val="yellow"/>
              </w:rPr>
            </w:pPr>
            <w:r w:rsidRPr="00F851B2">
              <w:rPr>
                <w:rFonts w:asciiTheme="minorHAnsi" w:hAnsiTheme="minorHAnsi" w:cstheme="minorHAnsi"/>
                <w:sz w:val="18"/>
                <w:szCs w:val="18"/>
              </w:rPr>
              <w:t xml:space="preserve">Independent evaluation reports </w:t>
            </w:r>
          </w:p>
        </w:tc>
        <w:tc>
          <w:tcPr>
            <w:tcW w:w="668" w:type="pct"/>
          </w:tcPr>
          <w:p w14:paraId="2D65A5AE" w14:textId="77777777" w:rsidR="007F5750" w:rsidRPr="00FA2C9A" w:rsidRDefault="007F5750" w:rsidP="007F5750">
            <w:pPr>
              <w:rPr>
                <w:rFonts w:asciiTheme="minorHAnsi" w:hAnsiTheme="minorHAnsi" w:cstheme="minorHAnsi"/>
                <w:sz w:val="18"/>
                <w:szCs w:val="18"/>
                <w:highlight w:val="yellow"/>
              </w:rPr>
            </w:pPr>
            <w:r w:rsidRPr="00FA2C9A">
              <w:rPr>
                <w:rFonts w:asciiTheme="minorHAnsi" w:hAnsiTheme="minorHAnsi" w:cstheme="minorHAnsi"/>
                <w:sz w:val="18"/>
                <w:szCs w:val="18"/>
              </w:rPr>
              <w:t xml:space="preserve">The assumption is that stakeholders require knowledge on SDG impacts and GHG emission reductions related to the project and that this data will showcase the impact of solar </w:t>
            </w:r>
            <w:proofErr w:type="spellStart"/>
            <w:r w:rsidRPr="00FA2C9A">
              <w:rPr>
                <w:rFonts w:asciiTheme="minorHAnsi" w:hAnsiTheme="minorHAnsi" w:cstheme="minorHAnsi"/>
                <w:sz w:val="18"/>
                <w:szCs w:val="18"/>
              </w:rPr>
              <w:t>minifgrid</w:t>
            </w:r>
            <w:proofErr w:type="spellEnd"/>
            <w:r w:rsidRPr="00FA2C9A">
              <w:rPr>
                <w:rFonts w:asciiTheme="minorHAnsi" w:hAnsiTheme="minorHAnsi" w:cstheme="minorHAnsi"/>
                <w:sz w:val="18"/>
                <w:szCs w:val="18"/>
              </w:rPr>
              <w:t xml:space="preserve">. Hence increase </w:t>
            </w:r>
            <w:r w:rsidRPr="00FA2C9A">
              <w:rPr>
                <w:rFonts w:asciiTheme="minorHAnsi" w:hAnsiTheme="minorHAnsi" w:cstheme="minorHAnsi"/>
                <w:sz w:val="18"/>
                <w:szCs w:val="18"/>
              </w:rPr>
              <w:lastRenderedPageBreak/>
              <w:t xml:space="preserve">investment in the market. </w:t>
            </w:r>
          </w:p>
        </w:tc>
      </w:tr>
      <w:tr w:rsidR="007F5750" w:rsidRPr="00957F5B" w14:paraId="5EA3F8A7" w14:textId="77777777" w:rsidTr="00485121">
        <w:trPr>
          <w:trHeight w:val="1189"/>
        </w:trPr>
        <w:tc>
          <w:tcPr>
            <w:tcW w:w="460" w:type="pct"/>
            <w:vMerge/>
            <w:shd w:val="clear" w:color="auto" w:fill="D9D9D9" w:themeFill="background1" w:themeFillShade="D9"/>
          </w:tcPr>
          <w:p w14:paraId="09E68B90" w14:textId="77777777" w:rsidR="007F5750" w:rsidRPr="00957F5B" w:rsidRDefault="007F5750" w:rsidP="007F5750">
            <w:pPr>
              <w:rPr>
                <w:rFonts w:asciiTheme="majorHAnsi" w:hAnsiTheme="majorHAnsi" w:cstheme="majorHAnsi"/>
                <w:b/>
                <w:bCs/>
                <w:sz w:val="18"/>
                <w:szCs w:val="18"/>
              </w:rPr>
            </w:pPr>
          </w:p>
        </w:tc>
        <w:tc>
          <w:tcPr>
            <w:tcW w:w="652" w:type="pct"/>
          </w:tcPr>
          <w:p w14:paraId="6C84C510" w14:textId="2EE9400D" w:rsidR="007F5750" w:rsidRPr="008C0694" w:rsidRDefault="007F5750" w:rsidP="007F5750">
            <w:pPr>
              <w:rPr>
                <w:rFonts w:asciiTheme="majorHAnsi" w:hAnsiTheme="majorHAnsi" w:cstheme="majorHAnsi"/>
                <w:b/>
                <w:bCs/>
                <w:i/>
                <w:sz w:val="18"/>
                <w:szCs w:val="18"/>
                <w:highlight w:val="yellow"/>
              </w:rPr>
            </w:pPr>
            <w:r w:rsidRPr="00FA2C9A">
              <w:rPr>
                <w:rFonts w:asciiTheme="majorHAnsi" w:hAnsiTheme="majorHAnsi" w:cstheme="majorHAnsi"/>
                <w:i/>
                <w:sz w:val="18"/>
                <w:szCs w:val="18"/>
              </w:rPr>
              <w:t xml:space="preserve">Indicator </w:t>
            </w:r>
            <w:r w:rsidR="00635FE4" w:rsidRPr="00FA2C9A">
              <w:rPr>
                <w:rFonts w:asciiTheme="majorHAnsi" w:hAnsiTheme="majorHAnsi" w:cstheme="majorHAnsi"/>
                <w:i/>
                <w:sz w:val="18"/>
                <w:szCs w:val="18"/>
              </w:rPr>
              <w:t>16</w:t>
            </w:r>
            <w:r w:rsidRPr="00FA2C9A">
              <w:rPr>
                <w:rFonts w:asciiTheme="majorHAnsi" w:hAnsiTheme="majorHAnsi" w:cstheme="majorHAnsi"/>
                <w:i/>
                <w:sz w:val="18"/>
                <w:szCs w:val="18"/>
              </w:rPr>
              <w:t>:</w:t>
            </w:r>
            <w:r>
              <w:rPr>
                <w:rFonts w:asciiTheme="majorHAnsi" w:hAnsiTheme="majorHAnsi" w:cstheme="majorHAnsi"/>
                <w:b/>
                <w:bCs/>
                <w:i/>
                <w:sz w:val="18"/>
                <w:szCs w:val="18"/>
              </w:rPr>
              <w:t xml:space="preserve"> </w:t>
            </w:r>
            <w:r w:rsidRPr="00FA2C9A">
              <w:rPr>
                <w:rFonts w:asciiTheme="majorHAnsi" w:hAnsiTheme="majorHAnsi" w:cstheme="majorHAnsi"/>
                <w:b/>
                <w:bCs/>
                <w:iCs/>
                <w:sz w:val="18"/>
                <w:szCs w:val="18"/>
              </w:rPr>
              <w:t xml:space="preserve">Number of </w:t>
            </w:r>
            <w:proofErr w:type="spellStart"/>
            <w:r w:rsidRPr="00FA2C9A">
              <w:rPr>
                <w:rFonts w:asciiTheme="majorHAnsi" w:hAnsiTheme="majorHAnsi" w:cstheme="majorHAnsi"/>
                <w:b/>
                <w:bCs/>
                <w:iCs/>
                <w:sz w:val="18"/>
                <w:szCs w:val="18"/>
              </w:rPr>
              <w:t>minigrid</w:t>
            </w:r>
            <w:proofErr w:type="spellEnd"/>
            <w:r w:rsidRPr="00FA2C9A">
              <w:rPr>
                <w:rFonts w:asciiTheme="majorHAnsi" w:hAnsiTheme="majorHAnsi" w:cstheme="majorHAnsi"/>
                <w:b/>
                <w:bCs/>
                <w:iCs/>
                <w:sz w:val="18"/>
                <w:szCs w:val="18"/>
              </w:rPr>
              <w:t xml:space="preserve"> pilots sharing data on </w:t>
            </w:r>
            <w:proofErr w:type="spellStart"/>
            <w:r w:rsidRPr="00FA2C9A">
              <w:rPr>
                <w:rFonts w:asciiTheme="majorHAnsi" w:hAnsiTheme="majorHAnsi" w:cstheme="majorHAnsi"/>
                <w:b/>
                <w:bCs/>
                <w:iCs/>
                <w:sz w:val="18"/>
                <w:szCs w:val="18"/>
              </w:rPr>
              <w:t>minigrid</w:t>
            </w:r>
            <w:proofErr w:type="spellEnd"/>
            <w:r w:rsidRPr="00FA2C9A">
              <w:rPr>
                <w:rFonts w:asciiTheme="majorHAnsi" w:hAnsiTheme="majorHAnsi" w:cstheme="majorHAnsi"/>
                <w:b/>
                <w:bCs/>
                <w:iCs/>
                <w:sz w:val="18"/>
                <w:szCs w:val="18"/>
              </w:rPr>
              <w:t xml:space="preserve"> performance with the regional project and other stakeholders following best practices and guidance provided by the AMP Regional Project</w:t>
            </w:r>
          </w:p>
        </w:tc>
        <w:tc>
          <w:tcPr>
            <w:tcW w:w="683" w:type="pct"/>
          </w:tcPr>
          <w:p w14:paraId="3C88E808" w14:textId="687EC0E4" w:rsidR="007F5750" w:rsidRPr="00FA2C9A" w:rsidRDefault="00635FE4" w:rsidP="007F5750">
            <w:pPr>
              <w:rPr>
                <w:rFonts w:asciiTheme="minorHAnsi" w:hAnsiTheme="minorHAnsi" w:cstheme="minorHAnsi"/>
                <w:iCs/>
                <w:sz w:val="18"/>
                <w:szCs w:val="18"/>
              </w:rPr>
            </w:pPr>
            <w:r w:rsidRPr="00FA2C9A">
              <w:rPr>
                <w:rFonts w:ascii="Calibri" w:hAnsi="Calibri" w:cstheme="minorHAnsi"/>
                <w:iCs/>
                <w:sz w:val="18"/>
                <w:szCs w:val="18"/>
              </w:rPr>
              <w:t xml:space="preserve">9 </w:t>
            </w:r>
            <w:proofErr w:type="spellStart"/>
            <w:r w:rsidRPr="00FA2C9A">
              <w:rPr>
                <w:rFonts w:ascii="Calibri" w:hAnsi="Calibri" w:cstheme="minorHAnsi"/>
                <w:iCs/>
                <w:sz w:val="18"/>
                <w:szCs w:val="18"/>
              </w:rPr>
              <w:t>minigrid</w:t>
            </w:r>
            <w:proofErr w:type="spellEnd"/>
            <w:r w:rsidRPr="00FA2C9A">
              <w:rPr>
                <w:rFonts w:ascii="Calibri" w:hAnsi="Calibri" w:cstheme="minorHAnsi"/>
                <w:iCs/>
                <w:sz w:val="18"/>
                <w:szCs w:val="18"/>
              </w:rPr>
              <w:t xml:space="preserve"> pilots sharing data on </w:t>
            </w:r>
            <w:proofErr w:type="spellStart"/>
            <w:r w:rsidRPr="00FA2C9A">
              <w:rPr>
                <w:rFonts w:ascii="Calibri" w:hAnsi="Calibri" w:cstheme="minorHAnsi"/>
                <w:iCs/>
                <w:sz w:val="18"/>
                <w:szCs w:val="18"/>
              </w:rPr>
              <w:t>minigrid</w:t>
            </w:r>
            <w:proofErr w:type="spellEnd"/>
            <w:r w:rsidRPr="00FA2C9A">
              <w:rPr>
                <w:rFonts w:ascii="Calibri" w:hAnsi="Calibri" w:cstheme="minorHAnsi"/>
                <w:iCs/>
                <w:sz w:val="18"/>
                <w:szCs w:val="18"/>
              </w:rPr>
              <w:t xml:space="preserve"> performance with the regional project and other stakeholders</w:t>
            </w:r>
          </w:p>
        </w:tc>
        <w:tc>
          <w:tcPr>
            <w:tcW w:w="588" w:type="pct"/>
          </w:tcPr>
          <w:p w14:paraId="6B3A4010" w14:textId="77777777" w:rsidR="007F5750" w:rsidRPr="00FA2C9A" w:rsidRDefault="007F5750" w:rsidP="007F5750">
            <w:pPr>
              <w:rPr>
                <w:rFonts w:asciiTheme="minorHAnsi" w:hAnsiTheme="minorHAnsi" w:cstheme="minorHAnsi"/>
                <w:sz w:val="18"/>
                <w:szCs w:val="18"/>
              </w:rPr>
            </w:pPr>
            <w:r w:rsidRPr="00FA2C9A">
              <w:rPr>
                <w:rFonts w:asciiTheme="minorHAnsi" w:hAnsiTheme="minorHAnsi" w:cstheme="minorHAnsi"/>
                <w:sz w:val="18"/>
                <w:szCs w:val="18"/>
              </w:rPr>
              <w:t xml:space="preserve">The total number of </w:t>
            </w:r>
            <w:proofErr w:type="spellStart"/>
            <w:r w:rsidRPr="00FA2C9A">
              <w:rPr>
                <w:rFonts w:asciiTheme="minorHAnsi" w:hAnsiTheme="minorHAnsi" w:cstheme="minorHAnsi"/>
                <w:sz w:val="18"/>
                <w:szCs w:val="18"/>
              </w:rPr>
              <w:t>minigrid</w:t>
            </w:r>
            <w:proofErr w:type="spellEnd"/>
            <w:r w:rsidRPr="00FA2C9A">
              <w:rPr>
                <w:rFonts w:asciiTheme="minorHAnsi" w:hAnsiTheme="minorHAnsi" w:cstheme="minorHAnsi"/>
                <w:sz w:val="18"/>
                <w:szCs w:val="18"/>
              </w:rPr>
              <w:t xml:space="preserve"> pilots sharing data </w:t>
            </w:r>
            <w:proofErr w:type="spellStart"/>
            <w:r w:rsidRPr="00FA2C9A">
              <w:rPr>
                <w:rFonts w:asciiTheme="minorHAnsi" w:hAnsiTheme="minorHAnsi" w:cstheme="minorHAnsi"/>
                <w:sz w:val="18"/>
                <w:szCs w:val="18"/>
              </w:rPr>
              <w:t>minigrid</w:t>
            </w:r>
            <w:proofErr w:type="spellEnd"/>
            <w:r w:rsidRPr="00FA2C9A">
              <w:rPr>
                <w:rFonts w:asciiTheme="minorHAnsi" w:hAnsiTheme="minorHAnsi" w:cstheme="minorHAnsi"/>
                <w:sz w:val="18"/>
                <w:szCs w:val="18"/>
              </w:rPr>
              <w:t xml:space="preserve"> performance </w:t>
            </w:r>
          </w:p>
        </w:tc>
        <w:tc>
          <w:tcPr>
            <w:tcW w:w="580" w:type="pct"/>
          </w:tcPr>
          <w:p w14:paraId="34B898C1" w14:textId="61BADE11" w:rsidR="007F5750" w:rsidRPr="00FA2C9A" w:rsidRDefault="007F5750" w:rsidP="007F5750">
            <w:pPr>
              <w:rPr>
                <w:rFonts w:asciiTheme="minorHAnsi" w:hAnsiTheme="minorHAnsi" w:cstheme="minorHAnsi"/>
                <w:sz w:val="18"/>
                <w:szCs w:val="18"/>
              </w:rPr>
            </w:pPr>
            <w:proofErr w:type="spellStart"/>
            <w:r w:rsidRPr="00FA2C9A">
              <w:rPr>
                <w:rFonts w:asciiTheme="minorHAnsi" w:hAnsiTheme="minorHAnsi" w:cstheme="minorHAnsi"/>
                <w:sz w:val="18"/>
                <w:szCs w:val="18"/>
              </w:rPr>
              <w:t>Minigrid</w:t>
            </w:r>
            <w:proofErr w:type="spellEnd"/>
            <w:r w:rsidRPr="00FA2C9A">
              <w:rPr>
                <w:rFonts w:asciiTheme="minorHAnsi" w:hAnsiTheme="minorHAnsi" w:cstheme="minorHAnsi"/>
                <w:sz w:val="18"/>
                <w:szCs w:val="18"/>
              </w:rPr>
              <w:t xml:space="preserve"> </w:t>
            </w:r>
            <w:r w:rsidR="00A5265D">
              <w:rPr>
                <w:rFonts w:asciiTheme="minorHAnsi" w:hAnsiTheme="minorHAnsi" w:cstheme="minorHAnsi"/>
                <w:sz w:val="18"/>
                <w:szCs w:val="18"/>
              </w:rPr>
              <w:t>p</w:t>
            </w:r>
            <w:r w:rsidRPr="00FA2C9A">
              <w:rPr>
                <w:rFonts w:asciiTheme="minorHAnsi" w:hAnsiTheme="minorHAnsi" w:cstheme="minorHAnsi"/>
                <w:sz w:val="18"/>
                <w:szCs w:val="18"/>
              </w:rPr>
              <w:t>erformance indicators with the regional project and other stakeholders</w:t>
            </w:r>
          </w:p>
        </w:tc>
        <w:tc>
          <w:tcPr>
            <w:tcW w:w="347" w:type="pct"/>
          </w:tcPr>
          <w:p w14:paraId="28C8F02B" w14:textId="58E619F3" w:rsidR="007F5750" w:rsidRPr="0097210F" w:rsidRDefault="00A5265D" w:rsidP="007F5750">
            <w:pPr>
              <w:rPr>
                <w:rFonts w:asciiTheme="minorHAnsi" w:hAnsiTheme="minorHAnsi" w:cstheme="minorHAnsi"/>
                <w:sz w:val="18"/>
                <w:szCs w:val="18"/>
              </w:rPr>
            </w:pPr>
            <w:r>
              <w:rPr>
                <w:rFonts w:asciiTheme="minorHAnsi" w:hAnsiTheme="minorHAnsi" w:cstheme="minorHAnsi"/>
                <w:sz w:val="18"/>
                <w:szCs w:val="18"/>
              </w:rPr>
              <w:t>Q</w:t>
            </w:r>
            <w:r w:rsidR="007F5750" w:rsidRPr="00582E59">
              <w:rPr>
                <w:rFonts w:asciiTheme="minorHAnsi" w:hAnsiTheme="minorHAnsi" w:cstheme="minorHAnsi"/>
                <w:sz w:val="18"/>
                <w:szCs w:val="18"/>
              </w:rPr>
              <w:t>uarterly</w:t>
            </w:r>
          </w:p>
        </w:tc>
        <w:tc>
          <w:tcPr>
            <w:tcW w:w="586" w:type="pct"/>
          </w:tcPr>
          <w:p w14:paraId="3FB2631C" w14:textId="77777777" w:rsidR="007F5750" w:rsidRPr="00FA2C9A" w:rsidRDefault="007F5750" w:rsidP="007F5750">
            <w:pPr>
              <w:rPr>
                <w:rFonts w:asciiTheme="minorHAnsi" w:hAnsiTheme="minorHAnsi" w:cstheme="minorHAnsi"/>
                <w:sz w:val="18"/>
                <w:szCs w:val="18"/>
              </w:rPr>
            </w:pPr>
            <w:r w:rsidRPr="00FA2C9A">
              <w:rPr>
                <w:rFonts w:asciiTheme="minorHAnsi" w:hAnsiTheme="minorHAnsi" w:cstheme="minorHAnsi"/>
                <w:sz w:val="18"/>
                <w:szCs w:val="18"/>
              </w:rPr>
              <w:t>Pilot Project developers/Installers</w:t>
            </w:r>
          </w:p>
          <w:p w14:paraId="3990F992" w14:textId="77777777" w:rsidR="007F5750" w:rsidRPr="00FA2C9A" w:rsidRDefault="007F5750" w:rsidP="007F5750">
            <w:pPr>
              <w:rPr>
                <w:rFonts w:asciiTheme="minorHAnsi" w:hAnsiTheme="minorHAnsi" w:cstheme="minorHAnsi"/>
                <w:sz w:val="18"/>
                <w:szCs w:val="18"/>
              </w:rPr>
            </w:pPr>
          </w:p>
          <w:p w14:paraId="09C32C0F" w14:textId="77777777" w:rsidR="007F5750" w:rsidRPr="00FA2C9A" w:rsidRDefault="007F5750" w:rsidP="007F5750">
            <w:pPr>
              <w:rPr>
                <w:rFonts w:asciiTheme="minorHAnsi" w:hAnsiTheme="minorHAnsi" w:cstheme="minorHAnsi"/>
                <w:sz w:val="18"/>
                <w:szCs w:val="18"/>
              </w:rPr>
            </w:pPr>
            <w:r w:rsidRPr="00FA2C9A">
              <w:rPr>
                <w:rFonts w:asciiTheme="minorHAnsi" w:hAnsiTheme="minorHAnsi" w:cstheme="minorHAnsi"/>
                <w:sz w:val="18"/>
                <w:szCs w:val="18"/>
              </w:rPr>
              <w:t>Project Manager/Coordinator</w:t>
            </w:r>
          </w:p>
        </w:tc>
        <w:tc>
          <w:tcPr>
            <w:tcW w:w="435" w:type="pct"/>
          </w:tcPr>
          <w:p w14:paraId="1F7E0302" w14:textId="77777777" w:rsidR="007F5750" w:rsidRPr="00F851B2" w:rsidRDefault="007F5750" w:rsidP="007F5750">
            <w:pPr>
              <w:rPr>
                <w:rFonts w:asciiTheme="minorHAnsi" w:hAnsiTheme="minorHAnsi" w:cstheme="minorHAnsi"/>
                <w:sz w:val="18"/>
                <w:szCs w:val="18"/>
              </w:rPr>
            </w:pPr>
            <w:r w:rsidRPr="00582E59">
              <w:rPr>
                <w:rFonts w:asciiTheme="minorHAnsi" w:hAnsiTheme="minorHAnsi" w:cstheme="minorHAnsi"/>
                <w:sz w:val="18"/>
                <w:szCs w:val="18"/>
              </w:rPr>
              <w:t xml:space="preserve">Pilot projects remote monitoring reports  </w:t>
            </w:r>
          </w:p>
        </w:tc>
        <w:tc>
          <w:tcPr>
            <w:tcW w:w="668" w:type="pct"/>
          </w:tcPr>
          <w:p w14:paraId="4046291C" w14:textId="0E7E6F13" w:rsidR="007F5750" w:rsidRPr="00F851B2" w:rsidRDefault="007F5750" w:rsidP="007F5750">
            <w:pPr>
              <w:rPr>
                <w:rFonts w:asciiTheme="minorHAnsi" w:hAnsiTheme="minorHAnsi" w:cstheme="minorHAnsi"/>
                <w:sz w:val="18"/>
                <w:szCs w:val="18"/>
              </w:rPr>
            </w:pPr>
            <w:r w:rsidRPr="00F851B2">
              <w:rPr>
                <w:rFonts w:asciiTheme="minorHAnsi" w:hAnsiTheme="minorHAnsi" w:cstheme="minorHAnsi"/>
                <w:sz w:val="18"/>
                <w:szCs w:val="18"/>
              </w:rPr>
              <w:t xml:space="preserve">The assumption is that knowledge and data gaps in </w:t>
            </w:r>
            <w:proofErr w:type="spellStart"/>
            <w:r w:rsidRPr="00F851B2">
              <w:rPr>
                <w:rFonts w:asciiTheme="minorHAnsi" w:hAnsiTheme="minorHAnsi" w:cstheme="minorHAnsi"/>
                <w:sz w:val="18"/>
                <w:szCs w:val="18"/>
              </w:rPr>
              <w:t>minigrid</w:t>
            </w:r>
            <w:proofErr w:type="spellEnd"/>
            <w:r w:rsidRPr="00F851B2">
              <w:rPr>
                <w:rFonts w:asciiTheme="minorHAnsi" w:hAnsiTheme="minorHAnsi" w:cstheme="minorHAnsi"/>
                <w:sz w:val="18"/>
                <w:szCs w:val="18"/>
              </w:rPr>
              <w:t xml:space="preserve"> sector </w:t>
            </w:r>
            <w:proofErr w:type="gramStart"/>
            <w:r w:rsidRPr="00F851B2">
              <w:rPr>
                <w:rFonts w:asciiTheme="minorHAnsi" w:hAnsiTheme="minorHAnsi" w:cstheme="minorHAnsi"/>
                <w:sz w:val="18"/>
                <w:szCs w:val="18"/>
              </w:rPr>
              <w:t>exist</w:t>
            </w:r>
            <w:proofErr w:type="gramEnd"/>
            <w:r w:rsidRPr="00F851B2">
              <w:rPr>
                <w:rFonts w:asciiTheme="minorHAnsi" w:hAnsiTheme="minorHAnsi" w:cstheme="minorHAnsi"/>
                <w:sz w:val="18"/>
                <w:szCs w:val="18"/>
              </w:rPr>
              <w:t xml:space="preserve"> and project operator/developers are open and willing to share the data on their projects.  If the pilot project developers fail to share the data the project will lack a major output under its </w:t>
            </w:r>
            <w:r w:rsidR="00A5265D">
              <w:rPr>
                <w:rFonts w:asciiTheme="minorHAnsi" w:hAnsiTheme="minorHAnsi" w:cstheme="minorHAnsi"/>
                <w:sz w:val="18"/>
                <w:szCs w:val="18"/>
              </w:rPr>
              <w:t>C</w:t>
            </w:r>
            <w:r w:rsidRPr="00F851B2">
              <w:rPr>
                <w:rFonts w:asciiTheme="minorHAnsi" w:hAnsiTheme="minorHAnsi" w:cstheme="minorHAnsi"/>
                <w:sz w:val="18"/>
                <w:szCs w:val="18"/>
              </w:rPr>
              <w:t>omponent 1, 2 and 4 for informed policy decisions, capacity-building and innovative business models.</w:t>
            </w:r>
          </w:p>
        </w:tc>
      </w:tr>
    </w:tbl>
    <w:p w14:paraId="6B2EF49D" w14:textId="77777777" w:rsidR="00C05EAD" w:rsidRDefault="00C05EAD" w:rsidP="00C05EAD"/>
    <w:p w14:paraId="6D14A91F" w14:textId="05716B53" w:rsidR="00C05EAD" w:rsidRPr="00C05EAD" w:rsidRDefault="00C05EAD" w:rsidP="00C05EAD">
      <w:pPr>
        <w:sectPr w:rsidR="00C05EAD" w:rsidRPr="00C05EAD" w:rsidSect="007F5750">
          <w:pgSz w:w="15840" w:h="12240" w:orient="landscape" w:code="1"/>
          <w:pgMar w:top="1440" w:right="1440" w:bottom="1440" w:left="1440" w:header="720" w:footer="720" w:gutter="0"/>
          <w:cols w:space="720"/>
          <w:docGrid w:linePitch="360"/>
        </w:sectPr>
      </w:pPr>
    </w:p>
    <w:p w14:paraId="7C9E748E" w14:textId="7A2E5286" w:rsidR="00B51201" w:rsidRPr="00705526" w:rsidRDefault="00B51201" w:rsidP="00B51201">
      <w:pPr>
        <w:pStyle w:val="Heading2"/>
        <w:tabs>
          <w:tab w:val="left" w:pos="1740"/>
        </w:tabs>
        <w:ind w:left="0"/>
        <w:rPr>
          <w:rFonts w:ascii="Calibri" w:hAnsi="Calibri" w:cs="Calibri"/>
          <w:szCs w:val="20"/>
        </w:rPr>
      </w:pPr>
      <w:bookmarkStart w:id="85" w:name="_Toc84428423"/>
      <w:r w:rsidRPr="00705526">
        <w:rPr>
          <w:rFonts w:ascii="Calibri" w:hAnsi="Calibri" w:cs="Calibri"/>
          <w:szCs w:val="20"/>
        </w:rPr>
        <w:lastRenderedPageBreak/>
        <w:t xml:space="preserve">Annex </w:t>
      </w:r>
      <w:r>
        <w:rPr>
          <w:rFonts w:ascii="Calibri" w:hAnsi="Calibri" w:cs="Calibri"/>
          <w:szCs w:val="20"/>
        </w:rPr>
        <w:t>6</w:t>
      </w:r>
      <w:r w:rsidRPr="00705526">
        <w:rPr>
          <w:rFonts w:ascii="Calibri" w:hAnsi="Calibri" w:cs="Calibri"/>
          <w:szCs w:val="20"/>
        </w:rPr>
        <w:t xml:space="preserve">: </w:t>
      </w:r>
      <w:r w:rsidRPr="00B51201">
        <w:rPr>
          <w:rFonts w:ascii="Calibri" w:hAnsi="Calibri" w:cs="Calibri"/>
          <w:szCs w:val="20"/>
        </w:rPr>
        <w:t>UNDP Social and Environmental Screening Procedure (SESP)</w:t>
      </w:r>
      <w:bookmarkEnd w:id="85"/>
    </w:p>
    <w:p w14:paraId="08671871" w14:textId="33C68B07" w:rsidR="00380D4B" w:rsidRDefault="00380D4B" w:rsidP="00C43FA1"/>
    <w:p w14:paraId="62D05BCA" w14:textId="48B0ED4F" w:rsidR="00622CF4" w:rsidRPr="00622CF4" w:rsidRDefault="00591A29" w:rsidP="00C43FA1">
      <w:pPr>
        <w:rPr>
          <w:rFonts w:ascii="Calibri" w:hAnsi="Calibri" w:cs="Calibri"/>
          <w:sz w:val="20"/>
          <w:szCs w:val="20"/>
        </w:rPr>
      </w:pPr>
      <w:r>
        <w:rPr>
          <w:rFonts w:ascii="Calibri" w:hAnsi="Calibri" w:cs="Calibri"/>
          <w:sz w:val="20"/>
          <w:szCs w:val="20"/>
        </w:rPr>
        <w:t>Submitted</w:t>
      </w:r>
      <w:r w:rsidRPr="00622CF4">
        <w:rPr>
          <w:rFonts w:ascii="Calibri" w:hAnsi="Calibri" w:cs="Calibri"/>
          <w:sz w:val="20"/>
          <w:szCs w:val="20"/>
        </w:rPr>
        <w:t xml:space="preserve"> </w:t>
      </w:r>
      <w:r w:rsidR="00622CF4" w:rsidRPr="00622CF4">
        <w:rPr>
          <w:rFonts w:ascii="Calibri" w:hAnsi="Calibri" w:cs="Calibri"/>
          <w:sz w:val="20"/>
          <w:szCs w:val="20"/>
        </w:rPr>
        <w:t xml:space="preserve">as separate document. </w:t>
      </w:r>
    </w:p>
    <w:p w14:paraId="31368ED1" w14:textId="77777777" w:rsidR="00622CF4" w:rsidRDefault="00622CF4" w:rsidP="00C43FA1"/>
    <w:p w14:paraId="77952A7B" w14:textId="77777777" w:rsidR="00D336F9" w:rsidRDefault="00D336F9" w:rsidP="00D336F9"/>
    <w:p w14:paraId="4855887C" w14:textId="762153B4" w:rsidR="00D336F9" w:rsidRPr="00D336F9" w:rsidRDefault="00D336F9" w:rsidP="00D336F9">
      <w:pPr>
        <w:sectPr w:rsidR="00D336F9" w:rsidRPr="00D336F9" w:rsidSect="007F5750">
          <w:headerReference w:type="default" r:id="rId47"/>
          <w:footerReference w:type="default" r:id="rId48"/>
          <w:pgSz w:w="12240" w:h="15840" w:code="1"/>
          <w:pgMar w:top="1440" w:right="1440" w:bottom="1440" w:left="1440" w:header="720" w:footer="720" w:gutter="0"/>
          <w:cols w:space="720"/>
          <w:docGrid w:linePitch="360"/>
        </w:sectPr>
      </w:pPr>
    </w:p>
    <w:p w14:paraId="4A03EC0C" w14:textId="1D044847" w:rsidR="00BB0459" w:rsidRDefault="00B708E6" w:rsidP="00BB0459">
      <w:pPr>
        <w:pStyle w:val="Heading2"/>
        <w:ind w:left="0"/>
        <w:rPr>
          <w:rFonts w:ascii="Calibri" w:hAnsi="Calibri" w:cs="Calibri"/>
          <w:szCs w:val="20"/>
        </w:rPr>
      </w:pPr>
      <w:bookmarkStart w:id="86" w:name="_Toc84428424"/>
      <w:r>
        <w:rPr>
          <w:rFonts w:ascii="Calibri" w:hAnsi="Calibri" w:cs="Calibri"/>
          <w:szCs w:val="20"/>
        </w:rPr>
        <w:lastRenderedPageBreak/>
        <w:t>Annex</w:t>
      </w:r>
      <w:r w:rsidR="00A8080C" w:rsidRPr="00A8080C">
        <w:rPr>
          <w:rFonts w:ascii="Calibri" w:hAnsi="Calibri" w:cs="Calibri"/>
          <w:szCs w:val="20"/>
        </w:rPr>
        <w:t xml:space="preserve"> </w:t>
      </w:r>
      <w:r w:rsidR="008223E5">
        <w:rPr>
          <w:rFonts w:ascii="Calibri" w:hAnsi="Calibri" w:cs="Calibri"/>
          <w:szCs w:val="20"/>
        </w:rPr>
        <w:t>7</w:t>
      </w:r>
      <w:r w:rsidR="00BB0459" w:rsidRPr="00A8080C">
        <w:rPr>
          <w:rFonts w:ascii="Calibri" w:hAnsi="Calibri" w:cs="Calibri"/>
          <w:szCs w:val="20"/>
        </w:rPr>
        <w:t xml:space="preserve">: UNDP Risk </w:t>
      </w:r>
      <w:r w:rsidR="004E5B7D">
        <w:rPr>
          <w:rFonts w:ascii="Calibri" w:hAnsi="Calibri" w:cs="Calibri"/>
          <w:szCs w:val="20"/>
        </w:rPr>
        <w:t>Register</w:t>
      </w:r>
      <w:bookmarkEnd w:id="86"/>
    </w:p>
    <w:p w14:paraId="10C4C3F5" w14:textId="04B9C607" w:rsidR="00380D4B" w:rsidRDefault="00380D4B" w:rsidP="001374FF"/>
    <w:p w14:paraId="65EEAC71" w14:textId="3160CA56" w:rsidR="00030F8A" w:rsidRPr="00485121" w:rsidRDefault="00030F8A" w:rsidP="001374FF">
      <w:pPr>
        <w:rPr>
          <w:rFonts w:ascii="Calibri" w:hAnsi="Calibri" w:cs="Calibri"/>
          <w:sz w:val="20"/>
          <w:szCs w:val="20"/>
        </w:rPr>
      </w:pPr>
      <w:r w:rsidRPr="003679F7">
        <w:rPr>
          <w:rFonts w:ascii="Calibri" w:hAnsi="Calibri" w:cs="Calibri"/>
          <w:sz w:val="20"/>
          <w:szCs w:val="20"/>
        </w:rPr>
        <w:t>Note: Further social and environmental risks are described in the SESP (Annex 6).</w:t>
      </w:r>
      <w:r>
        <w:rPr>
          <w:rFonts w:ascii="Calibri" w:hAnsi="Calibri" w:cs="Calibri"/>
          <w:sz w:val="20"/>
          <w:szCs w:val="20"/>
        </w:rPr>
        <w:t xml:space="preserve"> </w:t>
      </w:r>
    </w:p>
    <w:p w14:paraId="77A93018" w14:textId="77777777" w:rsidR="00030F8A" w:rsidRDefault="00030F8A" w:rsidP="001374FF"/>
    <w:tbl>
      <w:tblPr>
        <w:tblW w:w="1294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0"/>
        <w:gridCol w:w="1799"/>
        <w:gridCol w:w="2308"/>
        <w:gridCol w:w="1975"/>
        <w:gridCol w:w="4623"/>
        <w:gridCol w:w="1835"/>
      </w:tblGrid>
      <w:tr w:rsidR="00380D4B" w:rsidRPr="00BC51D2" w14:paraId="0DB01531" w14:textId="77777777" w:rsidTr="00EF0F21">
        <w:tc>
          <w:tcPr>
            <w:tcW w:w="0" w:type="auto"/>
            <w:shd w:val="clear" w:color="auto" w:fill="FFCC00"/>
          </w:tcPr>
          <w:p w14:paraId="679E3DE2"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w:t>
            </w:r>
          </w:p>
        </w:tc>
        <w:tc>
          <w:tcPr>
            <w:tcW w:w="1801" w:type="dxa"/>
            <w:shd w:val="clear" w:color="auto" w:fill="FFCC00"/>
          </w:tcPr>
          <w:p w14:paraId="3CB8E390"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Description</w:t>
            </w:r>
          </w:p>
        </w:tc>
        <w:tc>
          <w:tcPr>
            <w:tcW w:w="2326" w:type="dxa"/>
            <w:shd w:val="clear" w:color="auto" w:fill="FFCC00"/>
          </w:tcPr>
          <w:p w14:paraId="1BFEEAB3"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Risk Category</w:t>
            </w:r>
          </w:p>
        </w:tc>
        <w:tc>
          <w:tcPr>
            <w:tcW w:w="1985" w:type="dxa"/>
            <w:shd w:val="clear" w:color="auto" w:fill="FFCC00"/>
          </w:tcPr>
          <w:p w14:paraId="1D7E9146" w14:textId="38C57E1A" w:rsidR="00380D4B" w:rsidRPr="00BC51D2" w:rsidRDefault="002B289E" w:rsidP="00EF0F21">
            <w:pPr>
              <w:rPr>
                <w:rFonts w:ascii="Calibri" w:hAnsi="Calibri" w:cs="Calibri"/>
                <w:b/>
                <w:sz w:val="18"/>
                <w:szCs w:val="18"/>
              </w:rPr>
            </w:pPr>
            <w:r>
              <w:rPr>
                <w:rFonts w:ascii="Calibri" w:hAnsi="Calibri" w:cs="Calibri"/>
                <w:b/>
                <w:sz w:val="18"/>
                <w:szCs w:val="18"/>
              </w:rPr>
              <w:t xml:space="preserve">Rating / </w:t>
            </w:r>
            <w:r w:rsidR="00380D4B" w:rsidRPr="00BC51D2">
              <w:rPr>
                <w:rFonts w:ascii="Calibri" w:hAnsi="Calibri" w:cs="Calibri"/>
                <w:b/>
                <w:sz w:val="18"/>
                <w:szCs w:val="18"/>
              </w:rPr>
              <w:t>Impact &amp;</w:t>
            </w:r>
          </w:p>
          <w:p w14:paraId="1B97DF68" w14:textId="65FDC06C" w:rsidR="00380D4B" w:rsidRPr="00BC51D2" w:rsidRDefault="002B289E" w:rsidP="00EF0F21">
            <w:pPr>
              <w:rPr>
                <w:rFonts w:ascii="Calibri" w:hAnsi="Calibri" w:cs="Calibri"/>
                <w:b/>
                <w:sz w:val="18"/>
                <w:szCs w:val="18"/>
              </w:rPr>
            </w:pPr>
            <w:r>
              <w:rPr>
                <w:rFonts w:ascii="Calibri" w:hAnsi="Calibri" w:cs="Calibri"/>
                <w:b/>
                <w:sz w:val="18"/>
                <w:szCs w:val="18"/>
              </w:rPr>
              <w:t xml:space="preserve">Likelihood </w:t>
            </w:r>
          </w:p>
        </w:tc>
        <w:tc>
          <w:tcPr>
            <w:tcW w:w="4678" w:type="dxa"/>
            <w:shd w:val="clear" w:color="auto" w:fill="FFCC00"/>
          </w:tcPr>
          <w:p w14:paraId="2C625C5E"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Risk Treatment / Management Measures</w:t>
            </w:r>
          </w:p>
        </w:tc>
        <w:tc>
          <w:tcPr>
            <w:tcW w:w="1842" w:type="dxa"/>
            <w:shd w:val="clear" w:color="auto" w:fill="FFCC00"/>
          </w:tcPr>
          <w:p w14:paraId="547E55D8"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Risk Owner</w:t>
            </w:r>
          </w:p>
        </w:tc>
      </w:tr>
      <w:tr w:rsidR="00380D4B" w:rsidRPr="00BC51D2" w14:paraId="0C1EB7FC" w14:textId="77777777" w:rsidTr="00027D9D">
        <w:tc>
          <w:tcPr>
            <w:tcW w:w="0" w:type="auto"/>
            <w:shd w:val="clear" w:color="auto" w:fill="auto"/>
          </w:tcPr>
          <w:p w14:paraId="3729A47C" w14:textId="77777777" w:rsidR="00380D4B" w:rsidRPr="00BC51D2" w:rsidRDefault="00380D4B" w:rsidP="00EF0F21">
            <w:pPr>
              <w:rPr>
                <w:rFonts w:ascii="Calibri" w:hAnsi="Calibri" w:cs="Calibri"/>
                <w:sz w:val="18"/>
                <w:szCs w:val="18"/>
              </w:rPr>
            </w:pPr>
            <w:r w:rsidRPr="00BC51D2">
              <w:rPr>
                <w:rFonts w:ascii="Calibri" w:hAnsi="Calibri" w:cs="Calibri"/>
                <w:sz w:val="18"/>
                <w:szCs w:val="18"/>
              </w:rPr>
              <w:t>1</w:t>
            </w:r>
          </w:p>
        </w:tc>
        <w:tc>
          <w:tcPr>
            <w:tcW w:w="1801" w:type="dxa"/>
            <w:shd w:val="clear" w:color="auto" w:fill="auto"/>
          </w:tcPr>
          <w:p w14:paraId="5397FEEA" w14:textId="55F01AF6" w:rsidR="00380D4B" w:rsidRPr="00BC51D2" w:rsidRDefault="00380D4B" w:rsidP="00EF0F21">
            <w:pPr>
              <w:rPr>
                <w:rFonts w:ascii="Calibri" w:hAnsi="Calibri" w:cs="Calibri"/>
                <w:sz w:val="18"/>
                <w:szCs w:val="18"/>
              </w:rPr>
            </w:pPr>
            <w:r w:rsidRPr="00BC51D2">
              <w:rPr>
                <w:rFonts w:ascii="Calibri" w:hAnsi="Calibri" w:cs="Calibri"/>
                <w:sz w:val="18"/>
                <w:szCs w:val="18"/>
              </w:rPr>
              <w:t xml:space="preserve">Lack of Government commitment to develop and implement policies that promote   decentralized energy </w:t>
            </w:r>
          </w:p>
          <w:p w14:paraId="091B36FF" w14:textId="77777777" w:rsidR="00380D4B" w:rsidRPr="00BC51D2" w:rsidRDefault="00380D4B" w:rsidP="00EF0F21">
            <w:pPr>
              <w:rPr>
                <w:rFonts w:ascii="Calibri" w:hAnsi="Calibri" w:cs="Calibri"/>
                <w:sz w:val="18"/>
                <w:szCs w:val="18"/>
              </w:rPr>
            </w:pPr>
          </w:p>
        </w:tc>
        <w:tc>
          <w:tcPr>
            <w:tcW w:w="2326" w:type="dxa"/>
            <w:shd w:val="clear" w:color="auto" w:fill="auto"/>
          </w:tcPr>
          <w:p w14:paraId="74197BE5"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Political</w:t>
            </w:r>
          </w:p>
          <w:p w14:paraId="10B3074A" w14:textId="77777777" w:rsidR="00380D4B" w:rsidRPr="00BC51D2" w:rsidRDefault="00380D4B" w:rsidP="00EF0F21">
            <w:pPr>
              <w:rPr>
                <w:rFonts w:ascii="Calibri" w:hAnsi="Calibri" w:cs="Calibri"/>
                <w:b/>
                <w:sz w:val="18"/>
                <w:szCs w:val="18"/>
              </w:rPr>
            </w:pPr>
          </w:p>
          <w:p w14:paraId="3F2B688A" w14:textId="77777777" w:rsidR="00380D4B" w:rsidRPr="00BC51D2" w:rsidRDefault="00380D4B" w:rsidP="00EF0F21">
            <w:pPr>
              <w:rPr>
                <w:rFonts w:ascii="Calibri" w:hAnsi="Calibri" w:cs="Calibri"/>
                <w:i/>
                <w:sz w:val="18"/>
                <w:szCs w:val="18"/>
              </w:rPr>
            </w:pPr>
            <w:r w:rsidRPr="00BC51D2">
              <w:rPr>
                <w:rFonts w:ascii="Calibri" w:hAnsi="Calibri" w:cs="Calibri"/>
                <w:b/>
                <w:i/>
                <w:sz w:val="18"/>
                <w:szCs w:val="18"/>
              </w:rPr>
              <w:t>5.1. Government commitment</w:t>
            </w:r>
            <w:r w:rsidRPr="00BC51D2">
              <w:rPr>
                <w:rFonts w:ascii="Calibri" w:hAnsi="Calibri" w:cs="Calibri"/>
                <w:i/>
                <w:sz w:val="18"/>
                <w:szCs w:val="18"/>
              </w:rPr>
              <w:t xml:space="preserve"> </w:t>
            </w:r>
          </w:p>
        </w:tc>
        <w:tc>
          <w:tcPr>
            <w:tcW w:w="1985" w:type="dxa"/>
            <w:shd w:val="clear" w:color="auto" w:fill="auto"/>
          </w:tcPr>
          <w:p w14:paraId="7F565AFC" w14:textId="7AD1DCD6" w:rsidR="00380D4B" w:rsidRPr="00BC51D2" w:rsidRDefault="00027D9D" w:rsidP="00EF0F21">
            <w:pPr>
              <w:rPr>
                <w:rFonts w:ascii="Calibri" w:hAnsi="Calibri" w:cs="Calibri"/>
                <w:sz w:val="18"/>
                <w:szCs w:val="18"/>
              </w:rPr>
            </w:pPr>
            <w:r w:rsidRPr="00027D9D">
              <w:rPr>
                <w:rFonts w:ascii="Calibri" w:hAnsi="Calibri" w:cs="Calibri"/>
                <w:sz w:val="18"/>
                <w:szCs w:val="18"/>
              </w:rPr>
              <w:t xml:space="preserve">The rating of this risks is </w:t>
            </w:r>
            <w:r w:rsidRPr="00027D9D">
              <w:rPr>
                <w:rFonts w:ascii="Calibri" w:hAnsi="Calibri" w:cs="Calibri"/>
                <w:b/>
                <w:bCs/>
                <w:sz w:val="18"/>
                <w:szCs w:val="18"/>
              </w:rPr>
              <w:t>Moderate</w:t>
            </w:r>
            <w:r w:rsidRPr="00027D9D">
              <w:rPr>
                <w:rFonts w:ascii="Calibri" w:hAnsi="Calibri" w:cs="Calibri"/>
                <w:sz w:val="18"/>
                <w:szCs w:val="18"/>
              </w:rPr>
              <w:t xml:space="preserve"> because it could make the project less of a priority or redundant and difficult to implement without the support of the government of Burkina Faso’s (</w:t>
            </w:r>
            <w:proofErr w:type="spellStart"/>
            <w:r w:rsidRPr="00027D9D">
              <w:rPr>
                <w:rFonts w:ascii="Calibri" w:hAnsi="Calibri" w:cs="Calibri"/>
                <w:sz w:val="18"/>
                <w:szCs w:val="18"/>
              </w:rPr>
              <w:t>GoBF</w:t>
            </w:r>
            <w:proofErr w:type="spellEnd"/>
            <w:r w:rsidRPr="00027D9D">
              <w:rPr>
                <w:rFonts w:ascii="Calibri" w:hAnsi="Calibri" w:cs="Calibri"/>
                <w:sz w:val="18"/>
                <w:szCs w:val="18"/>
              </w:rPr>
              <w:t>)</w:t>
            </w:r>
            <w:r>
              <w:rPr>
                <w:rFonts w:ascii="Calibri" w:hAnsi="Calibri" w:cs="Calibri"/>
                <w:sz w:val="18"/>
                <w:szCs w:val="18"/>
              </w:rPr>
              <w:t xml:space="preserve">. </w:t>
            </w:r>
          </w:p>
          <w:p w14:paraId="63D9FA61" w14:textId="77777777" w:rsidR="00380D4B" w:rsidRPr="0032348D" w:rsidRDefault="00380D4B" w:rsidP="00EF0F21">
            <w:pPr>
              <w:rPr>
                <w:rFonts w:ascii="Calibri" w:hAnsi="Calibri" w:cs="Calibri"/>
                <w:iCs/>
                <w:sz w:val="18"/>
                <w:szCs w:val="18"/>
              </w:rPr>
            </w:pPr>
          </w:p>
          <w:p w14:paraId="3C674124" w14:textId="1B93F893" w:rsidR="00380D4B" w:rsidRPr="0032348D" w:rsidRDefault="00380D4B" w:rsidP="00EF0F21">
            <w:pPr>
              <w:rPr>
                <w:rFonts w:ascii="Calibri" w:hAnsi="Calibri" w:cs="Calibri"/>
                <w:iCs/>
                <w:sz w:val="18"/>
                <w:szCs w:val="18"/>
              </w:rPr>
            </w:pPr>
            <w:r w:rsidRPr="0032348D">
              <w:rPr>
                <w:rFonts w:ascii="Calibri" w:hAnsi="Calibri" w:cs="Calibri"/>
                <w:iCs/>
                <w:sz w:val="18"/>
                <w:szCs w:val="18"/>
              </w:rPr>
              <w:t>L =</w:t>
            </w:r>
            <w:r w:rsidR="0032348D" w:rsidRPr="0032348D">
              <w:rPr>
                <w:rFonts w:ascii="Calibri" w:hAnsi="Calibri" w:cs="Calibri"/>
                <w:iCs/>
                <w:sz w:val="18"/>
                <w:szCs w:val="18"/>
              </w:rPr>
              <w:t>2</w:t>
            </w:r>
          </w:p>
          <w:p w14:paraId="603ADD1D" w14:textId="0226CF5C" w:rsidR="00380D4B" w:rsidRPr="00BC51D2" w:rsidRDefault="00380D4B" w:rsidP="00EF0F21">
            <w:pPr>
              <w:rPr>
                <w:rFonts w:ascii="Calibri" w:hAnsi="Calibri" w:cs="Calibri"/>
                <w:i/>
                <w:sz w:val="18"/>
                <w:szCs w:val="18"/>
              </w:rPr>
            </w:pPr>
            <w:r w:rsidRPr="0032348D">
              <w:rPr>
                <w:rFonts w:ascii="Calibri" w:hAnsi="Calibri" w:cs="Calibri"/>
                <w:iCs/>
                <w:sz w:val="18"/>
                <w:szCs w:val="18"/>
              </w:rPr>
              <w:t xml:space="preserve">I = </w:t>
            </w:r>
            <w:r w:rsidR="006765EF" w:rsidRPr="0032348D">
              <w:rPr>
                <w:rFonts w:ascii="Calibri" w:hAnsi="Calibri" w:cs="Calibri"/>
                <w:iCs/>
                <w:sz w:val="18"/>
                <w:szCs w:val="18"/>
              </w:rPr>
              <w:t>4</w:t>
            </w:r>
          </w:p>
        </w:tc>
        <w:tc>
          <w:tcPr>
            <w:tcW w:w="4678" w:type="dxa"/>
            <w:shd w:val="clear" w:color="auto" w:fill="auto"/>
          </w:tcPr>
          <w:p w14:paraId="4D4195F9" w14:textId="77777777" w:rsidR="00380D4B" w:rsidRPr="00BC51D2" w:rsidRDefault="00380D4B" w:rsidP="00891B35">
            <w:pPr>
              <w:jc w:val="both"/>
              <w:rPr>
                <w:rFonts w:ascii="Calibri" w:hAnsi="Calibri" w:cs="Calibri"/>
                <w:sz w:val="18"/>
                <w:szCs w:val="18"/>
              </w:rPr>
            </w:pPr>
            <w:r w:rsidRPr="00BC51D2">
              <w:rPr>
                <w:rFonts w:ascii="Calibri" w:hAnsi="Calibri" w:cs="Calibri"/>
                <w:sz w:val="18"/>
                <w:szCs w:val="18"/>
              </w:rPr>
              <w:t xml:space="preserve">In the PPG phase, all attempts were made to make sure the project’s objectives and activities align with national priorities and program especially for rural electrification. </w:t>
            </w:r>
          </w:p>
          <w:p w14:paraId="682355A2" w14:textId="77777777" w:rsidR="00380D4B" w:rsidRPr="00BC51D2" w:rsidRDefault="00380D4B" w:rsidP="00891B35">
            <w:pPr>
              <w:jc w:val="both"/>
              <w:rPr>
                <w:rFonts w:ascii="Calibri" w:hAnsi="Calibri" w:cs="Calibri"/>
                <w:sz w:val="18"/>
                <w:szCs w:val="18"/>
              </w:rPr>
            </w:pPr>
          </w:p>
          <w:p w14:paraId="2E992270" w14:textId="2CA819E3" w:rsidR="00380D4B" w:rsidRPr="00BC51D2" w:rsidRDefault="00380D4B" w:rsidP="00891B35">
            <w:pPr>
              <w:jc w:val="both"/>
              <w:rPr>
                <w:rFonts w:ascii="Calibri" w:hAnsi="Calibri" w:cs="Calibri"/>
                <w:sz w:val="18"/>
                <w:szCs w:val="18"/>
              </w:rPr>
            </w:pPr>
            <w:r w:rsidRPr="00BC51D2">
              <w:rPr>
                <w:rFonts w:ascii="Calibri" w:hAnsi="Calibri" w:cs="Calibri"/>
                <w:sz w:val="18"/>
                <w:szCs w:val="18"/>
              </w:rPr>
              <w:t xml:space="preserve">The involvement of the ministry </w:t>
            </w:r>
            <w:r w:rsidR="00EB10A9">
              <w:rPr>
                <w:rFonts w:ascii="Calibri" w:hAnsi="Calibri" w:cs="Calibri"/>
                <w:sz w:val="18"/>
                <w:szCs w:val="18"/>
              </w:rPr>
              <w:t xml:space="preserve">in charge </w:t>
            </w:r>
            <w:r w:rsidRPr="00BC51D2">
              <w:rPr>
                <w:rFonts w:ascii="Calibri" w:hAnsi="Calibri" w:cs="Calibri"/>
                <w:sz w:val="18"/>
                <w:szCs w:val="18"/>
              </w:rPr>
              <w:t>of energy through the rural electrification agency (ABER), will  ensure government of Burkina Faso’s (</w:t>
            </w:r>
            <w:proofErr w:type="spellStart"/>
            <w:r w:rsidRPr="00BC51D2">
              <w:rPr>
                <w:rFonts w:ascii="Calibri" w:hAnsi="Calibri" w:cs="Calibri"/>
                <w:sz w:val="18"/>
                <w:szCs w:val="18"/>
              </w:rPr>
              <w:t>GoBF</w:t>
            </w:r>
            <w:proofErr w:type="spellEnd"/>
            <w:r w:rsidRPr="00BC51D2">
              <w:rPr>
                <w:rFonts w:ascii="Calibri" w:hAnsi="Calibri" w:cs="Calibri"/>
                <w:sz w:val="18"/>
                <w:szCs w:val="18"/>
              </w:rPr>
              <w:t xml:space="preserve">) commitment and relevant institutions political commitment to renewable energy promotion in order to boost access to energy through adequate ongoing stakeholder consultations, close coordination and active involvement in project implementation including transparent communication of project milestones to show progress and successes as well as commitment of resources. </w:t>
            </w:r>
          </w:p>
          <w:p w14:paraId="43CADC75" w14:textId="77777777" w:rsidR="00380D4B" w:rsidRPr="00BC51D2" w:rsidRDefault="00380D4B" w:rsidP="00891B35">
            <w:pPr>
              <w:jc w:val="both"/>
              <w:rPr>
                <w:rFonts w:ascii="Calibri" w:hAnsi="Calibri" w:cs="Calibri"/>
                <w:sz w:val="18"/>
                <w:szCs w:val="18"/>
              </w:rPr>
            </w:pPr>
          </w:p>
          <w:p w14:paraId="58785011" w14:textId="77777777" w:rsidR="00380D4B" w:rsidRPr="00BC51D2" w:rsidRDefault="00380D4B" w:rsidP="00891B35">
            <w:pPr>
              <w:jc w:val="both"/>
              <w:rPr>
                <w:rFonts w:ascii="Calibri" w:hAnsi="Calibri" w:cs="Calibri"/>
                <w:sz w:val="18"/>
                <w:szCs w:val="18"/>
              </w:rPr>
            </w:pPr>
            <w:r w:rsidRPr="00BC51D2">
              <w:rPr>
                <w:rFonts w:ascii="Calibri" w:hAnsi="Calibri" w:cs="Calibri"/>
                <w:sz w:val="18"/>
                <w:szCs w:val="18"/>
              </w:rPr>
              <w:t>The multi-</w:t>
            </w:r>
            <w:proofErr w:type="spellStart"/>
            <w:r w:rsidRPr="00BC51D2">
              <w:rPr>
                <w:rFonts w:ascii="Calibri" w:hAnsi="Calibri" w:cs="Calibri"/>
                <w:sz w:val="18"/>
                <w:szCs w:val="18"/>
              </w:rPr>
              <w:t>stakehoder’s</w:t>
            </w:r>
            <w:proofErr w:type="spellEnd"/>
            <w:r w:rsidRPr="00BC51D2">
              <w:rPr>
                <w:rFonts w:ascii="Calibri" w:hAnsi="Calibri" w:cs="Calibri"/>
                <w:sz w:val="18"/>
                <w:szCs w:val="18"/>
              </w:rPr>
              <w:t xml:space="preserve"> platform, which will be put in place in the framework of the project and the fact that the UNPD is chairing the donors’ coordination group will also serve to manage / mitigate this risk. </w:t>
            </w:r>
          </w:p>
        </w:tc>
        <w:tc>
          <w:tcPr>
            <w:tcW w:w="1842" w:type="dxa"/>
            <w:shd w:val="clear" w:color="auto" w:fill="auto"/>
          </w:tcPr>
          <w:p w14:paraId="1AA474AB" w14:textId="77777777" w:rsidR="00380D4B" w:rsidRPr="00BC51D2" w:rsidRDefault="00380D4B" w:rsidP="00EF0F21">
            <w:pPr>
              <w:rPr>
                <w:rFonts w:ascii="Calibri" w:hAnsi="Calibri" w:cs="Calibri"/>
                <w:sz w:val="18"/>
                <w:szCs w:val="18"/>
                <w:highlight w:val="yellow"/>
              </w:rPr>
            </w:pPr>
          </w:p>
          <w:p w14:paraId="321C8B74" w14:textId="6460BD33" w:rsidR="00380D4B" w:rsidRPr="00BC51D2" w:rsidRDefault="00A14B70" w:rsidP="00EF0F21">
            <w:pPr>
              <w:rPr>
                <w:rFonts w:ascii="Calibri" w:hAnsi="Calibri" w:cs="Calibri"/>
                <w:iCs/>
                <w:sz w:val="18"/>
                <w:szCs w:val="18"/>
                <w:highlight w:val="yellow"/>
              </w:rPr>
            </w:pPr>
            <w:r w:rsidRPr="00BC51D2">
              <w:rPr>
                <w:rFonts w:ascii="Calibri" w:hAnsi="Calibri" w:cs="Calibri"/>
                <w:iCs/>
                <w:sz w:val="18"/>
                <w:szCs w:val="18"/>
              </w:rPr>
              <w:t>ABER (Implementation Partner) and PMU</w:t>
            </w:r>
          </w:p>
        </w:tc>
      </w:tr>
      <w:tr w:rsidR="00380D4B" w:rsidRPr="00BC51D2" w14:paraId="339A4B03" w14:textId="77777777" w:rsidTr="00EF0F21">
        <w:tc>
          <w:tcPr>
            <w:tcW w:w="0" w:type="auto"/>
          </w:tcPr>
          <w:p w14:paraId="162D8C92" w14:textId="5B07044B" w:rsidR="00380D4B" w:rsidRPr="00BC51D2" w:rsidRDefault="0032348D" w:rsidP="00EF0F21">
            <w:pPr>
              <w:rPr>
                <w:rFonts w:ascii="Calibri" w:hAnsi="Calibri" w:cs="Calibri"/>
                <w:sz w:val="18"/>
                <w:szCs w:val="18"/>
              </w:rPr>
            </w:pPr>
            <w:r>
              <w:rPr>
                <w:rFonts w:ascii="Calibri" w:hAnsi="Calibri" w:cs="Calibri"/>
                <w:sz w:val="18"/>
                <w:szCs w:val="18"/>
              </w:rPr>
              <w:t>2</w:t>
            </w:r>
          </w:p>
        </w:tc>
        <w:tc>
          <w:tcPr>
            <w:tcW w:w="1801" w:type="dxa"/>
          </w:tcPr>
          <w:p w14:paraId="6C768D96" w14:textId="77777777" w:rsidR="00380D4B" w:rsidRPr="00BC51D2" w:rsidRDefault="00380D4B" w:rsidP="00EF0F21">
            <w:pPr>
              <w:rPr>
                <w:rFonts w:ascii="Calibri" w:hAnsi="Calibri" w:cs="Calibri"/>
                <w:sz w:val="18"/>
                <w:szCs w:val="18"/>
              </w:rPr>
            </w:pPr>
            <w:r w:rsidRPr="00BC51D2">
              <w:rPr>
                <w:rFonts w:ascii="Calibri" w:hAnsi="Calibri" w:cs="Calibri"/>
                <w:sz w:val="18"/>
                <w:szCs w:val="18"/>
              </w:rPr>
              <w:t>Changes in regulations and strategy</w:t>
            </w:r>
          </w:p>
        </w:tc>
        <w:tc>
          <w:tcPr>
            <w:tcW w:w="2326" w:type="dxa"/>
          </w:tcPr>
          <w:p w14:paraId="1B229773"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Regulatory</w:t>
            </w:r>
          </w:p>
          <w:p w14:paraId="1918D63F"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6.1 Change in the regulatory framework within the country of operation</w:t>
            </w:r>
          </w:p>
        </w:tc>
        <w:tc>
          <w:tcPr>
            <w:tcW w:w="1985" w:type="dxa"/>
          </w:tcPr>
          <w:p w14:paraId="68DFDC97" w14:textId="7DA5C1C1" w:rsidR="00380D4B" w:rsidRPr="00BC51D2" w:rsidRDefault="0032348D" w:rsidP="00EF0F21">
            <w:pPr>
              <w:rPr>
                <w:rFonts w:ascii="Calibri" w:hAnsi="Calibri" w:cs="Calibri"/>
                <w:sz w:val="18"/>
                <w:szCs w:val="18"/>
              </w:rPr>
            </w:pPr>
            <w:r w:rsidRPr="0032348D">
              <w:rPr>
                <w:rFonts w:ascii="Calibri" w:hAnsi="Calibri" w:cs="Calibri"/>
                <w:sz w:val="18"/>
                <w:szCs w:val="18"/>
              </w:rPr>
              <w:t xml:space="preserve">The probability of transformational changes in regulation for the off-grid sector is really high, therefore this risk has a </w:t>
            </w:r>
            <w:proofErr w:type="gramStart"/>
            <w:r w:rsidRPr="0032348D">
              <w:rPr>
                <w:rFonts w:ascii="Calibri" w:hAnsi="Calibri" w:cs="Calibri"/>
                <w:b/>
                <w:bCs/>
                <w:sz w:val="18"/>
                <w:szCs w:val="18"/>
              </w:rPr>
              <w:t>High</w:t>
            </w:r>
            <w:proofErr w:type="gramEnd"/>
            <w:r w:rsidRPr="0032348D">
              <w:rPr>
                <w:rFonts w:ascii="Calibri" w:hAnsi="Calibri" w:cs="Calibri"/>
                <w:sz w:val="18"/>
                <w:szCs w:val="18"/>
              </w:rPr>
              <w:t xml:space="preserve"> rating. This risk will, however, have very positive impacts on the projects as one of the biggest barriers impeding the widespread promotion of clean energy </w:t>
            </w:r>
            <w:proofErr w:type="spellStart"/>
            <w:r w:rsidRPr="0032348D">
              <w:rPr>
                <w:rFonts w:ascii="Calibri" w:hAnsi="Calibri" w:cs="Calibri"/>
                <w:sz w:val="18"/>
                <w:szCs w:val="18"/>
              </w:rPr>
              <w:t>minigrids</w:t>
            </w:r>
            <w:proofErr w:type="spellEnd"/>
            <w:r w:rsidRPr="0032348D">
              <w:rPr>
                <w:rFonts w:ascii="Calibri" w:hAnsi="Calibri" w:cs="Calibri"/>
                <w:sz w:val="18"/>
                <w:szCs w:val="18"/>
              </w:rPr>
              <w:t xml:space="preserve"> is inadequate regulatory framework </w:t>
            </w:r>
            <w:r w:rsidRPr="0032348D">
              <w:rPr>
                <w:rFonts w:ascii="Calibri" w:hAnsi="Calibri" w:cs="Calibri"/>
                <w:sz w:val="18"/>
                <w:szCs w:val="18"/>
              </w:rPr>
              <w:lastRenderedPageBreak/>
              <w:t>such as delivery method, tariffs, standards, etc.</w:t>
            </w:r>
          </w:p>
          <w:p w14:paraId="6F1E856A" w14:textId="77777777" w:rsidR="00380D4B" w:rsidRPr="00BC51D2" w:rsidRDefault="00380D4B" w:rsidP="00EF0F21">
            <w:pPr>
              <w:rPr>
                <w:rFonts w:ascii="Calibri" w:hAnsi="Calibri" w:cs="Calibri"/>
                <w:sz w:val="18"/>
                <w:szCs w:val="18"/>
              </w:rPr>
            </w:pPr>
          </w:p>
          <w:p w14:paraId="00F11751" w14:textId="77777777" w:rsidR="00380D4B" w:rsidRPr="00BC51D2" w:rsidRDefault="00380D4B" w:rsidP="00EF0F21">
            <w:pPr>
              <w:rPr>
                <w:rFonts w:ascii="Calibri" w:hAnsi="Calibri" w:cs="Calibri"/>
                <w:sz w:val="18"/>
                <w:szCs w:val="18"/>
              </w:rPr>
            </w:pPr>
            <w:r w:rsidRPr="00BC51D2">
              <w:rPr>
                <w:rFonts w:ascii="Calibri" w:hAnsi="Calibri" w:cs="Calibri"/>
                <w:sz w:val="18"/>
                <w:szCs w:val="18"/>
              </w:rPr>
              <w:t>L=5</w:t>
            </w:r>
          </w:p>
          <w:p w14:paraId="3C182FCE" w14:textId="77777777" w:rsidR="00380D4B" w:rsidRPr="00BC51D2" w:rsidRDefault="00380D4B" w:rsidP="00EF0F21">
            <w:pPr>
              <w:rPr>
                <w:rFonts w:ascii="Calibri" w:hAnsi="Calibri" w:cs="Calibri"/>
                <w:sz w:val="18"/>
                <w:szCs w:val="18"/>
              </w:rPr>
            </w:pPr>
            <w:r w:rsidRPr="00BC51D2">
              <w:rPr>
                <w:rFonts w:ascii="Calibri" w:hAnsi="Calibri" w:cs="Calibri"/>
                <w:sz w:val="18"/>
                <w:szCs w:val="18"/>
              </w:rPr>
              <w:t>I=5</w:t>
            </w:r>
          </w:p>
        </w:tc>
        <w:tc>
          <w:tcPr>
            <w:tcW w:w="4678" w:type="dxa"/>
          </w:tcPr>
          <w:p w14:paraId="06EEC037" w14:textId="77777777" w:rsidR="00380D4B" w:rsidRPr="00BC51D2" w:rsidRDefault="00380D4B" w:rsidP="00891B35">
            <w:pPr>
              <w:jc w:val="both"/>
              <w:rPr>
                <w:rFonts w:ascii="Calibri" w:hAnsi="Calibri" w:cs="Calibri"/>
                <w:sz w:val="18"/>
                <w:szCs w:val="18"/>
              </w:rPr>
            </w:pPr>
            <w:r w:rsidRPr="00BC51D2">
              <w:rPr>
                <w:rFonts w:ascii="Calibri" w:hAnsi="Calibri" w:cs="Calibri"/>
                <w:sz w:val="18"/>
                <w:szCs w:val="18"/>
              </w:rPr>
              <w:lastRenderedPageBreak/>
              <w:t xml:space="preserve">During the PPG phase, all consultations with stakeholders indicated the need for changes regulatory reforms. The project implementer partner (ABER) and technical and financial partners such as SIDA, EU, WB, AfDB indicated that reforms will be engaged in the course of 2021 onward. </w:t>
            </w:r>
          </w:p>
          <w:p w14:paraId="1050BCC6" w14:textId="77777777" w:rsidR="00380D4B" w:rsidRPr="00BC51D2" w:rsidRDefault="00380D4B" w:rsidP="00891B35">
            <w:pPr>
              <w:jc w:val="both"/>
              <w:rPr>
                <w:rFonts w:ascii="Calibri" w:hAnsi="Calibri" w:cs="Calibri"/>
                <w:color w:val="000000"/>
                <w:sz w:val="18"/>
                <w:szCs w:val="18"/>
              </w:rPr>
            </w:pPr>
            <w:r w:rsidRPr="00BC51D2">
              <w:rPr>
                <w:rFonts w:ascii="Calibri" w:hAnsi="Calibri" w:cs="Calibri"/>
                <w:sz w:val="18"/>
                <w:szCs w:val="18"/>
              </w:rPr>
              <w:t xml:space="preserve">The AMP Child project (national) and the regional AMP will be highly involved in the formulation, implementation and dissemination of these reforms under their components 1, 2, 3 and 4, which are: Policy and Regulations, </w:t>
            </w:r>
            <w:r w:rsidRPr="00BC51D2">
              <w:rPr>
                <w:rFonts w:ascii="Calibri" w:hAnsi="Calibri" w:cs="Calibri"/>
                <w:color w:val="000000"/>
                <w:sz w:val="18"/>
                <w:szCs w:val="18"/>
              </w:rPr>
              <w:t>Project and Business Model Innovation with Private Sector Engagement, Innovative Financing and finally, Convening, dissemination, tracking (knowledge management).</w:t>
            </w:r>
          </w:p>
          <w:p w14:paraId="0466B3A7" w14:textId="77777777" w:rsidR="00380D4B" w:rsidRPr="00BC51D2" w:rsidRDefault="00380D4B" w:rsidP="00891B35">
            <w:pPr>
              <w:jc w:val="both"/>
              <w:rPr>
                <w:rFonts w:ascii="Calibri" w:hAnsi="Calibri" w:cs="Calibri"/>
                <w:color w:val="000000"/>
                <w:sz w:val="18"/>
                <w:szCs w:val="18"/>
              </w:rPr>
            </w:pPr>
          </w:p>
          <w:p w14:paraId="7306B839" w14:textId="77777777" w:rsidR="00380D4B" w:rsidRPr="00BC51D2" w:rsidRDefault="00380D4B" w:rsidP="00891B35">
            <w:pPr>
              <w:jc w:val="both"/>
              <w:rPr>
                <w:rFonts w:ascii="Calibri" w:hAnsi="Calibri" w:cs="Calibri"/>
                <w:sz w:val="18"/>
                <w:szCs w:val="18"/>
              </w:rPr>
            </w:pPr>
            <w:r w:rsidRPr="00BC51D2">
              <w:rPr>
                <w:rFonts w:ascii="Calibri" w:hAnsi="Calibri" w:cs="Calibri"/>
                <w:color w:val="000000"/>
                <w:sz w:val="18"/>
                <w:szCs w:val="18"/>
              </w:rPr>
              <w:t xml:space="preserve">This is one of the rare risks that will have a positive impact on the project and its occurrence is fully expected. </w:t>
            </w:r>
          </w:p>
        </w:tc>
        <w:tc>
          <w:tcPr>
            <w:tcW w:w="1842" w:type="dxa"/>
          </w:tcPr>
          <w:p w14:paraId="63D66980" w14:textId="4C020FE8" w:rsidR="00380D4B" w:rsidRPr="00BC51D2" w:rsidRDefault="00A14B70" w:rsidP="00EF0F21">
            <w:pPr>
              <w:rPr>
                <w:rFonts w:ascii="Calibri" w:hAnsi="Calibri" w:cs="Calibri"/>
                <w:sz w:val="18"/>
                <w:szCs w:val="18"/>
              </w:rPr>
            </w:pPr>
            <w:r w:rsidRPr="00BC51D2">
              <w:rPr>
                <w:rFonts w:ascii="Calibri" w:hAnsi="Calibri" w:cs="Calibri"/>
                <w:sz w:val="18"/>
                <w:szCs w:val="18"/>
              </w:rPr>
              <w:t>ABER (Implementation Partner) and PMU</w:t>
            </w:r>
          </w:p>
        </w:tc>
      </w:tr>
      <w:tr w:rsidR="00380D4B" w:rsidRPr="00BC51D2" w14:paraId="22F4962D" w14:textId="77777777" w:rsidTr="00EF0F21">
        <w:tc>
          <w:tcPr>
            <w:tcW w:w="0" w:type="auto"/>
          </w:tcPr>
          <w:p w14:paraId="74352814" w14:textId="2C3CF3CC" w:rsidR="00380D4B" w:rsidRPr="00BC51D2" w:rsidRDefault="0032348D" w:rsidP="00EF0F21">
            <w:pPr>
              <w:rPr>
                <w:rFonts w:ascii="Calibri" w:hAnsi="Calibri" w:cs="Calibri"/>
                <w:sz w:val="18"/>
                <w:szCs w:val="18"/>
              </w:rPr>
            </w:pPr>
            <w:r>
              <w:rPr>
                <w:rFonts w:ascii="Calibri" w:hAnsi="Calibri" w:cs="Calibri"/>
                <w:sz w:val="18"/>
                <w:szCs w:val="18"/>
              </w:rPr>
              <w:t>3</w:t>
            </w:r>
          </w:p>
        </w:tc>
        <w:tc>
          <w:tcPr>
            <w:tcW w:w="1801" w:type="dxa"/>
          </w:tcPr>
          <w:p w14:paraId="364F6C6B" w14:textId="77777777" w:rsidR="00380D4B" w:rsidRPr="00BC51D2" w:rsidRDefault="00380D4B" w:rsidP="00EF0F21">
            <w:pPr>
              <w:rPr>
                <w:rFonts w:ascii="Calibri" w:hAnsi="Calibri" w:cs="Calibri"/>
                <w:sz w:val="18"/>
                <w:szCs w:val="18"/>
              </w:rPr>
            </w:pPr>
            <w:r w:rsidRPr="00BC51D2">
              <w:rPr>
                <w:rFonts w:ascii="Calibri" w:hAnsi="Calibri" w:cs="Calibri"/>
                <w:sz w:val="18"/>
                <w:szCs w:val="18"/>
              </w:rPr>
              <w:t>Investments made in Component 2—</w:t>
            </w:r>
          </w:p>
          <w:p w14:paraId="1FFF271B" w14:textId="77777777" w:rsidR="00380D4B" w:rsidRPr="00BC51D2" w:rsidRDefault="00380D4B" w:rsidP="00EF0F21">
            <w:pPr>
              <w:rPr>
                <w:rFonts w:ascii="Calibri" w:hAnsi="Calibri" w:cs="Calibri"/>
                <w:sz w:val="18"/>
                <w:szCs w:val="18"/>
              </w:rPr>
            </w:pPr>
            <w:r w:rsidRPr="00BC51D2">
              <w:rPr>
                <w:rFonts w:ascii="Calibri" w:hAnsi="Calibri" w:cs="Calibri"/>
                <w:sz w:val="18"/>
                <w:szCs w:val="18"/>
              </w:rPr>
              <w:t xml:space="preserve">Project and Business Model Innovation with Private Sector Engagement (pilot projects) may not be economically and </w:t>
            </w:r>
            <w:proofErr w:type="gramStart"/>
            <w:r w:rsidRPr="00BC51D2">
              <w:rPr>
                <w:rFonts w:ascii="Calibri" w:hAnsi="Calibri" w:cs="Calibri"/>
                <w:sz w:val="18"/>
                <w:szCs w:val="18"/>
              </w:rPr>
              <w:t>financial</w:t>
            </w:r>
            <w:proofErr w:type="gramEnd"/>
            <w:r w:rsidRPr="00BC51D2">
              <w:rPr>
                <w:rFonts w:ascii="Calibri" w:hAnsi="Calibri" w:cs="Calibri"/>
                <w:sz w:val="18"/>
                <w:szCs w:val="18"/>
              </w:rPr>
              <w:t xml:space="preserve"> viable and do not demonstrate cost reduction of renewable energy. </w:t>
            </w:r>
          </w:p>
        </w:tc>
        <w:tc>
          <w:tcPr>
            <w:tcW w:w="2326" w:type="dxa"/>
          </w:tcPr>
          <w:p w14:paraId="1A8BEF4F"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 xml:space="preserve">Financial </w:t>
            </w:r>
          </w:p>
          <w:p w14:paraId="05685B88"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 xml:space="preserve">2.1. Cost recovery </w:t>
            </w:r>
          </w:p>
          <w:p w14:paraId="0F8C1BDE" w14:textId="77777777" w:rsidR="00380D4B" w:rsidRPr="00BC51D2" w:rsidRDefault="00380D4B" w:rsidP="00EF0F21">
            <w:pPr>
              <w:rPr>
                <w:rFonts w:ascii="Calibri" w:hAnsi="Calibri" w:cs="Calibri"/>
                <w:sz w:val="18"/>
                <w:szCs w:val="18"/>
              </w:rPr>
            </w:pPr>
          </w:p>
        </w:tc>
        <w:tc>
          <w:tcPr>
            <w:tcW w:w="1985" w:type="dxa"/>
          </w:tcPr>
          <w:p w14:paraId="0D15D49D" w14:textId="73BB76E1" w:rsidR="00380D4B" w:rsidRPr="00BC51D2" w:rsidRDefault="0032348D" w:rsidP="00EF0F21">
            <w:pPr>
              <w:rPr>
                <w:rFonts w:ascii="Calibri" w:hAnsi="Calibri" w:cs="Calibri"/>
                <w:sz w:val="18"/>
                <w:szCs w:val="18"/>
              </w:rPr>
            </w:pPr>
            <w:r w:rsidRPr="0032348D">
              <w:rPr>
                <w:rFonts w:ascii="Calibri" w:hAnsi="Calibri" w:cs="Calibri"/>
                <w:sz w:val="18"/>
                <w:szCs w:val="18"/>
              </w:rPr>
              <w:t xml:space="preserve">The rating of this risks is </w:t>
            </w:r>
            <w:r w:rsidRPr="0032348D">
              <w:rPr>
                <w:rFonts w:ascii="Calibri" w:hAnsi="Calibri" w:cs="Calibri"/>
                <w:b/>
                <w:bCs/>
                <w:sz w:val="18"/>
                <w:szCs w:val="18"/>
              </w:rPr>
              <w:t>Moderate</w:t>
            </w:r>
            <w:r w:rsidRPr="0032348D">
              <w:rPr>
                <w:rFonts w:ascii="Calibri" w:hAnsi="Calibri" w:cs="Calibri"/>
                <w:sz w:val="18"/>
                <w:szCs w:val="18"/>
              </w:rPr>
              <w:t xml:space="preserve"> because pilot’s projects may not be able to recover cost of investments due to low purchasing power of customers.</w:t>
            </w:r>
          </w:p>
          <w:p w14:paraId="198A5105" w14:textId="77777777" w:rsidR="00380D4B" w:rsidRPr="00BC51D2" w:rsidRDefault="00380D4B" w:rsidP="00EF0F21">
            <w:pPr>
              <w:rPr>
                <w:rFonts w:ascii="Calibri" w:hAnsi="Calibri" w:cs="Calibri"/>
                <w:sz w:val="18"/>
                <w:szCs w:val="18"/>
              </w:rPr>
            </w:pPr>
          </w:p>
          <w:p w14:paraId="6A52F951" w14:textId="5B1C8564" w:rsidR="00380D4B" w:rsidRPr="00BC51D2" w:rsidRDefault="00380D4B" w:rsidP="00EF0F21">
            <w:pPr>
              <w:rPr>
                <w:rFonts w:ascii="Calibri" w:hAnsi="Calibri" w:cs="Calibri"/>
                <w:sz w:val="18"/>
                <w:szCs w:val="18"/>
              </w:rPr>
            </w:pPr>
            <w:r w:rsidRPr="00BC51D2">
              <w:rPr>
                <w:rFonts w:ascii="Calibri" w:hAnsi="Calibri" w:cs="Calibri"/>
                <w:sz w:val="18"/>
                <w:szCs w:val="18"/>
              </w:rPr>
              <w:t>L =</w:t>
            </w:r>
            <w:r w:rsidR="0032348D">
              <w:rPr>
                <w:rFonts w:ascii="Calibri" w:hAnsi="Calibri" w:cs="Calibri"/>
                <w:sz w:val="18"/>
                <w:szCs w:val="18"/>
              </w:rPr>
              <w:t xml:space="preserve"> 2</w:t>
            </w:r>
          </w:p>
          <w:p w14:paraId="0C3383BA" w14:textId="6C356400" w:rsidR="00380D4B" w:rsidRPr="00BC51D2" w:rsidRDefault="00380D4B" w:rsidP="00EF0F21">
            <w:pPr>
              <w:rPr>
                <w:rFonts w:ascii="Calibri" w:hAnsi="Calibri" w:cs="Calibri"/>
                <w:sz w:val="18"/>
                <w:szCs w:val="18"/>
              </w:rPr>
            </w:pPr>
            <w:r w:rsidRPr="00BC51D2">
              <w:rPr>
                <w:rFonts w:ascii="Calibri" w:hAnsi="Calibri" w:cs="Calibri"/>
                <w:sz w:val="18"/>
                <w:szCs w:val="18"/>
              </w:rPr>
              <w:t xml:space="preserve">I = </w:t>
            </w:r>
            <w:r w:rsidR="0032348D">
              <w:rPr>
                <w:rFonts w:ascii="Calibri" w:hAnsi="Calibri" w:cs="Calibri"/>
                <w:sz w:val="18"/>
                <w:szCs w:val="18"/>
              </w:rPr>
              <w:t>4</w:t>
            </w:r>
          </w:p>
        </w:tc>
        <w:tc>
          <w:tcPr>
            <w:tcW w:w="4678" w:type="dxa"/>
          </w:tcPr>
          <w:p w14:paraId="2F512E3E" w14:textId="73950CF6" w:rsidR="00380D4B" w:rsidRPr="00BC51D2" w:rsidRDefault="00380D4B" w:rsidP="00891B35">
            <w:pPr>
              <w:jc w:val="both"/>
              <w:rPr>
                <w:rFonts w:ascii="Calibri" w:hAnsi="Calibri" w:cs="Calibri"/>
                <w:sz w:val="18"/>
                <w:szCs w:val="18"/>
              </w:rPr>
            </w:pPr>
            <w:proofErr w:type="gramStart"/>
            <w:r w:rsidRPr="00BC51D2">
              <w:rPr>
                <w:rFonts w:ascii="Calibri" w:hAnsi="Calibri" w:cs="Calibri"/>
                <w:sz w:val="18"/>
                <w:szCs w:val="18"/>
              </w:rPr>
              <w:t>Stakeholder</w:t>
            </w:r>
            <w:r w:rsidR="00085B5C" w:rsidRPr="00BC51D2">
              <w:rPr>
                <w:rFonts w:ascii="Calibri" w:hAnsi="Calibri" w:cs="Calibri"/>
                <w:sz w:val="18"/>
                <w:szCs w:val="18"/>
              </w:rPr>
              <w:t>s</w:t>
            </w:r>
            <w:proofErr w:type="gramEnd"/>
            <w:r w:rsidRPr="00BC51D2">
              <w:rPr>
                <w:rFonts w:ascii="Calibri" w:hAnsi="Calibri" w:cs="Calibri"/>
                <w:sz w:val="18"/>
                <w:szCs w:val="18"/>
              </w:rPr>
              <w:t xml:space="preserve"> consultation and engagement in project identification and selection including adequate pre- feasibility studies. Also, pilot projects as per the </w:t>
            </w:r>
            <w:proofErr w:type="gramStart"/>
            <w:r w:rsidRPr="00BC51D2">
              <w:rPr>
                <w:rFonts w:ascii="Calibri" w:hAnsi="Calibri" w:cs="Calibri"/>
                <w:sz w:val="18"/>
                <w:szCs w:val="18"/>
              </w:rPr>
              <w:t>stakeholders</w:t>
            </w:r>
            <w:proofErr w:type="gramEnd"/>
            <w:r w:rsidRPr="00BC51D2">
              <w:rPr>
                <w:rFonts w:ascii="Calibri" w:hAnsi="Calibri" w:cs="Calibri"/>
                <w:sz w:val="18"/>
                <w:szCs w:val="18"/>
              </w:rPr>
              <w:t xml:space="preserve"> consultations are all based on productive uses in agriculture value-chains in off grid communities in order to safeguard payments. The fact that </w:t>
            </w:r>
            <w:proofErr w:type="spellStart"/>
            <w:r w:rsidRPr="00BC51D2">
              <w:rPr>
                <w:rFonts w:ascii="Calibri" w:hAnsi="Calibri" w:cs="Calibri"/>
                <w:sz w:val="18"/>
                <w:szCs w:val="18"/>
              </w:rPr>
              <w:t>minigrids</w:t>
            </w:r>
            <w:proofErr w:type="spellEnd"/>
            <w:r w:rsidRPr="00BC51D2">
              <w:rPr>
                <w:rFonts w:ascii="Calibri" w:hAnsi="Calibri" w:cs="Calibri"/>
                <w:sz w:val="18"/>
                <w:szCs w:val="18"/>
              </w:rPr>
              <w:t xml:space="preserve"> are anchored in productive uses which have a constant flow of revenues, this increases the economic and financial viability of the project. </w:t>
            </w:r>
            <w:r w:rsidR="00C34B58" w:rsidRPr="00BC51D2">
              <w:rPr>
                <w:rFonts w:ascii="Calibri" w:hAnsi="Calibri" w:cs="Calibri"/>
                <w:sz w:val="18"/>
                <w:szCs w:val="18"/>
              </w:rPr>
              <w:t xml:space="preserve"> In fact</w:t>
            </w:r>
            <w:r w:rsidR="00DC3289" w:rsidRPr="00BC51D2">
              <w:rPr>
                <w:rFonts w:ascii="Calibri" w:hAnsi="Calibri" w:cs="Calibri"/>
                <w:sz w:val="18"/>
                <w:szCs w:val="18"/>
              </w:rPr>
              <w:t>,</w:t>
            </w:r>
            <w:r w:rsidR="00C34B58" w:rsidRPr="00BC51D2">
              <w:rPr>
                <w:rFonts w:ascii="Calibri" w:hAnsi="Calibri" w:cs="Calibri"/>
                <w:sz w:val="18"/>
                <w:szCs w:val="18"/>
              </w:rPr>
              <w:t xml:space="preserve"> one of the </w:t>
            </w:r>
            <w:r w:rsidR="00DC3289" w:rsidRPr="00BC51D2">
              <w:rPr>
                <w:rFonts w:ascii="Calibri" w:hAnsi="Calibri" w:cs="Calibri"/>
                <w:sz w:val="18"/>
                <w:szCs w:val="18"/>
              </w:rPr>
              <w:t>upsides</w:t>
            </w:r>
            <w:r w:rsidR="00C34B58" w:rsidRPr="00BC51D2">
              <w:rPr>
                <w:rFonts w:ascii="Calibri" w:hAnsi="Calibri" w:cs="Calibri"/>
                <w:sz w:val="18"/>
                <w:szCs w:val="18"/>
              </w:rPr>
              <w:t xml:space="preserve"> of this project is capitalize on experience from other African countries and </w:t>
            </w:r>
            <w:r w:rsidR="00E976D5" w:rsidRPr="00BC51D2">
              <w:rPr>
                <w:rFonts w:ascii="Calibri" w:hAnsi="Calibri" w:cs="Calibri"/>
                <w:sz w:val="18"/>
                <w:szCs w:val="18"/>
              </w:rPr>
              <w:t>South-South cooperation to foster excha</w:t>
            </w:r>
            <w:r w:rsidR="00316FC9" w:rsidRPr="00BC51D2">
              <w:rPr>
                <w:rFonts w:ascii="Calibri" w:hAnsi="Calibri" w:cs="Calibri"/>
                <w:sz w:val="18"/>
                <w:szCs w:val="18"/>
              </w:rPr>
              <w:t>n</w:t>
            </w:r>
            <w:r w:rsidR="00E976D5" w:rsidRPr="00BC51D2">
              <w:rPr>
                <w:rFonts w:ascii="Calibri" w:hAnsi="Calibri" w:cs="Calibri"/>
                <w:sz w:val="18"/>
                <w:szCs w:val="18"/>
              </w:rPr>
              <w:t xml:space="preserve">ges of </w:t>
            </w:r>
            <w:r w:rsidR="00316FC9" w:rsidRPr="00BC51D2">
              <w:rPr>
                <w:rFonts w:ascii="Calibri" w:hAnsi="Calibri" w:cs="Calibri"/>
                <w:sz w:val="18"/>
                <w:szCs w:val="18"/>
              </w:rPr>
              <w:t>knowledge and expertise from other projects.</w:t>
            </w:r>
          </w:p>
        </w:tc>
        <w:tc>
          <w:tcPr>
            <w:tcW w:w="1842" w:type="dxa"/>
          </w:tcPr>
          <w:p w14:paraId="5867D8CA" w14:textId="2C6484B5" w:rsidR="00380D4B" w:rsidRPr="00BC51D2" w:rsidRDefault="00A14B70" w:rsidP="00EF0F21">
            <w:pPr>
              <w:rPr>
                <w:rFonts w:ascii="Calibri" w:hAnsi="Calibri" w:cs="Calibri"/>
                <w:sz w:val="18"/>
                <w:szCs w:val="18"/>
              </w:rPr>
            </w:pPr>
            <w:r w:rsidRPr="00BC51D2">
              <w:rPr>
                <w:rFonts w:ascii="Calibri" w:hAnsi="Calibri" w:cs="Calibri"/>
                <w:sz w:val="18"/>
                <w:szCs w:val="18"/>
                <w:lang w:val="fr-CA"/>
              </w:rPr>
              <w:t xml:space="preserve">PMU and </w:t>
            </w:r>
            <w:r w:rsidR="004E0DC0" w:rsidRPr="00BC51D2">
              <w:rPr>
                <w:rFonts w:ascii="Calibri" w:hAnsi="Calibri" w:cs="Calibri"/>
                <w:sz w:val="18"/>
                <w:szCs w:val="18"/>
              </w:rPr>
              <w:t>UNCDF</w:t>
            </w:r>
          </w:p>
        </w:tc>
      </w:tr>
      <w:tr w:rsidR="00380D4B" w:rsidRPr="00BC51D2" w14:paraId="549C3E90" w14:textId="77777777" w:rsidTr="00EF0F21">
        <w:trPr>
          <w:trHeight w:val="2690"/>
        </w:trPr>
        <w:tc>
          <w:tcPr>
            <w:tcW w:w="0" w:type="auto"/>
          </w:tcPr>
          <w:p w14:paraId="1C31F931" w14:textId="58C3E9B0" w:rsidR="00380D4B" w:rsidRPr="00BC51D2" w:rsidRDefault="0032348D" w:rsidP="00EF0F21">
            <w:pPr>
              <w:rPr>
                <w:rFonts w:ascii="Calibri" w:hAnsi="Calibri" w:cs="Calibri"/>
                <w:sz w:val="18"/>
                <w:szCs w:val="18"/>
              </w:rPr>
            </w:pPr>
            <w:r>
              <w:rPr>
                <w:rFonts w:ascii="Calibri" w:hAnsi="Calibri" w:cs="Calibri"/>
                <w:sz w:val="18"/>
                <w:szCs w:val="18"/>
              </w:rPr>
              <w:t>4</w:t>
            </w:r>
          </w:p>
        </w:tc>
        <w:tc>
          <w:tcPr>
            <w:tcW w:w="1801" w:type="dxa"/>
          </w:tcPr>
          <w:p w14:paraId="44319329" w14:textId="250512FF" w:rsidR="00380D4B" w:rsidRPr="00BC51D2" w:rsidRDefault="00380D4B" w:rsidP="00EF0F21">
            <w:pPr>
              <w:rPr>
                <w:rFonts w:ascii="Calibri" w:hAnsi="Calibri" w:cs="Calibri"/>
                <w:sz w:val="18"/>
                <w:szCs w:val="18"/>
              </w:rPr>
            </w:pPr>
            <w:r w:rsidRPr="00BC51D2">
              <w:rPr>
                <w:rFonts w:ascii="Calibri" w:hAnsi="Calibri" w:cs="Calibri"/>
                <w:sz w:val="18"/>
                <w:szCs w:val="18"/>
              </w:rPr>
              <w:t xml:space="preserve">FOREX issues </w:t>
            </w:r>
            <w:proofErr w:type="gramStart"/>
            <w:r w:rsidRPr="00BC51D2">
              <w:rPr>
                <w:rFonts w:ascii="Calibri" w:hAnsi="Calibri" w:cs="Calibri"/>
                <w:sz w:val="18"/>
                <w:szCs w:val="18"/>
              </w:rPr>
              <w:t>due to the fact that</w:t>
            </w:r>
            <w:proofErr w:type="gramEnd"/>
            <w:r w:rsidRPr="00BC51D2">
              <w:rPr>
                <w:rFonts w:ascii="Calibri" w:hAnsi="Calibri" w:cs="Calibri"/>
                <w:sz w:val="18"/>
                <w:szCs w:val="18"/>
              </w:rPr>
              <w:t xml:space="preserve"> pilot project developers and financial institutions </w:t>
            </w:r>
            <w:r w:rsidR="00CC1CE7" w:rsidRPr="00BC51D2">
              <w:rPr>
                <w:rFonts w:ascii="Calibri" w:hAnsi="Calibri" w:cs="Calibri"/>
                <w:sz w:val="18"/>
                <w:szCs w:val="18"/>
              </w:rPr>
              <w:t xml:space="preserve">may </w:t>
            </w:r>
            <w:r w:rsidRPr="00BC51D2">
              <w:rPr>
                <w:rFonts w:ascii="Calibri" w:hAnsi="Calibri" w:cs="Calibri"/>
                <w:sz w:val="18"/>
                <w:szCs w:val="18"/>
              </w:rPr>
              <w:t xml:space="preserve">receive loans and investment in dollars. </w:t>
            </w:r>
          </w:p>
        </w:tc>
        <w:tc>
          <w:tcPr>
            <w:tcW w:w="2326" w:type="dxa"/>
          </w:tcPr>
          <w:p w14:paraId="3CE754E0"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Financial</w:t>
            </w:r>
          </w:p>
          <w:p w14:paraId="271F0E76" w14:textId="77777777" w:rsidR="001374FF" w:rsidRDefault="00380D4B" w:rsidP="00EF0F21">
            <w:pPr>
              <w:rPr>
                <w:rFonts w:ascii="Calibri" w:hAnsi="Calibri" w:cs="Calibri"/>
                <w:b/>
                <w:sz w:val="18"/>
                <w:szCs w:val="18"/>
              </w:rPr>
            </w:pPr>
            <w:r w:rsidRPr="00BC51D2">
              <w:rPr>
                <w:rFonts w:ascii="Calibri" w:hAnsi="Calibri" w:cs="Calibri"/>
                <w:b/>
                <w:sz w:val="18"/>
                <w:szCs w:val="18"/>
              </w:rPr>
              <w:t xml:space="preserve">2.4. Fluctuation in credit rate, market, currency </w:t>
            </w:r>
          </w:p>
          <w:p w14:paraId="11AFEC12" w14:textId="6BE7651E" w:rsidR="00380D4B" w:rsidRPr="00BC51D2" w:rsidRDefault="00380D4B" w:rsidP="00EF0F21">
            <w:pPr>
              <w:rPr>
                <w:rFonts w:ascii="Calibri" w:hAnsi="Calibri" w:cs="Calibri"/>
                <w:b/>
                <w:sz w:val="18"/>
                <w:szCs w:val="18"/>
              </w:rPr>
            </w:pPr>
            <w:r w:rsidRPr="00BC51D2">
              <w:rPr>
                <w:rFonts w:ascii="Calibri" w:hAnsi="Calibri" w:cs="Calibri"/>
                <w:b/>
                <w:sz w:val="18"/>
                <w:szCs w:val="18"/>
              </w:rPr>
              <w:t>2.5. Delivery</w:t>
            </w:r>
          </w:p>
          <w:p w14:paraId="25002816" w14:textId="77777777" w:rsidR="00380D4B" w:rsidRPr="00BC51D2" w:rsidRDefault="00380D4B" w:rsidP="00EF0F21">
            <w:pPr>
              <w:rPr>
                <w:rFonts w:ascii="Calibri" w:hAnsi="Calibri" w:cs="Calibri"/>
                <w:sz w:val="18"/>
                <w:szCs w:val="18"/>
              </w:rPr>
            </w:pPr>
          </w:p>
        </w:tc>
        <w:tc>
          <w:tcPr>
            <w:tcW w:w="1985" w:type="dxa"/>
          </w:tcPr>
          <w:p w14:paraId="4766333F" w14:textId="77777777" w:rsidR="0032348D" w:rsidRPr="0032348D" w:rsidRDefault="0032348D" w:rsidP="0032348D">
            <w:pPr>
              <w:rPr>
                <w:rFonts w:ascii="Calibri" w:hAnsi="Calibri" w:cs="Calibri"/>
                <w:sz w:val="18"/>
                <w:szCs w:val="18"/>
              </w:rPr>
            </w:pPr>
            <w:r w:rsidRPr="0032348D">
              <w:rPr>
                <w:rFonts w:ascii="Calibri" w:hAnsi="Calibri" w:cs="Calibri"/>
                <w:sz w:val="18"/>
                <w:szCs w:val="18"/>
              </w:rPr>
              <w:t xml:space="preserve">The rating of this risks is </w:t>
            </w:r>
            <w:r w:rsidRPr="0032348D">
              <w:rPr>
                <w:rFonts w:ascii="Calibri" w:hAnsi="Calibri" w:cs="Calibri"/>
                <w:b/>
                <w:bCs/>
                <w:sz w:val="18"/>
                <w:szCs w:val="18"/>
              </w:rPr>
              <w:t>Moderate</w:t>
            </w:r>
            <w:r w:rsidRPr="0032348D">
              <w:rPr>
                <w:rFonts w:ascii="Calibri" w:hAnsi="Calibri" w:cs="Calibri"/>
                <w:sz w:val="18"/>
                <w:szCs w:val="18"/>
              </w:rPr>
              <w:t xml:space="preserve"> because pilot projects may be subjected to high interest rates and forex fluctuations and limit bankability of project for funding by investors. </w:t>
            </w:r>
          </w:p>
          <w:p w14:paraId="36C8E189" w14:textId="77777777" w:rsidR="0032348D" w:rsidRPr="0032348D" w:rsidRDefault="0032348D" w:rsidP="0032348D">
            <w:pPr>
              <w:rPr>
                <w:rFonts w:ascii="Calibri" w:hAnsi="Calibri" w:cs="Calibri"/>
                <w:sz w:val="18"/>
                <w:szCs w:val="18"/>
              </w:rPr>
            </w:pPr>
          </w:p>
          <w:p w14:paraId="538122F4" w14:textId="77777777" w:rsidR="0032348D" w:rsidRPr="0032348D" w:rsidRDefault="0032348D" w:rsidP="0032348D">
            <w:pPr>
              <w:rPr>
                <w:rFonts w:ascii="Calibri" w:hAnsi="Calibri" w:cs="Calibri"/>
                <w:sz w:val="18"/>
                <w:szCs w:val="18"/>
              </w:rPr>
            </w:pPr>
            <w:r w:rsidRPr="0032348D">
              <w:rPr>
                <w:rFonts w:ascii="Calibri" w:hAnsi="Calibri" w:cs="Calibri"/>
                <w:sz w:val="18"/>
                <w:szCs w:val="18"/>
              </w:rPr>
              <w:t>L =2</w:t>
            </w:r>
          </w:p>
          <w:p w14:paraId="217AE069" w14:textId="77777777" w:rsidR="0032348D" w:rsidRDefault="0032348D" w:rsidP="0032348D">
            <w:pPr>
              <w:rPr>
                <w:rFonts w:ascii="Calibri" w:hAnsi="Calibri" w:cs="Calibri"/>
                <w:sz w:val="18"/>
                <w:szCs w:val="18"/>
              </w:rPr>
            </w:pPr>
            <w:r w:rsidRPr="0032348D">
              <w:rPr>
                <w:rFonts w:ascii="Calibri" w:hAnsi="Calibri" w:cs="Calibri"/>
                <w:sz w:val="18"/>
                <w:szCs w:val="18"/>
              </w:rPr>
              <w:t>I = 4</w:t>
            </w:r>
          </w:p>
          <w:p w14:paraId="42898E21" w14:textId="1826BF05" w:rsidR="00380D4B" w:rsidRPr="00BC51D2" w:rsidRDefault="00380D4B" w:rsidP="0032348D">
            <w:pPr>
              <w:rPr>
                <w:rFonts w:ascii="Calibri" w:hAnsi="Calibri" w:cs="Calibri"/>
                <w:sz w:val="18"/>
                <w:szCs w:val="18"/>
              </w:rPr>
            </w:pPr>
            <w:r w:rsidRPr="00BC51D2">
              <w:rPr>
                <w:rFonts w:ascii="Calibri" w:hAnsi="Calibri" w:cs="Calibri"/>
                <w:sz w:val="18"/>
                <w:szCs w:val="18"/>
              </w:rPr>
              <w:t xml:space="preserve"> </w:t>
            </w:r>
          </w:p>
        </w:tc>
        <w:tc>
          <w:tcPr>
            <w:tcW w:w="4678" w:type="dxa"/>
          </w:tcPr>
          <w:p w14:paraId="321E6726" w14:textId="6C1774F0" w:rsidR="00380D4B" w:rsidRPr="00BC51D2" w:rsidRDefault="00380D4B" w:rsidP="00891B35">
            <w:pPr>
              <w:jc w:val="both"/>
              <w:rPr>
                <w:rFonts w:ascii="Calibri" w:hAnsi="Calibri" w:cs="Calibri"/>
                <w:sz w:val="18"/>
                <w:szCs w:val="18"/>
              </w:rPr>
            </w:pPr>
            <w:r w:rsidRPr="00BC51D2">
              <w:rPr>
                <w:rFonts w:ascii="Calibri" w:hAnsi="Calibri" w:cs="Calibri"/>
                <w:sz w:val="18"/>
                <w:szCs w:val="18"/>
              </w:rPr>
              <w:t xml:space="preserve">Training will be provided to local financial </w:t>
            </w:r>
            <w:proofErr w:type="gramStart"/>
            <w:r w:rsidRPr="00BC51D2">
              <w:rPr>
                <w:rFonts w:ascii="Calibri" w:hAnsi="Calibri" w:cs="Calibri"/>
                <w:sz w:val="18"/>
                <w:szCs w:val="18"/>
              </w:rPr>
              <w:t>institutions</w:t>
            </w:r>
            <w:proofErr w:type="gramEnd"/>
            <w:r w:rsidRPr="00BC51D2">
              <w:rPr>
                <w:rFonts w:ascii="Calibri" w:hAnsi="Calibri" w:cs="Calibri"/>
                <w:sz w:val="18"/>
                <w:szCs w:val="18"/>
              </w:rPr>
              <w:t xml:space="preserve"> so they fully understand the risks and benefits of solar </w:t>
            </w:r>
            <w:proofErr w:type="spellStart"/>
            <w:r w:rsidRPr="00BC51D2">
              <w:rPr>
                <w:rFonts w:ascii="Calibri" w:hAnsi="Calibri" w:cs="Calibri"/>
                <w:sz w:val="18"/>
                <w:szCs w:val="18"/>
              </w:rPr>
              <w:t>minigrid</w:t>
            </w:r>
            <w:proofErr w:type="spellEnd"/>
            <w:r w:rsidRPr="00BC51D2">
              <w:rPr>
                <w:rFonts w:ascii="Calibri" w:hAnsi="Calibri" w:cs="Calibri"/>
                <w:sz w:val="18"/>
                <w:szCs w:val="18"/>
              </w:rPr>
              <w:t xml:space="preserve"> projects.</w:t>
            </w:r>
            <w:r w:rsidR="00316FC9" w:rsidRPr="00BC51D2">
              <w:rPr>
                <w:rFonts w:ascii="Calibri" w:hAnsi="Calibri" w:cs="Calibri"/>
                <w:sz w:val="18"/>
                <w:szCs w:val="18"/>
              </w:rPr>
              <w:t xml:space="preserve"> Therefore, local FI will be more inclined to</w:t>
            </w:r>
            <w:r w:rsidRPr="00BC51D2">
              <w:rPr>
                <w:rFonts w:ascii="Calibri" w:hAnsi="Calibri" w:cs="Calibri"/>
                <w:sz w:val="18"/>
                <w:szCs w:val="18"/>
              </w:rPr>
              <w:t xml:space="preserve"> </w:t>
            </w:r>
            <w:r w:rsidR="00F748D3" w:rsidRPr="00BC51D2">
              <w:rPr>
                <w:rFonts w:ascii="Calibri" w:hAnsi="Calibri" w:cs="Calibri"/>
                <w:sz w:val="18"/>
                <w:szCs w:val="18"/>
              </w:rPr>
              <w:t xml:space="preserve">finance project in local currency </w:t>
            </w:r>
            <w:proofErr w:type="gramStart"/>
            <w:r w:rsidR="00F748D3" w:rsidRPr="00BC51D2">
              <w:rPr>
                <w:rFonts w:ascii="Calibri" w:hAnsi="Calibri" w:cs="Calibri"/>
                <w:sz w:val="18"/>
                <w:szCs w:val="18"/>
              </w:rPr>
              <w:t>and also</w:t>
            </w:r>
            <w:proofErr w:type="gramEnd"/>
            <w:r w:rsidR="00F748D3" w:rsidRPr="00BC51D2">
              <w:rPr>
                <w:rFonts w:ascii="Calibri" w:hAnsi="Calibri" w:cs="Calibri"/>
                <w:sz w:val="18"/>
                <w:szCs w:val="18"/>
              </w:rPr>
              <w:t xml:space="preserve"> put in place financial products in line with the specific needs of the </w:t>
            </w:r>
            <w:proofErr w:type="spellStart"/>
            <w:r w:rsidR="00F748D3" w:rsidRPr="00BC51D2">
              <w:rPr>
                <w:rFonts w:ascii="Calibri" w:hAnsi="Calibri" w:cs="Calibri"/>
                <w:sz w:val="18"/>
                <w:szCs w:val="18"/>
              </w:rPr>
              <w:t>minigrids</w:t>
            </w:r>
            <w:proofErr w:type="spellEnd"/>
            <w:r w:rsidR="00F748D3" w:rsidRPr="00BC51D2">
              <w:rPr>
                <w:rFonts w:ascii="Calibri" w:hAnsi="Calibri" w:cs="Calibri"/>
                <w:sz w:val="18"/>
                <w:szCs w:val="18"/>
              </w:rPr>
              <w:t xml:space="preserve"> market. </w:t>
            </w:r>
          </w:p>
        </w:tc>
        <w:tc>
          <w:tcPr>
            <w:tcW w:w="1842" w:type="dxa"/>
          </w:tcPr>
          <w:p w14:paraId="5367EA81" w14:textId="1BDB9BF0" w:rsidR="00380D4B" w:rsidRPr="00BC51D2" w:rsidRDefault="00A14B70" w:rsidP="00EF0F21">
            <w:pPr>
              <w:rPr>
                <w:rFonts w:ascii="Calibri" w:hAnsi="Calibri" w:cs="Calibri"/>
                <w:sz w:val="18"/>
                <w:szCs w:val="18"/>
                <w:lang w:val="fr-CA"/>
              </w:rPr>
            </w:pPr>
            <w:r w:rsidRPr="00BC51D2">
              <w:rPr>
                <w:rFonts w:ascii="Calibri" w:hAnsi="Calibri" w:cs="Calibri"/>
                <w:sz w:val="18"/>
                <w:szCs w:val="18"/>
                <w:lang w:val="fr-CA"/>
              </w:rPr>
              <w:t>PMU and UNCDF</w:t>
            </w:r>
          </w:p>
        </w:tc>
      </w:tr>
      <w:tr w:rsidR="00864464" w:rsidRPr="003679F7" w14:paraId="508584B3" w14:textId="77777777" w:rsidTr="00EF0F21">
        <w:tc>
          <w:tcPr>
            <w:tcW w:w="0" w:type="auto"/>
          </w:tcPr>
          <w:p w14:paraId="7CFBA7AB" w14:textId="64BE5885" w:rsidR="00864464" w:rsidRPr="003679F7" w:rsidRDefault="00864464" w:rsidP="00485121">
            <w:pPr>
              <w:jc w:val="both"/>
              <w:rPr>
                <w:rFonts w:ascii="Calibri" w:hAnsi="Calibri" w:cs="Calibri"/>
                <w:sz w:val="18"/>
                <w:szCs w:val="18"/>
              </w:rPr>
            </w:pPr>
            <w:r w:rsidRPr="003679F7">
              <w:rPr>
                <w:rFonts w:ascii="Calibri" w:hAnsi="Calibri" w:cs="Calibri"/>
                <w:sz w:val="18"/>
                <w:szCs w:val="18"/>
              </w:rPr>
              <w:t>5</w:t>
            </w:r>
          </w:p>
        </w:tc>
        <w:tc>
          <w:tcPr>
            <w:tcW w:w="1801" w:type="dxa"/>
          </w:tcPr>
          <w:p w14:paraId="5D5C54D6" w14:textId="4C27461F" w:rsidR="00864464" w:rsidRPr="003679F7" w:rsidRDefault="00864464" w:rsidP="00485121">
            <w:pPr>
              <w:jc w:val="both"/>
              <w:rPr>
                <w:rFonts w:ascii="Calibri" w:hAnsi="Calibri" w:cs="Calibri"/>
                <w:sz w:val="18"/>
                <w:szCs w:val="18"/>
              </w:rPr>
            </w:pPr>
            <w:r w:rsidRPr="003679F7">
              <w:rPr>
                <w:rFonts w:ascii="Calibri" w:hAnsi="Calibri" w:cs="Calibri"/>
                <w:sz w:val="18"/>
                <w:szCs w:val="18"/>
              </w:rPr>
              <w:t>Project delays or disruptions due to COVID-19</w:t>
            </w:r>
          </w:p>
        </w:tc>
        <w:tc>
          <w:tcPr>
            <w:tcW w:w="2326" w:type="dxa"/>
          </w:tcPr>
          <w:p w14:paraId="3A2F908D" w14:textId="3B6EE683" w:rsidR="00864464" w:rsidRPr="003679F7" w:rsidRDefault="00864464" w:rsidP="00485121">
            <w:pPr>
              <w:jc w:val="both"/>
              <w:rPr>
                <w:rFonts w:ascii="Calibri" w:hAnsi="Calibri" w:cs="Calibri"/>
                <w:b/>
                <w:sz w:val="18"/>
                <w:szCs w:val="18"/>
              </w:rPr>
            </w:pPr>
            <w:r w:rsidRPr="003679F7">
              <w:rPr>
                <w:rFonts w:ascii="Calibri" w:hAnsi="Calibri" w:cs="Calibri"/>
                <w:b/>
                <w:sz w:val="18"/>
                <w:szCs w:val="18"/>
              </w:rPr>
              <w:t>Operational</w:t>
            </w:r>
          </w:p>
        </w:tc>
        <w:tc>
          <w:tcPr>
            <w:tcW w:w="1985" w:type="dxa"/>
          </w:tcPr>
          <w:p w14:paraId="0A426C96" w14:textId="4E57D6FF" w:rsidR="00864464" w:rsidRPr="003679F7" w:rsidRDefault="00864464" w:rsidP="00485121">
            <w:pPr>
              <w:jc w:val="both"/>
              <w:rPr>
                <w:rFonts w:ascii="Calibri" w:hAnsi="Calibri" w:cs="Calibri"/>
                <w:sz w:val="18"/>
                <w:szCs w:val="18"/>
              </w:rPr>
            </w:pPr>
            <w:r w:rsidRPr="003679F7">
              <w:rPr>
                <w:rFonts w:ascii="Calibri" w:hAnsi="Calibri" w:cs="Calibri"/>
                <w:sz w:val="18"/>
                <w:szCs w:val="18"/>
              </w:rPr>
              <w:t xml:space="preserve">The rating of this risk is </w:t>
            </w:r>
            <w:r w:rsidRPr="003679F7">
              <w:rPr>
                <w:rFonts w:ascii="Calibri" w:hAnsi="Calibri" w:cs="Calibri"/>
                <w:b/>
                <w:bCs/>
                <w:sz w:val="18"/>
                <w:szCs w:val="18"/>
              </w:rPr>
              <w:t>Moderate</w:t>
            </w:r>
            <w:r w:rsidRPr="003679F7">
              <w:rPr>
                <w:rFonts w:ascii="Calibri" w:hAnsi="Calibri" w:cs="Calibri"/>
                <w:sz w:val="18"/>
                <w:szCs w:val="18"/>
              </w:rPr>
              <w:t>.</w:t>
            </w:r>
          </w:p>
          <w:p w14:paraId="314C6061" w14:textId="77777777" w:rsidR="00864464" w:rsidRPr="003679F7" w:rsidRDefault="00864464" w:rsidP="00485121">
            <w:pPr>
              <w:jc w:val="both"/>
              <w:rPr>
                <w:rFonts w:ascii="Calibri" w:hAnsi="Calibri" w:cs="Calibri"/>
                <w:sz w:val="18"/>
                <w:szCs w:val="18"/>
              </w:rPr>
            </w:pPr>
          </w:p>
          <w:p w14:paraId="5A1A3151" w14:textId="44054FC1" w:rsidR="00864464" w:rsidRPr="003679F7" w:rsidRDefault="00864464" w:rsidP="00485121">
            <w:pPr>
              <w:jc w:val="both"/>
              <w:rPr>
                <w:rFonts w:ascii="Calibri" w:hAnsi="Calibri" w:cs="Calibri"/>
                <w:sz w:val="18"/>
                <w:szCs w:val="18"/>
              </w:rPr>
            </w:pPr>
            <w:r w:rsidRPr="003679F7">
              <w:rPr>
                <w:rFonts w:ascii="Calibri" w:hAnsi="Calibri" w:cs="Calibri"/>
                <w:sz w:val="18"/>
                <w:szCs w:val="18"/>
              </w:rPr>
              <w:t xml:space="preserve">L = </w:t>
            </w:r>
            <w:r w:rsidR="00A0487E" w:rsidRPr="003679F7">
              <w:rPr>
                <w:rFonts w:ascii="Calibri" w:hAnsi="Calibri" w:cs="Calibri"/>
                <w:sz w:val="18"/>
                <w:szCs w:val="18"/>
              </w:rPr>
              <w:t>3</w:t>
            </w:r>
          </w:p>
          <w:p w14:paraId="4DC93FE6" w14:textId="1E5E984F" w:rsidR="00864464" w:rsidRPr="003679F7" w:rsidRDefault="00864464" w:rsidP="00485121">
            <w:pPr>
              <w:jc w:val="both"/>
              <w:rPr>
                <w:rFonts w:ascii="Calibri" w:hAnsi="Calibri" w:cs="Calibri"/>
                <w:sz w:val="18"/>
                <w:szCs w:val="18"/>
              </w:rPr>
            </w:pPr>
            <w:r w:rsidRPr="003679F7">
              <w:rPr>
                <w:rFonts w:ascii="Calibri" w:hAnsi="Calibri" w:cs="Calibri"/>
                <w:sz w:val="18"/>
                <w:szCs w:val="18"/>
              </w:rPr>
              <w:t xml:space="preserve">I = </w:t>
            </w:r>
            <w:r w:rsidR="003D5156" w:rsidRPr="003679F7">
              <w:rPr>
                <w:rFonts w:ascii="Calibri" w:hAnsi="Calibri" w:cs="Calibri"/>
                <w:sz w:val="18"/>
                <w:szCs w:val="18"/>
              </w:rPr>
              <w:t>3</w:t>
            </w:r>
          </w:p>
        </w:tc>
        <w:tc>
          <w:tcPr>
            <w:tcW w:w="4678" w:type="dxa"/>
          </w:tcPr>
          <w:p w14:paraId="2DEF2161" w14:textId="77777777" w:rsidR="00344EC0" w:rsidRPr="003679F7" w:rsidRDefault="00344EC0" w:rsidP="00485121">
            <w:pPr>
              <w:jc w:val="both"/>
              <w:rPr>
                <w:rFonts w:ascii="Calibri" w:hAnsi="Calibri" w:cs="Calibri"/>
                <w:sz w:val="18"/>
                <w:szCs w:val="18"/>
              </w:rPr>
            </w:pPr>
            <w:r w:rsidRPr="003679F7">
              <w:rPr>
                <w:rFonts w:ascii="Calibri" w:hAnsi="Calibri" w:cs="Calibri"/>
                <w:sz w:val="18"/>
                <w:szCs w:val="18"/>
              </w:rPr>
              <w:t xml:space="preserve">The COVID-19 pandemic is, at the time of writing, at a point of inflection. Variants and second/third waves of infections are emerging worldwide with concomitant reactions from authorities, ranging from mild restrictions on movement and curfews, to strict lockdowns and strict domestic travel restrictions. The most robust forms of restrictions could negatively impact activities requiring the physical presence of team members and stakeholders. </w:t>
            </w:r>
          </w:p>
          <w:p w14:paraId="49E04421" w14:textId="77777777" w:rsidR="00344EC0" w:rsidRPr="003679F7" w:rsidRDefault="00344EC0" w:rsidP="00485121">
            <w:pPr>
              <w:jc w:val="both"/>
              <w:rPr>
                <w:rFonts w:ascii="Calibri" w:hAnsi="Calibri" w:cs="Calibri"/>
                <w:sz w:val="18"/>
                <w:szCs w:val="18"/>
              </w:rPr>
            </w:pPr>
          </w:p>
          <w:p w14:paraId="3BA2812D" w14:textId="77777777" w:rsidR="00344EC0" w:rsidRPr="003679F7" w:rsidRDefault="00344EC0" w:rsidP="00485121">
            <w:pPr>
              <w:jc w:val="both"/>
              <w:rPr>
                <w:rFonts w:ascii="Calibri" w:hAnsi="Calibri" w:cs="Calibri"/>
                <w:sz w:val="18"/>
                <w:szCs w:val="18"/>
              </w:rPr>
            </w:pPr>
            <w:r w:rsidRPr="003679F7">
              <w:rPr>
                <w:rFonts w:ascii="Calibri" w:hAnsi="Calibri" w:cs="Calibri"/>
                <w:sz w:val="18"/>
                <w:szCs w:val="18"/>
              </w:rPr>
              <w:t>At the pilot level, risks could relate to:</w:t>
            </w:r>
          </w:p>
          <w:p w14:paraId="6442775C" w14:textId="771A882C" w:rsidR="00344EC0" w:rsidRPr="003679F7" w:rsidRDefault="00344EC0" w:rsidP="00485121">
            <w:pPr>
              <w:jc w:val="both"/>
              <w:rPr>
                <w:rFonts w:ascii="Calibri" w:hAnsi="Calibri" w:cs="Calibri"/>
                <w:sz w:val="18"/>
                <w:szCs w:val="18"/>
              </w:rPr>
            </w:pPr>
            <w:r w:rsidRPr="003679F7">
              <w:rPr>
                <w:rFonts w:ascii="Calibri" w:hAnsi="Calibri" w:cs="Calibri"/>
                <w:sz w:val="18"/>
                <w:szCs w:val="18"/>
              </w:rPr>
              <w:lastRenderedPageBreak/>
              <w:t xml:space="preserve">- Supply chain delays or disruptions. Delays with importing or local availability of material and equipment due to reduced manufacturing capacity impacting planned delivery timelines. </w:t>
            </w:r>
          </w:p>
          <w:p w14:paraId="64E9E05B" w14:textId="18346DA8" w:rsidR="00344EC0" w:rsidRPr="003679F7" w:rsidRDefault="00344EC0" w:rsidP="00485121">
            <w:pPr>
              <w:jc w:val="both"/>
              <w:rPr>
                <w:rFonts w:ascii="Calibri" w:hAnsi="Calibri" w:cs="Calibri"/>
                <w:sz w:val="18"/>
                <w:szCs w:val="18"/>
              </w:rPr>
            </w:pPr>
            <w:r w:rsidRPr="003679F7">
              <w:rPr>
                <w:rFonts w:ascii="Calibri" w:hAnsi="Calibri" w:cs="Calibri"/>
                <w:sz w:val="18"/>
                <w:szCs w:val="18"/>
              </w:rPr>
              <w:t xml:space="preserve">- Availability of implementation teams. Increased absenteeism of resources due to sickness, the need to care for others, or restrictions on travel may impact project efficiency or progress. </w:t>
            </w:r>
          </w:p>
          <w:p w14:paraId="6B8E651C" w14:textId="77777777" w:rsidR="00864464" w:rsidRPr="003679F7" w:rsidRDefault="00344EC0" w:rsidP="00485121">
            <w:pPr>
              <w:jc w:val="both"/>
              <w:rPr>
                <w:rFonts w:ascii="Calibri" w:hAnsi="Calibri" w:cs="Calibri"/>
                <w:sz w:val="18"/>
                <w:szCs w:val="18"/>
              </w:rPr>
            </w:pPr>
            <w:r w:rsidRPr="003679F7">
              <w:rPr>
                <w:rFonts w:ascii="Calibri" w:hAnsi="Calibri" w:cs="Calibri"/>
                <w:sz w:val="18"/>
                <w:szCs w:val="18"/>
              </w:rPr>
              <w:t>- Broader time and cost impact of COVID compliance. Project timelines may be delayed when scheduling around social distancing requirements and/or costs may increase to ensure compliance with COVID-19 guidance.</w:t>
            </w:r>
          </w:p>
          <w:p w14:paraId="646F90F8" w14:textId="77777777" w:rsidR="00344EC0" w:rsidRPr="003679F7" w:rsidRDefault="00344EC0" w:rsidP="00485121">
            <w:pPr>
              <w:jc w:val="both"/>
              <w:rPr>
                <w:rFonts w:ascii="Calibri" w:hAnsi="Calibri" w:cs="Calibri"/>
                <w:sz w:val="18"/>
                <w:szCs w:val="18"/>
              </w:rPr>
            </w:pPr>
            <w:r w:rsidRPr="003679F7">
              <w:rPr>
                <w:rFonts w:ascii="Calibri" w:hAnsi="Calibri" w:cs="Calibri"/>
                <w:sz w:val="18"/>
                <w:szCs w:val="18"/>
              </w:rPr>
              <w:t xml:space="preserve">- Reduced ability to pay of </w:t>
            </w:r>
            <w:proofErr w:type="spellStart"/>
            <w:r w:rsidRPr="003679F7">
              <w:rPr>
                <w:rFonts w:ascii="Calibri" w:hAnsi="Calibri" w:cs="Calibri"/>
                <w:sz w:val="18"/>
                <w:szCs w:val="18"/>
              </w:rPr>
              <w:t>minigrid</w:t>
            </w:r>
            <w:proofErr w:type="spellEnd"/>
            <w:r w:rsidRPr="003679F7">
              <w:rPr>
                <w:rFonts w:ascii="Calibri" w:hAnsi="Calibri" w:cs="Calibri"/>
                <w:sz w:val="18"/>
                <w:szCs w:val="18"/>
              </w:rPr>
              <w:t xml:space="preserve"> consumers due to the negative economic impacts of COVID-19. </w:t>
            </w:r>
          </w:p>
          <w:p w14:paraId="166A3350" w14:textId="77777777" w:rsidR="00344EC0" w:rsidRPr="003679F7" w:rsidRDefault="00344EC0" w:rsidP="00485121">
            <w:pPr>
              <w:jc w:val="both"/>
              <w:rPr>
                <w:rFonts w:ascii="Calibri" w:hAnsi="Calibri" w:cs="Calibri"/>
                <w:sz w:val="18"/>
                <w:szCs w:val="18"/>
              </w:rPr>
            </w:pPr>
          </w:p>
          <w:p w14:paraId="2D8195D7" w14:textId="77777777" w:rsidR="00D33330" w:rsidRPr="003679F7" w:rsidRDefault="00D33330" w:rsidP="00485121">
            <w:pPr>
              <w:jc w:val="both"/>
              <w:rPr>
                <w:rFonts w:ascii="Calibri" w:hAnsi="Calibri" w:cs="Calibri"/>
                <w:sz w:val="18"/>
                <w:szCs w:val="18"/>
              </w:rPr>
            </w:pPr>
            <w:r w:rsidRPr="003679F7">
              <w:rPr>
                <w:rFonts w:ascii="Calibri" w:hAnsi="Calibri" w:cs="Calibri"/>
                <w:sz w:val="18"/>
                <w:szCs w:val="18"/>
              </w:rPr>
              <w:t xml:space="preserve">Scheduling of activities such as site development and on-site training that may require physical presence in certain localities has been front-loaded, allowing for a buffer in case the sanitary situation deteriorates to the point of preventing the swift realization of these activities. </w:t>
            </w:r>
          </w:p>
          <w:p w14:paraId="5F5E18B8" w14:textId="77777777" w:rsidR="00D33330" w:rsidRPr="003679F7" w:rsidRDefault="00D33330" w:rsidP="00485121">
            <w:pPr>
              <w:jc w:val="both"/>
              <w:rPr>
                <w:rFonts w:ascii="Calibri" w:hAnsi="Calibri" w:cs="Calibri"/>
                <w:sz w:val="18"/>
                <w:szCs w:val="18"/>
              </w:rPr>
            </w:pPr>
          </w:p>
          <w:p w14:paraId="37E72CDA" w14:textId="77777777" w:rsidR="00D33330" w:rsidRPr="003679F7" w:rsidRDefault="00D33330" w:rsidP="00485121">
            <w:pPr>
              <w:jc w:val="both"/>
              <w:rPr>
                <w:rFonts w:ascii="Calibri" w:hAnsi="Calibri" w:cs="Calibri"/>
                <w:sz w:val="18"/>
                <w:szCs w:val="18"/>
              </w:rPr>
            </w:pPr>
            <w:r w:rsidRPr="003679F7">
              <w:rPr>
                <w:rFonts w:ascii="Calibri" w:hAnsi="Calibri" w:cs="Calibri"/>
                <w:sz w:val="18"/>
                <w:szCs w:val="18"/>
              </w:rPr>
              <w:t xml:space="preserve">Online communication and teleconferencing options will be investigated and given preference to facilitate social distancing, where needed. </w:t>
            </w:r>
          </w:p>
          <w:p w14:paraId="3AB07126" w14:textId="77777777" w:rsidR="00D33330" w:rsidRPr="003679F7" w:rsidRDefault="00D33330" w:rsidP="00485121">
            <w:pPr>
              <w:jc w:val="both"/>
              <w:rPr>
                <w:rFonts w:ascii="Calibri" w:hAnsi="Calibri" w:cs="Calibri"/>
                <w:sz w:val="18"/>
                <w:szCs w:val="18"/>
              </w:rPr>
            </w:pPr>
          </w:p>
          <w:p w14:paraId="1DF1A35C" w14:textId="685C22B4" w:rsidR="00D33330" w:rsidRPr="003679F7" w:rsidRDefault="00D33330" w:rsidP="00485121">
            <w:pPr>
              <w:jc w:val="both"/>
              <w:rPr>
                <w:rFonts w:ascii="Calibri" w:hAnsi="Calibri" w:cs="Calibri"/>
                <w:sz w:val="18"/>
                <w:szCs w:val="18"/>
              </w:rPr>
            </w:pPr>
            <w:r w:rsidRPr="003679F7">
              <w:rPr>
                <w:rFonts w:ascii="Calibri" w:hAnsi="Calibri" w:cs="Calibri"/>
                <w:sz w:val="18"/>
                <w:szCs w:val="18"/>
              </w:rPr>
              <w:t>During project implementation this risk will be reassessed and following activities may be carried as needed:</w:t>
            </w:r>
          </w:p>
          <w:p w14:paraId="29FAF69B" w14:textId="77777777" w:rsidR="00D33330" w:rsidRPr="003679F7" w:rsidRDefault="00D33330" w:rsidP="00485121">
            <w:pPr>
              <w:jc w:val="both"/>
              <w:rPr>
                <w:rFonts w:ascii="Calibri" w:hAnsi="Calibri" w:cs="Calibri"/>
                <w:sz w:val="18"/>
                <w:szCs w:val="18"/>
              </w:rPr>
            </w:pPr>
            <w:r w:rsidRPr="003679F7">
              <w:rPr>
                <w:rFonts w:ascii="Calibri" w:hAnsi="Calibri" w:cs="Calibri"/>
                <w:sz w:val="18"/>
                <w:szCs w:val="18"/>
              </w:rPr>
              <w:t xml:space="preserve">- Performing a schedule assessment or time-impact analysis, including examining the status of material procurement on projects. </w:t>
            </w:r>
          </w:p>
          <w:p w14:paraId="6BA75DC9" w14:textId="1753AA0F" w:rsidR="00D33330" w:rsidRPr="003679F7" w:rsidRDefault="00D33330" w:rsidP="00485121">
            <w:pPr>
              <w:jc w:val="both"/>
              <w:rPr>
                <w:rFonts w:ascii="Calibri" w:hAnsi="Calibri" w:cs="Calibri"/>
                <w:sz w:val="18"/>
                <w:szCs w:val="18"/>
              </w:rPr>
            </w:pPr>
            <w:r w:rsidRPr="003679F7">
              <w:rPr>
                <w:rFonts w:ascii="Calibri" w:hAnsi="Calibri" w:cs="Calibri"/>
                <w:sz w:val="18"/>
                <w:szCs w:val="18"/>
              </w:rPr>
              <w:t xml:space="preserve">- Identifying most critical materials, equipment, products for procurement and engaging suppliers to prioritize delivery and/or expose key vulnerabilities. </w:t>
            </w:r>
          </w:p>
          <w:p w14:paraId="0EC5EBD2" w14:textId="237FA7BC" w:rsidR="00D33330" w:rsidRPr="003679F7" w:rsidRDefault="00D33330" w:rsidP="00485121">
            <w:pPr>
              <w:jc w:val="both"/>
              <w:rPr>
                <w:rFonts w:ascii="Calibri" w:hAnsi="Calibri" w:cs="Calibri"/>
                <w:sz w:val="18"/>
                <w:szCs w:val="18"/>
              </w:rPr>
            </w:pPr>
            <w:r w:rsidRPr="003679F7">
              <w:rPr>
                <w:rFonts w:ascii="Calibri" w:hAnsi="Calibri" w:cs="Calibri"/>
                <w:sz w:val="18"/>
                <w:szCs w:val="18"/>
              </w:rPr>
              <w:t xml:space="preserve">- Identifying key resources and skills and possible alternatives in case of absences. </w:t>
            </w:r>
          </w:p>
          <w:p w14:paraId="59F49E3F" w14:textId="1DEC5F13" w:rsidR="00D33330" w:rsidRPr="003679F7" w:rsidRDefault="00D33330" w:rsidP="00485121">
            <w:pPr>
              <w:jc w:val="both"/>
              <w:rPr>
                <w:rFonts w:ascii="Calibri" w:hAnsi="Calibri" w:cs="Calibri"/>
                <w:sz w:val="18"/>
                <w:szCs w:val="18"/>
              </w:rPr>
            </w:pPr>
            <w:r w:rsidRPr="003679F7">
              <w:rPr>
                <w:rFonts w:ascii="Calibri" w:hAnsi="Calibri" w:cs="Calibri"/>
                <w:sz w:val="18"/>
                <w:szCs w:val="18"/>
              </w:rPr>
              <w:t xml:space="preserve">- Prioritizing and facilitating vaccinations of workers if possible. </w:t>
            </w:r>
          </w:p>
          <w:p w14:paraId="1867B141" w14:textId="3079486C" w:rsidR="00D33330" w:rsidRPr="003679F7" w:rsidRDefault="00D33330" w:rsidP="00485121">
            <w:pPr>
              <w:jc w:val="both"/>
              <w:rPr>
                <w:rFonts w:ascii="Calibri" w:hAnsi="Calibri" w:cs="Calibri"/>
                <w:sz w:val="18"/>
                <w:szCs w:val="18"/>
              </w:rPr>
            </w:pPr>
            <w:r w:rsidRPr="003679F7">
              <w:rPr>
                <w:rFonts w:ascii="Calibri" w:hAnsi="Calibri" w:cs="Calibri"/>
                <w:sz w:val="18"/>
                <w:szCs w:val="18"/>
              </w:rPr>
              <w:t xml:space="preserve">- Assessing cost impacts of enhanced cleaning, reduced workforce, and other modifications. </w:t>
            </w:r>
          </w:p>
          <w:p w14:paraId="3CA529C1" w14:textId="7A121449" w:rsidR="00344EC0" w:rsidRPr="003679F7" w:rsidRDefault="00D33330" w:rsidP="00485121">
            <w:pPr>
              <w:jc w:val="both"/>
              <w:rPr>
                <w:rFonts w:ascii="Calibri" w:hAnsi="Calibri" w:cs="Calibri"/>
                <w:sz w:val="18"/>
                <w:szCs w:val="18"/>
              </w:rPr>
            </w:pPr>
            <w:r w:rsidRPr="003679F7">
              <w:rPr>
                <w:rFonts w:ascii="Calibri" w:hAnsi="Calibri" w:cs="Calibri"/>
                <w:sz w:val="18"/>
                <w:szCs w:val="18"/>
              </w:rPr>
              <w:t>- Assessing what services can be continued offsite to limit schedule delays.</w:t>
            </w:r>
          </w:p>
        </w:tc>
        <w:tc>
          <w:tcPr>
            <w:tcW w:w="1842" w:type="dxa"/>
          </w:tcPr>
          <w:p w14:paraId="273FAABB" w14:textId="43FDD334" w:rsidR="00864464" w:rsidRPr="003679F7" w:rsidRDefault="00256D5D" w:rsidP="00EF0F21">
            <w:pPr>
              <w:rPr>
                <w:rFonts w:ascii="Calibri" w:hAnsi="Calibri" w:cs="Calibri"/>
                <w:sz w:val="18"/>
                <w:szCs w:val="18"/>
              </w:rPr>
            </w:pPr>
            <w:r w:rsidRPr="003679F7">
              <w:rPr>
                <w:rFonts w:ascii="Calibri" w:hAnsi="Calibri" w:cs="Calibri"/>
                <w:sz w:val="18"/>
                <w:szCs w:val="18"/>
              </w:rPr>
              <w:lastRenderedPageBreak/>
              <w:t>ABER (Implementation Partner) and PMU</w:t>
            </w:r>
          </w:p>
        </w:tc>
      </w:tr>
      <w:tr w:rsidR="00380D4B" w:rsidRPr="00BC51D2" w14:paraId="4313563A" w14:textId="77777777" w:rsidTr="00EF0F21">
        <w:tc>
          <w:tcPr>
            <w:tcW w:w="0" w:type="auto"/>
          </w:tcPr>
          <w:p w14:paraId="09190324" w14:textId="2061D8B9" w:rsidR="00380D4B" w:rsidRPr="00BC51D2" w:rsidRDefault="00256D5D" w:rsidP="00EF0F21">
            <w:pPr>
              <w:rPr>
                <w:rFonts w:ascii="Calibri" w:hAnsi="Calibri" w:cs="Calibri"/>
                <w:sz w:val="18"/>
                <w:szCs w:val="18"/>
              </w:rPr>
            </w:pPr>
            <w:r>
              <w:rPr>
                <w:rFonts w:ascii="Calibri" w:hAnsi="Calibri" w:cs="Calibri"/>
                <w:sz w:val="18"/>
                <w:szCs w:val="18"/>
              </w:rPr>
              <w:lastRenderedPageBreak/>
              <w:t>6</w:t>
            </w:r>
          </w:p>
        </w:tc>
        <w:tc>
          <w:tcPr>
            <w:tcW w:w="1801" w:type="dxa"/>
          </w:tcPr>
          <w:p w14:paraId="1F9A33FA" w14:textId="77777777" w:rsidR="00380D4B" w:rsidRPr="00BC51D2" w:rsidRDefault="00380D4B" w:rsidP="00EF0F21">
            <w:pPr>
              <w:rPr>
                <w:rFonts w:ascii="Calibri" w:hAnsi="Calibri" w:cs="Calibri"/>
                <w:sz w:val="18"/>
                <w:szCs w:val="18"/>
              </w:rPr>
            </w:pPr>
            <w:r w:rsidRPr="00BC51D2">
              <w:rPr>
                <w:rFonts w:ascii="Calibri" w:hAnsi="Calibri" w:cs="Calibri"/>
                <w:sz w:val="18"/>
                <w:szCs w:val="18"/>
              </w:rPr>
              <w:t>Lack of coordination with existing initiatives / stakeholders</w:t>
            </w:r>
          </w:p>
        </w:tc>
        <w:tc>
          <w:tcPr>
            <w:tcW w:w="2326" w:type="dxa"/>
          </w:tcPr>
          <w:p w14:paraId="79C8C4A0"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Operational</w:t>
            </w:r>
          </w:p>
          <w:p w14:paraId="262C20EB"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3.5 Synergy potential (linking with other initiatives as relevant)</w:t>
            </w:r>
          </w:p>
        </w:tc>
        <w:tc>
          <w:tcPr>
            <w:tcW w:w="1985" w:type="dxa"/>
          </w:tcPr>
          <w:p w14:paraId="02102688" w14:textId="04F77B2E" w:rsidR="0032348D" w:rsidRPr="0032348D" w:rsidRDefault="0032348D" w:rsidP="0032348D">
            <w:pPr>
              <w:rPr>
                <w:rFonts w:ascii="Calibri" w:hAnsi="Calibri" w:cs="Calibri"/>
                <w:sz w:val="18"/>
                <w:szCs w:val="18"/>
              </w:rPr>
            </w:pPr>
            <w:r w:rsidRPr="0032348D">
              <w:rPr>
                <w:rFonts w:ascii="Calibri" w:hAnsi="Calibri" w:cs="Calibri"/>
                <w:sz w:val="18"/>
                <w:szCs w:val="18"/>
              </w:rPr>
              <w:t xml:space="preserve">The rating of this risk is </w:t>
            </w:r>
            <w:r w:rsidRPr="0032348D">
              <w:rPr>
                <w:rFonts w:ascii="Calibri" w:hAnsi="Calibri" w:cs="Calibri"/>
                <w:b/>
                <w:bCs/>
                <w:sz w:val="18"/>
                <w:szCs w:val="18"/>
              </w:rPr>
              <w:t>Low</w:t>
            </w:r>
            <w:r w:rsidRPr="0032348D">
              <w:rPr>
                <w:rFonts w:ascii="Calibri" w:hAnsi="Calibri" w:cs="Calibri"/>
                <w:sz w:val="18"/>
                <w:szCs w:val="18"/>
              </w:rPr>
              <w:t>.</w:t>
            </w:r>
          </w:p>
          <w:p w14:paraId="40A2D984" w14:textId="77777777" w:rsidR="0032348D" w:rsidRPr="0032348D" w:rsidRDefault="0032348D" w:rsidP="0032348D">
            <w:pPr>
              <w:rPr>
                <w:rFonts w:ascii="Calibri" w:hAnsi="Calibri" w:cs="Calibri"/>
                <w:sz w:val="18"/>
                <w:szCs w:val="18"/>
              </w:rPr>
            </w:pPr>
          </w:p>
          <w:p w14:paraId="427F79F1" w14:textId="77777777" w:rsidR="0032348D" w:rsidRPr="0032348D" w:rsidRDefault="0032348D" w:rsidP="0032348D">
            <w:pPr>
              <w:rPr>
                <w:rFonts w:ascii="Calibri" w:hAnsi="Calibri" w:cs="Calibri"/>
                <w:sz w:val="18"/>
                <w:szCs w:val="18"/>
              </w:rPr>
            </w:pPr>
            <w:r w:rsidRPr="0032348D">
              <w:rPr>
                <w:rFonts w:ascii="Calibri" w:hAnsi="Calibri" w:cs="Calibri"/>
                <w:sz w:val="18"/>
                <w:szCs w:val="18"/>
              </w:rPr>
              <w:t>L = 2</w:t>
            </w:r>
          </w:p>
          <w:p w14:paraId="05F79557" w14:textId="2F75ECFE" w:rsidR="00380D4B" w:rsidRPr="00BC51D2" w:rsidRDefault="0032348D" w:rsidP="0032348D">
            <w:pPr>
              <w:rPr>
                <w:rFonts w:ascii="Calibri" w:hAnsi="Calibri" w:cs="Calibri"/>
                <w:sz w:val="18"/>
                <w:szCs w:val="18"/>
              </w:rPr>
            </w:pPr>
            <w:r w:rsidRPr="0032348D">
              <w:rPr>
                <w:rFonts w:ascii="Calibri" w:hAnsi="Calibri" w:cs="Calibri"/>
                <w:sz w:val="18"/>
                <w:szCs w:val="18"/>
              </w:rPr>
              <w:t>I = 2</w:t>
            </w:r>
          </w:p>
        </w:tc>
        <w:tc>
          <w:tcPr>
            <w:tcW w:w="4678" w:type="dxa"/>
          </w:tcPr>
          <w:p w14:paraId="0628E667" w14:textId="2E05F3D3" w:rsidR="00380D4B" w:rsidRPr="00BC51D2" w:rsidRDefault="00585982" w:rsidP="00EF0F21">
            <w:pPr>
              <w:rPr>
                <w:rFonts w:ascii="Calibri" w:hAnsi="Calibri" w:cs="Calibri"/>
                <w:sz w:val="18"/>
                <w:szCs w:val="18"/>
              </w:rPr>
            </w:pPr>
            <w:r w:rsidRPr="00BC51D2">
              <w:rPr>
                <w:rFonts w:ascii="Calibri" w:hAnsi="Calibri" w:cs="Calibri"/>
                <w:sz w:val="18"/>
                <w:szCs w:val="18"/>
              </w:rPr>
              <w:t>There will be representatives of the donor partners in the multi-</w:t>
            </w:r>
            <w:proofErr w:type="gramStart"/>
            <w:r w:rsidRPr="00BC51D2">
              <w:rPr>
                <w:rFonts w:ascii="Calibri" w:hAnsi="Calibri" w:cs="Calibri"/>
                <w:sz w:val="18"/>
                <w:szCs w:val="18"/>
              </w:rPr>
              <w:t>stakeholders</w:t>
            </w:r>
            <w:proofErr w:type="gramEnd"/>
            <w:r w:rsidRPr="00BC51D2">
              <w:rPr>
                <w:rFonts w:ascii="Calibri" w:hAnsi="Calibri" w:cs="Calibri"/>
                <w:sz w:val="18"/>
                <w:szCs w:val="18"/>
              </w:rPr>
              <w:t xml:space="preserve"> platform. </w:t>
            </w:r>
            <w:r w:rsidR="00A47986" w:rsidRPr="00BC51D2">
              <w:rPr>
                <w:rFonts w:ascii="Calibri" w:hAnsi="Calibri" w:cs="Calibri"/>
                <w:sz w:val="18"/>
                <w:szCs w:val="18"/>
              </w:rPr>
              <w:t xml:space="preserve">Also, ABER being the coordinating entity for rural electrification projects and the implementing partner of the GEF7 child project will contribute to </w:t>
            </w:r>
            <w:r w:rsidR="00692AE7" w:rsidRPr="00BC51D2">
              <w:rPr>
                <w:rFonts w:ascii="Calibri" w:hAnsi="Calibri" w:cs="Calibri"/>
                <w:sz w:val="18"/>
                <w:szCs w:val="18"/>
              </w:rPr>
              <w:t xml:space="preserve">better coordination. Moreover, the project will employ a robust and inclusive </w:t>
            </w:r>
            <w:proofErr w:type="gramStart"/>
            <w:r w:rsidR="00692AE7" w:rsidRPr="00BC51D2">
              <w:rPr>
                <w:rFonts w:ascii="Calibri" w:hAnsi="Calibri" w:cs="Calibri"/>
                <w:sz w:val="18"/>
                <w:szCs w:val="18"/>
              </w:rPr>
              <w:t>stakeholders</w:t>
            </w:r>
            <w:proofErr w:type="gramEnd"/>
            <w:r w:rsidR="00692AE7" w:rsidRPr="00BC51D2">
              <w:rPr>
                <w:rFonts w:ascii="Calibri" w:hAnsi="Calibri" w:cs="Calibri"/>
                <w:sz w:val="18"/>
                <w:szCs w:val="18"/>
              </w:rPr>
              <w:t xml:space="preserve"> engagement. </w:t>
            </w:r>
          </w:p>
        </w:tc>
        <w:tc>
          <w:tcPr>
            <w:tcW w:w="1842" w:type="dxa"/>
          </w:tcPr>
          <w:p w14:paraId="6A1BAEF1" w14:textId="646A1533" w:rsidR="00380D4B" w:rsidRPr="00BC51D2" w:rsidRDefault="00380D4B" w:rsidP="00EF0F21">
            <w:pPr>
              <w:rPr>
                <w:rFonts w:ascii="Calibri" w:hAnsi="Calibri" w:cs="Calibri"/>
                <w:sz w:val="18"/>
                <w:szCs w:val="18"/>
              </w:rPr>
            </w:pPr>
            <w:r w:rsidRPr="00BC51D2">
              <w:rPr>
                <w:rFonts w:ascii="Calibri" w:hAnsi="Calibri" w:cs="Calibri"/>
                <w:sz w:val="18"/>
                <w:szCs w:val="18"/>
              </w:rPr>
              <w:t>ABER</w:t>
            </w:r>
            <w:r w:rsidR="00A14B70" w:rsidRPr="00BC51D2">
              <w:rPr>
                <w:rFonts w:ascii="Calibri" w:hAnsi="Calibri" w:cs="Calibri"/>
                <w:sz w:val="18"/>
                <w:szCs w:val="18"/>
              </w:rPr>
              <w:t>, PMU and AMP Regional, ECREEE</w:t>
            </w:r>
          </w:p>
        </w:tc>
      </w:tr>
      <w:tr w:rsidR="00380D4B" w:rsidRPr="00BC51D2" w14:paraId="4131861D" w14:textId="77777777" w:rsidTr="00EF0F21">
        <w:tc>
          <w:tcPr>
            <w:tcW w:w="0" w:type="auto"/>
          </w:tcPr>
          <w:p w14:paraId="57DFC084" w14:textId="64C3F910" w:rsidR="00380D4B" w:rsidRPr="00BC51D2" w:rsidRDefault="00256D5D" w:rsidP="00EF0F21">
            <w:pPr>
              <w:rPr>
                <w:rFonts w:ascii="Calibri" w:hAnsi="Calibri" w:cs="Calibri"/>
                <w:sz w:val="18"/>
                <w:szCs w:val="18"/>
              </w:rPr>
            </w:pPr>
            <w:r>
              <w:rPr>
                <w:rFonts w:ascii="Calibri" w:hAnsi="Calibri" w:cs="Calibri"/>
                <w:sz w:val="18"/>
                <w:szCs w:val="18"/>
              </w:rPr>
              <w:t>7</w:t>
            </w:r>
          </w:p>
        </w:tc>
        <w:tc>
          <w:tcPr>
            <w:tcW w:w="1801" w:type="dxa"/>
          </w:tcPr>
          <w:p w14:paraId="3DE972CD" w14:textId="77777777" w:rsidR="00380D4B" w:rsidRPr="00BC51D2" w:rsidRDefault="00380D4B" w:rsidP="00EF0F21">
            <w:pPr>
              <w:rPr>
                <w:rFonts w:ascii="Calibri" w:hAnsi="Calibri" w:cs="Calibri"/>
                <w:sz w:val="18"/>
                <w:szCs w:val="18"/>
              </w:rPr>
            </w:pPr>
            <w:r w:rsidRPr="00BC51D2">
              <w:rPr>
                <w:rFonts w:ascii="Calibri" w:hAnsi="Calibri" w:cs="Calibri"/>
                <w:sz w:val="18"/>
                <w:szCs w:val="18"/>
              </w:rPr>
              <w:t xml:space="preserve">Burkina Faso is highly vulnerable to climate change and is already being impacted by frequent droughts and decrease in water availability which contributes to famine, lowering of agricultural yields and weakening of the economic base, triggering a process of impoverishment. </w:t>
            </w:r>
          </w:p>
        </w:tc>
        <w:tc>
          <w:tcPr>
            <w:tcW w:w="2326" w:type="dxa"/>
          </w:tcPr>
          <w:p w14:paraId="3FE5FD10"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Social and Environmental</w:t>
            </w:r>
          </w:p>
          <w:p w14:paraId="752A1970"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 xml:space="preserve">1.4. Climate change and </w:t>
            </w:r>
          </w:p>
          <w:p w14:paraId="6B1EDA97"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disaster</w:t>
            </w:r>
          </w:p>
          <w:p w14:paraId="19B4CB45" w14:textId="77777777" w:rsidR="00380D4B" w:rsidRPr="00BC51D2" w:rsidRDefault="00380D4B" w:rsidP="00EF0F21">
            <w:pPr>
              <w:rPr>
                <w:rFonts w:ascii="Calibri" w:hAnsi="Calibri" w:cs="Calibri"/>
                <w:b/>
                <w:sz w:val="18"/>
                <w:szCs w:val="18"/>
              </w:rPr>
            </w:pPr>
          </w:p>
          <w:p w14:paraId="47E6C5A5"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Safety and Security</w:t>
            </w:r>
          </w:p>
          <w:p w14:paraId="7B3931E4"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8.5 Natural Hazards</w:t>
            </w:r>
          </w:p>
          <w:p w14:paraId="5C3BE7B2"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8.6 Manmade Hazards</w:t>
            </w:r>
          </w:p>
        </w:tc>
        <w:tc>
          <w:tcPr>
            <w:tcW w:w="1985" w:type="dxa"/>
          </w:tcPr>
          <w:p w14:paraId="2D1AF703" w14:textId="77777777" w:rsidR="000C28BA" w:rsidRPr="000C28BA" w:rsidRDefault="000C28BA" w:rsidP="000C28BA">
            <w:pPr>
              <w:rPr>
                <w:rFonts w:ascii="Calibri" w:hAnsi="Calibri" w:cs="Calibri"/>
                <w:sz w:val="18"/>
                <w:szCs w:val="18"/>
              </w:rPr>
            </w:pPr>
            <w:r w:rsidRPr="000C28BA">
              <w:rPr>
                <w:rFonts w:ascii="Calibri" w:hAnsi="Calibri" w:cs="Calibri"/>
                <w:sz w:val="18"/>
                <w:szCs w:val="18"/>
              </w:rPr>
              <w:t xml:space="preserve">The rating of this risks is </w:t>
            </w:r>
            <w:r w:rsidRPr="000C28BA">
              <w:rPr>
                <w:rFonts w:ascii="Calibri" w:hAnsi="Calibri" w:cs="Calibri"/>
                <w:b/>
                <w:bCs/>
                <w:sz w:val="18"/>
                <w:szCs w:val="18"/>
              </w:rPr>
              <w:t xml:space="preserve">Substantial </w:t>
            </w:r>
            <w:r w:rsidRPr="000C28BA">
              <w:rPr>
                <w:rFonts w:ascii="Calibri" w:hAnsi="Calibri" w:cs="Calibri"/>
                <w:sz w:val="18"/>
                <w:szCs w:val="18"/>
              </w:rPr>
              <w:t xml:space="preserve">as climate impacts and variability mostly droughts and flooding in Burkina Faso are frequent. The impact on the </w:t>
            </w:r>
            <w:proofErr w:type="spellStart"/>
            <w:r w:rsidRPr="000C28BA">
              <w:rPr>
                <w:rFonts w:ascii="Calibri" w:hAnsi="Calibri" w:cs="Calibri"/>
                <w:sz w:val="18"/>
                <w:szCs w:val="18"/>
              </w:rPr>
              <w:t>minigrid</w:t>
            </w:r>
            <w:proofErr w:type="spellEnd"/>
            <w:r w:rsidRPr="000C28BA">
              <w:rPr>
                <w:rFonts w:ascii="Calibri" w:hAnsi="Calibri" w:cs="Calibri"/>
                <w:sz w:val="18"/>
                <w:szCs w:val="18"/>
              </w:rPr>
              <w:t xml:space="preserve"> infrastructure is minimal.  </w:t>
            </w:r>
          </w:p>
          <w:p w14:paraId="7E8300F5" w14:textId="77777777" w:rsidR="000C28BA" w:rsidRPr="000C28BA" w:rsidRDefault="000C28BA" w:rsidP="000C28BA">
            <w:pPr>
              <w:rPr>
                <w:rFonts w:ascii="Calibri" w:hAnsi="Calibri" w:cs="Calibri"/>
                <w:sz w:val="18"/>
                <w:szCs w:val="18"/>
              </w:rPr>
            </w:pPr>
            <w:r w:rsidRPr="000C28BA">
              <w:rPr>
                <w:rFonts w:ascii="Calibri" w:hAnsi="Calibri" w:cs="Calibri"/>
                <w:sz w:val="18"/>
                <w:szCs w:val="18"/>
              </w:rPr>
              <w:t xml:space="preserve">However, as the pilot projects are targeting agricultural value-chains (small scale farmers), the climate related risks affect their ability to pay. </w:t>
            </w:r>
          </w:p>
          <w:p w14:paraId="02C8B32A" w14:textId="77777777" w:rsidR="000C28BA" w:rsidRPr="000C28BA" w:rsidRDefault="000C28BA" w:rsidP="000C28BA">
            <w:pPr>
              <w:rPr>
                <w:rFonts w:ascii="Calibri" w:hAnsi="Calibri" w:cs="Calibri"/>
                <w:sz w:val="18"/>
                <w:szCs w:val="18"/>
              </w:rPr>
            </w:pPr>
          </w:p>
          <w:p w14:paraId="688E04FB" w14:textId="77777777" w:rsidR="000C28BA" w:rsidRPr="000C28BA" w:rsidRDefault="000C28BA" w:rsidP="000C28BA">
            <w:pPr>
              <w:rPr>
                <w:rFonts w:ascii="Calibri" w:hAnsi="Calibri" w:cs="Calibri"/>
                <w:sz w:val="18"/>
                <w:szCs w:val="18"/>
              </w:rPr>
            </w:pPr>
            <w:r w:rsidRPr="000C28BA">
              <w:rPr>
                <w:rFonts w:ascii="Calibri" w:hAnsi="Calibri" w:cs="Calibri"/>
                <w:sz w:val="18"/>
                <w:szCs w:val="18"/>
              </w:rPr>
              <w:t>L =4</w:t>
            </w:r>
          </w:p>
          <w:p w14:paraId="41D98E8B" w14:textId="77777777" w:rsidR="00380D4B" w:rsidRDefault="000C28BA" w:rsidP="000C28BA">
            <w:pPr>
              <w:rPr>
                <w:rFonts w:ascii="Calibri" w:hAnsi="Calibri" w:cs="Calibri"/>
                <w:sz w:val="18"/>
                <w:szCs w:val="18"/>
              </w:rPr>
            </w:pPr>
            <w:r w:rsidRPr="000C28BA">
              <w:rPr>
                <w:rFonts w:ascii="Calibri" w:hAnsi="Calibri" w:cs="Calibri"/>
                <w:sz w:val="18"/>
                <w:szCs w:val="18"/>
              </w:rPr>
              <w:t>I = 4</w:t>
            </w:r>
          </w:p>
          <w:p w14:paraId="49BA1E77" w14:textId="6C16CD94" w:rsidR="000C28BA" w:rsidRPr="00BC51D2" w:rsidRDefault="000C28BA" w:rsidP="000C28BA">
            <w:pPr>
              <w:rPr>
                <w:rFonts w:ascii="Calibri" w:hAnsi="Calibri" w:cs="Calibri"/>
                <w:sz w:val="18"/>
                <w:szCs w:val="18"/>
              </w:rPr>
            </w:pPr>
          </w:p>
        </w:tc>
        <w:tc>
          <w:tcPr>
            <w:tcW w:w="4678" w:type="dxa"/>
          </w:tcPr>
          <w:p w14:paraId="042F8B68" w14:textId="77777777" w:rsidR="00380D4B" w:rsidRPr="00BC51D2" w:rsidRDefault="00380D4B" w:rsidP="00EF0F21">
            <w:pPr>
              <w:rPr>
                <w:rFonts w:ascii="Calibri" w:hAnsi="Calibri" w:cs="Calibri"/>
                <w:sz w:val="18"/>
                <w:szCs w:val="18"/>
              </w:rPr>
            </w:pPr>
            <w:r w:rsidRPr="00BC51D2">
              <w:rPr>
                <w:rFonts w:ascii="Calibri" w:hAnsi="Calibri" w:cs="Calibri"/>
                <w:sz w:val="18"/>
                <w:szCs w:val="18"/>
              </w:rPr>
              <w:t>Climate risks assessment tool will be used to assess the vulnerability of all pilot projects to climate impacts are fully integrated into the project design.</w:t>
            </w:r>
          </w:p>
        </w:tc>
        <w:tc>
          <w:tcPr>
            <w:tcW w:w="1842" w:type="dxa"/>
          </w:tcPr>
          <w:p w14:paraId="2F03D5E5" w14:textId="0D26F0FE" w:rsidR="00380D4B" w:rsidRPr="00BC51D2" w:rsidRDefault="004E0DC0" w:rsidP="00EF0F21">
            <w:pPr>
              <w:rPr>
                <w:rFonts w:ascii="Calibri" w:hAnsi="Calibri" w:cs="Calibri"/>
                <w:sz w:val="18"/>
                <w:szCs w:val="18"/>
                <w:lang w:val="fr-CA"/>
              </w:rPr>
            </w:pPr>
            <w:r w:rsidRPr="00BC51D2">
              <w:rPr>
                <w:rFonts w:ascii="Calibri" w:hAnsi="Calibri" w:cs="Calibri"/>
                <w:sz w:val="18"/>
                <w:szCs w:val="18"/>
              </w:rPr>
              <w:t>SP/CNDD, DGEVCC</w:t>
            </w:r>
            <w:r w:rsidR="00A14B70" w:rsidRPr="00BC51D2">
              <w:rPr>
                <w:rFonts w:ascii="Calibri" w:hAnsi="Calibri" w:cs="Calibri"/>
                <w:sz w:val="18"/>
                <w:szCs w:val="18"/>
                <w:lang w:val="fr-CA"/>
              </w:rPr>
              <w:t>, PMU</w:t>
            </w:r>
          </w:p>
        </w:tc>
      </w:tr>
      <w:tr w:rsidR="00380D4B" w:rsidRPr="00BC51D2" w14:paraId="2D038772" w14:textId="77777777" w:rsidTr="00EF0F21">
        <w:tc>
          <w:tcPr>
            <w:tcW w:w="0" w:type="auto"/>
          </w:tcPr>
          <w:p w14:paraId="23F2CACC" w14:textId="4D36BC12" w:rsidR="00380D4B" w:rsidRPr="00BC51D2" w:rsidRDefault="00256D5D" w:rsidP="00EF0F21">
            <w:pPr>
              <w:rPr>
                <w:rFonts w:ascii="Calibri" w:hAnsi="Calibri" w:cs="Calibri"/>
                <w:sz w:val="18"/>
                <w:szCs w:val="18"/>
              </w:rPr>
            </w:pPr>
            <w:r>
              <w:rPr>
                <w:rFonts w:ascii="Calibri" w:hAnsi="Calibri" w:cs="Calibri"/>
                <w:sz w:val="18"/>
                <w:szCs w:val="18"/>
              </w:rPr>
              <w:t>8</w:t>
            </w:r>
          </w:p>
        </w:tc>
        <w:tc>
          <w:tcPr>
            <w:tcW w:w="1801" w:type="dxa"/>
          </w:tcPr>
          <w:p w14:paraId="345AB9CB" w14:textId="77777777" w:rsidR="00380D4B" w:rsidRPr="00BC51D2" w:rsidRDefault="00380D4B" w:rsidP="00EF0F21">
            <w:pPr>
              <w:rPr>
                <w:rFonts w:ascii="Calibri" w:hAnsi="Calibri" w:cs="Calibri"/>
                <w:sz w:val="18"/>
                <w:szCs w:val="18"/>
              </w:rPr>
            </w:pPr>
            <w:r w:rsidRPr="00BC51D2">
              <w:rPr>
                <w:rFonts w:ascii="Calibri" w:hAnsi="Calibri" w:cs="Calibri"/>
                <w:sz w:val="18"/>
                <w:szCs w:val="18"/>
              </w:rPr>
              <w:t>Institutional and private sector partners will not be capable of playing their roles</w:t>
            </w:r>
          </w:p>
        </w:tc>
        <w:tc>
          <w:tcPr>
            <w:tcW w:w="2326" w:type="dxa"/>
          </w:tcPr>
          <w:p w14:paraId="179677BE"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 xml:space="preserve">Operational </w:t>
            </w:r>
          </w:p>
          <w:p w14:paraId="027C6315"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3.8 Capacity development of national partners</w:t>
            </w:r>
          </w:p>
          <w:p w14:paraId="78F1D2CD" w14:textId="77777777" w:rsidR="00380D4B" w:rsidRPr="00BC51D2" w:rsidRDefault="00380D4B" w:rsidP="00EF0F21">
            <w:pPr>
              <w:rPr>
                <w:rFonts w:ascii="Calibri" w:hAnsi="Calibri" w:cs="Calibri"/>
                <w:b/>
                <w:sz w:val="18"/>
                <w:szCs w:val="18"/>
              </w:rPr>
            </w:pPr>
          </w:p>
          <w:p w14:paraId="7030E8D3" w14:textId="77777777" w:rsidR="00380D4B" w:rsidRPr="00BC51D2" w:rsidRDefault="00380D4B" w:rsidP="00EF0F21">
            <w:pPr>
              <w:rPr>
                <w:rFonts w:ascii="Calibri" w:hAnsi="Calibri" w:cs="Calibri"/>
                <w:b/>
                <w:sz w:val="18"/>
                <w:szCs w:val="18"/>
              </w:rPr>
            </w:pPr>
          </w:p>
        </w:tc>
        <w:tc>
          <w:tcPr>
            <w:tcW w:w="1985" w:type="dxa"/>
          </w:tcPr>
          <w:p w14:paraId="1DA69E96" w14:textId="77777777" w:rsidR="000C28BA" w:rsidRPr="000C28BA" w:rsidRDefault="000C28BA" w:rsidP="000C28BA">
            <w:pPr>
              <w:rPr>
                <w:rFonts w:ascii="Calibri" w:hAnsi="Calibri" w:cs="Calibri"/>
                <w:sz w:val="18"/>
                <w:szCs w:val="18"/>
              </w:rPr>
            </w:pPr>
            <w:r w:rsidRPr="000C28BA">
              <w:rPr>
                <w:rFonts w:ascii="Calibri" w:hAnsi="Calibri" w:cs="Calibri"/>
                <w:sz w:val="18"/>
                <w:szCs w:val="18"/>
              </w:rPr>
              <w:t xml:space="preserve">The rating of this risk is </w:t>
            </w:r>
            <w:r w:rsidRPr="000C28BA">
              <w:rPr>
                <w:rFonts w:ascii="Calibri" w:hAnsi="Calibri" w:cs="Calibri"/>
                <w:b/>
                <w:bCs/>
                <w:sz w:val="18"/>
                <w:szCs w:val="18"/>
              </w:rPr>
              <w:t xml:space="preserve">Substantial </w:t>
            </w:r>
            <w:r w:rsidRPr="000C28BA">
              <w:rPr>
                <w:rFonts w:ascii="Calibri" w:hAnsi="Calibri" w:cs="Calibri"/>
                <w:sz w:val="18"/>
                <w:szCs w:val="18"/>
              </w:rPr>
              <w:t xml:space="preserve">as with recent reforms and those foreseen, stakeholders will need some time to understand and/or learn their new roles.  It is important to ensure the various stakeholders </w:t>
            </w:r>
            <w:proofErr w:type="gramStart"/>
            <w:r w:rsidRPr="000C28BA">
              <w:rPr>
                <w:rFonts w:ascii="Calibri" w:hAnsi="Calibri" w:cs="Calibri"/>
                <w:sz w:val="18"/>
                <w:szCs w:val="18"/>
              </w:rPr>
              <w:t>are able to</w:t>
            </w:r>
            <w:proofErr w:type="gramEnd"/>
            <w:r w:rsidRPr="000C28BA">
              <w:rPr>
                <w:rFonts w:ascii="Calibri" w:hAnsi="Calibri" w:cs="Calibri"/>
                <w:sz w:val="18"/>
                <w:szCs w:val="18"/>
              </w:rPr>
              <w:t xml:space="preserve"> fully take play their role for market uptake </w:t>
            </w:r>
            <w:r w:rsidRPr="000C28BA">
              <w:rPr>
                <w:rFonts w:ascii="Calibri" w:hAnsi="Calibri" w:cs="Calibri"/>
                <w:sz w:val="18"/>
                <w:szCs w:val="18"/>
              </w:rPr>
              <w:lastRenderedPageBreak/>
              <w:t xml:space="preserve">of clean energy </w:t>
            </w:r>
            <w:proofErr w:type="spellStart"/>
            <w:r w:rsidRPr="000C28BA">
              <w:rPr>
                <w:rFonts w:ascii="Calibri" w:hAnsi="Calibri" w:cs="Calibri"/>
                <w:sz w:val="18"/>
                <w:szCs w:val="18"/>
              </w:rPr>
              <w:t>minigrids</w:t>
            </w:r>
            <w:proofErr w:type="spellEnd"/>
            <w:r w:rsidRPr="000C28BA">
              <w:rPr>
                <w:rFonts w:ascii="Calibri" w:hAnsi="Calibri" w:cs="Calibri"/>
                <w:sz w:val="18"/>
                <w:szCs w:val="18"/>
              </w:rPr>
              <w:t>.</w:t>
            </w:r>
          </w:p>
          <w:p w14:paraId="1C1EA308" w14:textId="77777777" w:rsidR="000C28BA" w:rsidRPr="000C28BA" w:rsidRDefault="000C28BA" w:rsidP="000C28BA">
            <w:pPr>
              <w:rPr>
                <w:rFonts w:ascii="Calibri" w:hAnsi="Calibri" w:cs="Calibri"/>
                <w:sz w:val="18"/>
                <w:szCs w:val="18"/>
              </w:rPr>
            </w:pPr>
          </w:p>
          <w:p w14:paraId="5E6128C5" w14:textId="77777777" w:rsidR="000C28BA" w:rsidRPr="000C28BA" w:rsidRDefault="000C28BA" w:rsidP="000C28BA">
            <w:pPr>
              <w:rPr>
                <w:rFonts w:ascii="Calibri" w:hAnsi="Calibri" w:cs="Calibri"/>
                <w:sz w:val="18"/>
                <w:szCs w:val="18"/>
              </w:rPr>
            </w:pPr>
            <w:r w:rsidRPr="000C28BA">
              <w:rPr>
                <w:rFonts w:ascii="Calibri" w:hAnsi="Calibri" w:cs="Calibri"/>
                <w:sz w:val="18"/>
                <w:szCs w:val="18"/>
              </w:rPr>
              <w:t>L = 3</w:t>
            </w:r>
          </w:p>
          <w:p w14:paraId="521CFD55" w14:textId="77777777" w:rsidR="00380D4B" w:rsidRDefault="000C28BA" w:rsidP="000C28BA">
            <w:pPr>
              <w:rPr>
                <w:rFonts w:ascii="Calibri" w:hAnsi="Calibri" w:cs="Calibri"/>
                <w:sz w:val="18"/>
                <w:szCs w:val="18"/>
              </w:rPr>
            </w:pPr>
            <w:r w:rsidRPr="000C28BA">
              <w:rPr>
                <w:rFonts w:ascii="Calibri" w:hAnsi="Calibri" w:cs="Calibri"/>
                <w:sz w:val="18"/>
                <w:szCs w:val="18"/>
              </w:rPr>
              <w:t>I = 4</w:t>
            </w:r>
          </w:p>
          <w:p w14:paraId="4BDFC2FA" w14:textId="72B2D832" w:rsidR="000C28BA" w:rsidRPr="00BC51D2" w:rsidRDefault="000C28BA" w:rsidP="000C28BA">
            <w:pPr>
              <w:rPr>
                <w:rFonts w:ascii="Calibri" w:hAnsi="Calibri" w:cs="Calibri"/>
                <w:sz w:val="18"/>
                <w:szCs w:val="18"/>
              </w:rPr>
            </w:pPr>
          </w:p>
        </w:tc>
        <w:tc>
          <w:tcPr>
            <w:tcW w:w="4678" w:type="dxa"/>
          </w:tcPr>
          <w:p w14:paraId="6247BE4B" w14:textId="77777777" w:rsidR="00380D4B" w:rsidRPr="00BC51D2" w:rsidRDefault="00380D4B" w:rsidP="00891B35">
            <w:pPr>
              <w:jc w:val="both"/>
              <w:rPr>
                <w:rFonts w:ascii="Calibri" w:hAnsi="Calibri" w:cs="Calibri"/>
                <w:sz w:val="18"/>
                <w:szCs w:val="18"/>
              </w:rPr>
            </w:pPr>
            <w:r w:rsidRPr="00BC51D2">
              <w:rPr>
                <w:rFonts w:ascii="Calibri" w:hAnsi="Calibri" w:cs="Calibri"/>
                <w:sz w:val="18"/>
                <w:szCs w:val="18"/>
              </w:rPr>
              <w:lastRenderedPageBreak/>
              <w:t xml:space="preserve">The project is going to provide capacity building to all stakeholders from government, private sector and civil society. Under components 1, 2, 3, especially institutional actors such as the rural electrification agency, the regulator, and standards body as well as private sector companies and financial institutions will receive targeted capacity building. </w:t>
            </w:r>
          </w:p>
          <w:p w14:paraId="755C3C67" w14:textId="7708B9F9" w:rsidR="00380D4B" w:rsidRPr="00BC51D2" w:rsidRDefault="00380D4B" w:rsidP="00891B35">
            <w:pPr>
              <w:jc w:val="both"/>
              <w:rPr>
                <w:rFonts w:ascii="Calibri" w:hAnsi="Calibri" w:cs="Calibri"/>
                <w:sz w:val="18"/>
                <w:szCs w:val="18"/>
              </w:rPr>
            </w:pPr>
            <w:r w:rsidRPr="00BC51D2">
              <w:rPr>
                <w:rFonts w:ascii="Calibri" w:hAnsi="Calibri" w:cs="Calibri"/>
                <w:sz w:val="18"/>
                <w:szCs w:val="18"/>
              </w:rPr>
              <w:t xml:space="preserve">As far as ABER the implementing partner is concerned, the HACT (assessment) which was done during the PPG phase confirmed that ABER </w:t>
            </w:r>
            <w:proofErr w:type="gramStart"/>
            <w:r w:rsidRPr="00BC51D2">
              <w:rPr>
                <w:rFonts w:ascii="Calibri" w:hAnsi="Calibri" w:cs="Calibri"/>
                <w:sz w:val="18"/>
                <w:szCs w:val="18"/>
              </w:rPr>
              <w:t>is capable of managing</w:t>
            </w:r>
            <w:proofErr w:type="gramEnd"/>
            <w:r w:rsidRPr="00BC51D2">
              <w:rPr>
                <w:rFonts w:ascii="Calibri" w:hAnsi="Calibri" w:cs="Calibri"/>
                <w:sz w:val="18"/>
                <w:szCs w:val="18"/>
              </w:rPr>
              <w:t xml:space="preserve"> project funds. </w:t>
            </w:r>
            <w:r w:rsidR="00F748D3" w:rsidRPr="00BC51D2">
              <w:rPr>
                <w:rFonts w:ascii="Calibri" w:hAnsi="Calibri" w:cs="Calibri"/>
                <w:sz w:val="18"/>
                <w:szCs w:val="18"/>
              </w:rPr>
              <w:t>Moreover, a Responsible Party</w:t>
            </w:r>
            <w:r w:rsidR="003A63EF" w:rsidRPr="00BC51D2">
              <w:rPr>
                <w:rFonts w:ascii="Calibri" w:hAnsi="Calibri" w:cs="Calibri"/>
                <w:sz w:val="18"/>
                <w:szCs w:val="18"/>
              </w:rPr>
              <w:t xml:space="preserve"> will implement activities. For which ABER has weaknesses. </w:t>
            </w:r>
          </w:p>
        </w:tc>
        <w:tc>
          <w:tcPr>
            <w:tcW w:w="1842" w:type="dxa"/>
          </w:tcPr>
          <w:p w14:paraId="6E86309A" w14:textId="59F1C08B" w:rsidR="00380D4B" w:rsidRPr="00BC51D2" w:rsidRDefault="00A14B70" w:rsidP="00EF0F21">
            <w:pPr>
              <w:rPr>
                <w:rFonts w:ascii="Calibri" w:hAnsi="Calibri" w:cs="Calibri"/>
                <w:sz w:val="18"/>
                <w:szCs w:val="18"/>
              </w:rPr>
            </w:pPr>
            <w:r w:rsidRPr="00BC51D2">
              <w:rPr>
                <w:rFonts w:ascii="Calibri" w:hAnsi="Calibri" w:cs="Calibri"/>
                <w:sz w:val="18"/>
                <w:szCs w:val="18"/>
              </w:rPr>
              <w:t xml:space="preserve">PMU, </w:t>
            </w:r>
            <w:r w:rsidR="00CC1CE7" w:rsidRPr="00BC51D2">
              <w:rPr>
                <w:rFonts w:ascii="Calibri" w:hAnsi="Calibri" w:cs="Calibri"/>
                <w:sz w:val="18"/>
                <w:szCs w:val="18"/>
              </w:rPr>
              <w:t>ABER</w:t>
            </w:r>
            <w:r w:rsidR="009156EE" w:rsidRPr="00BC51D2">
              <w:rPr>
                <w:rFonts w:ascii="Calibri" w:hAnsi="Calibri" w:cs="Calibri"/>
                <w:sz w:val="18"/>
                <w:szCs w:val="18"/>
              </w:rPr>
              <w:t xml:space="preserve">, </w:t>
            </w:r>
          </w:p>
        </w:tc>
      </w:tr>
      <w:tr w:rsidR="00380D4B" w:rsidRPr="00BC51D2" w14:paraId="7DEF5B90" w14:textId="77777777" w:rsidTr="00EF0F21">
        <w:tc>
          <w:tcPr>
            <w:tcW w:w="0" w:type="auto"/>
          </w:tcPr>
          <w:p w14:paraId="7B6FF1DC" w14:textId="47D9CF89" w:rsidR="00380D4B" w:rsidRPr="00BC51D2" w:rsidRDefault="00256D5D" w:rsidP="00EF0F21">
            <w:pPr>
              <w:rPr>
                <w:rFonts w:ascii="Calibri" w:hAnsi="Calibri" w:cs="Calibri"/>
                <w:sz w:val="18"/>
                <w:szCs w:val="18"/>
              </w:rPr>
            </w:pPr>
            <w:r>
              <w:rPr>
                <w:rFonts w:ascii="Calibri" w:hAnsi="Calibri" w:cs="Calibri"/>
                <w:sz w:val="18"/>
                <w:szCs w:val="18"/>
              </w:rPr>
              <w:t>9</w:t>
            </w:r>
          </w:p>
        </w:tc>
        <w:tc>
          <w:tcPr>
            <w:tcW w:w="1801" w:type="dxa"/>
          </w:tcPr>
          <w:p w14:paraId="109E6FC6" w14:textId="77777777" w:rsidR="00380D4B" w:rsidRPr="00BC51D2" w:rsidRDefault="00380D4B" w:rsidP="00EF0F21">
            <w:pPr>
              <w:rPr>
                <w:rFonts w:ascii="Calibri" w:hAnsi="Calibri" w:cs="Calibri"/>
                <w:sz w:val="18"/>
                <w:szCs w:val="18"/>
              </w:rPr>
            </w:pPr>
            <w:r w:rsidRPr="00BC51D2">
              <w:rPr>
                <w:rFonts w:ascii="Calibri" w:hAnsi="Calibri" w:cs="Calibri"/>
                <w:sz w:val="18"/>
                <w:szCs w:val="18"/>
              </w:rPr>
              <w:t>Workers and target communities are not fully briefed/trained /protected during installation and/or operation of new equipment</w:t>
            </w:r>
          </w:p>
        </w:tc>
        <w:tc>
          <w:tcPr>
            <w:tcW w:w="2326" w:type="dxa"/>
          </w:tcPr>
          <w:p w14:paraId="2932B34E"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Operational</w:t>
            </w:r>
          </w:p>
          <w:p w14:paraId="19158FE7"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Occupational safety/health and well-being</w:t>
            </w:r>
          </w:p>
        </w:tc>
        <w:tc>
          <w:tcPr>
            <w:tcW w:w="1985" w:type="dxa"/>
          </w:tcPr>
          <w:p w14:paraId="080936F8" w14:textId="77777777" w:rsidR="000C28BA" w:rsidRPr="000C28BA" w:rsidRDefault="000C28BA" w:rsidP="000C28BA">
            <w:pPr>
              <w:rPr>
                <w:rFonts w:ascii="Calibri" w:hAnsi="Calibri" w:cs="Calibri"/>
                <w:sz w:val="18"/>
                <w:szCs w:val="18"/>
              </w:rPr>
            </w:pPr>
            <w:r w:rsidRPr="000C28BA">
              <w:rPr>
                <w:rFonts w:ascii="Calibri" w:hAnsi="Calibri" w:cs="Calibri"/>
                <w:sz w:val="18"/>
                <w:szCs w:val="18"/>
              </w:rPr>
              <w:t xml:space="preserve">The rating of this risk is </w:t>
            </w:r>
            <w:r w:rsidRPr="000C28BA">
              <w:rPr>
                <w:rFonts w:ascii="Calibri" w:hAnsi="Calibri" w:cs="Calibri"/>
                <w:b/>
                <w:bCs/>
                <w:sz w:val="18"/>
                <w:szCs w:val="18"/>
              </w:rPr>
              <w:t>Moderate</w:t>
            </w:r>
            <w:r w:rsidRPr="000C28BA">
              <w:rPr>
                <w:rFonts w:ascii="Calibri" w:hAnsi="Calibri" w:cs="Calibri"/>
                <w:sz w:val="18"/>
                <w:szCs w:val="18"/>
              </w:rPr>
              <w:t>.</w:t>
            </w:r>
          </w:p>
          <w:p w14:paraId="648E80BD" w14:textId="77777777" w:rsidR="000C28BA" w:rsidRPr="000C28BA" w:rsidRDefault="000C28BA" w:rsidP="000C28BA">
            <w:pPr>
              <w:rPr>
                <w:rFonts w:ascii="Calibri" w:hAnsi="Calibri" w:cs="Calibri"/>
                <w:sz w:val="18"/>
                <w:szCs w:val="18"/>
              </w:rPr>
            </w:pPr>
          </w:p>
          <w:p w14:paraId="49EDB8CA" w14:textId="77777777" w:rsidR="000C28BA" w:rsidRPr="000C28BA" w:rsidRDefault="000C28BA" w:rsidP="000C28BA">
            <w:pPr>
              <w:rPr>
                <w:rFonts w:ascii="Calibri" w:hAnsi="Calibri" w:cs="Calibri"/>
                <w:sz w:val="18"/>
                <w:szCs w:val="18"/>
              </w:rPr>
            </w:pPr>
            <w:r w:rsidRPr="000C28BA">
              <w:rPr>
                <w:rFonts w:ascii="Calibri" w:hAnsi="Calibri" w:cs="Calibri"/>
                <w:sz w:val="18"/>
                <w:szCs w:val="18"/>
              </w:rPr>
              <w:t>L = 2</w:t>
            </w:r>
          </w:p>
          <w:p w14:paraId="37BBF642" w14:textId="3FD6E6F6" w:rsidR="00380D4B" w:rsidRPr="00BC51D2" w:rsidRDefault="000C28BA" w:rsidP="000C28BA">
            <w:pPr>
              <w:rPr>
                <w:rFonts w:ascii="Calibri" w:hAnsi="Calibri" w:cs="Calibri"/>
                <w:sz w:val="18"/>
                <w:szCs w:val="18"/>
              </w:rPr>
            </w:pPr>
            <w:r w:rsidRPr="000C28BA">
              <w:rPr>
                <w:rFonts w:ascii="Calibri" w:hAnsi="Calibri" w:cs="Calibri"/>
                <w:sz w:val="18"/>
                <w:szCs w:val="18"/>
              </w:rPr>
              <w:t>I = 4</w:t>
            </w:r>
          </w:p>
          <w:p w14:paraId="40E30304" w14:textId="77777777" w:rsidR="00380D4B" w:rsidRPr="00BC51D2" w:rsidRDefault="00380D4B" w:rsidP="00EF0F21">
            <w:pPr>
              <w:rPr>
                <w:rFonts w:ascii="Calibri" w:hAnsi="Calibri" w:cs="Calibri"/>
                <w:sz w:val="18"/>
                <w:szCs w:val="18"/>
              </w:rPr>
            </w:pPr>
          </w:p>
        </w:tc>
        <w:tc>
          <w:tcPr>
            <w:tcW w:w="4678" w:type="dxa"/>
          </w:tcPr>
          <w:p w14:paraId="5FF77D67" w14:textId="77777777" w:rsidR="00380D4B" w:rsidRPr="00BC51D2" w:rsidRDefault="00380D4B" w:rsidP="00891B35">
            <w:pPr>
              <w:jc w:val="both"/>
              <w:rPr>
                <w:rFonts w:ascii="Calibri" w:hAnsi="Calibri" w:cs="Calibri"/>
                <w:sz w:val="18"/>
                <w:szCs w:val="18"/>
              </w:rPr>
            </w:pPr>
            <w:r w:rsidRPr="00BC51D2">
              <w:rPr>
                <w:rFonts w:ascii="Calibri" w:hAnsi="Calibri" w:cs="Calibri"/>
                <w:sz w:val="18"/>
                <w:szCs w:val="18"/>
              </w:rPr>
              <w:t xml:space="preserve">In the framework of pilot project sever </w:t>
            </w:r>
            <w:proofErr w:type="gramStart"/>
            <w:r w:rsidRPr="00BC51D2">
              <w:rPr>
                <w:rFonts w:ascii="Calibri" w:hAnsi="Calibri" w:cs="Calibri"/>
                <w:sz w:val="18"/>
                <w:szCs w:val="18"/>
              </w:rPr>
              <w:t>stakeholders</w:t>
            </w:r>
            <w:proofErr w:type="gramEnd"/>
            <w:r w:rsidRPr="00BC51D2">
              <w:rPr>
                <w:rFonts w:ascii="Calibri" w:hAnsi="Calibri" w:cs="Calibri"/>
                <w:sz w:val="18"/>
                <w:szCs w:val="18"/>
              </w:rPr>
              <w:t xml:space="preserve"> engagement and sensitization activities are foreseen. Project developers are private sector companies that are used to abiding laws and rules in place in terms of labor and quality standards. However, ABER and ANEREEE will safeguard the target communities by doing appropriate checks and safeguards on equipment (prior to importation and on arrival) and personnel who will be involved in installation. Moreover, the local community will be involved through community-level conversation, sensitizations to understand how to avoid </w:t>
            </w:r>
            <w:proofErr w:type="gramStart"/>
            <w:r w:rsidRPr="00BC51D2">
              <w:rPr>
                <w:rFonts w:ascii="Calibri" w:hAnsi="Calibri" w:cs="Calibri"/>
                <w:sz w:val="18"/>
                <w:szCs w:val="18"/>
              </w:rPr>
              <w:t>to prevent</w:t>
            </w:r>
            <w:proofErr w:type="gramEnd"/>
            <w:r w:rsidRPr="00BC51D2">
              <w:rPr>
                <w:rFonts w:ascii="Calibri" w:hAnsi="Calibri" w:cs="Calibri"/>
                <w:sz w:val="18"/>
                <w:szCs w:val="18"/>
              </w:rPr>
              <w:t xml:space="preserve"> incidents. </w:t>
            </w:r>
          </w:p>
        </w:tc>
        <w:tc>
          <w:tcPr>
            <w:tcW w:w="1842" w:type="dxa"/>
          </w:tcPr>
          <w:p w14:paraId="3492C72A" w14:textId="3DC30A8E" w:rsidR="00380D4B" w:rsidRPr="00BC51D2" w:rsidRDefault="00A14B70" w:rsidP="00EF0F21">
            <w:pPr>
              <w:rPr>
                <w:rFonts w:ascii="Calibri" w:hAnsi="Calibri" w:cs="Calibri"/>
                <w:sz w:val="18"/>
                <w:szCs w:val="18"/>
              </w:rPr>
            </w:pPr>
            <w:r w:rsidRPr="00BC51D2">
              <w:rPr>
                <w:rFonts w:ascii="Calibri" w:hAnsi="Calibri" w:cs="Calibri"/>
                <w:sz w:val="18"/>
                <w:szCs w:val="18"/>
              </w:rPr>
              <w:t xml:space="preserve">PMU, </w:t>
            </w:r>
            <w:r w:rsidR="00CC1CE7" w:rsidRPr="00BC51D2">
              <w:rPr>
                <w:rFonts w:ascii="Calibri" w:hAnsi="Calibri" w:cs="Calibri"/>
                <w:sz w:val="18"/>
                <w:szCs w:val="18"/>
              </w:rPr>
              <w:t>Private sector companies implementing pilot</w:t>
            </w:r>
            <w:r w:rsidR="009C1EAF" w:rsidRPr="00BC51D2">
              <w:rPr>
                <w:rFonts w:ascii="Calibri" w:hAnsi="Calibri" w:cs="Calibri"/>
                <w:sz w:val="18"/>
                <w:szCs w:val="18"/>
              </w:rPr>
              <w:t xml:space="preserve"> projects</w:t>
            </w:r>
          </w:p>
        </w:tc>
      </w:tr>
      <w:tr w:rsidR="00297560" w:rsidRPr="00BC51D2" w14:paraId="6537181C" w14:textId="77777777" w:rsidTr="00EF0F21">
        <w:tc>
          <w:tcPr>
            <w:tcW w:w="0" w:type="auto"/>
          </w:tcPr>
          <w:p w14:paraId="46FB385C" w14:textId="08D1CCCB" w:rsidR="00297560" w:rsidRPr="003679F7" w:rsidRDefault="00297560" w:rsidP="00EF0F21">
            <w:pPr>
              <w:rPr>
                <w:rFonts w:ascii="Calibri" w:hAnsi="Calibri" w:cs="Calibri"/>
                <w:sz w:val="18"/>
                <w:szCs w:val="18"/>
              </w:rPr>
            </w:pPr>
            <w:r w:rsidRPr="003679F7">
              <w:rPr>
                <w:rFonts w:ascii="Calibri" w:hAnsi="Calibri" w:cs="Calibri"/>
                <w:sz w:val="18"/>
                <w:szCs w:val="18"/>
              </w:rPr>
              <w:t>10</w:t>
            </w:r>
          </w:p>
        </w:tc>
        <w:tc>
          <w:tcPr>
            <w:tcW w:w="1801" w:type="dxa"/>
          </w:tcPr>
          <w:p w14:paraId="2EADE994" w14:textId="7178C259" w:rsidR="00297560" w:rsidRPr="003679F7" w:rsidRDefault="00297560" w:rsidP="00EF0F21">
            <w:pPr>
              <w:rPr>
                <w:rFonts w:ascii="Calibri" w:hAnsi="Calibri" w:cs="Calibri"/>
                <w:sz w:val="18"/>
                <w:szCs w:val="18"/>
              </w:rPr>
            </w:pPr>
            <w:r w:rsidRPr="003679F7">
              <w:rPr>
                <w:rFonts w:ascii="Calibri" w:hAnsi="Calibri" w:cs="Calibri"/>
                <w:sz w:val="18"/>
                <w:szCs w:val="18"/>
              </w:rPr>
              <w:t>Risk to indigenous peoples</w:t>
            </w:r>
          </w:p>
        </w:tc>
        <w:tc>
          <w:tcPr>
            <w:tcW w:w="2326" w:type="dxa"/>
          </w:tcPr>
          <w:p w14:paraId="60E6A988" w14:textId="5EAF72B4" w:rsidR="00297560" w:rsidRPr="003679F7" w:rsidRDefault="00297560" w:rsidP="00EF0F21">
            <w:pPr>
              <w:rPr>
                <w:rFonts w:ascii="Calibri" w:hAnsi="Calibri" w:cs="Calibri"/>
                <w:b/>
                <w:sz w:val="18"/>
                <w:szCs w:val="18"/>
              </w:rPr>
            </w:pPr>
            <w:r w:rsidRPr="003679F7">
              <w:rPr>
                <w:rFonts w:ascii="Calibri" w:hAnsi="Calibri" w:cs="Calibri"/>
                <w:b/>
                <w:sz w:val="18"/>
                <w:szCs w:val="18"/>
              </w:rPr>
              <w:t>Social and Environmental</w:t>
            </w:r>
          </w:p>
        </w:tc>
        <w:tc>
          <w:tcPr>
            <w:tcW w:w="1985" w:type="dxa"/>
          </w:tcPr>
          <w:p w14:paraId="4E547E80" w14:textId="77777777" w:rsidR="00297560" w:rsidRPr="003679F7" w:rsidRDefault="00297560" w:rsidP="00297560">
            <w:pPr>
              <w:rPr>
                <w:rFonts w:ascii="Calibri" w:hAnsi="Calibri" w:cs="Calibri"/>
                <w:sz w:val="18"/>
                <w:szCs w:val="18"/>
              </w:rPr>
            </w:pPr>
            <w:r w:rsidRPr="003679F7">
              <w:rPr>
                <w:rFonts w:ascii="Calibri" w:hAnsi="Calibri" w:cs="Calibri"/>
                <w:sz w:val="18"/>
                <w:szCs w:val="18"/>
              </w:rPr>
              <w:t xml:space="preserve">The rating of this risk is </w:t>
            </w:r>
            <w:r w:rsidRPr="003679F7">
              <w:rPr>
                <w:rFonts w:ascii="Calibri" w:hAnsi="Calibri" w:cs="Calibri"/>
                <w:b/>
                <w:bCs/>
                <w:sz w:val="18"/>
                <w:szCs w:val="18"/>
              </w:rPr>
              <w:t>Substantial</w:t>
            </w:r>
            <w:r w:rsidRPr="003679F7">
              <w:rPr>
                <w:rFonts w:ascii="Calibri" w:hAnsi="Calibri" w:cs="Calibri"/>
                <w:sz w:val="18"/>
                <w:szCs w:val="18"/>
              </w:rPr>
              <w:t>.</w:t>
            </w:r>
          </w:p>
          <w:p w14:paraId="1A85DED3" w14:textId="77777777" w:rsidR="00297560" w:rsidRPr="003679F7" w:rsidRDefault="00297560" w:rsidP="00297560">
            <w:pPr>
              <w:rPr>
                <w:rFonts w:ascii="Calibri" w:hAnsi="Calibri" w:cs="Calibri"/>
                <w:sz w:val="18"/>
                <w:szCs w:val="18"/>
              </w:rPr>
            </w:pPr>
          </w:p>
          <w:p w14:paraId="1CC214D4" w14:textId="77777777" w:rsidR="00297560" w:rsidRPr="003679F7" w:rsidRDefault="00297560" w:rsidP="00297560">
            <w:pPr>
              <w:rPr>
                <w:rFonts w:ascii="Calibri" w:hAnsi="Calibri" w:cs="Calibri"/>
                <w:sz w:val="18"/>
                <w:szCs w:val="18"/>
              </w:rPr>
            </w:pPr>
            <w:r w:rsidRPr="003679F7">
              <w:rPr>
                <w:rFonts w:ascii="Calibri" w:hAnsi="Calibri" w:cs="Calibri"/>
                <w:sz w:val="18"/>
                <w:szCs w:val="18"/>
              </w:rPr>
              <w:t>L = 3</w:t>
            </w:r>
          </w:p>
          <w:p w14:paraId="0C02AD49" w14:textId="5CA5CA20" w:rsidR="00297560" w:rsidRPr="003679F7" w:rsidRDefault="00297560" w:rsidP="00297560">
            <w:pPr>
              <w:rPr>
                <w:rFonts w:ascii="Calibri" w:hAnsi="Calibri" w:cs="Calibri"/>
                <w:sz w:val="18"/>
                <w:szCs w:val="18"/>
              </w:rPr>
            </w:pPr>
            <w:r w:rsidRPr="003679F7">
              <w:rPr>
                <w:rFonts w:ascii="Calibri" w:hAnsi="Calibri" w:cs="Calibri"/>
                <w:sz w:val="18"/>
                <w:szCs w:val="18"/>
              </w:rPr>
              <w:t>I = 4</w:t>
            </w:r>
          </w:p>
        </w:tc>
        <w:tc>
          <w:tcPr>
            <w:tcW w:w="4678" w:type="dxa"/>
          </w:tcPr>
          <w:p w14:paraId="6B11478F" w14:textId="77777777" w:rsidR="00297560" w:rsidRPr="003679F7" w:rsidRDefault="00297560" w:rsidP="00297560">
            <w:pPr>
              <w:jc w:val="both"/>
              <w:rPr>
                <w:rFonts w:ascii="Calibri" w:hAnsi="Calibri" w:cs="Calibri"/>
                <w:sz w:val="18"/>
                <w:szCs w:val="18"/>
              </w:rPr>
            </w:pPr>
            <w:r w:rsidRPr="003679F7">
              <w:rPr>
                <w:rFonts w:ascii="Calibri" w:hAnsi="Calibri" w:cs="Calibri"/>
                <w:sz w:val="18"/>
                <w:szCs w:val="18"/>
              </w:rPr>
              <w:t>Due to the relative nature of the term “indigenous” a generic concept is considered. This may include tribes, first peoples/nations, aboriginals, ethnic groups, occupational and geographical related groups like hunter-gatherers, nomads, peasants, hill people, etc., are also considered for all practical purposes as “indigenous peoples”. At the PPG phase, this country has been found as having indigenous groups at the national level. This increases the risks of the project on indigenous peoples. However, pilots have been delimited to a region where it is unlikely that indigenous people will be found. An indigenous people assessment has been conducted by an Environmental and Social expert, and an Indigenous Peoples Plan Framework (called Vulnerable Groups Planning Framework) is being developed as part of the PPG phase. It is expected that the risks identified here will be mitigated and managed during the project cycle. As part of the ESIA/ESMP, an Indigenous Peoples Plan will be put in place and Free, Prior and Informed Consent (</w:t>
            </w:r>
            <w:proofErr w:type="gramStart"/>
            <w:r w:rsidRPr="003679F7">
              <w:rPr>
                <w:rFonts w:ascii="Calibri" w:hAnsi="Calibri" w:cs="Calibri"/>
                <w:sz w:val="18"/>
                <w:szCs w:val="18"/>
              </w:rPr>
              <w:t>FPIC)  secured</w:t>
            </w:r>
            <w:proofErr w:type="gramEnd"/>
            <w:r w:rsidRPr="003679F7">
              <w:rPr>
                <w:rFonts w:ascii="Calibri" w:hAnsi="Calibri" w:cs="Calibri"/>
                <w:sz w:val="18"/>
                <w:szCs w:val="18"/>
              </w:rPr>
              <w:t xml:space="preserve">, if necessary for SES compliance. </w:t>
            </w:r>
          </w:p>
          <w:p w14:paraId="10F31E68" w14:textId="77777777" w:rsidR="00297560" w:rsidRPr="003679F7" w:rsidRDefault="00297560" w:rsidP="00297560">
            <w:pPr>
              <w:jc w:val="both"/>
              <w:rPr>
                <w:rFonts w:ascii="Calibri" w:hAnsi="Calibri" w:cs="Calibri"/>
                <w:sz w:val="18"/>
                <w:szCs w:val="18"/>
              </w:rPr>
            </w:pPr>
          </w:p>
          <w:p w14:paraId="5DBE8C0E" w14:textId="59E22D28" w:rsidR="00297560" w:rsidRPr="003679F7" w:rsidRDefault="00297560" w:rsidP="00297560">
            <w:pPr>
              <w:jc w:val="both"/>
              <w:rPr>
                <w:rFonts w:ascii="Calibri" w:hAnsi="Calibri" w:cs="Calibri"/>
                <w:sz w:val="18"/>
                <w:szCs w:val="18"/>
              </w:rPr>
            </w:pPr>
            <w:r w:rsidRPr="003679F7">
              <w:rPr>
                <w:rFonts w:ascii="Calibri" w:hAnsi="Calibri" w:cs="Calibri"/>
                <w:sz w:val="18"/>
                <w:szCs w:val="18"/>
              </w:rPr>
              <w:t xml:space="preserve">See ESMF (Annex 10 to the project document) Attachment II and IPPF for details of assessment and management of this risk.  </w:t>
            </w:r>
          </w:p>
        </w:tc>
        <w:tc>
          <w:tcPr>
            <w:tcW w:w="1842" w:type="dxa"/>
          </w:tcPr>
          <w:p w14:paraId="720FDA50" w14:textId="7B90F235" w:rsidR="00297560" w:rsidRPr="003679F7" w:rsidRDefault="00297560" w:rsidP="00EF0F21">
            <w:pPr>
              <w:rPr>
                <w:rFonts w:ascii="Calibri" w:hAnsi="Calibri" w:cs="Calibri"/>
                <w:sz w:val="18"/>
                <w:szCs w:val="18"/>
              </w:rPr>
            </w:pPr>
            <w:r w:rsidRPr="003679F7">
              <w:rPr>
                <w:rFonts w:ascii="Calibri" w:hAnsi="Calibri" w:cs="Calibri"/>
                <w:sz w:val="18"/>
                <w:szCs w:val="18"/>
              </w:rPr>
              <w:t>PMU, Private sector companies implementing pilot projects</w:t>
            </w:r>
          </w:p>
        </w:tc>
      </w:tr>
      <w:tr w:rsidR="00380D4B" w:rsidRPr="00BC51D2" w14:paraId="17C7CFF5" w14:textId="77777777" w:rsidTr="00EF0F21">
        <w:tc>
          <w:tcPr>
            <w:tcW w:w="0" w:type="auto"/>
          </w:tcPr>
          <w:p w14:paraId="6298A430" w14:textId="09FBA22D" w:rsidR="00380D4B" w:rsidRPr="00BC51D2" w:rsidRDefault="00256D5D" w:rsidP="00EF0F21">
            <w:pPr>
              <w:rPr>
                <w:rFonts w:ascii="Calibri" w:hAnsi="Calibri" w:cs="Calibri"/>
                <w:sz w:val="18"/>
                <w:szCs w:val="18"/>
              </w:rPr>
            </w:pPr>
            <w:r>
              <w:rPr>
                <w:rFonts w:ascii="Calibri" w:hAnsi="Calibri" w:cs="Calibri"/>
                <w:sz w:val="18"/>
                <w:szCs w:val="18"/>
              </w:rPr>
              <w:lastRenderedPageBreak/>
              <w:t>1</w:t>
            </w:r>
            <w:r w:rsidR="00CA683A">
              <w:rPr>
                <w:rFonts w:ascii="Calibri" w:hAnsi="Calibri" w:cs="Calibri"/>
                <w:sz w:val="18"/>
                <w:szCs w:val="18"/>
              </w:rPr>
              <w:t>1</w:t>
            </w:r>
          </w:p>
        </w:tc>
        <w:tc>
          <w:tcPr>
            <w:tcW w:w="1801" w:type="dxa"/>
          </w:tcPr>
          <w:p w14:paraId="14DFAF77" w14:textId="77777777" w:rsidR="00380D4B" w:rsidRPr="00BC51D2" w:rsidRDefault="00380D4B" w:rsidP="00EF0F21">
            <w:pPr>
              <w:rPr>
                <w:rFonts w:ascii="Calibri" w:hAnsi="Calibri" w:cs="Calibri"/>
                <w:sz w:val="18"/>
                <w:szCs w:val="18"/>
              </w:rPr>
            </w:pPr>
            <w:r w:rsidRPr="00BC51D2">
              <w:rPr>
                <w:rFonts w:ascii="Calibri" w:hAnsi="Calibri" w:cs="Calibri"/>
                <w:sz w:val="18"/>
                <w:szCs w:val="18"/>
              </w:rPr>
              <w:t xml:space="preserve">Sector stakeholders do not participate/ engage actively in the project. </w:t>
            </w:r>
          </w:p>
        </w:tc>
        <w:tc>
          <w:tcPr>
            <w:tcW w:w="2326" w:type="dxa"/>
          </w:tcPr>
          <w:p w14:paraId="645B1C87"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Social and Environmental</w:t>
            </w:r>
          </w:p>
          <w:p w14:paraId="16625F02" w14:textId="77777777" w:rsidR="00380D4B" w:rsidRPr="00BC51D2" w:rsidRDefault="00380D4B" w:rsidP="00EF0F21">
            <w:pPr>
              <w:jc w:val="center"/>
              <w:rPr>
                <w:rFonts w:ascii="Calibri" w:hAnsi="Calibri" w:cs="Calibri"/>
                <w:b/>
                <w:sz w:val="18"/>
                <w:szCs w:val="18"/>
              </w:rPr>
            </w:pPr>
          </w:p>
          <w:p w14:paraId="56E37BC9"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 xml:space="preserve">1.11. Stakeholder </w:t>
            </w:r>
          </w:p>
          <w:p w14:paraId="7010A05D" w14:textId="77777777" w:rsidR="00380D4B" w:rsidRPr="00BC51D2" w:rsidRDefault="00380D4B" w:rsidP="00EF0F21">
            <w:pPr>
              <w:jc w:val="center"/>
              <w:rPr>
                <w:rFonts w:ascii="Calibri" w:hAnsi="Calibri" w:cs="Calibri"/>
                <w:b/>
                <w:sz w:val="18"/>
                <w:szCs w:val="18"/>
              </w:rPr>
            </w:pPr>
            <w:r w:rsidRPr="00BC51D2">
              <w:rPr>
                <w:rFonts w:ascii="Calibri" w:hAnsi="Calibri" w:cs="Calibri"/>
                <w:b/>
                <w:sz w:val="18"/>
                <w:szCs w:val="18"/>
              </w:rPr>
              <w:t>engagement</w:t>
            </w:r>
          </w:p>
        </w:tc>
        <w:tc>
          <w:tcPr>
            <w:tcW w:w="1985" w:type="dxa"/>
          </w:tcPr>
          <w:p w14:paraId="44544A70" w14:textId="6D78ACC8" w:rsidR="000C28BA" w:rsidRPr="000C28BA" w:rsidRDefault="000C28BA" w:rsidP="000C28BA">
            <w:pPr>
              <w:rPr>
                <w:rFonts w:ascii="Calibri" w:hAnsi="Calibri" w:cs="Calibri"/>
                <w:sz w:val="18"/>
                <w:szCs w:val="18"/>
              </w:rPr>
            </w:pPr>
            <w:r w:rsidRPr="000C28BA">
              <w:rPr>
                <w:rFonts w:ascii="Calibri" w:hAnsi="Calibri" w:cs="Calibri"/>
                <w:sz w:val="18"/>
                <w:szCs w:val="18"/>
              </w:rPr>
              <w:t xml:space="preserve">The rating of this risk is </w:t>
            </w:r>
            <w:r w:rsidRPr="000C28BA">
              <w:rPr>
                <w:rFonts w:ascii="Calibri" w:hAnsi="Calibri" w:cs="Calibri"/>
                <w:b/>
                <w:bCs/>
                <w:sz w:val="18"/>
                <w:szCs w:val="18"/>
              </w:rPr>
              <w:t>Low</w:t>
            </w:r>
            <w:r w:rsidRPr="000C28BA">
              <w:rPr>
                <w:rFonts w:ascii="Calibri" w:hAnsi="Calibri" w:cs="Calibri"/>
                <w:sz w:val="18"/>
                <w:szCs w:val="18"/>
              </w:rPr>
              <w:t>.</w:t>
            </w:r>
          </w:p>
          <w:p w14:paraId="70B88174" w14:textId="77777777" w:rsidR="000C28BA" w:rsidRPr="000C28BA" w:rsidRDefault="000C28BA" w:rsidP="000C28BA">
            <w:pPr>
              <w:rPr>
                <w:rFonts w:ascii="Calibri" w:hAnsi="Calibri" w:cs="Calibri"/>
                <w:sz w:val="18"/>
                <w:szCs w:val="18"/>
              </w:rPr>
            </w:pPr>
          </w:p>
          <w:p w14:paraId="714B2604" w14:textId="77777777" w:rsidR="000C28BA" w:rsidRPr="000C28BA" w:rsidRDefault="000C28BA" w:rsidP="000C28BA">
            <w:pPr>
              <w:rPr>
                <w:rFonts w:ascii="Calibri" w:hAnsi="Calibri" w:cs="Calibri"/>
                <w:sz w:val="18"/>
                <w:szCs w:val="18"/>
              </w:rPr>
            </w:pPr>
            <w:r w:rsidRPr="000C28BA">
              <w:rPr>
                <w:rFonts w:ascii="Calibri" w:hAnsi="Calibri" w:cs="Calibri"/>
                <w:sz w:val="18"/>
                <w:szCs w:val="18"/>
              </w:rPr>
              <w:t>L =2</w:t>
            </w:r>
          </w:p>
          <w:p w14:paraId="39496E30" w14:textId="77777777" w:rsidR="00380D4B" w:rsidRDefault="000C28BA" w:rsidP="000C28BA">
            <w:pPr>
              <w:rPr>
                <w:rFonts w:ascii="Calibri" w:hAnsi="Calibri" w:cs="Calibri"/>
                <w:sz w:val="18"/>
                <w:szCs w:val="18"/>
              </w:rPr>
            </w:pPr>
            <w:r w:rsidRPr="000C28BA">
              <w:rPr>
                <w:rFonts w:ascii="Calibri" w:hAnsi="Calibri" w:cs="Calibri"/>
                <w:sz w:val="18"/>
                <w:szCs w:val="18"/>
              </w:rPr>
              <w:t>I = 2</w:t>
            </w:r>
          </w:p>
          <w:p w14:paraId="20AF9031" w14:textId="4989748F" w:rsidR="000C28BA" w:rsidRPr="00BC51D2" w:rsidRDefault="000C28BA" w:rsidP="000C28BA">
            <w:pPr>
              <w:rPr>
                <w:rFonts w:ascii="Calibri" w:hAnsi="Calibri" w:cs="Calibri"/>
                <w:sz w:val="18"/>
                <w:szCs w:val="18"/>
              </w:rPr>
            </w:pPr>
          </w:p>
        </w:tc>
        <w:tc>
          <w:tcPr>
            <w:tcW w:w="4678" w:type="dxa"/>
          </w:tcPr>
          <w:p w14:paraId="0A3B6971" w14:textId="77777777" w:rsidR="00380D4B" w:rsidRPr="00BC51D2" w:rsidRDefault="00380D4B" w:rsidP="00891B35">
            <w:pPr>
              <w:jc w:val="both"/>
              <w:rPr>
                <w:rFonts w:ascii="Calibri" w:hAnsi="Calibri" w:cs="Calibri"/>
                <w:sz w:val="18"/>
                <w:szCs w:val="18"/>
              </w:rPr>
            </w:pPr>
            <w:r w:rsidRPr="00BC51D2">
              <w:rPr>
                <w:rFonts w:ascii="Calibri" w:hAnsi="Calibri" w:cs="Calibri"/>
                <w:sz w:val="18"/>
                <w:szCs w:val="18"/>
              </w:rPr>
              <w:t xml:space="preserve">A well-structured national consultation and dissemination process will be developed that allows for active dialogue and involvement of all stakeholders during the project duration. </w:t>
            </w:r>
          </w:p>
        </w:tc>
        <w:tc>
          <w:tcPr>
            <w:tcW w:w="1842" w:type="dxa"/>
          </w:tcPr>
          <w:p w14:paraId="2448CC06" w14:textId="1EDD8EBC" w:rsidR="00380D4B" w:rsidRPr="00BC51D2" w:rsidRDefault="00A14B70" w:rsidP="00EF0F21">
            <w:pPr>
              <w:rPr>
                <w:rFonts w:ascii="Calibri" w:hAnsi="Calibri" w:cs="Calibri"/>
                <w:sz w:val="18"/>
                <w:szCs w:val="18"/>
                <w:lang w:val="fr-CA"/>
              </w:rPr>
            </w:pPr>
            <w:r w:rsidRPr="00BC51D2">
              <w:rPr>
                <w:rFonts w:ascii="Calibri" w:hAnsi="Calibri" w:cs="Calibri"/>
                <w:sz w:val="18"/>
                <w:szCs w:val="18"/>
                <w:lang w:val="fr-CA"/>
              </w:rPr>
              <w:t xml:space="preserve">PMU, </w:t>
            </w:r>
            <w:r w:rsidR="00380D4B" w:rsidRPr="00BC51D2">
              <w:rPr>
                <w:rFonts w:ascii="Calibri" w:hAnsi="Calibri" w:cs="Calibri"/>
                <w:sz w:val="18"/>
                <w:szCs w:val="18"/>
              </w:rPr>
              <w:t>UNDP</w:t>
            </w:r>
            <w:r w:rsidRPr="00BC51D2">
              <w:rPr>
                <w:rFonts w:ascii="Calibri" w:hAnsi="Calibri" w:cs="Calibri"/>
                <w:sz w:val="18"/>
                <w:szCs w:val="18"/>
                <w:lang w:val="fr-CA"/>
              </w:rPr>
              <w:t>, SP/CNDD</w:t>
            </w:r>
          </w:p>
        </w:tc>
      </w:tr>
      <w:tr w:rsidR="00380D4B" w:rsidRPr="00BC51D2" w14:paraId="7CF41F06" w14:textId="77777777" w:rsidTr="00EF0F21">
        <w:tc>
          <w:tcPr>
            <w:tcW w:w="0" w:type="auto"/>
          </w:tcPr>
          <w:p w14:paraId="6781B24F" w14:textId="15893EF0" w:rsidR="00380D4B" w:rsidRPr="00BC51D2" w:rsidRDefault="000C28BA" w:rsidP="00EF0F21">
            <w:pPr>
              <w:rPr>
                <w:rFonts w:ascii="Calibri" w:hAnsi="Calibri" w:cs="Calibri"/>
                <w:sz w:val="18"/>
                <w:szCs w:val="18"/>
              </w:rPr>
            </w:pPr>
            <w:r>
              <w:rPr>
                <w:rFonts w:ascii="Calibri" w:hAnsi="Calibri" w:cs="Calibri"/>
                <w:sz w:val="18"/>
                <w:szCs w:val="18"/>
              </w:rPr>
              <w:t>1</w:t>
            </w:r>
            <w:r w:rsidR="00CA683A">
              <w:rPr>
                <w:rFonts w:ascii="Calibri" w:hAnsi="Calibri" w:cs="Calibri"/>
                <w:sz w:val="18"/>
                <w:szCs w:val="18"/>
              </w:rPr>
              <w:t>2</w:t>
            </w:r>
          </w:p>
        </w:tc>
        <w:tc>
          <w:tcPr>
            <w:tcW w:w="1801" w:type="dxa"/>
          </w:tcPr>
          <w:p w14:paraId="75A26566" w14:textId="77777777" w:rsidR="00380D4B" w:rsidRPr="00BC51D2" w:rsidRDefault="00380D4B" w:rsidP="00EF0F21">
            <w:pPr>
              <w:rPr>
                <w:rFonts w:ascii="Calibri" w:hAnsi="Calibri" w:cs="Calibri"/>
                <w:sz w:val="18"/>
                <w:szCs w:val="18"/>
              </w:rPr>
            </w:pPr>
            <w:r w:rsidRPr="00BC51D2">
              <w:rPr>
                <w:rFonts w:ascii="Calibri" w:hAnsi="Calibri" w:cs="Calibri"/>
                <w:sz w:val="18"/>
                <w:szCs w:val="18"/>
              </w:rPr>
              <w:t>Limited experience and capacity of project partners and executing entities/Institutions.</w:t>
            </w:r>
          </w:p>
        </w:tc>
        <w:tc>
          <w:tcPr>
            <w:tcW w:w="2326" w:type="dxa"/>
          </w:tcPr>
          <w:p w14:paraId="7218FF0D"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Operational</w:t>
            </w:r>
          </w:p>
          <w:p w14:paraId="43FD7F72" w14:textId="77777777" w:rsidR="00380D4B" w:rsidRPr="00BC51D2" w:rsidRDefault="00380D4B" w:rsidP="00EF0F21">
            <w:pPr>
              <w:rPr>
                <w:rFonts w:ascii="Calibri" w:hAnsi="Calibri" w:cs="Calibri"/>
                <w:b/>
                <w:sz w:val="18"/>
                <w:szCs w:val="18"/>
              </w:rPr>
            </w:pPr>
          </w:p>
          <w:p w14:paraId="6F0F1DA4"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3.8. Capacity development of national partners</w:t>
            </w:r>
          </w:p>
          <w:p w14:paraId="31F105A1" w14:textId="77777777" w:rsidR="00380D4B" w:rsidRPr="00BC51D2" w:rsidRDefault="00380D4B" w:rsidP="00EF0F21">
            <w:pPr>
              <w:rPr>
                <w:rFonts w:ascii="Calibri" w:hAnsi="Calibri" w:cs="Calibri"/>
                <w:b/>
                <w:sz w:val="18"/>
                <w:szCs w:val="18"/>
              </w:rPr>
            </w:pPr>
          </w:p>
          <w:p w14:paraId="0671BE72"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 xml:space="preserve">Strategic </w:t>
            </w:r>
          </w:p>
          <w:p w14:paraId="54A3BD6E" w14:textId="77777777" w:rsidR="00380D4B" w:rsidRPr="00BC51D2" w:rsidRDefault="00380D4B" w:rsidP="00EF0F21">
            <w:pPr>
              <w:rPr>
                <w:rFonts w:ascii="Calibri" w:hAnsi="Calibri" w:cs="Calibri"/>
                <w:b/>
                <w:sz w:val="18"/>
                <w:szCs w:val="18"/>
              </w:rPr>
            </w:pPr>
            <w:r w:rsidRPr="00BC51D2">
              <w:rPr>
                <w:rFonts w:ascii="Calibri" w:hAnsi="Calibri" w:cs="Calibri"/>
                <w:sz w:val="18"/>
                <w:szCs w:val="18"/>
              </w:rPr>
              <w:t>7.3 Capacities of the partners</w:t>
            </w:r>
          </w:p>
        </w:tc>
        <w:tc>
          <w:tcPr>
            <w:tcW w:w="1985" w:type="dxa"/>
          </w:tcPr>
          <w:p w14:paraId="5CB8AF16" w14:textId="77777777" w:rsidR="000C28BA" w:rsidRPr="000C28BA" w:rsidRDefault="000C28BA" w:rsidP="000C28BA">
            <w:pPr>
              <w:rPr>
                <w:rFonts w:ascii="Calibri" w:hAnsi="Calibri" w:cs="Calibri"/>
                <w:sz w:val="18"/>
                <w:szCs w:val="18"/>
              </w:rPr>
            </w:pPr>
            <w:r w:rsidRPr="000C28BA">
              <w:rPr>
                <w:rFonts w:ascii="Calibri" w:hAnsi="Calibri" w:cs="Calibri"/>
                <w:sz w:val="18"/>
                <w:szCs w:val="18"/>
              </w:rPr>
              <w:t xml:space="preserve">The rating of this risks is </w:t>
            </w:r>
            <w:r w:rsidRPr="000C28BA">
              <w:rPr>
                <w:rFonts w:ascii="Calibri" w:hAnsi="Calibri" w:cs="Calibri"/>
                <w:b/>
                <w:bCs/>
                <w:sz w:val="18"/>
                <w:szCs w:val="18"/>
              </w:rPr>
              <w:t>Moderate</w:t>
            </w:r>
            <w:r w:rsidRPr="000C28BA">
              <w:rPr>
                <w:rFonts w:ascii="Calibri" w:hAnsi="Calibri" w:cs="Calibri"/>
                <w:sz w:val="18"/>
                <w:szCs w:val="18"/>
              </w:rPr>
              <w:t>.</w:t>
            </w:r>
          </w:p>
          <w:p w14:paraId="3421C712" w14:textId="77777777" w:rsidR="000C28BA" w:rsidRPr="000C28BA" w:rsidRDefault="000C28BA" w:rsidP="000C28BA">
            <w:pPr>
              <w:rPr>
                <w:rFonts w:ascii="Calibri" w:hAnsi="Calibri" w:cs="Calibri"/>
                <w:sz w:val="18"/>
                <w:szCs w:val="18"/>
              </w:rPr>
            </w:pPr>
          </w:p>
          <w:p w14:paraId="0EDEBC7B" w14:textId="77777777" w:rsidR="000C28BA" w:rsidRPr="000C28BA" w:rsidRDefault="000C28BA" w:rsidP="000C28BA">
            <w:pPr>
              <w:rPr>
                <w:rFonts w:ascii="Calibri" w:hAnsi="Calibri" w:cs="Calibri"/>
                <w:sz w:val="18"/>
                <w:szCs w:val="18"/>
              </w:rPr>
            </w:pPr>
            <w:r w:rsidRPr="000C28BA">
              <w:rPr>
                <w:rFonts w:ascii="Calibri" w:hAnsi="Calibri" w:cs="Calibri"/>
                <w:sz w:val="18"/>
                <w:szCs w:val="18"/>
              </w:rPr>
              <w:t>L =2</w:t>
            </w:r>
          </w:p>
          <w:p w14:paraId="4869EDDD" w14:textId="11F18457" w:rsidR="00380D4B" w:rsidRPr="00BC51D2" w:rsidRDefault="000C28BA" w:rsidP="000C28BA">
            <w:pPr>
              <w:rPr>
                <w:rFonts w:ascii="Calibri" w:hAnsi="Calibri" w:cs="Calibri"/>
                <w:sz w:val="18"/>
                <w:szCs w:val="18"/>
              </w:rPr>
            </w:pPr>
            <w:r w:rsidRPr="000C28BA">
              <w:rPr>
                <w:rFonts w:ascii="Calibri" w:hAnsi="Calibri" w:cs="Calibri"/>
                <w:sz w:val="18"/>
                <w:szCs w:val="18"/>
              </w:rPr>
              <w:t>I = 4</w:t>
            </w:r>
          </w:p>
        </w:tc>
        <w:tc>
          <w:tcPr>
            <w:tcW w:w="4678" w:type="dxa"/>
          </w:tcPr>
          <w:p w14:paraId="22D708E2" w14:textId="09944110" w:rsidR="00380D4B" w:rsidRPr="00BC51D2" w:rsidRDefault="00380D4B" w:rsidP="00891B35">
            <w:pPr>
              <w:jc w:val="both"/>
              <w:rPr>
                <w:rFonts w:ascii="Calibri" w:hAnsi="Calibri" w:cs="Calibri"/>
                <w:sz w:val="18"/>
                <w:szCs w:val="18"/>
              </w:rPr>
            </w:pPr>
            <w:r w:rsidRPr="00BC51D2">
              <w:rPr>
                <w:rFonts w:ascii="Calibri" w:hAnsi="Calibri" w:cs="Calibri"/>
                <w:sz w:val="18"/>
                <w:szCs w:val="18"/>
              </w:rPr>
              <w:t>For</w:t>
            </w:r>
            <w:r w:rsidR="00FC6C83" w:rsidRPr="00BC51D2">
              <w:rPr>
                <w:rFonts w:ascii="Calibri" w:hAnsi="Calibri" w:cs="Calibri"/>
                <w:sz w:val="18"/>
                <w:szCs w:val="18"/>
              </w:rPr>
              <w:t xml:space="preserve"> national </w:t>
            </w:r>
            <w:r w:rsidRPr="00BC51D2">
              <w:rPr>
                <w:rFonts w:ascii="Calibri" w:hAnsi="Calibri" w:cs="Calibri"/>
                <w:sz w:val="18"/>
                <w:szCs w:val="18"/>
              </w:rPr>
              <w:t>procurement rules will be applied to procure experienced</w:t>
            </w:r>
            <w:r w:rsidRPr="00BC51D2">
              <w:rPr>
                <w:rFonts w:ascii="Calibri" w:hAnsi="Calibri" w:cs="Calibri"/>
              </w:rPr>
              <w:t xml:space="preserve"> </w:t>
            </w:r>
            <w:r w:rsidRPr="00BC51D2">
              <w:rPr>
                <w:rFonts w:ascii="Calibri" w:hAnsi="Calibri" w:cs="Calibri"/>
                <w:sz w:val="18"/>
                <w:szCs w:val="18"/>
              </w:rPr>
              <w:t xml:space="preserve">project partners and executing entities/Institutions with demonstrated and successful </w:t>
            </w:r>
            <w:proofErr w:type="gramStart"/>
            <w:r w:rsidRPr="00BC51D2">
              <w:rPr>
                <w:rFonts w:ascii="Calibri" w:hAnsi="Calibri" w:cs="Calibri"/>
                <w:sz w:val="18"/>
                <w:szCs w:val="18"/>
              </w:rPr>
              <w:t>past experience</w:t>
            </w:r>
            <w:proofErr w:type="gramEnd"/>
            <w:r w:rsidRPr="00BC51D2">
              <w:rPr>
                <w:rFonts w:ascii="Calibri" w:hAnsi="Calibri" w:cs="Calibri"/>
                <w:sz w:val="18"/>
                <w:szCs w:val="18"/>
              </w:rPr>
              <w:t xml:space="preserve"> in the sector.</w:t>
            </w:r>
          </w:p>
        </w:tc>
        <w:tc>
          <w:tcPr>
            <w:tcW w:w="1842" w:type="dxa"/>
          </w:tcPr>
          <w:p w14:paraId="2E7C9886" w14:textId="6C00D6CD" w:rsidR="00380D4B" w:rsidRPr="00BC51D2" w:rsidRDefault="00A14B70" w:rsidP="00EF0F21">
            <w:pPr>
              <w:rPr>
                <w:rFonts w:ascii="Calibri" w:hAnsi="Calibri" w:cs="Calibri"/>
                <w:sz w:val="18"/>
                <w:szCs w:val="18"/>
              </w:rPr>
            </w:pPr>
            <w:r w:rsidRPr="00BC51D2">
              <w:rPr>
                <w:rFonts w:ascii="Calibri" w:hAnsi="Calibri" w:cs="Calibri"/>
                <w:sz w:val="18"/>
                <w:szCs w:val="18"/>
                <w:lang w:val="fr-CA"/>
              </w:rPr>
              <w:t xml:space="preserve">PMU, </w:t>
            </w:r>
            <w:r w:rsidR="00380D4B" w:rsidRPr="00BC51D2">
              <w:rPr>
                <w:rFonts w:ascii="Calibri" w:hAnsi="Calibri" w:cs="Calibri"/>
                <w:sz w:val="18"/>
                <w:szCs w:val="18"/>
              </w:rPr>
              <w:t>UNDP</w:t>
            </w:r>
          </w:p>
        </w:tc>
      </w:tr>
      <w:tr w:rsidR="00380D4B" w:rsidRPr="00BC51D2" w14:paraId="145A7B97" w14:textId="77777777" w:rsidTr="00EF0F21">
        <w:tc>
          <w:tcPr>
            <w:tcW w:w="0" w:type="auto"/>
          </w:tcPr>
          <w:p w14:paraId="3C571AEC" w14:textId="4D404591" w:rsidR="00380D4B" w:rsidRPr="00BC51D2" w:rsidRDefault="000C28BA" w:rsidP="00EF0F21">
            <w:pPr>
              <w:rPr>
                <w:rFonts w:ascii="Calibri" w:hAnsi="Calibri" w:cs="Calibri"/>
                <w:sz w:val="18"/>
                <w:szCs w:val="18"/>
              </w:rPr>
            </w:pPr>
            <w:r>
              <w:rPr>
                <w:rFonts w:ascii="Calibri" w:hAnsi="Calibri" w:cs="Calibri"/>
                <w:sz w:val="18"/>
                <w:szCs w:val="18"/>
              </w:rPr>
              <w:t>1</w:t>
            </w:r>
            <w:r w:rsidR="00CA683A">
              <w:rPr>
                <w:rFonts w:ascii="Calibri" w:hAnsi="Calibri" w:cs="Calibri"/>
                <w:sz w:val="18"/>
                <w:szCs w:val="18"/>
              </w:rPr>
              <w:t>3</w:t>
            </w:r>
          </w:p>
        </w:tc>
        <w:tc>
          <w:tcPr>
            <w:tcW w:w="1801" w:type="dxa"/>
          </w:tcPr>
          <w:p w14:paraId="74B09F61" w14:textId="77777777" w:rsidR="00380D4B" w:rsidRPr="00BC51D2" w:rsidRDefault="00380D4B" w:rsidP="00EF0F21">
            <w:pPr>
              <w:rPr>
                <w:rFonts w:ascii="Calibri" w:hAnsi="Calibri" w:cs="Calibri"/>
                <w:sz w:val="18"/>
                <w:szCs w:val="18"/>
              </w:rPr>
            </w:pPr>
            <w:r w:rsidRPr="00BC51D2">
              <w:rPr>
                <w:rFonts w:ascii="Calibri" w:hAnsi="Calibri" w:cs="Calibri"/>
                <w:sz w:val="18"/>
                <w:szCs w:val="18"/>
              </w:rPr>
              <w:t xml:space="preserve">Social and political conflicts. More recently, terrorist activities have </w:t>
            </w:r>
            <w:proofErr w:type="gramStart"/>
            <w:r w:rsidRPr="00BC51D2">
              <w:rPr>
                <w:rFonts w:ascii="Calibri" w:hAnsi="Calibri" w:cs="Calibri"/>
                <w:sz w:val="18"/>
                <w:szCs w:val="18"/>
              </w:rPr>
              <w:t>escalated</w:t>
            </w:r>
            <w:proofErr w:type="gramEnd"/>
            <w:r w:rsidRPr="00BC51D2">
              <w:rPr>
                <w:rFonts w:ascii="Calibri" w:hAnsi="Calibri" w:cs="Calibri"/>
                <w:sz w:val="18"/>
                <w:szCs w:val="18"/>
              </w:rPr>
              <w:t xml:space="preserve"> and the uncertainty of this events could affect project implementation in conflict and terrorist prone areas.</w:t>
            </w:r>
          </w:p>
        </w:tc>
        <w:tc>
          <w:tcPr>
            <w:tcW w:w="2326" w:type="dxa"/>
          </w:tcPr>
          <w:p w14:paraId="36DF4FAA"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Safety and Security</w:t>
            </w:r>
          </w:p>
          <w:p w14:paraId="2FFFF750" w14:textId="77777777" w:rsidR="00380D4B" w:rsidRPr="00BC51D2" w:rsidRDefault="00380D4B" w:rsidP="00EF0F21">
            <w:pPr>
              <w:rPr>
                <w:rFonts w:ascii="Calibri" w:hAnsi="Calibri" w:cs="Calibri"/>
                <w:b/>
                <w:sz w:val="18"/>
                <w:szCs w:val="18"/>
              </w:rPr>
            </w:pPr>
          </w:p>
          <w:p w14:paraId="09BF87A4" w14:textId="77777777" w:rsidR="00380D4B" w:rsidRPr="00BC51D2" w:rsidRDefault="00380D4B" w:rsidP="00EF0F21">
            <w:pPr>
              <w:rPr>
                <w:rFonts w:ascii="Calibri" w:hAnsi="Calibri" w:cs="Calibri"/>
                <w:b/>
                <w:sz w:val="18"/>
                <w:szCs w:val="18"/>
              </w:rPr>
            </w:pPr>
            <w:proofErr w:type="gramStart"/>
            <w:r w:rsidRPr="00BC51D2">
              <w:rPr>
                <w:rFonts w:ascii="Calibri" w:hAnsi="Calibri" w:cs="Calibri"/>
                <w:b/>
                <w:sz w:val="18"/>
                <w:szCs w:val="18"/>
              </w:rPr>
              <w:t>8.1 Armed</w:t>
            </w:r>
            <w:proofErr w:type="gramEnd"/>
            <w:r w:rsidRPr="00BC51D2">
              <w:rPr>
                <w:rFonts w:ascii="Calibri" w:hAnsi="Calibri" w:cs="Calibri"/>
                <w:b/>
                <w:sz w:val="18"/>
                <w:szCs w:val="18"/>
              </w:rPr>
              <w:t xml:space="preserve"> conflict </w:t>
            </w:r>
          </w:p>
          <w:p w14:paraId="13C34E4F"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 xml:space="preserve">8.2 Terrorism </w:t>
            </w:r>
          </w:p>
          <w:p w14:paraId="469FFB39"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8.3 Civil Unrest</w:t>
            </w:r>
          </w:p>
        </w:tc>
        <w:tc>
          <w:tcPr>
            <w:tcW w:w="1985" w:type="dxa"/>
          </w:tcPr>
          <w:p w14:paraId="3A00FB65" w14:textId="77777777" w:rsidR="000C28BA" w:rsidRPr="000C28BA" w:rsidRDefault="000C28BA" w:rsidP="000C28BA">
            <w:pPr>
              <w:rPr>
                <w:rFonts w:ascii="Calibri" w:hAnsi="Calibri" w:cs="Calibri"/>
                <w:sz w:val="18"/>
                <w:szCs w:val="18"/>
              </w:rPr>
            </w:pPr>
            <w:r w:rsidRPr="000C28BA">
              <w:rPr>
                <w:rFonts w:ascii="Calibri" w:hAnsi="Calibri" w:cs="Calibri"/>
                <w:sz w:val="18"/>
                <w:szCs w:val="18"/>
              </w:rPr>
              <w:t xml:space="preserve">The rating of this risk is </w:t>
            </w:r>
            <w:r w:rsidRPr="000C28BA">
              <w:rPr>
                <w:rFonts w:ascii="Calibri" w:hAnsi="Calibri" w:cs="Calibri"/>
                <w:b/>
                <w:bCs/>
                <w:sz w:val="18"/>
                <w:szCs w:val="18"/>
              </w:rPr>
              <w:t>Substantial</w:t>
            </w:r>
            <w:r w:rsidRPr="000C28BA">
              <w:rPr>
                <w:rFonts w:ascii="Calibri" w:hAnsi="Calibri" w:cs="Calibri"/>
                <w:sz w:val="18"/>
                <w:szCs w:val="18"/>
              </w:rPr>
              <w:t>.</w:t>
            </w:r>
          </w:p>
          <w:p w14:paraId="52B925FC" w14:textId="77777777" w:rsidR="000C28BA" w:rsidRPr="000C28BA" w:rsidRDefault="000C28BA" w:rsidP="000C28BA">
            <w:pPr>
              <w:rPr>
                <w:rFonts w:ascii="Calibri" w:hAnsi="Calibri" w:cs="Calibri"/>
                <w:sz w:val="18"/>
                <w:szCs w:val="18"/>
              </w:rPr>
            </w:pPr>
          </w:p>
          <w:p w14:paraId="23F31BA6" w14:textId="77777777" w:rsidR="000C28BA" w:rsidRPr="000C28BA" w:rsidRDefault="000C28BA" w:rsidP="000C28BA">
            <w:pPr>
              <w:rPr>
                <w:rFonts w:ascii="Calibri" w:hAnsi="Calibri" w:cs="Calibri"/>
                <w:sz w:val="18"/>
                <w:szCs w:val="18"/>
              </w:rPr>
            </w:pPr>
            <w:r w:rsidRPr="000C28BA">
              <w:rPr>
                <w:rFonts w:ascii="Calibri" w:hAnsi="Calibri" w:cs="Calibri"/>
                <w:sz w:val="18"/>
                <w:szCs w:val="18"/>
              </w:rPr>
              <w:t>L =2</w:t>
            </w:r>
          </w:p>
          <w:p w14:paraId="48FC39A5" w14:textId="407886BF" w:rsidR="00380D4B" w:rsidRPr="00BC51D2" w:rsidRDefault="000C28BA" w:rsidP="000C28BA">
            <w:pPr>
              <w:rPr>
                <w:rFonts w:ascii="Calibri" w:hAnsi="Calibri" w:cs="Calibri"/>
                <w:sz w:val="18"/>
                <w:szCs w:val="18"/>
              </w:rPr>
            </w:pPr>
            <w:r w:rsidRPr="000C28BA">
              <w:rPr>
                <w:rFonts w:ascii="Calibri" w:hAnsi="Calibri" w:cs="Calibri"/>
                <w:sz w:val="18"/>
                <w:szCs w:val="18"/>
              </w:rPr>
              <w:t>I = 5</w:t>
            </w:r>
          </w:p>
        </w:tc>
        <w:tc>
          <w:tcPr>
            <w:tcW w:w="4678" w:type="dxa"/>
          </w:tcPr>
          <w:p w14:paraId="0F3C5C31" w14:textId="67F3E1F6" w:rsidR="00380D4B" w:rsidRPr="00BC51D2" w:rsidRDefault="005377B6" w:rsidP="00891B35">
            <w:pPr>
              <w:jc w:val="both"/>
              <w:rPr>
                <w:rFonts w:ascii="Calibri" w:hAnsi="Calibri" w:cs="Calibri"/>
                <w:sz w:val="18"/>
                <w:szCs w:val="18"/>
              </w:rPr>
            </w:pPr>
            <w:r w:rsidRPr="00BC51D2">
              <w:rPr>
                <w:rFonts w:ascii="Calibri" w:hAnsi="Calibri" w:cs="Calibri"/>
                <w:sz w:val="18"/>
                <w:szCs w:val="18"/>
              </w:rPr>
              <w:t xml:space="preserve">The sites will be selected in a way </w:t>
            </w:r>
            <w:r w:rsidR="00F351F4" w:rsidRPr="00BC51D2">
              <w:rPr>
                <w:rFonts w:ascii="Calibri" w:hAnsi="Calibri" w:cs="Calibri"/>
                <w:sz w:val="18"/>
                <w:szCs w:val="18"/>
              </w:rPr>
              <w:t>that project activities will not take place in high-risk areas. Also, t</w:t>
            </w:r>
            <w:r w:rsidR="00380D4B" w:rsidRPr="00BC51D2">
              <w:rPr>
                <w:rFonts w:ascii="Calibri" w:hAnsi="Calibri" w:cs="Calibri"/>
                <w:sz w:val="18"/>
                <w:szCs w:val="18"/>
              </w:rPr>
              <w:t xml:space="preserve">he project will work as much as possible with the decentralized authorities of the provinces and rural areas of Burkina Faso.  The political will / support for this project is </w:t>
            </w:r>
            <w:proofErr w:type="gramStart"/>
            <w:r w:rsidR="00380D4B" w:rsidRPr="00BC51D2">
              <w:rPr>
                <w:rFonts w:ascii="Calibri" w:hAnsi="Calibri" w:cs="Calibri"/>
                <w:sz w:val="18"/>
                <w:szCs w:val="18"/>
              </w:rPr>
              <w:t>really strong</w:t>
            </w:r>
            <w:proofErr w:type="gramEnd"/>
            <w:r w:rsidR="00380D4B" w:rsidRPr="00BC51D2">
              <w:rPr>
                <w:rFonts w:ascii="Calibri" w:hAnsi="Calibri" w:cs="Calibri"/>
                <w:sz w:val="18"/>
                <w:szCs w:val="18"/>
              </w:rPr>
              <w:t xml:space="preserve"> as demonstrated through the PIF and PPG phases, which will serve to safeguard the project and its target population against the various security and political threats. Also, the project will be monitoring of the local and regional security and safety situation in order to inform safety decisions on site selection for pilot project and other activities. </w:t>
            </w:r>
            <w:r w:rsidRPr="00BC51D2">
              <w:rPr>
                <w:rFonts w:ascii="Calibri" w:hAnsi="Calibri" w:cs="Calibri"/>
                <w:sz w:val="18"/>
                <w:szCs w:val="18"/>
              </w:rPr>
              <w:t xml:space="preserve">The project will benefit from the support of the local security forces and </w:t>
            </w:r>
            <w:r w:rsidRPr="00BC51D2">
              <w:rPr>
                <w:rFonts w:ascii="Calibri" w:eastAsia="Arial" w:hAnsi="Calibri" w:cs="Calibri"/>
                <w:sz w:val="18"/>
                <w:szCs w:val="18"/>
              </w:rPr>
              <w:t>UNDSS to assess access to project sites and how to best protect beneficiaries and staff amid the ongoing conflict in the Sahel region</w:t>
            </w:r>
            <w:r w:rsidRPr="00BC51D2">
              <w:rPr>
                <w:rFonts w:ascii="Calibri" w:eastAsia="Arial" w:hAnsi="Calibri" w:cs="Calibri"/>
                <w:szCs w:val="20"/>
              </w:rPr>
              <w:t>.</w:t>
            </w:r>
          </w:p>
        </w:tc>
        <w:tc>
          <w:tcPr>
            <w:tcW w:w="1842" w:type="dxa"/>
          </w:tcPr>
          <w:p w14:paraId="19A970D6" w14:textId="014E5A51" w:rsidR="00380D4B" w:rsidRPr="00BC51D2" w:rsidRDefault="00F351F4" w:rsidP="00EF0F21">
            <w:pPr>
              <w:rPr>
                <w:rFonts w:ascii="Calibri" w:hAnsi="Calibri" w:cs="Calibri"/>
                <w:sz w:val="18"/>
                <w:szCs w:val="18"/>
              </w:rPr>
            </w:pPr>
            <w:r w:rsidRPr="00BC51D2">
              <w:rPr>
                <w:rFonts w:ascii="Calibri" w:hAnsi="Calibri" w:cs="Calibri"/>
                <w:sz w:val="18"/>
                <w:szCs w:val="18"/>
              </w:rPr>
              <w:t>M</w:t>
            </w:r>
            <w:r w:rsidR="00063A10" w:rsidRPr="00BC51D2">
              <w:rPr>
                <w:rFonts w:ascii="Calibri" w:hAnsi="Calibri" w:cs="Calibri"/>
                <w:sz w:val="18"/>
                <w:szCs w:val="18"/>
              </w:rPr>
              <w:t>EMQ</w:t>
            </w:r>
          </w:p>
        </w:tc>
      </w:tr>
      <w:tr w:rsidR="00380D4B" w:rsidRPr="00BC51D2" w14:paraId="4D295FCB" w14:textId="77777777" w:rsidTr="00EF0F21">
        <w:trPr>
          <w:trHeight w:val="185"/>
        </w:trPr>
        <w:tc>
          <w:tcPr>
            <w:tcW w:w="0" w:type="auto"/>
          </w:tcPr>
          <w:p w14:paraId="6E440C05" w14:textId="35B9B759" w:rsidR="00380D4B" w:rsidRPr="00BC51D2" w:rsidRDefault="000C28BA" w:rsidP="00EF0F21">
            <w:pPr>
              <w:rPr>
                <w:rFonts w:ascii="Calibri" w:hAnsi="Calibri" w:cs="Calibri"/>
                <w:sz w:val="18"/>
                <w:szCs w:val="18"/>
              </w:rPr>
            </w:pPr>
            <w:r>
              <w:rPr>
                <w:rFonts w:ascii="Calibri" w:hAnsi="Calibri" w:cs="Calibri"/>
                <w:sz w:val="18"/>
                <w:szCs w:val="18"/>
              </w:rPr>
              <w:t>1</w:t>
            </w:r>
            <w:r w:rsidR="00CA683A">
              <w:rPr>
                <w:rFonts w:ascii="Calibri" w:hAnsi="Calibri" w:cs="Calibri"/>
                <w:sz w:val="18"/>
                <w:szCs w:val="18"/>
              </w:rPr>
              <w:t>4</w:t>
            </w:r>
          </w:p>
        </w:tc>
        <w:tc>
          <w:tcPr>
            <w:tcW w:w="1801" w:type="dxa"/>
          </w:tcPr>
          <w:p w14:paraId="438E168D" w14:textId="038E9908" w:rsidR="00380D4B" w:rsidRPr="00BC51D2" w:rsidRDefault="00380D4B" w:rsidP="00EF0F21">
            <w:pPr>
              <w:rPr>
                <w:rFonts w:ascii="Calibri" w:hAnsi="Calibri" w:cs="Calibri"/>
                <w:sz w:val="18"/>
                <w:szCs w:val="18"/>
              </w:rPr>
            </w:pPr>
            <w:r w:rsidRPr="00BC51D2">
              <w:rPr>
                <w:rFonts w:ascii="Calibri" w:hAnsi="Calibri" w:cs="Calibri"/>
                <w:sz w:val="18"/>
                <w:szCs w:val="18"/>
              </w:rPr>
              <w:t xml:space="preserve">Private </w:t>
            </w:r>
            <w:r w:rsidR="00BB1C0F" w:rsidRPr="00BC51D2">
              <w:rPr>
                <w:rFonts w:ascii="Calibri" w:hAnsi="Calibri" w:cs="Calibri"/>
                <w:sz w:val="18"/>
                <w:szCs w:val="18"/>
              </w:rPr>
              <w:t xml:space="preserve">sector </w:t>
            </w:r>
            <w:r w:rsidRPr="00BC51D2">
              <w:rPr>
                <w:rFonts w:ascii="Calibri" w:hAnsi="Calibri" w:cs="Calibri"/>
                <w:sz w:val="18"/>
                <w:szCs w:val="18"/>
              </w:rPr>
              <w:t>is not able to deliver pilot projects</w:t>
            </w:r>
          </w:p>
        </w:tc>
        <w:tc>
          <w:tcPr>
            <w:tcW w:w="2326" w:type="dxa"/>
          </w:tcPr>
          <w:p w14:paraId="3D03E714"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Organizational</w:t>
            </w:r>
          </w:p>
          <w:p w14:paraId="59C4CB85"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4.6 Due diligence of private sector</w:t>
            </w:r>
          </w:p>
        </w:tc>
        <w:tc>
          <w:tcPr>
            <w:tcW w:w="1985" w:type="dxa"/>
          </w:tcPr>
          <w:p w14:paraId="375974AF" w14:textId="77777777" w:rsidR="000C28BA" w:rsidRPr="000C28BA" w:rsidRDefault="000C28BA" w:rsidP="000C28BA">
            <w:pPr>
              <w:rPr>
                <w:rFonts w:ascii="Calibri" w:hAnsi="Calibri" w:cs="Calibri"/>
                <w:sz w:val="18"/>
                <w:szCs w:val="18"/>
              </w:rPr>
            </w:pPr>
            <w:r w:rsidRPr="000C28BA">
              <w:rPr>
                <w:rFonts w:ascii="Calibri" w:hAnsi="Calibri" w:cs="Calibri"/>
                <w:sz w:val="18"/>
                <w:szCs w:val="18"/>
              </w:rPr>
              <w:t xml:space="preserve">The rating of this risk is </w:t>
            </w:r>
            <w:r w:rsidRPr="000C28BA">
              <w:rPr>
                <w:rFonts w:ascii="Calibri" w:hAnsi="Calibri" w:cs="Calibri"/>
                <w:b/>
                <w:bCs/>
                <w:sz w:val="18"/>
                <w:szCs w:val="18"/>
              </w:rPr>
              <w:t>Moderate</w:t>
            </w:r>
            <w:r w:rsidRPr="000C28BA">
              <w:rPr>
                <w:rFonts w:ascii="Calibri" w:hAnsi="Calibri" w:cs="Calibri"/>
                <w:sz w:val="18"/>
                <w:szCs w:val="18"/>
              </w:rPr>
              <w:t xml:space="preserve">.  </w:t>
            </w:r>
          </w:p>
          <w:p w14:paraId="7DDE36BC" w14:textId="77777777" w:rsidR="000C28BA" w:rsidRPr="000C28BA" w:rsidRDefault="000C28BA" w:rsidP="000C28BA">
            <w:pPr>
              <w:rPr>
                <w:rFonts w:ascii="Calibri" w:hAnsi="Calibri" w:cs="Calibri"/>
                <w:sz w:val="18"/>
                <w:szCs w:val="18"/>
              </w:rPr>
            </w:pPr>
          </w:p>
          <w:p w14:paraId="50E6D058" w14:textId="77777777" w:rsidR="000C28BA" w:rsidRPr="000C28BA" w:rsidRDefault="000C28BA" w:rsidP="000C28BA">
            <w:pPr>
              <w:rPr>
                <w:rFonts w:ascii="Calibri" w:hAnsi="Calibri" w:cs="Calibri"/>
                <w:sz w:val="18"/>
                <w:szCs w:val="18"/>
              </w:rPr>
            </w:pPr>
            <w:r w:rsidRPr="000C28BA">
              <w:rPr>
                <w:rFonts w:ascii="Calibri" w:hAnsi="Calibri" w:cs="Calibri"/>
                <w:sz w:val="18"/>
                <w:szCs w:val="18"/>
              </w:rPr>
              <w:t>L = 2</w:t>
            </w:r>
          </w:p>
          <w:p w14:paraId="3DF28F46" w14:textId="41D39829" w:rsidR="00380D4B" w:rsidRPr="00BC51D2" w:rsidRDefault="000C28BA" w:rsidP="000C28BA">
            <w:pPr>
              <w:rPr>
                <w:rFonts w:ascii="Calibri" w:hAnsi="Calibri" w:cs="Calibri"/>
                <w:sz w:val="18"/>
                <w:szCs w:val="18"/>
              </w:rPr>
            </w:pPr>
            <w:r w:rsidRPr="000C28BA">
              <w:rPr>
                <w:rFonts w:ascii="Calibri" w:hAnsi="Calibri" w:cs="Calibri"/>
                <w:sz w:val="18"/>
                <w:szCs w:val="18"/>
              </w:rPr>
              <w:t>I = 4</w:t>
            </w:r>
          </w:p>
        </w:tc>
        <w:tc>
          <w:tcPr>
            <w:tcW w:w="4678" w:type="dxa"/>
          </w:tcPr>
          <w:p w14:paraId="1D6F35E4" w14:textId="77777777" w:rsidR="00380D4B" w:rsidRPr="00BC51D2" w:rsidRDefault="00380D4B" w:rsidP="00891B35">
            <w:pPr>
              <w:jc w:val="both"/>
              <w:rPr>
                <w:rFonts w:ascii="Calibri" w:hAnsi="Calibri" w:cs="Calibri"/>
                <w:sz w:val="18"/>
                <w:szCs w:val="18"/>
              </w:rPr>
            </w:pPr>
            <w:r w:rsidRPr="00BC51D2">
              <w:rPr>
                <w:rFonts w:ascii="Calibri" w:hAnsi="Calibri" w:cs="Calibri"/>
                <w:sz w:val="18"/>
                <w:szCs w:val="18"/>
              </w:rPr>
              <w:t xml:space="preserve">The pilot project selection follows a rigorous process of calls for proposals. Also, ABER, the implementing partner or other stakeholders </w:t>
            </w:r>
            <w:proofErr w:type="gramStart"/>
            <w:r w:rsidRPr="00BC51D2">
              <w:rPr>
                <w:rFonts w:ascii="Calibri" w:hAnsi="Calibri" w:cs="Calibri"/>
                <w:sz w:val="18"/>
                <w:szCs w:val="18"/>
              </w:rPr>
              <w:t>have to</w:t>
            </w:r>
            <w:proofErr w:type="gramEnd"/>
            <w:r w:rsidRPr="00BC51D2">
              <w:rPr>
                <w:rFonts w:ascii="Calibri" w:hAnsi="Calibri" w:cs="Calibri"/>
                <w:sz w:val="18"/>
                <w:szCs w:val="18"/>
              </w:rPr>
              <w:t xml:space="preserve"> endorse the project and promoter. </w:t>
            </w:r>
          </w:p>
          <w:p w14:paraId="4E732DEA" w14:textId="77777777" w:rsidR="00380D4B" w:rsidRPr="00BC51D2" w:rsidRDefault="00380D4B" w:rsidP="00891B35">
            <w:pPr>
              <w:jc w:val="both"/>
              <w:rPr>
                <w:rFonts w:ascii="Calibri" w:hAnsi="Calibri" w:cs="Calibri"/>
                <w:sz w:val="18"/>
                <w:szCs w:val="18"/>
              </w:rPr>
            </w:pPr>
            <w:r w:rsidRPr="00BC51D2">
              <w:rPr>
                <w:rFonts w:ascii="Calibri" w:hAnsi="Calibri" w:cs="Calibri"/>
                <w:sz w:val="18"/>
                <w:szCs w:val="18"/>
              </w:rPr>
              <w:t xml:space="preserve">Prior to the start of the pilot project due diligence will be conducted to ensure the developer is able to fully execute the project without any major risk. </w:t>
            </w:r>
          </w:p>
        </w:tc>
        <w:tc>
          <w:tcPr>
            <w:tcW w:w="1842" w:type="dxa"/>
          </w:tcPr>
          <w:p w14:paraId="33B54BCA" w14:textId="77777777" w:rsidR="00380D4B" w:rsidRPr="00BC51D2" w:rsidRDefault="00380D4B" w:rsidP="00EF0F21">
            <w:pPr>
              <w:rPr>
                <w:rFonts w:ascii="Calibri" w:hAnsi="Calibri" w:cs="Calibri"/>
                <w:sz w:val="18"/>
                <w:szCs w:val="18"/>
              </w:rPr>
            </w:pPr>
            <w:r w:rsidRPr="00BC51D2">
              <w:rPr>
                <w:rFonts w:ascii="Calibri" w:hAnsi="Calibri" w:cs="Calibri"/>
                <w:sz w:val="18"/>
                <w:szCs w:val="18"/>
              </w:rPr>
              <w:t>UNDP</w:t>
            </w:r>
          </w:p>
        </w:tc>
      </w:tr>
      <w:tr w:rsidR="00380D4B" w:rsidRPr="00BC51D2" w14:paraId="0B9FCF66" w14:textId="77777777" w:rsidTr="00EF0F21">
        <w:trPr>
          <w:trHeight w:val="185"/>
        </w:trPr>
        <w:tc>
          <w:tcPr>
            <w:tcW w:w="0" w:type="auto"/>
          </w:tcPr>
          <w:p w14:paraId="474CDFAA" w14:textId="30BBABD9" w:rsidR="00380D4B" w:rsidRPr="00BC51D2" w:rsidRDefault="00A90B38" w:rsidP="00EF0F21">
            <w:pPr>
              <w:rPr>
                <w:rFonts w:ascii="Calibri" w:hAnsi="Calibri" w:cs="Calibri"/>
                <w:sz w:val="18"/>
                <w:szCs w:val="18"/>
              </w:rPr>
            </w:pPr>
            <w:r>
              <w:rPr>
                <w:rFonts w:ascii="Calibri" w:hAnsi="Calibri" w:cs="Calibri"/>
                <w:sz w:val="18"/>
                <w:szCs w:val="18"/>
              </w:rPr>
              <w:t>1</w:t>
            </w:r>
            <w:r w:rsidR="00CA683A">
              <w:rPr>
                <w:rFonts w:ascii="Calibri" w:hAnsi="Calibri" w:cs="Calibri"/>
                <w:sz w:val="18"/>
                <w:szCs w:val="18"/>
              </w:rPr>
              <w:t>5</w:t>
            </w:r>
          </w:p>
        </w:tc>
        <w:tc>
          <w:tcPr>
            <w:tcW w:w="1801" w:type="dxa"/>
          </w:tcPr>
          <w:p w14:paraId="6B2D4C54" w14:textId="61A9FA70" w:rsidR="00380D4B" w:rsidRPr="00BC51D2" w:rsidRDefault="009E2E64" w:rsidP="00EF0F21">
            <w:pPr>
              <w:rPr>
                <w:rFonts w:ascii="Calibri" w:hAnsi="Calibri" w:cs="Calibri"/>
                <w:sz w:val="18"/>
                <w:szCs w:val="18"/>
              </w:rPr>
            </w:pPr>
            <w:r w:rsidRPr="00BC51D2">
              <w:rPr>
                <w:rFonts w:ascii="Calibri" w:hAnsi="Calibri" w:cs="Calibri"/>
                <w:sz w:val="18"/>
                <w:szCs w:val="18"/>
              </w:rPr>
              <w:t xml:space="preserve">Procurements are not done </w:t>
            </w:r>
            <w:proofErr w:type="gramStart"/>
            <w:r w:rsidRPr="00BC51D2">
              <w:rPr>
                <w:rFonts w:ascii="Calibri" w:hAnsi="Calibri" w:cs="Calibri"/>
                <w:sz w:val="18"/>
                <w:szCs w:val="18"/>
              </w:rPr>
              <w:t>appropriately</w:t>
            </w:r>
            <w:proofErr w:type="gramEnd"/>
            <w:r w:rsidRPr="00BC51D2">
              <w:rPr>
                <w:rFonts w:ascii="Calibri" w:hAnsi="Calibri" w:cs="Calibri"/>
                <w:sz w:val="18"/>
                <w:szCs w:val="18"/>
              </w:rPr>
              <w:t xml:space="preserve"> and selected companies do not have the </w:t>
            </w:r>
            <w:r w:rsidRPr="00BC51D2">
              <w:rPr>
                <w:rFonts w:ascii="Calibri" w:hAnsi="Calibri" w:cs="Calibri"/>
                <w:sz w:val="18"/>
                <w:szCs w:val="18"/>
              </w:rPr>
              <w:lastRenderedPageBreak/>
              <w:t>appropriate capacity to deliver</w:t>
            </w:r>
          </w:p>
        </w:tc>
        <w:tc>
          <w:tcPr>
            <w:tcW w:w="2326" w:type="dxa"/>
          </w:tcPr>
          <w:p w14:paraId="43D62EF9"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lastRenderedPageBreak/>
              <w:t>Organizational</w:t>
            </w:r>
          </w:p>
          <w:p w14:paraId="0AD4D50F"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4.10 Procurement</w:t>
            </w:r>
          </w:p>
        </w:tc>
        <w:tc>
          <w:tcPr>
            <w:tcW w:w="1985" w:type="dxa"/>
          </w:tcPr>
          <w:p w14:paraId="2A5A16E0" w14:textId="77777777" w:rsidR="00A90B38" w:rsidRPr="00A90B38" w:rsidRDefault="00A90B38" w:rsidP="00A90B38">
            <w:pPr>
              <w:rPr>
                <w:rFonts w:ascii="Calibri" w:hAnsi="Calibri" w:cs="Calibri"/>
                <w:sz w:val="18"/>
                <w:szCs w:val="18"/>
              </w:rPr>
            </w:pPr>
            <w:r w:rsidRPr="00A90B38">
              <w:rPr>
                <w:rFonts w:ascii="Calibri" w:hAnsi="Calibri" w:cs="Calibri"/>
                <w:sz w:val="18"/>
                <w:szCs w:val="18"/>
              </w:rPr>
              <w:t xml:space="preserve">This rating of this risk is </w:t>
            </w:r>
            <w:r w:rsidRPr="00A90B38">
              <w:rPr>
                <w:rFonts w:ascii="Calibri" w:hAnsi="Calibri" w:cs="Calibri"/>
                <w:b/>
                <w:bCs/>
                <w:sz w:val="18"/>
                <w:szCs w:val="18"/>
              </w:rPr>
              <w:t>Moderate</w:t>
            </w:r>
            <w:r w:rsidRPr="00A90B38">
              <w:rPr>
                <w:rFonts w:ascii="Calibri" w:hAnsi="Calibri" w:cs="Calibri"/>
                <w:sz w:val="18"/>
                <w:szCs w:val="18"/>
              </w:rPr>
              <w:t xml:space="preserve">, as it may jeopardize the implementation of Component 2 (pilot project), which is an </w:t>
            </w:r>
            <w:r w:rsidRPr="00A90B38">
              <w:rPr>
                <w:rFonts w:ascii="Calibri" w:hAnsi="Calibri" w:cs="Calibri"/>
                <w:sz w:val="18"/>
                <w:szCs w:val="18"/>
              </w:rPr>
              <w:lastRenderedPageBreak/>
              <w:t xml:space="preserve">important part of the project. </w:t>
            </w:r>
          </w:p>
          <w:p w14:paraId="5D2C48D8" w14:textId="77777777" w:rsidR="00A90B38" w:rsidRPr="00A90B38" w:rsidRDefault="00A90B38" w:rsidP="00A90B38">
            <w:pPr>
              <w:rPr>
                <w:rFonts w:ascii="Calibri" w:hAnsi="Calibri" w:cs="Calibri"/>
                <w:sz w:val="18"/>
                <w:szCs w:val="18"/>
              </w:rPr>
            </w:pPr>
          </w:p>
          <w:p w14:paraId="06F36C86" w14:textId="77777777" w:rsidR="00A90B38" w:rsidRPr="00A90B38" w:rsidRDefault="00A90B38" w:rsidP="00A90B38">
            <w:pPr>
              <w:rPr>
                <w:rFonts w:ascii="Calibri" w:hAnsi="Calibri" w:cs="Calibri"/>
                <w:sz w:val="18"/>
                <w:szCs w:val="18"/>
              </w:rPr>
            </w:pPr>
            <w:r w:rsidRPr="00A90B38">
              <w:rPr>
                <w:rFonts w:ascii="Calibri" w:hAnsi="Calibri" w:cs="Calibri"/>
                <w:sz w:val="18"/>
                <w:szCs w:val="18"/>
              </w:rPr>
              <w:t>L = 2</w:t>
            </w:r>
          </w:p>
          <w:p w14:paraId="4ADFE632" w14:textId="77777777" w:rsidR="009E2E64" w:rsidRDefault="00A90B38" w:rsidP="00A90B38">
            <w:pPr>
              <w:rPr>
                <w:rFonts w:ascii="Calibri" w:hAnsi="Calibri" w:cs="Calibri"/>
                <w:sz w:val="18"/>
                <w:szCs w:val="18"/>
              </w:rPr>
            </w:pPr>
            <w:r w:rsidRPr="00A90B38">
              <w:rPr>
                <w:rFonts w:ascii="Calibri" w:hAnsi="Calibri" w:cs="Calibri"/>
                <w:sz w:val="18"/>
                <w:szCs w:val="18"/>
              </w:rPr>
              <w:t>I = 4</w:t>
            </w:r>
          </w:p>
          <w:p w14:paraId="21FE68AF" w14:textId="15CBEA15" w:rsidR="00A90B38" w:rsidRPr="00BC51D2" w:rsidRDefault="00A90B38" w:rsidP="00A90B38">
            <w:pPr>
              <w:rPr>
                <w:rFonts w:ascii="Calibri" w:hAnsi="Calibri" w:cs="Calibri"/>
                <w:sz w:val="18"/>
                <w:szCs w:val="18"/>
              </w:rPr>
            </w:pPr>
          </w:p>
        </w:tc>
        <w:tc>
          <w:tcPr>
            <w:tcW w:w="4678" w:type="dxa"/>
          </w:tcPr>
          <w:p w14:paraId="3802B8F2" w14:textId="7259B6F7" w:rsidR="00380D4B" w:rsidRPr="00BC51D2" w:rsidRDefault="00BB1C0F" w:rsidP="00891B35">
            <w:pPr>
              <w:jc w:val="both"/>
              <w:rPr>
                <w:rFonts w:ascii="Calibri" w:hAnsi="Calibri" w:cs="Calibri"/>
                <w:sz w:val="18"/>
                <w:szCs w:val="18"/>
              </w:rPr>
            </w:pPr>
            <w:r w:rsidRPr="00BC51D2">
              <w:rPr>
                <w:rFonts w:ascii="Calibri" w:hAnsi="Calibri" w:cs="Calibri"/>
                <w:sz w:val="18"/>
                <w:szCs w:val="18"/>
              </w:rPr>
              <w:lastRenderedPageBreak/>
              <w:t xml:space="preserve">ABER has implemented several tenders. The HACT did not mention this risk as being of any significant importance. However, training on tenders will be provided to ABER and other parties. </w:t>
            </w:r>
          </w:p>
        </w:tc>
        <w:tc>
          <w:tcPr>
            <w:tcW w:w="1842" w:type="dxa"/>
          </w:tcPr>
          <w:p w14:paraId="5B7DFEAB" w14:textId="758BD15C" w:rsidR="00380D4B" w:rsidRPr="00BC51D2" w:rsidRDefault="00BB1C0F" w:rsidP="00EF0F21">
            <w:pPr>
              <w:rPr>
                <w:rFonts w:ascii="Calibri" w:hAnsi="Calibri" w:cs="Calibri"/>
                <w:sz w:val="18"/>
                <w:szCs w:val="18"/>
              </w:rPr>
            </w:pPr>
            <w:r w:rsidRPr="00BC51D2">
              <w:rPr>
                <w:rFonts w:ascii="Calibri" w:hAnsi="Calibri" w:cs="Calibri"/>
                <w:sz w:val="18"/>
                <w:szCs w:val="18"/>
              </w:rPr>
              <w:t>ABER</w:t>
            </w:r>
          </w:p>
        </w:tc>
      </w:tr>
      <w:tr w:rsidR="00380D4B" w:rsidRPr="00BC51D2" w14:paraId="50F9AC3C" w14:textId="77777777" w:rsidTr="00EF0F21">
        <w:trPr>
          <w:trHeight w:val="185"/>
        </w:trPr>
        <w:tc>
          <w:tcPr>
            <w:tcW w:w="0" w:type="auto"/>
          </w:tcPr>
          <w:p w14:paraId="0E09A9BB" w14:textId="2ABC677E" w:rsidR="00380D4B" w:rsidRPr="00BC51D2" w:rsidRDefault="00A90B38" w:rsidP="00EF0F21">
            <w:pPr>
              <w:rPr>
                <w:rFonts w:ascii="Calibri" w:hAnsi="Calibri" w:cs="Calibri"/>
                <w:sz w:val="18"/>
                <w:szCs w:val="18"/>
              </w:rPr>
            </w:pPr>
            <w:r>
              <w:rPr>
                <w:rFonts w:ascii="Calibri" w:hAnsi="Calibri" w:cs="Calibri"/>
                <w:sz w:val="18"/>
                <w:szCs w:val="18"/>
              </w:rPr>
              <w:t>1</w:t>
            </w:r>
            <w:r w:rsidR="00CA683A">
              <w:rPr>
                <w:rFonts w:ascii="Calibri" w:hAnsi="Calibri" w:cs="Calibri"/>
                <w:sz w:val="18"/>
                <w:szCs w:val="18"/>
              </w:rPr>
              <w:t>6</w:t>
            </w:r>
          </w:p>
        </w:tc>
        <w:tc>
          <w:tcPr>
            <w:tcW w:w="1801" w:type="dxa"/>
          </w:tcPr>
          <w:p w14:paraId="23C12801" w14:textId="140A61CE" w:rsidR="00380D4B" w:rsidRPr="00BC51D2" w:rsidRDefault="00A16A44" w:rsidP="00EF0F21">
            <w:pPr>
              <w:rPr>
                <w:rFonts w:ascii="Calibri" w:hAnsi="Calibri" w:cs="Calibri"/>
                <w:sz w:val="18"/>
                <w:szCs w:val="18"/>
              </w:rPr>
            </w:pPr>
            <w:r w:rsidRPr="00BC51D2">
              <w:rPr>
                <w:rFonts w:ascii="Calibri" w:hAnsi="Calibri" w:cs="Calibri"/>
                <w:sz w:val="18"/>
                <w:szCs w:val="18"/>
              </w:rPr>
              <w:t xml:space="preserve">Confusion in roles </w:t>
            </w:r>
          </w:p>
        </w:tc>
        <w:tc>
          <w:tcPr>
            <w:tcW w:w="2326" w:type="dxa"/>
          </w:tcPr>
          <w:p w14:paraId="44286343" w14:textId="77777777" w:rsidR="00380D4B" w:rsidRPr="00BC51D2" w:rsidRDefault="00380D4B" w:rsidP="00EF0F21">
            <w:pPr>
              <w:rPr>
                <w:rFonts w:ascii="Calibri" w:hAnsi="Calibri" w:cs="Calibri"/>
                <w:b/>
                <w:sz w:val="18"/>
                <w:szCs w:val="18"/>
              </w:rPr>
            </w:pPr>
            <w:r w:rsidRPr="00BC51D2">
              <w:rPr>
                <w:rFonts w:ascii="Calibri" w:hAnsi="Calibri" w:cs="Calibri"/>
                <w:b/>
                <w:sz w:val="18"/>
                <w:szCs w:val="18"/>
              </w:rPr>
              <w:t>7.4 Roles and responsibilities of partners</w:t>
            </w:r>
          </w:p>
        </w:tc>
        <w:tc>
          <w:tcPr>
            <w:tcW w:w="1985" w:type="dxa"/>
          </w:tcPr>
          <w:p w14:paraId="2AA06697" w14:textId="77777777" w:rsidR="00A90B38" w:rsidRPr="00A90B38" w:rsidRDefault="00A90B38" w:rsidP="00A90B38">
            <w:pPr>
              <w:rPr>
                <w:rFonts w:ascii="Calibri" w:hAnsi="Calibri" w:cs="Calibri"/>
                <w:sz w:val="18"/>
                <w:szCs w:val="18"/>
              </w:rPr>
            </w:pPr>
            <w:r w:rsidRPr="00A90B38">
              <w:rPr>
                <w:rFonts w:ascii="Calibri" w:hAnsi="Calibri" w:cs="Calibri"/>
                <w:sz w:val="18"/>
                <w:szCs w:val="18"/>
              </w:rPr>
              <w:t xml:space="preserve">The rating of this risk is </w:t>
            </w:r>
            <w:r w:rsidRPr="00A90B38">
              <w:rPr>
                <w:rFonts w:ascii="Calibri" w:hAnsi="Calibri" w:cs="Calibri"/>
                <w:b/>
                <w:bCs/>
                <w:sz w:val="18"/>
                <w:szCs w:val="18"/>
              </w:rPr>
              <w:t>Low</w:t>
            </w:r>
            <w:r w:rsidRPr="00A90B38">
              <w:rPr>
                <w:rFonts w:ascii="Calibri" w:hAnsi="Calibri" w:cs="Calibri"/>
                <w:sz w:val="18"/>
                <w:szCs w:val="18"/>
              </w:rPr>
              <w:t xml:space="preserve">.  </w:t>
            </w:r>
          </w:p>
          <w:p w14:paraId="668C81CD" w14:textId="77777777" w:rsidR="00A90B38" w:rsidRPr="00A90B38" w:rsidRDefault="00A90B38" w:rsidP="00A90B38">
            <w:pPr>
              <w:rPr>
                <w:rFonts w:ascii="Calibri" w:hAnsi="Calibri" w:cs="Calibri"/>
                <w:sz w:val="18"/>
                <w:szCs w:val="18"/>
              </w:rPr>
            </w:pPr>
          </w:p>
          <w:p w14:paraId="375C723C" w14:textId="77777777" w:rsidR="00A90B38" w:rsidRPr="00A90B38" w:rsidRDefault="00A90B38" w:rsidP="00A90B38">
            <w:pPr>
              <w:rPr>
                <w:rFonts w:ascii="Calibri" w:hAnsi="Calibri" w:cs="Calibri"/>
                <w:sz w:val="18"/>
                <w:szCs w:val="18"/>
              </w:rPr>
            </w:pPr>
            <w:r w:rsidRPr="00A90B38">
              <w:rPr>
                <w:rFonts w:ascii="Calibri" w:hAnsi="Calibri" w:cs="Calibri"/>
                <w:sz w:val="18"/>
                <w:szCs w:val="18"/>
              </w:rPr>
              <w:t>L = 1</w:t>
            </w:r>
          </w:p>
          <w:p w14:paraId="21822013" w14:textId="77777777" w:rsidR="00A16A44" w:rsidRDefault="00A90B38" w:rsidP="00A90B38">
            <w:pPr>
              <w:rPr>
                <w:rFonts w:ascii="Calibri" w:hAnsi="Calibri" w:cs="Calibri"/>
                <w:sz w:val="18"/>
                <w:szCs w:val="18"/>
              </w:rPr>
            </w:pPr>
            <w:r w:rsidRPr="00A90B38">
              <w:rPr>
                <w:rFonts w:ascii="Calibri" w:hAnsi="Calibri" w:cs="Calibri"/>
                <w:sz w:val="18"/>
                <w:szCs w:val="18"/>
              </w:rPr>
              <w:t>I = 3</w:t>
            </w:r>
          </w:p>
          <w:p w14:paraId="5C74E452" w14:textId="7500246B" w:rsidR="00A90B38" w:rsidRPr="00BC51D2" w:rsidRDefault="00A90B38" w:rsidP="00A90B38">
            <w:pPr>
              <w:rPr>
                <w:rFonts w:ascii="Calibri" w:hAnsi="Calibri" w:cs="Calibri"/>
                <w:sz w:val="18"/>
                <w:szCs w:val="18"/>
              </w:rPr>
            </w:pPr>
          </w:p>
        </w:tc>
        <w:tc>
          <w:tcPr>
            <w:tcW w:w="4678" w:type="dxa"/>
          </w:tcPr>
          <w:p w14:paraId="0B67F59C" w14:textId="27B8E42C" w:rsidR="00380D4B" w:rsidRPr="00BC51D2" w:rsidRDefault="00380D4B" w:rsidP="00891B35">
            <w:pPr>
              <w:jc w:val="both"/>
              <w:rPr>
                <w:rFonts w:ascii="Calibri" w:hAnsi="Calibri" w:cs="Calibri"/>
                <w:sz w:val="18"/>
                <w:szCs w:val="18"/>
              </w:rPr>
            </w:pPr>
            <w:r w:rsidRPr="00BC51D2">
              <w:rPr>
                <w:rFonts w:ascii="Calibri" w:hAnsi="Calibri" w:cs="Calibri"/>
                <w:sz w:val="18"/>
                <w:szCs w:val="18"/>
              </w:rPr>
              <w:t>Each partne</w:t>
            </w:r>
            <w:r w:rsidR="00930D8B" w:rsidRPr="00BC51D2">
              <w:rPr>
                <w:rFonts w:ascii="Calibri" w:hAnsi="Calibri" w:cs="Calibri"/>
                <w:sz w:val="18"/>
                <w:szCs w:val="18"/>
              </w:rPr>
              <w:t>r</w:t>
            </w:r>
            <w:r w:rsidR="00A16A44" w:rsidRPr="00BC51D2">
              <w:rPr>
                <w:rFonts w:ascii="Calibri" w:hAnsi="Calibri" w:cs="Calibri"/>
                <w:sz w:val="18"/>
                <w:szCs w:val="18"/>
              </w:rPr>
              <w:t>’</w:t>
            </w:r>
            <w:r w:rsidRPr="00BC51D2">
              <w:rPr>
                <w:rFonts w:ascii="Calibri" w:hAnsi="Calibri" w:cs="Calibri"/>
                <w:sz w:val="18"/>
                <w:szCs w:val="18"/>
              </w:rPr>
              <w:t>s role and responsibility will be clearly spelled out</w:t>
            </w:r>
            <w:r w:rsidR="00930D8B" w:rsidRPr="00BC51D2">
              <w:rPr>
                <w:rFonts w:ascii="Calibri" w:hAnsi="Calibri" w:cs="Calibri"/>
                <w:sz w:val="18"/>
                <w:szCs w:val="18"/>
              </w:rPr>
              <w:t>. Also, where appropriate,</w:t>
            </w:r>
            <w:r w:rsidRPr="00BC51D2">
              <w:rPr>
                <w:rFonts w:ascii="Calibri" w:hAnsi="Calibri" w:cs="Calibri"/>
                <w:sz w:val="18"/>
                <w:szCs w:val="18"/>
              </w:rPr>
              <w:t xml:space="preserve"> contract</w:t>
            </w:r>
            <w:r w:rsidR="00930D8B" w:rsidRPr="00BC51D2">
              <w:rPr>
                <w:rFonts w:ascii="Calibri" w:hAnsi="Calibri" w:cs="Calibri"/>
                <w:sz w:val="18"/>
                <w:szCs w:val="18"/>
              </w:rPr>
              <w:t>s</w:t>
            </w:r>
            <w:r w:rsidRPr="00BC51D2">
              <w:rPr>
                <w:rFonts w:ascii="Calibri" w:hAnsi="Calibri" w:cs="Calibri"/>
                <w:sz w:val="18"/>
                <w:szCs w:val="18"/>
              </w:rPr>
              <w:t xml:space="preserve"> or </w:t>
            </w:r>
            <w:proofErr w:type="spellStart"/>
            <w:r w:rsidRPr="00BC51D2">
              <w:rPr>
                <w:rFonts w:ascii="Calibri" w:hAnsi="Calibri" w:cs="Calibri"/>
                <w:sz w:val="18"/>
                <w:szCs w:val="18"/>
              </w:rPr>
              <w:t>MoUs</w:t>
            </w:r>
            <w:proofErr w:type="spellEnd"/>
            <w:r w:rsidRPr="00BC51D2">
              <w:rPr>
                <w:rFonts w:ascii="Calibri" w:hAnsi="Calibri" w:cs="Calibri"/>
                <w:sz w:val="18"/>
                <w:szCs w:val="18"/>
              </w:rPr>
              <w:t xml:space="preserve"> will be executed. </w:t>
            </w:r>
          </w:p>
        </w:tc>
        <w:tc>
          <w:tcPr>
            <w:tcW w:w="1842" w:type="dxa"/>
          </w:tcPr>
          <w:p w14:paraId="2E4610A7" w14:textId="77777777" w:rsidR="00380D4B" w:rsidRPr="00BC51D2" w:rsidRDefault="00380D4B" w:rsidP="00EF0F21">
            <w:pPr>
              <w:rPr>
                <w:rFonts w:ascii="Calibri" w:hAnsi="Calibri" w:cs="Calibri"/>
                <w:sz w:val="18"/>
                <w:szCs w:val="18"/>
              </w:rPr>
            </w:pPr>
            <w:r w:rsidRPr="00BC51D2">
              <w:rPr>
                <w:rFonts w:ascii="Calibri" w:hAnsi="Calibri" w:cs="Calibri"/>
                <w:sz w:val="18"/>
                <w:szCs w:val="18"/>
              </w:rPr>
              <w:t>UNDP</w:t>
            </w:r>
          </w:p>
        </w:tc>
      </w:tr>
    </w:tbl>
    <w:p w14:paraId="57700AA7" w14:textId="77777777" w:rsidR="00380D4B" w:rsidRDefault="00380D4B" w:rsidP="0090528D">
      <w:pPr>
        <w:pStyle w:val="Heading2"/>
        <w:ind w:left="0"/>
        <w:rPr>
          <w:rFonts w:ascii="Calibri" w:hAnsi="Calibri"/>
          <w:szCs w:val="22"/>
        </w:rPr>
        <w:sectPr w:rsidR="00380D4B" w:rsidSect="00380D4B">
          <w:pgSz w:w="15840" w:h="12240" w:orient="landscape" w:code="1"/>
          <w:pgMar w:top="1440" w:right="1440" w:bottom="1440" w:left="1440" w:header="720" w:footer="720" w:gutter="0"/>
          <w:cols w:space="720"/>
          <w:docGrid w:linePitch="360"/>
        </w:sectPr>
      </w:pPr>
    </w:p>
    <w:p w14:paraId="20259C5B" w14:textId="46C38FCA" w:rsidR="009E69F2" w:rsidRPr="00823806" w:rsidRDefault="00BB0459" w:rsidP="0090528D">
      <w:pPr>
        <w:pStyle w:val="Heading2"/>
        <w:ind w:left="0"/>
        <w:rPr>
          <w:rFonts w:ascii="Calibri" w:hAnsi="Calibri" w:cs="Calibri"/>
          <w:b w:val="0"/>
          <w:bCs w:val="0"/>
          <w:szCs w:val="20"/>
        </w:rPr>
      </w:pPr>
      <w:r w:rsidRPr="00063A10">
        <w:rPr>
          <w:rFonts w:ascii="Calibri" w:hAnsi="Calibri" w:cs="Calibri"/>
          <w:szCs w:val="20"/>
        </w:rPr>
        <w:br w:type="page"/>
      </w:r>
    </w:p>
    <w:p w14:paraId="37C7B1E3" w14:textId="77777777" w:rsidR="009A7C5F" w:rsidRPr="00944EC1" w:rsidRDefault="009A7C5F" w:rsidP="00BB0459">
      <w:pPr>
        <w:pStyle w:val="Heading2"/>
        <w:ind w:left="0"/>
        <w:rPr>
          <w:rFonts w:ascii="Calibri" w:hAnsi="Calibri" w:cs="Calibri"/>
          <w:szCs w:val="20"/>
        </w:rPr>
        <w:sectPr w:rsidR="009A7C5F" w:rsidRPr="00944EC1" w:rsidSect="00B072EA">
          <w:type w:val="continuous"/>
          <w:pgSz w:w="15840" w:h="12240" w:orient="landscape" w:code="1"/>
          <w:pgMar w:top="1440" w:right="1440" w:bottom="1440" w:left="1440" w:header="720" w:footer="720" w:gutter="0"/>
          <w:cols w:space="720"/>
          <w:docGrid w:linePitch="360"/>
        </w:sectPr>
      </w:pPr>
    </w:p>
    <w:p w14:paraId="6AB0A4C5" w14:textId="70B2B02D" w:rsidR="00D42863" w:rsidRPr="00823806" w:rsidRDefault="00556F17" w:rsidP="00823806">
      <w:pPr>
        <w:pStyle w:val="Heading2"/>
        <w:ind w:left="0"/>
        <w:rPr>
          <w:rFonts w:ascii="Calibri" w:hAnsi="Calibri" w:cs="Calibri"/>
          <w:noProof/>
          <w:szCs w:val="20"/>
          <w:lang w:eastAsia="zh-CN"/>
        </w:rPr>
      </w:pPr>
      <w:bookmarkStart w:id="87" w:name="_Toc84428425"/>
      <w:r w:rsidRPr="00063A10">
        <w:rPr>
          <w:rFonts w:ascii="Calibri" w:hAnsi="Calibri" w:cs="Calibri"/>
          <w:szCs w:val="20"/>
        </w:rPr>
        <w:lastRenderedPageBreak/>
        <w:t>Annex</w:t>
      </w:r>
      <w:r w:rsidR="00A8080C" w:rsidRPr="00063A10">
        <w:rPr>
          <w:rFonts w:ascii="Calibri" w:hAnsi="Calibri" w:cs="Calibri"/>
          <w:szCs w:val="20"/>
        </w:rPr>
        <w:t xml:space="preserve"> </w:t>
      </w:r>
      <w:r w:rsidR="008223E5" w:rsidRPr="00063A10">
        <w:rPr>
          <w:rFonts w:ascii="Calibri" w:hAnsi="Calibri" w:cs="Calibri"/>
          <w:szCs w:val="20"/>
        </w:rPr>
        <w:t>8</w:t>
      </w:r>
      <w:r w:rsidRPr="00063A10">
        <w:rPr>
          <w:rFonts w:ascii="Calibri" w:hAnsi="Calibri" w:cs="Calibri"/>
          <w:szCs w:val="20"/>
        </w:rPr>
        <w:t xml:space="preserve">:  </w:t>
      </w:r>
      <w:r w:rsidR="00DF2D3A" w:rsidRPr="00063A10">
        <w:rPr>
          <w:rFonts w:ascii="Calibri" w:hAnsi="Calibri" w:cs="Calibri"/>
          <w:szCs w:val="20"/>
        </w:rPr>
        <w:t>Overview of</w:t>
      </w:r>
      <w:r w:rsidR="0046717C" w:rsidRPr="00063A10">
        <w:rPr>
          <w:rFonts w:ascii="Calibri" w:hAnsi="Calibri" w:cs="Calibri"/>
          <w:szCs w:val="20"/>
        </w:rPr>
        <w:t xml:space="preserve"> Project Staff and</w:t>
      </w:r>
      <w:r w:rsidR="00DF2D3A" w:rsidRPr="00063A10">
        <w:rPr>
          <w:rFonts w:ascii="Calibri" w:hAnsi="Calibri" w:cs="Calibri"/>
          <w:szCs w:val="20"/>
        </w:rPr>
        <w:t xml:space="preserve"> Technical Consultancies</w:t>
      </w:r>
      <w:bookmarkEnd w:id="87"/>
    </w:p>
    <w:p w14:paraId="15AE08C3" w14:textId="77777777" w:rsidR="00D42863" w:rsidRPr="00823806" w:rsidRDefault="00D42863" w:rsidP="00D42863">
      <w:pPr>
        <w:rPr>
          <w:rFonts w:ascii="Calibri" w:hAnsi="Calibri" w:cs="Calibri"/>
          <w:b/>
          <w:sz w:val="20"/>
          <w:szCs w:val="20"/>
          <w:lang w:val="en-GB"/>
        </w:rPr>
      </w:pPr>
    </w:p>
    <w:tbl>
      <w:tblPr>
        <w:tblW w:w="14022"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619"/>
      </w:tblGrid>
      <w:tr w:rsidR="00BC51D2" w:rsidRPr="00BC51D2" w14:paraId="15E5F3EC" w14:textId="77777777" w:rsidTr="6A841FCE">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hideMark/>
          </w:tcPr>
          <w:p w14:paraId="75909A62" w14:textId="77777777" w:rsidR="00BC51D2" w:rsidRPr="00BC51D2" w:rsidRDefault="00BC51D2" w:rsidP="00AD790F">
            <w:pPr>
              <w:spacing w:before="60" w:after="60"/>
              <w:rPr>
                <w:rFonts w:ascii="Calibri" w:hAnsi="Calibri" w:cs="Calibri"/>
                <w:b/>
                <w:sz w:val="18"/>
                <w:szCs w:val="18"/>
                <w:lang w:val="en-GB" w:eastAsia="ja-JP"/>
              </w:rPr>
            </w:pPr>
            <w:r w:rsidRPr="00BC51D2">
              <w:rPr>
                <w:rFonts w:ascii="Calibri" w:hAnsi="Calibri" w:cs="Calibri"/>
                <w:b/>
                <w:sz w:val="18"/>
                <w:szCs w:val="18"/>
                <w:lang w:val="en-GB"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hideMark/>
          </w:tcPr>
          <w:p w14:paraId="477F97EA" w14:textId="77777777" w:rsidR="00BC51D2" w:rsidRPr="00BC51D2" w:rsidRDefault="00BC51D2" w:rsidP="00AD790F">
            <w:pPr>
              <w:spacing w:before="60" w:after="60"/>
              <w:rPr>
                <w:rFonts w:ascii="Calibri" w:hAnsi="Calibri" w:cs="Calibri"/>
                <w:b/>
                <w:sz w:val="18"/>
                <w:szCs w:val="18"/>
                <w:lang w:val="en-GB" w:eastAsia="ja-JP"/>
              </w:rPr>
            </w:pPr>
            <w:r w:rsidRPr="00BC51D2">
              <w:rPr>
                <w:rFonts w:ascii="Calibri" w:hAnsi="Calibri" w:cs="Calibri"/>
                <w:b/>
                <w:sz w:val="18"/>
                <w:szCs w:val="18"/>
                <w:lang w:val="en-GB"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hideMark/>
          </w:tcPr>
          <w:p w14:paraId="04F3BEA8" w14:textId="77777777" w:rsidR="00BC51D2" w:rsidRPr="00BC51D2" w:rsidRDefault="00BC51D2" w:rsidP="00AD790F">
            <w:pPr>
              <w:spacing w:before="60" w:after="60"/>
              <w:rPr>
                <w:rFonts w:ascii="Calibri" w:hAnsi="Calibri" w:cs="Calibri"/>
                <w:b/>
                <w:sz w:val="18"/>
                <w:szCs w:val="18"/>
                <w:lang w:val="en-GB" w:eastAsia="ja-JP"/>
              </w:rPr>
            </w:pPr>
            <w:r w:rsidRPr="00BC51D2">
              <w:rPr>
                <w:rFonts w:ascii="Calibri" w:hAnsi="Calibri" w:cs="Calibri"/>
                <w:b/>
                <w:sz w:val="18"/>
                <w:szCs w:val="18"/>
                <w:lang w:val="en-GB" w:eastAsia="ja-JP"/>
              </w:rPr>
              <w:t>Tasks, Inputs and Outputs</w:t>
            </w:r>
          </w:p>
        </w:tc>
      </w:tr>
      <w:tr w:rsidR="00BC51D2" w:rsidRPr="00BC51D2" w14:paraId="62BE8D5F" w14:textId="77777777" w:rsidTr="6A841FC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1CB63C0" w14:textId="77777777" w:rsidR="00BC51D2" w:rsidRPr="00BC51D2" w:rsidRDefault="00BC51D2" w:rsidP="00AD790F">
            <w:pPr>
              <w:spacing w:before="60" w:after="60"/>
              <w:jc w:val="center"/>
              <w:rPr>
                <w:rFonts w:ascii="Calibri" w:hAnsi="Calibri" w:cs="Calibri"/>
                <w:i/>
                <w:sz w:val="18"/>
                <w:szCs w:val="18"/>
                <w:lang w:val="en-GB" w:eastAsia="ja-JP"/>
              </w:rPr>
            </w:pPr>
            <w:r w:rsidRPr="00BC51D2">
              <w:rPr>
                <w:rFonts w:ascii="Calibri" w:hAnsi="Calibri" w:cs="Calibri"/>
                <w:b/>
                <w:i/>
                <w:sz w:val="18"/>
                <w:szCs w:val="18"/>
                <w:lang w:eastAsia="ja-JP"/>
              </w:rPr>
              <w:t>For Project Management</w:t>
            </w:r>
          </w:p>
        </w:tc>
      </w:tr>
      <w:tr w:rsidR="00BC51D2" w:rsidRPr="00BC51D2" w14:paraId="647A63E1" w14:textId="77777777" w:rsidTr="6A841FC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342606F" w14:textId="77777777" w:rsidR="00BC51D2" w:rsidRPr="00BC51D2" w:rsidRDefault="00BC51D2" w:rsidP="00AD790F">
            <w:pPr>
              <w:spacing w:before="60" w:after="60"/>
              <w:rPr>
                <w:rFonts w:ascii="Calibri" w:hAnsi="Calibri" w:cs="Calibri"/>
                <w:b/>
                <w:i/>
                <w:sz w:val="18"/>
                <w:szCs w:val="18"/>
                <w:lang w:val="en-GB" w:eastAsia="ja-JP"/>
              </w:rPr>
            </w:pPr>
            <w:r w:rsidRPr="00BC51D2">
              <w:rPr>
                <w:rFonts w:ascii="Calibri" w:hAnsi="Calibri" w:cs="Calibri"/>
                <w:b/>
                <w:i/>
                <w:sz w:val="18"/>
                <w:szCs w:val="18"/>
                <w:lang w:val="en-GB" w:eastAsia="ja-JP"/>
              </w:rPr>
              <w:t>Local / National contracting</w:t>
            </w:r>
          </w:p>
        </w:tc>
      </w:tr>
      <w:tr w:rsidR="00BC51D2" w:rsidRPr="00BC51D2" w14:paraId="7278DAF4" w14:textId="77777777" w:rsidTr="6A841FCE">
        <w:tc>
          <w:tcPr>
            <w:tcW w:w="1963" w:type="dxa"/>
            <w:tcBorders>
              <w:top w:val="single" w:sz="4" w:space="0" w:color="auto"/>
              <w:left w:val="single" w:sz="4" w:space="0" w:color="auto"/>
              <w:bottom w:val="single" w:sz="4" w:space="0" w:color="auto"/>
              <w:right w:val="single" w:sz="4" w:space="0" w:color="auto"/>
            </w:tcBorders>
          </w:tcPr>
          <w:p w14:paraId="46569B9C" w14:textId="77777777" w:rsidR="00BC51D2" w:rsidRPr="00BC51D2" w:rsidRDefault="00BC51D2" w:rsidP="00AD790F">
            <w:pPr>
              <w:spacing w:before="20" w:after="20"/>
              <w:rPr>
                <w:rFonts w:ascii="Calibri" w:hAnsi="Calibri" w:cs="Calibri"/>
                <w:i/>
                <w:sz w:val="18"/>
                <w:szCs w:val="18"/>
                <w:lang w:val="en-GB" w:eastAsia="ja-JP"/>
              </w:rPr>
            </w:pPr>
            <w:r w:rsidRPr="00BC51D2">
              <w:rPr>
                <w:rFonts w:ascii="Calibri" w:hAnsi="Calibri" w:cs="Calibri"/>
                <w:i/>
                <w:sz w:val="18"/>
                <w:szCs w:val="18"/>
                <w:lang w:val="en-GB" w:eastAsia="ja-JP"/>
              </w:rPr>
              <w:t>Project Manager/ Coordinator</w:t>
            </w:r>
          </w:p>
          <w:p w14:paraId="039C8698" w14:textId="77777777" w:rsidR="00BC51D2" w:rsidRPr="00BC51D2" w:rsidRDefault="00BC51D2" w:rsidP="00AD790F">
            <w:pPr>
              <w:spacing w:before="20" w:after="20"/>
              <w:rPr>
                <w:rFonts w:ascii="Calibri" w:hAnsi="Calibri" w:cs="Calibri"/>
                <w:i/>
                <w:sz w:val="18"/>
                <w:szCs w:val="18"/>
                <w:lang w:val="en-GB" w:eastAsia="ja-JP"/>
              </w:rPr>
            </w:pPr>
          </w:p>
          <w:p w14:paraId="184519FF" w14:textId="4DBEA956" w:rsidR="00BC51D2" w:rsidRPr="00BC51D2" w:rsidRDefault="00BC51D2" w:rsidP="00AD790F">
            <w:pPr>
              <w:spacing w:before="20" w:after="20"/>
              <w:rPr>
                <w:rFonts w:ascii="Calibri" w:hAnsi="Calibri" w:cs="Calibri"/>
                <w:i/>
                <w:sz w:val="18"/>
                <w:szCs w:val="18"/>
                <w:lang w:val="en-GB" w:eastAsia="ja-JP"/>
              </w:rPr>
            </w:pPr>
            <w:r w:rsidRPr="00BC51D2">
              <w:rPr>
                <w:rFonts w:ascii="Calibri" w:hAnsi="Calibri" w:cs="Calibri"/>
                <w:i/>
                <w:sz w:val="18"/>
                <w:szCs w:val="18"/>
                <w:lang w:val="en-GB" w:eastAsia="ja-JP"/>
              </w:rPr>
              <w:t>(Indicative rate: $</w:t>
            </w:r>
            <w:r w:rsidR="004E7592">
              <w:rPr>
                <w:rFonts w:ascii="Calibri" w:hAnsi="Calibri" w:cs="Calibri"/>
                <w:i/>
                <w:sz w:val="18"/>
                <w:szCs w:val="18"/>
                <w:lang w:val="en-GB" w:eastAsia="ja-JP"/>
              </w:rPr>
              <w:t>20,520</w:t>
            </w:r>
            <w:r w:rsidRPr="00BC51D2">
              <w:rPr>
                <w:rFonts w:ascii="Calibri" w:hAnsi="Calibri" w:cs="Calibri"/>
                <w:i/>
                <w:sz w:val="18"/>
                <w:szCs w:val="18"/>
                <w:lang w:val="en-GB" w:eastAsia="ja-JP"/>
              </w:rPr>
              <w:t>/year)</w:t>
            </w:r>
          </w:p>
        </w:tc>
        <w:tc>
          <w:tcPr>
            <w:tcW w:w="1440" w:type="dxa"/>
            <w:tcBorders>
              <w:top w:val="single" w:sz="4" w:space="0" w:color="auto"/>
              <w:left w:val="single" w:sz="4" w:space="0" w:color="auto"/>
              <w:bottom w:val="single" w:sz="4" w:space="0" w:color="auto"/>
              <w:right w:val="single" w:sz="4" w:space="0" w:color="auto"/>
            </w:tcBorders>
            <w:hideMark/>
          </w:tcPr>
          <w:p w14:paraId="2E030B41" w14:textId="77777777" w:rsidR="00BC51D2" w:rsidRPr="00BC51D2" w:rsidRDefault="00BC51D2" w:rsidP="00AD790F">
            <w:pPr>
              <w:spacing w:before="20" w:after="20"/>
              <w:rPr>
                <w:rFonts w:ascii="Calibri" w:hAnsi="Calibri" w:cs="Calibri"/>
                <w:i/>
                <w:sz w:val="18"/>
                <w:szCs w:val="18"/>
                <w:lang w:val="en-GB" w:eastAsia="ja-JP"/>
              </w:rPr>
            </w:pPr>
            <w:r w:rsidRPr="00BC51D2">
              <w:rPr>
                <w:rFonts w:ascii="Calibri" w:hAnsi="Calibri" w:cs="Calibri"/>
                <w:i/>
                <w:sz w:val="18"/>
                <w:szCs w:val="18"/>
                <w:lang w:val="en-GB" w:eastAsia="ja-JP"/>
              </w:rPr>
              <w:t xml:space="preserve">Full time over 4 years </w:t>
            </w:r>
          </w:p>
        </w:tc>
        <w:tc>
          <w:tcPr>
            <w:tcW w:w="10619" w:type="dxa"/>
            <w:tcBorders>
              <w:top w:val="single" w:sz="4" w:space="0" w:color="auto"/>
              <w:left w:val="single" w:sz="4" w:space="0" w:color="auto"/>
              <w:bottom w:val="single" w:sz="4" w:space="0" w:color="auto"/>
              <w:right w:val="single" w:sz="4" w:space="0" w:color="auto"/>
            </w:tcBorders>
            <w:hideMark/>
          </w:tcPr>
          <w:p w14:paraId="45D37842" w14:textId="77777777" w:rsidR="00BC51D2" w:rsidRPr="00BC51D2" w:rsidRDefault="00BC51D2" w:rsidP="00AD790F">
            <w:pPr>
              <w:spacing w:before="20" w:after="20"/>
              <w:rPr>
                <w:rFonts w:ascii="Calibri" w:hAnsi="Calibri" w:cs="Calibri"/>
                <w:i/>
                <w:sz w:val="18"/>
                <w:szCs w:val="18"/>
                <w:lang w:eastAsia="ja-JP"/>
              </w:rPr>
            </w:pPr>
            <w:r w:rsidRPr="00BC51D2">
              <w:rPr>
                <w:rFonts w:ascii="Calibri" w:hAnsi="Calibri" w:cs="Calibri"/>
                <w:i/>
                <w:sz w:val="18"/>
                <w:szCs w:val="18"/>
                <w:lang w:eastAsia="ja-JP"/>
              </w:rPr>
              <w:t xml:space="preserve">The Project Manager (PM) will be responsible for the overall management of the project, including the mobilization of all project inputs, supervision over project staff, consultants and sub-contractors. </w:t>
            </w:r>
          </w:p>
          <w:p w14:paraId="5CB945EE" w14:textId="77777777" w:rsidR="00BC51D2" w:rsidRPr="00BC51D2" w:rsidRDefault="00BC51D2" w:rsidP="00AD790F">
            <w:pPr>
              <w:spacing w:before="20" w:after="20"/>
              <w:rPr>
                <w:rFonts w:ascii="Calibri" w:hAnsi="Calibri" w:cs="Calibri"/>
                <w:i/>
                <w:noProof/>
                <w:sz w:val="18"/>
                <w:szCs w:val="18"/>
                <w:u w:val="single"/>
                <w:lang w:eastAsia="zh-CN"/>
              </w:rPr>
            </w:pPr>
            <w:r w:rsidRPr="00BC51D2">
              <w:rPr>
                <w:rFonts w:ascii="Calibri" w:hAnsi="Calibri" w:cs="Calibri"/>
                <w:i/>
                <w:noProof/>
                <w:sz w:val="18"/>
                <w:szCs w:val="18"/>
                <w:u w:val="single"/>
                <w:lang w:eastAsia="zh-CN"/>
              </w:rPr>
              <w:t>Duties and Responsibilities</w:t>
            </w:r>
          </w:p>
          <w:p w14:paraId="4ABCA004" w14:textId="77777777" w:rsidR="00BC51D2" w:rsidRPr="00BC51D2" w:rsidRDefault="00BC51D2" w:rsidP="005913BC">
            <w:pPr>
              <w:numPr>
                <w:ilvl w:val="0"/>
                <w:numId w:val="17"/>
              </w:numPr>
              <w:spacing w:before="20" w:after="20"/>
              <w:ind w:left="360"/>
              <w:rPr>
                <w:rFonts w:ascii="Calibri" w:hAnsi="Calibri" w:cs="Calibri"/>
                <w:i/>
                <w:color w:val="000000"/>
                <w:sz w:val="18"/>
                <w:szCs w:val="18"/>
              </w:rPr>
            </w:pPr>
            <w:r w:rsidRPr="00BC51D2">
              <w:rPr>
                <w:rFonts w:ascii="Calibri" w:hAnsi="Calibri" w:cs="Calibri"/>
                <w:i/>
                <w:color w:val="000000"/>
                <w:sz w:val="18"/>
                <w:szCs w:val="18"/>
              </w:rPr>
              <w:t>Manage the overall conduct of the project.</w:t>
            </w:r>
          </w:p>
          <w:p w14:paraId="41538A27" w14:textId="77777777" w:rsidR="00BC51D2" w:rsidRPr="00BC51D2" w:rsidRDefault="00BC51D2" w:rsidP="005913BC">
            <w:pPr>
              <w:numPr>
                <w:ilvl w:val="0"/>
                <w:numId w:val="17"/>
              </w:numPr>
              <w:spacing w:before="20" w:after="20"/>
              <w:ind w:left="360"/>
              <w:rPr>
                <w:rFonts w:ascii="Calibri" w:hAnsi="Calibri" w:cs="Calibri"/>
                <w:i/>
                <w:color w:val="000000"/>
                <w:sz w:val="18"/>
                <w:szCs w:val="18"/>
              </w:rPr>
            </w:pPr>
            <w:r w:rsidRPr="00BC51D2">
              <w:rPr>
                <w:rFonts w:ascii="Calibri" w:hAnsi="Calibri" w:cs="Calibri"/>
                <w:i/>
                <w:color w:val="000000"/>
                <w:sz w:val="18"/>
                <w:szCs w:val="18"/>
              </w:rPr>
              <w:t>Plan the activities of the project and monitor progress against the approved workplan.</w:t>
            </w:r>
          </w:p>
          <w:p w14:paraId="3CE7C5B2" w14:textId="77777777" w:rsidR="00BC51D2" w:rsidRPr="00BC51D2" w:rsidRDefault="00BC51D2" w:rsidP="005913BC">
            <w:pPr>
              <w:numPr>
                <w:ilvl w:val="0"/>
                <w:numId w:val="17"/>
              </w:numPr>
              <w:spacing w:before="20" w:after="20"/>
              <w:ind w:left="360"/>
              <w:rPr>
                <w:rFonts w:ascii="Calibri" w:hAnsi="Calibri" w:cs="Calibri"/>
                <w:i/>
                <w:color w:val="000000"/>
                <w:sz w:val="18"/>
                <w:szCs w:val="18"/>
              </w:rPr>
            </w:pPr>
            <w:r w:rsidRPr="00BC51D2">
              <w:rPr>
                <w:rFonts w:ascii="Calibri" w:hAnsi="Calibri" w:cs="Calibri"/>
                <w:i/>
                <w:color w:val="000000"/>
                <w:sz w:val="18"/>
                <w:szCs w:val="18"/>
              </w:rPr>
              <w:t>Execute activities by managing personnel, goods and services, training and low-value grants, including drafting terms of reference and work specifications, and overseeing all contractors’ work.</w:t>
            </w:r>
          </w:p>
          <w:p w14:paraId="780D1D14" w14:textId="77777777" w:rsidR="003B6B28" w:rsidRDefault="00BC51D2" w:rsidP="003B6B28">
            <w:pPr>
              <w:numPr>
                <w:ilvl w:val="0"/>
                <w:numId w:val="17"/>
              </w:numPr>
              <w:spacing w:before="20" w:after="20"/>
              <w:ind w:left="360"/>
              <w:rPr>
                <w:rFonts w:ascii="Calibri" w:hAnsi="Calibri" w:cs="Calibri"/>
                <w:i/>
                <w:color w:val="000000"/>
                <w:sz w:val="18"/>
                <w:szCs w:val="18"/>
              </w:rPr>
            </w:pPr>
            <w:r w:rsidRPr="00BC51D2">
              <w:rPr>
                <w:rFonts w:ascii="Calibri" w:hAnsi="Calibri" w:cs="Calibri"/>
                <w:i/>
                <w:color w:val="000000"/>
                <w:sz w:val="18"/>
                <w:szCs w:val="18"/>
              </w:rPr>
              <w:t>Monitor events as determined in the project monitoring plan, and update the plan as required.</w:t>
            </w:r>
          </w:p>
          <w:p w14:paraId="1591965E" w14:textId="77777777" w:rsidR="003B6B28" w:rsidRPr="006166B6" w:rsidRDefault="003B6B28" w:rsidP="003B6B28">
            <w:pPr>
              <w:numPr>
                <w:ilvl w:val="0"/>
                <w:numId w:val="17"/>
              </w:numPr>
              <w:spacing w:before="20" w:after="20"/>
              <w:ind w:left="360"/>
              <w:rPr>
                <w:rFonts w:ascii="Calibri" w:hAnsi="Calibri" w:cs="Calibri"/>
                <w:i/>
                <w:color w:val="000000"/>
                <w:sz w:val="18"/>
                <w:szCs w:val="18"/>
              </w:rPr>
            </w:pPr>
            <w:r w:rsidRPr="00FA2C9A">
              <w:rPr>
                <w:rFonts w:ascii="Calibri" w:hAnsi="Calibri" w:cs="Calibri"/>
                <w:i/>
                <w:color w:val="000000"/>
                <w:sz w:val="18"/>
                <w:szCs w:val="18"/>
              </w:rPr>
              <w:t>To allocate a minimum of 10% of his/her time to regional project activities.</w:t>
            </w:r>
          </w:p>
          <w:p w14:paraId="40547B54" w14:textId="77777777" w:rsidR="00BC51D2" w:rsidRPr="00BC51D2" w:rsidRDefault="00BC51D2" w:rsidP="005913BC">
            <w:pPr>
              <w:numPr>
                <w:ilvl w:val="0"/>
                <w:numId w:val="17"/>
              </w:numPr>
              <w:spacing w:before="20" w:after="20"/>
              <w:ind w:left="360"/>
              <w:rPr>
                <w:rFonts w:ascii="Calibri" w:hAnsi="Calibri" w:cs="Calibri"/>
                <w:i/>
                <w:color w:val="000000"/>
                <w:sz w:val="18"/>
                <w:szCs w:val="18"/>
              </w:rPr>
            </w:pPr>
            <w:r w:rsidRPr="00BC51D2">
              <w:rPr>
                <w:rFonts w:ascii="Calibri" w:hAnsi="Calibri" w:cs="Calibri"/>
                <w:i/>
                <w:color w:val="000000"/>
                <w:sz w:val="18"/>
                <w:szCs w:val="18"/>
              </w:rPr>
              <w:t>Provide support for completion of assessments required by UNDP, spot checks and audits.</w:t>
            </w:r>
          </w:p>
          <w:p w14:paraId="040C18EA" w14:textId="77777777" w:rsidR="00BC51D2" w:rsidRPr="00BC51D2" w:rsidRDefault="00BC51D2" w:rsidP="005913BC">
            <w:pPr>
              <w:numPr>
                <w:ilvl w:val="0"/>
                <w:numId w:val="17"/>
              </w:numPr>
              <w:spacing w:before="20" w:after="20"/>
              <w:ind w:left="360"/>
              <w:rPr>
                <w:rFonts w:ascii="Calibri" w:hAnsi="Calibri" w:cs="Calibri"/>
                <w:i/>
                <w:color w:val="000000"/>
                <w:sz w:val="18"/>
                <w:szCs w:val="18"/>
              </w:rPr>
            </w:pPr>
            <w:r w:rsidRPr="00BC51D2">
              <w:rPr>
                <w:rFonts w:ascii="Calibri" w:hAnsi="Calibri" w:cs="Calibri"/>
                <w:i/>
                <w:color w:val="000000"/>
                <w:sz w:val="18"/>
                <w:szCs w:val="18"/>
              </w:rPr>
              <w:t>Manage requests for the provision of UNDP financial resources through funding advances, direct payments or reimbursement using the FACE form.</w:t>
            </w:r>
          </w:p>
          <w:p w14:paraId="5F2482DA" w14:textId="77777777" w:rsidR="00BC51D2" w:rsidRPr="00BC51D2" w:rsidRDefault="00BC51D2" w:rsidP="005913BC">
            <w:pPr>
              <w:numPr>
                <w:ilvl w:val="0"/>
                <w:numId w:val="17"/>
              </w:numPr>
              <w:spacing w:before="20" w:after="20"/>
              <w:ind w:left="360"/>
              <w:rPr>
                <w:rFonts w:ascii="Calibri" w:hAnsi="Calibri" w:cs="Calibri"/>
                <w:i/>
                <w:color w:val="000000"/>
                <w:sz w:val="18"/>
                <w:szCs w:val="18"/>
              </w:rPr>
            </w:pPr>
            <w:r w:rsidRPr="00BC51D2">
              <w:rPr>
                <w:rFonts w:ascii="Calibri" w:hAnsi="Calibri" w:cs="Calibri"/>
                <w:i/>
                <w:color w:val="000000"/>
                <w:sz w:val="18"/>
                <w:szCs w:val="18"/>
              </w:rPr>
              <w:t>Monitor financial resources and accounting to ensure the accuracy and reliability of financial reports.</w:t>
            </w:r>
          </w:p>
          <w:p w14:paraId="16BCC7BB" w14:textId="77777777" w:rsidR="00BC51D2" w:rsidRPr="00BC51D2" w:rsidRDefault="00BC51D2" w:rsidP="005913BC">
            <w:pPr>
              <w:numPr>
                <w:ilvl w:val="0"/>
                <w:numId w:val="17"/>
              </w:numPr>
              <w:spacing w:before="20" w:after="20"/>
              <w:ind w:left="360"/>
              <w:rPr>
                <w:rFonts w:ascii="Calibri" w:hAnsi="Calibri" w:cs="Calibri"/>
                <w:i/>
                <w:color w:val="000000"/>
                <w:sz w:val="18"/>
                <w:szCs w:val="18"/>
              </w:rPr>
            </w:pPr>
            <w:r w:rsidRPr="00BC51D2">
              <w:rPr>
                <w:rFonts w:ascii="Calibri" w:hAnsi="Calibri" w:cs="Calibri"/>
                <w:i/>
                <w:color w:val="000000"/>
                <w:sz w:val="18"/>
                <w:szCs w:val="18"/>
              </w:rPr>
              <w:t>Monitor progress, watch for plan deviations and make course corrections when needed within project board-agreed tolerances to achieve results.</w:t>
            </w:r>
          </w:p>
          <w:p w14:paraId="6346FEF0" w14:textId="77777777" w:rsidR="00BC51D2" w:rsidRPr="00BC51D2" w:rsidRDefault="00BC51D2" w:rsidP="005913BC">
            <w:pPr>
              <w:numPr>
                <w:ilvl w:val="0"/>
                <w:numId w:val="17"/>
              </w:numPr>
              <w:spacing w:before="20" w:after="20"/>
              <w:ind w:left="360"/>
              <w:rPr>
                <w:rFonts w:ascii="Calibri" w:hAnsi="Calibri" w:cs="Calibri"/>
                <w:i/>
                <w:color w:val="000000"/>
                <w:sz w:val="18"/>
                <w:szCs w:val="18"/>
              </w:rPr>
            </w:pPr>
            <w:r w:rsidRPr="00BC51D2">
              <w:rPr>
                <w:rFonts w:ascii="Calibri" w:hAnsi="Calibri" w:cs="Calibri"/>
                <w:i/>
                <w:color w:val="000000"/>
                <w:sz w:val="18"/>
                <w:szCs w:val="18"/>
              </w:rPr>
              <w:t xml:space="preserve">Ensure that changes are </w:t>
            </w:r>
            <w:proofErr w:type="gramStart"/>
            <w:r w:rsidRPr="00BC51D2">
              <w:rPr>
                <w:rFonts w:ascii="Calibri" w:hAnsi="Calibri" w:cs="Calibri"/>
                <w:i/>
                <w:color w:val="000000"/>
                <w:sz w:val="18"/>
                <w:szCs w:val="18"/>
              </w:rPr>
              <w:t>controlled</w:t>
            </w:r>
            <w:proofErr w:type="gramEnd"/>
            <w:r w:rsidRPr="00BC51D2">
              <w:rPr>
                <w:rFonts w:ascii="Calibri" w:hAnsi="Calibri" w:cs="Calibri"/>
                <w:i/>
                <w:color w:val="000000"/>
                <w:sz w:val="18"/>
                <w:szCs w:val="18"/>
              </w:rPr>
              <w:t xml:space="preserve"> and problems addressed.</w:t>
            </w:r>
          </w:p>
          <w:p w14:paraId="35AF2B42" w14:textId="77777777" w:rsidR="00BC51D2" w:rsidRPr="00BC51D2" w:rsidRDefault="00BC51D2" w:rsidP="005913BC">
            <w:pPr>
              <w:numPr>
                <w:ilvl w:val="0"/>
                <w:numId w:val="17"/>
              </w:numPr>
              <w:spacing w:before="20" w:after="20"/>
              <w:ind w:left="360"/>
              <w:rPr>
                <w:rFonts w:ascii="Calibri" w:hAnsi="Calibri" w:cs="Calibri"/>
                <w:i/>
                <w:color w:val="000000"/>
                <w:sz w:val="18"/>
                <w:szCs w:val="18"/>
              </w:rPr>
            </w:pPr>
            <w:r w:rsidRPr="00BC51D2">
              <w:rPr>
                <w:rFonts w:ascii="Calibri" w:hAnsi="Calibri" w:cs="Calibri"/>
                <w:i/>
                <w:color w:val="000000"/>
                <w:sz w:val="18"/>
                <w:szCs w:val="18"/>
              </w:rPr>
              <w:t>Perform regular progress reporting to the project board as agreed with the board, including measures to address challenges and opportunities.</w:t>
            </w:r>
          </w:p>
          <w:p w14:paraId="1C1B564D" w14:textId="77777777" w:rsidR="00BC51D2" w:rsidRPr="00BC51D2" w:rsidRDefault="00BC51D2" w:rsidP="005913BC">
            <w:pPr>
              <w:numPr>
                <w:ilvl w:val="0"/>
                <w:numId w:val="17"/>
              </w:numPr>
              <w:spacing w:before="20" w:after="20"/>
              <w:ind w:left="360"/>
              <w:rPr>
                <w:rFonts w:ascii="Calibri" w:hAnsi="Calibri" w:cs="Calibri"/>
                <w:i/>
                <w:color w:val="000000"/>
                <w:sz w:val="18"/>
                <w:szCs w:val="18"/>
              </w:rPr>
            </w:pPr>
            <w:r w:rsidRPr="00BC51D2">
              <w:rPr>
                <w:rFonts w:ascii="Calibri" w:hAnsi="Calibri" w:cs="Calibri"/>
                <w:i/>
                <w:color w:val="000000"/>
                <w:sz w:val="18"/>
                <w:szCs w:val="18"/>
              </w:rPr>
              <w:t>Prepare and submit financial reports to UNDP on a quarterly basis.</w:t>
            </w:r>
          </w:p>
          <w:p w14:paraId="5FCA7AD9" w14:textId="77777777" w:rsidR="00BC51D2" w:rsidRPr="00BC51D2" w:rsidRDefault="00BC51D2" w:rsidP="005913BC">
            <w:pPr>
              <w:numPr>
                <w:ilvl w:val="0"/>
                <w:numId w:val="17"/>
              </w:numPr>
              <w:spacing w:before="20" w:after="20"/>
              <w:ind w:left="360"/>
              <w:jc w:val="both"/>
              <w:rPr>
                <w:rFonts w:ascii="Calibri" w:hAnsi="Calibri" w:cs="Calibri"/>
                <w:i/>
                <w:sz w:val="18"/>
                <w:szCs w:val="18"/>
              </w:rPr>
            </w:pPr>
            <w:r w:rsidRPr="00BC51D2">
              <w:rPr>
                <w:rFonts w:ascii="Calibri" w:hAnsi="Calibri" w:cs="Calibri"/>
                <w:i/>
                <w:sz w:val="18"/>
                <w:szCs w:val="18"/>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75D7BD7B" w14:textId="77777777" w:rsidR="00BC51D2" w:rsidRPr="00BC51D2" w:rsidRDefault="00BC51D2" w:rsidP="005913BC">
            <w:pPr>
              <w:numPr>
                <w:ilvl w:val="0"/>
                <w:numId w:val="17"/>
              </w:numPr>
              <w:spacing w:before="20" w:after="20"/>
              <w:ind w:left="360"/>
              <w:rPr>
                <w:rFonts w:ascii="Calibri" w:hAnsi="Calibri" w:cs="Calibri"/>
                <w:i/>
                <w:color w:val="000000"/>
                <w:sz w:val="18"/>
                <w:szCs w:val="18"/>
              </w:rPr>
            </w:pPr>
            <w:r w:rsidRPr="00BC51D2">
              <w:rPr>
                <w:rFonts w:ascii="Calibri" w:hAnsi="Calibri" w:cs="Calibri"/>
                <w:i/>
                <w:color w:val="000000"/>
                <w:sz w:val="18"/>
                <w:szCs w:val="18"/>
              </w:rPr>
              <w:t>Capture lessons learned during project implementation.</w:t>
            </w:r>
          </w:p>
          <w:p w14:paraId="708D120A" w14:textId="77777777" w:rsidR="00BC51D2" w:rsidRPr="00BC51D2" w:rsidRDefault="00BC51D2" w:rsidP="005913BC">
            <w:pPr>
              <w:numPr>
                <w:ilvl w:val="0"/>
                <w:numId w:val="17"/>
              </w:numPr>
              <w:spacing w:before="20" w:after="20"/>
              <w:ind w:left="360"/>
              <w:rPr>
                <w:rFonts w:ascii="Calibri" w:hAnsi="Calibri" w:cs="Calibri"/>
                <w:i/>
                <w:color w:val="000000"/>
                <w:sz w:val="18"/>
                <w:szCs w:val="18"/>
              </w:rPr>
            </w:pPr>
            <w:r w:rsidRPr="00BC51D2">
              <w:rPr>
                <w:rFonts w:ascii="Calibri" w:hAnsi="Calibri" w:cs="Calibri"/>
                <w:i/>
                <w:color w:val="000000"/>
                <w:sz w:val="18"/>
                <w:szCs w:val="18"/>
              </w:rPr>
              <w:t>Prepare revisions to the multi-year workplan, as needed, as well as annual and quarterly plans if required.</w:t>
            </w:r>
          </w:p>
          <w:p w14:paraId="6EF9FB4C" w14:textId="77777777" w:rsidR="00BC51D2" w:rsidRPr="00BC51D2" w:rsidRDefault="00BC51D2" w:rsidP="005913BC">
            <w:pPr>
              <w:numPr>
                <w:ilvl w:val="0"/>
                <w:numId w:val="63"/>
              </w:numPr>
              <w:spacing w:before="20" w:after="20"/>
              <w:ind w:left="360"/>
              <w:rPr>
                <w:rFonts w:ascii="Calibri" w:hAnsi="Calibri" w:cs="Calibri"/>
                <w:i/>
                <w:sz w:val="18"/>
                <w:szCs w:val="18"/>
              </w:rPr>
            </w:pPr>
            <w:r w:rsidRPr="00BC51D2">
              <w:rPr>
                <w:rFonts w:ascii="Calibri" w:hAnsi="Calibri" w:cs="Calibri"/>
                <w:i/>
                <w:sz w:val="18"/>
                <w:szCs w:val="18"/>
              </w:rPr>
              <w:t xml:space="preserve">Prepare the inception report no later than one month after the inception workshop. </w:t>
            </w:r>
          </w:p>
          <w:p w14:paraId="072A8195" w14:textId="77777777" w:rsidR="00BC51D2" w:rsidRPr="00BC51D2" w:rsidRDefault="00BC51D2" w:rsidP="005913BC">
            <w:pPr>
              <w:numPr>
                <w:ilvl w:val="0"/>
                <w:numId w:val="63"/>
              </w:numPr>
              <w:spacing w:before="20" w:after="20"/>
              <w:ind w:left="360"/>
              <w:rPr>
                <w:rFonts w:ascii="Calibri" w:hAnsi="Calibri" w:cs="Calibri"/>
                <w:i/>
                <w:sz w:val="18"/>
                <w:szCs w:val="18"/>
              </w:rPr>
            </w:pPr>
            <w:r w:rsidRPr="00BC51D2">
              <w:rPr>
                <w:rFonts w:ascii="Calibri" w:hAnsi="Calibri" w:cs="Calibri"/>
                <w:i/>
                <w:sz w:val="18"/>
                <w:szCs w:val="18"/>
              </w:rPr>
              <w:t xml:space="preserve">Ensure that the indicators included in the project results framework are monitored annually in advance of the GEF PIR submission deadline so that progress can be reported in the GEF PIR. </w:t>
            </w:r>
          </w:p>
          <w:p w14:paraId="04B9E50F" w14:textId="77777777" w:rsidR="00BC51D2" w:rsidRPr="00BC51D2" w:rsidRDefault="00BC51D2" w:rsidP="005913BC">
            <w:pPr>
              <w:numPr>
                <w:ilvl w:val="0"/>
                <w:numId w:val="62"/>
              </w:numPr>
              <w:tabs>
                <w:tab w:val="clear" w:pos="720"/>
                <w:tab w:val="num" w:pos="360"/>
              </w:tabs>
              <w:spacing w:before="20" w:after="20"/>
              <w:ind w:left="360"/>
              <w:jc w:val="both"/>
              <w:rPr>
                <w:rFonts w:ascii="Calibri" w:hAnsi="Calibri" w:cs="Calibri"/>
                <w:i/>
                <w:sz w:val="18"/>
                <w:szCs w:val="18"/>
              </w:rPr>
            </w:pPr>
            <w:r w:rsidRPr="00BC51D2">
              <w:rPr>
                <w:rFonts w:ascii="Calibri" w:hAnsi="Calibri" w:cs="Calibri"/>
                <w:i/>
                <w:sz w:val="18"/>
                <w:szCs w:val="18"/>
              </w:rPr>
              <w:t xml:space="preserve">Prepare the GEF </w:t>
            </w:r>
            <w:proofErr w:type="gramStart"/>
            <w:r w:rsidRPr="00BC51D2">
              <w:rPr>
                <w:rFonts w:ascii="Calibri" w:hAnsi="Calibri" w:cs="Calibri"/>
                <w:i/>
                <w:sz w:val="18"/>
                <w:szCs w:val="18"/>
              </w:rPr>
              <w:t>PIR;</w:t>
            </w:r>
            <w:proofErr w:type="gramEnd"/>
          </w:p>
          <w:p w14:paraId="6A951F34" w14:textId="77777777" w:rsidR="00BC51D2" w:rsidRPr="00BC51D2" w:rsidRDefault="00BC51D2" w:rsidP="005913BC">
            <w:pPr>
              <w:numPr>
                <w:ilvl w:val="0"/>
                <w:numId w:val="62"/>
              </w:numPr>
              <w:tabs>
                <w:tab w:val="clear" w:pos="720"/>
                <w:tab w:val="num" w:pos="360"/>
              </w:tabs>
              <w:spacing w:before="20" w:after="20"/>
              <w:ind w:left="360"/>
              <w:jc w:val="both"/>
              <w:rPr>
                <w:rFonts w:ascii="Calibri" w:hAnsi="Calibri" w:cs="Calibri"/>
                <w:i/>
                <w:sz w:val="18"/>
                <w:szCs w:val="18"/>
              </w:rPr>
            </w:pPr>
            <w:r w:rsidRPr="00BC51D2">
              <w:rPr>
                <w:rFonts w:ascii="Calibri" w:hAnsi="Calibri" w:cs="Calibri"/>
                <w:i/>
                <w:sz w:val="18"/>
                <w:szCs w:val="18"/>
              </w:rPr>
              <w:t>Assess major and minor amendments to the project within the parameters set by UNDP-</w:t>
            </w:r>
            <w:proofErr w:type="gramStart"/>
            <w:r w:rsidRPr="00BC51D2">
              <w:rPr>
                <w:rFonts w:ascii="Calibri" w:hAnsi="Calibri" w:cs="Calibri"/>
                <w:i/>
                <w:sz w:val="18"/>
                <w:szCs w:val="18"/>
              </w:rPr>
              <w:t>GEF;</w:t>
            </w:r>
            <w:proofErr w:type="gramEnd"/>
          </w:p>
          <w:p w14:paraId="75DAF4EA" w14:textId="77777777" w:rsidR="00BC51D2" w:rsidRPr="00BC51D2" w:rsidRDefault="00BC51D2" w:rsidP="005913BC">
            <w:pPr>
              <w:numPr>
                <w:ilvl w:val="0"/>
                <w:numId w:val="62"/>
              </w:numPr>
              <w:tabs>
                <w:tab w:val="clear" w:pos="720"/>
                <w:tab w:val="num" w:pos="360"/>
              </w:tabs>
              <w:spacing w:before="20" w:after="20"/>
              <w:ind w:left="360"/>
              <w:jc w:val="both"/>
              <w:rPr>
                <w:rFonts w:ascii="Calibri" w:hAnsi="Calibri" w:cs="Calibri"/>
                <w:i/>
                <w:sz w:val="18"/>
                <w:szCs w:val="18"/>
              </w:rPr>
            </w:pPr>
            <w:r w:rsidRPr="00BC51D2">
              <w:rPr>
                <w:rFonts w:ascii="Calibri" w:hAnsi="Calibri" w:cs="Calibri"/>
                <w:i/>
                <w:sz w:val="18"/>
                <w:szCs w:val="18"/>
              </w:rPr>
              <w:t xml:space="preserve">Monitor implementation plans including the gender action plan, stakeholder engagement plan, and any environmental and social management </w:t>
            </w:r>
            <w:proofErr w:type="gramStart"/>
            <w:r w:rsidRPr="00BC51D2">
              <w:rPr>
                <w:rFonts w:ascii="Calibri" w:hAnsi="Calibri" w:cs="Calibri"/>
                <w:i/>
                <w:sz w:val="18"/>
                <w:szCs w:val="18"/>
              </w:rPr>
              <w:t>plans;</w:t>
            </w:r>
            <w:proofErr w:type="gramEnd"/>
          </w:p>
          <w:p w14:paraId="6BF2ABD7" w14:textId="77777777" w:rsidR="00BC51D2" w:rsidRPr="00BC51D2" w:rsidRDefault="00BC51D2" w:rsidP="005913BC">
            <w:pPr>
              <w:numPr>
                <w:ilvl w:val="0"/>
                <w:numId w:val="62"/>
              </w:numPr>
              <w:tabs>
                <w:tab w:val="clear" w:pos="720"/>
                <w:tab w:val="num" w:pos="360"/>
              </w:tabs>
              <w:spacing w:before="20" w:after="20"/>
              <w:ind w:left="360"/>
              <w:jc w:val="both"/>
              <w:rPr>
                <w:rFonts w:ascii="Calibri" w:hAnsi="Calibri" w:cs="Calibri"/>
                <w:i/>
                <w:sz w:val="18"/>
                <w:szCs w:val="18"/>
              </w:rPr>
            </w:pPr>
            <w:r w:rsidRPr="00BC51D2">
              <w:rPr>
                <w:rFonts w:ascii="Calibri" w:hAnsi="Calibri" w:cs="Calibri"/>
                <w:i/>
                <w:sz w:val="18"/>
                <w:szCs w:val="18"/>
              </w:rPr>
              <w:t>Monitor and track progress against the GEF Core indicators.</w:t>
            </w:r>
          </w:p>
          <w:p w14:paraId="57B75A9A" w14:textId="77777777" w:rsidR="00BC51D2" w:rsidRPr="00BC51D2" w:rsidRDefault="00BC51D2" w:rsidP="005913BC">
            <w:pPr>
              <w:numPr>
                <w:ilvl w:val="0"/>
                <w:numId w:val="62"/>
              </w:numPr>
              <w:tabs>
                <w:tab w:val="clear" w:pos="720"/>
                <w:tab w:val="num" w:pos="360"/>
              </w:tabs>
              <w:spacing w:before="20" w:after="20"/>
              <w:ind w:left="360"/>
              <w:jc w:val="both"/>
              <w:rPr>
                <w:rFonts w:ascii="Calibri" w:hAnsi="Calibri" w:cs="Calibri"/>
                <w:i/>
                <w:sz w:val="18"/>
                <w:szCs w:val="18"/>
              </w:rPr>
            </w:pPr>
            <w:r w:rsidRPr="00BC51D2">
              <w:rPr>
                <w:rFonts w:ascii="Calibri" w:hAnsi="Calibri" w:cs="Calibri"/>
                <w:i/>
                <w:sz w:val="18"/>
                <w:szCs w:val="18"/>
              </w:rPr>
              <w:t>Support the Terminal Evaluation process.</w:t>
            </w:r>
          </w:p>
          <w:p w14:paraId="301BBDC2" w14:textId="77777777" w:rsidR="00BC51D2" w:rsidRPr="00BC51D2" w:rsidRDefault="00BC51D2" w:rsidP="005913BC">
            <w:pPr>
              <w:numPr>
                <w:ilvl w:val="0"/>
                <w:numId w:val="62"/>
              </w:numPr>
              <w:tabs>
                <w:tab w:val="clear" w:pos="720"/>
                <w:tab w:val="num" w:pos="360"/>
              </w:tabs>
              <w:spacing w:before="20" w:after="20"/>
              <w:ind w:left="360"/>
              <w:jc w:val="both"/>
              <w:rPr>
                <w:rFonts w:ascii="Calibri" w:hAnsi="Calibri" w:cs="Calibri"/>
                <w:i/>
                <w:sz w:val="18"/>
                <w:szCs w:val="18"/>
              </w:rPr>
            </w:pPr>
            <w:r w:rsidRPr="00BC51D2">
              <w:rPr>
                <w:rFonts w:ascii="Calibri" w:hAnsi="Calibri" w:cs="Calibri"/>
                <w:i/>
                <w:sz w:val="18"/>
                <w:szCs w:val="18"/>
              </w:rPr>
              <w:lastRenderedPageBreak/>
              <w:t>Add technical tasks as necessary</w:t>
            </w:r>
          </w:p>
          <w:p w14:paraId="334B7FF6" w14:textId="77777777" w:rsidR="00BC51D2" w:rsidRPr="00BC51D2" w:rsidRDefault="00BC51D2" w:rsidP="00AD790F">
            <w:pPr>
              <w:spacing w:before="20" w:after="20"/>
              <w:rPr>
                <w:rFonts w:ascii="Calibri" w:hAnsi="Calibri" w:cs="Calibri"/>
                <w:i/>
                <w:sz w:val="18"/>
                <w:szCs w:val="18"/>
                <w:lang w:eastAsia="ja-JP"/>
              </w:rPr>
            </w:pPr>
          </w:p>
        </w:tc>
      </w:tr>
      <w:tr w:rsidR="00BC51D2" w:rsidRPr="00BC51D2" w14:paraId="58787EA3" w14:textId="77777777" w:rsidTr="6A841FCE">
        <w:tc>
          <w:tcPr>
            <w:tcW w:w="1963" w:type="dxa"/>
            <w:tcBorders>
              <w:top w:val="single" w:sz="4" w:space="0" w:color="auto"/>
              <w:left w:val="single" w:sz="4" w:space="0" w:color="auto"/>
              <w:bottom w:val="single" w:sz="4" w:space="0" w:color="auto"/>
              <w:right w:val="single" w:sz="4" w:space="0" w:color="auto"/>
            </w:tcBorders>
          </w:tcPr>
          <w:p w14:paraId="2174B3A2" w14:textId="77777777" w:rsidR="00BC51D2" w:rsidRPr="00BC51D2" w:rsidRDefault="00BC51D2" w:rsidP="00AD790F">
            <w:pPr>
              <w:spacing w:before="20" w:after="20"/>
              <w:rPr>
                <w:rFonts w:ascii="Calibri" w:hAnsi="Calibri" w:cs="Calibri"/>
                <w:i/>
                <w:sz w:val="18"/>
                <w:szCs w:val="18"/>
              </w:rPr>
            </w:pPr>
            <w:r w:rsidRPr="00BC51D2">
              <w:rPr>
                <w:rFonts w:ascii="Calibri" w:hAnsi="Calibri" w:cs="Calibri"/>
                <w:i/>
                <w:sz w:val="18"/>
                <w:szCs w:val="18"/>
              </w:rPr>
              <w:lastRenderedPageBreak/>
              <w:t>Project and Finance Assistant</w:t>
            </w:r>
          </w:p>
          <w:p w14:paraId="151C2466" w14:textId="77777777" w:rsidR="00BC51D2" w:rsidRPr="00BC51D2" w:rsidRDefault="00BC51D2" w:rsidP="00AD790F">
            <w:pPr>
              <w:spacing w:before="20" w:after="20"/>
              <w:rPr>
                <w:rFonts w:ascii="Calibri" w:hAnsi="Calibri" w:cs="Calibri"/>
                <w:i/>
                <w:sz w:val="18"/>
                <w:szCs w:val="18"/>
              </w:rPr>
            </w:pPr>
          </w:p>
          <w:p w14:paraId="73AD08A9" w14:textId="2A14AF9F" w:rsidR="00BC51D2" w:rsidRPr="00BC51D2" w:rsidRDefault="00BC51D2" w:rsidP="00AD790F">
            <w:pPr>
              <w:spacing w:before="20" w:after="20"/>
              <w:rPr>
                <w:rFonts w:ascii="Calibri" w:hAnsi="Calibri" w:cs="Calibri"/>
                <w:i/>
                <w:sz w:val="18"/>
                <w:szCs w:val="18"/>
                <w:lang w:val="en-GB" w:eastAsia="ja-JP"/>
              </w:rPr>
            </w:pPr>
            <w:r w:rsidRPr="00BC51D2">
              <w:rPr>
                <w:rFonts w:ascii="Calibri" w:hAnsi="Calibri" w:cs="Calibri"/>
                <w:i/>
                <w:sz w:val="18"/>
                <w:szCs w:val="18"/>
                <w:lang w:val="en-GB" w:eastAsia="ja-JP"/>
              </w:rPr>
              <w:t>Rate: $1</w:t>
            </w:r>
            <w:r w:rsidR="004E7592">
              <w:rPr>
                <w:rFonts w:ascii="Calibri" w:hAnsi="Calibri" w:cs="Calibri"/>
                <w:i/>
                <w:sz w:val="18"/>
                <w:szCs w:val="18"/>
                <w:lang w:val="en-GB" w:eastAsia="ja-JP"/>
              </w:rPr>
              <w:t>6</w:t>
            </w:r>
            <w:r w:rsidRPr="00BC51D2">
              <w:rPr>
                <w:rFonts w:ascii="Calibri" w:hAnsi="Calibri" w:cs="Calibri"/>
                <w:i/>
                <w:sz w:val="18"/>
                <w:szCs w:val="18"/>
                <w:lang w:val="en-GB" w:eastAsia="ja-JP"/>
              </w:rPr>
              <w:t>,</w:t>
            </w:r>
            <w:r w:rsidR="004E7592">
              <w:rPr>
                <w:rFonts w:ascii="Calibri" w:hAnsi="Calibri" w:cs="Calibri"/>
                <w:i/>
                <w:sz w:val="18"/>
                <w:szCs w:val="18"/>
                <w:lang w:val="en-GB" w:eastAsia="ja-JP"/>
              </w:rPr>
              <w:t>596</w:t>
            </w:r>
            <w:r w:rsidRPr="00BC51D2">
              <w:rPr>
                <w:rFonts w:ascii="Calibri" w:hAnsi="Calibri" w:cs="Calibri"/>
                <w:i/>
                <w:sz w:val="18"/>
                <w:szCs w:val="18"/>
                <w:lang w:val="en-GB" w:eastAsia="ja-JP"/>
              </w:rPr>
              <w:t>/year (total cost to project)</w:t>
            </w:r>
          </w:p>
        </w:tc>
        <w:tc>
          <w:tcPr>
            <w:tcW w:w="1440" w:type="dxa"/>
            <w:tcBorders>
              <w:top w:val="single" w:sz="4" w:space="0" w:color="auto"/>
              <w:left w:val="single" w:sz="4" w:space="0" w:color="auto"/>
              <w:bottom w:val="single" w:sz="4" w:space="0" w:color="auto"/>
              <w:right w:val="single" w:sz="4" w:space="0" w:color="auto"/>
            </w:tcBorders>
          </w:tcPr>
          <w:p w14:paraId="503230A8" w14:textId="77777777" w:rsidR="00BC51D2" w:rsidRPr="00BC51D2" w:rsidRDefault="00BC51D2" w:rsidP="00AD790F">
            <w:pPr>
              <w:spacing w:before="20" w:after="20"/>
              <w:rPr>
                <w:rFonts w:ascii="Calibri" w:hAnsi="Calibri" w:cs="Calibri"/>
                <w:i/>
                <w:sz w:val="18"/>
                <w:szCs w:val="18"/>
                <w:lang w:val="en-GB" w:eastAsia="ja-JP"/>
              </w:rPr>
            </w:pPr>
            <w:r w:rsidRPr="00BC51D2">
              <w:rPr>
                <w:rFonts w:ascii="Calibri" w:hAnsi="Calibri" w:cs="Calibri"/>
                <w:i/>
                <w:sz w:val="18"/>
                <w:szCs w:val="18"/>
                <w:lang w:val="en-GB" w:eastAsia="ja-JP"/>
              </w:rPr>
              <w:t>Full time over 4 years</w:t>
            </w:r>
          </w:p>
        </w:tc>
        <w:tc>
          <w:tcPr>
            <w:tcW w:w="10619" w:type="dxa"/>
            <w:tcBorders>
              <w:top w:val="single" w:sz="4" w:space="0" w:color="auto"/>
              <w:left w:val="single" w:sz="4" w:space="0" w:color="auto"/>
              <w:bottom w:val="single" w:sz="4" w:space="0" w:color="auto"/>
              <w:right w:val="single" w:sz="4" w:space="0" w:color="auto"/>
            </w:tcBorders>
          </w:tcPr>
          <w:p w14:paraId="30818136" w14:textId="77777777" w:rsidR="00BC51D2" w:rsidRPr="00BC51D2" w:rsidRDefault="00BC51D2" w:rsidP="00AD790F">
            <w:pPr>
              <w:spacing w:before="20" w:after="20"/>
              <w:rPr>
                <w:rFonts w:ascii="Calibri" w:hAnsi="Calibri" w:cs="Calibri"/>
                <w:i/>
                <w:noProof/>
                <w:sz w:val="18"/>
                <w:szCs w:val="18"/>
                <w:u w:val="single"/>
                <w:lang w:eastAsia="zh-CN"/>
              </w:rPr>
            </w:pPr>
            <w:r w:rsidRPr="00BC51D2">
              <w:rPr>
                <w:rFonts w:ascii="Calibri" w:hAnsi="Calibri" w:cs="Calibri"/>
                <w:i/>
                <w:noProof/>
                <w:sz w:val="18"/>
                <w:szCs w:val="18"/>
                <w:u w:val="single"/>
                <w:lang w:eastAsia="zh-CN"/>
              </w:rPr>
              <w:t>Duties and Responsibilities</w:t>
            </w:r>
          </w:p>
          <w:p w14:paraId="7346C8D5" w14:textId="77777777" w:rsidR="00BC51D2" w:rsidRPr="00BC51D2" w:rsidRDefault="00BC51D2" w:rsidP="00AD790F">
            <w:pPr>
              <w:spacing w:before="20" w:after="20"/>
              <w:rPr>
                <w:rFonts w:ascii="Calibri" w:hAnsi="Calibri" w:cs="Calibri"/>
                <w:i/>
                <w:sz w:val="18"/>
                <w:szCs w:val="18"/>
              </w:rPr>
            </w:pPr>
            <w:r w:rsidRPr="00BC51D2">
              <w:rPr>
                <w:rFonts w:ascii="Calibri" w:hAnsi="Calibri" w:cs="Calibri"/>
                <w:i/>
                <w:sz w:val="18"/>
                <w:szCs w:val="18"/>
              </w:rPr>
              <w:t>Under the guidance and supervision of the Project Manager, the Project Assistant will carry out the following tasks:</w:t>
            </w:r>
          </w:p>
          <w:p w14:paraId="7D9399DF" w14:textId="77777777" w:rsidR="00BC51D2" w:rsidRPr="00BC51D2" w:rsidRDefault="00BC51D2" w:rsidP="005913BC">
            <w:pPr>
              <w:numPr>
                <w:ilvl w:val="0"/>
                <w:numId w:val="8"/>
              </w:numPr>
              <w:spacing w:before="20" w:after="20"/>
              <w:rPr>
                <w:rFonts w:ascii="Calibri" w:hAnsi="Calibri" w:cs="Calibri"/>
                <w:i/>
                <w:sz w:val="18"/>
                <w:szCs w:val="18"/>
              </w:rPr>
            </w:pPr>
            <w:r w:rsidRPr="00BC51D2">
              <w:rPr>
                <w:rFonts w:ascii="Calibri" w:hAnsi="Calibri" w:cs="Calibri"/>
                <w:i/>
                <w:sz w:val="18"/>
                <w:szCs w:val="18"/>
              </w:rPr>
              <w:t xml:space="preserve">Assist the Project Manager in day-to-day management and oversight of project </w:t>
            </w:r>
            <w:proofErr w:type="gramStart"/>
            <w:r w:rsidRPr="00BC51D2">
              <w:rPr>
                <w:rFonts w:ascii="Calibri" w:hAnsi="Calibri" w:cs="Calibri"/>
                <w:i/>
                <w:sz w:val="18"/>
                <w:szCs w:val="18"/>
              </w:rPr>
              <w:t>activities;</w:t>
            </w:r>
            <w:proofErr w:type="gramEnd"/>
          </w:p>
          <w:p w14:paraId="22830204" w14:textId="77777777" w:rsidR="00BC51D2" w:rsidRPr="00BC51D2" w:rsidRDefault="00BC51D2" w:rsidP="005913BC">
            <w:pPr>
              <w:numPr>
                <w:ilvl w:val="0"/>
                <w:numId w:val="8"/>
              </w:numPr>
              <w:spacing w:before="20" w:after="20"/>
              <w:rPr>
                <w:rFonts w:ascii="Calibri" w:hAnsi="Calibri" w:cs="Calibri"/>
                <w:i/>
                <w:sz w:val="18"/>
                <w:szCs w:val="18"/>
              </w:rPr>
            </w:pPr>
            <w:r w:rsidRPr="00BC51D2">
              <w:rPr>
                <w:rFonts w:ascii="Calibri" w:hAnsi="Calibri" w:cs="Calibri"/>
                <w:i/>
                <w:sz w:val="18"/>
                <w:szCs w:val="18"/>
              </w:rPr>
              <w:t xml:space="preserve">Assist the M&amp;E officer in matters related to M&amp;E and knowledge resources </w:t>
            </w:r>
            <w:proofErr w:type="gramStart"/>
            <w:r w:rsidRPr="00BC51D2">
              <w:rPr>
                <w:rFonts w:ascii="Calibri" w:hAnsi="Calibri" w:cs="Calibri"/>
                <w:i/>
                <w:sz w:val="18"/>
                <w:szCs w:val="18"/>
              </w:rPr>
              <w:t>management;</w:t>
            </w:r>
            <w:proofErr w:type="gramEnd"/>
          </w:p>
          <w:p w14:paraId="16F10CA0" w14:textId="77777777" w:rsidR="00BC51D2" w:rsidRPr="00BC51D2" w:rsidRDefault="00BC51D2" w:rsidP="005913BC">
            <w:pPr>
              <w:numPr>
                <w:ilvl w:val="0"/>
                <w:numId w:val="8"/>
              </w:numPr>
              <w:spacing w:before="20" w:after="20"/>
              <w:rPr>
                <w:rFonts w:ascii="Calibri" w:hAnsi="Calibri" w:cs="Calibri"/>
                <w:i/>
                <w:sz w:val="18"/>
                <w:szCs w:val="18"/>
              </w:rPr>
            </w:pPr>
            <w:r w:rsidRPr="00BC51D2">
              <w:rPr>
                <w:rFonts w:ascii="Calibri" w:hAnsi="Calibri" w:cs="Calibri"/>
                <w:i/>
                <w:sz w:val="18"/>
                <w:szCs w:val="18"/>
              </w:rPr>
              <w:t xml:space="preserve">Assist in the preparation of progress </w:t>
            </w:r>
            <w:proofErr w:type="gramStart"/>
            <w:r w:rsidRPr="00BC51D2">
              <w:rPr>
                <w:rFonts w:ascii="Calibri" w:hAnsi="Calibri" w:cs="Calibri"/>
                <w:i/>
                <w:sz w:val="18"/>
                <w:szCs w:val="18"/>
              </w:rPr>
              <w:t>reports;</w:t>
            </w:r>
            <w:proofErr w:type="gramEnd"/>
          </w:p>
          <w:p w14:paraId="387E204E" w14:textId="77777777" w:rsidR="00BC51D2" w:rsidRPr="00BC51D2" w:rsidRDefault="00BC51D2" w:rsidP="005913BC">
            <w:pPr>
              <w:numPr>
                <w:ilvl w:val="0"/>
                <w:numId w:val="8"/>
              </w:numPr>
              <w:spacing w:before="20" w:after="20"/>
              <w:rPr>
                <w:rFonts w:ascii="Calibri" w:hAnsi="Calibri" w:cs="Calibri"/>
                <w:i/>
                <w:sz w:val="18"/>
                <w:szCs w:val="18"/>
              </w:rPr>
            </w:pPr>
            <w:r w:rsidRPr="00BC51D2">
              <w:rPr>
                <w:rFonts w:ascii="Calibri" w:hAnsi="Calibri" w:cs="Calibri"/>
                <w:i/>
                <w:sz w:val="18"/>
                <w:szCs w:val="18"/>
              </w:rPr>
              <w:t xml:space="preserve">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w:t>
            </w:r>
            <w:proofErr w:type="gramStart"/>
            <w:r w:rsidRPr="00BC51D2">
              <w:rPr>
                <w:rFonts w:ascii="Calibri" w:hAnsi="Calibri" w:cs="Calibri"/>
                <w:i/>
                <w:sz w:val="18"/>
                <w:szCs w:val="18"/>
              </w:rPr>
              <w:t>staff;</w:t>
            </w:r>
            <w:proofErr w:type="gramEnd"/>
          </w:p>
          <w:p w14:paraId="59AA236E" w14:textId="77777777" w:rsidR="00BC51D2" w:rsidRPr="00BC51D2" w:rsidRDefault="00BC51D2" w:rsidP="005913BC">
            <w:pPr>
              <w:numPr>
                <w:ilvl w:val="0"/>
                <w:numId w:val="8"/>
              </w:numPr>
              <w:spacing w:before="20" w:after="20"/>
              <w:rPr>
                <w:rFonts w:ascii="Calibri" w:hAnsi="Calibri" w:cs="Calibri"/>
                <w:i/>
                <w:sz w:val="18"/>
                <w:szCs w:val="18"/>
              </w:rPr>
            </w:pPr>
            <w:r w:rsidRPr="00BC51D2">
              <w:rPr>
                <w:rFonts w:ascii="Calibri" w:hAnsi="Calibri" w:cs="Calibri"/>
                <w:i/>
                <w:sz w:val="18"/>
                <w:szCs w:val="18"/>
              </w:rPr>
              <w:t>Provide PMU-related administrative and logistical assistance.</w:t>
            </w:r>
          </w:p>
          <w:p w14:paraId="6F1E1DA8" w14:textId="77777777" w:rsidR="00BC51D2" w:rsidRPr="00BC51D2" w:rsidRDefault="00BC51D2" w:rsidP="00AD790F">
            <w:pPr>
              <w:spacing w:before="20" w:after="20"/>
              <w:rPr>
                <w:rFonts w:ascii="Calibri" w:hAnsi="Calibri" w:cs="Calibri"/>
                <w:i/>
                <w:sz w:val="18"/>
                <w:szCs w:val="18"/>
              </w:rPr>
            </w:pPr>
          </w:p>
          <w:p w14:paraId="7164A90B" w14:textId="77777777" w:rsidR="00BC51D2" w:rsidRPr="00BC51D2" w:rsidRDefault="00BC51D2" w:rsidP="00AD790F">
            <w:pPr>
              <w:spacing w:before="20" w:after="20"/>
              <w:rPr>
                <w:rFonts w:ascii="Calibri" w:hAnsi="Calibri" w:cs="Calibri"/>
                <w:i/>
                <w:sz w:val="18"/>
                <w:szCs w:val="18"/>
                <w:u w:val="single"/>
              </w:rPr>
            </w:pPr>
            <w:r w:rsidRPr="00BC51D2">
              <w:rPr>
                <w:rFonts w:ascii="Calibri" w:hAnsi="Calibri" w:cs="Calibri"/>
                <w:i/>
                <w:sz w:val="18"/>
                <w:szCs w:val="18"/>
                <w:u w:val="single"/>
              </w:rPr>
              <w:t>Duties and Responsibilities with support and oversight from UNDP Country Office and Project Manager</w:t>
            </w:r>
          </w:p>
          <w:p w14:paraId="3DB6044E" w14:textId="77777777" w:rsidR="00BC51D2" w:rsidRPr="00BC51D2" w:rsidRDefault="00BC51D2" w:rsidP="005913BC">
            <w:pPr>
              <w:numPr>
                <w:ilvl w:val="0"/>
                <w:numId w:val="61"/>
              </w:numPr>
              <w:spacing w:before="20" w:after="20"/>
              <w:rPr>
                <w:rFonts w:ascii="Calibri" w:hAnsi="Calibri" w:cs="Calibri"/>
                <w:i/>
                <w:sz w:val="18"/>
                <w:szCs w:val="18"/>
              </w:rPr>
            </w:pPr>
            <w:r w:rsidRPr="00BC51D2">
              <w:rPr>
                <w:rFonts w:ascii="Calibri" w:hAnsi="Calibri" w:cs="Calibri"/>
                <w:i/>
                <w:sz w:val="18"/>
                <w:szCs w:val="18"/>
              </w:rPr>
              <w:t xml:space="preserve">Keep records of project funds and expenditures, and ensure all project-related financial documentation are well maintained and readily available when required by the Project </w:t>
            </w:r>
            <w:proofErr w:type="gramStart"/>
            <w:r w:rsidRPr="00BC51D2">
              <w:rPr>
                <w:rFonts w:ascii="Calibri" w:hAnsi="Calibri" w:cs="Calibri"/>
                <w:i/>
                <w:sz w:val="18"/>
                <w:szCs w:val="18"/>
              </w:rPr>
              <w:t>Manager;</w:t>
            </w:r>
            <w:proofErr w:type="gramEnd"/>
          </w:p>
          <w:p w14:paraId="0AD0012D" w14:textId="77777777" w:rsidR="00BC51D2" w:rsidRPr="00BC51D2" w:rsidRDefault="00BC51D2" w:rsidP="005913BC">
            <w:pPr>
              <w:numPr>
                <w:ilvl w:val="0"/>
                <w:numId w:val="61"/>
              </w:numPr>
              <w:spacing w:before="20" w:after="20"/>
              <w:rPr>
                <w:rFonts w:ascii="Calibri" w:hAnsi="Calibri" w:cs="Calibri"/>
                <w:i/>
                <w:sz w:val="18"/>
                <w:szCs w:val="18"/>
              </w:rPr>
            </w:pPr>
            <w:r w:rsidRPr="00BC51D2">
              <w:rPr>
                <w:rFonts w:ascii="Calibri" w:hAnsi="Calibri" w:cs="Calibri"/>
                <w:i/>
                <w:sz w:val="18"/>
                <w:szCs w:val="18"/>
              </w:rPr>
              <w:t xml:space="preserve">Review project expenditures and ensure that project funds are used in compliance with the Project Document and </w:t>
            </w:r>
            <w:proofErr w:type="spellStart"/>
            <w:r w:rsidRPr="00BC51D2">
              <w:rPr>
                <w:rFonts w:ascii="Calibri" w:hAnsi="Calibri" w:cs="Calibri"/>
                <w:i/>
                <w:sz w:val="18"/>
                <w:szCs w:val="18"/>
              </w:rPr>
              <w:t>GoI</w:t>
            </w:r>
            <w:proofErr w:type="spellEnd"/>
            <w:r w:rsidRPr="00BC51D2">
              <w:rPr>
                <w:rFonts w:ascii="Calibri" w:hAnsi="Calibri" w:cs="Calibri"/>
                <w:i/>
                <w:sz w:val="18"/>
                <w:szCs w:val="18"/>
              </w:rPr>
              <w:t xml:space="preserve"> financial rules and </w:t>
            </w:r>
            <w:proofErr w:type="gramStart"/>
            <w:r w:rsidRPr="00BC51D2">
              <w:rPr>
                <w:rFonts w:ascii="Calibri" w:hAnsi="Calibri" w:cs="Calibri"/>
                <w:i/>
                <w:sz w:val="18"/>
                <w:szCs w:val="18"/>
              </w:rPr>
              <w:t>procedures;</w:t>
            </w:r>
            <w:proofErr w:type="gramEnd"/>
          </w:p>
          <w:p w14:paraId="68C9D0D8" w14:textId="77777777" w:rsidR="00BC51D2" w:rsidRPr="00BC51D2" w:rsidRDefault="00BC51D2" w:rsidP="005913BC">
            <w:pPr>
              <w:numPr>
                <w:ilvl w:val="0"/>
                <w:numId w:val="61"/>
              </w:numPr>
              <w:spacing w:before="20" w:after="20"/>
              <w:rPr>
                <w:rFonts w:ascii="Calibri" w:hAnsi="Calibri" w:cs="Calibri"/>
                <w:i/>
                <w:sz w:val="18"/>
                <w:szCs w:val="18"/>
              </w:rPr>
            </w:pPr>
            <w:r w:rsidRPr="00BC51D2">
              <w:rPr>
                <w:rFonts w:ascii="Calibri" w:hAnsi="Calibri" w:cs="Calibri"/>
                <w:i/>
                <w:sz w:val="18"/>
                <w:szCs w:val="18"/>
              </w:rPr>
              <w:t xml:space="preserve">Validate and certify FACE forms before submission to </w:t>
            </w:r>
            <w:proofErr w:type="gramStart"/>
            <w:r w:rsidRPr="00BC51D2">
              <w:rPr>
                <w:rFonts w:ascii="Calibri" w:hAnsi="Calibri" w:cs="Calibri"/>
                <w:i/>
                <w:sz w:val="18"/>
                <w:szCs w:val="18"/>
              </w:rPr>
              <w:t>UNDP;</w:t>
            </w:r>
            <w:proofErr w:type="gramEnd"/>
          </w:p>
          <w:p w14:paraId="215DE2D6" w14:textId="77777777" w:rsidR="00BC51D2" w:rsidRPr="00BC51D2" w:rsidRDefault="00BC51D2" w:rsidP="005913BC">
            <w:pPr>
              <w:numPr>
                <w:ilvl w:val="0"/>
                <w:numId w:val="61"/>
              </w:numPr>
              <w:spacing w:before="20" w:after="20"/>
              <w:rPr>
                <w:rFonts w:ascii="Calibri" w:hAnsi="Calibri" w:cs="Calibri"/>
                <w:i/>
                <w:sz w:val="18"/>
                <w:szCs w:val="18"/>
              </w:rPr>
            </w:pPr>
            <w:r w:rsidRPr="00BC51D2">
              <w:rPr>
                <w:rFonts w:ascii="Calibri" w:hAnsi="Calibri" w:cs="Calibri"/>
                <w:i/>
                <w:sz w:val="18"/>
                <w:szCs w:val="18"/>
              </w:rPr>
              <w:t xml:space="preserve">Provide necessary financial information as and when required for project management </w:t>
            </w:r>
            <w:proofErr w:type="gramStart"/>
            <w:r w:rsidRPr="00BC51D2">
              <w:rPr>
                <w:rFonts w:ascii="Calibri" w:hAnsi="Calibri" w:cs="Calibri"/>
                <w:i/>
                <w:sz w:val="18"/>
                <w:szCs w:val="18"/>
              </w:rPr>
              <w:t>decisions;</w:t>
            </w:r>
            <w:proofErr w:type="gramEnd"/>
          </w:p>
          <w:p w14:paraId="29D3E297" w14:textId="77777777" w:rsidR="00BC51D2" w:rsidRPr="00BC51D2" w:rsidRDefault="00BC51D2" w:rsidP="005913BC">
            <w:pPr>
              <w:numPr>
                <w:ilvl w:val="0"/>
                <w:numId w:val="61"/>
              </w:numPr>
              <w:spacing w:before="20" w:after="20"/>
              <w:rPr>
                <w:rFonts w:ascii="Calibri" w:hAnsi="Calibri" w:cs="Calibri"/>
                <w:i/>
                <w:sz w:val="18"/>
                <w:szCs w:val="18"/>
              </w:rPr>
            </w:pPr>
            <w:r w:rsidRPr="00BC51D2">
              <w:rPr>
                <w:rFonts w:ascii="Calibri" w:hAnsi="Calibri" w:cs="Calibri"/>
                <w:i/>
                <w:sz w:val="18"/>
                <w:szCs w:val="18"/>
              </w:rPr>
              <w:t>Provide necessary financial information during project audit(s</w:t>
            </w:r>
            <w:proofErr w:type="gramStart"/>
            <w:r w:rsidRPr="00BC51D2">
              <w:rPr>
                <w:rFonts w:ascii="Calibri" w:hAnsi="Calibri" w:cs="Calibri"/>
                <w:i/>
                <w:sz w:val="18"/>
                <w:szCs w:val="18"/>
              </w:rPr>
              <w:t>);</w:t>
            </w:r>
            <w:proofErr w:type="gramEnd"/>
          </w:p>
          <w:p w14:paraId="40A89332" w14:textId="77777777" w:rsidR="00BC51D2" w:rsidRPr="00BC51D2" w:rsidRDefault="00BC51D2" w:rsidP="005913BC">
            <w:pPr>
              <w:numPr>
                <w:ilvl w:val="0"/>
                <w:numId w:val="61"/>
              </w:numPr>
              <w:spacing w:before="20" w:after="20"/>
              <w:rPr>
                <w:rFonts w:ascii="Calibri" w:hAnsi="Calibri" w:cs="Calibri"/>
                <w:i/>
                <w:sz w:val="18"/>
                <w:szCs w:val="18"/>
              </w:rPr>
            </w:pPr>
            <w:r w:rsidRPr="00BC51D2">
              <w:rPr>
                <w:rFonts w:ascii="Calibri" w:hAnsi="Calibri" w:cs="Calibri"/>
                <w:i/>
                <w:sz w:val="18"/>
                <w:szCs w:val="18"/>
              </w:rPr>
              <w:t xml:space="preserve">Review annual budgets and project expenditure reports, and notify the Project Manager if there are any discrepancies or </w:t>
            </w:r>
            <w:proofErr w:type="gramStart"/>
            <w:r w:rsidRPr="00BC51D2">
              <w:rPr>
                <w:rFonts w:ascii="Calibri" w:hAnsi="Calibri" w:cs="Calibri"/>
                <w:i/>
                <w:sz w:val="18"/>
                <w:szCs w:val="18"/>
              </w:rPr>
              <w:t>issues;</w:t>
            </w:r>
            <w:proofErr w:type="gramEnd"/>
          </w:p>
          <w:p w14:paraId="1E23C4ED" w14:textId="77777777" w:rsidR="00BC51D2" w:rsidRPr="00BC51D2" w:rsidRDefault="00BC51D2" w:rsidP="005913BC">
            <w:pPr>
              <w:numPr>
                <w:ilvl w:val="0"/>
                <w:numId w:val="61"/>
              </w:numPr>
              <w:spacing w:before="20" w:after="20"/>
              <w:rPr>
                <w:rFonts w:ascii="Calibri" w:hAnsi="Calibri" w:cs="Calibri"/>
                <w:i/>
                <w:sz w:val="18"/>
                <w:szCs w:val="18"/>
              </w:rPr>
            </w:pPr>
            <w:r w:rsidRPr="00BC51D2">
              <w:rPr>
                <w:rFonts w:ascii="Calibri" w:hAnsi="Calibri" w:cs="Calibri"/>
                <w:i/>
                <w:sz w:val="18"/>
                <w:szCs w:val="18"/>
              </w:rPr>
              <w:t xml:space="preserve">Consolidate financial progress reports submitted by the responsible parties for implementation of project </w:t>
            </w:r>
            <w:proofErr w:type="gramStart"/>
            <w:r w:rsidRPr="00BC51D2">
              <w:rPr>
                <w:rFonts w:ascii="Calibri" w:hAnsi="Calibri" w:cs="Calibri"/>
                <w:i/>
                <w:sz w:val="18"/>
                <w:szCs w:val="18"/>
              </w:rPr>
              <w:t>activities;</w:t>
            </w:r>
            <w:proofErr w:type="gramEnd"/>
          </w:p>
          <w:p w14:paraId="5D4670D1" w14:textId="77777777" w:rsidR="00BC51D2" w:rsidRPr="00BC51D2" w:rsidRDefault="00BC51D2" w:rsidP="00AD790F">
            <w:pPr>
              <w:spacing w:before="20" w:after="20"/>
              <w:rPr>
                <w:rFonts w:ascii="Calibri" w:hAnsi="Calibri" w:cs="Calibri"/>
                <w:i/>
                <w:sz w:val="18"/>
                <w:szCs w:val="18"/>
              </w:rPr>
            </w:pPr>
            <w:r w:rsidRPr="00BC51D2">
              <w:rPr>
                <w:rFonts w:ascii="Calibri" w:hAnsi="Calibri" w:cs="Calibri"/>
                <w:i/>
                <w:sz w:val="18"/>
                <w:szCs w:val="18"/>
              </w:rPr>
              <w:t>Liaise and follow up with the responsible parties for implementation of project activities in matters related to project funds and financial progress reports.</w:t>
            </w:r>
          </w:p>
          <w:p w14:paraId="7262EF05" w14:textId="77777777" w:rsidR="00BC51D2" w:rsidRPr="00BC51D2" w:rsidRDefault="00BC51D2" w:rsidP="00AD790F">
            <w:pPr>
              <w:spacing w:before="20" w:after="20"/>
              <w:ind w:left="360"/>
              <w:rPr>
                <w:rFonts w:ascii="Calibri" w:eastAsia="MS Mincho" w:hAnsi="Calibri" w:cs="Calibri"/>
                <w:i/>
                <w:noProof/>
                <w:sz w:val="18"/>
                <w:szCs w:val="18"/>
                <w:lang w:val="en-GB" w:eastAsia="ja-JP"/>
              </w:rPr>
            </w:pPr>
          </w:p>
        </w:tc>
      </w:tr>
      <w:tr w:rsidR="00BC51D2" w:rsidRPr="00BC51D2" w14:paraId="39F3C4FA" w14:textId="77777777" w:rsidTr="6A841FC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1A228923" w14:textId="77777777" w:rsidR="00BC51D2" w:rsidRPr="00BC51D2" w:rsidRDefault="00BC51D2" w:rsidP="00AD790F">
            <w:pPr>
              <w:spacing w:before="60" w:after="60"/>
              <w:rPr>
                <w:rFonts w:ascii="Calibri" w:hAnsi="Calibri" w:cs="Calibri"/>
                <w:b/>
                <w:i/>
                <w:sz w:val="18"/>
                <w:szCs w:val="18"/>
                <w:lang w:eastAsia="ja-JP"/>
              </w:rPr>
            </w:pPr>
            <w:r w:rsidRPr="00BC51D2">
              <w:rPr>
                <w:rFonts w:ascii="Calibri" w:hAnsi="Calibri" w:cs="Calibri"/>
                <w:b/>
                <w:i/>
                <w:sz w:val="18"/>
                <w:szCs w:val="18"/>
                <w:lang w:val="en-GB" w:eastAsia="ja-JP"/>
              </w:rPr>
              <w:t>Local / National contracting</w:t>
            </w:r>
          </w:p>
        </w:tc>
      </w:tr>
      <w:tr w:rsidR="00BC51D2" w:rsidRPr="00BC51D2" w14:paraId="724029A0" w14:textId="77777777" w:rsidTr="6A841FCE">
        <w:tc>
          <w:tcPr>
            <w:tcW w:w="1963" w:type="dxa"/>
            <w:tcBorders>
              <w:top w:val="single" w:sz="4" w:space="0" w:color="auto"/>
              <w:left w:val="single" w:sz="4" w:space="0" w:color="auto"/>
              <w:bottom w:val="single" w:sz="4" w:space="0" w:color="auto"/>
              <w:right w:val="single" w:sz="4" w:space="0" w:color="auto"/>
            </w:tcBorders>
          </w:tcPr>
          <w:p w14:paraId="57D88CAD" w14:textId="77777777" w:rsidR="00BC51D2" w:rsidRPr="00BC51D2" w:rsidRDefault="00BC51D2" w:rsidP="00AD790F">
            <w:pPr>
              <w:pStyle w:val="paragraph0"/>
              <w:spacing w:before="20" w:beforeAutospacing="0" w:after="20" w:afterAutospacing="0"/>
              <w:textAlignment w:val="baseline"/>
              <w:rPr>
                <w:rStyle w:val="normaltextrun"/>
                <w:rFonts w:ascii="Calibri" w:hAnsi="Calibri" w:cs="Calibri"/>
                <w:i/>
                <w:iCs/>
                <w:sz w:val="18"/>
                <w:szCs w:val="18"/>
                <w:lang w:val="en-GB"/>
              </w:rPr>
            </w:pPr>
            <w:r w:rsidRPr="00BC51D2">
              <w:rPr>
                <w:rStyle w:val="normaltextrun"/>
                <w:rFonts w:ascii="Calibri" w:hAnsi="Calibri" w:cs="Calibri"/>
                <w:i/>
                <w:iCs/>
                <w:sz w:val="18"/>
                <w:szCs w:val="18"/>
                <w:lang w:val="en-GB"/>
              </w:rPr>
              <w:t>Project Environmental and Social Safeguards Officer / Specialist</w:t>
            </w:r>
          </w:p>
          <w:p w14:paraId="2999AB3B" w14:textId="77777777" w:rsidR="00BC51D2" w:rsidRPr="00BC51D2" w:rsidRDefault="00BC51D2" w:rsidP="00AD790F">
            <w:pPr>
              <w:pStyle w:val="paragraph0"/>
              <w:spacing w:before="20" w:beforeAutospacing="0" w:after="20" w:afterAutospacing="0"/>
              <w:textAlignment w:val="baseline"/>
              <w:rPr>
                <w:rStyle w:val="normaltextrun"/>
                <w:rFonts w:ascii="Calibri" w:hAnsi="Calibri" w:cs="Calibri"/>
                <w:i/>
                <w:iCs/>
                <w:sz w:val="18"/>
                <w:szCs w:val="18"/>
                <w:lang w:val="en-GB"/>
              </w:rPr>
            </w:pPr>
          </w:p>
          <w:p w14:paraId="074ABCDF" w14:textId="76A230F0" w:rsidR="00BC51D2" w:rsidRPr="00BC51D2" w:rsidRDefault="00BC51D2" w:rsidP="00AD790F">
            <w:pPr>
              <w:spacing w:before="60" w:after="60"/>
              <w:rPr>
                <w:rFonts w:ascii="Calibri" w:hAnsi="Calibri" w:cs="Calibri"/>
                <w:i/>
                <w:sz w:val="18"/>
                <w:szCs w:val="18"/>
              </w:rPr>
            </w:pPr>
            <w:r w:rsidRPr="00BC51D2">
              <w:rPr>
                <w:rStyle w:val="normaltextrun"/>
                <w:rFonts w:ascii="Calibri" w:hAnsi="Calibri" w:cs="Calibri"/>
                <w:i/>
                <w:iCs/>
                <w:sz w:val="18"/>
                <w:szCs w:val="18"/>
                <w:lang w:val="en-GB"/>
              </w:rPr>
              <w:t>Rate: $ 2,</w:t>
            </w:r>
            <w:r w:rsidR="004E7592">
              <w:rPr>
                <w:rStyle w:val="normaltextrun"/>
                <w:rFonts w:ascii="Calibri" w:hAnsi="Calibri" w:cs="Calibri"/>
                <w:i/>
                <w:iCs/>
                <w:sz w:val="18"/>
                <w:szCs w:val="18"/>
                <w:lang w:val="en-GB"/>
              </w:rPr>
              <w:t>5</w:t>
            </w:r>
            <w:r w:rsidRPr="00BC51D2">
              <w:rPr>
                <w:rStyle w:val="normaltextrun"/>
                <w:rFonts w:ascii="Calibri" w:hAnsi="Calibri" w:cs="Calibri"/>
                <w:i/>
                <w:iCs/>
                <w:sz w:val="18"/>
                <w:szCs w:val="18"/>
                <w:lang w:val="en-GB"/>
              </w:rPr>
              <w:t>00/week</w:t>
            </w:r>
          </w:p>
        </w:tc>
        <w:tc>
          <w:tcPr>
            <w:tcW w:w="1440" w:type="dxa"/>
            <w:tcBorders>
              <w:top w:val="single" w:sz="4" w:space="0" w:color="auto"/>
              <w:left w:val="single" w:sz="4" w:space="0" w:color="auto"/>
              <w:bottom w:val="single" w:sz="4" w:space="0" w:color="auto"/>
              <w:right w:val="single" w:sz="4" w:space="0" w:color="auto"/>
            </w:tcBorders>
          </w:tcPr>
          <w:p w14:paraId="593C6099" w14:textId="473C60A5" w:rsidR="00BC51D2" w:rsidRPr="00BC51D2" w:rsidRDefault="004E7592" w:rsidP="00AD790F">
            <w:pPr>
              <w:spacing w:before="60" w:after="60"/>
              <w:rPr>
                <w:rFonts w:ascii="Calibri" w:hAnsi="Calibri" w:cs="Calibri"/>
                <w:i/>
                <w:sz w:val="18"/>
                <w:szCs w:val="18"/>
                <w:lang w:val="en-GB" w:eastAsia="ja-JP"/>
              </w:rPr>
            </w:pPr>
            <w:r>
              <w:rPr>
                <w:rFonts w:ascii="Calibri" w:hAnsi="Calibri" w:cs="Calibri"/>
                <w:i/>
                <w:sz w:val="18"/>
                <w:szCs w:val="18"/>
                <w:lang w:val="en-GB" w:eastAsia="ja-JP"/>
              </w:rPr>
              <w:t>6</w:t>
            </w:r>
            <w:r w:rsidR="00BC51D2" w:rsidRPr="00BC51D2">
              <w:rPr>
                <w:rFonts w:ascii="Calibri" w:hAnsi="Calibri" w:cs="Calibri"/>
                <w:i/>
                <w:sz w:val="18"/>
                <w:szCs w:val="18"/>
                <w:lang w:val="en-GB" w:eastAsia="ja-JP"/>
              </w:rPr>
              <w:t xml:space="preserve"> weeks over 4 years</w:t>
            </w:r>
          </w:p>
        </w:tc>
        <w:tc>
          <w:tcPr>
            <w:tcW w:w="10619" w:type="dxa"/>
            <w:tcBorders>
              <w:top w:val="single" w:sz="4" w:space="0" w:color="auto"/>
              <w:left w:val="single" w:sz="4" w:space="0" w:color="auto"/>
              <w:bottom w:val="single" w:sz="4" w:space="0" w:color="auto"/>
              <w:right w:val="single" w:sz="4" w:space="0" w:color="auto"/>
            </w:tcBorders>
          </w:tcPr>
          <w:p w14:paraId="7C52A026" w14:textId="77777777" w:rsidR="00BC51D2" w:rsidRPr="00BC51D2" w:rsidRDefault="00BC51D2" w:rsidP="00AD790F">
            <w:pPr>
              <w:pStyle w:val="paragraph0"/>
              <w:spacing w:before="20" w:beforeAutospacing="0" w:after="20" w:afterAutospacing="0"/>
              <w:textAlignment w:val="baseline"/>
              <w:rPr>
                <w:rFonts w:ascii="Calibri" w:hAnsi="Calibri" w:cs="Calibri"/>
                <w:sz w:val="18"/>
                <w:szCs w:val="18"/>
              </w:rPr>
            </w:pPr>
            <w:r w:rsidRPr="00BC51D2">
              <w:rPr>
                <w:rStyle w:val="normaltextrun"/>
                <w:rFonts w:ascii="Calibri" w:hAnsi="Calibri" w:cs="Calibri"/>
                <w:i/>
                <w:iCs/>
                <w:sz w:val="18"/>
                <w:szCs w:val="18"/>
                <w:lang w:val="en-GB"/>
              </w:rPr>
              <w:t xml:space="preserve">The national expert will be nationally recruited by the </w:t>
            </w:r>
            <w:proofErr w:type="gramStart"/>
            <w:r w:rsidRPr="00BC51D2">
              <w:rPr>
                <w:rStyle w:val="normaltextrun"/>
                <w:rFonts w:ascii="Calibri" w:hAnsi="Calibri" w:cs="Calibri"/>
                <w:i/>
                <w:iCs/>
                <w:sz w:val="18"/>
                <w:szCs w:val="18"/>
                <w:lang w:val="en-GB"/>
              </w:rPr>
              <w:t>UNDP</w:t>
            </w:r>
            <w:proofErr w:type="gramEnd"/>
            <w:r w:rsidRPr="00BC51D2">
              <w:rPr>
                <w:rStyle w:val="normaltextrun"/>
                <w:rFonts w:ascii="Calibri" w:hAnsi="Calibri" w:cs="Calibri"/>
                <w:i/>
                <w:iCs/>
                <w:sz w:val="18"/>
                <w:szCs w:val="18"/>
                <w:lang w:val="en-GB"/>
              </w:rPr>
              <w:t xml:space="preserve"> and she/he will be responsible for undertaking social and environmental studies related to the activities of the project.</w:t>
            </w:r>
            <w:r w:rsidRPr="00BC51D2">
              <w:rPr>
                <w:rStyle w:val="eop"/>
                <w:rFonts w:ascii="Calibri" w:hAnsi="Calibri" w:cs="Calibri"/>
                <w:sz w:val="18"/>
                <w:szCs w:val="18"/>
              </w:rPr>
              <w:t> </w:t>
            </w:r>
          </w:p>
          <w:p w14:paraId="08D6D874" w14:textId="77777777" w:rsidR="00BC51D2" w:rsidRPr="00BC51D2" w:rsidRDefault="00BC51D2" w:rsidP="00AD790F">
            <w:pPr>
              <w:pStyle w:val="paragraph0"/>
              <w:spacing w:before="20" w:beforeAutospacing="0" w:after="20" w:afterAutospacing="0"/>
              <w:textAlignment w:val="baseline"/>
              <w:rPr>
                <w:rFonts w:ascii="Calibri" w:hAnsi="Calibri" w:cs="Calibri"/>
                <w:sz w:val="18"/>
                <w:szCs w:val="18"/>
              </w:rPr>
            </w:pPr>
            <w:r w:rsidRPr="00BC51D2">
              <w:rPr>
                <w:rStyle w:val="eop"/>
                <w:rFonts w:ascii="Calibri" w:hAnsi="Calibri" w:cs="Calibri"/>
                <w:sz w:val="18"/>
                <w:szCs w:val="18"/>
              </w:rPr>
              <w:t> </w:t>
            </w:r>
          </w:p>
          <w:p w14:paraId="353A9D5A" w14:textId="77777777" w:rsidR="00BC51D2" w:rsidRPr="00BC51D2" w:rsidRDefault="00BC51D2" w:rsidP="00AD790F">
            <w:pPr>
              <w:pStyle w:val="paragraph0"/>
              <w:spacing w:before="20" w:beforeAutospacing="0" w:after="20" w:afterAutospacing="0"/>
              <w:textAlignment w:val="baseline"/>
              <w:rPr>
                <w:rFonts w:ascii="Calibri" w:hAnsi="Calibri" w:cs="Calibri"/>
                <w:sz w:val="18"/>
                <w:szCs w:val="18"/>
              </w:rPr>
            </w:pPr>
            <w:r w:rsidRPr="00BC51D2">
              <w:rPr>
                <w:rStyle w:val="normaltextrun"/>
                <w:rFonts w:ascii="Calibri" w:hAnsi="Calibri" w:cs="Calibri"/>
                <w:i/>
                <w:iCs/>
                <w:sz w:val="18"/>
                <w:szCs w:val="18"/>
                <w:u w:val="single"/>
                <w:lang w:val="en-GB"/>
              </w:rPr>
              <w:t>Duties and Responsibilities</w:t>
            </w:r>
            <w:r w:rsidRPr="00BC51D2">
              <w:rPr>
                <w:rStyle w:val="eop"/>
                <w:rFonts w:ascii="Calibri" w:hAnsi="Calibri" w:cs="Calibri"/>
                <w:sz w:val="18"/>
                <w:szCs w:val="18"/>
              </w:rPr>
              <w:t> </w:t>
            </w:r>
          </w:p>
          <w:p w14:paraId="24B35CEA" w14:textId="77777777" w:rsidR="00BC51D2" w:rsidRPr="00BC51D2" w:rsidRDefault="00BC51D2" w:rsidP="005913BC">
            <w:pPr>
              <w:numPr>
                <w:ilvl w:val="0"/>
                <w:numId w:val="60"/>
              </w:numPr>
              <w:spacing w:before="60" w:after="60"/>
              <w:rPr>
                <w:rFonts w:ascii="Calibri" w:hAnsi="Calibri" w:cs="Calibri"/>
                <w:i/>
                <w:sz w:val="18"/>
                <w:szCs w:val="18"/>
              </w:rPr>
            </w:pPr>
            <w:r w:rsidRPr="00BC51D2">
              <w:rPr>
                <w:rFonts w:ascii="Calibri" w:hAnsi="Calibri" w:cs="Calibri"/>
                <w:sz w:val="18"/>
                <w:szCs w:val="18"/>
              </w:rPr>
              <w:t xml:space="preserve">Monitor progress in development/implementation of the project ESMF ensuring that UNDPs SES policy is fully </w:t>
            </w:r>
            <w:proofErr w:type="gramStart"/>
            <w:r w:rsidRPr="00BC51D2">
              <w:rPr>
                <w:rFonts w:ascii="Calibri" w:hAnsi="Calibri" w:cs="Calibri"/>
                <w:sz w:val="18"/>
                <w:szCs w:val="18"/>
              </w:rPr>
              <w:t>met</w:t>
            </w:r>
            <w:proofErr w:type="gramEnd"/>
            <w:r w:rsidRPr="00BC51D2">
              <w:rPr>
                <w:rFonts w:ascii="Calibri" w:hAnsi="Calibri" w:cs="Calibri"/>
                <w:sz w:val="18"/>
                <w:szCs w:val="18"/>
              </w:rPr>
              <w:t xml:space="preserve"> and the reporting requirements are fulfilled;</w:t>
            </w:r>
            <w:r w:rsidRPr="00BC51D2">
              <w:rPr>
                <w:rFonts w:ascii="Calibri" w:hAnsi="Calibri" w:cs="Calibri"/>
                <w:i/>
                <w:sz w:val="18"/>
                <w:szCs w:val="18"/>
              </w:rPr>
              <w:t> </w:t>
            </w:r>
          </w:p>
          <w:p w14:paraId="100040F9" w14:textId="77777777" w:rsidR="00BC51D2" w:rsidRPr="00BC51D2" w:rsidRDefault="00BC51D2" w:rsidP="005913BC">
            <w:pPr>
              <w:numPr>
                <w:ilvl w:val="0"/>
                <w:numId w:val="60"/>
              </w:numPr>
              <w:spacing w:before="60" w:after="60"/>
              <w:rPr>
                <w:rFonts w:ascii="Calibri" w:hAnsi="Calibri" w:cs="Calibri"/>
                <w:i/>
                <w:sz w:val="18"/>
                <w:szCs w:val="18"/>
              </w:rPr>
            </w:pPr>
            <w:r w:rsidRPr="00BC51D2">
              <w:rPr>
                <w:rFonts w:ascii="Calibri" w:hAnsi="Calibri" w:cs="Calibri"/>
                <w:sz w:val="18"/>
                <w:szCs w:val="18"/>
              </w:rPr>
              <w:t xml:space="preserve">Oversee/develop/coordinate implementation of all </w:t>
            </w:r>
            <w:proofErr w:type="gramStart"/>
            <w:r w:rsidRPr="00BC51D2">
              <w:rPr>
                <w:rFonts w:ascii="Calibri" w:hAnsi="Calibri" w:cs="Calibri"/>
                <w:sz w:val="18"/>
                <w:szCs w:val="18"/>
              </w:rPr>
              <w:t>safeguard</w:t>
            </w:r>
            <w:proofErr w:type="gramEnd"/>
            <w:r w:rsidRPr="00BC51D2">
              <w:rPr>
                <w:rFonts w:ascii="Calibri" w:hAnsi="Calibri" w:cs="Calibri"/>
                <w:sz w:val="18"/>
                <w:szCs w:val="18"/>
              </w:rPr>
              <w:t xml:space="preserve"> related plans;</w:t>
            </w:r>
            <w:r w:rsidRPr="00BC51D2">
              <w:rPr>
                <w:rFonts w:ascii="Calibri" w:hAnsi="Calibri" w:cs="Calibri"/>
                <w:i/>
                <w:sz w:val="18"/>
                <w:szCs w:val="18"/>
              </w:rPr>
              <w:t> </w:t>
            </w:r>
          </w:p>
          <w:p w14:paraId="74C93A44" w14:textId="77777777" w:rsidR="00BC51D2" w:rsidRPr="00BC51D2" w:rsidRDefault="00BC51D2" w:rsidP="005913BC">
            <w:pPr>
              <w:numPr>
                <w:ilvl w:val="0"/>
                <w:numId w:val="60"/>
              </w:numPr>
              <w:spacing w:before="60" w:after="60"/>
              <w:rPr>
                <w:rFonts w:ascii="Calibri" w:hAnsi="Calibri" w:cs="Calibri"/>
                <w:i/>
                <w:sz w:val="18"/>
                <w:szCs w:val="18"/>
              </w:rPr>
            </w:pPr>
            <w:r w:rsidRPr="00BC51D2">
              <w:rPr>
                <w:rFonts w:ascii="Calibri" w:hAnsi="Calibri" w:cs="Calibri"/>
                <w:sz w:val="18"/>
                <w:szCs w:val="18"/>
              </w:rPr>
              <w:t xml:space="preserve">Ensure social and environmental grievances are managed effectively and </w:t>
            </w:r>
            <w:proofErr w:type="gramStart"/>
            <w:r w:rsidRPr="00BC51D2">
              <w:rPr>
                <w:rFonts w:ascii="Calibri" w:hAnsi="Calibri" w:cs="Calibri"/>
                <w:sz w:val="18"/>
                <w:szCs w:val="18"/>
              </w:rPr>
              <w:t>transparently;</w:t>
            </w:r>
            <w:proofErr w:type="gramEnd"/>
            <w:r w:rsidRPr="00BC51D2">
              <w:rPr>
                <w:rFonts w:ascii="Calibri" w:hAnsi="Calibri" w:cs="Calibri"/>
                <w:i/>
                <w:sz w:val="18"/>
                <w:szCs w:val="18"/>
              </w:rPr>
              <w:t> </w:t>
            </w:r>
          </w:p>
          <w:p w14:paraId="66CD2A2D" w14:textId="77777777" w:rsidR="00BC51D2" w:rsidRPr="00BC51D2" w:rsidRDefault="00BC51D2" w:rsidP="005913BC">
            <w:pPr>
              <w:numPr>
                <w:ilvl w:val="0"/>
                <w:numId w:val="60"/>
              </w:numPr>
              <w:spacing w:before="60" w:after="60"/>
              <w:rPr>
                <w:rFonts w:ascii="Calibri" w:hAnsi="Calibri" w:cs="Calibri"/>
                <w:i/>
                <w:sz w:val="18"/>
                <w:szCs w:val="18"/>
              </w:rPr>
            </w:pPr>
            <w:r w:rsidRPr="00BC51D2">
              <w:rPr>
                <w:rFonts w:ascii="Calibri" w:hAnsi="Calibri" w:cs="Calibri"/>
                <w:sz w:val="18"/>
                <w:szCs w:val="18"/>
              </w:rPr>
              <w:t xml:space="preserve">Review the SESP annually, and update and revise corresponding risk log; mitigation/management plans as </w:t>
            </w:r>
            <w:proofErr w:type="gramStart"/>
            <w:r w:rsidRPr="00BC51D2">
              <w:rPr>
                <w:rFonts w:ascii="Calibri" w:hAnsi="Calibri" w:cs="Calibri"/>
                <w:sz w:val="18"/>
                <w:szCs w:val="18"/>
              </w:rPr>
              <w:t>necessary;</w:t>
            </w:r>
            <w:proofErr w:type="gramEnd"/>
            <w:r w:rsidRPr="00BC51D2">
              <w:rPr>
                <w:rFonts w:ascii="Calibri" w:hAnsi="Calibri" w:cs="Calibri"/>
                <w:i/>
                <w:sz w:val="18"/>
                <w:szCs w:val="18"/>
              </w:rPr>
              <w:t> </w:t>
            </w:r>
          </w:p>
          <w:p w14:paraId="67D7FAB4" w14:textId="77777777" w:rsidR="00BC51D2" w:rsidRPr="00BC51D2" w:rsidRDefault="00BC51D2" w:rsidP="005913BC">
            <w:pPr>
              <w:numPr>
                <w:ilvl w:val="0"/>
                <w:numId w:val="60"/>
              </w:numPr>
              <w:spacing w:before="60" w:after="60"/>
              <w:rPr>
                <w:rFonts w:ascii="Calibri" w:hAnsi="Calibri" w:cs="Calibri"/>
                <w:i/>
                <w:sz w:val="18"/>
                <w:szCs w:val="18"/>
              </w:rPr>
            </w:pPr>
            <w:r w:rsidRPr="00BC51D2">
              <w:rPr>
                <w:rFonts w:ascii="Calibri" w:hAnsi="Calibri" w:cs="Calibri"/>
                <w:sz w:val="18"/>
                <w:szCs w:val="18"/>
              </w:rPr>
              <w:t xml:space="preserve">Ensure full disclosure with concerned </w:t>
            </w:r>
            <w:proofErr w:type="gramStart"/>
            <w:r w:rsidRPr="00BC51D2">
              <w:rPr>
                <w:rFonts w:ascii="Calibri" w:hAnsi="Calibri" w:cs="Calibri"/>
                <w:sz w:val="18"/>
                <w:szCs w:val="18"/>
              </w:rPr>
              <w:t>stakeholders;</w:t>
            </w:r>
            <w:proofErr w:type="gramEnd"/>
            <w:r w:rsidRPr="00BC51D2">
              <w:rPr>
                <w:rFonts w:ascii="Calibri" w:hAnsi="Calibri" w:cs="Calibri"/>
                <w:sz w:val="18"/>
                <w:szCs w:val="18"/>
              </w:rPr>
              <w:t> </w:t>
            </w:r>
            <w:r w:rsidRPr="00BC51D2">
              <w:rPr>
                <w:rFonts w:ascii="Calibri" w:hAnsi="Calibri" w:cs="Calibri"/>
                <w:i/>
                <w:sz w:val="18"/>
                <w:szCs w:val="18"/>
              </w:rPr>
              <w:t> </w:t>
            </w:r>
          </w:p>
          <w:p w14:paraId="63B9BCFB" w14:textId="77777777" w:rsidR="00BC51D2" w:rsidRPr="00BC51D2" w:rsidRDefault="00BC51D2" w:rsidP="005913BC">
            <w:pPr>
              <w:numPr>
                <w:ilvl w:val="0"/>
                <w:numId w:val="60"/>
              </w:numPr>
              <w:spacing w:before="60" w:after="60"/>
              <w:rPr>
                <w:rFonts w:ascii="Calibri" w:hAnsi="Calibri" w:cs="Calibri"/>
                <w:i/>
                <w:sz w:val="18"/>
                <w:szCs w:val="18"/>
              </w:rPr>
            </w:pPr>
            <w:r w:rsidRPr="00BC51D2">
              <w:rPr>
                <w:rFonts w:ascii="Calibri" w:hAnsi="Calibri" w:cs="Calibri"/>
                <w:sz w:val="18"/>
                <w:szCs w:val="18"/>
              </w:rPr>
              <w:lastRenderedPageBreak/>
              <w:t xml:space="preserve">Ensure environmental and social risks are identified, avoided, mitigated and managed throughout project </w:t>
            </w:r>
            <w:proofErr w:type="gramStart"/>
            <w:r w:rsidRPr="00BC51D2">
              <w:rPr>
                <w:rFonts w:ascii="Calibri" w:hAnsi="Calibri" w:cs="Calibri"/>
                <w:sz w:val="18"/>
                <w:szCs w:val="18"/>
              </w:rPr>
              <w:t>implementation;</w:t>
            </w:r>
            <w:proofErr w:type="gramEnd"/>
            <w:r w:rsidRPr="00BC51D2">
              <w:rPr>
                <w:rFonts w:ascii="Calibri" w:hAnsi="Calibri" w:cs="Calibri"/>
                <w:i/>
                <w:sz w:val="18"/>
                <w:szCs w:val="18"/>
              </w:rPr>
              <w:t> </w:t>
            </w:r>
          </w:p>
          <w:p w14:paraId="6793D11B" w14:textId="77777777" w:rsidR="00BC51D2" w:rsidRPr="00BC51D2" w:rsidRDefault="00BC51D2" w:rsidP="005913BC">
            <w:pPr>
              <w:numPr>
                <w:ilvl w:val="0"/>
                <w:numId w:val="60"/>
              </w:numPr>
              <w:spacing w:before="60" w:after="60"/>
              <w:rPr>
                <w:rFonts w:ascii="Calibri" w:hAnsi="Calibri" w:cs="Calibri"/>
                <w:i/>
                <w:sz w:val="18"/>
                <w:szCs w:val="18"/>
              </w:rPr>
            </w:pPr>
            <w:r w:rsidRPr="00BC51D2">
              <w:rPr>
                <w:rFonts w:ascii="Calibri" w:hAnsi="Calibri" w:cs="Calibri"/>
                <w:sz w:val="18"/>
                <w:szCs w:val="18"/>
              </w:rPr>
              <w:t xml:space="preserve">Work with the PMU to ensure reporting, monitoring and evaluation fully address the safeguard issues of the </w:t>
            </w:r>
            <w:proofErr w:type="gramStart"/>
            <w:r w:rsidRPr="00BC51D2">
              <w:rPr>
                <w:rFonts w:ascii="Calibri" w:hAnsi="Calibri" w:cs="Calibri"/>
                <w:sz w:val="18"/>
                <w:szCs w:val="18"/>
              </w:rPr>
              <w:t>project;</w:t>
            </w:r>
            <w:proofErr w:type="gramEnd"/>
            <w:r w:rsidRPr="00BC51D2">
              <w:rPr>
                <w:rFonts w:ascii="Calibri" w:hAnsi="Calibri" w:cs="Calibri"/>
                <w:i/>
                <w:sz w:val="18"/>
                <w:szCs w:val="18"/>
              </w:rPr>
              <w:t> </w:t>
            </w:r>
          </w:p>
          <w:p w14:paraId="2CC9F68A" w14:textId="77777777" w:rsidR="00BC51D2" w:rsidRPr="00BC51D2" w:rsidRDefault="00BC51D2" w:rsidP="005913BC">
            <w:pPr>
              <w:numPr>
                <w:ilvl w:val="0"/>
                <w:numId w:val="60"/>
              </w:numPr>
              <w:spacing w:before="60" w:after="60"/>
              <w:rPr>
                <w:rFonts w:ascii="Calibri" w:hAnsi="Calibri" w:cs="Calibri"/>
                <w:i/>
                <w:sz w:val="18"/>
                <w:szCs w:val="18"/>
              </w:rPr>
            </w:pPr>
            <w:r w:rsidRPr="00BC51D2">
              <w:rPr>
                <w:rFonts w:ascii="Calibri" w:hAnsi="Calibri" w:cs="Calibri"/>
                <w:sz w:val="18"/>
                <w:szCs w:val="18"/>
              </w:rPr>
              <w:t xml:space="preserve">Assist the finance and administration staff by providing technical inputs during the preparation and revision of the Management Plan, Annual Work Plans, periodic reports such as the Combined Project Implementation Review/Annual Project Report (PIR/APR), inception report, technical reports, quarterly reports for submission to UNDP, the GEF, other donors and Government Departments, as </w:t>
            </w:r>
            <w:proofErr w:type="gramStart"/>
            <w:r w:rsidRPr="00BC51D2">
              <w:rPr>
                <w:rFonts w:ascii="Calibri" w:hAnsi="Calibri" w:cs="Calibri"/>
                <w:sz w:val="18"/>
                <w:szCs w:val="18"/>
              </w:rPr>
              <w:t>required;</w:t>
            </w:r>
            <w:proofErr w:type="gramEnd"/>
            <w:r w:rsidRPr="00BC51D2">
              <w:rPr>
                <w:rFonts w:ascii="Calibri" w:hAnsi="Calibri" w:cs="Calibri"/>
                <w:i/>
                <w:sz w:val="18"/>
                <w:szCs w:val="18"/>
              </w:rPr>
              <w:t> </w:t>
            </w:r>
          </w:p>
          <w:p w14:paraId="5B03DE07" w14:textId="77777777" w:rsidR="00BC51D2" w:rsidRPr="00BC51D2" w:rsidRDefault="00BC51D2" w:rsidP="005913BC">
            <w:pPr>
              <w:numPr>
                <w:ilvl w:val="0"/>
                <w:numId w:val="60"/>
              </w:numPr>
              <w:spacing w:before="60" w:after="60"/>
              <w:rPr>
                <w:rFonts w:ascii="Calibri" w:hAnsi="Calibri" w:cs="Calibri"/>
                <w:i/>
                <w:sz w:val="18"/>
                <w:szCs w:val="18"/>
              </w:rPr>
            </w:pPr>
            <w:r w:rsidRPr="00BC51D2">
              <w:rPr>
                <w:rFonts w:ascii="Calibri" w:hAnsi="Calibri" w:cs="Calibri"/>
                <w:sz w:val="18"/>
                <w:szCs w:val="18"/>
              </w:rPr>
              <w:t>Ensure quality control of interventions/outcomes/</w:t>
            </w:r>
            <w:proofErr w:type="gramStart"/>
            <w:r w:rsidRPr="00BC51D2">
              <w:rPr>
                <w:rFonts w:ascii="Calibri" w:hAnsi="Calibri" w:cs="Calibri"/>
                <w:sz w:val="18"/>
                <w:szCs w:val="18"/>
              </w:rPr>
              <w:t>deliverables;</w:t>
            </w:r>
            <w:proofErr w:type="gramEnd"/>
            <w:r w:rsidRPr="00BC51D2">
              <w:rPr>
                <w:rFonts w:ascii="Calibri" w:hAnsi="Calibri" w:cs="Calibri"/>
                <w:i/>
                <w:sz w:val="18"/>
                <w:szCs w:val="18"/>
              </w:rPr>
              <w:t> </w:t>
            </w:r>
          </w:p>
          <w:p w14:paraId="3E69A0D6" w14:textId="77777777" w:rsidR="00BC51D2" w:rsidRPr="00BC51D2" w:rsidRDefault="00BC51D2" w:rsidP="005913BC">
            <w:pPr>
              <w:numPr>
                <w:ilvl w:val="0"/>
                <w:numId w:val="60"/>
              </w:numPr>
              <w:spacing w:before="60" w:after="60"/>
              <w:rPr>
                <w:rFonts w:ascii="Calibri" w:hAnsi="Calibri" w:cs="Calibri"/>
                <w:i/>
                <w:sz w:val="18"/>
                <w:szCs w:val="18"/>
              </w:rPr>
            </w:pPr>
            <w:r w:rsidRPr="00BC51D2">
              <w:rPr>
                <w:rFonts w:ascii="Calibri" w:hAnsi="Calibri" w:cs="Calibri"/>
                <w:sz w:val="18"/>
                <w:szCs w:val="18"/>
              </w:rPr>
              <w:t xml:space="preserve">Document lessons learned from project implementation and make recommendations to the Steering Committee for more effective implementation and coordination of project </w:t>
            </w:r>
            <w:proofErr w:type="gramStart"/>
            <w:r w:rsidRPr="00BC51D2">
              <w:rPr>
                <w:rFonts w:ascii="Calibri" w:hAnsi="Calibri" w:cs="Calibri"/>
                <w:sz w:val="18"/>
                <w:szCs w:val="18"/>
              </w:rPr>
              <w:t>activities;</w:t>
            </w:r>
            <w:proofErr w:type="gramEnd"/>
            <w:r w:rsidRPr="00BC51D2">
              <w:rPr>
                <w:rFonts w:ascii="Calibri" w:hAnsi="Calibri" w:cs="Calibri"/>
                <w:sz w:val="18"/>
                <w:szCs w:val="18"/>
              </w:rPr>
              <w:t xml:space="preserve"> </w:t>
            </w:r>
          </w:p>
          <w:p w14:paraId="754C19F7" w14:textId="77777777" w:rsidR="00BC51D2" w:rsidRPr="00BC51D2" w:rsidRDefault="00BC51D2" w:rsidP="00AD790F">
            <w:pPr>
              <w:pStyle w:val="paragraph0"/>
              <w:spacing w:before="20" w:beforeAutospacing="0" w:after="20" w:afterAutospacing="0"/>
              <w:textAlignment w:val="baseline"/>
              <w:rPr>
                <w:rFonts w:ascii="Calibri" w:hAnsi="Calibri" w:cs="Calibri"/>
                <w:sz w:val="18"/>
                <w:szCs w:val="18"/>
              </w:rPr>
            </w:pPr>
            <w:r w:rsidRPr="00BC51D2">
              <w:rPr>
                <w:rStyle w:val="eop"/>
                <w:rFonts w:ascii="Calibri" w:hAnsi="Calibri" w:cs="Calibri"/>
                <w:sz w:val="18"/>
                <w:szCs w:val="18"/>
              </w:rPr>
              <w:t> </w:t>
            </w:r>
          </w:p>
          <w:p w14:paraId="038D0BF9" w14:textId="77777777" w:rsidR="00BC51D2" w:rsidRPr="00BC51D2" w:rsidRDefault="00BC51D2" w:rsidP="00AD790F">
            <w:pPr>
              <w:pStyle w:val="paragraph0"/>
              <w:spacing w:before="20" w:beforeAutospacing="0" w:after="20" w:afterAutospacing="0"/>
              <w:textAlignment w:val="baseline"/>
              <w:rPr>
                <w:rFonts w:ascii="Calibri" w:hAnsi="Calibri" w:cs="Calibri"/>
                <w:sz w:val="18"/>
                <w:szCs w:val="18"/>
              </w:rPr>
            </w:pPr>
            <w:r w:rsidRPr="00BC51D2">
              <w:rPr>
                <w:rStyle w:val="normaltextrun"/>
                <w:rFonts w:ascii="Calibri" w:hAnsi="Calibri" w:cs="Calibri"/>
                <w:i/>
                <w:iCs/>
                <w:sz w:val="18"/>
                <w:szCs w:val="18"/>
                <w:u w:val="single"/>
                <w:lang w:val="en-GB"/>
              </w:rPr>
              <w:t>Education and experience:</w:t>
            </w:r>
            <w:r w:rsidRPr="00BC51D2">
              <w:rPr>
                <w:rStyle w:val="eop"/>
                <w:rFonts w:ascii="Calibri" w:hAnsi="Calibri" w:cs="Calibri"/>
                <w:sz w:val="18"/>
                <w:szCs w:val="18"/>
              </w:rPr>
              <w:t> </w:t>
            </w:r>
          </w:p>
          <w:p w14:paraId="55111105" w14:textId="77777777" w:rsidR="00BC51D2" w:rsidRPr="00BC51D2" w:rsidRDefault="00BC51D2" w:rsidP="005913BC">
            <w:pPr>
              <w:numPr>
                <w:ilvl w:val="0"/>
                <w:numId w:val="60"/>
              </w:numPr>
              <w:spacing w:before="60" w:after="60"/>
              <w:rPr>
                <w:rFonts w:ascii="Calibri" w:hAnsi="Calibri" w:cs="Calibri"/>
                <w:sz w:val="18"/>
                <w:szCs w:val="18"/>
              </w:rPr>
            </w:pPr>
            <w:r w:rsidRPr="00BC51D2">
              <w:rPr>
                <w:rFonts w:ascii="Calibri" w:hAnsi="Calibri" w:cs="Calibri"/>
                <w:sz w:val="18"/>
                <w:szCs w:val="18"/>
              </w:rPr>
              <w:t xml:space="preserve">University / Master’s Degree in social and environmental sciences or other closely related areas; </w:t>
            </w:r>
            <w:proofErr w:type="gramStart"/>
            <w:r w:rsidRPr="00BC51D2">
              <w:rPr>
                <w:rFonts w:ascii="Calibri" w:hAnsi="Calibri" w:cs="Calibri"/>
                <w:sz w:val="18"/>
                <w:szCs w:val="18"/>
              </w:rPr>
              <w:t>alternatively</w:t>
            </w:r>
            <w:proofErr w:type="gramEnd"/>
            <w:r w:rsidRPr="00BC51D2">
              <w:rPr>
                <w:rFonts w:ascii="Calibri" w:hAnsi="Calibri" w:cs="Calibri"/>
                <w:sz w:val="18"/>
                <w:szCs w:val="18"/>
              </w:rPr>
              <w:t xml:space="preserve"> 10 years of experience in the same areas. </w:t>
            </w:r>
          </w:p>
          <w:p w14:paraId="0AC6C430" w14:textId="77777777" w:rsidR="00BC51D2" w:rsidRPr="00BC51D2" w:rsidRDefault="00BC51D2" w:rsidP="005913BC">
            <w:pPr>
              <w:numPr>
                <w:ilvl w:val="0"/>
                <w:numId w:val="60"/>
              </w:numPr>
              <w:spacing w:before="60" w:after="60"/>
              <w:rPr>
                <w:rFonts w:ascii="Calibri" w:hAnsi="Calibri" w:cs="Calibri"/>
                <w:sz w:val="18"/>
                <w:szCs w:val="18"/>
              </w:rPr>
            </w:pPr>
            <w:r w:rsidRPr="00BC51D2">
              <w:rPr>
                <w:rFonts w:ascii="Calibri" w:hAnsi="Calibri" w:cs="Calibri"/>
                <w:sz w:val="18"/>
                <w:szCs w:val="18"/>
              </w:rPr>
              <w:t>At least 5 years of progressively responsible experience at the local and/or national level in environmental and social impact studies (including necessary national qualifications to conduct ESIA analysis under the national legislation). </w:t>
            </w:r>
          </w:p>
          <w:p w14:paraId="066110FA" w14:textId="77777777" w:rsidR="00BC51D2" w:rsidRPr="00BC51D2" w:rsidRDefault="00BC51D2" w:rsidP="005913BC">
            <w:pPr>
              <w:numPr>
                <w:ilvl w:val="0"/>
                <w:numId w:val="60"/>
              </w:numPr>
              <w:spacing w:before="60" w:after="60"/>
              <w:rPr>
                <w:rFonts w:ascii="Calibri" w:hAnsi="Calibri" w:cs="Calibri"/>
                <w:sz w:val="18"/>
                <w:szCs w:val="18"/>
              </w:rPr>
            </w:pPr>
            <w:r w:rsidRPr="00BC51D2">
              <w:rPr>
                <w:rFonts w:ascii="Calibri" w:hAnsi="Calibri" w:cs="Calibri"/>
                <w:sz w:val="18"/>
                <w:szCs w:val="18"/>
              </w:rPr>
              <w:t xml:space="preserve">At least 3 years’ experience with community engagement in the public </w:t>
            </w:r>
            <w:proofErr w:type="gramStart"/>
            <w:r w:rsidRPr="00BC51D2">
              <w:rPr>
                <w:rFonts w:ascii="Calibri" w:hAnsi="Calibri" w:cs="Calibri"/>
                <w:sz w:val="18"/>
                <w:szCs w:val="18"/>
              </w:rPr>
              <w:t>sector;</w:t>
            </w:r>
            <w:proofErr w:type="gramEnd"/>
            <w:r w:rsidRPr="00BC51D2">
              <w:rPr>
                <w:rFonts w:ascii="Calibri" w:hAnsi="Calibri" w:cs="Calibri"/>
                <w:sz w:val="18"/>
                <w:szCs w:val="18"/>
              </w:rPr>
              <w:t> </w:t>
            </w:r>
          </w:p>
          <w:p w14:paraId="54D4E863" w14:textId="77777777" w:rsidR="00BC51D2" w:rsidRPr="00BC51D2" w:rsidRDefault="00BC51D2" w:rsidP="005913BC">
            <w:pPr>
              <w:numPr>
                <w:ilvl w:val="0"/>
                <w:numId w:val="60"/>
              </w:numPr>
              <w:spacing w:before="60" w:after="60"/>
              <w:rPr>
                <w:rFonts w:ascii="Calibri" w:hAnsi="Calibri" w:cs="Calibri"/>
                <w:sz w:val="18"/>
                <w:szCs w:val="18"/>
              </w:rPr>
            </w:pPr>
            <w:r w:rsidRPr="00BC51D2">
              <w:rPr>
                <w:rFonts w:ascii="Calibri" w:hAnsi="Calibri" w:cs="Calibri"/>
                <w:sz w:val="18"/>
                <w:szCs w:val="18"/>
              </w:rPr>
              <w:t xml:space="preserve">Previous experience in development assistance or related work for a donor organization, governmental institutions, NGO or private sector / consulting firm is a very strong </w:t>
            </w:r>
            <w:proofErr w:type="gramStart"/>
            <w:r w:rsidRPr="00BC51D2">
              <w:rPr>
                <w:rFonts w:ascii="Calibri" w:hAnsi="Calibri" w:cs="Calibri"/>
                <w:sz w:val="18"/>
                <w:szCs w:val="18"/>
              </w:rPr>
              <w:t>advantage;</w:t>
            </w:r>
            <w:proofErr w:type="gramEnd"/>
            <w:r w:rsidRPr="00BC51D2">
              <w:rPr>
                <w:rFonts w:ascii="Calibri" w:hAnsi="Calibri" w:cs="Calibri"/>
                <w:sz w:val="18"/>
                <w:szCs w:val="18"/>
              </w:rPr>
              <w:t> </w:t>
            </w:r>
          </w:p>
          <w:p w14:paraId="06E40632" w14:textId="77777777" w:rsidR="00BC51D2" w:rsidRPr="00BC51D2" w:rsidRDefault="00BC51D2" w:rsidP="005913BC">
            <w:pPr>
              <w:numPr>
                <w:ilvl w:val="0"/>
                <w:numId w:val="60"/>
              </w:numPr>
              <w:spacing w:before="60" w:after="60"/>
              <w:rPr>
                <w:rFonts w:ascii="Calibri" w:hAnsi="Calibri" w:cs="Calibri"/>
                <w:sz w:val="18"/>
                <w:szCs w:val="18"/>
              </w:rPr>
            </w:pPr>
            <w:r w:rsidRPr="00BC51D2">
              <w:rPr>
                <w:rFonts w:ascii="Calibri" w:hAnsi="Calibri" w:cs="Calibri"/>
                <w:sz w:val="18"/>
                <w:szCs w:val="18"/>
              </w:rPr>
              <w:t xml:space="preserve">Strong analytical, drafting and communication </w:t>
            </w:r>
            <w:proofErr w:type="gramStart"/>
            <w:r w:rsidRPr="00BC51D2">
              <w:rPr>
                <w:rFonts w:ascii="Calibri" w:hAnsi="Calibri" w:cs="Calibri"/>
                <w:sz w:val="18"/>
                <w:szCs w:val="18"/>
              </w:rPr>
              <w:t>skills;</w:t>
            </w:r>
            <w:proofErr w:type="gramEnd"/>
            <w:r w:rsidRPr="00BC51D2">
              <w:rPr>
                <w:rFonts w:ascii="Calibri" w:hAnsi="Calibri" w:cs="Calibri"/>
                <w:sz w:val="18"/>
                <w:szCs w:val="18"/>
              </w:rPr>
              <w:t> </w:t>
            </w:r>
          </w:p>
          <w:p w14:paraId="74CE52AD" w14:textId="77777777" w:rsidR="00BC51D2" w:rsidRPr="00BC51D2" w:rsidRDefault="00BC51D2" w:rsidP="005913BC">
            <w:pPr>
              <w:numPr>
                <w:ilvl w:val="0"/>
                <w:numId w:val="60"/>
              </w:numPr>
              <w:spacing w:before="60" w:after="60"/>
              <w:rPr>
                <w:rFonts w:ascii="Calibri" w:hAnsi="Calibri" w:cs="Calibri"/>
                <w:sz w:val="18"/>
                <w:szCs w:val="18"/>
              </w:rPr>
            </w:pPr>
            <w:r w:rsidRPr="00BC51D2">
              <w:rPr>
                <w:rFonts w:ascii="Calibri" w:hAnsi="Calibri" w:cs="Calibri"/>
                <w:sz w:val="18"/>
                <w:szCs w:val="18"/>
              </w:rPr>
              <w:t xml:space="preserve">Experience in the usage of computers and office software packages (MS Word, Excel, PowerPoint, </w:t>
            </w:r>
            <w:proofErr w:type="spellStart"/>
            <w:r w:rsidRPr="00BC51D2">
              <w:rPr>
                <w:rFonts w:ascii="Calibri" w:hAnsi="Calibri" w:cs="Calibri"/>
                <w:sz w:val="18"/>
                <w:szCs w:val="18"/>
              </w:rPr>
              <w:t>etc</w:t>
            </w:r>
            <w:proofErr w:type="spellEnd"/>
            <w:r w:rsidRPr="00BC51D2">
              <w:rPr>
                <w:rFonts w:ascii="Calibri" w:hAnsi="Calibri" w:cs="Calibri"/>
                <w:sz w:val="18"/>
                <w:szCs w:val="18"/>
              </w:rPr>
              <w:t xml:space="preserve">) and advance knowledge of spreadsheet and database packages, experience in handling of web-based management </w:t>
            </w:r>
            <w:proofErr w:type="gramStart"/>
            <w:r w:rsidRPr="00BC51D2">
              <w:rPr>
                <w:rFonts w:ascii="Calibri" w:hAnsi="Calibri" w:cs="Calibri"/>
                <w:sz w:val="18"/>
                <w:szCs w:val="18"/>
              </w:rPr>
              <w:t>systems;</w:t>
            </w:r>
            <w:proofErr w:type="gramEnd"/>
            <w:r w:rsidRPr="00BC51D2">
              <w:rPr>
                <w:rFonts w:ascii="Calibri" w:hAnsi="Calibri" w:cs="Calibri"/>
                <w:sz w:val="18"/>
                <w:szCs w:val="18"/>
              </w:rPr>
              <w:t> </w:t>
            </w:r>
          </w:p>
          <w:p w14:paraId="2A469EA0" w14:textId="77777777" w:rsidR="00BC51D2" w:rsidRPr="00BC51D2" w:rsidRDefault="00BC51D2" w:rsidP="00AD790F">
            <w:pPr>
              <w:spacing w:before="60" w:after="60"/>
              <w:rPr>
                <w:rFonts w:ascii="Calibri" w:hAnsi="Calibri" w:cs="Calibri"/>
                <w:i/>
                <w:noProof/>
                <w:sz w:val="18"/>
                <w:szCs w:val="18"/>
                <w:u w:val="single"/>
                <w:lang w:eastAsia="zh-CN"/>
              </w:rPr>
            </w:pPr>
            <w:r w:rsidRPr="00BC51D2">
              <w:rPr>
                <w:rFonts w:ascii="Calibri" w:hAnsi="Calibri" w:cs="Calibri"/>
                <w:sz w:val="18"/>
                <w:szCs w:val="18"/>
              </w:rPr>
              <w:t>Strong research skills</w:t>
            </w:r>
            <w:r w:rsidRPr="00BC51D2">
              <w:rPr>
                <w:rStyle w:val="eop"/>
                <w:rFonts w:ascii="Calibri" w:hAnsi="Calibri" w:cs="Calibri"/>
                <w:sz w:val="18"/>
                <w:szCs w:val="18"/>
              </w:rPr>
              <w:t> </w:t>
            </w:r>
          </w:p>
        </w:tc>
      </w:tr>
      <w:tr w:rsidR="00BC51D2" w:rsidRPr="00BC51D2" w14:paraId="2A3EE66F" w14:textId="77777777" w:rsidTr="6A841FCE">
        <w:tc>
          <w:tcPr>
            <w:tcW w:w="1963" w:type="dxa"/>
            <w:tcBorders>
              <w:top w:val="single" w:sz="4" w:space="0" w:color="auto"/>
              <w:left w:val="single" w:sz="4" w:space="0" w:color="auto"/>
              <w:bottom w:val="single" w:sz="4" w:space="0" w:color="auto"/>
              <w:right w:val="single" w:sz="4" w:space="0" w:color="auto"/>
            </w:tcBorders>
          </w:tcPr>
          <w:p w14:paraId="2289E699" w14:textId="056246C3" w:rsidR="00BC51D2" w:rsidRPr="00BC51D2" w:rsidRDefault="004E7592" w:rsidP="00AD790F">
            <w:pPr>
              <w:pStyle w:val="paragraph0"/>
              <w:spacing w:before="20" w:beforeAutospacing="0" w:after="20" w:afterAutospacing="0"/>
              <w:textAlignment w:val="baseline"/>
              <w:rPr>
                <w:rStyle w:val="normaltextrun"/>
                <w:rFonts w:ascii="Calibri" w:hAnsi="Calibri" w:cs="Calibri"/>
                <w:i/>
                <w:iCs/>
                <w:sz w:val="18"/>
                <w:szCs w:val="18"/>
                <w:lang w:val="en-GB"/>
              </w:rPr>
            </w:pPr>
            <w:r>
              <w:rPr>
                <w:rStyle w:val="normaltextrun"/>
                <w:rFonts w:ascii="Calibri" w:hAnsi="Calibri" w:cs="Calibri"/>
                <w:i/>
                <w:iCs/>
                <w:sz w:val="18"/>
                <w:szCs w:val="18"/>
                <w:lang w:val="en-GB"/>
              </w:rPr>
              <w:lastRenderedPageBreak/>
              <w:t xml:space="preserve">Gender and </w:t>
            </w:r>
            <w:r w:rsidR="00BC51D2" w:rsidRPr="00BC51D2">
              <w:rPr>
                <w:rStyle w:val="normaltextrun"/>
                <w:rFonts w:ascii="Calibri" w:hAnsi="Calibri" w:cs="Calibri"/>
                <w:i/>
                <w:iCs/>
                <w:sz w:val="18"/>
                <w:szCs w:val="18"/>
                <w:lang w:val="en-GB"/>
              </w:rPr>
              <w:t>Stakeholder engagement specialist</w:t>
            </w:r>
          </w:p>
          <w:p w14:paraId="1F603EA5" w14:textId="77777777" w:rsidR="00BC51D2" w:rsidRPr="00BC51D2" w:rsidRDefault="00BC51D2" w:rsidP="00AD790F">
            <w:pPr>
              <w:pStyle w:val="paragraph0"/>
              <w:spacing w:before="20" w:beforeAutospacing="0" w:after="20" w:afterAutospacing="0"/>
              <w:textAlignment w:val="baseline"/>
              <w:rPr>
                <w:rStyle w:val="normaltextrun"/>
                <w:rFonts w:ascii="Calibri" w:hAnsi="Calibri" w:cs="Calibri"/>
                <w:i/>
                <w:iCs/>
                <w:sz w:val="18"/>
                <w:szCs w:val="18"/>
                <w:lang w:val="en-GB"/>
              </w:rPr>
            </w:pPr>
          </w:p>
          <w:p w14:paraId="4A500939" w14:textId="725484B6" w:rsidR="00BC51D2" w:rsidRPr="00BC51D2" w:rsidRDefault="00BC51D2" w:rsidP="00AD790F">
            <w:pPr>
              <w:pStyle w:val="paragraph0"/>
              <w:spacing w:before="20" w:beforeAutospacing="0" w:after="20" w:afterAutospacing="0"/>
              <w:textAlignment w:val="baseline"/>
              <w:rPr>
                <w:rStyle w:val="normaltextrun"/>
                <w:rFonts w:ascii="Calibri" w:hAnsi="Calibri" w:cs="Calibri"/>
                <w:i/>
                <w:iCs/>
                <w:sz w:val="18"/>
                <w:szCs w:val="18"/>
                <w:lang w:val="en-GB"/>
              </w:rPr>
            </w:pPr>
            <w:r w:rsidRPr="00BC51D2">
              <w:rPr>
                <w:rStyle w:val="normaltextrun"/>
                <w:rFonts w:ascii="Calibri" w:hAnsi="Calibri" w:cs="Calibri"/>
                <w:i/>
                <w:iCs/>
                <w:sz w:val="18"/>
                <w:szCs w:val="18"/>
                <w:lang w:val="en-GB"/>
              </w:rPr>
              <w:t xml:space="preserve">Rate: $ </w:t>
            </w:r>
            <w:r w:rsidR="004E7592">
              <w:rPr>
                <w:rStyle w:val="normaltextrun"/>
                <w:rFonts w:ascii="Calibri" w:hAnsi="Calibri" w:cs="Calibri"/>
                <w:i/>
                <w:iCs/>
                <w:sz w:val="18"/>
                <w:szCs w:val="18"/>
                <w:lang w:val="en-GB"/>
              </w:rPr>
              <w:t>2,</w:t>
            </w:r>
            <w:r w:rsidRPr="00BC51D2">
              <w:rPr>
                <w:rStyle w:val="normaltextrun"/>
                <w:rFonts w:ascii="Calibri" w:hAnsi="Calibri" w:cs="Calibri"/>
                <w:i/>
                <w:iCs/>
                <w:sz w:val="18"/>
                <w:szCs w:val="18"/>
                <w:lang w:val="en-GB"/>
              </w:rPr>
              <w:t>5</w:t>
            </w:r>
            <w:r w:rsidR="004E7592">
              <w:rPr>
                <w:rStyle w:val="normaltextrun"/>
                <w:rFonts w:ascii="Calibri" w:hAnsi="Calibri" w:cs="Calibri"/>
                <w:i/>
                <w:iCs/>
                <w:sz w:val="18"/>
                <w:szCs w:val="18"/>
                <w:lang w:val="en-GB"/>
              </w:rPr>
              <w:t>0</w:t>
            </w:r>
            <w:r w:rsidRPr="00BC51D2">
              <w:rPr>
                <w:rStyle w:val="normaltextrun"/>
                <w:rFonts w:ascii="Calibri" w:hAnsi="Calibri" w:cs="Calibri"/>
                <w:i/>
                <w:iCs/>
                <w:sz w:val="18"/>
                <w:szCs w:val="18"/>
                <w:lang w:val="en-GB"/>
              </w:rPr>
              <w:t>0/week</w:t>
            </w:r>
          </w:p>
        </w:tc>
        <w:tc>
          <w:tcPr>
            <w:tcW w:w="1440" w:type="dxa"/>
            <w:tcBorders>
              <w:top w:val="single" w:sz="4" w:space="0" w:color="auto"/>
              <w:left w:val="single" w:sz="4" w:space="0" w:color="auto"/>
              <w:bottom w:val="single" w:sz="4" w:space="0" w:color="auto"/>
              <w:right w:val="single" w:sz="4" w:space="0" w:color="auto"/>
            </w:tcBorders>
          </w:tcPr>
          <w:p w14:paraId="7B7E9BE8" w14:textId="2F74341A" w:rsidR="00BC51D2" w:rsidRPr="00BC51D2" w:rsidRDefault="004E7592" w:rsidP="00AD790F">
            <w:pPr>
              <w:spacing w:before="60" w:after="60"/>
              <w:rPr>
                <w:rFonts w:ascii="Calibri" w:hAnsi="Calibri" w:cs="Calibri"/>
                <w:i/>
                <w:sz w:val="18"/>
                <w:szCs w:val="18"/>
                <w:lang w:val="en-GB" w:eastAsia="ja-JP"/>
              </w:rPr>
            </w:pPr>
            <w:r>
              <w:rPr>
                <w:rFonts w:ascii="Calibri" w:hAnsi="Calibri" w:cs="Calibri"/>
                <w:i/>
                <w:sz w:val="18"/>
                <w:szCs w:val="18"/>
                <w:lang w:val="en-GB" w:eastAsia="ja-JP"/>
              </w:rPr>
              <w:t>6</w:t>
            </w:r>
            <w:r w:rsidR="00BC51D2" w:rsidRPr="00BC51D2">
              <w:rPr>
                <w:rFonts w:ascii="Calibri" w:hAnsi="Calibri" w:cs="Calibri"/>
                <w:i/>
                <w:sz w:val="18"/>
                <w:szCs w:val="18"/>
                <w:lang w:val="en-GB" w:eastAsia="ja-JP"/>
              </w:rPr>
              <w:t xml:space="preserve"> weeks over 4 years</w:t>
            </w:r>
          </w:p>
        </w:tc>
        <w:tc>
          <w:tcPr>
            <w:tcW w:w="10619" w:type="dxa"/>
            <w:tcBorders>
              <w:top w:val="single" w:sz="4" w:space="0" w:color="auto"/>
              <w:left w:val="single" w:sz="4" w:space="0" w:color="auto"/>
              <w:bottom w:val="single" w:sz="4" w:space="0" w:color="auto"/>
              <w:right w:val="single" w:sz="4" w:space="0" w:color="auto"/>
            </w:tcBorders>
          </w:tcPr>
          <w:p w14:paraId="43300912" w14:textId="77777777" w:rsidR="00BC51D2" w:rsidRPr="00BC51D2" w:rsidRDefault="00BC51D2" w:rsidP="00AD790F">
            <w:pPr>
              <w:pStyle w:val="paragraph0"/>
              <w:spacing w:before="20" w:beforeAutospacing="0" w:after="20" w:afterAutospacing="0"/>
              <w:textAlignment w:val="baseline"/>
              <w:rPr>
                <w:rStyle w:val="normaltextrun"/>
                <w:rFonts w:ascii="Calibri" w:hAnsi="Calibri" w:cs="Calibri"/>
                <w:i/>
                <w:iCs/>
                <w:sz w:val="18"/>
                <w:szCs w:val="18"/>
                <w:lang w:val="en-GB"/>
              </w:rPr>
            </w:pPr>
            <w:r w:rsidRPr="00BC51D2">
              <w:rPr>
                <w:rStyle w:val="normaltextrun"/>
                <w:rFonts w:ascii="Calibri" w:hAnsi="Calibri" w:cs="Calibri"/>
                <w:i/>
                <w:iCs/>
                <w:sz w:val="18"/>
                <w:szCs w:val="18"/>
                <w:lang w:val="en-GB"/>
              </w:rPr>
              <w:t xml:space="preserve">Provide expert stakeholder engagement guidance and support to the PMU in developing pilot projects, needs assessments, community engagement, impact assessments and design of grievance mechanism with specific consideration of inclusivity of gender, youth and other vulnerable groups. </w:t>
            </w:r>
          </w:p>
          <w:p w14:paraId="24D8BFB2" w14:textId="77777777" w:rsidR="00BC51D2" w:rsidRPr="00BC51D2" w:rsidRDefault="00BC51D2" w:rsidP="00AD790F">
            <w:pPr>
              <w:pStyle w:val="paragraph0"/>
              <w:spacing w:before="20" w:beforeAutospacing="0" w:after="20" w:afterAutospacing="0"/>
              <w:textAlignment w:val="baseline"/>
              <w:rPr>
                <w:rStyle w:val="normaltextrun"/>
                <w:rFonts w:ascii="Calibri" w:hAnsi="Calibri" w:cs="Calibri"/>
                <w:i/>
                <w:iCs/>
                <w:sz w:val="18"/>
                <w:szCs w:val="18"/>
                <w:lang w:val="en-GB"/>
              </w:rPr>
            </w:pPr>
            <w:r w:rsidRPr="00BC51D2">
              <w:rPr>
                <w:rStyle w:val="normaltextrun"/>
                <w:rFonts w:ascii="Calibri" w:hAnsi="Calibri" w:cs="Calibri"/>
                <w:i/>
                <w:iCs/>
                <w:sz w:val="18"/>
                <w:szCs w:val="18"/>
                <w:lang w:val="en-GB"/>
              </w:rPr>
              <w:t xml:space="preserve">Expert or Specialist input supported by contracted services for consultation activities such as surveys, focus groups, etc. </w:t>
            </w:r>
          </w:p>
        </w:tc>
      </w:tr>
      <w:tr w:rsidR="00BC51D2" w:rsidRPr="00BC51D2" w14:paraId="06962AA5" w14:textId="77777777" w:rsidTr="6A841FC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A1AF0D6" w14:textId="77777777" w:rsidR="00BC51D2" w:rsidRPr="00BC51D2" w:rsidRDefault="00BC51D2" w:rsidP="00AD790F">
            <w:pPr>
              <w:spacing w:before="60" w:after="60"/>
              <w:jc w:val="center"/>
              <w:rPr>
                <w:rFonts w:ascii="Calibri" w:hAnsi="Calibri" w:cs="Calibri"/>
                <w:b/>
                <w:i/>
                <w:sz w:val="18"/>
                <w:szCs w:val="18"/>
                <w:lang w:eastAsia="ja-JP"/>
              </w:rPr>
            </w:pPr>
            <w:r w:rsidRPr="00BC51D2">
              <w:rPr>
                <w:rFonts w:ascii="Calibri" w:hAnsi="Calibri" w:cs="Calibri"/>
                <w:b/>
                <w:i/>
                <w:sz w:val="18"/>
                <w:szCs w:val="18"/>
                <w:lang w:eastAsia="ja-JP"/>
              </w:rPr>
              <w:t>Outcome 2</w:t>
            </w:r>
          </w:p>
        </w:tc>
      </w:tr>
      <w:tr w:rsidR="00BC51D2" w:rsidRPr="00BC51D2" w14:paraId="668159E2" w14:textId="77777777" w:rsidTr="6A841FC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9EEBACE" w14:textId="77777777" w:rsidR="00BC51D2" w:rsidRPr="00BC51D2" w:rsidRDefault="00BC51D2" w:rsidP="00AD790F">
            <w:pPr>
              <w:spacing w:before="60" w:after="60"/>
              <w:rPr>
                <w:rFonts w:ascii="Calibri" w:hAnsi="Calibri" w:cs="Calibri"/>
                <w:b/>
                <w:i/>
                <w:sz w:val="18"/>
                <w:szCs w:val="18"/>
                <w:lang w:eastAsia="ja-JP"/>
              </w:rPr>
            </w:pPr>
            <w:r w:rsidRPr="00BC51D2">
              <w:rPr>
                <w:rFonts w:ascii="Calibri" w:hAnsi="Calibri" w:cs="Calibri"/>
                <w:b/>
                <w:i/>
                <w:sz w:val="18"/>
                <w:szCs w:val="18"/>
                <w:lang w:val="en-GB" w:eastAsia="ja-JP"/>
              </w:rPr>
              <w:t>Local / National contracting</w:t>
            </w:r>
          </w:p>
        </w:tc>
      </w:tr>
      <w:tr w:rsidR="00BC51D2" w:rsidRPr="00BC51D2" w14:paraId="7C754291" w14:textId="77777777" w:rsidTr="6A841FCE">
        <w:tc>
          <w:tcPr>
            <w:tcW w:w="1963" w:type="dxa"/>
            <w:tcBorders>
              <w:top w:val="single" w:sz="4" w:space="0" w:color="auto"/>
              <w:left w:val="single" w:sz="4" w:space="0" w:color="auto"/>
              <w:bottom w:val="single" w:sz="4" w:space="0" w:color="auto"/>
              <w:right w:val="single" w:sz="4" w:space="0" w:color="auto"/>
            </w:tcBorders>
          </w:tcPr>
          <w:p w14:paraId="0B622645" w14:textId="77777777" w:rsidR="00BC51D2" w:rsidRPr="00BC51D2" w:rsidRDefault="00BC51D2" w:rsidP="00AD790F">
            <w:pPr>
              <w:pStyle w:val="paragraph0"/>
              <w:spacing w:before="20" w:beforeAutospacing="0" w:after="20" w:afterAutospacing="0"/>
              <w:textAlignment w:val="baseline"/>
              <w:rPr>
                <w:rStyle w:val="normaltextrun"/>
                <w:rFonts w:ascii="Calibri" w:hAnsi="Calibri" w:cs="Calibri"/>
                <w:i/>
                <w:iCs/>
                <w:sz w:val="18"/>
                <w:szCs w:val="18"/>
                <w:lang w:val="en-GB"/>
              </w:rPr>
            </w:pPr>
            <w:r w:rsidRPr="00BC51D2">
              <w:rPr>
                <w:rStyle w:val="normaltextrun"/>
                <w:rFonts w:ascii="Calibri" w:hAnsi="Calibri" w:cs="Calibri"/>
                <w:i/>
                <w:iCs/>
                <w:sz w:val="18"/>
                <w:szCs w:val="18"/>
                <w:lang w:val="en-GB"/>
              </w:rPr>
              <w:t>Stakeholder engagement specialist</w:t>
            </w:r>
          </w:p>
          <w:p w14:paraId="4F62DF83" w14:textId="77777777" w:rsidR="00BC51D2" w:rsidRPr="00BC51D2" w:rsidRDefault="00BC51D2" w:rsidP="00AD790F">
            <w:pPr>
              <w:pStyle w:val="paragraph0"/>
              <w:spacing w:before="20" w:beforeAutospacing="0" w:after="20" w:afterAutospacing="0"/>
              <w:textAlignment w:val="baseline"/>
              <w:rPr>
                <w:rStyle w:val="normaltextrun"/>
                <w:rFonts w:ascii="Calibri" w:hAnsi="Calibri" w:cs="Calibri"/>
                <w:i/>
                <w:iCs/>
                <w:sz w:val="18"/>
                <w:szCs w:val="18"/>
                <w:highlight w:val="yellow"/>
                <w:lang w:val="en-GB"/>
              </w:rPr>
            </w:pPr>
            <w:r w:rsidRPr="00BC51D2">
              <w:rPr>
                <w:rStyle w:val="normaltextrun"/>
                <w:rFonts w:ascii="Calibri" w:hAnsi="Calibri" w:cs="Calibri"/>
                <w:i/>
                <w:iCs/>
                <w:sz w:val="18"/>
                <w:szCs w:val="18"/>
                <w:lang w:val="en-GB"/>
              </w:rPr>
              <w:t>Rate: $ 1,750/week</w:t>
            </w:r>
          </w:p>
        </w:tc>
        <w:tc>
          <w:tcPr>
            <w:tcW w:w="1440" w:type="dxa"/>
            <w:tcBorders>
              <w:top w:val="single" w:sz="4" w:space="0" w:color="auto"/>
              <w:left w:val="single" w:sz="4" w:space="0" w:color="auto"/>
              <w:bottom w:val="single" w:sz="4" w:space="0" w:color="auto"/>
              <w:right w:val="single" w:sz="4" w:space="0" w:color="auto"/>
            </w:tcBorders>
          </w:tcPr>
          <w:p w14:paraId="1F257225" w14:textId="77777777" w:rsidR="00BC51D2" w:rsidRPr="00BC51D2" w:rsidRDefault="00BC51D2" w:rsidP="00AD790F">
            <w:pPr>
              <w:spacing w:before="60" w:after="60"/>
              <w:rPr>
                <w:rFonts w:ascii="Calibri" w:hAnsi="Calibri" w:cs="Calibri"/>
                <w:i/>
                <w:sz w:val="18"/>
                <w:szCs w:val="18"/>
                <w:lang w:val="en-GB" w:eastAsia="ja-JP"/>
              </w:rPr>
            </w:pPr>
            <w:r w:rsidRPr="00BC51D2">
              <w:rPr>
                <w:rFonts w:ascii="Calibri" w:hAnsi="Calibri" w:cs="Calibri"/>
                <w:i/>
                <w:sz w:val="18"/>
                <w:szCs w:val="18"/>
                <w:lang w:val="en-GB" w:eastAsia="ja-JP"/>
              </w:rPr>
              <w:t>2.5 weeks over 4 years</w:t>
            </w:r>
          </w:p>
        </w:tc>
        <w:tc>
          <w:tcPr>
            <w:tcW w:w="10619" w:type="dxa"/>
            <w:tcBorders>
              <w:top w:val="single" w:sz="4" w:space="0" w:color="auto"/>
              <w:left w:val="single" w:sz="4" w:space="0" w:color="auto"/>
              <w:bottom w:val="single" w:sz="4" w:space="0" w:color="auto"/>
              <w:right w:val="single" w:sz="4" w:space="0" w:color="auto"/>
            </w:tcBorders>
          </w:tcPr>
          <w:p w14:paraId="7A98A8D7" w14:textId="77777777" w:rsidR="00BC51D2" w:rsidRPr="00BC51D2" w:rsidRDefault="00BC51D2" w:rsidP="00AD790F">
            <w:pPr>
              <w:pStyle w:val="paragraph0"/>
              <w:spacing w:before="20" w:beforeAutospacing="0" w:after="20" w:afterAutospacing="0"/>
              <w:textAlignment w:val="baseline"/>
              <w:rPr>
                <w:rStyle w:val="normaltextrun"/>
                <w:rFonts w:ascii="Calibri" w:hAnsi="Calibri" w:cs="Calibri"/>
                <w:i/>
                <w:iCs/>
                <w:sz w:val="18"/>
                <w:szCs w:val="18"/>
                <w:lang w:val="en-GB"/>
              </w:rPr>
            </w:pPr>
            <w:r w:rsidRPr="00BC51D2">
              <w:rPr>
                <w:rStyle w:val="normaltextrun"/>
                <w:rFonts w:ascii="Calibri" w:hAnsi="Calibri" w:cs="Calibri"/>
                <w:i/>
                <w:iCs/>
                <w:sz w:val="18"/>
                <w:szCs w:val="18"/>
                <w:lang w:val="en-GB"/>
              </w:rPr>
              <w:t xml:space="preserve">Provide expert stakeholder engagement guidance and support to the PMU in developing pilot projects, needs assessments, community engagement (consultation and information sharing), impact assessments and design of grievance mechanism with specific consideration of inclusivity of gender, youth and other vulnerable groups. </w:t>
            </w:r>
          </w:p>
          <w:p w14:paraId="4D92312C" w14:textId="77777777" w:rsidR="00BC51D2" w:rsidRPr="00BC51D2" w:rsidRDefault="00BC51D2" w:rsidP="00AD790F">
            <w:pPr>
              <w:pStyle w:val="paragraph0"/>
              <w:spacing w:before="20" w:beforeAutospacing="0" w:after="20" w:afterAutospacing="0"/>
              <w:textAlignment w:val="baseline"/>
              <w:rPr>
                <w:rStyle w:val="normaltextrun"/>
                <w:rFonts w:ascii="Calibri" w:hAnsi="Calibri" w:cs="Calibri"/>
                <w:i/>
                <w:iCs/>
                <w:sz w:val="18"/>
                <w:szCs w:val="18"/>
                <w:lang w:val="en-GB"/>
              </w:rPr>
            </w:pPr>
            <w:r w:rsidRPr="00BC51D2">
              <w:rPr>
                <w:rStyle w:val="normaltextrun"/>
                <w:rFonts w:ascii="Calibri" w:hAnsi="Calibri" w:cs="Calibri"/>
                <w:i/>
                <w:iCs/>
                <w:sz w:val="18"/>
                <w:szCs w:val="18"/>
                <w:lang w:val="en-GB"/>
              </w:rPr>
              <w:t xml:space="preserve">Expert or Specialist input supported by contracted services for consultation activities such as surveys, focus groups, etc. </w:t>
            </w:r>
          </w:p>
        </w:tc>
      </w:tr>
      <w:tr w:rsidR="00BC51D2" w:rsidRPr="00BC51D2" w14:paraId="25725614" w14:textId="77777777" w:rsidTr="6A841FC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987AFDC" w14:textId="77777777" w:rsidR="00BC51D2" w:rsidRPr="00BC51D2" w:rsidRDefault="00BC51D2" w:rsidP="00AD790F">
            <w:pPr>
              <w:spacing w:before="60" w:after="60"/>
              <w:jc w:val="center"/>
              <w:rPr>
                <w:rFonts w:ascii="Calibri" w:hAnsi="Calibri" w:cs="Calibri"/>
                <w:b/>
                <w:i/>
                <w:sz w:val="18"/>
                <w:szCs w:val="18"/>
                <w:lang w:eastAsia="ja-JP"/>
              </w:rPr>
            </w:pPr>
            <w:r w:rsidRPr="00BC51D2">
              <w:rPr>
                <w:rFonts w:ascii="Calibri" w:hAnsi="Calibri" w:cs="Calibri"/>
                <w:b/>
                <w:i/>
                <w:sz w:val="18"/>
                <w:szCs w:val="18"/>
                <w:lang w:eastAsia="ja-JP"/>
              </w:rPr>
              <w:t>Outcome 1, 2 and 3</w:t>
            </w:r>
          </w:p>
        </w:tc>
      </w:tr>
      <w:tr w:rsidR="00BC51D2" w:rsidRPr="00BC51D2" w14:paraId="3F9D8E69" w14:textId="77777777" w:rsidTr="6A841FC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E5CF7DC" w14:textId="77777777" w:rsidR="00BC51D2" w:rsidRPr="00BC51D2" w:rsidRDefault="00BC51D2" w:rsidP="00AD790F">
            <w:pPr>
              <w:spacing w:before="60" w:after="60"/>
              <w:rPr>
                <w:rFonts w:ascii="Calibri" w:hAnsi="Calibri" w:cs="Calibri"/>
                <w:b/>
                <w:i/>
                <w:sz w:val="18"/>
                <w:szCs w:val="18"/>
                <w:lang w:eastAsia="ja-JP"/>
              </w:rPr>
            </w:pPr>
            <w:r w:rsidRPr="00BC51D2">
              <w:rPr>
                <w:rFonts w:ascii="Calibri" w:hAnsi="Calibri" w:cs="Calibri"/>
                <w:b/>
                <w:i/>
                <w:sz w:val="18"/>
                <w:szCs w:val="18"/>
                <w:lang w:val="en-GB" w:eastAsia="ja-JP"/>
              </w:rPr>
              <w:lastRenderedPageBreak/>
              <w:t xml:space="preserve">Local / National contracting </w:t>
            </w:r>
          </w:p>
        </w:tc>
      </w:tr>
      <w:tr w:rsidR="00BC51D2" w:rsidRPr="00BC51D2" w14:paraId="052D1259" w14:textId="77777777" w:rsidTr="6A841FCE">
        <w:tc>
          <w:tcPr>
            <w:tcW w:w="1963" w:type="dxa"/>
            <w:tcBorders>
              <w:top w:val="single" w:sz="4" w:space="0" w:color="auto"/>
              <w:left w:val="single" w:sz="4" w:space="0" w:color="auto"/>
              <w:bottom w:val="single" w:sz="4" w:space="0" w:color="auto"/>
              <w:right w:val="single" w:sz="4" w:space="0" w:color="auto"/>
            </w:tcBorders>
          </w:tcPr>
          <w:p w14:paraId="1A6D23AB" w14:textId="77777777" w:rsidR="00BC51D2" w:rsidRPr="00BC51D2" w:rsidRDefault="00BC51D2" w:rsidP="00AD790F">
            <w:pPr>
              <w:pStyle w:val="paragraph0"/>
              <w:spacing w:before="20" w:beforeAutospacing="0" w:after="20" w:afterAutospacing="0"/>
              <w:textAlignment w:val="baseline"/>
              <w:rPr>
                <w:rStyle w:val="normaltextrun"/>
                <w:rFonts w:ascii="Calibri" w:hAnsi="Calibri" w:cs="Calibri"/>
                <w:i/>
                <w:iCs/>
                <w:sz w:val="18"/>
                <w:szCs w:val="18"/>
                <w:lang w:val="en-GB"/>
              </w:rPr>
            </w:pPr>
            <w:r w:rsidRPr="00BC51D2">
              <w:rPr>
                <w:rStyle w:val="normaltextrun"/>
                <w:rFonts w:ascii="Calibri" w:hAnsi="Calibri" w:cs="Calibri"/>
                <w:i/>
                <w:iCs/>
                <w:sz w:val="18"/>
                <w:szCs w:val="18"/>
                <w:lang w:val="en-GB"/>
              </w:rPr>
              <w:t>Gender Analyst / Specialist</w:t>
            </w:r>
          </w:p>
          <w:p w14:paraId="67FE2292" w14:textId="77777777" w:rsidR="00BC51D2" w:rsidRPr="00BC51D2" w:rsidRDefault="00BC51D2" w:rsidP="00AD790F">
            <w:pPr>
              <w:pStyle w:val="paragraph0"/>
              <w:spacing w:before="20" w:beforeAutospacing="0" w:after="20" w:afterAutospacing="0"/>
              <w:textAlignment w:val="baseline"/>
              <w:rPr>
                <w:rStyle w:val="normaltextrun"/>
                <w:rFonts w:ascii="Calibri" w:hAnsi="Calibri" w:cs="Calibri"/>
                <w:i/>
                <w:iCs/>
                <w:sz w:val="18"/>
                <w:szCs w:val="18"/>
                <w:lang w:val="en-GB"/>
              </w:rPr>
            </w:pPr>
          </w:p>
          <w:p w14:paraId="1B8137DF" w14:textId="77777777" w:rsidR="00BC51D2" w:rsidRPr="00BC51D2" w:rsidRDefault="00BC51D2" w:rsidP="00AD790F">
            <w:pPr>
              <w:pStyle w:val="paragraph0"/>
              <w:spacing w:before="20" w:beforeAutospacing="0" w:after="20" w:afterAutospacing="0"/>
              <w:textAlignment w:val="baseline"/>
              <w:rPr>
                <w:rFonts w:ascii="Calibri" w:hAnsi="Calibri" w:cs="Calibri"/>
                <w:sz w:val="18"/>
                <w:szCs w:val="18"/>
              </w:rPr>
            </w:pPr>
            <w:r w:rsidRPr="00BC51D2">
              <w:rPr>
                <w:rStyle w:val="normaltextrun"/>
                <w:rFonts w:ascii="Calibri" w:hAnsi="Calibri" w:cs="Calibri"/>
                <w:i/>
                <w:iCs/>
                <w:sz w:val="18"/>
                <w:szCs w:val="18"/>
                <w:lang w:val="en-GB"/>
              </w:rPr>
              <w:t>Rate: $ 2,000/week</w:t>
            </w:r>
          </w:p>
        </w:tc>
        <w:tc>
          <w:tcPr>
            <w:tcW w:w="1440" w:type="dxa"/>
            <w:tcBorders>
              <w:top w:val="single" w:sz="4" w:space="0" w:color="auto"/>
              <w:left w:val="single" w:sz="4" w:space="0" w:color="auto"/>
              <w:bottom w:val="single" w:sz="4" w:space="0" w:color="auto"/>
              <w:right w:val="single" w:sz="4" w:space="0" w:color="auto"/>
            </w:tcBorders>
          </w:tcPr>
          <w:p w14:paraId="47493104" w14:textId="77777777" w:rsidR="00BC51D2" w:rsidRPr="00BC51D2" w:rsidRDefault="00BC51D2" w:rsidP="00AD790F">
            <w:pPr>
              <w:spacing w:before="20" w:after="20"/>
              <w:rPr>
                <w:rFonts w:ascii="Calibri" w:hAnsi="Calibri" w:cs="Calibri"/>
                <w:i/>
                <w:sz w:val="18"/>
                <w:szCs w:val="18"/>
                <w:lang w:val="en-GB" w:eastAsia="ja-JP"/>
              </w:rPr>
            </w:pPr>
            <w:r w:rsidRPr="00BC51D2">
              <w:rPr>
                <w:rFonts w:ascii="Calibri" w:hAnsi="Calibri" w:cs="Calibri"/>
                <w:i/>
                <w:sz w:val="18"/>
                <w:szCs w:val="18"/>
                <w:lang w:val="en-GB" w:eastAsia="ja-JP"/>
              </w:rPr>
              <w:t>15 weeks over 4 years</w:t>
            </w:r>
          </w:p>
        </w:tc>
        <w:tc>
          <w:tcPr>
            <w:tcW w:w="10619" w:type="dxa"/>
            <w:tcBorders>
              <w:top w:val="single" w:sz="4" w:space="0" w:color="auto"/>
              <w:left w:val="single" w:sz="4" w:space="0" w:color="auto"/>
              <w:bottom w:val="single" w:sz="4" w:space="0" w:color="auto"/>
              <w:right w:val="single" w:sz="4" w:space="0" w:color="auto"/>
            </w:tcBorders>
          </w:tcPr>
          <w:p w14:paraId="5DEA3979" w14:textId="77777777" w:rsidR="00BC51D2" w:rsidRPr="00BC51D2" w:rsidRDefault="00BC51D2" w:rsidP="00AD790F">
            <w:pPr>
              <w:spacing w:before="20" w:after="20"/>
              <w:rPr>
                <w:rStyle w:val="eop"/>
                <w:rFonts w:ascii="Calibri" w:hAnsi="Calibri" w:cs="Calibri"/>
                <w:i/>
                <w:noProof/>
                <w:sz w:val="18"/>
                <w:szCs w:val="18"/>
                <w:u w:val="single"/>
                <w:lang w:eastAsia="zh-CN"/>
              </w:rPr>
            </w:pPr>
            <w:r w:rsidRPr="00BC51D2">
              <w:rPr>
                <w:rFonts w:ascii="Calibri" w:hAnsi="Calibri" w:cs="Calibri"/>
                <w:i/>
                <w:sz w:val="18"/>
                <w:szCs w:val="18"/>
                <w:lang w:eastAsia="ja-JP"/>
              </w:rPr>
              <w:t xml:space="preserve">The Gender Analyst(s) will be responsible to provide high quality technical support in ensuring the quality of the gender-responsiveness and mainstreaming of the project, as well as knowledge and capacity building activities, in accordance with the objective and outcomes of the project document and the Gender Action Plan. Expert or Specialist input supported by contracted services for activities identified in the Gender Action Plan. </w:t>
            </w:r>
          </w:p>
          <w:p w14:paraId="7DABBAAF" w14:textId="77777777" w:rsidR="00BC51D2" w:rsidRPr="00BC51D2" w:rsidRDefault="00BC51D2" w:rsidP="00AD790F">
            <w:pPr>
              <w:pStyle w:val="paragraph0"/>
              <w:spacing w:before="20" w:beforeAutospacing="0" w:after="20" w:afterAutospacing="0"/>
              <w:textAlignment w:val="baseline"/>
              <w:rPr>
                <w:rFonts w:ascii="Calibri" w:hAnsi="Calibri" w:cs="Calibri"/>
                <w:sz w:val="18"/>
                <w:szCs w:val="18"/>
              </w:rPr>
            </w:pPr>
          </w:p>
          <w:p w14:paraId="4025C2B6" w14:textId="77777777" w:rsidR="00BC51D2" w:rsidRPr="00BC51D2" w:rsidRDefault="00BC51D2" w:rsidP="00AD790F">
            <w:pPr>
              <w:pStyle w:val="paragraph0"/>
              <w:spacing w:before="20" w:beforeAutospacing="0" w:after="20" w:afterAutospacing="0"/>
              <w:textAlignment w:val="baseline"/>
              <w:rPr>
                <w:rFonts w:ascii="Calibri" w:hAnsi="Calibri" w:cs="Calibri"/>
                <w:sz w:val="18"/>
                <w:szCs w:val="18"/>
              </w:rPr>
            </w:pPr>
            <w:r w:rsidRPr="00BC51D2">
              <w:rPr>
                <w:rStyle w:val="normaltextrun"/>
                <w:rFonts w:ascii="Calibri" w:hAnsi="Calibri" w:cs="Calibri"/>
                <w:i/>
                <w:iCs/>
                <w:sz w:val="18"/>
                <w:szCs w:val="18"/>
                <w:u w:val="single"/>
                <w:lang w:val="en-GB"/>
              </w:rPr>
              <w:t>Duties and Responsibilities</w:t>
            </w:r>
            <w:r w:rsidRPr="00BC51D2">
              <w:rPr>
                <w:rStyle w:val="eop"/>
                <w:rFonts w:ascii="Calibri" w:hAnsi="Calibri" w:cs="Calibri"/>
                <w:sz w:val="18"/>
                <w:szCs w:val="18"/>
              </w:rPr>
              <w:t> </w:t>
            </w:r>
          </w:p>
          <w:p w14:paraId="03AB92C4" w14:textId="77777777" w:rsidR="00BC51D2" w:rsidRPr="00BC51D2" w:rsidRDefault="00BC51D2" w:rsidP="005913BC">
            <w:pPr>
              <w:numPr>
                <w:ilvl w:val="0"/>
                <w:numId w:val="60"/>
              </w:numPr>
              <w:spacing w:before="20" w:after="20"/>
              <w:rPr>
                <w:rFonts w:ascii="Calibri" w:hAnsi="Calibri" w:cs="Calibri"/>
                <w:i/>
                <w:sz w:val="18"/>
                <w:szCs w:val="18"/>
              </w:rPr>
            </w:pPr>
            <w:r w:rsidRPr="00BC51D2">
              <w:rPr>
                <w:rFonts w:ascii="Calibri" w:hAnsi="Calibri" w:cs="Calibri"/>
                <w:i/>
                <w:sz w:val="18"/>
                <w:szCs w:val="18"/>
              </w:rPr>
              <w:t xml:space="preserve">Provide guidance </w:t>
            </w:r>
            <w:r w:rsidRPr="00BC51D2">
              <w:rPr>
                <w:rFonts w:ascii="Calibri" w:hAnsi="Calibri" w:cs="Calibri"/>
                <w:i/>
                <w:sz w:val="18"/>
                <w:szCs w:val="18"/>
                <w:lang w:eastAsia="ja-JP"/>
              </w:rPr>
              <w:t>to the various aspects of project design and implementation to enhance mainstreaming gender equality and women’s empowerment in all aspects of the project,</w:t>
            </w:r>
          </w:p>
          <w:p w14:paraId="682A2A17" w14:textId="77777777" w:rsidR="00BC51D2" w:rsidRPr="00BC51D2" w:rsidRDefault="00BC51D2" w:rsidP="005913BC">
            <w:pPr>
              <w:numPr>
                <w:ilvl w:val="0"/>
                <w:numId w:val="60"/>
              </w:numPr>
              <w:spacing w:before="20" w:after="20"/>
              <w:rPr>
                <w:rFonts w:ascii="Calibri" w:hAnsi="Calibri" w:cs="Calibri"/>
                <w:i/>
                <w:sz w:val="18"/>
                <w:szCs w:val="18"/>
              </w:rPr>
            </w:pPr>
            <w:r w:rsidRPr="00BC51D2">
              <w:rPr>
                <w:rFonts w:ascii="Calibri" w:hAnsi="Calibri" w:cs="Calibri"/>
                <w:i/>
                <w:sz w:val="18"/>
                <w:szCs w:val="18"/>
                <w:lang w:eastAsia="ja-JP"/>
              </w:rPr>
              <w:t xml:space="preserve">Guidance for improved gender representation in all project related activities, </w:t>
            </w:r>
          </w:p>
          <w:p w14:paraId="349D99BC" w14:textId="77777777" w:rsidR="00BC51D2" w:rsidRPr="00BC51D2" w:rsidRDefault="00BC51D2" w:rsidP="005913BC">
            <w:pPr>
              <w:numPr>
                <w:ilvl w:val="0"/>
                <w:numId w:val="60"/>
              </w:numPr>
              <w:spacing w:before="20" w:after="20"/>
              <w:rPr>
                <w:rFonts w:ascii="Calibri" w:hAnsi="Calibri" w:cs="Calibri"/>
                <w:i/>
                <w:sz w:val="18"/>
                <w:szCs w:val="18"/>
              </w:rPr>
            </w:pPr>
            <w:r w:rsidRPr="00BC51D2">
              <w:rPr>
                <w:rFonts w:ascii="Calibri" w:hAnsi="Calibri" w:cs="Calibri"/>
                <w:i/>
                <w:sz w:val="18"/>
                <w:szCs w:val="18"/>
                <w:lang w:eastAsia="ja-JP"/>
              </w:rPr>
              <w:t xml:space="preserve">Ensure inclusivity and gender sensitive communication and consultation, </w:t>
            </w:r>
          </w:p>
          <w:p w14:paraId="1D1F91EC" w14:textId="77777777" w:rsidR="00BC51D2" w:rsidRPr="00BC51D2" w:rsidRDefault="00BC51D2" w:rsidP="005913BC">
            <w:pPr>
              <w:numPr>
                <w:ilvl w:val="0"/>
                <w:numId w:val="60"/>
              </w:numPr>
              <w:spacing w:before="20" w:after="20"/>
              <w:rPr>
                <w:rFonts w:ascii="Calibri" w:hAnsi="Calibri" w:cs="Calibri"/>
                <w:i/>
                <w:sz w:val="18"/>
                <w:szCs w:val="18"/>
              </w:rPr>
            </w:pPr>
            <w:r w:rsidRPr="00BC51D2">
              <w:rPr>
                <w:rFonts w:ascii="Calibri" w:hAnsi="Calibri" w:cs="Calibri"/>
                <w:i/>
                <w:sz w:val="18"/>
                <w:szCs w:val="18"/>
                <w:lang w:eastAsia="ja-JP"/>
              </w:rPr>
              <w:t xml:space="preserve">Recommendations for tailored approaches to prioritize women’s needs and identified gender equality priorities in the pilot project development, </w:t>
            </w:r>
          </w:p>
          <w:p w14:paraId="5F2DCF4B" w14:textId="77777777" w:rsidR="00BC51D2" w:rsidRPr="00BC51D2" w:rsidRDefault="00BC51D2" w:rsidP="005913BC">
            <w:pPr>
              <w:numPr>
                <w:ilvl w:val="0"/>
                <w:numId w:val="60"/>
              </w:numPr>
              <w:spacing w:before="20" w:after="20"/>
              <w:rPr>
                <w:rFonts w:ascii="Calibri" w:hAnsi="Calibri" w:cs="Calibri"/>
                <w:i/>
                <w:sz w:val="18"/>
                <w:szCs w:val="18"/>
              </w:rPr>
            </w:pPr>
            <w:r w:rsidRPr="00BC51D2">
              <w:rPr>
                <w:rFonts w:ascii="Calibri" w:hAnsi="Calibri" w:cs="Calibri"/>
                <w:i/>
                <w:sz w:val="18"/>
                <w:szCs w:val="18"/>
                <w:lang w:eastAsia="ja-JP"/>
              </w:rPr>
              <w:t>Ensure gender sensitivity in data strategy, data collection frameworks, monitoring, analysis and reporting,</w:t>
            </w:r>
          </w:p>
          <w:p w14:paraId="7B7651CD" w14:textId="77777777" w:rsidR="00BC51D2" w:rsidRPr="00BC51D2" w:rsidRDefault="00BC51D2" w:rsidP="005913BC">
            <w:pPr>
              <w:numPr>
                <w:ilvl w:val="0"/>
                <w:numId w:val="60"/>
              </w:numPr>
              <w:spacing w:before="20" w:after="20"/>
              <w:rPr>
                <w:rFonts w:ascii="Calibri" w:hAnsi="Calibri" w:cs="Calibri"/>
                <w:i/>
                <w:sz w:val="18"/>
                <w:szCs w:val="18"/>
              </w:rPr>
            </w:pPr>
            <w:r w:rsidRPr="00BC51D2">
              <w:rPr>
                <w:rFonts w:ascii="Calibri" w:hAnsi="Calibri" w:cs="Calibri"/>
                <w:i/>
                <w:sz w:val="18"/>
                <w:szCs w:val="18"/>
              </w:rPr>
              <w:t>Support knowledge sharing, documentation and dissemination of good practices on gender equality, women’s empowerment and rights within the project.</w:t>
            </w:r>
          </w:p>
        </w:tc>
      </w:tr>
      <w:tr w:rsidR="00BC51D2" w:rsidRPr="00BC51D2" w14:paraId="153702CA" w14:textId="77777777" w:rsidTr="6A841FCE">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D2590F6" w14:textId="77777777" w:rsidR="00BC51D2" w:rsidRPr="00BC51D2" w:rsidRDefault="00BC51D2" w:rsidP="00AD790F">
            <w:pPr>
              <w:spacing w:before="60" w:after="60"/>
              <w:rPr>
                <w:rFonts w:ascii="Calibri" w:hAnsi="Calibri" w:cs="Calibri"/>
                <w:b/>
                <w:i/>
                <w:sz w:val="18"/>
                <w:szCs w:val="18"/>
                <w:lang w:val="en-GB" w:eastAsia="ja-JP"/>
              </w:rPr>
            </w:pPr>
            <w:r w:rsidRPr="00BC51D2">
              <w:rPr>
                <w:rFonts w:ascii="Calibri" w:hAnsi="Calibri" w:cs="Calibri"/>
                <w:b/>
                <w:i/>
                <w:sz w:val="18"/>
                <w:szCs w:val="18"/>
                <w:lang w:val="en-GB" w:eastAsia="ja-JP"/>
              </w:rPr>
              <w:t>International / Regional and global contracting</w:t>
            </w:r>
          </w:p>
        </w:tc>
      </w:tr>
      <w:tr w:rsidR="00BC51D2" w:rsidRPr="00BC51D2" w14:paraId="7C949ED1" w14:textId="77777777" w:rsidTr="6A841FCE">
        <w:tc>
          <w:tcPr>
            <w:tcW w:w="1963" w:type="dxa"/>
            <w:tcBorders>
              <w:top w:val="single" w:sz="4" w:space="0" w:color="auto"/>
              <w:left w:val="single" w:sz="4" w:space="0" w:color="auto"/>
              <w:bottom w:val="single" w:sz="4" w:space="0" w:color="auto"/>
              <w:right w:val="single" w:sz="4" w:space="0" w:color="auto"/>
            </w:tcBorders>
          </w:tcPr>
          <w:p w14:paraId="7A72B58D" w14:textId="77777777" w:rsidR="00BC51D2" w:rsidRPr="00BC51D2" w:rsidRDefault="00BC51D2" w:rsidP="00AD790F">
            <w:pPr>
              <w:spacing w:before="60" w:after="60"/>
              <w:rPr>
                <w:rFonts w:ascii="Calibri" w:hAnsi="Calibri" w:cs="Calibri"/>
                <w:i/>
                <w:sz w:val="18"/>
                <w:szCs w:val="18"/>
                <w:lang w:val="en-GB" w:eastAsia="ja-JP"/>
              </w:rPr>
            </w:pPr>
            <w:r w:rsidRPr="00BC51D2">
              <w:rPr>
                <w:rFonts w:ascii="Calibri" w:hAnsi="Calibri" w:cs="Calibri"/>
                <w:i/>
                <w:sz w:val="18"/>
                <w:szCs w:val="18"/>
                <w:lang w:val="en-GB" w:eastAsia="ja-JP"/>
              </w:rPr>
              <w:t>AMP Regional Project Panel of Technical Experts</w:t>
            </w:r>
          </w:p>
          <w:p w14:paraId="1DABEEF1" w14:textId="77777777" w:rsidR="00BC51D2" w:rsidRPr="00BC51D2" w:rsidRDefault="00BC51D2" w:rsidP="00AD790F">
            <w:pPr>
              <w:spacing w:before="60" w:after="60"/>
              <w:rPr>
                <w:rFonts w:ascii="Calibri" w:hAnsi="Calibri" w:cs="Calibri"/>
                <w:i/>
                <w:sz w:val="18"/>
                <w:szCs w:val="18"/>
                <w:lang w:val="en-GB" w:eastAsia="ja-JP"/>
              </w:rPr>
            </w:pPr>
            <w:r w:rsidRPr="00BC51D2">
              <w:rPr>
                <w:rFonts w:ascii="Calibri" w:hAnsi="Calibri" w:cs="Calibri"/>
                <w:i/>
                <w:sz w:val="18"/>
                <w:szCs w:val="18"/>
                <w:lang w:eastAsia="ja-JP"/>
              </w:rPr>
              <w:t>Rate: $ 800/day</w:t>
            </w:r>
          </w:p>
        </w:tc>
        <w:tc>
          <w:tcPr>
            <w:tcW w:w="1440" w:type="dxa"/>
            <w:tcBorders>
              <w:top w:val="single" w:sz="4" w:space="0" w:color="auto"/>
              <w:left w:val="single" w:sz="4" w:space="0" w:color="auto"/>
              <w:bottom w:val="single" w:sz="4" w:space="0" w:color="auto"/>
              <w:right w:val="single" w:sz="4" w:space="0" w:color="auto"/>
            </w:tcBorders>
          </w:tcPr>
          <w:p w14:paraId="67FA4BD2" w14:textId="77777777" w:rsidR="00BC51D2" w:rsidRPr="00BC51D2" w:rsidRDefault="00BC51D2" w:rsidP="00AD790F">
            <w:pPr>
              <w:spacing w:before="60" w:after="60"/>
              <w:rPr>
                <w:rFonts w:ascii="Calibri" w:hAnsi="Calibri" w:cs="Calibri"/>
                <w:i/>
                <w:sz w:val="18"/>
                <w:szCs w:val="18"/>
                <w:lang w:val="en-GB" w:eastAsia="ja-JP"/>
              </w:rPr>
            </w:pPr>
            <w:r w:rsidRPr="00BC51D2">
              <w:rPr>
                <w:rFonts w:ascii="Calibri" w:hAnsi="Calibri" w:cs="Calibri"/>
                <w:i/>
                <w:sz w:val="18"/>
                <w:szCs w:val="18"/>
                <w:lang w:val="en-GB" w:eastAsia="ja-JP"/>
              </w:rPr>
              <w:t>26.25 days over 4 years</w:t>
            </w:r>
          </w:p>
        </w:tc>
        <w:tc>
          <w:tcPr>
            <w:tcW w:w="10619" w:type="dxa"/>
            <w:tcBorders>
              <w:top w:val="single" w:sz="4" w:space="0" w:color="auto"/>
              <w:left w:val="single" w:sz="4" w:space="0" w:color="auto"/>
              <w:bottom w:val="single" w:sz="4" w:space="0" w:color="auto"/>
              <w:right w:val="single" w:sz="4" w:space="0" w:color="auto"/>
            </w:tcBorders>
          </w:tcPr>
          <w:p w14:paraId="083BA0F1" w14:textId="77777777" w:rsidR="00BC51D2" w:rsidRPr="00BC51D2" w:rsidRDefault="00BC51D2" w:rsidP="00AD790F">
            <w:pPr>
              <w:spacing w:before="60" w:after="60"/>
              <w:rPr>
                <w:rFonts w:ascii="Calibri" w:hAnsi="Calibri" w:cs="Calibri"/>
                <w:i/>
                <w:sz w:val="18"/>
                <w:szCs w:val="18"/>
                <w:lang w:eastAsia="ja-JP"/>
              </w:rPr>
            </w:pPr>
            <w:r w:rsidRPr="00BC51D2">
              <w:rPr>
                <w:rFonts w:ascii="Calibri" w:hAnsi="Calibri" w:cs="Calibri"/>
                <w:i/>
                <w:sz w:val="18"/>
                <w:szCs w:val="18"/>
                <w:lang w:eastAsia="ja-JP"/>
              </w:rPr>
              <w:t>Drawing from the pool of technical experts available at the regional project, obtain technical advisory support as required for:</w:t>
            </w:r>
          </w:p>
          <w:p w14:paraId="7299F55F" w14:textId="77777777" w:rsidR="00BC51D2" w:rsidRPr="00BC51D2" w:rsidRDefault="00BC51D2" w:rsidP="005913BC">
            <w:pPr>
              <w:numPr>
                <w:ilvl w:val="0"/>
                <w:numId w:val="7"/>
              </w:numPr>
              <w:contextualSpacing/>
              <w:rPr>
                <w:rFonts w:ascii="Calibri" w:eastAsia="MS Mincho" w:hAnsi="Calibri" w:cs="Calibri"/>
                <w:i/>
                <w:noProof/>
                <w:sz w:val="18"/>
                <w:szCs w:val="18"/>
                <w:lang w:eastAsia="ja-JP"/>
              </w:rPr>
            </w:pPr>
            <w:r w:rsidRPr="00BC51D2">
              <w:rPr>
                <w:rFonts w:ascii="Calibri" w:eastAsia="MS Mincho" w:hAnsi="Calibri" w:cs="Calibri"/>
                <w:i/>
                <w:noProof/>
                <w:sz w:val="18"/>
                <w:szCs w:val="18"/>
                <w:lang w:eastAsia="ja-JP"/>
              </w:rPr>
              <w:t xml:space="preserve">National Dialogue questions and concerns (Output 1.2). </w:t>
            </w:r>
          </w:p>
          <w:p w14:paraId="176723B7" w14:textId="77777777" w:rsidR="00BC51D2" w:rsidRPr="00BC51D2" w:rsidRDefault="00BC51D2" w:rsidP="005913BC">
            <w:pPr>
              <w:numPr>
                <w:ilvl w:val="0"/>
                <w:numId w:val="7"/>
              </w:numPr>
              <w:contextualSpacing/>
              <w:rPr>
                <w:rFonts w:ascii="Calibri" w:hAnsi="Calibri" w:cs="Calibri"/>
                <w:sz w:val="18"/>
                <w:szCs w:val="18"/>
                <w:lang w:eastAsia="ja-JP"/>
              </w:rPr>
            </w:pPr>
            <w:r w:rsidRPr="00BC51D2">
              <w:rPr>
                <w:rFonts w:ascii="Calibri" w:eastAsia="MS Mincho" w:hAnsi="Calibri" w:cs="Calibri"/>
                <w:i/>
                <w:noProof/>
                <w:sz w:val="18"/>
                <w:szCs w:val="18"/>
                <w:lang w:eastAsia="ja-JP"/>
              </w:rPr>
              <w:t>Identification of a business model (if not already established by the regulatory framework) and development of the Mini-grid Vision and Implementation Roadmap for Eswatini (Output 1.2).</w:t>
            </w:r>
            <w:r w:rsidRPr="00BC51D2">
              <w:rPr>
                <w:rFonts w:ascii="Calibri" w:hAnsi="Calibri" w:cs="Calibri"/>
                <w:sz w:val="18"/>
                <w:szCs w:val="18"/>
                <w:lang w:eastAsia="ja-JP"/>
              </w:rPr>
              <w:t xml:space="preserve"> </w:t>
            </w:r>
          </w:p>
          <w:p w14:paraId="6AD1F407" w14:textId="77777777" w:rsidR="00BC51D2" w:rsidRPr="00BC51D2" w:rsidRDefault="00BC51D2" w:rsidP="005913BC">
            <w:pPr>
              <w:numPr>
                <w:ilvl w:val="0"/>
                <w:numId w:val="7"/>
              </w:numPr>
              <w:contextualSpacing/>
              <w:rPr>
                <w:rFonts w:ascii="Calibri" w:hAnsi="Calibri" w:cs="Calibri"/>
                <w:sz w:val="18"/>
                <w:szCs w:val="18"/>
                <w:lang w:eastAsia="ja-JP"/>
              </w:rPr>
            </w:pPr>
            <w:r w:rsidRPr="00BC51D2">
              <w:rPr>
                <w:rFonts w:ascii="Calibri" w:eastAsia="MS Mincho" w:hAnsi="Calibri" w:cs="Calibri"/>
                <w:i/>
                <w:noProof/>
                <w:sz w:val="18"/>
                <w:szCs w:val="18"/>
                <w:lang w:eastAsia="ja-JP"/>
              </w:rPr>
              <w:t>Capacity building including tailoring of training material (Output 1.3).</w:t>
            </w:r>
          </w:p>
          <w:p w14:paraId="138B9480" w14:textId="77777777" w:rsidR="00BC51D2" w:rsidRPr="00BC51D2" w:rsidRDefault="00BC51D2" w:rsidP="005913BC">
            <w:pPr>
              <w:numPr>
                <w:ilvl w:val="0"/>
                <w:numId w:val="7"/>
              </w:numPr>
              <w:contextualSpacing/>
              <w:rPr>
                <w:rFonts w:ascii="Calibri" w:hAnsi="Calibri" w:cs="Calibri"/>
                <w:sz w:val="18"/>
                <w:szCs w:val="18"/>
                <w:lang w:eastAsia="ja-JP"/>
              </w:rPr>
            </w:pPr>
            <w:r w:rsidRPr="00BC51D2">
              <w:rPr>
                <w:rFonts w:ascii="Calibri" w:eastAsia="MS Mincho" w:hAnsi="Calibri" w:cs="Calibri"/>
                <w:i/>
                <w:noProof/>
                <w:sz w:val="18"/>
                <w:szCs w:val="18"/>
                <w:lang w:eastAsia="ja-JP"/>
              </w:rPr>
              <w:t>Design and structuring of pilot project business models (Oupts 2.1 and 2.2)</w:t>
            </w:r>
          </w:p>
          <w:p w14:paraId="6CCCB1F6" w14:textId="77777777" w:rsidR="00BC51D2" w:rsidRPr="00BC51D2" w:rsidRDefault="00BC51D2" w:rsidP="005913BC">
            <w:pPr>
              <w:numPr>
                <w:ilvl w:val="0"/>
                <w:numId w:val="7"/>
              </w:numPr>
              <w:contextualSpacing/>
              <w:rPr>
                <w:rFonts w:ascii="Calibri" w:hAnsi="Calibri" w:cs="Calibri"/>
                <w:i/>
                <w:iCs/>
                <w:sz w:val="18"/>
                <w:szCs w:val="18"/>
                <w:lang w:eastAsia="ja-JP"/>
              </w:rPr>
            </w:pPr>
            <w:r w:rsidRPr="00BC51D2">
              <w:rPr>
                <w:rFonts w:ascii="Calibri" w:hAnsi="Calibri" w:cs="Calibri"/>
                <w:i/>
                <w:iCs/>
                <w:sz w:val="18"/>
                <w:szCs w:val="18"/>
                <w:lang w:eastAsia="ja-JP"/>
              </w:rPr>
              <w:t>Tailoring of training material and knowledge products for industry capacity building (Output 2.3)</w:t>
            </w:r>
          </w:p>
          <w:p w14:paraId="03D424CE" w14:textId="77777777" w:rsidR="00BC51D2" w:rsidRPr="00BC51D2" w:rsidRDefault="00BC51D2" w:rsidP="005913BC">
            <w:pPr>
              <w:numPr>
                <w:ilvl w:val="0"/>
                <w:numId w:val="7"/>
              </w:numPr>
              <w:contextualSpacing/>
              <w:rPr>
                <w:rFonts w:ascii="Calibri" w:hAnsi="Calibri" w:cs="Calibri"/>
                <w:i/>
                <w:iCs/>
                <w:sz w:val="18"/>
                <w:szCs w:val="18"/>
                <w:lang w:eastAsia="ja-JP"/>
              </w:rPr>
            </w:pPr>
            <w:r w:rsidRPr="00BC51D2">
              <w:rPr>
                <w:rFonts w:ascii="Calibri" w:hAnsi="Calibri" w:cs="Calibri"/>
                <w:i/>
                <w:iCs/>
                <w:sz w:val="18"/>
                <w:szCs w:val="18"/>
                <w:lang w:eastAsia="ja-JP"/>
              </w:rPr>
              <w:t>Design of the data strategy and MRV framework (Outputs 3.1 and 3.4)</w:t>
            </w:r>
          </w:p>
        </w:tc>
      </w:tr>
      <w:tr w:rsidR="00D42863" w:rsidRPr="00BC51D2" w14:paraId="1256A2C5" w14:textId="77777777" w:rsidTr="6A841FCE">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hideMark/>
          </w:tcPr>
          <w:p w14:paraId="5092E998" w14:textId="77777777" w:rsidR="00D42863" w:rsidRPr="00BC51D2" w:rsidRDefault="00D42863" w:rsidP="00421FD8">
            <w:pPr>
              <w:rPr>
                <w:rFonts w:ascii="Calibri" w:hAnsi="Calibri" w:cs="Calibri"/>
                <w:b/>
                <w:sz w:val="18"/>
                <w:szCs w:val="18"/>
                <w:lang w:val="en-GB" w:eastAsia="ja-JP"/>
              </w:rPr>
            </w:pPr>
            <w:r w:rsidRPr="00BC51D2">
              <w:rPr>
                <w:rFonts w:ascii="Calibri" w:hAnsi="Calibri" w:cs="Calibri"/>
                <w:b/>
                <w:sz w:val="18"/>
                <w:szCs w:val="18"/>
                <w:lang w:val="en-GB"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hideMark/>
          </w:tcPr>
          <w:p w14:paraId="2F18545F" w14:textId="77777777" w:rsidR="00D42863" w:rsidRPr="00BC51D2" w:rsidRDefault="00D42863" w:rsidP="00421FD8">
            <w:pPr>
              <w:rPr>
                <w:rFonts w:ascii="Calibri" w:hAnsi="Calibri" w:cs="Calibri"/>
                <w:b/>
                <w:sz w:val="18"/>
                <w:szCs w:val="18"/>
                <w:lang w:val="en-GB" w:eastAsia="ja-JP"/>
              </w:rPr>
            </w:pPr>
            <w:r w:rsidRPr="00BC51D2">
              <w:rPr>
                <w:rFonts w:ascii="Calibri" w:hAnsi="Calibri" w:cs="Calibri"/>
                <w:b/>
                <w:sz w:val="18"/>
                <w:szCs w:val="18"/>
                <w:lang w:val="en-GB"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hideMark/>
          </w:tcPr>
          <w:p w14:paraId="5369866B" w14:textId="77777777" w:rsidR="00D42863" w:rsidRPr="00BC51D2" w:rsidRDefault="00D42863" w:rsidP="00421FD8">
            <w:pPr>
              <w:rPr>
                <w:rFonts w:ascii="Calibri" w:hAnsi="Calibri" w:cs="Calibri"/>
                <w:b/>
                <w:sz w:val="18"/>
                <w:szCs w:val="18"/>
                <w:lang w:val="en-GB" w:eastAsia="ja-JP"/>
              </w:rPr>
            </w:pPr>
            <w:r w:rsidRPr="00BC51D2">
              <w:rPr>
                <w:rFonts w:ascii="Calibri" w:hAnsi="Calibri" w:cs="Calibri"/>
                <w:b/>
                <w:sz w:val="18"/>
                <w:szCs w:val="18"/>
                <w:lang w:val="en-GB" w:eastAsia="ja-JP"/>
              </w:rPr>
              <w:t>Tasks, Inputs and Outputs</w:t>
            </w:r>
          </w:p>
        </w:tc>
      </w:tr>
      <w:tr w:rsidR="00D42863" w:rsidRPr="00BC51D2" w14:paraId="7AB6396B" w14:textId="77777777" w:rsidTr="6A841FC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0AF28A0" w14:textId="27162E19" w:rsidR="00D42863" w:rsidRPr="00BC51D2" w:rsidRDefault="00D42863" w:rsidP="00421FD8">
            <w:pPr>
              <w:jc w:val="center"/>
              <w:rPr>
                <w:rFonts w:ascii="Calibri" w:hAnsi="Calibri" w:cs="Calibri"/>
                <w:i/>
                <w:sz w:val="18"/>
                <w:szCs w:val="18"/>
                <w:lang w:val="en-GB" w:eastAsia="ja-JP"/>
              </w:rPr>
            </w:pPr>
            <w:r w:rsidRPr="00BC51D2">
              <w:rPr>
                <w:rFonts w:ascii="Calibri" w:hAnsi="Calibri" w:cs="Calibri"/>
                <w:b/>
                <w:i/>
                <w:sz w:val="18"/>
                <w:szCs w:val="18"/>
                <w:lang w:eastAsia="ja-JP"/>
              </w:rPr>
              <w:t>For Project Management</w:t>
            </w:r>
          </w:p>
        </w:tc>
      </w:tr>
      <w:tr w:rsidR="00D42863" w:rsidRPr="00BC51D2" w14:paraId="2C646D4A" w14:textId="77777777" w:rsidTr="6A841FC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BC5C006" w14:textId="77777777" w:rsidR="00D42863" w:rsidRPr="00BC51D2" w:rsidRDefault="00D42863" w:rsidP="00421FD8">
            <w:pPr>
              <w:rPr>
                <w:rFonts w:ascii="Calibri" w:hAnsi="Calibri" w:cs="Calibri"/>
                <w:b/>
                <w:i/>
                <w:sz w:val="18"/>
                <w:szCs w:val="18"/>
                <w:lang w:val="en-GB" w:eastAsia="ja-JP"/>
              </w:rPr>
            </w:pPr>
            <w:r w:rsidRPr="00BC51D2">
              <w:rPr>
                <w:rFonts w:ascii="Calibri" w:hAnsi="Calibri" w:cs="Calibri"/>
                <w:b/>
                <w:i/>
                <w:sz w:val="18"/>
                <w:szCs w:val="18"/>
                <w:lang w:val="en-GB" w:eastAsia="ja-JP"/>
              </w:rPr>
              <w:t>Local / National contracting</w:t>
            </w:r>
          </w:p>
        </w:tc>
      </w:tr>
      <w:tr w:rsidR="00D42863" w:rsidRPr="00BC51D2" w14:paraId="75FCF21E" w14:textId="77777777" w:rsidTr="6A841FCE">
        <w:tc>
          <w:tcPr>
            <w:tcW w:w="1963" w:type="dxa"/>
            <w:tcBorders>
              <w:top w:val="single" w:sz="4" w:space="0" w:color="auto"/>
              <w:left w:val="single" w:sz="4" w:space="0" w:color="auto"/>
              <w:bottom w:val="single" w:sz="4" w:space="0" w:color="auto"/>
              <w:right w:val="single" w:sz="4" w:space="0" w:color="auto"/>
            </w:tcBorders>
          </w:tcPr>
          <w:p w14:paraId="23C171D2" w14:textId="24EB5ECF" w:rsidR="00D42863" w:rsidRPr="00BC51D2" w:rsidRDefault="00D42863" w:rsidP="00421FD8">
            <w:pPr>
              <w:rPr>
                <w:rFonts w:ascii="Calibri" w:hAnsi="Calibri" w:cs="Calibri"/>
                <w:i/>
                <w:sz w:val="18"/>
                <w:szCs w:val="18"/>
                <w:lang w:val="en-GB" w:eastAsia="ja-JP"/>
              </w:rPr>
            </w:pPr>
            <w:r w:rsidRPr="00BC51D2">
              <w:rPr>
                <w:rFonts w:ascii="Calibri" w:hAnsi="Calibri" w:cs="Calibri"/>
                <w:i/>
                <w:sz w:val="18"/>
                <w:szCs w:val="18"/>
                <w:lang w:val="en-GB" w:eastAsia="ja-JP"/>
              </w:rPr>
              <w:t>Project Manager</w:t>
            </w:r>
            <w:r w:rsidR="00ED405E" w:rsidRPr="00BC51D2">
              <w:rPr>
                <w:rFonts w:ascii="Calibri" w:hAnsi="Calibri" w:cs="Calibri"/>
                <w:i/>
                <w:sz w:val="18"/>
                <w:szCs w:val="18"/>
                <w:lang w:val="en-GB" w:eastAsia="ja-JP"/>
              </w:rPr>
              <w:t>/Coordinator</w:t>
            </w:r>
          </w:p>
          <w:p w14:paraId="4F385922" w14:textId="77777777" w:rsidR="00D42863" w:rsidRPr="00BC51D2" w:rsidRDefault="00D42863" w:rsidP="00421FD8">
            <w:pPr>
              <w:rPr>
                <w:rFonts w:ascii="Calibri" w:hAnsi="Calibri" w:cs="Calibri"/>
                <w:i/>
                <w:sz w:val="18"/>
                <w:szCs w:val="18"/>
                <w:lang w:val="en-GB" w:eastAsia="ja-JP"/>
              </w:rPr>
            </w:pPr>
          </w:p>
          <w:p w14:paraId="3FC05102" w14:textId="704A7018" w:rsidR="00D42863" w:rsidRPr="00BC51D2" w:rsidRDefault="00D42863" w:rsidP="00421FD8">
            <w:pPr>
              <w:rPr>
                <w:rFonts w:ascii="Calibri" w:hAnsi="Calibri" w:cs="Calibri"/>
                <w:i/>
                <w:sz w:val="18"/>
                <w:szCs w:val="18"/>
                <w:lang w:val="en-GB" w:eastAsia="ja-JP"/>
              </w:rPr>
            </w:pPr>
            <w:r w:rsidRPr="00BC51D2">
              <w:rPr>
                <w:rFonts w:ascii="Calibri" w:hAnsi="Calibri" w:cs="Calibri"/>
                <w:i/>
                <w:sz w:val="18"/>
                <w:szCs w:val="18"/>
                <w:lang w:val="en-GB" w:eastAsia="ja-JP"/>
              </w:rPr>
              <w:t>Rate: $</w:t>
            </w:r>
            <w:r w:rsidR="00BC51D2" w:rsidRPr="00BC51D2">
              <w:rPr>
                <w:rFonts w:ascii="Calibri" w:hAnsi="Calibri" w:cs="Calibri"/>
                <w:i/>
                <w:sz w:val="18"/>
                <w:szCs w:val="18"/>
                <w:lang w:val="en-GB" w:eastAsia="ja-JP"/>
              </w:rPr>
              <w:t>25</w:t>
            </w:r>
            <w:r w:rsidRPr="00BC51D2">
              <w:rPr>
                <w:rFonts w:ascii="Calibri" w:hAnsi="Calibri" w:cs="Calibri"/>
                <w:i/>
                <w:sz w:val="18"/>
                <w:szCs w:val="18"/>
                <w:lang w:val="en-GB" w:eastAsia="ja-JP"/>
              </w:rPr>
              <w:t>,</w:t>
            </w:r>
            <w:r w:rsidR="00063A10" w:rsidRPr="00BC51D2">
              <w:rPr>
                <w:rFonts w:ascii="Calibri" w:hAnsi="Calibri" w:cs="Calibri"/>
                <w:i/>
                <w:sz w:val="18"/>
                <w:szCs w:val="18"/>
                <w:lang w:val="en-GB" w:eastAsia="ja-JP"/>
              </w:rPr>
              <w:t>0</w:t>
            </w:r>
            <w:r w:rsidRPr="00BC51D2">
              <w:rPr>
                <w:rFonts w:ascii="Calibri" w:hAnsi="Calibri" w:cs="Calibri"/>
                <w:i/>
                <w:sz w:val="18"/>
                <w:szCs w:val="18"/>
                <w:lang w:val="en-GB" w:eastAsia="ja-JP"/>
              </w:rPr>
              <w:t>00/</w:t>
            </w:r>
            <w:r w:rsidR="00063A10" w:rsidRPr="00BC51D2">
              <w:rPr>
                <w:rFonts w:ascii="Calibri" w:hAnsi="Calibri" w:cs="Calibri"/>
                <w:i/>
                <w:sz w:val="18"/>
                <w:szCs w:val="18"/>
                <w:lang w:val="en-GB" w:eastAsia="ja-JP"/>
              </w:rPr>
              <w:t>year (indicative)</w:t>
            </w:r>
            <w:r w:rsidRPr="00BC51D2">
              <w:rPr>
                <w:rFonts w:ascii="Calibri" w:hAnsi="Calibri" w:cs="Calibri"/>
                <w:i/>
                <w:sz w:val="18"/>
                <w:szCs w:val="18"/>
                <w:lang w:val="en-GB" w:eastAsia="ja-JP"/>
              </w:rPr>
              <w:t xml:space="preserve"> </w:t>
            </w:r>
          </w:p>
        </w:tc>
        <w:tc>
          <w:tcPr>
            <w:tcW w:w="1440" w:type="dxa"/>
            <w:tcBorders>
              <w:top w:val="single" w:sz="4" w:space="0" w:color="auto"/>
              <w:left w:val="single" w:sz="4" w:space="0" w:color="auto"/>
              <w:bottom w:val="single" w:sz="4" w:space="0" w:color="auto"/>
              <w:right w:val="single" w:sz="4" w:space="0" w:color="auto"/>
            </w:tcBorders>
            <w:hideMark/>
          </w:tcPr>
          <w:p w14:paraId="4FF08388" w14:textId="72BB294C" w:rsidR="00D42863" w:rsidRPr="00BC51D2" w:rsidRDefault="00D42863" w:rsidP="00421FD8">
            <w:pPr>
              <w:rPr>
                <w:rFonts w:ascii="Calibri" w:hAnsi="Calibri" w:cs="Calibri"/>
                <w:i/>
                <w:sz w:val="18"/>
                <w:szCs w:val="18"/>
                <w:lang w:val="en-GB" w:eastAsia="ja-JP"/>
              </w:rPr>
            </w:pPr>
            <w:r w:rsidRPr="00BC51D2">
              <w:rPr>
                <w:rFonts w:ascii="Calibri" w:hAnsi="Calibri" w:cs="Calibri"/>
                <w:i/>
                <w:sz w:val="18"/>
                <w:szCs w:val="18"/>
                <w:lang w:val="en-GB" w:eastAsia="ja-JP"/>
              </w:rPr>
              <w:t xml:space="preserve">43 weeks / over </w:t>
            </w:r>
            <w:r w:rsidR="00953400" w:rsidRPr="00BC51D2">
              <w:rPr>
                <w:rFonts w:ascii="Calibri" w:hAnsi="Calibri" w:cs="Calibri"/>
                <w:i/>
                <w:sz w:val="18"/>
                <w:szCs w:val="18"/>
                <w:lang w:val="en-GB" w:eastAsia="ja-JP"/>
              </w:rPr>
              <w:t>4</w:t>
            </w:r>
            <w:r w:rsidRPr="00BC51D2">
              <w:rPr>
                <w:rFonts w:ascii="Calibri" w:hAnsi="Calibri" w:cs="Calibri"/>
                <w:i/>
                <w:sz w:val="18"/>
                <w:szCs w:val="18"/>
                <w:lang w:val="en-GB" w:eastAsia="ja-JP"/>
              </w:rPr>
              <w:t xml:space="preserve"> years</w:t>
            </w:r>
          </w:p>
        </w:tc>
        <w:tc>
          <w:tcPr>
            <w:tcW w:w="10619" w:type="dxa"/>
            <w:tcBorders>
              <w:top w:val="single" w:sz="4" w:space="0" w:color="auto"/>
              <w:left w:val="single" w:sz="4" w:space="0" w:color="auto"/>
              <w:bottom w:val="single" w:sz="4" w:space="0" w:color="auto"/>
              <w:right w:val="single" w:sz="4" w:space="0" w:color="auto"/>
            </w:tcBorders>
            <w:hideMark/>
          </w:tcPr>
          <w:p w14:paraId="1CBA4F67" w14:textId="77777777" w:rsidR="00D42863" w:rsidRPr="00BC51D2" w:rsidRDefault="00D42863" w:rsidP="00421FD8">
            <w:pPr>
              <w:rPr>
                <w:rFonts w:ascii="Calibri" w:hAnsi="Calibri" w:cs="Calibri"/>
                <w:i/>
                <w:sz w:val="18"/>
                <w:szCs w:val="18"/>
                <w:lang w:eastAsia="ja-JP"/>
              </w:rPr>
            </w:pPr>
            <w:r w:rsidRPr="00BC51D2">
              <w:rPr>
                <w:rFonts w:ascii="Calibri" w:hAnsi="Calibri" w:cs="Calibri"/>
                <w:i/>
                <w:sz w:val="18"/>
                <w:szCs w:val="18"/>
                <w:lang w:eastAsia="ja-JP"/>
              </w:rPr>
              <w:t>The Project Manager (PM), together with th</w:t>
            </w:r>
            <w:r w:rsidR="0061631C" w:rsidRPr="00BC51D2">
              <w:rPr>
                <w:rFonts w:ascii="Calibri" w:hAnsi="Calibri" w:cs="Calibri"/>
                <w:i/>
                <w:sz w:val="18"/>
                <w:szCs w:val="18"/>
                <w:lang w:eastAsia="ja-JP"/>
              </w:rPr>
              <w:t>e Lead Technical Advisor</w:t>
            </w:r>
            <w:r w:rsidRPr="00BC51D2">
              <w:rPr>
                <w:rFonts w:ascii="Calibri" w:hAnsi="Calibri" w:cs="Calibri"/>
                <w:i/>
                <w:sz w:val="18"/>
                <w:szCs w:val="18"/>
                <w:lang w:eastAsia="ja-JP"/>
              </w:rPr>
              <w:t xml:space="preserve"> will be responsible for the overall management of the project, including the mobilization of all project inputs, supervision over project staff, consultants and sub-contractors. </w:t>
            </w:r>
          </w:p>
          <w:p w14:paraId="65A6C8D5" w14:textId="77777777" w:rsidR="008414CE" w:rsidRPr="00BC51D2" w:rsidRDefault="008414CE" w:rsidP="008414CE">
            <w:pPr>
              <w:rPr>
                <w:rFonts w:ascii="Calibri" w:hAnsi="Calibri" w:cs="Calibri"/>
                <w:i/>
                <w:noProof/>
                <w:sz w:val="18"/>
                <w:szCs w:val="18"/>
                <w:u w:val="single"/>
                <w:lang w:eastAsia="zh-CN"/>
              </w:rPr>
            </w:pPr>
            <w:r w:rsidRPr="00BC51D2">
              <w:rPr>
                <w:rFonts w:ascii="Calibri" w:hAnsi="Calibri" w:cs="Calibri"/>
                <w:i/>
                <w:noProof/>
                <w:sz w:val="18"/>
                <w:szCs w:val="18"/>
                <w:u w:val="single"/>
                <w:lang w:eastAsia="zh-CN"/>
              </w:rPr>
              <w:t>Duties and Responsibilities</w:t>
            </w:r>
          </w:p>
          <w:p w14:paraId="4A738352" w14:textId="77777777" w:rsidR="008414CE" w:rsidRPr="00BC51D2" w:rsidRDefault="008414CE" w:rsidP="005913BC">
            <w:pPr>
              <w:numPr>
                <w:ilvl w:val="0"/>
                <w:numId w:val="21"/>
              </w:numPr>
              <w:rPr>
                <w:rFonts w:ascii="Calibri" w:hAnsi="Calibri" w:cs="Calibri"/>
                <w:i/>
                <w:color w:val="000000"/>
                <w:sz w:val="18"/>
                <w:szCs w:val="18"/>
              </w:rPr>
            </w:pPr>
            <w:r w:rsidRPr="00BC51D2">
              <w:rPr>
                <w:rFonts w:ascii="Calibri" w:hAnsi="Calibri" w:cs="Calibri"/>
                <w:i/>
                <w:color w:val="000000"/>
                <w:sz w:val="18"/>
                <w:szCs w:val="18"/>
              </w:rPr>
              <w:t>Manage the overall conduct of the project.</w:t>
            </w:r>
          </w:p>
          <w:p w14:paraId="4C81C8DD" w14:textId="77777777" w:rsidR="008414CE" w:rsidRPr="00BC51D2" w:rsidRDefault="008414CE" w:rsidP="005913BC">
            <w:pPr>
              <w:numPr>
                <w:ilvl w:val="0"/>
                <w:numId w:val="21"/>
              </w:numPr>
              <w:rPr>
                <w:rFonts w:ascii="Calibri" w:hAnsi="Calibri" w:cs="Calibri"/>
                <w:i/>
                <w:color w:val="000000"/>
                <w:sz w:val="18"/>
                <w:szCs w:val="18"/>
              </w:rPr>
            </w:pPr>
            <w:r w:rsidRPr="00BC51D2">
              <w:rPr>
                <w:rFonts w:ascii="Calibri" w:hAnsi="Calibri" w:cs="Calibri"/>
                <w:i/>
                <w:color w:val="000000"/>
                <w:sz w:val="18"/>
                <w:szCs w:val="18"/>
              </w:rPr>
              <w:t>Plan the activities of the project and monitor progress against the approved workplan.</w:t>
            </w:r>
          </w:p>
          <w:p w14:paraId="2A03AB97" w14:textId="77777777" w:rsidR="008414CE" w:rsidRPr="00BC51D2" w:rsidRDefault="008414CE" w:rsidP="005913BC">
            <w:pPr>
              <w:numPr>
                <w:ilvl w:val="0"/>
                <w:numId w:val="21"/>
              </w:numPr>
              <w:rPr>
                <w:rFonts w:ascii="Calibri" w:hAnsi="Calibri" w:cs="Calibri"/>
                <w:i/>
                <w:color w:val="000000"/>
                <w:sz w:val="18"/>
                <w:szCs w:val="18"/>
              </w:rPr>
            </w:pPr>
            <w:r w:rsidRPr="00BC51D2">
              <w:rPr>
                <w:rFonts w:ascii="Calibri" w:hAnsi="Calibri" w:cs="Calibri"/>
                <w:i/>
                <w:color w:val="000000"/>
                <w:sz w:val="18"/>
                <w:szCs w:val="18"/>
              </w:rPr>
              <w:t>Execute activities by managing personnel, goods and services, training and low-value grants, including drafting terms of reference and work specifications, and overseeing all contractors’ work.</w:t>
            </w:r>
          </w:p>
          <w:p w14:paraId="69DA8982" w14:textId="77777777" w:rsidR="008414CE" w:rsidRPr="00BC51D2" w:rsidRDefault="008414CE" w:rsidP="005913BC">
            <w:pPr>
              <w:numPr>
                <w:ilvl w:val="0"/>
                <w:numId w:val="21"/>
              </w:numPr>
              <w:rPr>
                <w:rFonts w:ascii="Calibri" w:hAnsi="Calibri" w:cs="Calibri"/>
                <w:i/>
                <w:color w:val="000000"/>
                <w:sz w:val="18"/>
                <w:szCs w:val="18"/>
              </w:rPr>
            </w:pPr>
            <w:r w:rsidRPr="00BC51D2">
              <w:rPr>
                <w:rFonts w:ascii="Calibri" w:hAnsi="Calibri" w:cs="Calibri"/>
                <w:i/>
                <w:color w:val="000000"/>
                <w:sz w:val="18"/>
                <w:szCs w:val="18"/>
              </w:rPr>
              <w:t>Monitor events as determined in the project monitoring plan, and update the plan as required.</w:t>
            </w:r>
          </w:p>
          <w:p w14:paraId="7FDA2F44" w14:textId="77777777" w:rsidR="008414CE" w:rsidRPr="00BC51D2" w:rsidRDefault="008414CE" w:rsidP="005913BC">
            <w:pPr>
              <w:numPr>
                <w:ilvl w:val="0"/>
                <w:numId w:val="21"/>
              </w:numPr>
              <w:rPr>
                <w:rFonts w:ascii="Calibri" w:hAnsi="Calibri" w:cs="Calibri"/>
                <w:i/>
                <w:color w:val="000000"/>
                <w:sz w:val="18"/>
                <w:szCs w:val="18"/>
              </w:rPr>
            </w:pPr>
            <w:r w:rsidRPr="00BC51D2">
              <w:rPr>
                <w:rFonts w:ascii="Calibri" w:hAnsi="Calibri" w:cs="Calibri"/>
                <w:i/>
                <w:color w:val="000000"/>
                <w:sz w:val="18"/>
                <w:szCs w:val="18"/>
              </w:rPr>
              <w:t>Provide support for completion of assessments required by UNDP, spot checks and audits.</w:t>
            </w:r>
          </w:p>
          <w:p w14:paraId="70544B3F" w14:textId="77777777" w:rsidR="008414CE" w:rsidRPr="00BC51D2" w:rsidRDefault="008414CE" w:rsidP="005913BC">
            <w:pPr>
              <w:numPr>
                <w:ilvl w:val="0"/>
                <w:numId w:val="21"/>
              </w:numPr>
              <w:rPr>
                <w:rFonts w:ascii="Calibri" w:hAnsi="Calibri" w:cs="Calibri"/>
                <w:i/>
                <w:color w:val="000000"/>
                <w:sz w:val="18"/>
                <w:szCs w:val="18"/>
              </w:rPr>
            </w:pPr>
            <w:r w:rsidRPr="00BC51D2">
              <w:rPr>
                <w:rFonts w:ascii="Calibri" w:hAnsi="Calibri" w:cs="Calibri"/>
                <w:i/>
                <w:color w:val="000000"/>
                <w:sz w:val="18"/>
                <w:szCs w:val="18"/>
              </w:rPr>
              <w:lastRenderedPageBreak/>
              <w:t>Manage requests for the provision of UNDP financial resources through funding advances, direct payments or reimbursement using the FACE form.</w:t>
            </w:r>
          </w:p>
          <w:p w14:paraId="6CD7A05A" w14:textId="77777777" w:rsidR="008414CE" w:rsidRPr="00BC51D2" w:rsidRDefault="008414CE" w:rsidP="005913BC">
            <w:pPr>
              <w:numPr>
                <w:ilvl w:val="0"/>
                <w:numId w:val="21"/>
              </w:numPr>
              <w:rPr>
                <w:rFonts w:ascii="Calibri" w:hAnsi="Calibri" w:cs="Calibri"/>
                <w:i/>
                <w:color w:val="000000"/>
                <w:sz w:val="18"/>
                <w:szCs w:val="18"/>
              </w:rPr>
            </w:pPr>
            <w:r w:rsidRPr="00BC51D2">
              <w:rPr>
                <w:rFonts w:ascii="Calibri" w:hAnsi="Calibri" w:cs="Calibri"/>
                <w:i/>
                <w:color w:val="000000"/>
                <w:sz w:val="18"/>
                <w:szCs w:val="18"/>
              </w:rPr>
              <w:t>Monitor financial resources and accounting to ensure the accuracy and reliability of financial reports.</w:t>
            </w:r>
          </w:p>
          <w:p w14:paraId="272F8F43" w14:textId="77777777" w:rsidR="008414CE" w:rsidRPr="00BC51D2" w:rsidRDefault="008414CE" w:rsidP="005913BC">
            <w:pPr>
              <w:numPr>
                <w:ilvl w:val="0"/>
                <w:numId w:val="21"/>
              </w:numPr>
              <w:rPr>
                <w:rFonts w:ascii="Calibri" w:hAnsi="Calibri" w:cs="Calibri"/>
                <w:i/>
                <w:color w:val="000000"/>
                <w:sz w:val="18"/>
                <w:szCs w:val="18"/>
              </w:rPr>
            </w:pPr>
            <w:r w:rsidRPr="00BC51D2">
              <w:rPr>
                <w:rFonts w:ascii="Calibri" w:hAnsi="Calibri" w:cs="Calibri"/>
                <w:i/>
                <w:color w:val="000000"/>
                <w:sz w:val="18"/>
                <w:szCs w:val="18"/>
              </w:rPr>
              <w:t>Monitor progress, watch for plan deviations and make course corrections when needed within project board-agreed tolerances to achieve results.</w:t>
            </w:r>
          </w:p>
          <w:p w14:paraId="6697CCD6" w14:textId="77777777" w:rsidR="008414CE" w:rsidRPr="00BC51D2" w:rsidRDefault="008414CE" w:rsidP="005913BC">
            <w:pPr>
              <w:numPr>
                <w:ilvl w:val="0"/>
                <w:numId w:val="21"/>
              </w:numPr>
              <w:rPr>
                <w:rFonts w:ascii="Calibri" w:hAnsi="Calibri" w:cs="Calibri"/>
                <w:i/>
                <w:color w:val="000000"/>
                <w:sz w:val="18"/>
                <w:szCs w:val="18"/>
              </w:rPr>
            </w:pPr>
            <w:r w:rsidRPr="00BC51D2">
              <w:rPr>
                <w:rFonts w:ascii="Calibri" w:hAnsi="Calibri" w:cs="Calibri"/>
                <w:i/>
                <w:color w:val="000000"/>
                <w:sz w:val="18"/>
                <w:szCs w:val="18"/>
              </w:rPr>
              <w:t xml:space="preserve">Ensure that changes are </w:t>
            </w:r>
            <w:proofErr w:type="gramStart"/>
            <w:r w:rsidRPr="00BC51D2">
              <w:rPr>
                <w:rFonts w:ascii="Calibri" w:hAnsi="Calibri" w:cs="Calibri"/>
                <w:i/>
                <w:color w:val="000000"/>
                <w:sz w:val="18"/>
                <w:szCs w:val="18"/>
              </w:rPr>
              <w:t>controlled</w:t>
            </w:r>
            <w:proofErr w:type="gramEnd"/>
            <w:r w:rsidRPr="00BC51D2">
              <w:rPr>
                <w:rFonts w:ascii="Calibri" w:hAnsi="Calibri" w:cs="Calibri"/>
                <w:i/>
                <w:color w:val="000000"/>
                <w:sz w:val="18"/>
                <w:szCs w:val="18"/>
              </w:rPr>
              <w:t xml:space="preserve"> and problems addressed.</w:t>
            </w:r>
          </w:p>
          <w:p w14:paraId="689A233A" w14:textId="77777777" w:rsidR="008414CE" w:rsidRPr="00BC51D2" w:rsidRDefault="008414CE" w:rsidP="005913BC">
            <w:pPr>
              <w:numPr>
                <w:ilvl w:val="0"/>
                <w:numId w:val="21"/>
              </w:numPr>
              <w:rPr>
                <w:rFonts w:ascii="Calibri" w:hAnsi="Calibri" w:cs="Calibri"/>
                <w:i/>
                <w:color w:val="000000"/>
                <w:sz w:val="18"/>
                <w:szCs w:val="18"/>
              </w:rPr>
            </w:pPr>
            <w:r w:rsidRPr="00BC51D2">
              <w:rPr>
                <w:rFonts w:ascii="Calibri" w:hAnsi="Calibri" w:cs="Calibri"/>
                <w:i/>
                <w:color w:val="000000"/>
                <w:sz w:val="18"/>
                <w:szCs w:val="18"/>
              </w:rPr>
              <w:t>Perform regular progress reporting to the project board as agreed with the board, including measures to address challenges and opportunities.</w:t>
            </w:r>
          </w:p>
          <w:p w14:paraId="7C466113" w14:textId="77777777" w:rsidR="008414CE" w:rsidRPr="00BC51D2" w:rsidRDefault="008414CE" w:rsidP="005913BC">
            <w:pPr>
              <w:numPr>
                <w:ilvl w:val="0"/>
                <w:numId w:val="21"/>
              </w:numPr>
              <w:rPr>
                <w:rFonts w:ascii="Calibri" w:hAnsi="Calibri" w:cs="Calibri"/>
                <w:i/>
                <w:color w:val="000000"/>
                <w:sz w:val="18"/>
                <w:szCs w:val="18"/>
              </w:rPr>
            </w:pPr>
            <w:r w:rsidRPr="00BC51D2">
              <w:rPr>
                <w:rFonts w:ascii="Calibri" w:hAnsi="Calibri" w:cs="Calibri"/>
                <w:i/>
                <w:color w:val="000000"/>
                <w:sz w:val="18"/>
                <w:szCs w:val="18"/>
              </w:rPr>
              <w:t>Prepare and submit financial reports to UNDP on a quarterly basis.</w:t>
            </w:r>
          </w:p>
          <w:p w14:paraId="33072385" w14:textId="77777777" w:rsidR="008414CE" w:rsidRPr="00BC51D2" w:rsidRDefault="008414CE" w:rsidP="005913BC">
            <w:pPr>
              <w:numPr>
                <w:ilvl w:val="0"/>
                <w:numId w:val="21"/>
              </w:numPr>
              <w:jc w:val="both"/>
              <w:rPr>
                <w:rFonts w:ascii="Calibri" w:hAnsi="Calibri" w:cs="Calibri"/>
                <w:i/>
                <w:sz w:val="18"/>
                <w:szCs w:val="18"/>
              </w:rPr>
            </w:pPr>
            <w:r w:rsidRPr="00BC51D2">
              <w:rPr>
                <w:rFonts w:ascii="Calibri" w:hAnsi="Calibri" w:cs="Calibri"/>
                <w:i/>
                <w:sz w:val="18"/>
                <w:szCs w:val="18"/>
              </w:rPr>
              <w:t xml:space="preserve">Manage and monitor the project risks – including social and environmental risks - initially identified and submit new risks to the Project Board for consideration and decision on possible actions if required; update the status of these risks by maintaining the project risks </w:t>
            </w:r>
            <w:proofErr w:type="gramStart"/>
            <w:r w:rsidRPr="00BC51D2">
              <w:rPr>
                <w:rFonts w:ascii="Calibri" w:hAnsi="Calibri" w:cs="Calibri"/>
                <w:i/>
                <w:sz w:val="18"/>
                <w:szCs w:val="18"/>
              </w:rPr>
              <w:t>log;</w:t>
            </w:r>
            <w:proofErr w:type="gramEnd"/>
          </w:p>
          <w:p w14:paraId="33EA647B" w14:textId="77777777" w:rsidR="008414CE" w:rsidRPr="00BC51D2" w:rsidRDefault="008414CE" w:rsidP="005913BC">
            <w:pPr>
              <w:numPr>
                <w:ilvl w:val="0"/>
                <w:numId w:val="21"/>
              </w:numPr>
              <w:rPr>
                <w:rFonts w:ascii="Calibri" w:hAnsi="Calibri" w:cs="Calibri"/>
                <w:i/>
                <w:color w:val="000000"/>
                <w:sz w:val="18"/>
                <w:szCs w:val="18"/>
              </w:rPr>
            </w:pPr>
            <w:r w:rsidRPr="00BC51D2">
              <w:rPr>
                <w:rFonts w:ascii="Calibri" w:hAnsi="Calibri" w:cs="Calibri"/>
                <w:i/>
                <w:color w:val="000000"/>
                <w:sz w:val="18"/>
                <w:szCs w:val="18"/>
              </w:rPr>
              <w:t>Capture lessons learned during project implementation.</w:t>
            </w:r>
          </w:p>
          <w:p w14:paraId="421DA13E" w14:textId="77777777" w:rsidR="008414CE" w:rsidRPr="00BC51D2" w:rsidRDefault="008414CE" w:rsidP="005913BC">
            <w:pPr>
              <w:numPr>
                <w:ilvl w:val="0"/>
                <w:numId w:val="21"/>
              </w:numPr>
              <w:rPr>
                <w:rFonts w:ascii="Calibri" w:hAnsi="Calibri" w:cs="Calibri"/>
                <w:i/>
                <w:color w:val="000000"/>
                <w:sz w:val="18"/>
                <w:szCs w:val="18"/>
              </w:rPr>
            </w:pPr>
            <w:r w:rsidRPr="00BC51D2">
              <w:rPr>
                <w:rFonts w:ascii="Calibri" w:hAnsi="Calibri" w:cs="Calibri"/>
                <w:i/>
                <w:color w:val="000000"/>
                <w:sz w:val="18"/>
                <w:szCs w:val="18"/>
              </w:rPr>
              <w:t>Prepare revisions to the multi-year workplan, as needed, as well as annual and quarterly plans if required.</w:t>
            </w:r>
          </w:p>
          <w:p w14:paraId="05BFAA35" w14:textId="77777777" w:rsidR="008414CE" w:rsidRPr="00BC51D2" w:rsidRDefault="008414CE" w:rsidP="005913BC">
            <w:pPr>
              <w:numPr>
                <w:ilvl w:val="0"/>
                <w:numId w:val="16"/>
              </w:numPr>
              <w:ind w:left="360"/>
              <w:rPr>
                <w:rFonts w:ascii="Calibri" w:hAnsi="Calibri" w:cs="Calibri"/>
                <w:i/>
                <w:sz w:val="18"/>
                <w:szCs w:val="18"/>
              </w:rPr>
            </w:pPr>
            <w:r w:rsidRPr="00BC51D2">
              <w:rPr>
                <w:rFonts w:ascii="Calibri" w:hAnsi="Calibri" w:cs="Calibri"/>
                <w:i/>
                <w:sz w:val="18"/>
                <w:szCs w:val="18"/>
              </w:rPr>
              <w:t xml:space="preserve">Prepare the inception report no later than one month after the inception workshop. </w:t>
            </w:r>
          </w:p>
          <w:p w14:paraId="24F16F33" w14:textId="77777777" w:rsidR="008414CE" w:rsidRPr="00BC51D2" w:rsidRDefault="008414CE" w:rsidP="005913BC">
            <w:pPr>
              <w:numPr>
                <w:ilvl w:val="0"/>
                <w:numId w:val="16"/>
              </w:numPr>
              <w:ind w:left="360"/>
              <w:rPr>
                <w:rFonts w:ascii="Calibri" w:hAnsi="Calibri" w:cs="Calibri"/>
                <w:i/>
                <w:sz w:val="18"/>
                <w:szCs w:val="18"/>
              </w:rPr>
            </w:pPr>
            <w:r w:rsidRPr="00BC51D2">
              <w:rPr>
                <w:rFonts w:ascii="Calibri" w:hAnsi="Calibri" w:cs="Calibri"/>
                <w:i/>
                <w:sz w:val="18"/>
                <w:szCs w:val="18"/>
              </w:rPr>
              <w:t xml:space="preserve">Ensure that the indicators included in the project results framework are monitored annually in advance of the GEF PIR submission deadline so that progress can be reported in the GEF PIR. </w:t>
            </w:r>
          </w:p>
          <w:p w14:paraId="5D43B6FD" w14:textId="77777777" w:rsidR="008414CE" w:rsidRPr="00BC51D2" w:rsidRDefault="008414CE" w:rsidP="005913BC">
            <w:pPr>
              <w:numPr>
                <w:ilvl w:val="0"/>
                <w:numId w:val="15"/>
              </w:numPr>
              <w:tabs>
                <w:tab w:val="num" w:pos="360"/>
              </w:tabs>
              <w:ind w:left="360"/>
              <w:rPr>
                <w:rFonts w:ascii="Calibri" w:hAnsi="Calibri" w:cs="Calibri"/>
                <w:i/>
                <w:sz w:val="18"/>
                <w:szCs w:val="18"/>
              </w:rPr>
            </w:pPr>
            <w:r w:rsidRPr="00BC51D2">
              <w:rPr>
                <w:rFonts w:ascii="Calibri" w:hAnsi="Calibri" w:cs="Calibri"/>
                <w:i/>
                <w:sz w:val="18"/>
                <w:szCs w:val="18"/>
              </w:rPr>
              <w:t xml:space="preserve">Prepare the GEF </w:t>
            </w:r>
            <w:proofErr w:type="gramStart"/>
            <w:r w:rsidRPr="00BC51D2">
              <w:rPr>
                <w:rFonts w:ascii="Calibri" w:hAnsi="Calibri" w:cs="Calibri"/>
                <w:i/>
                <w:sz w:val="18"/>
                <w:szCs w:val="18"/>
              </w:rPr>
              <w:t>PIR;</w:t>
            </w:r>
            <w:proofErr w:type="gramEnd"/>
          </w:p>
          <w:p w14:paraId="09D00259" w14:textId="77777777" w:rsidR="008414CE" w:rsidRPr="00BC51D2" w:rsidRDefault="008414CE" w:rsidP="005913BC">
            <w:pPr>
              <w:numPr>
                <w:ilvl w:val="0"/>
                <w:numId w:val="15"/>
              </w:numPr>
              <w:tabs>
                <w:tab w:val="num" w:pos="360"/>
              </w:tabs>
              <w:ind w:left="360"/>
              <w:jc w:val="both"/>
              <w:rPr>
                <w:rFonts w:ascii="Calibri" w:hAnsi="Calibri" w:cs="Calibri"/>
                <w:i/>
                <w:sz w:val="18"/>
                <w:szCs w:val="18"/>
              </w:rPr>
            </w:pPr>
            <w:r w:rsidRPr="00BC51D2">
              <w:rPr>
                <w:rFonts w:ascii="Calibri" w:hAnsi="Calibri" w:cs="Calibri"/>
                <w:i/>
                <w:sz w:val="18"/>
                <w:szCs w:val="18"/>
              </w:rPr>
              <w:t>Assess major and minor amendments to the project within the parameters set by UNDP-</w:t>
            </w:r>
            <w:proofErr w:type="gramStart"/>
            <w:r w:rsidRPr="00BC51D2">
              <w:rPr>
                <w:rFonts w:ascii="Calibri" w:hAnsi="Calibri" w:cs="Calibri"/>
                <w:i/>
                <w:sz w:val="18"/>
                <w:szCs w:val="18"/>
              </w:rPr>
              <w:t>GEF;</w:t>
            </w:r>
            <w:proofErr w:type="gramEnd"/>
          </w:p>
          <w:p w14:paraId="0BF6BC2B" w14:textId="77777777" w:rsidR="008414CE" w:rsidRPr="00BC51D2" w:rsidRDefault="008414CE" w:rsidP="005913BC">
            <w:pPr>
              <w:numPr>
                <w:ilvl w:val="0"/>
                <w:numId w:val="15"/>
              </w:numPr>
              <w:tabs>
                <w:tab w:val="num" w:pos="360"/>
              </w:tabs>
              <w:ind w:left="360"/>
              <w:jc w:val="both"/>
              <w:rPr>
                <w:rFonts w:ascii="Calibri" w:hAnsi="Calibri" w:cs="Calibri"/>
                <w:i/>
                <w:sz w:val="18"/>
                <w:szCs w:val="18"/>
              </w:rPr>
            </w:pPr>
            <w:r w:rsidRPr="00BC51D2">
              <w:rPr>
                <w:rFonts w:ascii="Calibri" w:hAnsi="Calibri" w:cs="Calibri"/>
                <w:i/>
                <w:sz w:val="18"/>
                <w:szCs w:val="18"/>
              </w:rPr>
              <w:t xml:space="preserve">Monitor implementation plans including the gender action plan, stakeholder engagement plan, and any environmental and social management </w:t>
            </w:r>
            <w:proofErr w:type="gramStart"/>
            <w:r w:rsidRPr="00BC51D2">
              <w:rPr>
                <w:rFonts w:ascii="Calibri" w:hAnsi="Calibri" w:cs="Calibri"/>
                <w:i/>
                <w:sz w:val="18"/>
                <w:szCs w:val="18"/>
              </w:rPr>
              <w:t>plans;</w:t>
            </w:r>
            <w:proofErr w:type="gramEnd"/>
          </w:p>
          <w:p w14:paraId="139D7B11" w14:textId="77777777" w:rsidR="008414CE" w:rsidRPr="00BC51D2" w:rsidRDefault="008414CE" w:rsidP="005913BC">
            <w:pPr>
              <w:numPr>
                <w:ilvl w:val="0"/>
                <w:numId w:val="15"/>
              </w:numPr>
              <w:tabs>
                <w:tab w:val="num" w:pos="360"/>
              </w:tabs>
              <w:ind w:left="360"/>
              <w:jc w:val="both"/>
              <w:rPr>
                <w:rFonts w:ascii="Calibri" w:hAnsi="Calibri" w:cs="Calibri"/>
                <w:i/>
                <w:sz w:val="18"/>
                <w:szCs w:val="18"/>
              </w:rPr>
            </w:pPr>
            <w:r w:rsidRPr="00BC51D2">
              <w:rPr>
                <w:rFonts w:ascii="Calibri" w:hAnsi="Calibri" w:cs="Calibri"/>
                <w:i/>
                <w:sz w:val="18"/>
                <w:szCs w:val="18"/>
              </w:rPr>
              <w:t>Monitor and track progress against the GEF Core indicators.</w:t>
            </w:r>
          </w:p>
          <w:p w14:paraId="1B86EC8E" w14:textId="375F48AD" w:rsidR="008414CE" w:rsidRPr="00BC51D2" w:rsidRDefault="008414CE" w:rsidP="005913BC">
            <w:pPr>
              <w:numPr>
                <w:ilvl w:val="0"/>
                <w:numId w:val="15"/>
              </w:numPr>
              <w:tabs>
                <w:tab w:val="num" w:pos="360"/>
              </w:tabs>
              <w:ind w:left="360"/>
              <w:jc w:val="both"/>
              <w:rPr>
                <w:rFonts w:ascii="Calibri" w:hAnsi="Calibri" w:cs="Calibri"/>
                <w:i/>
                <w:sz w:val="18"/>
                <w:szCs w:val="18"/>
              </w:rPr>
            </w:pPr>
            <w:r w:rsidRPr="00BC51D2">
              <w:rPr>
                <w:rFonts w:ascii="Calibri" w:hAnsi="Calibri" w:cs="Calibri"/>
                <w:i/>
                <w:sz w:val="18"/>
                <w:szCs w:val="18"/>
              </w:rPr>
              <w:t>Support the Mid-term review and Terminal Evaluation process.</w:t>
            </w:r>
          </w:p>
          <w:p w14:paraId="5D73E997" w14:textId="700CBC79" w:rsidR="00892228" w:rsidRPr="00BC51D2" w:rsidRDefault="00892228" w:rsidP="005913BC">
            <w:pPr>
              <w:numPr>
                <w:ilvl w:val="0"/>
                <w:numId w:val="15"/>
              </w:numPr>
              <w:tabs>
                <w:tab w:val="num" w:pos="360"/>
              </w:tabs>
              <w:ind w:left="360"/>
              <w:jc w:val="both"/>
              <w:rPr>
                <w:rFonts w:ascii="Calibri" w:hAnsi="Calibri" w:cs="Calibri"/>
                <w:i/>
                <w:sz w:val="18"/>
                <w:szCs w:val="18"/>
              </w:rPr>
            </w:pPr>
            <w:r w:rsidRPr="00BC51D2">
              <w:rPr>
                <w:rFonts w:ascii="Calibri" w:hAnsi="Calibri" w:cs="Calibri"/>
                <w:i/>
                <w:sz w:val="18"/>
                <w:szCs w:val="18"/>
              </w:rPr>
              <w:t>Add technical tasks as necessary</w:t>
            </w:r>
          </w:p>
          <w:p w14:paraId="58F2CF06" w14:textId="5EC73E9F" w:rsidR="008414CE" w:rsidRPr="00BC51D2" w:rsidRDefault="008414CE" w:rsidP="00421FD8">
            <w:pPr>
              <w:rPr>
                <w:rFonts w:ascii="Calibri" w:hAnsi="Calibri" w:cs="Calibri"/>
                <w:i/>
                <w:sz w:val="18"/>
                <w:szCs w:val="18"/>
                <w:lang w:eastAsia="ja-JP"/>
              </w:rPr>
            </w:pPr>
          </w:p>
        </w:tc>
      </w:tr>
      <w:tr w:rsidR="00D42863" w:rsidRPr="00BC51D2" w14:paraId="21C07449" w14:textId="77777777" w:rsidTr="6A841FCE">
        <w:tc>
          <w:tcPr>
            <w:tcW w:w="1963" w:type="dxa"/>
            <w:tcBorders>
              <w:top w:val="single" w:sz="4" w:space="0" w:color="auto"/>
              <w:left w:val="single" w:sz="4" w:space="0" w:color="auto"/>
              <w:bottom w:val="single" w:sz="4" w:space="0" w:color="auto"/>
              <w:right w:val="single" w:sz="4" w:space="0" w:color="auto"/>
            </w:tcBorders>
          </w:tcPr>
          <w:p w14:paraId="489AF6BF" w14:textId="431BDFF0" w:rsidR="000B3D40" w:rsidRPr="00BC51D2" w:rsidRDefault="000B3D40" w:rsidP="000B3D40">
            <w:pPr>
              <w:rPr>
                <w:rFonts w:ascii="Calibri" w:hAnsi="Calibri" w:cs="Calibri"/>
                <w:i/>
                <w:sz w:val="18"/>
                <w:szCs w:val="18"/>
                <w:lang w:val="fr-CA"/>
              </w:rPr>
            </w:pPr>
            <w:r w:rsidRPr="00BC51D2">
              <w:rPr>
                <w:rFonts w:ascii="Calibri" w:hAnsi="Calibri" w:cs="Calibri"/>
                <w:i/>
                <w:sz w:val="18"/>
                <w:szCs w:val="18"/>
              </w:rPr>
              <w:lastRenderedPageBreak/>
              <w:t>Project Assistant</w:t>
            </w:r>
            <w:r w:rsidR="00063A10" w:rsidRPr="00BC51D2">
              <w:rPr>
                <w:rFonts w:ascii="Calibri" w:hAnsi="Calibri" w:cs="Calibri"/>
                <w:i/>
                <w:sz w:val="18"/>
                <w:szCs w:val="18"/>
                <w:lang w:val="fr-CA"/>
              </w:rPr>
              <w:t xml:space="preserve"> </w:t>
            </w:r>
          </w:p>
          <w:p w14:paraId="1F6AD753" w14:textId="60D35C86" w:rsidR="00063A10" w:rsidRPr="00BC51D2" w:rsidRDefault="00063A10" w:rsidP="000B3D40">
            <w:pPr>
              <w:rPr>
                <w:rFonts w:ascii="Calibri" w:hAnsi="Calibri" w:cs="Calibri"/>
                <w:i/>
                <w:sz w:val="18"/>
                <w:szCs w:val="18"/>
                <w:lang w:val="fr-CA"/>
              </w:rPr>
            </w:pPr>
          </w:p>
          <w:p w14:paraId="27916490" w14:textId="52D88839" w:rsidR="00063A10" w:rsidRPr="00BC51D2" w:rsidRDefault="00063A10" w:rsidP="000B3D40">
            <w:pPr>
              <w:rPr>
                <w:rFonts w:ascii="Calibri" w:hAnsi="Calibri" w:cs="Calibri"/>
                <w:i/>
                <w:sz w:val="18"/>
                <w:szCs w:val="18"/>
                <w:lang w:val="fr-CA"/>
              </w:rPr>
            </w:pPr>
            <w:r w:rsidRPr="00BC51D2">
              <w:rPr>
                <w:rFonts w:ascii="Calibri" w:hAnsi="Calibri" w:cs="Calibri"/>
                <w:i/>
                <w:sz w:val="18"/>
                <w:szCs w:val="18"/>
                <w:lang w:val="fr-CA"/>
              </w:rPr>
              <w:t>Rate: $18,000/</w:t>
            </w:r>
            <w:proofErr w:type="spellStart"/>
            <w:r w:rsidRPr="00BC51D2">
              <w:rPr>
                <w:rFonts w:ascii="Calibri" w:hAnsi="Calibri" w:cs="Calibri"/>
                <w:i/>
                <w:sz w:val="18"/>
                <w:szCs w:val="18"/>
                <w:lang w:val="fr-CA"/>
              </w:rPr>
              <w:t>year</w:t>
            </w:r>
            <w:proofErr w:type="spellEnd"/>
          </w:p>
          <w:p w14:paraId="03E15A0B" w14:textId="77777777" w:rsidR="00D42863" w:rsidRPr="00BC51D2" w:rsidRDefault="00D42863" w:rsidP="00707864">
            <w:pPr>
              <w:rPr>
                <w:rFonts w:ascii="Calibri" w:hAnsi="Calibri" w:cs="Calibri"/>
                <w:i/>
                <w:sz w:val="18"/>
                <w:szCs w:val="18"/>
                <w:lang w:val="en-GB" w:eastAsia="ja-JP"/>
              </w:rPr>
            </w:pPr>
          </w:p>
        </w:tc>
        <w:tc>
          <w:tcPr>
            <w:tcW w:w="1440" w:type="dxa"/>
            <w:tcBorders>
              <w:top w:val="single" w:sz="4" w:space="0" w:color="auto"/>
              <w:left w:val="single" w:sz="4" w:space="0" w:color="auto"/>
              <w:bottom w:val="single" w:sz="4" w:space="0" w:color="auto"/>
              <w:right w:val="single" w:sz="4" w:space="0" w:color="auto"/>
            </w:tcBorders>
          </w:tcPr>
          <w:p w14:paraId="77481642" w14:textId="77777777" w:rsidR="00D42863" w:rsidRPr="00BC51D2" w:rsidRDefault="00D42863" w:rsidP="00421FD8">
            <w:pPr>
              <w:rPr>
                <w:rFonts w:ascii="Calibri" w:hAnsi="Calibri" w:cs="Calibri"/>
                <w:i/>
                <w:sz w:val="18"/>
                <w:szCs w:val="18"/>
                <w:lang w:val="en-GB" w:eastAsia="ja-JP"/>
              </w:rPr>
            </w:pPr>
          </w:p>
        </w:tc>
        <w:tc>
          <w:tcPr>
            <w:tcW w:w="10619" w:type="dxa"/>
            <w:tcBorders>
              <w:top w:val="single" w:sz="4" w:space="0" w:color="auto"/>
              <w:left w:val="single" w:sz="4" w:space="0" w:color="auto"/>
              <w:bottom w:val="single" w:sz="4" w:space="0" w:color="auto"/>
              <w:right w:val="single" w:sz="4" w:space="0" w:color="auto"/>
            </w:tcBorders>
          </w:tcPr>
          <w:p w14:paraId="1562925D" w14:textId="77777777" w:rsidR="000B3D40" w:rsidRPr="00BC51D2" w:rsidRDefault="000B3D40" w:rsidP="000B3D40">
            <w:pPr>
              <w:rPr>
                <w:rFonts w:ascii="Calibri" w:hAnsi="Calibri" w:cs="Calibri"/>
                <w:i/>
                <w:noProof/>
                <w:sz w:val="18"/>
                <w:szCs w:val="18"/>
                <w:u w:val="single"/>
                <w:lang w:eastAsia="zh-CN"/>
              </w:rPr>
            </w:pPr>
            <w:r w:rsidRPr="00BC51D2">
              <w:rPr>
                <w:rFonts w:ascii="Calibri" w:hAnsi="Calibri" w:cs="Calibri"/>
                <w:i/>
                <w:noProof/>
                <w:sz w:val="18"/>
                <w:szCs w:val="18"/>
                <w:u w:val="single"/>
                <w:lang w:eastAsia="zh-CN"/>
              </w:rPr>
              <w:t>Duties and Responsibilities</w:t>
            </w:r>
          </w:p>
          <w:p w14:paraId="13D6E9E8" w14:textId="77777777" w:rsidR="00F5781A" w:rsidRPr="00BC51D2" w:rsidRDefault="00F5781A" w:rsidP="00F5781A">
            <w:pPr>
              <w:rPr>
                <w:rFonts w:ascii="Calibri" w:hAnsi="Calibri" w:cs="Calibri"/>
                <w:i/>
                <w:sz w:val="18"/>
                <w:szCs w:val="18"/>
              </w:rPr>
            </w:pPr>
            <w:r w:rsidRPr="00BC51D2">
              <w:rPr>
                <w:rFonts w:ascii="Calibri" w:hAnsi="Calibri" w:cs="Calibri"/>
                <w:i/>
                <w:sz w:val="18"/>
                <w:szCs w:val="18"/>
              </w:rPr>
              <w:t>Under the guidance and supervision of the Project Manager, the Project Assistant will carry out the following tasks:</w:t>
            </w:r>
          </w:p>
          <w:p w14:paraId="36D83329" w14:textId="77777777" w:rsidR="00F5781A" w:rsidRPr="00BC51D2" w:rsidRDefault="00F5781A" w:rsidP="005913BC">
            <w:pPr>
              <w:numPr>
                <w:ilvl w:val="0"/>
                <w:numId w:val="10"/>
              </w:numPr>
              <w:spacing w:line="256" w:lineRule="auto"/>
              <w:rPr>
                <w:rFonts w:ascii="Calibri" w:hAnsi="Calibri" w:cs="Calibri"/>
                <w:i/>
                <w:sz w:val="18"/>
                <w:szCs w:val="18"/>
              </w:rPr>
            </w:pPr>
            <w:r w:rsidRPr="00BC51D2">
              <w:rPr>
                <w:rFonts w:ascii="Calibri" w:hAnsi="Calibri" w:cs="Calibri"/>
                <w:i/>
                <w:sz w:val="18"/>
                <w:szCs w:val="18"/>
              </w:rPr>
              <w:t xml:space="preserve">Assist the Project Manager in day-to-day management and oversight of project </w:t>
            </w:r>
            <w:proofErr w:type="gramStart"/>
            <w:r w:rsidRPr="00BC51D2">
              <w:rPr>
                <w:rFonts w:ascii="Calibri" w:hAnsi="Calibri" w:cs="Calibri"/>
                <w:i/>
                <w:sz w:val="18"/>
                <w:szCs w:val="18"/>
              </w:rPr>
              <w:t>activities;</w:t>
            </w:r>
            <w:proofErr w:type="gramEnd"/>
          </w:p>
          <w:p w14:paraId="1F2F897B" w14:textId="77777777" w:rsidR="00F5781A" w:rsidRPr="00BC51D2" w:rsidRDefault="00F5781A" w:rsidP="005913BC">
            <w:pPr>
              <w:numPr>
                <w:ilvl w:val="0"/>
                <w:numId w:val="10"/>
              </w:numPr>
              <w:spacing w:line="256" w:lineRule="auto"/>
              <w:rPr>
                <w:rFonts w:ascii="Calibri" w:hAnsi="Calibri" w:cs="Calibri"/>
                <w:i/>
                <w:sz w:val="18"/>
                <w:szCs w:val="18"/>
              </w:rPr>
            </w:pPr>
            <w:r w:rsidRPr="00BC51D2">
              <w:rPr>
                <w:rFonts w:ascii="Calibri" w:hAnsi="Calibri" w:cs="Calibri"/>
                <w:i/>
                <w:sz w:val="18"/>
                <w:szCs w:val="18"/>
              </w:rPr>
              <w:t xml:space="preserve">Assist the M&amp;E officer in matters related to M&amp;E and knowledge resources </w:t>
            </w:r>
            <w:proofErr w:type="gramStart"/>
            <w:r w:rsidRPr="00BC51D2">
              <w:rPr>
                <w:rFonts w:ascii="Calibri" w:hAnsi="Calibri" w:cs="Calibri"/>
                <w:i/>
                <w:sz w:val="18"/>
                <w:szCs w:val="18"/>
              </w:rPr>
              <w:t>management;</w:t>
            </w:r>
            <w:proofErr w:type="gramEnd"/>
          </w:p>
          <w:p w14:paraId="7DBA0880" w14:textId="77777777" w:rsidR="00F5781A" w:rsidRPr="00BC51D2" w:rsidRDefault="00F5781A" w:rsidP="005913BC">
            <w:pPr>
              <w:numPr>
                <w:ilvl w:val="0"/>
                <w:numId w:val="10"/>
              </w:numPr>
              <w:spacing w:line="256" w:lineRule="auto"/>
              <w:rPr>
                <w:rFonts w:ascii="Calibri" w:hAnsi="Calibri" w:cs="Calibri"/>
                <w:i/>
                <w:sz w:val="18"/>
                <w:szCs w:val="18"/>
              </w:rPr>
            </w:pPr>
            <w:r w:rsidRPr="00BC51D2">
              <w:rPr>
                <w:rFonts w:ascii="Calibri" w:hAnsi="Calibri" w:cs="Calibri"/>
                <w:i/>
                <w:sz w:val="18"/>
                <w:szCs w:val="18"/>
              </w:rPr>
              <w:t xml:space="preserve">Assist in the preparation of progress </w:t>
            </w:r>
            <w:proofErr w:type="gramStart"/>
            <w:r w:rsidRPr="00BC51D2">
              <w:rPr>
                <w:rFonts w:ascii="Calibri" w:hAnsi="Calibri" w:cs="Calibri"/>
                <w:i/>
                <w:sz w:val="18"/>
                <w:szCs w:val="18"/>
              </w:rPr>
              <w:t>reports;</w:t>
            </w:r>
            <w:proofErr w:type="gramEnd"/>
          </w:p>
          <w:p w14:paraId="64E50804" w14:textId="77777777" w:rsidR="00F5781A" w:rsidRPr="00BC51D2" w:rsidRDefault="00F5781A" w:rsidP="005913BC">
            <w:pPr>
              <w:numPr>
                <w:ilvl w:val="0"/>
                <w:numId w:val="10"/>
              </w:numPr>
              <w:spacing w:line="256" w:lineRule="auto"/>
              <w:rPr>
                <w:rFonts w:ascii="Calibri" w:hAnsi="Calibri" w:cs="Calibri"/>
                <w:i/>
                <w:sz w:val="18"/>
                <w:szCs w:val="18"/>
              </w:rPr>
            </w:pPr>
            <w:r w:rsidRPr="00BC51D2">
              <w:rPr>
                <w:rFonts w:ascii="Calibri" w:hAnsi="Calibri" w:cs="Calibri"/>
                <w:i/>
                <w:sz w:val="18"/>
                <w:szCs w:val="18"/>
              </w:rPr>
              <w:t xml:space="preserve">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w:t>
            </w:r>
            <w:proofErr w:type="gramStart"/>
            <w:r w:rsidRPr="00BC51D2">
              <w:rPr>
                <w:rFonts w:ascii="Calibri" w:hAnsi="Calibri" w:cs="Calibri"/>
                <w:i/>
                <w:sz w:val="18"/>
                <w:szCs w:val="18"/>
              </w:rPr>
              <w:t>staff;</w:t>
            </w:r>
            <w:proofErr w:type="gramEnd"/>
          </w:p>
          <w:p w14:paraId="4171627C" w14:textId="77777777" w:rsidR="00F5781A" w:rsidRPr="00BC51D2" w:rsidRDefault="00F5781A" w:rsidP="005913BC">
            <w:pPr>
              <w:numPr>
                <w:ilvl w:val="0"/>
                <w:numId w:val="10"/>
              </w:numPr>
              <w:spacing w:line="256" w:lineRule="auto"/>
              <w:rPr>
                <w:rFonts w:ascii="Calibri" w:hAnsi="Calibri" w:cs="Calibri"/>
                <w:i/>
                <w:sz w:val="18"/>
                <w:szCs w:val="18"/>
              </w:rPr>
            </w:pPr>
            <w:r w:rsidRPr="00BC51D2">
              <w:rPr>
                <w:rFonts w:ascii="Calibri" w:hAnsi="Calibri" w:cs="Calibri"/>
                <w:i/>
                <w:sz w:val="18"/>
                <w:szCs w:val="18"/>
              </w:rPr>
              <w:t>Provide PMU-related administrative and logistical assistance.</w:t>
            </w:r>
          </w:p>
          <w:p w14:paraId="238AE002" w14:textId="77777777" w:rsidR="00D42863" w:rsidRPr="00BC51D2" w:rsidRDefault="00D42863" w:rsidP="00421FD8">
            <w:pPr>
              <w:ind w:left="360"/>
              <w:contextualSpacing/>
              <w:rPr>
                <w:rFonts w:ascii="Calibri" w:eastAsia="MS Mincho" w:hAnsi="Calibri" w:cs="Calibri"/>
                <w:i/>
                <w:noProof/>
                <w:sz w:val="18"/>
                <w:szCs w:val="18"/>
                <w:lang w:val="en-GB" w:eastAsia="ja-JP"/>
              </w:rPr>
            </w:pPr>
          </w:p>
        </w:tc>
      </w:tr>
      <w:tr w:rsidR="00E10625" w:rsidRPr="00BC51D2" w14:paraId="29446223" w14:textId="77777777" w:rsidTr="6A841FCE">
        <w:tc>
          <w:tcPr>
            <w:tcW w:w="1963" w:type="dxa"/>
            <w:tcBorders>
              <w:top w:val="single" w:sz="4" w:space="0" w:color="auto"/>
              <w:left w:val="single" w:sz="4" w:space="0" w:color="auto"/>
              <w:bottom w:val="single" w:sz="4" w:space="0" w:color="auto"/>
              <w:right w:val="single" w:sz="4" w:space="0" w:color="auto"/>
            </w:tcBorders>
          </w:tcPr>
          <w:p w14:paraId="5D3CB574" w14:textId="57EEE220" w:rsidR="000B3D40" w:rsidRPr="00BC51D2" w:rsidRDefault="000B3D40" w:rsidP="000B3D40">
            <w:pPr>
              <w:rPr>
                <w:rFonts w:ascii="Calibri" w:hAnsi="Calibri" w:cs="Calibri"/>
                <w:i/>
                <w:sz w:val="18"/>
                <w:szCs w:val="18"/>
              </w:rPr>
            </w:pPr>
            <w:r w:rsidRPr="00BC51D2">
              <w:rPr>
                <w:rFonts w:ascii="Calibri" w:hAnsi="Calibri" w:cs="Calibri"/>
                <w:i/>
                <w:sz w:val="18"/>
                <w:szCs w:val="18"/>
              </w:rPr>
              <w:t>Project Accountant/Finance Assistant/Finance officer</w:t>
            </w:r>
          </w:p>
          <w:p w14:paraId="0265C34A" w14:textId="1501A34F" w:rsidR="00063A10" w:rsidRPr="00BC51D2" w:rsidRDefault="00063A10" w:rsidP="000B3D40">
            <w:pPr>
              <w:rPr>
                <w:rFonts w:ascii="Calibri" w:hAnsi="Calibri" w:cs="Calibri"/>
                <w:i/>
                <w:sz w:val="18"/>
                <w:szCs w:val="18"/>
              </w:rPr>
            </w:pPr>
          </w:p>
          <w:p w14:paraId="7AE2D4BB" w14:textId="112C4E0F" w:rsidR="00063A10" w:rsidRPr="00BC51D2" w:rsidRDefault="00063A10" w:rsidP="000B3D40">
            <w:pPr>
              <w:rPr>
                <w:rFonts w:ascii="Calibri" w:hAnsi="Calibri" w:cs="Calibri"/>
                <w:i/>
                <w:sz w:val="18"/>
                <w:szCs w:val="18"/>
              </w:rPr>
            </w:pPr>
            <w:r w:rsidRPr="00BC51D2">
              <w:rPr>
                <w:rFonts w:ascii="Calibri" w:hAnsi="Calibri" w:cs="Calibri"/>
                <w:i/>
                <w:sz w:val="18"/>
                <w:szCs w:val="18"/>
              </w:rPr>
              <w:t>Rate: $</w:t>
            </w:r>
            <w:r w:rsidR="00953400" w:rsidRPr="00BC51D2">
              <w:rPr>
                <w:rFonts w:ascii="Calibri" w:hAnsi="Calibri" w:cs="Calibri"/>
                <w:i/>
                <w:sz w:val="18"/>
                <w:szCs w:val="18"/>
              </w:rPr>
              <w:t>1</w:t>
            </w:r>
            <w:r w:rsidR="00BC51D2" w:rsidRPr="00BC51D2">
              <w:rPr>
                <w:rFonts w:ascii="Calibri" w:hAnsi="Calibri" w:cs="Calibri"/>
                <w:i/>
                <w:sz w:val="18"/>
                <w:szCs w:val="18"/>
              </w:rPr>
              <w:t>2</w:t>
            </w:r>
            <w:r w:rsidRPr="00BC51D2">
              <w:rPr>
                <w:rFonts w:ascii="Calibri" w:hAnsi="Calibri" w:cs="Calibri"/>
                <w:i/>
                <w:sz w:val="18"/>
                <w:szCs w:val="18"/>
              </w:rPr>
              <w:t>,000/year</w:t>
            </w:r>
          </w:p>
          <w:p w14:paraId="6A07752A" w14:textId="77777777" w:rsidR="00E10625" w:rsidRPr="00BC51D2" w:rsidRDefault="00E10625" w:rsidP="00421FD8">
            <w:pPr>
              <w:rPr>
                <w:rFonts w:ascii="Calibri" w:hAnsi="Calibri" w:cs="Calibri"/>
                <w:i/>
                <w:sz w:val="18"/>
                <w:szCs w:val="18"/>
                <w:lang w:val="en-GB" w:eastAsia="ja-JP"/>
              </w:rPr>
            </w:pPr>
          </w:p>
        </w:tc>
        <w:tc>
          <w:tcPr>
            <w:tcW w:w="1440" w:type="dxa"/>
            <w:tcBorders>
              <w:top w:val="single" w:sz="4" w:space="0" w:color="auto"/>
              <w:left w:val="single" w:sz="4" w:space="0" w:color="auto"/>
              <w:bottom w:val="single" w:sz="4" w:space="0" w:color="auto"/>
              <w:right w:val="single" w:sz="4" w:space="0" w:color="auto"/>
            </w:tcBorders>
          </w:tcPr>
          <w:p w14:paraId="3B26B77B" w14:textId="77777777" w:rsidR="00E10625" w:rsidRPr="00BC51D2" w:rsidRDefault="00E10625" w:rsidP="00421FD8">
            <w:pPr>
              <w:rPr>
                <w:rFonts w:ascii="Calibri" w:hAnsi="Calibri" w:cs="Calibri"/>
                <w:i/>
                <w:sz w:val="18"/>
                <w:szCs w:val="18"/>
                <w:lang w:val="en-GB" w:eastAsia="ja-JP"/>
              </w:rPr>
            </w:pPr>
          </w:p>
        </w:tc>
        <w:tc>
          <w:tcPr>
            <w:tcW w:w="10619" w:type="dxa"/>
            <w:tcBorders>
              <w:top w:val="single" w:sz="4" w:space="0" w:color="auto"/>
              <w:left w:val="single" w:sz="4" w:space="0" w:color="auto"/>
              <w:bottom w:val="single" w:sz="4" w:space="0" w:color="auto"/>
              <w:right w:val="single" w:sz="4" w:space="0" w:color="auto"/>
            </w:tcBorders>
          </w:tcPr>
          <w:p w14:paraId="0195C1F2" w14:textId="77777777" w:rsidR="000B3D40" w:rsidRPr="00BC51D2" w:rsidRDefault="000B3D40" w:rsidP="000B3D40">
            <w:pPr>
              <w:rPr>
                <w:rFonts w:ascii="Calibri" w:hAnsi="Calibri" w:cs="Calibri"/>
                <w:i/>
                <w:noProof/>
                <w:sz w:val="18"/>
                <w:szCs w:val="18"/>
                <w:u w:val="single"/>
                <w:lang w:eastAsia="zh-CN"/>
              </w:rPr>
            </w:pPr>
            <w:r w:rsidRPr="00BC51D2">
              <w:rPr>
                <w:rFonts w:ascii="Calibri" w:hAnsi="Calibri" w:cs="Calibri"/>
                <w:i/>
                <w:noProof/>
                <w:sz w:val="18"/>
                <w:szCs w:val="18"/>
                <w:u w:val="single"/>
                <w:lang w:eastAsia="zh-CN"/>
              </w:rPr>
              <w:t>Duties and Responsibilities</w:t>
            </w:r>
          </w:p>
          <w:p w14:paraId="3F6FD5DD" w14:textId="77777777" w:rsidR="000E3CBE" w:rsidRPr="00BC51D2" w:rsidRDefault="000E3CBE" w:rsidP="005913BC">
            <w:pPr>
              <w:numPr>
                <w:ilvl w:val="0"/>
                <w:numId w:val="11"/>
              </w:numPr>
              <w:spacing w:line="256" w:lineRule="auto"/>
              <w:rPr>
                <w:rFonts w:ascii="Calibri" w:hAnsi="Calibri" w:cs="Calibri"/>
                <w:i/>
                <w:sz w:val="18"/>
                <w:szCs w:val="18"/>
              </w:rPr>
            </w:pPr>
            <w:r w:rsidRPr="00BC51D2">
              <w:rPr>
                <w:rFonts w:ascii="Calibri" w:hAnsi="Calibri" w:cs="Calibri"/>
                <w:i/>
                <w:sz w:val="18"/>
                <w:szCs w:val="18"/>
              </w:rPr>
              <w:t xml:space="preserve">Keep records of project funds and expenditures, and ensure all project-related financial documentation are well maintained and readily available when required by the Project </w:t>
            </w:r>
            <w:proofErr w:type="gramStart"/>
            <w:r w:rsidRPr="00BC51D2">
              <w:rPr>
                <w:rFonts w:ascii="Calibri" w:hAnsi="Calibri" w:cs="Calibri"/>
                <w:i/>
                <w:sz w:val="18"/>
                <w:szCs w:val="18"/>
              </w:rPr>
              <w:t>Manager;</w:t>
            </w:r>
            <w:proofErr w:type="gramEnd"/>
          </w:p>
          <w:p w14:paraId="406C4CC3" w14:textId="77777777" w:rsidR="000E3CBE" w:rsidRPr="00BC51D2" w:rsidRDefault="000E3CBE" w:rsidP="005913BC">
            <w:pPr>
              <w:numPr>
                <w:ilvl w:val="0"/>
                <w:numId w:val="11"/>
              </w:numPr>
              <w:spacing w:line="256" w:lineRule="auto"/>
              <w:rPr>
                <w:rFonts w:ascii="Calibri" w:hAnsi="Calibri" w:cs="Calibri"/>
                <w:i/>
                <w:sz w:val="18"/>
                <w:szCs w:val="18"/>
              </w:rPr>
            </w:pPr>
            <w:r w:rsidRPr="00BC51D2">
              <w:rPr>
                <w:rFonts w:ascii="Calibri" w:hAnsi="Calibri" w:cs="Calibri"/>
                <w:i/>
                <w:sz w:val="18"/>
                <w:szCs w:val="18"/>
              </w:rPr>
              <w:t xml:space="preserve">Review project expenditures and ensure that project funds are used in compliance with the Project Document and </w:t>
            </w:r>
            <w:proofErr w:type="spellStart"/>
            <w:r w:rsidRPr="00BC51D2">
              <w:rPr>
                <w:rFonts w:ascii="Calibri" w:hAnsi="Calibri" w:cs="Calibri"/>
                <w:i/>
                <w:sz w:val="18"/>
                <w:szCs w:val="18"/>
              </w:rPr>
              <w:t>GoI</w:t>
            </w:r>
            <w:proofErr w:type="spellEnd"/>
            <w:r w:rsidRPr="00BC51D2">
              <w:rPr>
                <w:rFonts w:ascii="Calibri" w:hAnsi="Calibri" w:cs="Calibri"/>
                <w:i/>
                <w:sz w:val="18"/>
                <w:szCs w:val="18"/>
              </w:rPr>
              <w:t xml:space="preserve"> financial rules and </w:t>
            </w:r>
            <w:proofErr w:type="gramStart"/>
            <w:r w:rsidRPr="00BC51D2">
              <w:rPr>
                <w:rFonts w:ascii="Calibri" w:hAnsi="Calibri" w:cs="Calibri"/>
                <w:i/>
                <w:sz w:val="18"/>
                <w:szCs w:val="18"/>
              </w:rPr>
              <w:t>procedures;</w:t>
            </w:r>
            <w:proofErr w:type="gramEnd"/>
          </w:p>
          <w:p w14:paraId="15C9A7A3" w14:textId="77777777" w:rsidR="000E3CBE" w:rsidRPr="00BC51D2" w:rsidRDefault="000E3CBE" w:rsidP="005913BC">
            <w:pPr>
              <w:numPr>
                <w:ilvl w:val="0"/>
                <w:numId w:val="11"/>
              </w:numPr>
              <w:spacing w:line="256" w:lineRule="auto"/>
              <w:rPr>
                <w:rFonts w:ascii="Calibri" w:hAnsi="Calibri" w:cs="Calibri"/>
                <w:i/>
                <w:sz w:val="18"/>
                <w:szCs w:val="18"/>
              </w:rPr>
            </w:pPr>
            <w:r w:rsidRPr="00BC51D2">
              <w:rPr>
                <w:rFonts w:ascii="Calibri" w:hAnsi="Calibri" w:cs="Calibri"/>
                <w:i/>
                <w:sz w:val="18"/>
                <w:szCs w:val="18"/>
              </w:rPr>
              <w:t xml:space="preserve">Validate and certify FACE forms before submission to </w:t>
            </w:r>
            <w:proofErr w:type="gramStart"/>
            <w:r w:rsidRPr="00BC51D2">
              <w:rPr>
                <w:rFonts w:ascii="Calibri" w:hAnsi="Calibri" w:cs="Calibri"/>
                <w:i/>
                <w:sz w:val="18"/>
                <w:szCs w:val="18"/>
              </w:rPr>
              <w:t>UNDP;</w:t>
            </w:r>
            <w:proofErr w:type="gramEnd"/>
          </w:p>
          <w:p w14:paraId="7430E709" w14:textId="77777777" w:rsidR="000E3CBE" w:rsidRPr="00BC51D2" w:rsidRDefault="000E3CBE" w:rsidP="005913BC">
            <w:pPr>
              <w:numPr>
                <w:ilvl w:val="0"/>
                <w:numId w:val="11"/>
              </w:numPr>
              <w:spacing w:line="256" w:lineRule="auto"/>
              <w:rPr>
                <w:rFonts w:ascii="Calibri" w:hAnsi="Calibri" w:cs="Calibri"/>
                <w:i/>
                <w:sz w:val="18"/>
                <w:szCs w:val="18"/>
              </w:rPr>
            </w:pPr>
            <w:r w:rsidRPr="00BC51D2">
              <w:rPr>
                <w:rFonts w:ascii="Calibri" w:hAnsi="Calibri" w:cs="Calibri"/>
                <w:i/>
                <w:sz w:val="18"/>
                <w:szCs w:val="18"/>
              </w:rPr>
              <w:lastRenderedPageBreak/>
              <w:t xml:space="preserve">Provide necessary financial information as and when required for project management </w:t>
            </w:r>
            <w:proofErr w:type="gramStart"/>
            <w:r w:rsidRPr="00BC51D2">
              <w:rPr>
                <w:rFonts w:ascii="Calibri" w:hAnsi="Calibri" w:cs="Calibri"/>
                <w:i/>
                <w:sz w:val="18"/>
                <w:szCs w:val="18"/>
              </w:rPr>
              <w:t>decisions;</w:t>
            </w:r>
            <w:proofErr w:type="gramEnd"/>
          </w:p>
          <w:p w14:paraId="131C47C6" w14:textId="77777777" w:rsidR="000E3CBE" w:rsidRPr="00BC51D2" w:rsidRDefault="000E3CBE" w:rsidP="005913BC">
            <w:pPr>
              <w:numPr>
                <w:ilvl w:val="0"/>
                <w:numId w:val="11"/>
              </w:numPr>
              <w:spacing w:line="256" w:lineRule="auto"/>
              <w:rPr>
                <w:rFonts w:ascii="Calibri" w:hAnsi="Calibri" w:cs="Calibri"/>
                <w:i/>
                <w:sz w:val="18"/>
                <w:szCs w:val="18"/>
              </w:rPr>
            </w:pPr>
            <w:r w:rsidRPr="00BC51D2">
              <w:rPr>
                <w:rFonts w:ascii="Calibri" w:hAnsi="Calibri" w:cs="Calibri"/>
                <w:i/>
                <w:sz w:val="18"/>
                <w:szCs w:val="18"/>
              </w:rPr>
              <w:t>Provide necessary financial information during project audit(s</w:t>
            </w:r>
            <w:proofErr w:type="gramStart"/>
            <w:r w:rsidRPr="00BC51D2">
              <w:rPr>
                <w:rFonts w:ascii="Calibri" w:hAnsi="Calibri" w:cs="Calibri"/>
                <w:i/>
                <w:sz w:val="18"/>
                <w:szCs w:val="18"/>
              </w:rPr>
              <w:t>);</w:t>
            </w:r>
            <w:proofErr w:type="gramEnd"/>
          </w:p>
          <w:p w14:paraId="3EFA2204" w14:textId="77777777" w:rsidR="000E3CBE" w:rsidRPr="00BC51D2" w:rsidRDefault="000E3CBE" w:rsidP="005913BC">
            <w:pPr>
              <w:numPr>
                <w:ilvl w:val="0"/>
                <w:numId w:val="11"/>
              </w:numPr>
              <w:spacing w:line="256" w:lineRule="auto"/>
              <w:rPr>
                <w:rFonts w:ascii="Calibri" w:hAnsi="Calibri" w:cs="Calibri"/>
                <w:i/>
                <w:sz w:val="18"/>
                <w:szCs w:val="18"/>
              </w:rPr>
            </w:pPr>
            <w:r w:rsidRPr="00BC51D2">
              <w:rPr>
                <w:rFonts w:ascii="Calibri" w:hAnsi="Calibri" w:cs="Calibri"/>
                <w:i/>
                <w:sz w:val="18"/>
                <w:szCs w:val="18"/>
              </w:rPr>
              <w:t xml:space="preserve">Review annual budgets and project expenditure reports, and notify the Project Manager if there are any discrepancies or </w:t>
            </w:r>
            <w:proofErr w:type="gramStart"/>
            <w:r w:rsidRPr="00BC51D2">
              <w:rPr>
                <w:rFonts w:ascii="Calibri" w:hAnsi="Calibri" w:cs="Calibri"/>
                <w:i/>
                <w:sz w:val="18"/>
                <w:szCs w:val="18"/>
              </w:rPr>
              <w:t>issues;</w:t>
            </w:r>
            <w:proofErr w:type="gramEnd"/>
          </w:p>
          <w:p w14:paraId="1CF7B7F1" w14:textId="77777777" w:rsidR="000E3CBE" w:rsidRPr="00BC51D2" w:rsidRDefault="000E3CBE" w:rsidP="005913BC">
            <w:pPr>
              <w:numPr>
                <w:ilvl w:val="0"/>
                <w:numId w:val="11"/>
              </w:numPr>
              <w:spacing w:line="256" w:lineRule="auto"/>
              <w:rPr>
                <w:rFonts w:ascii="Calibri" w:hAnsi="Calibri" w:cs="Calibri"/>
                <w:i/>
                <w:sz w:val="18"/>
                <w:szCs w:val="18"/>
              </w:rPr>
            </w:pPr>
            <w:r w:rsidRPr="00BC51D2">
              <w:rPr>
                <w:rFonts w:ascii="Calibri" w:hAnsi="Calibri" w:cs="Calibri"/>
                <w:i/>
                <w:sz w:val="18"/>
                <w:szCs w:val="18"/>
              </w:rPr>
              <w:t xml:space="preserve">Consolidate financial progress reports submitted by the responsible parties for implementation of project </w:t>
            </w:r>
            <w:proofErr w:type="gramStart"/>
            <w:r w:rsidRPr="00BC51D2">
              <w:rPr>
                <w:rFonts w:ascii="Calibri" w:hAnsi="Calibri" w:cs="Calibri"/>
                <w:i/>
                <w:sz w:val="18"/>
                <w:szCs w:val="18"/>
              </w:rPr>
              <w:t>activities;</w:t>
            </w:r>
            <w:proofErr w:type="gramEnd"/>
          </w:p>
          <w:p w14:paraId="5759C0C0" w14:textId="5FD5A7AA" w:rsidR="00E10625" w:rsidRPr="00BC51D2" w:rsidRDefault="000E3CBE" w:rsidP="005913BC">
            <w:pPr>
              <w:numPr>
                <w:ilvl w:val="0"/>
                <w:numId w:val="11"/>
              </w:numPr>
              <w:spacing w:line="256" w:lineRule="auto"/>
              <w:rPr>
                <w:rFonts w:ascii="Calibri" w:hAnsi="Calibri" w:cs="Calibri"/>
                <w:i/>
                <w:sz w:val="18"/>
                <w:szCs w:val="18"/>
              </w:rPr>
            </w:pPr>
            <w:r w:rsidRPr="00BC51D2">
              <w:rPr>
                <w:rFonts w:ascii="Calibri" w:hAnsi="Calibri" w:cs="Calibri"/>
                <w:i/>
                <w:sz w:val="18"/>
                <w:szCs w:val="18"/>
              </w:rPr>
              <w:t xml:space="preserve">Liaise and follow up with the responsible parties for implementation of project activities in matters related to project funds and financial progress reports. </w:t>
            </w:r>
          </w:p>
        </w:tc>
      </w:tr>
      <w:tr w:rsidR="00D42863" w:rsidRPr="00BC51D2" w14:paraId="19695467" w14:textId="77777777" w:rsidTr="6A841FCE">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F39D9E7" w14:textId="77777777" w:rsidR="00D42863" w:rsidRPr="00BC51D2" w:rsidRDefault="00D42863" w:rsidP="00421FD8">
            <w:pPr>
              <w:rPr>
                <w:rFonts w:ascii="Calibri" w:hAnsi="Calibri" w:cs="Calibri"/>
                <w:b/>
                <w:i/>
                <w:sz w:val="18"/>
                <w:szCs w:val="18"/>
                <w:lang w:val="en-GB" w:eastAsia="ja-JP"/>
              </w:rPr>
            </w:pPr>
            <w:r w:rsidRPr="00BC51D2">
              <w:rPr>
                <w:rFonts w:ascii="Calibri" w:hAnsi="Calibri" w:cs="Calibri"/>
                <w:b/>
                <w:i/>
                <w:sz w:val="18"/>
                <w:szCs w:val="18"/>
                <w:lang w:val="en-GB" w:eastAsia="ja-JP"/>
              </w:rPr>
              <w:lastRenderedPageBreak/>
              <w:t>International / Regional and global contracting</w:t>
            </w:r>
          </w:p>
        </w:tc>
      </w:tr>
      <w:tr w:rsidR="00D42863" w:rsidRPr="00BC51D2" w14:paraId="603359A6" w14:textId="77777777" w:rsidTr="6A841FCE">
        <w:trPr>
          <w:trHeight w:val="1128"/>
        </w:trPr>
        <w:tc>
          <w:tcPr>
            <w:tcW w:w="1963" w:type="dxa"/>
            <w:tcBorders>
              <w:top w:val="single" w:sz="4" w:space="0" w:color="auto"/>
              <w:left w:val="single" w:sz="4" w:space="0" w:color="auto"/>
              <w:bottom w:val="single" w:sz="4" w:space="0" w:color="auto"/>
              <w:right w:val="single" w:sz="4" w:space="0" w:color="auto"/>
            </w:tcBorders>
          </w:tcPr>
          <w:p w14:paraId="0DE26929" w14:textId="77777777" w:rsidR="00D42863" w:rsidRPr="00BC51D2" w:rsidRDefault="00D42863" w:rsidP="00421FD8">
            <w:pPr>
              <w:rPr>
                <w:rFonts w:ascii="Calibri" w:hAnsi="Calibri" w:cs="Calibri"/>
                <w:i/>
                <w:sz w:val="18"/>
                <w:szCs w:val="18"/>
                <w:lang w:val="en-GB" w:eastAsia="ja-JP"/>
              </w:rPr>
            </w:pPr>
          </w:p>
        </w:tc>
        <w:tc>
          <w:tcPr>
            <w:tcW w:w="1440" w:type="dxa"/>
            <w:tcBorders>
              <w:top w:val="single" w:sz="4" w:space="0" w:color="auto"/>
              <w:left w:val="single" w:sz="4" w:space="0" w:color="auto"/>
              <w:bottom w:val="single" w:sz="4" w:space="0" w:color="auto"/>
              <w:right w:val="single" w:sz="4" w:space="0" w:color="auto"/>
            </w:tcBorders>
          </w:tcPr>
          <w:p w14:paraId="41E8FBDF" w14:textId="77777777" w:rsidR="00D42863" w:rsidRPr="00BC51D2" w:rsidRDefault="00D42863" w:rsidP="00421FD8">
            <w:pPr>
              <w:rPr>
                <w:rFonts w:ascii="Calibri" w:hAnsi="Calibri" w:cs="Calibri"/>
                <w:i/>
                <w:sz w:val="18"/>
                <w:szCs w:val="18"/>
                <w:lang w:val="en-GB" w:eastAsia="ja-JP"/>
              </w:rPr>
            </w:pPr>
          </w:p>
        </w:tc>
        <w:tc>
          <w:tcPr>
            <w:tcW w:w="10619" w:type="dxa"/>
            <w:tcBorders>
              <w:top w:val="single" w:sz="4" w:space="0" w:color="auto"/>
              <w:left w:val="single" w:sz="4" w:space="0" w:color="auto"/>
              <w:bottom w:val="single" w:sz="4" w:space="0" w:color="auto"/>
              <w:right w:val="single" w:sz="4" w:space="0" w:color="auto"/>
            </w:tcBorders>
          </w:tcPr>
          <w:p w14:paraId="221379C6" w14:textId="77777777" w:rsidR="00D42863" w:rsidRPr="00BC51D2" w:rsidRDefault="00D42863" w:rsidP="00421FD8">
            <w:pPr>
              <w:rPr>
                <w:rFonts w:ascii="Calibri" w:hAnsi="Calibri" w:cs="Calibri"/>
                <w:i/>
                <w:sz w:val="18"/>
                <w:szCs w:val="18"/>
                <w:lang w:eastAsia="ja-JP"/>
              </w:rPr>
            </w:pPr>
          </w:p>
        </w:tc>
      </w:tr>
      <w:tr w:rsidR="00D42863" w:rsidRPr="00BC51D2" w14:paraId="6C4B8EE0" w14:textId="77777777" w:rsidTr="6A841FC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D032267" w14:textId="77777777" w:rsidR="00D42863" w:rsidRPr="00BC51D2" w:rsidRDefault="00D42863" w:rsidP="00421FD8">
            <w:pPr>
              <w:jc w:val="center"/>
              <w:rPr>
                <w:rFonts w:ascii="Calibri" w:hAnsi="Calibri" w:cs="Calibri"/>
                <w:i/>
                <w:sz w:val="18"/>
                <w:szCs w:val="18"/>
                <w:lang w:val="en-GB" w:eastAsia="ja-JP"/>
              </w:rPr>
            </w:pPr>
            <w:r w:rsidRPr="00BC51D2">
              <w:rPr>
                <w:rFonts w:ascii="Calibri" w:hAnsi="Calibri" w:cs="Calibri"/>
                <w:b/>
                <w:i/>
                <w:sz w:val="18"/>
                <w:szCs w:val="18"/>
                <w:lang w:eastAsia="ja-JP"/>
              </w:rPr>
              <w:t>For Technical Assistance</w:t>
            </w:r>
          </w:p>
        </w:tc>
      </w:tr>
      <w:tr w:rsidR="00D42863" w:rsidRPr="00BC51D2" w14:paraId="222CF396" w14:textId="77777777" w:rsidTr="6A841FC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9B50FD4" w14:textId="77777777" w:rsidR="00D42863" w:rsidRPr="00BC51D2" w:rsidRDefault="00D42863" w:rsidP="00421FD8">
            <w:pPr>
              <w:jc w:val="center"/>
              <w:rPr>
                <w:rFonts w:ascii="Calibri" w:hAnsi="Calibri" w:cs="Calibri"/>
                <w:b/>
                <w:i/>
                <w:sz w:val="18"/>
                <w:szCs w:val="18"/>
                <w:lang w:eastAsia="ja-JP"/>
              </w:rPr>
            </w:pPr>
            <w:r w:rsidRPr="00BC51D2">
              <w:rPr>
                <w:rFonts w:ascii="Calibri" w:hAnsi="Calibri" w:cs="Calibri"/>
                <w:b/>
                <w:i/>
                <w:sz w:val="18"/>
                <w:szCs w:val="18"/>
                <w:lang w:eastAsia="ja-JP"/>
              </w:rPr>
              <w:t>Outcome 1</w:t>
            </w:r>
          </w:p>
        </w:tc>
      </w:tr>
      <w:tr w:rsidR="00D42863" w:rsidRPr="00BC51D2" w14:paraId="03AC2500" w14:textId="77777777" w:rsidTr="6A841FC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189847B" w14:textId="77777777" w:rsidR="00D42863" w:rsidRPr="00BC51D2" w:rsidRDefault="00D42863" w:rsidP="00421FD8">
            <w:pPr>
              <w:rPr>
                <w:rFonts w:ascii="Calibri" w:hAnsi="Calibri" w:cs="Calibri"/>
                <w:b/>
                <w:i/>
                <w:sz w:val="18"/>
                <w:szCs w:val="18"/>
                <w:lang w:eastAsia="ja-JP"/>
              </w:rPr>
            </w:pPr>
            <w:r w:rsidRPr="00BC51D2">
              <w:rPr>
                <w:rFonts w:ascii="Calibri" w:hAnsi="Calibri" w:cs="Calibri"/>
                <w:b/>
                <w:i/>
                <w:sz w:val="18"/>
                <w:szCs w:val="18"/>
                <w:lang w:val="en-GB" w:eastAsia="ja-JP"/>
              </w:rPr>
              <w:t>Local / National contracting</w:t>
            </w:r>
          </w:p>
        </w:tc>
      </w:tr>
      <w:tr w:rsidR="00D42863" w:rsidRPr="00BC51D2" w14:paraId="3F22F1AA" w14:textId="77777777" w:rsidTr="6A841FCE">
        <w:tc>
          <w:tcPr>
            <w:tcW w:w="1963" w:type="dxa"/>
            <w:tcBorders>
              <w:top w:val="single" w:sz="4" w:space="0" w:color="auto"/>
              <w:left w:val="single" w:sz="4" w:space="0" w:color="auto"/>
              <w:bottom w:val="single" w:sz="4" w:space="0" w:color="auto"/>
              <w:right w:val="single" w:sz="4" w:space="0" w:color="auto"/>
            </w:tcBorders>
          </w:tcPr>
          <w:p w14:paraId="7E141AF5" w14:textId="77777777" w:rsidR="00D42863" w:rsidRPr="00BC51D2" w:rsidRDefault="00D42863" w:rsidP="00421FD8">
            <w:pPr>
              <w:rPr>
                <w:rFonts w:ascii="Calibri" w:hAnsi="Calibri" w:cs="Calibri"/>
                <w:i/>
                <w:sz w:val="18"/>
                <w:szCs w:val="18"/>
                <w:lang w:val="en-GB" w:eastAsia="ja-JP"/>
              </w:rPr>
            </w:pPr>
            <w:r w:rsidRPr="00BC51D2">
              <w:rPr>
                <w:rFonts w:ascii="Calibri" w:hAnsi="Calibri" w:cs="Calibri"/>
                <w:i/>
                <w:sz w:val="18"/>
                <w:szCs w:val="18"/>
                <w:lang w:val="en-GB" w:eastAsia="ja-JP"/>
              </w:rPr>
              <w:t>Protected Area Capacity Development National Specialist</w:t>
            </w:r>
          </w:p>
          <w:p w14:paraId="645B1E6A" w14:textId="77777777" w:rsidR="00D42863" w:rsidRPr="00BC51D2" w:rsidRDefault="00D42863" w:rsidP="00421FD8">
            <w:pPr>
              <w:rPr>
                <w:rFonts w:ascii="Calibri" w:hAnsi="Calibri" w:cs="Calibri"/>
                <w:i/>
                <w:sz w:val="18"/>
                <w:szCs w:val="18"/>
                <w:lang w:val="en-GB" w:eastAsia="ja-JP"/>
              </w:rPr>
            </w:pPr>
          </w:p>
          <w:p w14:paraId="16AABAA0" w14:textId="77777777" w:rsidR="00D42863" w:rsidRPr="00BC51D2" w:rsidRDefault="00D42863" w:rsidP="00421FD8">
            <w:pPr>
              <w:rPr>
                <w:rFonts w:ascii="Calibri" w:hAnsi="Calibri" w:cs="Calibri"/>
                <w:i/>
                <w:sz w:val="18"/>
                <w:szCs w:val="18"/>
                <w:lang w:val="en-GB" w:eastAsia="ja-JP"/>
              </w:rPr>
            </w:pPr>
            <w:r w:rsidRPr="00BC51D2">
              <w:rPr>
                <w:rFonts w:ascii="Calibri" w:hAnsi="Calibri" w:cs="Calibri"/>
                <w:i/>
                <w:sz w:val="18"/>
                <w:szCs w:val="18"/>
                <w:lang w:val="en-GB" w:eastAsia="ja-JP"/>
              </w:rPr>
              <w:t xml:space="preserve"> Rate: $300/week</w:t>
            </w:r>
          </w:p>
        </w:tc>
        <w:tc>
          <w:tcPr>
            <w:tcW w:w="1440" w:type="dxa"/>
            <w:tcBorders>
              <w:top w:val="single" w:sz="4" w:space="0" w:color="auto"/>
              <w:left w:val="single" w:sz="4" w:space="0" w:color="auto"/>
              <w:bottom w:val="single" w:sz="4" w:space="0" w:color="auto"/>
              <w:right w:val="single" w:sz="4" w:space="0" w:color="auto"/>
            </w:tcBorders>
            <w:hideMark/>
          </w:tcPr>
          <w:p w14:paraId="2EC6581B" w14:textId="77777777" w:rsidR="00D42863" w:rsidRPr="00BC51D2" w:rsidRDefault="00D42863" w:rsidP="00421FD8">
            <w:pPr>
              <w:rPr>
                <w:rFonts w:ascii="Calibri" w:hAnsi="Calibri" w:cs="Calibri"/>
                <w:i/>
                <w:sz w:val="18"/>
                <w:szCs w:val="18"/>
                <w:lang w:val="en-GB" w:eastAsia="ja-JP"/>
              </w:rPr>
            </w:pPr>
            <w:r w:rsidRPr="00BC51D2">
              <w:rPr>
                <w:rFonts w:ascii="Calibri" w:hAnsi="Calibri" w:cs="Calibri"/>
                <w:i/>
                <w:sz w:val="18"/>
                <w:szCs w:val="18"/>
                <w:lang w:val="en-GB" w:eastAsia="ja-JP"/>
              </w:rPr>
              <w:t>80 weeks / over 5 years</w:t>
            </w:r>
          </w:p>
        </w:tc>
        <w:tc>
          <w:tcPr>
            <w:tcW w:w="10619" w:type="dxa"/>
            <w:tcBorders>
              <w:top w:val="single" w:sz="4" w:space="0" w:color="auto"/>
              <w:left w:val="single" w:sz="4" w:space="0" w:color="auto"/>
              <w:bottom w:val="single" w:sz="4" w:space="0" w:color="auto"/>
              <w:right w:val="single" w:sz="4" w:space="0" w:color="auto"/>
            </w:tcBorders>
          </w:tcPr>
          <w:p w14:paraId="0A2EBE55" w14:textId="6557DC19" w:rsidR="00D42863" w:rsidRPr="00BC51D2" w:rsidRDefault="00D42863" w:rsidP="00421FD8">
            <w:pPr>
              <w:rPr>
                <w:rFonts w:ascii="Calibri" w:hAnsi="Calibri" w:cs="Calibri"/>
                <w:i/>
                <w:sz w:val="18"/>
                <w:szCs w:val="18"/>
                <w:lang w:eastAsia="ja-JP"/>
              </w:rPr>
            </w:pPr>
            <w:r w:rsidRPr="00BC51D2">
              <w:rPr>
                <w:rFonts w:ascii="Calibri" w:hAnsi="Calibri" w:cs="Calibri"/>
                <w:i/>
                <w:sz w:val="18"/>
                <w:szCs w:val="18"/>
                <w:lang w:eastAsia="ja-JP"/>
              </w:rPr>
              <w:t xml:space="preserve">Under close supervision of </w:t>
            </w:r>
            <w:r w:rsidR="0061631C" w:rsidRPr="00BC51D2">
              <w:rPr>
                <w:rFonts w:ascii="Calibri" w:hAnsi="Calibri" w:cs="Calibri"/>
                <w:i/>
                <w:sz w:val="18"/>
                <w:szCs w:val="18"/>
                <w:lang w:eastAsia="ja-JP"/>
              </w:rPr>
              <w:t>Lead</w:t>
            </w:r>
            <w:r w:rsidRPr="00BC51D2">
              <w:rPr>
                <w:rFonts w:ascii="Calibri" w:hAnsi="Calibri" w:cs="Calibri"/>
                <w:i/>
                <w:sz w:val="18"/>
                <w:szCs w:val="18"/>
                <w:lang w:eastAsia="ja-JP"/>
              </w:rPr>
              <w:t xml:space="preserve"> Technical Advisor and Project Manager (PM) the </w:t>
            </w:r>
            <w:r w:rsidRPr="00BC51D2">
              <w:rPr>
                <w:rFonts w:ascii="Calibri" w:hAnsi="Calibri" w:cs="Calibri"/>
                <w:i/>
                <w:sz w:val="18"/>
                <w:szCs w:val="18"/>
                <w:lang w:val="en-GB" w:eastAsia="ja-JP"/>
              </w:rPr>
              <w:t>Protected Area Capacity Development Specialist</w:t>
            </w:r>
            <w:r w:rsidRPr="00BC51D2">
              <w:rPr>
                <w:rFonts w:ascii="Calibri" w:hAnsi="Calibri" w:cs="Calibri"/>
                <w:i/>
                <w:sz w:val="18"/>
                <w:szCs w:val="18"/>
                <w:lang w:eastAsia="ja-JP"/>
              </w:rPr>
              <w:t xml:space="preserve"> (PACDS) will work closely with the </w:t>
            </w:r>
            <w:r w:rsidRPr="00BC51D2">
              <w:rPr>
                <w:rFonts w:ascii="Calibri" w:hAnsi="Calibri" w:cs="Calibri"/>
                <w:i/>
                <w:sz w:val="18"/>
                <w:szCs w:val="18"/>
                <w:lang w:val="en-GB" w:eastAsia="ja-JP"/>
              </w:rPr>
              <w:t>Protected Area Capacity Development Advisor</w:t>
            </w:r>
            <w:r w:rsidRPr="00BC51D2">
              <w:rPr>
                <w:rFonts w:ascii="Calibri" w:hAnsi="Calibri" w:cs="Calibri"/>
                <w:i/>
                <w:sz w:val="18"/>
                <w:szCs w:val="18"/>
                <w:lang w:eastAsia="ja-JP"/>
              </w:rPr>
              <w:t xml:space="preserve"> (PACDA) to conduct protected area capacity building related to the project under Outputs 1.2 and 1.3 and support a working group for improved protected area capacity building and work with that group to:</w:t>
            </w:r>
          </w:p>
          <w:p w14:paraId="3E487109" w14:textId="77777777" w:rsidR="00D42863" w:rsidRPr="00BC51D2" w:rsidRDefault="00D42863" w:rsidP="00421FD8">
            <w:pPr>
              <w:rPr>
                <w:rFonts w:ascii="Calibri" w:hAnsi="Calibri" w:cs="Calibri"/>
                <w:i/>
                <w:sz w:val="18"/>
                <w:szCs w:val="18"/>
                <w:lang w:eastAsia="ja-JP"/>
              </w:rPr>
            </w:pPr>
          </w:p>
          <w:p w14:paraId="7C253BE9" w14:textId="77777777" w:rsidR="00D42863" w:rsidRPr="00BC51D2" w:rsidRDefault="00D42863" w:rsidP="005913BC">
            <w:pPr>
              <w:numPr>
                <w:ilvl w:val="0"/>
                <w:numId w:val="7"/>
              </w:numPr>
              <w:contextualSpacing/>
              <w:rPr>
                <w:rFonts w:ascii="Calibri" w:eastAsia="MS Mincho" w:hAnsi="Calibri" w:cs="Calibri"/>
                <w:i/>
                <w:noProof/>
                <w:sz w:val="18"/>
                <w:szCs w:val="18"/>
                <w:lang w:val="en-GB" w:eastAsia="ja-JP"/>
              </w:rPr>
            </w:pPr>
            <w:r w:rsidRPr="00BC51D2">
              <w:rPr>
                <w:rFonts w:ascii="Calibri" w:eastAsia="MS Mincho" w:hAnsi="Calibri" w:cs="Calibri"/>
                <w:i/>
                <w:noProof/>
                <w:sz w:val="18"/>
                <w:szCs w:val="18"/>
                <w:lang w:val="en-GB" w:eastAsia="ja-JP"/>
              </w:rPr>
              <w:t>Contribute to the development of a capacity development strategy and action plan for increasing the management effectiveness of the PA system.</w:t>
            </w:r>
          </w:p>
          <w:p w14:paraId="3B784B16" w14:textId="77777777" w:rsidR="00D42863" w:rsidRPr="00BC51D2" w:rsidRDefault="00D42863" w:rsidP="005913BC">
            <w:pPr>
              <w:numPr>
                <w:ilvl w:val="0"/>
                <w:numId w:val="7"/>
              </w:numPr>
              <w:contextualSpacing/>
              <w:rPr>
                <w:rFonts w:ascii="Calibri" w:eastAsia="MS Mincho" w:hAnsi="Calibri" w:cs="Calibri"/>
                <w:i/>
                <w:noProof/>
                <w:sz w:val="18"/>
                <w:szCs w:val="18"/>
                <w:lang w:val="en-GB" w:eastAsia="ja-JP"/>
              </w:rPr>
            </w:pPr>
            <w:r w:rsidRPr="00BC51D2">
              <w:rPr>
                <w:rFonts w:ascii="Calibri" w:eastAsia="MS Mincho" w:hAnsi="Calibri" w:cs="Calibri"/>
                <w:i/>
                <w:noProof/>
                <w:sz w:val="18"/>
                <w:szCs w:val="18"/>
                <w:lang w:val="en-GB" w:eastAsia="ja-JP"/>
              </w:rPr>
              <w:t>Coordinate the establishment of PA management standards and a PA and individual performance monitoring system for different categories of PAs.</w:t>
            </w:r>
          </w:p>
          <w:p w14:paraId="10E56522" w14:textId="77777777" w:rsidR="00D42863" w:rsidRPr="00BC51D2" w:rsidRDefault="00D42863" w:rsidP="005913BC">
            <w:pPr>
              <w:numPr>
                <w:ilvl w:val="0"/>
                <w:numId w:val="7"/>
              </w:numPr>
              <w:contextualSpacing/>
              <w:rPr>
                <w:rFonts w:ascii="Calibri" w:eastAsia="MS Mincho" w:hAnsi="Calibri" w:cs="Calibri"/>
                <w:i/>
                <w:noProof/>
                <w:sz w:val="18"/>
                <w:szCs w:val="18"/>
                <w:lang w:val="en-GB" w:eastAsia="ja-JP"/>
              </w:rPr>
            </w:pPr>
            <w:r w:rsidRPr="00BC51D2">
              <w:rPr>
                <w:rFonts w:ascii="Calibri" w:eastAsia="MS Mincho" w:hAnsi="Calibri" w:cs="Calibri"/>
                <w:i/>
                <w:noProof/>
                <w:sz w:val="18"/>
                <w:szCs w:val="18"/>
                <w:lang w:val="en-GB" w:eastAsia="ja-JP"/>
              </w:rPr>
              <w:t>Contribute to the development of a program of training to raise focal competencies of senior and mid-level protected area managers and practioners.</w:t>
            </w:r>
          </w:p>
          <w:p w14:paraId="4B659088" w14:textId="77777777" w:rsidR="00D42863" w:rsidRPr="00BC51D2" w:rsidRDefault="00D42863" w:rsidP="005913BC">
            <w:pPr>
              <w:numPr>
                <w:ilvl w:val="0"/>
                <w:numId w:val="7"/>
              </w:numPr>
              <w:contextualSpacing/>
              <w:rPr>
                <w:rFonts w:ascii="Calibri" w:eastAsia="MS Mincho" w:hAnsi="Calibri" w:cs="Calibri"/>
                <w:i/>
                <w:noProof/>
                <w:sz w:val="18"/>
                <w:szCs w:val="18"/>
                <w:lang w:val="en-GB" w:eastAsia="ja-JP"/>
              </w:rPr>
            </w:pPr>
            <w:r w:rsidRPr="00BC51D2">
              <w:rPr>
                <w:rFonts w:ascii="Calibri" w:eastAsia="MS Mincho" w:hAnsi="Calibri" w:cs="Calibri"/>
                <w:i/>
                <w:noProof/>
                <w:sz w:val="18"/>
                <w:szCs w:val="18"/>
                <w:lang w:val="en-GB" w:eastAsia="ja-JP"/>
              </w:rPr>
              <w:t>Contribute to the indentification of incentive mechanisms for increasing the motivation of field staff.</w:t>
            </w:r>
          </w:p>
          <w:p w14:paraId="1266A0AE" w14:textId="77777777" w:rsidR="00D42863" w:rsidRPr="00BC51D2" w:rsidRDefault="00D42863" w:rsidP="005913BC">
            <w:pPr>
              <w:numPr>
                <w:ilvl w:val="0"/>
                <w:numId w:val="7"/>
              </w:numPr>
              <w:contextualSpacing/>
              <w:rPr>
                <w:rFonts w:ascii="Calibri" w:eastAsia="MS Mincho" w:hAnsi="Calibri" w:cs="Calibri"/>
                <w:i/>
                <w:noProof/>
                <w:sz w:val="18"/>
                <w:szCs w:val="18"/>
                <w:lang w:val="en-GB" w:eastAsia="ja-JP"/>
              </w:rPr>
            </w:pPr>
            <w:r w:rsidRPr="00BC51D2">
              <w:rPr>
                <w:rFonts w:ascii="Calibri" w:eastAsia="MS Mincho" w:hAnsi="Calibri" w:cs="Calibri"/>
                <w:i/>
                <w:noProof/>
                <w:sz w:val="18"/>
                <w:szCs w:val="18"/>
                <w:lang w:val="en-GB" w:eastAsia="ja-JP"/>
              </w:rPr>
              <w:t>Contribute to the development and institutionalisation of modernized reporting structure and methods.</w:t>
            </w:r>
          </w:p>
          <w:p w14:paraId="062EDC93" w14:textId="77777777" w:rsidR="00D42863" w:rsidRPr="00BC51D2" w:rsidRDefault="00D42863" w:rsidP="005913BC">
            <w:pPr>
              <w:numPr>
                <w:ilvl w:val="0"/>
                <w:numId w:val="7"/>
              </w:numPr>
              <w:contextualSpacing/>
              <w:rPr>
                <w:rFonts w:ascii="Calibri" w:eastAsia="MS Mincho" w:hAnsi="Calibri" w:cs="Calibri"/>
                <w:i/>
                <w:noProof/>
                <w:sz w:val="18"/>
                <w:szCs w:val="18"/>
                <w:lang w:val="en-GB" w:eastAsia="ja-JP"/>
              </w:rPr>
            </w:pPr>
            <w:r w:rsidRPr="00BC51D2">
              <w:rPr>
                <w:rFonts w:ascii="Calibri" w:eastAsia="MS Mincho" w:hAnsi="Calibri" w:cs="Calibri"/>
                <w:i/>
                <w:noProof/>
                <w:sz w:val="18"/>
                <w:szCs w:val="18"/>
                <w:lang w:val="en-GB" w:eastAsia="ja-JP"/>
              </w:rPr>
              <w:t>Contribute to the development of law enforcement and habitat/biodiversity monitoring protocols.</w:t>
            </w:r>
          </w:p>
          <w:p w14:paraId="4ED0B111" w14:textId="77777777" w:rsidR="00D42863" w:rsidRPr="00BC51D2" w:rsidRDefault="00D42863" w:rsidP="005913BC">
            <w:pPr>
              <w:numPr>
                <w:ilvl w:val="0"/>
                <w:numId w:val="7"/>
              </w:numPr>
              <w:contextualSpacing/>
              <w:rPr>
                <w:rFonts w:ascii="Calibri" w:eastAsia="MS Mincho" w:hAnsi="Calibri" w:cs="Calibri"/>
                <w:i/>
                <w:noProof/>
                <w:sz w:val="18"/>
                <w:szCs w:val="18"/>
                <w:lang w:val="en-GB" w:eastAsia="ja-JP"/>
              </w:rPr>
            </w:pPr>
            <w:r w:rsidRPr="00BC51D2">
              <w:rPr>
                <w:rFonts w:ascii="Calibri" w:eastAsia="MS Mincho" w:hAnsi="Calibri" w:cs="Calibri"/>
                <w:i/>
                <w:noProof/>
                <w:sz w:val="18"/>
                <w:szCs w:val="18"/>
                <w:lang w:val="en-GB" w:eastAsia="ja-JP"/>
              </w:rPr>
              <w:t>Coordinate the development and institutionalisation of a PA information and knowledge management system  enabling learning from, and upscaling of, pilot/individual project activities.</w:t>
            </w:r>
          </w:p>
          <w:p w14:paraId="3725C5D3" w14:textId="77777777" w:rsidR="00D42863" w:rsidRPr="00BC51D2" w:rsidRDefault="00D42863" w:rsidP="005913BC">
            <w:pPr>
              <w:numPr>
                <w:ilvl w:val="0"/>
                <w:numId w:val="7"/>
              </w:numPr>
              <w:contextualSpacing/>
              <w:rPr>
                <w:rFonts w:ascii="Calibri" w:eastAsia="MS Mincho" w:hAnsi="Calibri" w:cs="Calibri"/>
                <w:i/>
                <w:noProof/>
                <w:sz w:val="18"/>
                <w:szCs w:val="18"/>
                <w:lang w:val="en-GB" w:eastAsia="ja-JP"/>
              </w:rPr>
            </w:pPr>
            <w:r w:rsidRPr="00BC51D2">
              <w:rPr>
                <w:rFonts w:ascii="Calibri" w:eastAsia="MS Mincho" w:hAnsi="Calibri" w:cs="Calibri"/>
                <w:i/>
                <w:noProof/>
                <w:sz w:val="18"/>
                <w:szCs w:val="18"/>
                <w:lang w:val="en-GB" w:eastAsia="ja-JP"/>
              </w:rPr>
              <w:t>Coordinate the development of official guidelines for community engagement and co-management.</w:t>
            </w:r>
          </w:p>
        </w:tc>
      </w:tr>
      <w:tr w:rsidR="00B62841" w:rsidRPr="00BC51D2" w14:paraId="0AD3923B" w14:textId="77777777" w:rsidTr="6A841FC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83881AC" w14:textId="19A2CA8D" w:rsidR="00B62841" w:rsidRPr="00BC51D2" w:rsidRDefault="00B62841" w:rsidP="00763EFB">
            <w:pPr>
              <w:jc w:val="center"/>
              <w:rPr>
                <w:rFonts w:ascii="Calibri" w:hAnsi="Calibri" w:cs="Calibri"/>
                <w:b/>
                <w:i/>
                <w:sz w:val="18"/>
                <w:szCs w:val="18"/>
                <w:lang w:eastAsia="ja-JP"/>
              </w:rPr>
            </w:pPr>
            <w:r w:rsidRPr="00BC51D2">
              <w:rPr>
                <w:rFonts w:ascii="Calibri" w:hAnsi="Calibri" w:cs="Calibri"/>
                <w:b/>
                <w:i/>
                <w:sz w:val="18"/>
                <w:szCs w:val="18"/>
                <w:lang w:eastAsia="ja-JP"/>
              </w:rPr>
              <w:t>Outcome 4: KM and M&amp;E</w:t>
            </w:r>
          </w:p>
        </w:tc>
      </w:tr>
      <w:tr w:rsidR="00FB08FB" w:rsidRPr="00BC51D2" w14:paraId="29907597" w14:textId="77777777" w:rsidTr="6A841FCE">
        <w:tc>
          <w:tcPr>
            <w:tcW w:w="1963" w:type="dxa"/>
            <w:tcBorders>
              <w:top w:val="single" w:sz="4" w:space="0" w:color="auto"/>
              <w:left w:val="single" w:sz="4" w:space="0" w:color="auto"/>
              <w:bottom w:val="single" w:sz="4" w:space="0" w:color="auto"/>
              <w:right w:val="single" w:sz="4" w:space="0" w:color="auto"/>
            </w:tcBorders>
          </w:tcPr>
          <w:p w14:paraId="59BEC804" w14:textId="63F839CF" w:rsidR="00FB08FB" w:rsidRPr="00BC51D2" w:rsidRDefault="00F266AB" w:rsidP="00F266AB">
            <w:pPr>
              <w:rPr>
                <w:rFonts w:ascii="Calibri" w:hAnsi="Calibri" w:cs="Calibri"/>
                <w:i/>
                <w:sz w:val="18"/>
                <w:szCs w:val="18"/>
                <w:lang w:val="en-GB" w:eastAsia="ja-JP"/>
              </w:rPr>
            </w:pPr>
            <w:r w:rsidRPr="00BC51D2">
              <w:rPr>
                <w:rFonts w:ascii="Calibri" w:hAnsi="Calibri" w:cs="Calibri"/>
                <w:i/>
                <w:sz w:val="18"/>
                <w:szCs w:val="18"/>
                <w:lang w:val="en-GB" w:eastAsia="ja-JP"/>
              </w:rPr>
              <w:t>Project Gender Officer</w:t>
            </w:r>
          </w:p>
        </w:tc>
        <w:tc>
          <w:tcPr>
            <w:tcW w:w="1440" w:type="dxa"/>
            <w:tcBorders>
              <w:top w:val="single" w:sz="4" w:space="0" w:color="auto"/>
              <w:left w:val="single" w:sz="4" w:space="0" w:color="auto"/>
              <w:bottom w:val="single" w:sz="4" w:space="0" w:color="auto"/>
              <w:right w:val="single" w:sz="4" w:space="0" w:color="auto"/>
            </w:tcBorders>
          </w:tcPr>
          <w:p w14:paraId="070C3991" w14:textId="77777777" w:rsidR="00FB08FB" w:rsidRPr="00BC51D2" w:rsidRDefault="00FB08FB" w:rsidP="00FB08FB">
            <w:pPr>
              <w:rPr>
                <w:rFonts w:ascii="Calibri" w:hAnsi="Calibri" w:cs="Calibri"/>
                <w:i/>
                <w:sz w:val="18"/>
                <w:szCs w:val="18"/>
                <w:lang w:val="en-GB" w:eastAsia="ja-JP"/>
              </w:rPr>
            </w:pPr>
          </w:p>
        </w:tc>
        <w:tc>
          <w:tcPr>
            <w:tcW w:w="10619" w:type="dxa"/>
            <w:tcBorders>
              <w:top w:val="single" w:sz="4" w:space="0" w:color="auto"/>
              <w:left w:val="single" w:sz="4" w:space="0" w:color="auto"/>
              <w:bottom w:val="single" w:sz="4" w:space="0" w:color="auto"/>
              <w:right w:val="single" w:sz="4" w:space="0" w:color="auto"/>
            </w:tcBorders>
          </w:tcPr>
          <w:p w14:paraId="7CD29CB3" w14:textId="77777777" w:rsidR="00F266AB" w:rsidRPr="00BC51D2" w:rsidRDefault="00F266AB" w:rsidP="00F266AB">
            <w:pPr>
              <w:rPr>
                <w:rFonts w:ascii="Calibri" w:hAnsi="Calibri" w:cs="Calibri"/>
                <w:i/>
                <w:noProof/>
                <w:sz w:val="18"/>
                <w:szCs w:val="18"/>
                <w:u w:val="single"/>
                <w:lang w:eastAsia="zh-CN"/>
              </w:rPr>
            </w:pPr>
            <w:r w:rsidRPr="00BC51D2">
              <w:rPr>
                <w:rFonts w:ascii="Calibri" w:hAnsi="Calibri" w:cs="Calibri"/>
                <w:i/>
                <w:noProof/>
                <w:sz w:val="18"/>
                <w:szCs w:val="18"/>
                <w:u w:val="single"/>
                <w:lang w:eastAsia="zh-CN"/>
              </w:rPr>
              <w:t>Duties and Responsibilities</w:t>
            </w:r>
          </w:p>
          <w:p w14:paraId="0F8B6676" w14:textId="77777777" w:rsidR="00FB08FB" w:rsidRPr="00BC51D2" w:rsidRDefault="00FB08FB" w:rsidP="005913BC">
            <w:pPr>
              <w:numPr>
                <w:ilvl w:val="0"/>
                <w:numId w:val="9"/>
              </w:numPr>
              <w:spacing w:line="259" w:lineRule="auto"/>
              <w:rPr>
                <w:rFonts w:ascii="Calibri" w:hAnsi="Calibri" w:cs="Calibri"/>
                <w:sz w:val="18"/>
                <w:szCs w:val="18"/>
              </w:rPr>
            </w:pPr>
            <w:r w:rsidRPr="00BC51D2">
              <w:rPr>
                <w:rFonts w:ascii="Calibri" w:hAnsi="Calibri" w:cs="Calibri"/>
                <w:sz w:val="18"/>
                <w:szCs w:val="18"/>
              </w:rPr>
              <w:t xml:space="preserve">Monitor progress in implementation of the project Gender Action Plan ensuring that targets are fully </w:t>
            </w:r>
            <w:proofErr w:type="gramStart"/>
            <w:r w:rsidRPr="00BC51D2">
              <w:rPr>
                <w:rFonts w:ascii="Calibri" w:hAnsi="Calibri" w:cs="Calibri"/>
                <w:sz w:val="18"/>
                <w:szCs w:val="18"/>
              </w:rPr>
              <w:t>met</w:t>
            </w:r>
            <w:proofErr w:type="gramEnd"/>
            <w:r w:rsidRPr="00BC51D2">
              <w:rPr>
                <w:rFonts w:ascii="Calibri" w:hAnsi="Calibri" w:cs="Calibri"/>
                <w:sz w:val="18"/>
                <w:szCs w:val="18"/>
              </w:rPr>
              <w:t xml:space="preserve"> and the reporting requirements are fulfilled;</w:t>
            </w:r>
          </w:p>
          <w:p w14:paraId="71E687F1" w14:textId="77777777" w:rsidR="00FB08FB" w:rsidRPr="00BC51D2" w:rsidRDefault="00FB08FB" w:rsidP="005913BC">
            <w:pPr>
              <w:numPr>
                <w:ilvl w:val="0"/>
                <w:numId w:val="9"/>
              </w:numPr>
              <w:spacing w:line="259" w:lineRule="auto"/>
              <w:rPr>
                <w:rFonts w:ascii="Calibri" w:hAnsi="Calibri" w:cs="Calibri"/>
                <w:sz w:val="18"/>
                <w:szCs w:val="18"/>
              </w:rPr>
            </w:pPr>
            <w:r w:rsidRPr="00BC51D2">
              <w:rPr>
                <w:rFonts w:ascii="Calibri" w:hAnsi="Calibri" w:cs="Calibri"/>
                <w:sz w:val="18"/>
                <w:szCs w:val="18"/>
              </w:rPr>
              <w:t xml:space="preserve">Oversee/develop/coordinate implementation of all gender-related </w:t>
            </w:r>
            <w:proofErr w:type="gramStart"/>
            <w:r w:rsidRPr="00BC51D2">
              <w:rPr>
                <w:rFonts w:ascii="Calibri" w:hAnsi="Calibri" w:cs="Calibri"/>
                <w:sz w:val="18"/>
                <w:szCs w:val="18"/>
              </w:rPr>
              <w:t>work;</w:t>
            </w:r>
            <w:proofErr w:type="gramEnd"/>
          </w:p>
          <w:p w14:paraId="33FA28E7" w14:textId="77777777" w:rsidR="00FB08FB" w:rsidRPr="00BC51D2" w:rsidRDefault="00FB08FB" w:rsidP="005913BC">
            <w:pPr>
              <w:numPr>
                <w:ilvl w:val="0"/>
                <w:numId w:val="9"/>
              </w:numPr>
              <w:spacing w:line="259" w:lineRule="auto"/>
              <w:rPr>
                <w:rFonts w:ascii="Calibri" w:hAnsi="Calibri" w:cs="Calibri"/>
                <w:sz w:val="18"/>
                <w:szCs w:val="18"/>
              </w:rPr>
            </w:pPr>
            <w:r w:rsidRPr="00BC51D2">
              <w:rPr>
                <w:rFonts w:ascii="Calibri" w:hAnsi="Calibri" w:cs="Calibri"/>
                <w:sz w:val="18"/>
                <w:szCs w:val="18"/>
              </w:rPr>
              <w:t xml:space="preserve">Review the Gender Action Plan annually, and update and revise corresponding management plans as </w:t>
            </w:r>
            <w:proofErr w:type="gramStart"/>
            <w:r w:rsidRPr="00BC51D2">
              <w:rPr>
                <w:rFonts w:ascii="Calibri" w:hAnsi="Calibri" w:cs="Calibri"/>
                <w:sz w:val="18"/>
                <w:szCs w:val="18"/>
              </w:rPr>
              <w:t>necessary;</w:t>
            </w:r>
            <w:proofErr w:type="gramEnd"/>
          </w:p>
          <w:p w14:paraId="7B0929AB" w14:textId="6283F9E3" w:rsidR="00FB08FB" w:rsidRPr="00BC51D2" w:rsidRDefault="00FB08FB" w:rsidP="005913BC">
            <w:pPr>
              <w:numPr>
                <w:ilvl w:val="0"/>
                <w:numId w:val="9"/>
              </w:numPr>
              <w:spacing w:line="259" w:lineRule="auto"/>
              <w:rPr>
                <w:rFonts w:ascii="Calibri" w:hAnsi="Calibri" w:cs="Calibri"/>
                <w:sz w:val="18"/>
                <w:szCs w:val="18"/>
              </w:rPr>
            </w:pPr>
            <w:r w:rsidRPr="00BC51D2">
              <w:rPr>
                <w:rFonts w:ascii="Calibri" w:hAnsi="Calibri" w:cs="Calibri"/>
                <w:sz w:val="18"/>
                <w:szCs w:val="18"/>
              </w:rPr>
              <w:lastRenderedPageBreak/>
              <w:t>Work with the M&amp;E officer and Safeguards Officer to ensure reporting, monitoring and evaluation fully address the gender issues of the project;</w:t>
            </w:r>
          </w:p>
        </w:tc>
      </w:tr>
      <w:tr w:rsidR="00FB08FB" w:rsidRPr="00BC51D2" w14:paraId="1832C7A4" w14:textId="77777777" w:rsidTr="6A841FCE">
        <w:tc>
          <w:tcPr>
            <w:tcW w:w="1963" w:type="dxa"/>
            <w:tcBorders>
              <w:top w:val="single" w:sz="4" w:space="0" w:color="auto"/>
              <w:left w:val="single" w:sz="4" w:space="0" w:color="auto"/>
              <w:bottom w:val="single" w:sz="4" w:space="0" w:color="auto"/>
              <w:right w:val="single" w:sz="4" w:space="0" w:color="auto"/>
            </w:tcBorders>
          </w:tcPr>
          <w:p w14:paraId="2D52FAD6" w14:textId="77777777" w:rsidR="00FB08FB" w:rsidRPr="00BC51D2" w:rsidRDefault="00FB08FB" w:rsidP="00FB08FB">
            <w:pPr>
              <w:rPr>
                <w:rFonts w:ascii="Calibri" w:hAnsi="Calibri" w:cs="Calibri"/>
                <w:i/>
                <w:sz w:val="18"/>
                <w:szCs w:val="18"/>
              </w:rPr>
            </w:pPr>
            <w:r w:rsidRPr="00BC51D2">
              <w:rPr>
                <w:rFonts w:ascii="Calibri" w:hAnsi="Calibri" w:cs="Calibri"/>
                <w:i/>
                <w:sz w:val="18"/>
                <w:szCs w:val="18"/>
              </w:rPr>
              <w:lastRenderedPageBreak/>
              <w:t>Project Monitoring and Evaluation Officer</w:t>
            </w:r>
          </w:p>
          <w:p w14:paraId="3DFD2EA9" w14:textId="77777777" w:rsidR="00FB08FB" w:rsidRPr="00BC51D2" w:rsidRDefault="00FB08FB" w:rsidP="00FB08FB">
            <w:pPr>
              <w:rPr>
                <w:rFonts w:ascii="Calibri" w:hAnsi="Calibri" w:cs="Calibri"/>
                <w:i/>
                <w:sz w:val="18"/>
                <w:szCs w:val="18"/>
                <w:lang w:val="en-GB" w:eastAsia="ja-JP"/>
              </w:rPr>
            </w:pPr>
          </w:p>
        </w:tc>
        <w:tc>
          <w:tcPr>
            <w:tcW w:w="1440" w:type="dxa"/>
            <w:tcBorders>
              <w:top w:val="single" w:sz="4" w:space="0" w:color="auto"/>
              <w:left w:val="single" w:sz="4" w:space="0" w:color="auto"/>
              <w:bottom w:val="single" w:sz="4" w:space="0" w:color="auto"/>
              <w:right w:val="single" w:sz="4" w:space="0" w:color="auto"/>
            </w:tcBorders>
          </w:tcPr>
          <w:p w14:paraId="34F3E2C9" w14:textId="77777777" w:rsidR="00FB08FB" w:rsidRPr="00BC51D2" w:rsidRDefault="00FB08FB" w:rsidP="00FB08FB">
            <w:pPr>
              <w:rPr>
                <w:rFonts w:ascii="Calibri" w:hAnsi="Calibri" w:cs="Calibri"/>
                <w:i/>
                <w:sz w:val="18"/>
                <w:szCs w:val="18"/>
                <w:lang w:val="en-GB" w:eastAsia="ja-JP"/>
              </w:rPr>
            </w:pPr>
          </w:p>
        </w:tc>
        <w:tc>
          <w:tcPr>
            <w:tcW w:w="10619" w:type="dxa"/>
            <w:tcBorders>
              <w:top w:val="single" w:sz="4" w:space="0" w:color="auto"/>
              <w:left w:val="single" w:sz="4" w:space="0" w:color="auto"/>
              <w:bottom w:val="single" w:sz="4" w:space="0" w:color="auto"/>
              <w:right w:val="single" w:sz="4" w:space="0" w:color="auto"/>
            </w:tcBorders>
          </w:tcPr>
          <w:p w14:paraId="01D88848" w14:textId="77777777" w:rsidR="00FB08FB" w:rsidRPr="00BC51D2" w:rsidRDefault="00FB08FB" w:rsidP="00FB08FB">
            <w:pPr>
              <w:rPr>
                <w:rFonts w:ascii="Calibri" w:hAnsi="Calibri" w:cs="Calibri"/>
                <w:i/>
                <w:noProof/>
                <w:sz w:val="18"/>
                <w:szCs w:val="18"/>
                <w:u w:val="single"/>
                <w:lang w:eastAsia="zh-CN"/>
              </w:rPr>
            </w:pPr>
            <w:r w:rsidRPr="00BC51D2">
              <w:rPr>
                <w:rFonts w:ascii="Calibri" w:hAnsi="Calibri" w:cs="Calibri"/>
                <w:i/>
                <w:noProof/>
                <w:sz w:val="18"/>
                <w:szCs w:val="18"/>
                <w:u w:val="single"/>
                <w:lang w:eastAsia="zh-CN"/>
              </w:rPr>
              <w:t>Duties and Responsibilities</w:t>
            </w:r>
          </w:p>
          <w:p w14:paraId="6AF0EB66" w14:textId="77777777" w:rsidR="00FB08FB" w:rsidRPr="00BC51D2" w:rsidRDefault="00FB08FB" w:rsidP="005913BC">
            <w:pPr>
              <w:numPr>
                <w:ilvl w:val="0"/>
                <w:numId w:val="8"/>
              </w:numPr>
              <w:spacing w:line="259" w:lineRule="auto"/>
              <w:rPr>
                <w:rFonts w:ascii="Calibri" w:hAnsi="Calibri" w:cs="Calibri"/>
                <w:i/>
                <w:sz w:val="18"/>
                <w:szCs w:val="18"/>
              </w:rPr>
            </w:pPr>
            <w:r w:rsidRPr="00BC51D2">
              <w:rPr>
                <w:rFonts w:ascii="Calibri" w:hAnsi="Calibri" w:cs="Calibri"/>
                <w:i/>
                <w:sz w:val="18"/>
                <w:szCs w:val="18"/>
              </w:rPr>
              <w:t xml:space="preserve">Monitor project progress and participate in the production of progress reports ensuring that they meet the necessary reporting requirements and </w:t>
            </w:r>
            <w:proofErr w:type="gramStart"/>
            <w:r w:rsidRPr="00BC51D2">
              <w:rPr>
                <w:rFonts w:ascii="Calibri" w:hAnsi="Calibri" w:cs="Calibri"/>
                <w:i/>
                <w:sz w:val="18"/>
                <w:szCs w:val="18"/>
              </w:rPr>
              <w:t>standards;</w:t>
            </w:r>
            <w:proofErr w:type="gramEnd"/>
          </w:p>
          <w:p w14:paraId="37839F92" w14:textId="77777777" w:rsidR="00FB08FB" w:rsidRPr="00BC51D2" w:rsidRDefault="00FB08FB" w:rsidP="005913BC">
            <w:pPr>
              <w:numPr>
                <w:ilvl w:val="0"/>
                <w:numId w:val="8"/>
              </w:numPr>
              <w:spacing w:line="259" w:lineRule="auto"/>
              <w:rPr>
                <w:rFonts w:ascii="Calibri" w:hAnsi="Calibri" w:cs="Calibri"/>
                <w:i/>
                <w:sz w:val="18"/>
                <w:szCs w:val="18"/>
              </w:rPr>
            </w:pPr>
            <w:r w:rsidRPr="00BC51D2">
              <w:rPr>
                <w:rFonts w:ascii="Calibri" w:hAnsi="Calibri" w:cs="Calibri"/>
                <w:i/>
                <w:sz w:val="18"/>
                <w:szCs w:val="18"/>
              </w:rPr>
              <w:t xml:space="preserve">Ensure project’s M&amp;E meets the requirements of the Government, the UNDP Country Office, and UNDP-GEF; develop project-specific M&amp;E tools as </w:t>
            </w:r>
            <w:proofErr w:type="gramStart"/>
            <w:r w:rsidRPr="00BC51D2">
              <w:rPr>
                <w:rFonts w:ascii="Calibri" w:hAnsi="Calibri" w:cs="Calibri"/>
                <w:i/>
                <w:sz w:val="18"/>
                <w:szCs w:val="18"/>
              </w:rPr>
              <w:t>necessary;</w:t>
            </w:r>
            <w:proofErr w:type="gramEnd"/>
          </w:p>
          <w:p w14:paraId="4F8D63A7" w14:textId="77777777" w:rsidR="00FB08FB" w:rsidRPr="00BC51D2" w:rsidRDefault="00FB08FB" w:rsidP="005913BC">
            <w:pPr>
              <w:numPr>
                <w:ilvl w:val="0"/>
                <w:numId w:val="8"/>
              </w:numPr>
              <w:spacing w:line="259" w:lineRule="auto"/>
              <w:rPr>
                <w:rFonts w:ascii="Calibri" w:hAnsi="Calibri" w:cs="Calibri"/>
                <w:i/>
                <w:sz w:val="18"/>
                <w:szCs w:val="18"/>
              </w:rPr>
            </w:pPr>
            <w:r w:rsidRPr="00BC51D2">
              <w:rPr>
                <w:rFonts w:ascii="Calibri" w:hAnsi="Calibri" w:cs="Calibri"/>
                <w:i/>
                <w:sz w:val="18"/>
                <w:szCs w:val="18"/>
              </w:rPr>
              <w:t xml:space="preserve">Oversee and ensure the implementation of the project’s M&amp;E plan, including periodic appraisal of the Project’s Theory of Change and Results Framework with reference to actual and potential project progress and </w:t>
            </w:r>
            <w:proofErr w:type="gramStart"/>
            <w:r w:rsidRPr="00BC51D2">
              <w:rPr>
                <w:rFonts w:ascii="Calibri" w:hAnsi="Calibri" w:cs="Calibri"/>
                <w:i/>
                <w:sz w:val="18"/>
                <w:szCs w:val="18"/>
              </w:rPr>
              <w:t>results;</w:t>
            </w:r>
            <w:proofErr w:type="gramEnd"/>
          </w:p>
          <w:p w14:paraId="7E34DFAC" w14:textId="77777777" w:rsidR="00FB08FB" w:rsidRPr="00BC51D2" w:rsidRDefault="00FB08FB" w:rsidP="005913BC">
            <w:pPr>
              <w:numPr>
                <w:ilvl w:val="0"/>
                <w:numId w:val="8"/>
              </w:numPr>
              <w:spacing w:line="259" w:lineRule="auto"/>
              <w:rPr>
                <w:rFonts w:ascii="Calibri" w:hAnsi="Calibri" w:cs="Calibri"/>
                <w:i/>
                <w:sz w:val="18"/>
                <w:szCs w:val="18"/>
              </w:rPr>
            </w:pPr>
            <w:r w:rsidRPr="00BC51D2">
              <w:rPr>
                <w:rFonts w:ascii="Calibri" w:hAnsi="Calibri" w:cs="Calibri"/>
                <w:i/>
                <w:sz w:val="18"/>
                <w:szCs w:val="18"/>
              </w:rPr>
              <w:t xml:space="preserve">Oversee/develop/coordinate the implementation of the stakeholder engagement </w:t>
            </w:r>
            <w:proofErr w:type="gramStart"/>
            <w:r w:rsidRPr="00BC51D2">
              <w:rPr>
                <w:rFonts w:ascii="Calibri" w:hAnsi="Calibri" w:cs="Calibri"/>
                <w:i/>
                <w:sz w:val="18"/>
                <w:szCs w:val="18"/>
              </w:rPr>
              <w:t>plan;</w:t>
            </w:r>
            <w:proofErr w:type="gramEnd"/>
          </w:p>
          <w:p w14:paraId="4D75B9CD" w14:textId="77777777" w:rsidR="00FB08FB" w:rsidRPr="00BC51D2" w:rsidRDefault="00FB08FB" w:rsidP="005913BC">
            <w:pPr>
              <w:numPr>
                <w:ilvl w:val="0"/>
                <w:numId w:val="8"/>
              </w:numPr>
              <w:spacing w:line="259" w:lineRule="auto"/>
              <w:rPr>
                <w:rFonts w:ascii="Calibri" w:hAnsi="Calibri" w:cs="Calibri"/>
                <w:i/>
                <w:sz w:val="18"/>
                <w:szCs w:val="18"/>
              </w:rPr>
            </w:pPr>
            <w:r w:rsidRPr="00BC51D2">
              <w:rPr>
                <w:rFonts w:ascii="Calibri" w:hAnsi="Calibri" w:cs="Calibri"/>
                <w:i/>
                <w:sz w:val="18"/>
                <w:szCs w:val="18"/>
              </w:rPr>
              <w:t xml:space="preserve">Oversee and guide the design of surveys/ assessments commissioned for monitoring and evaluating project </w:t>
            </w:r>
            <w:proofErr w:type="gramStart"/>
            <w:r w:rsidRPr="00BC51D2">
              <w:rPr>
                <w:rFonts w:ascii="Calibri" w:hAnsi="Calibri" w:cs="Calibri"/>
                <w:i/>
                <w:sz w:val="18"/>
                <w:szCs w:val="18"/>
              </w:rPr>
              <w:t>results;</w:t>
            </w:r>
            <w:proofErr w:type="gramEnd"/>
          </w:p>
          <w:p w14:paraId="3865D21A" w14:textId="77777777" w:rsidR="00FB08FB" w:rsidRPr="00BC51D2" w:rsidRDefault="00FB08FB" w:rsidP="005913BC">
            <w:pPr>
              <w:numPr>
                <w:ilvl w:val="0"/>
                <w:numId w:val="8"/>
              </w:numPr>
              <w:spacing w:line="259" w:lineRule="auto"/>
              <w:rPr>
                <w:rFonts w:ascii="Calibri" w:hAnsi="Calibri" w:cs="Calibri"/>
                <w:i/>
                <w:sz w:val="18"/>
                <w:szCs w:val="18"/>
              </w:rPr>
            </w:pPr>
            <w:r w:rsidRPr="00BC51D2">
              <w:rPr>
                <w:rFonts w:ascii="Calibri" w:hAnsi="Calibri" w:cs="Calibri"/>
                <w:i/>
                <w:sz w:val="18"/>
                <w:szCs w:val="18"/>
              </w:rPr>
              <w:t xml:space="preserve">Facilitate mid-term and terminal evaluations of the project; including management </w:t>
            </w:r>
            <w:proofErr w:type="gramStart"/>
            <w:r w:rsidRPr="00BC51D2">
              <w:rPr>
                <w:rFonts w:ascii="Calibri" w:hAnsi="Calibri" w:cs="Calibri"/>
                <w:i/>
                <w:sz w:val="18"/>
                <w:szCs w:val="18"/>
              </w:rPr>
              <w:t>responses;</w:t>
            </w:r>
            <w:proofErr w:type="gramEnd"/>
          </w:p>
          <w:p w14:paraId="353A071D" w14:textId="77777777" w:rsidR="00FB08FB" w:rsidRPr="00BC51D2" w:rsidRDefault="00FB08FB" w:rsidP="005913BC">
            <w:pPr>
              <w:numPr>
                <w:ilvl w:val="0"/>
                <w:numId w:val="8"/>
              </w:numPr>
              <w:spacing w:line="259" w:lineRule="auto"/>
              <w:rPr>
                <w:rFonts w:ascii="Calibri" w:hAnsi="Calibri" w:cs="Calibri"/>
                <w:i/>
                <w:sz w:val="18"/>
                <w:szCs w:val="18"/>
              </w:rPr>
            </w:pPr>
            <w:r w:rsidRPr="00BC51D2">
              <w:rPr>
                <w:rFonts w:ascii="Calibri" w:hAnsi="Calibri" w:cs="Calibri"/>
                <w:i/>
                <w:sz w:val="18"/>
                <w:szCs w:val="18"/>
              </w:rPr>
              <w:t xml:space="preserve">Facilitate annual reviews of the project and produce analytical reports from these annual reviews, including learning and other knowledge management </w:t>
            </w:r>
            <w:proofErr w:type="gramStart"/>
            <w:r w:rsidRPr="00BC51D2">
              <w:rPr>
                <w:rFonts w:ascii="Calibri" w:hAnsi="Calibri" w:cs="Calibri"/>
                <w:i/>
                <w:sz w:val="18"/>
                <w:szCs w:val="18"/>
              </w:rPr>
              <w:t>products;</w:t>
            </w:r>
            <w:proofErr w:type="gramEnd"/>
          </w:p>
          <w:p w14:paraId="0E2FAAF2" w14:textId="77777777" w:rsidR="00FB08FB" w:rsidRPr="00BC51D2" w:rsidRDefault="00FB08FB" w:rsidP="005913BC">
            <w:pPr>
              <w:numPr>
                <w:ilvl w:val="0"/>
                <w:numId w:val="8"/>
              </w:numPr>
              <w:spacing w:line="259" w:lineRule="auto"/>
              <w:rPr>
                <w:rFonts w:ascii="Calibri" w:hAnsi="Calibri" w:cs="Calibri"/>
                <w:i/>
                <w:sz w:val="18"/>
                <w:szCs w:val="18"/>
              </w:rPr>
            </w:pPr>
            <w:r w:rsidRPr="00BC51D2">
              <w:rPr>
                <w:rFonts w:ascii="Calibri" w:hAnsi="Calibri" w:cs="Calibri"/>
                <w:i/>
                <w:sz w:val="18"/>
                <w:szCs w:val="18"/>
              </w:rPr>
              <w:t xml:space="preserve">Support project site M&amp;E and learning </w:t>
            </w:r>
            <w:proofErr w:type="gramStart"/>
            <w:r w:rsidRPr="00BC51D2">
              <w:rPr>
                <w:rFonts w:ascii="Calibri" w:hAnsi="Calibri" w:cs="Calibri"/>
                <w:i/>
                <w:sz w:val="18"/>
                <w:szCs w:val="18"/>
              </w:rPr>
              <w:t>missions;</w:t>
            </w:r>
            <w:proofErr w:type="gramEnd"/>
            <w:r w:rsidRPr="00BC51D2">
              <w:rPr>
                <w:rFonts w:ascii="Calibri" w:hAnsi="Calibri" w:cs="Calibri"/>
                <w:i/>
                <w:sz w:val="18"/>
                <w:szCs w:val="18"/>
              </w:rPr>
              <w:t xml:space="preserve"> </w:t>
            </w:r>
          </w:p>
          <w:p w14:paraId="0B500740" w14:textId="40B21CCA" w:rsidR="00FB08FB" w:rsidRPr="00BC51D2" w:rsidRDefault="00FB08FB" w:rsidP="005913BC">
            <w:pPr>
              <w:numPr>
                <w:ilvl w:val="0"/>
                <w:numId w:val="8"/>
              </w:numPr>
              <w:spacing w:line="259" w:lineRule="auto"/>
              <w:rPr>
                <w:rFonts w:ascii="Calibri" w:hAnsi="Calibri" w:cs="Calibri"/>
                <w:i/>
                <w:sz w:val="18"/>
                <w:szCs w:val="18"/>
              </w:rPr>
            </w:pPr>
            <w:r w:rsidRPr="00BC51D2">
              <w:rPr>
                <w:rFonts w:ascii="Calibri" w:hAnsi="Calibri" w:cs="Calibri"/>
                <w:i/>
                <w:sz w:val="18"/>
                <w:szCs w:val="18"/>
              </w:rPr>
              <w:t>Visit project sites as and when required to appraise project progress on the ground and validate written progress reports.</w:t>
            </w:r>
          </w:p>
        </w:tc>
      </w:tr>
      <w:tr w:rsidR="00A13E75" w:rsidRPr="00BC51D2" w14:paraId="041A56F0" w14:textId="77777777" w:rsidTr="6A841FC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F69ACE3" w14:textId="0185D9D5" w:rsidR="00A13E75" w:rsidRPr="00BC51D2" w:rsidRDefault="00A13E75" w:rsidP="00763EFB">
            <w:pPr>
              <w:jc w:val="center"/>
              <w:rPr>
                <w:rFonts w:ascii="Calibri" w:hAnsi="Calibri" w:cs="Calibri"/>
                <w:b/>
                <w:i/>
                <w:sz w:val="18"/>
                <w:szCs w:val="18"/>
                <w:lang w:eastAsia="ja-JP"/>
              </w:rPr>
            </w:pPr>
            <w:r w:rsidRPr="00BC51D2">
              <w:rPr>
                <w:rFonts w:ascii="Calibri" w:hAnsi="Calibri" w:cs="Calibri"/>
                <w:b/>
                <w:i/>
                <w:sz w:val="18"/>
                <w:szCs w:val="18"/>
                <w:lang w:eastAsia="ja-JP"/>
              </w:rPr>
              <w:t xml:space="preserve">Outcome </w:t>
            </w:r>
          </w:p>
        </w:tc>
      </w:tr>
      <w:tr w:rsidR="00A13E75" w:rsidRPr="00BC51D2" w14:paraId="0D6BBBFF" w14:textId="77777777" w:rsidTr="6A841FCE">
        <w:tc>
          <w:tcPr>
            <w:tcW w:w="1963" w:type="dxa"/>
            <w:tcBorders>
              <w:top w:val="single" w:sz="4" w:space="0" w:color="auto"/>
              <w:left w:val="single" w:sz="4" w:space="0" w:color="auto"/>
              <w:bottom w:val="single" w:sz="4" w:space="0" w:color="auto"/>
              <w:right w:val="single" w:sz="4" w:space="0" w:color="auto"/>
            </w:tcBorders>
          </w:tcPr>
          <w:p w14:paraId="511143A6" w14:textId="77777777" w:rsidR="00A13E75" w:rsidRPr="00BC51D2" w:rsidRDefault="00A13E75" w:rsidP="00A13E75">
            <w:pPr>
              <w:rPr>
                <w:rFonts w:ascii="Calibri" w:hAnsi="Calibri" w:cs="Calibri"/>
                <w:i/>
                <w:sz w:val="18"/>
                <w:szCs w:val="18"/>
              </w:rPr>
            </w:pPr>
            <w:r w:rsidRPr="00BC51D2">
              <w:rPr>
                <w:rFonts w:ascii="Calibri" w:hAnsi="Calibri" w:cs="Calibri"/>
                <w:i/>
                <w:sz w:val="18"/>
                <w:szCs w:val="18"/>
              </w:rPr>
              <w:t xml:space="preserve">Project Safeguards Officer </w:t>
            </w:r>
          </w:p>
          <w:p w14:paraId="55784579" w14:textId="77777777" w:rsidR="00A13E75" w:rsidRPr="00BC51D2" w:rsidRDefault="00A13E75" w:rsidP="00A13E75">
            <w:pPr>
              <w:rPr>
                <w:rFonts w:ascii="Calibri" w:hAnsi="Calibri" w:cs="Calibri"/>
                <w:i/>
                <w:sz w:val="18"/>
                <w:szCs w:val="18"/>
              </w:rPr>
            </w:pPr>
          </w:p>
        </w:tc>
        <w:tc>
          <w:tcPr>
            <w:tcW w:w="1440" w:type="dxa"/>
            <w:tcBorders>
              <w:top w:val="single" w:sz="4" w:space="0" w:color="auto"/>
              <w:left w:val="single" w:sz="4" w:space="0" w:color="auto"/>
              <w:bottom w:val="single" w:sz="4" w:space="0" w:color="auto"/>
              <w:right w:val="single" w:sz="4" w:space="0" w:color="auto"/>
            </w:tcBorders>
          </w:tcPr>
          <w:p w14:paraId="020E187D" w14:textId="77777777" w:rsidR="00A13E75" w:rsidRPr="00BC51D2" w:rsidRDefault="00A13E75" w:rsidP="00A13E75">
            <w:pPr>
              <w:rPr>
                <w:rFonts w:ascii="Calibri" w:hAnsi="Calibri" w:cs="Calibri"/>
                <w:i/>
                <w:sz w:val="18"/>
                <w:szCs w:val="18"/>
                <w:lang w:val="en-GB" w:eastAsia="ja-JP"/>
              </w:rPr>
            </w:pPr>
          </w:p>
        </w:tc>
        <w:tc>
          <w:tcPr>
            <w:tcW w:w="10619" w:type="dxa"/>
            <w:tcBorders>
              <w:top w:val="single" w:sz="4" w:space="0" w:color="auto"/>
              <w:left w:val="single" w:sz="4" w:space="0" w:color="auto"/>
              <w:bottom w:val="single" w:sz="4" w:space="0" w:color="auto"/>
              <w:right w:val="single" w:sz="4" w:space="0" w:color="auto"/>
            </w:tcBorders>
          </w:tcPr>
          <w:p w14:paraId="7ED69915" w14:textId="77777777" w:rsidR="00A13E75" w:rsidRPr="00BC51D2" w:rsidRDefault="00A13E75" w:rsidP="00A13E75">
            <w:pPr>
              <w:rPr>
                <w:rFonts w:ascii="Calibri" w:hAnsi="Calibri" w:cs="Calibri"/>
                <w:i/>
                <w:noProof/>
                <w:sz w:val="18"/>
                <w:szCs w:val="18"/>
                <w:u w:val="single"/>
                <w:lang w:eastAsia="zh-CN"/>
              </w:rPr>
            </w:pPr>
            <w:r w:rsidRPr="00BC51D2">
              <w:rPr>
                <w:rFonts w:ascii="Calibri" w:hAnsi="Calibri" w:cs="Calibri"/>
                <w:i/>
                <w:noProof/>
                <w:sz w:val="18"/>
                <w:szCs w:val="18"/>
                <w:u w:val="single"/>
                <w:lang w:eastAsia="zh-CN"/>
              </w:rPr>
              <w:t>Duties and Responsibilities</w:t>
            </w:r>
          </w:p>
          <w:p w14:paraId="75FC2054" w14:textId="77777777" w:rsidR="00A13E75" w:rsidRPr="00BC51D2" w:rsidRDefault="00A13E75" w:rsidP="005913BC">
            <w:pPr>
              <w:numPr>
                <w:ilvl w:val="0"/>
                <w:numId w:val="9"/>
              </w:numPr>
              <w:spacing w:line="259" w:lineRule="auto"/>
              <w:rPr>
                <w:rFonts w:ascii="Calibri" w:hAnsi="Calibri" w:cs="Calibri"/>
                <w:i/>
                <w:sz w:val="18"/>
                <w:szCs w:val="18"/>
              </w:rPr>
            </w:pPr>
            <w:r w:rsidRPr="00BC51D2">
              <w:rPr>
                <w:rFonts w:ascii="Calibri" w:hAnsi="Calibri" w:cs="Calibri"/>
                <w:i/>
                <w:sz w:val="18"/>
                <w:szCs w:val="18"/>
              </w:rPr>
              <w:t xml:space="preserve">Monitor progress in development/implementation of the project ESMP/ESMF ensuring that UNDPs SES policy is fully </w:t>
            </w:r>
            <w:proofErr w:type="gramStart"/>
            <w:r w:rsidRPr="00BC51D2">
              <w:rPr>
                <w:rFonts w:ascii="Calibri" w:hAnsi="Calibri" w:cs="Calibri"/>
                <w:i/>
                <w:sz w:val="18"/>
                <w:szCs w:val="18"/>
              </w:rPr>
              <w:t>met</w:t>
            </w:r>
            <w:proofErr w:type="gramEnd"/>
            <w:r w:rsidRPr="00BC51D2">
              <w:rPr>
                <w:rFonts w:ascii="Calibri" w:hAnsi="Calibri" w:cs="Calibri"/>
                <w:i/>
                <w:sz w:val="18"/>
                <w:szCs w:val="18"/>
              </w:rPr>
              <w:t xml:space="preserve"> and the reporting requirements are fulfilled;</w:t>
            </w:r>
          </w:p>
          <w:p w14:paraId="64713AE9" w14:textId="77777777" w:rsidR="00A13E75" w:rsidRPr="00BC51D2" w:rsidRDefault="00A13E75" w:rsidP="005913BC">
            <w:pPr>
              <w:numPr>
                <w:ilvl w:val="0"/>
                <w:numId w:val="9"/>
              </w:numPr>
              <w:spacing w:line="259" w:lineRule="auto"/>
              <w:rPr>
                <w:rFonts w:ascii="Calibri" w:hAnsi="Calibri" w:cs="Calibri"/>
                <w:i/>
                <w:sz w:val="18"/>
                <w:szCs w:val="18"/>
              </w:rPr>
            </w:pPr>
            <w:r w:rsidRPr="00BC51D2">
              <w:rPr>
                <w:rFonts w:ascii="Calibri" w:hAnsi="Calibri" w:cs="Calibri"/>
                <w:i/>
                <w:sz w:val="18"/>
                <w:szCs w:val="18"/>
              </w:rPr>
              <w:t xml:space="preserve">Oversee/develop/coordinate implementation of all </w:t>
            </w:r>
            <w:proofErr w:type="gramStart"/>
            <w:r w:rsidRPr="00BC51D2">
              <w:rPr>
                <w:rFonts w:ascii="Calibri" w:hAnsi="Calibri" w:cs="Calibri"/>
                <w:i/>
                <w:sz w:val="18"/>
                <w:szCs w:val="18"/>
              </w:rPr>
              <w:t>safeguard</w:t>
            </w:r>
            <w:proofErr w:type="gramEnd"/>
            <w:r w:rsidRPr="00BC51D2">
              <w:rPr>
                <w:rFonts w:ascii="Calibri" w:hAnsi="Calibri" w:cs="Calibri"/>
                <w:i/>
                <w:sz w:val="18"/>
                <w:szCs w:val="18"/>
              </w:rPr>
              <w:t xml:space="preserve"> related plans;</w:t>
            </w:r>
          </w:p>
          <w:p w14:paraId="66EDFB59" w14:textId="77777777" w:rsidR="00A13E75" w:rsidRPr="00BC51D2" w:rsidRDefault="00A13E75" w:rsidP="005913BC">
            <w:pPr>
              <w:numPr>
                <w:ilvl w:val="0"/>
                <w:numId w:val="9"/>
              </w:numPr>
              <w:spacing w:line="259" w:lineRule="auto"/>
              <w:rPr>
                <w:rFonts w:ascii="Calibri" w:hAnsi="Calibri" w:cs="Calibri"/>
                <w:i/>
                <w:sz w:val="18"/>
                <w:szCs w:val="18"/>
              </w:rPr>
            </w:pPr>
            <w:r w:rsidRPr="00BC51D2">
              <w:rPr>
                <w:rFonts w:ascii="Calibri" w:hAnsi="Calibri" w:cs="Calibri"/>
                <w:i/>
                <w:sz w:val="18"/>
                <w:szCs w:val="18"/>
              </w:rPr>
              <w:t xml:space="preserve">Ensure social and environmental grievances are managed effectively and </w:t>
            </w:r>
            <w:proofErr w:type="gramStart"/>
            <w:r w:rsidRPr="00BC51D2">
              <w:rPr>
                <w:rFonts w:ascii="Calibri" w:hAnsi="Calibri" w:cs="Calibri"/>
                <w:i/>
                <w:sz w:val="18"/>
                <w:szCs w:val="18"/>
              </w:rPr>
              <w:t>transparently;</w:t>
            </w:r>
            <w:proofErr w:type="gramEnd"/>
          </w:p>
          <w:p w14:paraId="52D06517" w14:textId="77777777" w:rsidR="00A13E75" w:rsidRPr="00BC51D2" w:rsidRDefault="00A13E75" w:rsidP="005913BC">
            <w:pPr>
              <w:numPr>
                <w:ilvl w:val="0"/>
                <w:numId w:val="9"/>
              </w:numPr>
              <w:spacing w:line="259" w:lineRule="auto"/>
              <w:rPr>
                <w:rFonts w:ascii="Calibri" w:hAnsi="Calibri" w:cs="Calibri"/>
                <w:i/>
                <w:sz w:val="18"/>
                <w:szCs w:val="18"/>
              </w:rPr>
            </w:pPr>
            <w:r w:rsidRPr="00BC51D2">
              <w:rPr>
                <w:rFonts w:ascii="Calibri" w:hAnsi="Calibri" w:cs="Calibri"/>
                <w:i/>
                <w:sz w:val="18"/>
                <w:szCs w:val="18"/>
              </w:rPr>
              <w:t xml:space="preserve">Review the SESP annually, and update and revise corresponding risk log; mitigation/management plans as </w:t>
            </w:r>
            <w:proofErr w:type="gramStart"/>
            <w:r w:rsidRPr="00BC51D2">
              <w:rPr>
                <w:rFonts w:ascii="Calibri" w:hAnsi="Calibri" w:cs="Calibri"/>
                <w:i/>
                <w:sz w:val="18"/>
                <w:szCs w:val="18"/>
              </w:rPr>
              <w:t>necessary;</w:t>
            </w:r>
            <w:proofErr w:type="gramEnd"/>
          </w:p>
          <w:p w14:paraId="1FC30271" w14:textId="77777777" w:rsidR="00A13E75" w:rsidRPr="00BC51D2" w:rsidRDefault="00A13E75" w:rsidP="005913BC">
            <w:pPr>
              <w:numPr>
                <w:ilvl w:val="0"/>
                <w:numId w:val="9"/>
              </w:numPr>
              <w:spacing w:line="259" w:lineRule="auto"/>
              <w:rPr>
                <w:rFonts w:ascii="Calibri" w:hAnsi="Calibri" w:cs="Calibri"/>
                <w:i/>
                <w:sz w:val="18"/>
                <w:szCs w:val="18"/>
              </w:rPr>
            </w:pPr>
            <w:r w:rsidRPr="00BC51D2">
              <w:rPr>
                <w:rFonts w:ascii="Calibri" w:hAnsi="Calibri" w:cs="Calibri"/>
                <w:i/>
                <w:sz w:val="18"/>
                <w:szCs w:val="18"/>
              </w:rPr>
              <w:t xml:space="preserve">Ensure full disclosure with concerned </w:t>
            </w:r>
            <w:proofErr w:type="gramStart"/>
            <w:r w:rsidRPr="00BC51D2">
              <w:rPr>
                <w:rFonts w:ascii="Calibri" w:hAnsi="Calibri" w:cs="Calibri"/>
                <w:i/>
                <w:sz w:val="18"/>
                <w:szCs w:val="18"/>
              </w:rPr>
              <w:t>stakeholders;</w:t>
            </w:r>
            <w:proofErr w:type="gramEnd"/>
            <w:r w:rsidRPr="00BC51D2">
              <w:rPr>
                <w:rFonts w:ascii="Calibri" w:hAnsi="Calibri" w:cs="Calibri"/>
                <w:i/>
                <w:sz w:val="18"/>
                <w:szCs w:val="18"/>
              </w:rPr>
              <w:t xml:space="preserve"> </w:t>
            </w:r>
          </w:p>
          <w:p w14:paraId="17416FC9" w14:textId="77777777" w:rsidR="00A13E75" w:rsidRPr="00BC51D2" w:rsidRDefault="00A13E75" w:rsidP="005913BC">
            <w:pPr>
              <w:numPr>
                <w:ilvl w:val="0"/>
                <w:numId w:val="9"/>
              </w:numPr>
              <w:spacing w:line="259" w:lineRule="auto"/>
              <w:rPr>
                <w:rFonts w:ascii="Calibri" w:hAnsi="Calibri" w:cs="Calibri"/>
                <w:i/>
                <w:sz w:val="18"/>
                <w:szCs w:val="18"/>
              </w:rPr>
            </w:pPr>
            <w:r w:rsidRPr="00BC51D2">
              <w:rPr>
                <w:rFonts w:ascii="Calibri" w:hAnsi="Calibri" w:cs="Calibri"/>
                <w:i/>
                <w:sz w:val="18"/>
                <w:szCs w:val="18"/>
              </w:rPr>
              <w:t xml:space="preserve">Ensure environmental and social risks are identified, avoided, mitigated and managed throughout project </w:t>
            </w:r>
            <w:proofErr w:type="gramStart"/>
            <w:r w:rsidRPr="00BC51D2">
              <w:rPr>
                <w:rFonts w:ascii="Calibri" w:hAnsi="Calibri" w:cs="Calibri"/>
                <w:i/>
                <w:sz w:val="18"/>
                <w:szCs w:val="18"/>
              </w:rPr>
              <w:t>implementation;</w:t>
            </w:r>
            <w:proofErr w:type="gramEnd"/>
          </w:p>
          <w:p w14:paraId="7A4FAA66" w14:textId="0F509598" w:rsidR="00A13E75" w:rsidRPr="00BC51D2" w:rsidRDefault="00A13E75" w:rsidP="005913BC">
            <w:pPr>
              <w:numPr>
                <w:ilvl w:val="0"/>
                <w:numId w:val="9"/>
              </w:numPr>
              <w:spacing w:line="259" w:lineRule="auto"/>
              <w:rPr>
                <w:rFonts w:ascii="Calibri" w:hAnsi="Calibri" w:cs="Calibri"/>
                <w:i/>
                <w:sz w:val="18"/>
                <w:szCs w:val="18"/>
              </w:rPr>
            </w:pPr>
            <w:r w:rsidRPr="00BC51D2">
              <w:rPr>
                <w:rFonts w:ascii="Calibri" w:hAnsi="Calibri" w:cs="Calibri"/>
                <w:i/>
                <w:sz w:val="18"/>
                <w:szCs w:val="18"/>
              </w:rPr>
              <w:t xml:space="preserve">Work with the M&amp;E officer to ensure reporting, monitoring and evaluation fully address the safeguard issues of the </w:t>
            </w:r>
            <w:proofErr w:type="spellStart"/>
            <w:proofErr w:type="gramStart"/>
            <w:r w:rsidRPr="00BC51D2">
              <w:rPr>
                <w:rFonts w:ascii="Calibri" w:hAnsi="Calibri" w:cs="Calibri"/>
                <w:i/>
                <w:sz w:val="18"/>
                <w:szCs w:val="18"/>
              </w:rPr>
              <w:t>project;</w:t>
            </w:r>
            <w:r w:rsidR="00F03DBF" w:rsidRPr="00BC51D2">
              <w:rPr>
                <w:rFonts w:ascii="Calibri" w:hAnsi="Calibri" w:cs="Calibri"/>
                <w:i/>
                <w:sz w:val="18"/>
                <w:szCs w:val="18"/>
              </w:rPr>
              <w:t>nm</w:t>
            </w:r>
            <w:proofErr w:type="spellEnd"/>
            <w:proofErr w:type="gramEnd"/>
          </w:p>
          <w:p w14:paraId="71CE2B9B" w14:textId="77777777" w:rsidR="00A13E75" w:rsidRPr="00BC51D2" w:rsidRDefault="00A13E75" w:rsidP="00A13E75">
            <w:pPr>
              <w:rPr>
                <w:rFonts w:ascii="Calibri" w:hAnsi="Calibri" w:cs="Calibri"/>
                <w:i/>
                <w:noProof/>
                <w:sz w:val="18"/>
                <w:szCs w:val="18"/>
                <w:u w:val="single"/>
                <w:lang w:eastAsia="zh-CN"/>
              </w:rPr>
            </w:pPr>
          </w:p>
        </w:tc>
      </w:tr>
    </w:tbl>
    <w:p w14:paraId="42E6F4EA" w14:textId="1258DDB3" w:rsidR="00EA1F5A" w:rsidRDefault="00D42863">
      <w:pPr>
        <w:rPr>
          <w:rFonts w:ascii="Arial Narrow" w:hAnsi="Arial Narrow"/>
          <w:b/>
          <w:bCs/>
        </w:rPr>
      </w:pPr>
      <w:r>
        <w:br w:type="page"/>
      </w:r>
    </w:p>
    <w:p w14:paraId="72323E2A" w14:textId="2AC87949" w:rsidR="00EA1F5A" w:rsidRDefault="00EA1F5A" w:rsidP="00EA1F5A">
      <w:pPr>
        <w:pStyle w:val="Heading2"/>
        <w:ind w:left="0"/>
        <w:rPr>
          <w:rFonts w:ascii="Calibri" w:hAnsi="Calibri"/>
          <w:szCs w:val="22"/>
        </w:rPr>
      </w:pPr>
      <w:bookmarkStart w:id="88" w:name="_Toc84428426"/>
      <w:r w:rsidRPr="006512C4">
        <w:rPr>
          <w:rFonts w:ascii="Calibri" w:hAnsi="Calibri"/>
          <w:szCs w:val="22"/>
        </w:rPr>
        <w:lastRenderedPageBreak/>
        <w:t xml:space="preserve">Annex </w:t>
      </w:r>
      <w:r w:rsidR="008223E5">
        <w:rPr>
          <w:rFonts w:ascii="Calibri" w:hAnsi="Calibri"/>
          <w:szCs w:val="22"/>
        </w:rPr>
        <w:t>9</w:t>
      </w:r>
      <w:r w:rsidRPr="006512C4">
        <w:rPr>
          <w:rFonts w:ascii="Calibri" w:hAnsi="Calibri"/>
          <w:szCs w:val="22"/>
        </w:rPr>
        <w:t xml:space="preserve">:  </w:t>
      </w:r>
      <w:r>
        <w:rPr>
          <w:rFonts w:ascii="Calibri" w:hAnsi="Calibri"/>
          <w:szCs w:val="22"/>
        </w:rPr>
        <w:t>Stakeholder Engagement Plan</w:t>
      </w:r>
      <w:bookmarkEnd w:id="88"/>
      <w:r>
        <w:rPr>
          <w:rFonts w:ascii="Calibri" w:hAnsi="Calibri"/>
          <w:szCs w:val="22"/>
        </w:rPr>
        <w:t xml:space="preserve"> </w:t>
      </w:r>
    </w:p>
    <w:p w14:paraId="6D105EFF" w14:textId="77777777" w:rsidR="00AA5D97" w:rsidRDefault="00AA5D97" w:rsidP="00AA5D97">
      <w:bookmarkStart w:id="89" w:name="_Toc66560416"/>
    </w:p>
    <w:bookmarkEnd w:id="89"/>
    <w:p w14:paraId="63DDCF72" w14:textId="18DB2770" w:rsidR="000E47EC" w:rsidRPr="002125F2" w:rsidRDefault="000964BA" w:rsidP="000E47EC">
      <w:pPr>
        <w:rPr>
          <w:rFonts w:ascii="Calibri" w:hAnsi="Calibri" w:cs="Calibri"/>
          <w:sz w:val="20"/>
          <w:szCs w:val="20"/>
        </w:rPr>
      </w:pPr>
      <w:r>
        <w:rPr>
          <w:rFonts w:ascii="Calibri" w:hAnsi="Calibri" w:cs="Calibri"/>
          <w:sz w:val="20"/>
          <w:szCs w:val="20"/>
        </w:rPr>
        <w:t>Submitted</w:t>
      </w:r>
      <w:r w:rsidRPr="002125F2">
        <w:rPr>
          <w:rFonts w:ascii="Calibri" w:hAnsi="Calibri" w:cs="Calibri"/>
          <w:sz w:val="20"/>
          <w:szCs w:val="20"/>
        </w:rPr>
        <w:t xml:space="preserve"> </w:t>
      </w:r>
      <w:r w:rsidR="000E47EC" w:rsidRPr="002125F2">
        <w:rPr>
          <w:rFonts w:ascii="Calibri" w:hAnsi="Calibri" w:cs="Calibri"/>
          <w:sz w:val="20"/>
          <w:szCs w:val="20"/>
        </w:rPr>
        <w:t xml:space="preserve">as separate document. </w:t>
      </w:r>
    </w:p>
    <w:p w14:paraId="508293EC" w14:textId="77777777" w:rsidR="00884CFC" w:rsidRDefault="00884CFC" w:rsidP="00884CFC"/>
    <w:p w14:paraId="0D0D5DCC" w14:textId="093DCDA6" w:rsidR="00714748" w:rsidRPr="0058244B" w:rsidRDefault="006946F3" w:rsidP="008223E5">
      <w:pPr>
        <w:pStyle w:val="Heading2"/>
        <w:ind w:left="0"/>
        <w:rPr>
          <w:rFonts w:ascii="Calibri" w:hAnsi="Calibri" w:cs="Calibri"/>
          <w:sz w:val="22"/>
          <w:szCs w:val="22"/>
          <w:lang w:val="fr-FR"/>
        </w:rPr>
      </w:pPr>
      <w:bookmarkStart w:id="90" w:name="_Toc84428427"/>
      <w:r w:rsidRPr="0058244B">
        <w:rPr>
          <w:rFonts w:ascii="Calibri" w:hAnsi="Calibri" w:cs="Calibri"/>
          <w:sz w:val="22"/>
          <w:szCs w:val="22"/>
          <w:lang w:val="fr-FR"/>
        </w:rPr>
        <w:t xml:space="preserve">Annex </w:t>
      </w:r>
      <w:proofErr w:type="gramStart"/>
      <w:r w:rsidR="008223E5" w:rsidRPr="0058244B">
        <w:rPr>
          <w:rFonts w:ascii="Calibri" w:hAnsi="Calibri" w:cs="Calibri"/>
          <w:sz w:val="22"/>
          <w:szCs w:val="22"/>
          <w:lang w:val="fr-FR"/>
        </w:rPr>
        <w:t>10</w:t>
      </w:r>
      <w:r w:rsidRPr="0058244B">
        <w:rPr>
          <w:rFonts w:ascii="Calibri" w:hAnsi="Calibri" w:cs="Calibri"/>
          <w:sz w:val="22"/>
          <w:szCs w:val="22"/>
          <w:lang w:val="fr-FR"/>
        </w:rPr>
        <w:t>:</w:t>
      </w:r>
      <w:proofErr w:type="gramEnd"/>
      <w:r w:rsidRPr="0058244B">
        <w:rPr>
          <w:rFonts w:ascii="Calibri" w:hAnsi="Calibri" w:cs="Calibri"/>
          <w:sz w:val="22"/>
          <w:szCs w:val="22"/>
          <w:lang w:val="fr-FR"/>
        </w:rPr>
        <w:t xml:space="preserve"> </w:t>
      </w:r>
      <w:proofErr w:type="spellStart"/>
      <w:r w:rsidR="00714748" w:rsidRPr="0058244B">
        <w:rPr>
          <w:rFonts w:ascii="Calibri" w:hAnsi="Calibri" w:cs="Calibri"/>
          <w:sz w:val="22"/>
          <w:szCs w:val="22"/>
          <w:lang w:val="fr-FR"/>
        </w:rPr>
        <w:t>Environmental</w:t>
      </w:r>
      <w:proofErr w:type="spellEnd"/>
      <w:r w:rsidR="00714748" w:rsidRPr="0058244B">
        <w:rPr>
          <w:rFonts w:ascii="Calibri" w:hAnsi="Calibri" w:cs="Calibri"/>
          <w:sz w:val="22"/>
          <w:szCs w:val="22"/>
          <w:lang w:val="fr-FR"/>
        </w:rPr>
        <w:t xml:space="preserve"> Social Management Framework (ESMF)</w:t>
      </w:r>
      <w:bookmarkEnd w:id="90"/>
      <w:r w:rsidR="00714748" w:rsidRPr="0058244B">
        <w:rPr>
          <w:rFonts w:ascii="Calibri" w:hAnsi="Calibri" w:cs="Calibri"/>
          <w:sz w:val="22"/>
          <w:szCs w:val="22"/>
          <w:lang w:val="fr-FR"/>
        </w:rPr>
        <w:t xml:space="preserve"> </w:t>
      </w:r>
    </w:p>
    <w:p w14:paraId="23070298" w14:textId="6E0AE63C" w:rsidR="00134015" w:rsidRPr="0058244B" w:rsidRDefault="00134015" w:rsidP="002125F2">
      <w:pPr>
        <w:rPr>
          <w:lang w:val="fr-FR"/>
        </w:rPr>
      </w:pPr>
    </w:p>
    <w:p w14:paraId="3F5A6D82" w14:textId="2A84C549" w:rsidR="002125F2" w:rsidRPr="002125F2" w:rsidRDefault="000964BA" w:rsidP="002125F2">
      <w:pPr>
        <w:rPr>
          <w:rFonts w:ascii="Calibri" w:hAnsi="Calibri" w:cs="Calibri"/>
          <w:sz w:val="20"/>
          <w:szCs w:val="20"/>
        </w:rPr>
      </w:pPr>
      <w:r>
        <w:rPr>
          <w:rFonts w:ascii="Calibri" w:hAnsi="Calibri" w:cs="Calibri"/>
          <w:sz w:val="20"/>
          <w:szCs w:val="20"/>
        </w:rPr>
        <w:t>Submitted</w:t>
      </w:r>
      <w:r w:rsidR="002125F2" w:rsidRPr="002125F2">
        <w:rPr>
          <w:rFonts w:ascii="Calibri" w:hAnsi="Calibri" w:cs="Calibri"/>
          <w:sz w:val="20"/>
          <w:szCs w:val="20"/>
        </w:rPr>
        <w:t xml:space="preserve"> as separate document. </w:t>
      </w:r>
    </w:p>
    <w:p w14:paraId="26585DC9" w14:textId="77777777" w:rsidR="002125F2" w:rsidRPr="00FA2C9A" w:rsidRDefault="002125F2" w:rsidP="002125F2"/>
    <w:p w14:paraId="54D405AB" w14:textId="0BEC746E" w:rsidR="00714748" w:rsidRPr="0058234B" w:rsidRDefault="006946F3" w:rsidP="008223E5">
      <w:pPr>
        <w:pStyle w:val="Heading2"/>
        <w:ind w:left="0"/>
        <w:rPr>
          <w:rFonts w:ascii="Calibri" w:hAnsi="Calibri" w:cs="Calibri"/>
          <w:sz w:val="22"/>
          <w:szCs w:val="22"/>
        </w:rPr>
      </w:pPr>
      <w:bookmarkStart w:id="91" w:name="_Toc84428428"/>
      <w:r w:rsidRPr="0058234B">
        <w:rPr>
          <w:rFonts w:ascii="Calibri" w:hAnsi="Calibri" w:cs="Calibri"/>
          <w:sz w:val="22"/>
          <w:szCs w:val="22"/>
        </w:rPr>
        <w:t xml:space="preserve">Annex </w:t>
      </w:r>
      <w:r w:rsidR="00C13BA9" w:rsidRPr="0058234B">
        <w:rPr>
          <w:rFonts w:ascii="Calibri" w:hAnsi="Calibri" w:cs="Calibri"/>
          <w:sz w:val="22"/>
          <w:szCs w:val="22"/>
        </w:rPr>
        <w:t>1</w:t>
      </w:r>
      <w:r w:rsidR="008223E5" w:rsidRPr="0058234B">
        <w:rPr>
          <w:rFonts w:ascii="Calibri" w:hAnsi="Calibri" w:cs="Calibri"/>
          <w:sz w:val="22"/>
          <w:szCs w:val="22"/>
        </w:rPr>
        <w:t>1</w:t>
      </w:r>
      <w:r w:rsidRPr="0058234B">
        <w:rPr>
          <w:rFonts w:ascii="Calibri" w:hAnsi="Calibri" w:cs="Calibri"/>
          <w:sz w:val="22"/>
          <w:szCs w:val="22"/>
        </w:rPr>
        <w:t xml:space="preserve">: </w:t>
      </w:r>
      <w:r w:rsidR="00714748" w:rsidRPr="0058234B">
        <w:rPr>
          <w:rFonts w:ascii="Calibri" w:hAnsi="Calibri" w:cs="Calibri"/>
          <w:sz w:val="22"/>
          <w:szCs w:val="22"/>
        </w:rPr>
        <w:t>Gender Analysis and Gender Action Plan</w:t>
      </w:r>
      <w:bookmarkEnd w:id="91"/>
      <w:r w:rsidR="00714748" w:rsidRPr="0058234B">
        <w:rPr>
          <w:rFonts w:ascii="Calibri" w:hAnsi="Calibri" w:cs="Calibri"/>
          <w:sz w:val="22"/>
          <w:szCs w:val="22"/>
        </w:rPr>
        <w:t xml:space="preserve"> </w:t>
      </w:r>
    </w:p>
    <w:p w14:paraId="6FF41712" w14:textId="26EF040C" w:rsidR="002125F2" w:rsidRDefault="002125F2" w:rsidP="002125F2"/>
    <w:p w14:paraId="30841E1E" w14:textId="429153F1" w:rsidR="002125F2" w:rsidRPr="002125F2" w:rsidRDefault="000964BA" w:rsidP="002125F2">
      <w:pPr>
        <w:rPr>
          <w:rFonts w:ascii="Calibri" w:hAnsi="Calibri" w:cs="Calibri"/>
          <w:sz w:val="20"/>
          <w:szCs w:val="20"/>
        </w:rPr>
      </w:pPr>
      <w:r>
        <w:rPr>
          <w:rFonts w:ascii="Calibri" w:hAnsi="Calibri" w:cs="Calibri"/>
          <w:sz w:val="20"/>
          <w:szCs w:val="20"/>
        </w:rPr>
        <w:t>Submitted</w:t>
      </w:r>
      <w:r w:rsidR="002125F2" w:rsidRPr="002125F2">
        <w:rPr>
          <w:rFonts w:ascii="Calibri" w:hAnsi="Calibri" w:cs="Calibri"/>
          <w:sz w:val="20"/>
          <w:szCs w:val="20"/>
        </w:rPr>
        <w:t xml:space="preserve"> as separate document. </w:t>
      </w:r>
    </w:p>
    <w:p w14:paraId="111B2EC0" w14:textId="77777777" w:rsidR="002125F2" w:rsidRPr="00FA2C9A" w:rsidRDefault="002125F2" w:rsidP="002125F2"/>
    <w:p w14:paraId="64EA518D" w14:textId="5C5E9FCF" w:rsidR="00714748" w:rsidRDefault="006946F3" w:rsidP="008223E5">
      <w:pPr>
        <w:pStyle w:val="Heading2"/>
        <w:ind w:left="0"/>
        <w:rPr>
          <w:rFonts w:ascii="Calibri" w:hAnsi="Calibri" w:cs="Calibri"/>
          <w:sz w:val="22"/>
          <w:szCs w:val="22"/>
        </w:rPr>
      </w:pPr>
      <w:bookmarkStart w:id="92" w:name="_Toc84428429"/>
      <w:r w:rsidRPr="00A900AA">
        <w:rPr>
          <w:rFonts w:ascii="Calibri" w:hAnsi="Calibri" w:cs="Calibri"/>
          <w:sz w:val="22"/>
          <w:szCs w:val="22"/>
        </w:rPr>
        <w:t>Annex 1</w:t>
      </w:r>
      <w:r w:rsidR="008223E5" w:rsidRPr="00A900AA">
        <w:rPr>
          <w:rFonts w:ascii="Calibri" w:hAnsi="Calibri" w:cs="Calibri"/>
          <w:sz w:val="22"/>
          <w:szCs w:val="22"/>
        </w:rPr>
        <w:t>2</w:t>
      </w:r>
      <w:r w:rsidRPr="00A900AA">
        <w:rPr>
          <w:rFonts w:ascii="Calibri" w:hAnsi="Calibri" w:cs="Calibri"/>
          <w:sz w:val="22"/>
          <w:szCs w:val="22"/>
        </w:rPr>
        <w:t xml:space="preserve">: </w:t>
      </w:r>
      <w:r w:rsidR="00714748" w:rsidRPr="00A900AA">
        <w:rPr>
          <w:rFonts w:ascii="Calibri" w:hAnsi="Calibri" w:cs="Calibri"/>
          <w:sz w:val="22"/>
          <w:szCs w:val="22"/>
        </w:rPr>
        <w:t>Procurement Plan</w:t>
      </w:r>
      <w:bookmarkEnd w:id="92"/>
      <w:r w:rsidR="00714748" w:rsidRPr="00A900AA">
        <w:rPr>
          <w:rFonts w:ascii="Calibri" w:hAnsi="Calibri" w:cs="Calibri"/>
          <w:sz w:val="22"/>
          <w:szCs w:val="22"/>
        </w:rPr>
        <w:t xml:space="preserve"> </w:t>
      </w:r>
    </w:p>
    <w:p w14:paraId="3525A1E4" w14:textId="078E050A" w:rsidR="00134015" w:rsidRDefault="00134015" w:rsidP="002125F2"/>
    <w:p w14:paraId="6E63F379" w14:textId="5C4E16E5" w:rsidR="002125F2" w:rsidRPr="002125F2" w:rsidRDefault="000964BA">
      <w:pPr>
        <w:rPr>
          <w:rFonts w:ascii="Calibri" w:hAnsi="Calibri" w:cs="Calibri"/>
          <w:sz w:val="20"/>
          <w:szCs w:val="20"/>
        </w:rPr>
      </w:pPr>
      <w:r>
        <w:rPr>
          <w:rFonts w:ascii="Calibri" w:hAnsi="Calibri" w:cs="Calibri"/>
          <w:sz w:val="20"/>
          <w:szCs w:val="20"/>
        </w:rPr>
        <w:t>Submitted</w:t>
      </w:r>
      <w:r w:rsidR="002125F2" w:rsidRPr="002125F2">
        <w:rPr>
          <w:rFonts w:ascii="Calibri" w:hAnsi="Calibri" w:cs="Calibri"/>
          <w:sz w:val="20"/>
          <w:szCs w:val="20"/>
        </w:rPr>
        <w:t xml:space="preserve"> as separate document. </w:t>
      </w:r>
    </w:p>
    <w:p w14:paraId="45688FC5" w14:textId="77777777" w:rsidR="002C2360" w:rsidRPr="00FA2C9A" w:rsidRDefault="002C2360" w:rsidP="00FA2C9A"/>
    <w:p w14:paraId="2EDF6C67" w14:textId="22CE493C" w:rsidR="00714748" w:rsidRDefault="006946F3" w:rsidP="002B09B5">
      <w:pPr>
        <w:pStyle w:val="bodybullets"/>
        <w:ind w:left="360"/>
      </w:pPr>
      <w:bookmarkStart w:id="93" w:name="_Toc84428430"/>
      <w:r w:rsidRPr="00A900AA">
        <w:rPr>
          <w:rStyle w:val="Heading2Char1"/>
          <w:rFonts w:ascii="Calibri" w:hAnsi="Calibri" w:cs="Calibri"/>
          <w:i w:val="0"/>
          <w:iCs w:val="0"/>
          <w:sz w:val="22"/>
          <w:szCs w:val="22"/>
        </w:rPr>
        <w:t>Annex 1</w:t>
      </w:r>
      <w:r w:rsidR="008223E5" w:rsidRPr="00A900AA">
        <w:rPr>
          <w:rStyle w:val="Heading2Char1"/>
          <w:rFonts w:ascii="Calibri" w:hAnsi="Calibri" w:cs="Calibri"/>
          <w:i w:val="0"/>
          <w:iCs w:val="0"/>
          <w:sz w:val="22"/>
          <w:szCs w:val="22"/>
        </w:rPr>
        <w:t>3</w:t>
      </w:r>
      <w:r w:rsidRPr="00A900AA">
        <w:rPr>
          <w:rStyle w:val="Heading2Char1"/>
          <w:rFonts w:ascii="Calibri" w:hAnsi="Calibri" w:cs="Calibri"/>
          <w:i w:val="0"/>
          <w:iCs w:val="0"/>
          <w:sz w:val="22"/>
          <w:szCs w:val="22"/>
        </w:rPr>
        <w:t xml:space="preserve">: </w:t>
      </w:r>
      <w:r w:rsidR="00714748" w:rsidRPr="00A900AA">
        <w:rPr>
          <w:rStyle w:val="Heading2Char1"/>
          <w:rFonts w:ascii="Calibri" w:hAnsi="Calibri" w:cs="Calibri"/>
          <w:i w:val="0"/>
          <w:iCs w:val="0"/>
          <w:sz w:val="22"/>
          <w:szCs w:val="22"/>
        </w:rPr>
        <w:t>GEF focal area specific annexes</w:t>
      </w:r>
      <w:bookmarkEnd w:id="93"/>
      <w:r w:rsidR="00714748" w:rsidRPr="008223E5">
        <w:t xml:space="preserve"> (</w:t>
      </w:r>
      <w:proofErr w:type="gramStart"/>
      <w:r w:rsidR="00714748" w:rsidRPr="008223E5">
        <w:t>e.g.</w:t>
      </w:r>
      <w:proofErr w:type="gramEnd"/>
      <w:r w:rsidR="00714748" w:rsidRPr="008223E5">
        <w:t xml:space="preserve"> METT, GHG calculations, target landscape profile, feasibility study, other technical reports) </w:t>
      </w:r>
    </w:p>
    <w:p w14:paraId="5EDC3BE5" w14:textId="739CBF11" w:rsidR="00134015" w:rsidRDefault="00134015">
      <w:pPr>
        <w:rPr>
          <w:rStyle w:val="Heading2Char1"/>
          <w:rFonts w:ascii="Calibri" w:hAnsi="Calibri" w:cs="Calibri"/>
          <w:i w:val="0"/>
          <w:iCs w:val="0"/>
          <w:sz w:val="22"/>
          <w:szCs w:val="22"/>
          <w:lang w:eastAsia="ja-JP"/>
        </w:rPr>
      </w:pPr>
    </w:p>
    <w:p w14:paraId="0B27E168" w14:textId="3AD140EF" w:rsidR="002125F2" w:rsidRPr="002125F2" w:rsidRDefault="00DB6A0C" w:rsidP="002125F2">
      <w:pPr>
        <w:rPr>
          <w:rFonts w:ascii="Calibri" w:hAnsi="Calibri" w:cs="Calibri"/>
          <w:sz w:val="20"/>
          <w:szCs w:val="20"/>
        </w:rPr>
      </w:pPr>
      <w:r>
        <w:rPr>
          <w:rFonts w:ascii="Calibri" w:hAnsi="Calibri" w:cs="Calibri"/>
          <w:sz w:val="20"/>
          <w:szCs w:val="20"/>
        </w:rPr>
        <w:t>Submitted</w:t>
      </w:r>
      <w:r w:rsidR="002125F2" w:rsidRPr="002125F2">
        <w:rPr>
          <w:rFonts w:ascii="Calibri" w:hAnsi="Calibri" w:cs="Calibri"/>
          <w:sz w:val="20"/>
          <w:szCs w:val="20"/>
        </w:rPr>
        <w:t xml:space="preserve"> as separate document. </w:t>
      </w:r>
    </w:p>
    <w:p w14:paraId="1057420C" w14:textId="77777777" w:rsidR="002C2360" w:rsidRDefault="002C2360"/>
    <w:p w14:paraId="4C4E743F" w14:textId="18857AE5" w:rsidR="00714748" w:rsidRDefault="006946F3" w:rsidP="006238B3">
      <w:pPr>
        <w:pStyle w:val="bodybullets"/>
        <w:ind w:left="0" w:firstLine="0"/>
      </w:pPr>
      <w:bookmarkStart w:id="94" w:name="_Toc84428431"/>
      <w:r w:rsidRPr="00A900AA">
        <w:rPr>
          <w:rStyle w:val="Heading2Char1"/>
          <w:rFonts w:ascii="Calibri" w:hAnsi="Calibri" w:cs="Calibri"/>
          <w:i w:val="0"/>
          <w:iCs w:val="0"/>
          <w:sz w:val="22"/>
          <w:szCs w:val="22"/>
        </w:rPr>
        <w:t>Annex 1</w:t>
      </w:r>
      <w:r w:rsidR="008223E5" w:rsidRPr="00A900AA">
        <w:rPr>
          <w:rStyle w:val="Heading2Char1"/>
          <w:rFonts w:ascii="Calibri" w:hAnsi="Calibri" w:cs="Calibri"/>
          <w:i w:val="0"/>
          <w:iCs w:val="0"/>
          <w:sz w:val="22"/>
          <w:szCs w:val="22"/>
        </w:rPr>
        <w:t>4</w:t>
      </w:r>
      <w:r w:rsidRPr="00A900AA">
        <w:rPr>
          <w:rStyle w:val="Heading2Char1"/>
          <w:rFonts w:ascii="Calibri" w:hAnsi="Calibri" w:cs="Calibri"/>
          <w:i w:val="0"/>
          <w:iCs w:val="0"/>
          <w:sz w:val="22"/>
          <w:szCs w:val="22"/>
        </w:rPr>
        <w:t xml:space="preserve">: </w:t>
      </w:r>
      <w:r w:rsidR="00714748" w:rsidRPr="00A900AA">
        <w:rPr>
          <w:rStyle w:val="Heading2Char1"/>
          <w:rFonts w:ascii="Calibri" w:hAnsi="Calibri" w:cs="Calibri"/>
          <w:i w:val="0"/>
          <w:iCs w:val="0"/>
          <w:sz w:val="22"/>
          <w:szCs w:val="22"/>
        </w:rPr>
        <w:t>Additional agreements</w:t>
      </w:r>
      <w:bookmarkEnd w:id="94"/>
      <w:r w:rsidR="00714748" w:rsidRPr="002B09B5">
        <w:t>:</w:t>
      </w:r>
      <w:r w:rsidR="00714748" w:rsidRPr="008223E5">
        <w:t xml:space="preserve"> such as cost sharing agreements, project cooperation agreements signed with NGOs (where the NGO is designated as the “executing entity”), letters of financial commitments </w:t>
      </w:r>
      <w:proofErr w:type="gramStart"/>
      <w:r w:rsidR="00714748" w:rsidRPr="008223E5">
        <w:t>etc..</w:t>
      </w:r>
      <w:proofErr w:type="gramEnd"/>
    </w:p>
    <w:p w14:paraId="3F0C2ECA" w14:textId="13FF09B5" w:rsidR="00EF46F3" w:rsidRPr="002125F2" w:rsidRDefault="00EF46F3">
      <w:pPr>
        <w:rPr>
          <w:rFonts w:ascii="Calibri" w:hAnsi="Calibri" w:cs="Calibri"/>
          <w:sz w:val="20"/>
          <w:szCs w:val="20"/>
        </w:rPr>
      </w:pPr>
    </w:p>
    <w:p w14:paraId="3A241DB3" w14:textId="713BA30B" w:rsidR="002125F2" w:rsidRPr="002125F2" w:rsidRDefault="002125F2">
      <w:pPr>
        <w:rPr>
          <w:rFonts w:ascii="Calibri" w:hAnsi="Calibri" w:cs="Calibri"/>
          <w:sz w:val="20"/>
          <w:szCs w:val="20"/>
        </w:rPr>
      </w:pPr>
      <w:r w:rsidRPr="002125F2">
        <w:rPr>
          <w:rFonts w:ascii="Calibri" w:hAnsi="Calibri" w:cs="Calibri"/>
          <w:sz w:val="20"/>
          <w:szCs w:val="20"/>
        </w:rPr>
        <w:t xml:space="preserve">Co-financing letters combined and attached as a separate document. </w:t>
      </w:r>
    </w:p>
    <w:p w14:paraId="4F285437" w14:textId="4F6C288C" w:rsidR="002125F2" w:rsidRDefault="002125F2">
      <w:pPr>
        <w:rPr>
          <w:rFonts w:ascii="Calibri" w:hAnsi="Calibri" w:cs="Calibri"/>
          <w:sz w:val="20"/>
          <w:szCs w:val="20"/>
        </w:rPr>
      </w:pPr>
    </w:p>
    <w:p w14:paraId="6705C947" w14:textId="77777777" w:rsidR="000E47EC" w:rsidRDefault="000E47EC">
      <w:pPr>
        <w:rPr>
          <w:rFonts w:ascii="Calibri" w:hAnsi="Calibri" w:cs="Calibri"/>
          <w:sz w:val="20"/>
          <w:szCs w:val="20"/>
        </w:rPr>
        <w:sectPr w:rsidR="000E47EC" w:rsidSect="009A7C5F">
          <w:headerReference w:type="default" r:id="rId49"/>
          <w:footerReference w:type="default" r:id="rId50"/>
          <w:headerReference w:type="first" r:id="rId51"/>
          <w:pgSz w:w="15840" w:h="12240" w:orient="landscape" w:code="1"/>
          <w:pgMar w:top="1440" w:right="1440" w:bottom="1440" w:left="1440" w:header="720" w:footer="720" w:gutter="0"/>
          <w:cols w:space="720"/>
          <w:docGrid w:linePitch="360"/>
        </w:sectPr>
      </w:pPr>
    </w:p>
    <w:p w14:paraId="3AA9FFE7" w14:textId="77777777" w:rsidR="000E47EC" w:rsidRPr="002125F2" w:rsidRDefault="000E47EC">
      <w:pPr>
        <w:rPr>
          <w:rFonts w:ascii="Calibri" w:hAnsi="Calibri" w:cs="Calibri"/>
          <w:sz w:val="20"/>
          <w:szCs w:val="20"/>
        </w:rPr>
      </w:pPr>
    </w:p>
    <w:p w14:paraId="0FE183E6" w14:textId="5B1BD526" w:rsidR="002367DC" w:rsidRDefault="002367DC" w:rsidP="002367DC">
      <w:pPr>
        <w:pStyle w:val="Heading2"/>
        <w:tabs>
          <w:tab w:val="left" w:pos="1740"/>
        </w:tabs>
        <w:ind w:left="0"/>
        <w:rPr>
          <w:rFonts w:ascii="Calibri" w:hAnsi="Calibri"/>
          <w:szCs w:val="22"/>
        </w:rPr>
      </w:pPr>
      <w:bookmarkStart w:id="95" w:name="_Toc84428432"/>
      <w:r w:rsidRPr="00421FD8">
        <w:rPr>
          <w:rFonts w:ascii="Calibri" w:hAnsi="Calibri"/>
          <w:szCs w:val="22"/>
        </w:rPr>
        <w:t xml:space="preserve">Annex </w:t>
      </w:r>
      <w:r w:rsidR="00D416B3">
        <w:rPr>
          <w:rFonts w:ascii="Calibri" w:hAnsi="Calibri"/>
          <w:szCs w:val="22"/>
        </w:rPr>
        <w:t>1</w:t>
      </w:r>
      <w:r w:rsidR="00C13BA9">
        <w:rPr>
          <w:rFonts w:ascii="Calibri" w:hAnsi="Calibri"/>
          <w:szCs w:val="22"/>
        </w:rPr>
        <w:t>5</w:t>
      </w:r>
      <w:r w:rsidRPr="00421FD8">
        <w:rPr>
          <w:rFonts w:ascii="Calibri" w:hAnsi="Calibri"/>
          <w:szCs w:val="22"/>
        </w:rPr>
        <w:t xml:space="preserve">:  GEF </w:t>
      </w:r>
      <w:r>
        <w:rPr>
          <w:rFonts w:ascii="Calibri" w:hAnsi="Calibri"/>
          <w:szCs w:val="22"/>
        </w:rPr>
        <w:t>Core indicators</w:t>
      </w:r>
      <w:bookmarkEnd w:id="95"/>
    </w:p>
    <w:p w14:paraId="4645F4D9" w14:textId="77777777" w:rsidR="002367DC" w:rsidRDefault="002367DC" w:rsidP="002367DC">
      <w:pPr>
        <w:rPr>
          <w:b/>
          <w:szCs w:val="22"/>
          <w:highlight w:val="magent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929"/>
        <w:gridCol w:w="1744"/>
        <w:gridCol w:w="1312"/>
        <w:gridCol w:w="8"/>
        <w:gridCol w:w="1457"/>
        <w:gridCol w:w="18"/>
        <w:gridCol w:w="1302"/>
        <w:gridCol w:w="1285"/>
      </w:tblGrid>
      <w:tr w:rsidR="004C3B36" w:rsidRPr="007F5638" w14:paraId="64B8B8B6" w14:textId="77777777" w:rsidTr="00A900AA">
        <w:tc>
          <w:tcPr>
            <w:tcW w:w="1298" w:type="dxa"/>
            <w:shd w:val="clear" w:color="auto" w:fill="D9D9D9"/>
          </w:tcPr>
          <w:p w14:paraId="4B3FD289" w14:textId="77777777" w:rsidR="007F5638" w:rsidRPr="00A900AA" w:rsidRDefault="007F5638" w:rsidP="00A900AA">
            <w:pPr>
              <w:rPr>
                <w:rFonts w:cs="Calibri"/>
                <w:b/>
                <w:sz w:val="18"/>
                <w:szCs w:val="18"/>
              </w:rPr>
            </w:pPr>
            <w:r w:rsidRPr="00A900AA">
              <w:rPr>
                <w:rFonts w:cs="Calibri"/>
                <w:b/>
                <w:sz w:val="18"/>
                <w:szCs w:val="18"/>
              </w:rPr>
              <w:t>Core Indicator 6</w:t>
            </w:r>
          </w:p>
        </w:tc>
        <w:tc>
          <w:tcPr>
            <w:tcW w:w="6787" w:type="dxa"/>
            <w:gridSpan w:val="7"/>
            <w:shd w:val="clear" w:color="auto" w:fill="D9D9D9"/>
          </w:tcPr>
          <w:p w14:paraId="6A7CA324" w14:textId="77777777" w:rsidR="007F5638" w:rsidRPr="00A900AA" w:rsidRDefault="007F5638" w:rsidP="00A900AA">
            <w:pPr>
              <w:rPr>
                <w:rFonts w:cs="Calibri"/>
                <w:b/>
                <w:sz w:val="18"/>
                <w:szCs w:val="18"/>
              </w:rPr>
            </w:pPr>
            <w:r w:rsidRPr="00A900AA">
              <w:rPr>
                <w:rFonts w:cs="Calibri"/>
                <w:b/>
                <w:sz w:val="18"/>
                <w:szCs w:val="18"/>
              </w:rPr>
              <w:t>Greenhouse gas emission mitigated</w:t>
            </w:r>
          </w:p>
        </w:tc>
        <w:tc>
          <w:tcPr>
            <w:tcW w:w="1287" w:type="dxa"/>
            <w:shd w:val="clear" w:color="auto" w:fill="D9D9D9"/>
          </w:tcPr>
          <w:p w14:paraId="4A8B7FF5" w14:textId="77777777" w:rsidR="007F5638" w:rsidRPr="00A900AA" w:rsidRDefault="007F5638" w:rsidP="00A900AA">
            <w:pPr>
              <w:jc w:val="right"/>
              <w:rPr>
                <w:rFonts w:cs="Calibri"/>
                <w:b/>
                <w:sz w:val="18"/>
                <w:szCs w:val="18"/>
              </w:rPr>
            </w:pPr>
            <w:r w:rsidRPr="00A900AA">
              <w:rPr>
                <w:rFonts w:cs="Calibri"/>
                <w:b/>
                <w:i/>
                <w:color w:val="000000"/>
                <w:sz w:val="18"/>
                <w:szCs w:val="18"/>
              </w:rPr>
              <w:fldChar w:fldCharType="begin">
                <w:ffData>
                  <w:name w:val=""/>
                  <w:enabled/>
                  <w:calcOnExit w:val="0"/>
                  <w:textInput>
                    <w:default w:val="(Tons)"/>
                  </w:textInput>
                </w:ffData>
              </w:fldChar>
            </w:r>
            <w:r w:rsidRPr="00A900AA">
              <w:rPr>
                <w:rFonts w:cs="Calibri"/>
                <w:b/>
                <w:i/>
                <w:color w:val="000000"/>
                <w:sz w:val="18"/>
                <w:szCs w:val="18"/>
              </w:rPr>
              <w:instrText xml:space="preserve"> FORMTEXT </w:instrText>
            </w:r>
            <w:r w:rsidRPr="00A900AA">
              <w:rPr>
                <w:rFonts w:cs="Calibri"/>
                <w:b/>
                <w:i/>
                <w:color w:val="000000"/>
                <w:sz w:val="18"/>
                <w:szCs w:val="18"/>
              </w:rPr>
            </w:r>
            <w:r w:rsidRPr="00A900AA">
              <w:rPr>
                <w:rFonts w:cs="Calibri"/>
                <w:b/>
                <w:i/>
                <w:color w:val="000000"/>
                <w:sz w:val="18"/>
                <w:szCs w:val="18"/>
              </w:rPr>
              <w:fldChar w:fldCharType="separate"/>
            </w:r>
            <w:r w:rsidRPr="00A900AA">
              <w:rPr>
                <w:rFonts w:cs="Calibri"/>
                <w:b/>
                <w:i/>
                <w:noProof/>
                <w:color w:val="000000"/>
                <w:sz w:val="18"/>
                <w:szCs w:val="18"/>
              </w:rPr>
              <w:t>(</w:t>
            </w:r>
            <w:r w:rsidRPr="00A900AA">
              <w:rPr>
                <w:rFonts w:cs="Calibri"/>
                <w:b/>
                <w:bCs/>
                <w:i/>
                <w:noProof/>
                <w:color w:val="000000"/>
                <w:sz w:val="18"/>
                <w:szCs w:val="18"/>
              </w:rPr>
              <w:t>Metric tons of CO₂e </w:t>
            </w:r>
            <w:r w:rsidRPr="00A900AA">
              <w:rPr>
                <w:rFonts w:cs="Calibri"/>
                <w:b/>
                <w:i/>
                <w:noProof/>
                <w:color w:val="000000"/>
                <w:sz w:val="18"/>
                <w:szCs w:val="18"/>
              </w:rPr>
              <w:t>)</w:t>
            </w:r>
            <w:r w:rsidRPr="00A900AA">
              <w:rPr>
                <w:rFonts w:cs="Calibri"/>
                <w:b/>
                <w:i/>
                <w:color w:val="000000"/>
                <w:sz w:val="18"/>
                <w:szCs w:val="18"/>
              </w:rPr>
              <w:fldChar w:fldCharType="end"/>
            </w:r>
          </w:p>
        </w:tc>
      </w:tr>
      <w:tr w:rsidR="004C3B36" w:rsidRPr="007F5638" w14:paraId="0151B908" w14:textId="77777777" w:rsidTr="00A900AA">
        <w:tc>
          <w:tcPr>
            <w:tcW w:w="1298" w:type="dxa"/>
            <w:shd w:val="clear" w:color="auto" w:fill="auto"/>
          </w:tcPr>
          <w:p w14:paraId="1D930EBD" w14:textId="77777777" w:rsidR="007F5638" w:rsidRPr="00A900AA" w:rsidRDefault="007F5638" w:rsidP="00A900AA">
            <w:pPr>
              <w:rPr>
                <w:rFonts w:cs="Calibri"/>
                <w:sz w:val="18"/>
                <w:szCs w:val="18"/>
              </w:rPr>
            </w:pPr>
          </w:p>
        </w:tc>
        <w:tc>
          <w:tcPr>
            <w:tcW w:w="2681" w:type="dxa"/>
            <w:gridSpan w:val="2"/>
            <w:shd w:val="clear" w:color="auto" w:fill="F2F2F2"/>
          </w:tcPr>
          <w:p w14:paraId="2DA91C5D" w14:textId="77777777" w:rsidR="007F5638" w:rsidRPr="00A900AA" w:rsidRDefault="007F5638" w:rsidP="00A900AA">
            <w:pPr>
              <w:jc w:val="right"/>
              <w:rPr>
                <w:rFonts w:cs="Calibri"/>
                <w:sz w:val="18"/>
                <w:szCs w:val="18"/>
              </w:rPr>
            </w:pPr>
          </w:p>
        </w:tc>
        <w:tc>
          <w:tcPr>
            <w:tcW w:w="5393" w:type="dxa"/>
            <w:gridSpan w:val="6"/>
            <w:shd w:val="clear" w:color="auto" w:fill="F2F2F2"/>
          </w:tcPr>
          <w:p w14:paraId="4BB1DC00" w14:textId="77777777" w:rsidR="007F5638" w:rsidRPr="00A900AA" w:rsidRDefault="007F5638" w:rsidP="00A900AA">
            <w:pPr>
              <w:jc w:val="center"/>
              <w:rPr>
                <w:rFonts w:cs="Calibri"/>
                <w:i/>
                <w:color w:val="000000"/>
                <w:sz w:val="18"/>
                <w:szCs w:val="18"/>
              </w:rPr>
            </w:pPr>
            <w:r w:rsidRPr="00A900AA">
              <w:rPr>
                <w:rFonts w:cs="Calibri"/>
                <w:bCs/>
                <w:sz w:val="18"/>
                <w:szCs w:val="18"/>
              </w:rPr>
              <w:t xml:space="preserve">Expected metric tons of </w:t>
            </w:r>
            <w:proofErr w:type="spellStart"/>
            <w:r w:rsidRPr="00A900AA">
              <w:rPr>
                <w:rFonts w:cs="Calibri"/>
                <w:bCs/>
                <w:sz w:val="18"/>
                <w:szCs w:val="18"/>
              </w:rPr>
              <w:t>CO₂e</w:t>
            </w:r>
            <w:proofErr w:type="spellEnd"/>
            <w:r w:rsidRPr="00A900AA">
              <w:rPr>
                <w:rFonts w:cs="Calibri"/>
                <w:sz w:val="18"/>
                <w:szCs w:val="18"/>
              </w:rPr>
              <w:t xml:space="preserve"> (6.1+6.2)</w:t>
            </w:r>
          </w:p>
        </w:tc>
      </w:tr>
      <w:tr w:rsidR="004C3B36" w:rsidRPr="007F5638" w14:paraId="5EDAF6A6" w14:textId="77777777" w:rsidTr="00A900AA">
        <w:tc>
          <w:tcPr>
            <w:tcW w:w="1298" w:type="dxa"/>
            <w:shd w:val="clear" w:color="auto" w:fill="auto"/>
          </w:tcPr>
          <w:p w14:paraId="373410E5" w14:textId="77777777" w:rsidR="007F5638" w:rsidRPr="00A900AA" w:rsidRDefault="007F5638" w:rsidP="00A900AA">
            <w:pPr>
              <w:rPr>
                <w:rFonts w:cs="Calibri"/>
                <w:sz w:val="18"/>
                <w:szCs w:val="18"/>
              </w:rPr>
            </w:pPr>
          </w:p>
        </w:tc>
        <w:tc>
          <w:tcPr>
            <w:tcW w:w="2681" w:type="dxa"/>
            <w:gridSpan w:val="2"/>
            <w:shd w:val="clear" w:color="auto" w:fill="F2F2F2"/>
          </w:tcPr>
          <w:p w14:paraId="6378E261" w14:textId="77777777" w:rsidR="007F5638" w:rsidRPr="00A900AA" w:rsidRDefault="007F5638" w:rsidP="00A900AA">
            <w:pPr>
              <w:jc w:val="right"/>
              <w:rPr>
                <w:rFonts w:cs="Calibri"/>
                <w:sz w:val="18"/>
                <w:szCs w:val="18"/>
              </w:rPr>
            </w:pPr>
          </w:p>
        </w:tc>
        <w:tc>
          <w:tcPr>
            <w:tcW w:w="1315" w:type="dxa"/>
            <w:shd w:val="clear" w:color="auto" w:fill="F2F2F2"/>
          </w:tcPr>
          <w:p w14:paraId="2F918997" w14:textId="77777777" w:rsidR="007F5638" w:rsidRPr="00A900AA" w:rsidRDefault="007F5638" w:rsidP="00A900AA">
            <w:pPr>
              <w:jc w:val="center"/>
              <w:rPr>
                <w:rFonts w:cs="Calibri"/>
                <w:sz w:val="18"/>
                <w:szCs w:val="18"/>
              </w:rPr>
            </w:pPr>
            <w:r w:rsidRPr="00A900AA">
              <w:rPr>
                <w:rFonts w:cs="Calibri"/>
                <w:sz w:val="18"/>
                <w:szCs w:val="18"/>
              </w:rPr>
              <w:t>PIF stage</w:t>
            </w:r>
          </w:p>
        </w:tc>
        <w:tc>
          <w:tcPr>
            <w:tcW w:w="1467" w:type="dxa"/>
            <w:gridSpan w:val="2"/>
            <w:shd w:val="clear" w:color="auto" w:fill="F2F2F2"/>
          </w:tcPr>
          <w:p w14:paraId="7D584456" w14:textId="77777777" w:rsidR="007F5638" w:rsidRPr="00A900AA" w:rsidRDefault="007F5638" w:rsidP="00A900AA">
            <w:pPr>
              <w:jc w:val="center"/>
              <w:rPr>
                <w:rFonts w:cs="Calibri"/>
                <w:sz w:val="18"/>
                <w:szCs w:val="18"/>
              </w:rPr>
            </w:pPr>
            <w:r w:rsidRPr="00A900AA">
              <w:rPr>
                <w:rFonts w:cs="Calibri"/>
                <w:sz w:val="18"/>
                <w:szCs w:val="18"/>
              </w:rPr>
              <w:t>Endorsement</w:t>
            </w:r>
          </w:p>
        </w:tc>
        <w:tc>
          <w:tcPr>
            <w:tcW w:w="1324" w:type="dxa"/>
            <w:gridSpan w:val="2"/>
            <w:shd w:val="clear" w:color="auto" w:fill="F2F2F2"/>
          </w:tcPr>
          <w:p w14:paraId="3E429951" w14:textId="77777777" w:rsidR="007F5638" w:rsidRPr="00A900AA" w:rsidRDefault="007F5638" w:rsidP="00A900AA">
            <w:pPr>
              <w:jc w:val="center"/>
              <w:rPr>
                <w:rFonts w:cs="Calibri"/>
                <w:sz w:val="18"/>
                <w:szCs w:val="18"/>
              </w:rPr>
            </w:pPr>
            <w:r w:rsidRPr="00A900AA">
              <w:rPr>
                <w:rFonts w:cs="Calibri"/>
                <w:sz w:val="18"/>
                <w:szCs w:val="18"/>
              </w:rPr>
              <w:t>MTR</w:t>
            </w:r>
          </w:p>
        </w:tc>
        <w:tc>
          <w:tcPr>
            <w:tcW w:w="1287" w:type="dxa"/>
            <w:shd w:val="clear" w:color="auto" w:fill="F2F2F2"/>
          </w:tcPr>
          <w:p w14:paraId="1C009EDB" w14:textId="77777777" w:rsidR="007F5638" w:rsidRPr="00A900AA" w:rsidRDefault="007F5638" w:rsidP="00A900AA">
            <w:pPr>
              <w:jc w:val="center"/>
              <w:rPr>
                <w:rFonts w:cs="Calibri"/>
                <w:i/>
                <w:color w:val="000000"/>
                <w:sz w:val="18"/>
                <w:szCs w:val="18"/>
              </w:rPr>
            </w:pPr>
            <w:r w:rsidRPr="00A900AA">
              <w:rPr>
                <w:rFonts w:cs="Calibri"/>
                <w:sz w:val="18"/>
                <w:szCs w:val="18"/>
              </w:rPr>
              <w:t>TE</w:t>
            </w:r>
          </w:p>
        </w:tc>
      </w:tr>
      <w:tr w:rsidR="004C3B36" w:rsidRPr="007F5638" w14:paraId="186AEF3A" w14:textId="77777777" w:rsidTr="00A900AA">
        <w:tc>
          <w:tcPr>
            <w:tcW w:w="1298" w:type="dxa"/>
            <w:shd w:val="clear" w:color="auto" w:fill="auto"/>
          </w:tcPr>
          <w:p w14:paraId="113515E6" w14:textId="77777777" w:rsidR="007F5638" w:rsidRPr="00A900AA" w:rsidRDefault="007F5638" w:rsidP="00A900AA">
            <w:pPr>
              <w:rPr>
                <w:rFonts w:cs="Calibri"/>
                <w:sz w:val="18"/>
                <w:szCs w:val="18"/>
              </w:rPr>
            </w:pPr>
          </w:p>
        </w:tc>
        <w:tc>
          <w:tcPr>
            <w:tcW w:w="2681" w:type="dxa"/>
            <w:gridSpan w:val="2"/>
            <w:shd w:val="clear" w:color="auto" w:fill="F2F2F2"/>
          </w:tcPr>
          <w:p w14:paraId="3C95D8FE" w14:textId="77777777" w:rsidR="007F5638" w:rsidRPr="00A900AA" w:rsidRDefault="007F5638" w:rsidP="00A900AA">
            <w:pPr>
              <w:jc w:val="right"/>
              <w:rPr>
                <w:rFonts w:cs="Calibri"/>
                <w:sz w:val="18"/>
                <w:szCs w:val="18"/>
              </w:rPr>
            </w:pPr>
            <w:r w:rsidRPr="00A900AA">
              <w:rPr>
                <w:rFonts w:cs="Calibri"/>
                <w:sz w:val="18"/>
                <w:szCs w:val="18"/>
              </w:rPr>
              <w:t>Expected CO2e (direct)</w:t>
            </w:r>
          </w:p>
        </w:tc>
        <w:tc>
          <w:tcPr>
            <w:tcW w:w="1315" w:type="dxa"/>
            <w:shd w:val="clear" w:color="auto" w:fill="F2F2F2"/>
          </w:tcPr>
          <w:p w14:paraId="5BB26A34" w14:textId="19A4B509" w:rsidR="007F5638" w:rsidRPr="00A900AA" w:rsidRDefault="00326472" w:rsidP="00326472">
            <w:pPr>
              <w:jc w:val="right"/>
              <w:rPr>
                <w:rFonts w:cs="Calibri"/>
                <w:sz w:val="18"/>
                <w:szCs w:val="18"/>
              </w:rPr>
            </w:pPr>
            <w:r>
              <w:rPr>
                <w:rFonts w:cs="Calibri"/>
                <w:i/>
                <w:color w:val="000000"/>
                <w:sz w:val="18"/>
                <w:szCs w:val="18"/>
              </w:rPr>
              <w:t>3,700</w:t>
            </w:r>
          </w:p>
        </w:tc>
        <w:tc>
          <w:tcPr>
            <w:tcW w:w="1467" w:type="dxa"/>
            <w:gridSpan w:val="2"/>
            <w:shd w:val="clear" w:color="auto" w:fill="F2F2F2"/>
          </w:tcPr>
          <w:p w14:paraId="66A1363D" w14:textId="780B4E64" w:rsidR="007F5638" w:rsidRPr="00A900AA" w:rsidRDefault="00326472" w:rsidP="00326472">
            <w:pPr>
              <w:jc w:val="right"/>
              <w:rPr>
                <w:rFonts w:cs="Calibri"/>
                <w:sz w:val="18"/>
                <w:szCs w:val="18"/>
              </w:rPr>
            </w:pPr>
            <w:r>
              <w:rPr>
                <w:rFonts w:cs="Calibri"/>
                <w:i/>
                <w:color w:val="000000"/>
                <w:sz w:val="18"/>
                <w:szCs w:val="18"/>
              </w:rPr>
              <w:t>14,353</w:t>
            </w:r>
          </w:p>
        </w:tc>
        <w:tc>
          <w:tcPr>
            <w:tcW w:w="1324" w:type="dxa"/>
            <w:gridSpan w:val="2"/>
            <w:shd w:val="clear" w:color="auto" w:fill="F2F2F2"/>
          </w:tcPr>
          <w:p w14:paraId="51AAAAD6" w14:textId="77777777" w:rsidR="007F5638" w:rsidRPr="00A900AA" w:rsidRDefault="007F5638" w:rsidP="00326472">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287" w:type="dxa"/>
            <w:shd w:val="clear" w:color="auto" w:fill="F2F2F2"/>
          </w:tcPr>
          <w:p w14:paraId="1B68A411" w14:textId="77777777" w:rsidR="007F5638" w:rsidRPr="00A900AA" w:rsidRDefault="007F5638" w:rsidP="00326472">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4C3B36" w:rsidRPr="007F5638" w14:paraId="4B0CBDCF" w14:textId="77777777" w:rsidTr="00A900AA">
        <w:tc>
          <w:tcPr>
            <w:tcW w:w="1298" w:type="dxa"/>
            <w:shd w:val="clear" w:color="auto" w:fill="auto"/>
          </w:tcPr>
          <w:p w14:paraId="59684FBF" w14:textId="77777777" w:rsidR="007F5638" w:rsidRPr="00A900AA" w:rsidRDefault="007F5638" w:rsidP="00A900AA">
            <w:pPr>
              <w:rPr>
                <w:rFonts w:cs="Calibri"/>
                <w:sz w:val="18"/>
                <w:szCs w:val="18"/>
              </w:rPr>
            </w:pPr>
          </w:p>
        </w:tc>
        <w:tc>
          <w:tcPr>
            <w:tcW w:w="2681" w:type="dxa"/>
            <w:gridSpan w:val="2"/>
            <w:shd w:val="clear" w:color="auto" w:fill="F2F2F2"/>
          </w:tcPr>
          <w:p w14:paraId="11C83DC3" w14:textId="77777777" w:rsidR="007F5638" w:rsidRPr="00A900AA" w:rsidRDefault="007F5638" w:rsidP="00A900AA">
            <w:pPr>
              <w:jc w:val="right"/>
              <w:rPr>
                <w:rFonts w:cs="Calibri"/>
                <w:sz w:val="18"/>
                <w:szCs w:val="18"/>
              </w:rPr>
            </w:pPr>
            <w:r w:rsidRPr="00A900AA">
              <w:rPr>
                <w:rFonts w:cs="Calibri"/>
                <w:sz w:val="18"/>
                <w:szCs w:val="18"/>
              </w:rPr>
              <w:t>Expected CO2e (indirect)</w:t>
            </w:r>
          </w:p>
        </w:tc>
        <w:tc>
          <w:tcPr>
            <w:tcW w:w="1315" w:type="dxa"/>
            <w:shd w:val="clear" w:color="auto" w:fill="F2F2F2"/>
          </w:tcPr>
          <w:p w14:paraId="49F6207B" w14:textId="38954B62" w:rsidR="007F5638" w:rsidRPr="00A900AA" w:rsidRDefault="00326472" w:rsidP="00326472">
            <w:pPr>
              <w:jc w:val="right"/>
              <w:rPr>
                <w:rFonts w:cs="Calibri"/>
                <w:sz w:val="18"/>
                <w:szCs w:val="18"/>
              </w:rPr>
            </w:pPr>
            <w:r>
              <w:rPr>
                <w:rFonts w:cs="Calibri"/>
                <w:i/>
                <w:color w:val="000000"/>
                <w:sz w:val="18"/>
                <w:szCs w:val="18"/>
              </w:rPr>
              <w:t>727,037</w:t>
            </w:r>
          </w:p>
        </w:tc>
        <w:tc>
          <w:tcPr>
            <w:tcW w:w="1467" w:type="dxa"/>
            <w:gridSpan w:val="2"/>
            <w:shd w:val="clear" w:color="auto" w:fill="F2F2F2"/>
          </w:tcPr>
          <w:p w14:paraId="0248E2D5" w14:textId="5D003904" w:rsidR="007F5638" w:rsidRPr="00A900AA" w:rsidRDefault="00326472" w:rsidP="00326472">
            <w:pPr>
              <w:jc w:val="right"/>
              <w:rPr>
                <w:rFonts w:cs="Calibri"/>
                <w:sz w:val="18"/>
                <w:szCs w:val="18"/>
              </w:rPr>
            </w:pPr>
            <w:r>
              <w:rPr>
                <w:rFonts w:cs="Calibri"/>
                <w:i/>
                <w:color w:val="000000"/>
                <w:sz w:val="18"/>
                <w:szCs w:val="18"/>
              </w:rPr>
              <w:t>495,000</w:t>
            </w:r>
          </w:p>
        </w:tc>
        <w:tc>
          <w:tcPr>
            <w:tcW w:w="1324" w:type="dxa"/>
            <w:gridSpan w:val="2"/>
            <w:shd w:val="clear" w:color="auto" w:fill="F2F2F2"/>
          </w:tcPr>
          <w:p w14:paraId="4132B82E" w14:textId="77777777" w:rsidR="007F5638" w:rsidRPr="00A900AA" w:rsidRDefault="007F5638" w:rsidP="00326472">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287" w:type="dxa"/>
            <w:shd w:val="clear" w:color="auto" w:fill="F2F2F2"/>
          </w:tcPr>
          <w:p w14:paraId="51D09C65" w14:textId="77777777" w:rsidR="007F5638" w:rsidRPr="00A900AA" w:rsidRDefault="007F5638" w:rsidP="00326472">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4C3B36" w:rsidRPr="007F5638" w14:paraId="09BA1458" w14:textId="77777777" w:rsidTr="00A900AA">
        <w:tc>
          <w:tcPr>
            <w:tcW w:w="1298" w:type="dxa"/>
            <w:shd w:val="clear" w:color="auto" w:fill="BFBFBF"/>
          </w:tcPr>
          <w:p w14:paraId="42DA965A" w14:textId="77777777" w:rsidR="007F5638" w:rsidRPr="00A900AA" w:rsidRDefault="007F5638" w:rsidP="00A900AA">
            <w:pPr>
              <w:rPr>
                <w:rFonts w:cs="Calibri"/>
                <w:sz w:val="18"/>
                <w:szCs w:val="18"/>
              </w:rPr>
            </w:pPr>
            <w:r w:rsidRPr="00A900AA">
              <w:rPr>
                <w:rFonts w:cs="Calibri"/>
                <w:sz w:val="18"/>
                <w:szCs w:val="18"/>
              </w:rPr>
              <w:t>Indicator 6.1</w:t>
            </w:r>
          </w:p>
        </w:tc>
        <w:tc>
          <w:tcPr>
            <w:tcW w:w="5463" w:type="dxa"/>
            <w:gridSpan w:val="5"/>
            <w:shd w:val="clear" w:color="auto" w:fill="BFBFBF"/>
          </w:tcPr>
          <w:p w14:paraId="56C6C09A" w14:textId="77777777" w:rsidR="007F5638" w:rsidRPr="00A900AA" w:rsidRDefault="007F5638" w:rsidP="00A900AA">
            <w:pPr>
              <w:rPr>
                <w:rFonts w:cs="Calibri"/>
                <w:sz w:val="18"/>
                <w:szCs w:val="18"/>
              </w:rPr>
            </w:pPr>
            <w:r w:rsidRPr="00A900AA">
              <w:rPr>
                <w:rFonts w:cs="Calibri"/>
                <w:sz w:val="18"/>
                <w:szCs w:val="18"/>
              </w:rPr>
              <w:t>Carbon sequestered or emissions avoided in the AFOLU sector</w:t>
            </w:r>
          </w:p>
        </w:tc>
        <w:tc>
          <w:tcPr>
            <w:tcW w:w="1324" w:type="dxa"/>
            <w:gridSpan w:val="2"/>
            <w:shd w:val="clear" w:color="auto" w:fill="BFBFBF"/>
          </w:tcPr>
          <w:p w14:paraId="21D7BFD8" w14:textId="77777777" w:rsidR="007F5638" w:rsidRPr="00A900AA" w:rsidRDefault="007F5638" w:rsidP="00A900AA">
            <w:pPr>
              <w:rPr>
                <w:rFonts w:cs="Calibri"/>
                <w:sz w:val="18"/>
                <w:szCs w:val="18"/>
              </w:rPr>
            </w:pPr>
          </w:p>
        </w:tc>
        <w:tc>
          <w:tcPr>
            <w:tcW w:w="1287" w:type="dxa"/>
            <w:shd w:val="clear" w:color="auto" w:fill="BFBFBF"/>
          </w:tcPr>
          <w:p w14:paraId="6CE78A85"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7F5638" w:rsidRPr="007F5638" w14:paraId="7BC5EF19" w14:textId="77777777" w:rsidTr="00A900AA">
        <w:trPr>
          <w:trHeight w:val="125"/>
        </w:trPr>
        <w:tc>
          <w:tcPr>
            <w:tcW w:w="1298" w:type="dxa"/>
            <w:vMerge w:val="restart"/>
            <w:shd w:val="clear" w:color="auto" w:fill="auto"/>
          </w:tcPr>
          <w:p w14:paraId="42AB298B" w14:textId="77777777" w:rsidR="007F5638" w:rsidRPr="00A900AA" w:rsidRDefault="007F5638" w:rsidP="00A900AA">
            <w:pPr>
              <w:rPr>
                <w:rFonts w:cs="Calibri"/>
                <w:sz w:val="18"/>
                <w:szCs w:val="18"/>
              </w:rPr>
            </w:pPr>
          </w:p>
        </w:tc>
        <w:tc>
          <w:tcPr>
            <w:tcW w:w="933" w:type="dxa"/>
            <w:vMerge w:val="restart"/>
            <w:shd w:val="clear" w:color="auto" w:fill="auto"/>
          </w:tcPr>
          <w:p w14:paraId="3B658E77" w14:textId="77777777" w:rsidR="007F5638" w:rsidRPr="00A900AA" w:rsidRDefault="007F5638" w:rsidP="00A900AA">
            <w:pPr>
              <w:rPr>
                <w:rFonts w:cs="Calibri"/>
                <w:sz w:val="18"/>
                <w:szCs w:val="18"/>
              </w:rPr>
            </w:pPr>
          </w:p>
        </w:tc>
        <w:tc>
          <w:tcPr>
            <w:tcW w:w="1748" w:type="dxa"/>
            <w:vMerge w:val="restart"/>
            <w:shd w:val="clear" w:color="auto" w:fill="auto"/>
          </w:tcPr>
          <w:p w14:paraId="42174452" w14:textId="77777777" w:rsidR="007F5638" w:rsidRPr="00A900AA" w:rsidRDefault="007F5638" w:rsidP="00A900AA">
            <w:pPr>
              <w:rPr>
                <w:rFonts w:cs="Calibri"/>
                <w:sz w:val="18"/>
                <w:szCs w:val="18"/>
              </w:rPr>
            </w:pPr>
          </w:p>
        </w:tc>
        <w:tc>
          <w:tcPr>
            <w:tcW w:w="5393" w:type="dxa"/>
            <w:gridSpan w:val="6"/>
            <w:shd w:val="clear" w:color="auto" w:fill="auto"/>
          </w:tcPr>
          <w:p w14:paraId="11A4D682" w14:textId="77777777" w:rsidR="007F5638" w:rsidRPr="00A900AA" w:rsidRDefault="007F5638" w:rsidP="00A900AA">
            <w:pPr>
              <w:jc w:val="center"/>
              <w:rPr>
                <w:rFonts w:cs="Calibri"/>
                <w:sz w:val="18"/>
                <w:szCs w:val="18"/>
              </w:rPr>
            </w:pPr>
            <w:r w:rsidRPr="00A900AA">
              <w:rPr>
                <w:rFonts w:cs="Calibri"/>
                <w:sz w:val="18"/>
                <w:szCs w:val="18"/>
              </w:rPr>
              <w:t xml:space="preserve"> </w:t>
            </w:r>
            <w:r w:rsidRPr="00A900AA">
              <w:rPr>
                <w:rFonts w:cs="Calibri"/>
                <w:bCs/>
                <w:sz w:val="18"/>
                <w:szCs w:val="18"/>
              </w:rPr>
              <w:t xml:space="preserve">Expected metric tons of </w:t>
            </w:r>
            <w:proofErr w:type="spellStart"/>
            <w:r w:rsidRPr="00A900AA">
              <w:rPr>
                <w:rFonts w:cs="Calibri"/>
                <w:bCs/>
                <w:sz w:val="18"/>
                <w:szCs w:val="18"/>
              </w:rPr>
              <w:t>CO₂e</w:t>
            </w:r>
            <w:proofErr w:type="spellEnd"/>
          </w:p>
        </w:tc>
      </w:tr>
      <w:tr w:rsidR="004C3B36" w:rsidRPr="007F5638" w14:paraId="25FCFE73" w14:textId="77777777" w:rsidTr="00A900AA">
        <w:trPr>
          <w:trHeight w:val="89"/>
        </w:trPr>
        <w:tc>
          <w:tcPr>
            <w:tcW w:w="1298" w:type="dxa"/>
            <w:vMerge/>
            <w:shd w:val="clear" w:color="auto" w:fill="auto"/>
          </w:tcPr>
          <w:p w14:paraId="737282EC" w14:textId="77777777" w:rsidR="007F5638" w:rsidRPr="00A900AA" w:rsidRDefault="007F5638" w:rsidP="00A900AA">
            <w:pPr>
              <w:rPr>
                <w:rFonts w:cs="Calibri"/>
                <w:sz w:val="18"/>
                <w:szCs w:val="18"/>
              </w:rPr>
            </w:pPr>
          </w:p>
        </w:tc>
        <w:tc>
          <w:tcPr>
            <w:tcW w:w="933" w:type="dxa"/>
            <w:vMerge/>
            <w:shd w:val="clear" w:color="auto" w:fill="auto"/>
          </w:tcPr>
          <w:p w14:paraId="0B1586DB" w14:textId="77777777" w:rsidR="007F5638" w:rsidRPr="00A900AA" w:rsidRDefault="007F5638" w:rsidP="00A900AA">
            <w:pPr>
              <w:rPr>
                <w:rFonts w:cs="Calibri"/>
                <w:sz w:val="18"/>
                <w:szCs w:val="18"/>
              </w:rPr>
            </w:pPr>
          </w:p>
        </w:tc>
        <w:tc>
          <w:tcPr>
            <w:tcW w:w="1748" w:type="dxa"/>
            <w:vMerge/>
            <w:shd w:val="clear" w:color="auto" w:fill="auto"/>
          </w:tcPr>
          <w:p w14:paraId="53E3416B" w14:textId="77777777" w:rsidR="007F5638" w:rsidRPr="00A900AA" w:rsidRDefault="007F5638" w:rsidP="00A900AA">
            <w:pPr>
              <w:rPr>
                <w:rFonts w:cs="Calibri"/>
                <w:sz w:val="18"/>
                <w:szCs w:val="18"/>
              </w:rPr>
            </w:pPr>
          </w:p>
        </w:tc>
        <w:tc>
          <w:tcPr>
            <w:tcW w:w="1323" w:type="dxa"/>
            <w:gridSpan w:val="2"/>
            <w:shd w:val="clear" w:color="auto" w:fill="auto"/>
          </w:tcPr>
          <w:p w14:paraId="5051991C" w14:textId="77777777" w:rsidR="007F5638" w:rsidRPr="00A900AA" w:rsidRDefault="007F5638" w:rsidP="00A900AA">
            <w:pPr>
              <w:jc w:val="center"/>
              <w:rPr>
                <w:rFonts w:cs="Calibri"/>
                <w:sz w:val="18"/>
                <w:szCs w:val="18"/>
              </w:rPr>
            </w:pPr>
            <w:r w:rsidRPr="00A900AA">
              <w:rPr>
                <w:rFonts w:cs="Calibri"/>
                <w:sz w:val="18"/>
                <w:szCs w:val="18"/>
              </w:rPr>
              <w:t>PIF stage</w:t>
            </w:r>
          </w:p>
        </w:tc>
        <w:tc>
          <w:tcPr>
            <w:tcW w:w="1477" w:type="dxa"/>
            <w:gridSpan w:val="2"/>
            <w:shd w:val="clear" w:color="auto" w:fill="auto"/>
          </w:tcPr>
          <w:p w14:paraId="656BAEF2" w14:textId="77777777" w:rsidR="007F5638" w:rsidRPr="00A900AA" w:rsidRDefault="007F5638" w:rsidP="00A900AA">
            <w:pPr>
              <w:jc w:val="center"/>
              <w:rPr>
                <w:rFonts w:cs="Calibri"/>
                <w:sz w:val="18"/>
                <w:szCs w:val="18"/>
              </w:rPr>
            </w:pPr>
            <w:r w:rsidRPr="00A900AA">
              <w:rPr>
                <w:rFonts w:cs="Calibri"/>
                <w:sz w:val="18"/>
                <w:szCs w:val="18"/>
              </w:rPr>
              <w:t>Endorsement</w:t>
            </w:r>
          </w:p>
        </w:tc>
        <w:tc>
          <w:tcPr>
            <w:tcW w:w="1306" w:type="dxa"/>
            <w:shd w:val="clear" w:color="auto" w:fill="auto"/>
          </w:tcPr>
          <w:p w14:paraId="6F2369B4" w14:textId="77777777" w:rsidR="007F5638" w:rsidRPr="00A900AA" w:rsidRDefault="007F5638" w:rsidP="00A900AA">
            <w:pPr>
              <w:jc w:val="center"/>
              <w:rPr>
                <w:rFonts w:cs="Calibri"/>
                <w:sz w:val="18"/>
                <w:szCs w:val="18"/>
              </w:rPr>
            </w:pPr>
            <w:r w:rsidRPr="00A900AA">
              <w:rPr>
                <w:rFonts w:cs="Calibri"/>
                <w:sz w:val="18"/>
                <w:szCs w:val="18"/>
              </w:rPr>
              <w:t>MTR</w:t>
            </w:r>
          </w:p>
        </w:tc>
        <w:tc>
          <w:tcPr>
            <w:tcW w:w="1287" w:type="dxa"/>
            <w:shd w:val="clear" w:color="auto" w:fill="auto"/>
          </w:tcPr>
          <w:p w14:paraId="3C9B1EE5" w14:textId="77777777" w:rsidR="007F5638" w:rsidRPr="00A900AA" w:rsidRDefault="007F5638" w:rsidP="00A900AA">
            <w:pPr>
              <w:jc w:val="center"/>
              <w:rPr>
                <w:rFonts w:cs="Calibri"/>
                <w:sz w:val="18"/>
                <w:szCs w:val="18"/>
              </w:rPr>
            </w:pPr>
            <w:r w:rsidRPr="00A900AA">
              <w:rPr>
                <w:rFonts w:cs="Calibri"/>
                <w:sz w:val="18"/>
                <w:szCs w:val="18"/>
              </w:rPr>
              <w:t>TE</w:t>
            </w:r>
          </w:p>
        </w:tc>
      </w:tr>
      <w:tr w:rsidR="004C3B36" w:rsidRPr="007F5638" w14:paraId="2D22E975" w14:textId="77777777" w:rsidTr="00A900AA">
        <w:tc>
          <w:tcPr>
            <w:tcW w:w="1298" w:type="dxa"/>
            <w:shd w:val="clear" w:color="auto" w:fill="auto"/>
          </w:tcPr>
          <w:p w14:paraId="75BA51A6" w14:textId="77777777" w:rsidR="007F5638" w:rsidRPr="00A900AA" w:rsidRDefault="007F5638" w:rsidP="00A900AA">
            <w:pPr>
              <w:jc w:val="right"/>
              <w:rPr>
                <w:rFonts w:cs="Calibri"/>
                <w:sz w:val="18"/>
                <w:szCs w:val="18"/>
              </w:rPr>
            </w:pPr>
          </w:p>
        </w:tc>
        <w:tc>
          <w:tcPr>
            <w:tcW w:w="2681" w:type="dxa"/>
            <w:gridSpan w:val="2"/>
            <w:shd w:val="clear" w:color="auto" w:fill="auto"/>
          </w:tcPr>
          <w:p w14:paraId="07DB3F46" w14:textId="77777777" w:rsidR="007F5638" w:rsidRPr="00A900AA" w:rsidRDefault="007F5638" w:rsidP="00A900AA">
            <w:pPr>
              <w:jc w:val="right"/>
              <w:rPr>
                <w:rFonts w:cs="Calibri"/>
                <w:sz w:val="18"/>
                <w:szCs w:val="18"/>
              </w:rPr>
            </w:pPr>
            <w:r w:rsidRPr="00A900AA">
              <w:rPr>
                <w:rFonts w:cs="Calibri"/>
                <w:sz w:val="18"/>
                <w:szCs w:val="18"/>
              </w:rPr>
              <w:t>Expected CO2e (direct)</w:t>
            </w:r>
          </w:p>
        </w:tc>
        <w:tc>
          <w:tcPr>
            <w:tcW w:w="1323" w:type="dxa"/>
            <w:gridSpan w:val="2"/>
            <w:shd w:val="clear" w:color="auto" w:fill="auto"/>
          </w:tcPr>
          <w:p w14:paraId="01171E8D" w14:textId="6C984224" w:rsidR="007F5638" w:rsidRPr="00A900AA" w:rsidRDefault="007F5638" w:rsidP="00A900AA">
            <w:pPr>
              <w:jc w:val="right"/>
              <w:rPr>
                <w:rFonts w:cs="Calibri"/>
                <w:sz w:val="18"/>
                <w:szCs w:val="18"/>
              </w:rPr>
            </w:pPr>
          </w:p>
        </w:tc>
        <w:tc>
          <w:tcPr>
            <w:tcW w:w="1477" w:type="dxa"/>
            <w:gridSpan w:val="2"/>
            <w:shd w:val="clear" w:color="auto" w:fill="auto"/>
          </w:tcPr>
          <w:p w14:paraId="6EFBAA96"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306" w:type="dxa"/>
            <w:shd w:val="clear" w:color="auto" w:fill="auto"/>
          </w:tcPr>
          <w:p w14:paraId="47CC3281"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287" w:type="dxa"/>
            <w:shd w:val="clear" w:color="auto" w:fill="auto"/>
          </w:tcPr>
          <w:p w14:paraId="7FBA6789"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4C3B36" w:rsidRPr="007F5638" w14:paraId="77850977" w14:textId="77777777" w:rsidTr="00A900AA">
        <w:tc>
          <w:tcPr>
            <w:tcW w:w="1298" w:type="dxa"/>
            <w:shd w:val="clear" w:color="auto" w:fill="auto"/>
          </w:tcPr>
          <w:p w14:paraId="2F62FC8E" w14:textId="77777777" w:rsidR="007F5638" w:rsidRPr="00A900AA" w:rsidRDefault="007F5638" w:rsidP="00A900AA">
            <w:pPr>
              <w:jc w:val="right"/>
              <w:rPr>
                <w:rFonts w:cs="Calibri"/>
                <w:sz w:val="18"/>
                <w:szCs w:val="18"/>
              </w:rPr>
            </w:pPr>
          </w:p>
        </w:tc>
        <w:tc>
          <w:tcPr>
            <w:tcW w:w="2681" w:type="dxa"/>
            <w:gridSpan w:val="2"/>
            <w:shd w:val="clear" w:color="auto" w:fill="auto"/>
          </w:tcPr>
          <w:p w14:paraId="037F9F44" w14:textId="77777777" w:rsidR="007F5638" w:rsidRPr="00A900AA" w:rsidRDefault="007F5638" w:rsidP="00A900AA">
            <w:pPr>
              <w:jc w:val="right"/>
              <w:rPr>
                <w:rFonts w:cs="Calibri"/>
                <w:sz w:val="18"/>
                <w:szCs w:val="18"/>
              </w:rPr>
            </w:pPr>
            <w:r w:rsidRPr="00A900AA">
              <w:rPr>
                <w:rFonts w:cs="Calibri"/>
                <w:sz w:val="18"/>
                <w:szCs w:val="18"/>
              </w:rPr>
              <w:t>Expected CO2e (indirect)</w:t>
            </w:r>
          </w:p>
        </w:tc>
        <w:tc>
          <w:tcPr>
            <w:tcW w:w="1323" w:type="dxa"/>
            <w:gridSpan w:val="2"/>
            <w:shd w:val="clear" w:color="auto" w:fill="auto"/>
          </w:tcPr>
          <w:p w14:paraId="520DB8B6" w14:textId="282E4A4D" w:rsidR="007F5638" w:rsidRPr="00A900AA" w:rsidRDefault="007F5638" w:rsidP="00A900AA">
            <w:pPr>
              <w:jc w:val="right"/>
              <w:rPr>
                <w:rFonts w:cs="Calibri"/>
                <w:sz w:val="18"/>
                <w:szCs w:val="18"/>
              </w:rPr>
            </w:pPr>
          </w:p>
        </w:tc>
        <w:tc>
          <w:tcPr>
            <w:tcW w:w="1477" w:type="dxa"/>
            <w:gridSpan w:val="2"/>
            <w:shd w:val="clear" w:color="auto" w:fill="auto"/>
          </w:tcPr>
          <w:p w14:paraId="7374031E"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306" w:type="dxa"/>
            <w:shd w:val="clear" w:color="auto" w:fill="auto"/>
          </w:tcPr>
          <w:p w14:paraId="44A89068"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287" w:type="dxa"/>
            <w:shd w:val="clear" w:color="auto" w:fill="auto"/>
          </w:tcPr>
          <w:p w14:paraId="11B8BF06"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4C3B36" w:rsidRPr="007F5638" w14:paraId="59AF8405" w14:textId="77777777" w:rsidTr="00A900AA">
        <w:tc>
          <w:tcPr>
            <w:tcW w:w="1298" w:type="dxa"/>
            <w:shd w:val="clear" w:color="auto" w:fill="auto"/>
          </w:tcPr>
          <w:p w14:paraId="45C91497" w14:textId="77777777" w:rsidR="007F5638" w:rsidRPr="00A900AA" w:rsidRDefault="007F5638" w:rsidP="00A900AA">
            <w:pPr>
              <w:jc w:val="right"/>
              <w:rPr>
                <w:rFonts w:cs="Calibri"/>
                <w:sz w:val="18"/>
                <w:szCs w:val="18"/>
              </w:rPr>
            </w:pPr>
          </w:p>
        </w:tc>
        <w:tc>
          <w:tcPr>
            <w:tcW w:w="2681" w:type="dxa"/>
            <w:gridSpan w:val="2"/>
            <w:shd w:val="clear" w:color="auto" w:fill="auto"/>
          </w:tcPr>
          <w:p w14:paraId="4E27B028" w14:textId="77777777" w:rsidR="007F5638" w:rsidRPr="00A900AA" w:rsidRDefault="007F5638" w:rsidP="00A900AA">
            <w:pPr>
              <w:jc w:val="right"/>
              <w:rPr>
                <w:rFonts w:cs="Calibri"/>
                <w:sz w:val="18"/>
                <w:szCs w:val="18"/>
              </w:rPr>
            </w:pPr>
            <w:r w:rsidRPr="00A900AA">
              <w:rPr>
                <w:rFonts w:cs="Calibri"/>
                <w:sz w:val="18"/>
                <w:szCs w:val="18"/>
              </w:rPr>
              <w:t>Anticipated start year of accounting</w:t>
            </w:r>
          </w:p>
        </w:tc>
        <w:tc>
          <w:tcPr>
            <w:tcW w:w="1323" w:type="dxa"/>
            <w:gridSpan w:val="2"/>
            <w:shd w:val="clear" w:color="auto" w:fill="auto"/>
          </w:tcPr>
          <w:p w14:paraId="639DDD6C"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477" w:type="dxa"/>
            <w:gridSpan w:val="2"/>
            <w:shd w:val="clear" w:color="auto" w:fill="auto"/>
          </w:tcPr>
          <w:p w14:paraId="3A4471D8"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306" w:type="dxa"/>
            <w:shd w:val="clear" w:color="auto" w:fill="auto"/>
          </w:tcPr>
          <w:p w14:paraId="6ED03DBD"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287" w:type="dxa"/>
            <w:shd w:val="clear" w:color="auto" w:fill="auto"/>
          </w:tcPr>
          <w:p w14:paraId="45DD666F"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4C3B36" w:rsidRPr="007F5638" w14:paraId="2B8CB590" w14:textId="77777777" w:rsidTr="00A900AA">
        <w:tc>
          <w:tcPr>
            <w:tcW w:w="1298" w:type="dxa"/>
            <w:shd w:val="clear" w:color="auto" w:fill="auto"/>
          </w:tcPr>
          <w:p w14:paraId="3D688989" w14:textId="77777777" w:rsidR="007F5638" w:rsidRPr="00A900AA" w:rsidRDefault="007F5638" w:rsidP="00A900AA">
            <w:pPr>
              <w:jc w:val="right"/>
              <w:rPr>
                <w:rFonts w:cs="Calibri"/>
                <w:sz w:val="18"/>
                <w:szCs w:val="18"/>
              </w:rPr>
            </w:pPr>
          </w:p>
        </w:tc>
        <w:tc>
          <w:tcPr>
            <w:tcW w:w="2681" w:type="dxa"/>
            <w:gridSpan w:val="2"/>
            <w:shd w:val="clear" w:color="auto" w:fill="auto"/>
          </w:tcPr>
          <w:p w14:paraId="6E711ED0" w14:textId="77777777" w:rsidR="007F5638" w:rsidRPr="00A900AA" w:rsidRDefault="007F5638" w:rsidP="00A900AA">
            <w:pPr>
              <w:jc w:val="right"/>
              <w:rPr>
                <w:rFonts w:cs="Calibri"/>
                <w:sz w:val="18"/>
                <w:szCs w:val="18"/>
              </w:rPr>
            </w:pPr>
            <w:r w:rsidRPr="00A900AA">
              <w:rPr>
                <w:rFonts w:cs="Calibri"/>
                <w:bCs/>
                <w:sz w:val="18"/>
                <w:szCs w:val="18"/>
              </w:rPr>
              <w:t>Duration of accounting</w:t>
            </w:r>
          </w:p>
        </w:tc>
        <w:tc>
          <w:tcPr>
            <w:tcW w:w="1323" w:type="dxa"/>
            <w:gridSpan w:val="2"/>
            <w:shd w:val="clear" w:color="auto" w:fill="auto"/>
          </w:tcPr>
          <w:p w14:paraId="04B80DCC"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477" w:type="dxa"/>
            <w:gridSpan w:val="2"/>
            <w:shd w:val="clear" w:color="auto" w:fill="auto"/>
          </w:tcPr>
          <w:p w14:paraId="23F604E2"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306" w:type="dxa"/>
            <w:shd w:val="clear" w:color="auto" w:fill="auto"/>
          </w:tcPr>
          <w:p w14:paraId="3026074D"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287" w:type="dxa"/>
            <w:shd w:val="clear" w:color="auto" w:fill="auto"/>
          </w:tcPr>
          <w:p w14:paraId="3DF2ED77"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4C3B36" w:rsidRPr="007F5638" w14:paraId="28D31741" w14:textId="77777777" w:rsidTr="00A900AA">
        <w:tc>
          <w:tcPr>
            <w:tcW w:w="1298" w:type="dxa"/>
            <w:shd w:val="clear" w:color="auto" w:fill="BFBFBF"/>
          </w:tcPr>
          <w:p w14:paraId="501E2C27" w14:textId="77777777" w:rsidR="007F5638" w:rsidRPr="00A900AA" w:rsidRDefault="007F5638" w:rsidP="00A900AA">
            <w:pPr>
              <w:rPr>
                <w:rFonts w:cs="Calibri"/>
                <w:sz w:val="18"/>
                <w:szCs w:val="18"/>
              </w:rPr>
            </w:pPr>
            <w:r w:rsidRPr="00A900AA">
              <w:rPr>
                <w:rFonts w:cs="Calibri"/>
                <w:sz w:val="18"/>
                <w:szCs w:val="18"/>
              </w:rPr>
              <w:t>Indicator 6.2</w:t>
            </w:r>
          </w:p>
        </w:tc>
        <w:tc>
          <w:tcPr>
            <w:tcW w:w="6787" w:type="dxa"/>
            <w:gridSpan w:val="7"/>
            <w:shd w:val="clear" w:color="auto" w:fill="BFBFBF"/>
          </w:tcPr>
          <w:p w14:paraId="3090C204" w14:textId="77777777" w:rsidR="007F5638" w:rsidRPr="00A900AA" w:rsidRDefault="007F5638" w:rsidP="00A900AA">
            <w:pPr>
              <w:rPr>
                <w:rFonts w:cs="Calibri"/>
                <w:sz w:val="18"/>
                <w:szCs w:val="18"/>
              </w:rPr>
            </w:pPr>
            <w:r w:rsidRPr="00A900AA">
              <w:rPr>
                <w:rFonts w:cs="Calibri"/>
                <w:sz w:val="18"/>
                <w:szCs w:val="18"/>
              </w:rPr>
              <w:t xml:space="preserve">Emissions avoided </w:t>
            </w:r>
            <w:r w:rsidRPr="00A900AA">
              <w:rPr>
                <w:rFonts w:cs="Calibri"/>
                <w:bCs/>
                <w:sz w:val="18"/>
                <w:szCs w:val="18"/>
              </w:rPr>
              <w:t>Outside AFOLU </w:t>
            </w:r>
          </w:p>
        </w:tc>
        <w:tc>
          <w:tcPr>
            <w:tcW w:w="1287" w:type="dxa"/>
            <w:shd w:val="clear" w:color="auto" w:fill="BFBFBF"/>
          </w:tcPr>
          <w:p w14:paraId="3C6FD1DE"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7F5638" w:rsidRPr="007F5638" w14:paraId="17DA6C0B" w14:textId="77777777" w:rsidTr="00A900AA">
        <w:trPr>
          <w:trHeight w:val="125"/>
        </w:trPr>
        <w:tc>
          <w:tcPr>
            <w:tcW w:w="1298" w:type="dxa"/>
            <w:vMerge w:val="restart"/>
            <w:shd w:val="clear" w:color="auto" w:fill="auto"/>
          </w:tcPr>
          <w:p w14:paraId="452FD7C7" w14:textId="77777777" w:rsidR="007F5638" w:rsidRPr="00A900AA" w:rsidRDefault="007F5638" w:rsidP="00A900AA">
            <w:pPr>
              <w:rPr>
                <w:rFonts w:cs="Calibri"/>
                <w:sz w:val="18"/>
                <w:szCs w:val="18"/>
              </w:rPr>
            </w:pPr>
          </w:p>
        </w:tc>
        <w:tc>
          <w:tcPr>
            <w:tcW w:w="933" w:type="dxa"/>
            <w:vMerge w:val="restart"/>
            <w:shd w:val="clear" w:color="auto" w:fill="auto"/>
          </w:tcPr>
          <w:p w14:paraId="5775CBDA" w14:textId="77777777" w:rsidR="007F5638" w:rsidRPr="00A900AA" w:rsidRDefault="007F5638" w:rsidP="00A900AA">
            <w:pPr>
              <w:rPr>
                <w:rFonts w:cs="Calibri"/>
                <w:sz w:val="18"/>
                <w:szCs w:val="18"/>
              </w:rPr>
            </w:pPr>
          </w:p>
        </w:tc>
        <w:tc>
          <w:tcPr>
            <w:tcW w:w="1748" w:type="dxa"/>
            <w:vMerge w:val="restart"/>
            <w:shd w:val="clear" w:color="auto" w:fill="auto"/>
          </w:tcPr>
          <w:p w14:paraId="5D1A4CE0" w14:textId="77777777" w:rsidR="007F5638" w:rsidRPr="00A900AA" w:rsidRDefault="007F5638" w:rsidP="00A900AA">
            <w:pPr>
              <w:rPr>
                <w:rFonts w:cs="Calibri"/>
                <w:sz w:val="18"/>
                <w:szCs w:val="18"/>
              </w:rPr>
            </w:pPr>
          </w:p>
        </w:tc>
        <w:tc>
          <w:tcPr>
            <w:tcW w:w="5393" w:type="dxa"/>
            <w:gridSpan w:val="6"/>
            <w:shd w:val="clear" w:color="auto" w:fill="auto"/>
          </w:tcPr>
          <w:p w14:paraId="55040FAE" w14:textId="77777777" w:rsidR="007F5638" w:rsidRPr="00A900AA" w:rsidRDefault="007F5638" w:rsidP="00A900AA">
            <w:pPr>
              <w:jc w:val="center"/>
              <w:rPr>
                <w:rFonts w:cs="Calibri"/>
                <w:sz w:val="18"/>
                <w:szCs w:val="18"/>
              </w:rPr>
            </w:pPr>
            <w:r w:rsidRPr="00A900AA">
              <w:rPr>
                <w:rFonts w:cs="Calibri"/>
                <w:bCs/>
                <w:sz w:val="18"/>
                <w:szCs w:val="18"/>
              </w:rPr>
              <w:t xml:space="preserve">Expected metric tons of </w:t>
            </w:r>
            <w:proofErr w:type="spellStart"/>
            <w:r w:rsidRPr="00A900AA">
              <w:rPr>
                <w:rFonts w:cs="Calibri"/>
                <w:bCs/>
                <w:sz w:val="18"/>
                <w:szCs w:val="18"/>
              </w:rPr>
              <w:t>CO₂e</w:t>
            </w:r>
            <w:proofErr w:type="spellEnd"/>
          </w:p>
        </w:tc>
      </w:tr>
      <w:tr w:rsidR="004C3B36" w:rsidRPr="007F5638" w14:paraId="1DEA123B" w14:textId="77777777" w:rsidTr="00A900AA">
        <w:trPr>
          <w:trHeight w:val="58"/>
        </w:trPr>
        <w:tc>
          <w:tcPr>
            <w:tcW w:w="1298" w:type="dxa"/>
            <w:vMerge/>
            <w:shd w:val="clear" w:color="auto" w:fill="auto"/>
          </w:tcPr>
          <w:p w14:paraId="316F8FB4" w14:textId="77777777" w:rsidR="007F5638" w:rsidRPr="00A900AA" w:rsidRDefault="007F5638" w:rsidP="00A900AA">
            <w:pPr>
              <w:rPr>
                <w:rFonts w:cs="Calibri"/>
                <w:sz w:val="18"/>
                <w:szCs w:val="18"/>
              </w:rPr>
            </w:pPr>
          </w:p>
        </w:tc>
        <w:tc>
          <w:tcPr>
            <w:tcW w:w="933" w:type="dxa"/>
            <w:vMerge/>
            <w:shd w:val="clear" w:color="auto" w:fill="auto"/>
          </w:tcPr>
          <w:p w14:paraId="1FE8BE97" w14:textId="77777777" w:rsidR="007F5638" w:rsidRPr="00A900AA" w:rsidRDefault="007F5638" w:rsidP="00A900AA">
            <w:pPr>
              <w:rPr>
                <w:rFonts w:cs="Calibri"/>
                <w:sz w:val="18"/>
                <w:szCs w:val="18"/>
              </w:rPr>
            </w:pPr>
          </w:p>
        </w:tc>
        <w:tc>
          <w:tcPr>
            <w:tcW w:w="1748" w:type="dxa"/>
            <w:vMerge/>
            <w:shd w:val="clear" w:color="auto" w:fill="auto"/>
          </w:tcPr>
          <w:p w14:paraId="3EE4644C" w14:textId="77777777" w:rsidR="007F5638" w:rsidRPr="00A900AA" w:rsidRDefault="007F5638" w:rsidP="00A900AA">
            <w:pPr>
              <w:rPr>
                <w:rFonts w:cs="Calibri"/>
                <w:sz w:val="18"/>
                <w:szCs w:val="18"/>
              </w:rPr>
            </w:pPr>
          </w:p>
        </w:tc>
        <w:tc>
          <w:tcPr>
            <w:tcW w:w="2800" w:type="dxa"/>
            <w:gridSpan w:val="4"/>
            <w:shd w:val="clear" w:color="auto" w:fill="auto"/>
          </w:tcPr>
          <w:p w14:paraId="5AE88F59" w14:textId="77777777" w:rsidR="007F5638" w:rsidRPr="00A900AA" w:rsidRDefault="007F5638" w:rsidP="00A900AA">
            <w:pPr>
              <w:jc w:val="center"/>
              <w:rPr>
                <w:rFonts w:cs="Calibri"/>
                <w:sz w:val="18"/>
                <w:szCs w:val="18"/>
              </w:rPr>
            </w:pPr>
            <w:r w:rsidRPr="00A900AA">
              <w:rPr>
                <w:rFonts w:cs="Calibri"/>
                <w:sz w:val="18"/>
                <w:szCs w:val="18"/>
              </w:rPr>
              <w:t>Expected</w:t>
            </w:r>
          </w:p>
        </w:tc>
        <w:tc>
          <w:tcPr>
            <w:tcW w:w="2593" w:type="dxa"/>
            <w:gridSpan w:val="2"/>
            <w:shd w:val="clear" w:color="auto" w:fill="auto"/>
          </w:tcPr>
          <w:p w14:paraId="26D03E12" w14:textId="77777777" w:rsidR="007F5638" w:rsidRPr="00A900AA" w:rsidRDefault="007F5638" w:rsidP="00A900AA">
            <w:pPr>
              <w:jc w:val="center"/>
              <w:rPr>
                <w:rFonts w:cs="Calibri"/>
                <w:sz w:val="18"/>
                <w:szCs w:val="18"/>
              </w:rPr>
            </w:pPr>
            <w:r w:rsidRPr="00A900AA">
              <w:rPr>
                <w:rFonts w:cs="Calibri"/>
                <w:sz w:val="18"/>
                <w:szCs w:val="18"/>
              </w:rPr>
              <w:t>Achieved</w:t>
            </w:r>
          </w:p>
        </w:tc>
      </w:tr>
      <w:tr w:rsidR="004C3B36" w:rsidRPr="007F5638" w14:paraId="330DC70A" w14:textId="77777777" w:rsidTr="00A900AA">
        <w:trPr>
          <w:trHeight w:val="206"/>
        </w:trPr>
        <w:tc>
          <w:tcPr>
            <w:tcW w:w="1298" w:type="dxa"/>
            <w:vMerge/>
            <w:shd w:val="clear" w:color="auto" w:fill="auto"/>
          </w:tcPr>
          <w:p w14:paraId="37CA252B" w14:textId="77777777" w:rsidR="007F5638" w:rsidRPr="00A900AA" w:rsidRDefault="007F5638" w:rsidP="00A900AA">
            <w:pPr>
              <w:rPr>
                <w:rFonts w:cs="Calibri"/>
                <w:sz w:val="18"/>
                <w:szCs w:val="18"/>
              </w:rPr>
            </w:pPr>
          </w:p>
        </w:tc>
        <w:tc>
          <w:tcPr>
            <w:tcW w:w="933" w:type="dxa"/>
            <w:vMerge/>
            <w:shd w:val="clear" w:color="auto" w:fill="auto"/>
          </w:tcPr>
          <w:p w14:paraId="6100C440" w14:textId="77777777" w:rsidR="007F5638" w:rsidRPr="00A900AA" w:rsidRDefault="007F5638" w:rsidP="00A900AA">
            <w:pPr>
              <w:rPr>
                <w:rFonts w:cs="Calibri"/>
                <w:sz w:val="18"/>
                <w:szCs w:val="18"/>
              </w:rPr>
            </w:pPr>
          </w:p>
        </w:tc>
        <w:tc>
          <w:tcPr>
            <w:tcW w:w="1748" w:type="dxa"/>
            <w:vMerge/>
            <w:shd w:val="clear" w:color="auto" w:fill="auto"/>
          </w:tcPr>
          <w:p w14:paraId="7575BF16" w14:textId="77777777" w:rsidR="007F5638" w:rsidRPr="00A900AA" w:rsidRDefault="007F5638" w:rsidP="00A900AA">
            <w:pPr>
              <w:rPr>
                <w:rFonts w:cs="Calibri"/>
                <w:sz w:val="18"/>
                <w:szCs w:val="18"/>
              </w:rPr>
            </w:pPr>
          </w:p>
        </w:tc>
        <w:tc>
          <w:tcPr>
            <w:tcW w:w="1323" w:type="dxa"/>
            <w:gridSpan w:val="2"/>
            <w:shd w:val="clear" w:color="auto" w:fill="auto"/>
          </w:tcPr>
          <w:p w14:paraId="4130A827" w14:textId="77777777" w:rsidR="007F5638" w:rsidRPr="00A900AA" w:rsidRDefault="007F5638" w:rsidP="00A900AA">
            <w:pPr>
              <w:jc w:val="center"/>
              <w:rPr>
                <w:rFonts w:cs="Calibri"/>
                <w:sz w:val="18"/>
                <w:szCs w:val="18"/>
              </w:rPr>
            </w:pPr>
            <w:r w:rsidRPr="00A900AA">
              <w:rPr>
                <w:rFonts w:cs="Calibri"/>
                <w:sz w:val="18"/>
                <w:szCs w:val="18"/>
              </w:rPr>
              <w:t>PIF stage</w:t>
            </w:r>
          </w:p>
        </w:tc>
        <w:tc>
          <w:tcPr>
            <w:tcW w:w="1477" w:type="dxa"/>
            <w:gridSpan w:val="2"/>
            <w:shd w:val="clear" w:color="auto" w:fill="auto"/>
          </w:tcPr>
          <w:p w14:paraId="02AFAF12" w14:textId="77777777" w:rsidR="007F5638" w:rsidRPr="00A900AA" w:rsidRDefault="007F5638" w:rsidP="00A900AA">
            <w:pPr>
              <w:jc w:val="center"/>
              <w:rPr>
                <w:rFonts w:cs="Calibri"/>
                <w:sz w:val="18"/>
                <w:szCs w:val="18"/>
              </w:rPr>
            </w:pPr>
            <w:r w:rsidRPr="00A900AA">
              <w:rPr>
                <w:rFonts w:cs="Calibri"/>
                <w:sz w:val="18"/>
                <w:szCs w:val="18"/>
              </w:rPr>
              <w:t>Endorsement</w:t>
            </w:r>
          </w:p>
        </w:tc>
        <w:tc>
          <w:tcPr>
            <w:tcW w:w="1306" w:type="dxa"/>
            <w:shd w:val="clear" w:color="auto" w:fill="auto"/>
          </w:tcPr>
          <w:p w14:paraId="28DC0348" w14:textId="77777777" w:rsidR="007F5638" w:rsidRPr="00A900AA" w:rsidRDefault="007F5638" w:rsidP="00A900AA">
            <w:pPr>
              <w:jc w:val="center"/>
              <w:rPr>
                <w:rFonts w:cs="Calibri"/>
                <w:sz w:val="18"/>
                <w:szCs w:val="18"/>
              </w:rPr>
            </w:pPr>
            <w:r w:rsidRPr="00A900AA">
              <w:rPr>
                <w:rFonts w:cs="Calibri"/>
                <w:sz w:val="18"/>
                <w:szCs w:val="18"/>
              </w:rPr>
              <w:t>MTR</w:t>
            </w:r>
          </w:p>
        </w:tc>
        <w:tc>
          <w:tcPr>
            <w:tcW w:w="1287" w:type="dxa"/>
            <w:shd w:val="clear" w:color="auto" w:fill="auto"/>
          </w:tcPr>
          <w:p w14:paraId="1B76AE6A" w14:textId="77777777" w:rsidR="007F5638" w:rsidRPr="00A900AA" w:rsidRDefault="007F5638" w:rsidP="00A900AA">
            <w:pPr>
              <w:jc w:val="center"/>
              <w:rPr>
                <w:rFonts w:cs="Calibri"/>
                <w:sz w:val="18"/>
                <w:szCs w:val="18"/>
              </w:rPr>
            </w:pPr>
            <w:r w:rsidRPr="00A900AA">
              <w:rPr>
                <w:rFonts w:cs="Calibri"/>
                <w:sz w:val="18"/>
                <w:szCs w:val="18"/>
              </w:rPr>
              <w:t>TE</w:t>
            </w:r>
          </w:p>
        </w:tc>
      </w:tr>
      <w:tr w:rsidR="004C3B36" w:rsidRPr="007F5638" w14:paraId="4BFA1827" w14:textId="77777777" w:rsidTr="00A900AA">
        <w:tc>
          <w:tcPr>
            <w:tcW w:w="1298" w:type="dxa"/>
            <w:shd w:val="clear" w:color="auto" w:fill="auto"/>
          </w:tcPr>
          <w:p w14:paraId="32999CC1" w14:textId="77777777" w:rsidR="007F5638" w:rsidRPr="00A900AA" w:rsidRDefault="007F5638" w:rsidP="00A900AA">
            <w:pPr>
              <w:jc w:val="right"/>
              <w:rPr>
                <w:rFonts w:cs="Calibri"/>
                <w:sz w:val="18"/>
                <w:szCs w:val="18"/>
              </w:rPr>
            </w:pPr>
          </w:p>
        </w:tc>
        <w:tc>
          <w:tcPr>
            <w:tcW w:w="2681" w:type="dxa"/>
            <w:gridSpan w:val="2"/>
            <w:shd w:val="clear" w:color="auto" w:fill="auto"/>
          </w:tcPr>
          <w:p w14:paraId="4A1F74F3" w14:textId="77777777" w:rsidR="007F5638" w:rsidRPr="00A900AA" w:rsidRDefault="007F5638" w:rsidP="00A900AA">
            <w:pPr>
              <w:jc w:val="right"/>
              <w:rPr>
                <w:rFonts w:cs="Calibri"/>
                <w:sz w:val="18"/>
                <w:szCs w:val="18"/>
              </w:rPr>
            </w:pPr>
            <w:r w:rsidRPr="00A900AA">
              <w:rPr>
                <w:rFonts w:cs="Calibri"/>
                <w:sz w:val="18"/>
                <w:szCs w:val="18"/>
              </w:rPr>
              <w:t>Expected CO2e (direct)</w:t>
            </w:r>
          </w:p>
        </w:tc>
        <w:tc>
          <w:tcPr>
            <w:tcW w:w="1323" w:type="dxa"/>
            <w:gridSpan w:val="2"/>
            <w:shd w:val="clear" w:color="auto" w:fill="auto"/>
          </w:tcPr>
          <w:p w14:paraId="33D66A24" w14:textId="45135376" w:rsidR="007F5638" w:rsidRPr="00A900AA" w:rsidRDefault="00326472" w:rsidP="00A900AA">
            <w:pPr>
              <w:jc w:val="right"/>
              <w:rPr>
                <w:rFonts w:cs="Calibri"/>
                <w:sz w:val="18"/>
                <w:szCs w:val="18"/>
              </w:rPr>
            </w:pPr>
            <w:r>
              <w:rPr>
                <w:rFonts w:cs="Calibri"/>
                <w:i/>
                <w:color w:val="000000"/>
                <w:sz w:val="18"/>
                <w:szCs w:val="18"/>
              </w:rPr>
              <w:t>3,700</w:t>
            </w:r>
          </w:p>
        </w:tc>
        <w:tc>
          <w:tcPr>
            <w:tcW w:w="1477" w:type="dxa"/>
            <w:gridSpan w:val="2"/>
            <w:shd w:val="clear" w:color="auto" w:fill="auto"/>
          </w:tcPr>
          <w:p w14:paraId="43B2B514" w14:textId="25156EF2" w:rsidR="007F5638" w:rsidRPr="00A900AA" w:rsidRDefault="00326472" w:rsidP="00A900AA">
            <w:pPr>
              <w:jc w:val="right"/>
              <w:rPr>
                <w:rFonts w:cs="Calibri"/>
                <w:sz w:val="18"/>
                <w:szCs w:val="18"/>
              </w:rPr>
            </w:pPr>
            <w:r>
              <w:rPr>
                <w:rFonts w:cs="Calibri"/>
                <w:i/>
                <w:color w:val="000000"/>
                <w:sz w:val="18"/>
                <w:szCs w:val="18"/>
              </w:rPr>
              <w:t>14,353</w:t>
            </w:r>
          </w:p>
        </w:tc>
        <w:tc>
          <w:tcPr>
            <w:tcW w:w="1306" w:type="dxa"/>
            <w:shd w:val="clear" w:color="auto" w:fill="auto"/>
          </w:tcPr>
          <w:p w14:paraId="39D99D7A"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287" w:type="dxa"/>
            <w:shd w:val="clear" w:color="auto" w:fill="auto"/>
          </w:tcPr>
          <w:p w14:paraId="6C7B29A9"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4C3B36" w:rsidRPr="007F5638" w14:paraId="1E605DC4" w14:textId="77777777" w:rsidTr="00A900AA">
        <w:tc>
          <w:tcPr>
            <w:tcW w:w="1298" w:type="dxa"/>
            <w:shd w:val="clear" w:color="auto" w:fill="auto"/>
          </w:tcPr>
          <w:p w14:paraId="547D6F67" w14:textId="77777777" w:rsidR="007F5638" w:rsidRPr="00A900AA" w:rsidRDefault="007F5638" w:rsidP="00A900AA">
            <w:pPr>
              <w:jc w:val="right"/>
              <w:rPr>
                <w:rFonts w:cs="Calibri"/>
                <w:sz w:val="18"/>
                <w:szCs w:val="18"/>
              </w:rPr>
            </w:pPr>
          </w:p>
        </w:tc>
        <w:tc>
          <w:tcPr>
            <w:tcW w:w="2681" w:type="dxa"/>
            <w:gridSpan w:val="2"/>
            <w:shd w:val="clear" w:color="auto" w:fill="auto"/>
          </w:tcPr>
          <w:p w14:paraId="6B279716" w14:textId="77777777" w:rsidR="007F5638" w:rsidRPr="00A900AA" w:rsidRDefault="007F5638" w:rsidP="00A900AA">
            <w:pPr>
              <w:jc w:val="right"/>
              <w:rPr>
                <w:rFonts w:cs="Calibri"/>
                <w:sz w:val="18"/>
                <w:szCs w:val="18"/>
              </w:rPr>
            </w:pPr>
            <w:r w:rsidRPr="00A900AA">
              <w:rPr>
                <w:rFonts w:cs="Calibri"/>
                <w:sz w:val="18"/>
                <w:szCs w:val="18"/>
              </w:rPr>
              <w:t>Expected CO2e (indirect)</w:t>
            </w:r>
          </w:p>
        </w:tc>
        <w:tc>
          <w:tcPr>
            <w:tcW w:w="1323" w:type="dxa"/>
            <w:gridSpan w:val="2"/>
            <w:shd w:val="clear" w:color="auto" w:fill="auto"/>
          </w:tcPr>
          <w:p w14:paraId="68DC0A92" w14:textId="6B0729A2" w:rsidR="007F5638" w:rsidRPr="00A900AA" w:rsidRDefault="00326472" w:rsidP="00A900AA">
            <w:pPr>
              <w:jc w:val="right"/>
              <w:rPr>
                <w:rFonts w:cs="Calibri"/>
                <w:sz w:val="18"/>
                <w:szCs w:val="18"/>
              </w:rPr>
            </w:pPr>
            <w:r>
              <w:rPr>
                <w:rFonts w:cs="Calibri"/>
                <w:i/>
                <w:color w:val="000000"/>
                <w:sz w:val="18"/>
                <w:szCs w:val="18"/>
              </w:rPr>
              <w:t>727,037</w:t>
            </w:r>
          </w:p>
        </w:tc>
        <w:tc>
          <w:tcPr>
            <w:tcW w:w="1477" w:type="dxa"/>
            <w:gridSpan w:val="2"/>
            <w:shd w:val="clear" w:color="auto" w:fill="auto"/>
          </w:tcPr>
          <w:p w14:paraId="5C8E6C50" w14:textId="2C198027" w:rsidR="007F5638" w:rsidRPr="00A900AA" w:rsidRDefault="00326472" w:rsidP="00A900AA">
            <w:pPr>
              <w:jc w:val="right"/>
              <w:rPr>
                <w:rFonts w:cs="Calibri"/>
                <w:sz w:val="18"/>
                <w:szCs w:val="18"/>
              </w:rPr>
            </w:pPr>
            <w:r>
              <w:rPr>
                <w:rFonts w:cs="Calibri"/>
                <w:i/>
                <w:color w:val="000000"/>
                <w:sz w:val="18"/>
                <w:szCs w:val="18"/>
              </w:rPr>
              <w:t>495,000</w:t>
            </w:r>
          </w:p>
        </w:tc>
        <w:tc>
          <w:tcPr>
            <w:tcW w:w="1306" w:type="dxa"/>
            <w:shd w:val="clear" w:color="auto" w:fill="auto"/>
          </w:tcPr>
          <w:p w14:paraId="5EDE1AC4"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287" w:type="dxa"/>
            <w:shd w:val="clear" w:color="auto" w:fill="auto"/>
          </w:tcPr>
          <w:p w14:paraId="09B5CC04"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4C3B36" w:rsidRPr="007F5638" w14:paraId="59A7692B" w14:textId="77777777" w:rsidTr="00A900AA">
        <w:tc>
          <w:tcPr>
            <w:tcW w:w="1298" w:type="dxa"/>
            <w:shd w:val="clear" w:color="auto" w:fill="auto"/>
          </w:tcPr>
          <w:p w14:paraId="71F9F766" w14:textId="77777777" w:rsidR="007F5638" w:rsidRPr="00A900AA" w:rsidRDefault="007F5638" w:rsidP="00A900AA">
            <w:pPr>
              <w:jc w:val="right"/>
              <w:rPr>
                <w:rFonts w:cs="Calibri"/>
                <w:sz w:val="18"/>
                <w:szCs w:val="18"/>
              </w:rPr>
            </w:pPr>
          </w:p>
        </w:tc>
        <w:tc>
          <w:tcPr>
            <w:tcW w:w="2681" w:type="dxa"/>
            <w:gridSpan w:val="2"/>
            <w:shd w:val="clear" w:color="auto" w:fill="auto"/>
          </w:tcPr>
          <w:p w14:paraId="1D950409" w14:textId="77777777" w:rsidR="007F5638" w:rsidRPr="00A900AA" w:rsidRDefault="007F5638" w:rsidP="00A900AA">
            <w:pPr>
              <w:jc w:val="right"/>
              <w:rPr>
                <w:rFonts w:cs="Calibri"/>
                <w:sz w:val="18"/>
                <w:szCs w:val="18"/>
              </w:rPr>
            </w:pPr>
            <w:r w:rsidRPr="00A900AA">
              <w:rPr>
                <w:rFonts w:cs="Calibri"/>
                <w:sz w:val="18"/>
                <w:szCs w:val="18"/>
              </w:rPr>
              <w:t>Anticipated start year of accounting</w:t>
            </w:r>
          </w:p>
        </w:tc>
        <w:tc>
          <w:tcPr>
            <w:tcW w:w="1323" w:type="dxa"/>
            <w:gridSpan w:val="2"/>
            <w:shd w:val="clear" w:color="auto" w:fill="auto"/>
          </w:tcPr>
          <w:p w14:paraId="78C88A09"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477" w:type="dxa"/>
            <w:gridSpan w:val="2"/>
            <w:shd w:val="clear" w:color="auto" w:fill="auto"/>
          </w:tcPr>
          <w:p w14:paraId="40646106"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306" w:type="dxa"/>
            <w:shd w:val="clear" w:color="auto" w:fill="auto"/>
          </w:tcPr>
          <w:p w14:paraId="65EAF06E"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287" w:type="dxa"/>
            <w:shd w:val="clear" w:color="auto" w:fill="auto"/>
          </w:tcPr>
          <w:p w14:paraId="01169038"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4C3B36" w:rsidRPr="007F5638" w14:paraId="74EDA4EE" w14:textId="77777777" w:rsidTr="00A900AA">
        <w:tc>
          <w:tcPr>
            <w:tcW w:w="1298" w:type="dxa"/>
            <w:shd w:val="clear" w:color="auto" w:fill="auto"/>
          </w:tcPr>
          <w:p w14:paraId="067A72A3" w14:textId="77777777" w:rsidR="007F5638" w:rsidRPr="00A900AA" w:rsidRDefault="007F5638" w:rsidP="00A900AA">
            <w:pPr>
              <w:jc w:val="right"/>
              <w:rPr>
                <w:rFonts w:cs="Calibri"/>
                <w:sz w:val="18"/>
                <w:szCs w:val="18"/>
              </w:rPr>
            </w:pPr>
          </w:p>
        </w:tc>
        <w:tc>
          <w:tcPr>
            <w:tcW w:w="2681" w:type="dxa"/>
            <w:gridSpan w:val="2"/>
            <w:shd w:val="clear" w:color="auto" w:fill="auto"/>
          </w:tcPr>
          <w:p w14:paraId="228C9841" w14:textId="77777777" w:rsidR="007F5638" w:rsidRPr="00A900AA" w:rsidRDefault="007F5638" w:rsidP="00A900AA">
            <w:pPr>
              <w:jc w:val="right"/>
              <w:rPr>
                <w:rFonts w:cs="Calibri"/>
                <w:sz w:val="18"/>
                <w:szCs w:val="18"/>
              </w:rPr>
            </w:pPr>
            <w:r w:rsidRPr="00A900AA">
              <w:rPr>
                <w:rFonts w:cs="Calibri"/>
                <w:bCs/>
                <w:sz w:val="18"/>
                <w:szCs w:val="18"/>
              </w:rPr>
              <w:t>Duration of accounting</w:t>
            </w:r>
          </w:p>
        </w:tc>
        <w:tc>
          <w:tcPr>
            <w:tcW w:w="1323" w:type="dxa"/>
            <w:gridSpan w:val="2"/>
            <w:shd w:val="clear" w:color="auto" w:fill="auto"/>
          </w:tcPr>
          <w:p w14:paraId="06B9C292"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477" w:type="dxa"/>
            <w:gridSpan w:val="2"/>
            <w:shd w:val="clear" w:color="auto" w:fill="auto"/>
          </w:tcPr>
          <w:p w14:paraId="1F69FD0F"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306" w:type="dxa"/>
            <w:shd w:val="clear" w:color="auto" w:fill="auto"/>
          </w:tcPr>
          <w:p w14:paraId="401DEDC2"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287" w:type="dxa"/>
            <w:shd w:val="clear" w:color="auto" w:fill="auto"/>
          </w:tcPr>
          <w:p w14:paraId="573705FD"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4C3B36" w:rsidRPr="007F5638" w14:paraId="19668AEF" w14:textId="77777777" w:rsidTr="00A900AA">
        <w:tc>
          <w:tcPr>
            <w:tcW w:w="1298" w:type="dxa"/>
            <w:shd w:val="clear" w:color="auto" w:fill="BFBFBF"/>
          </w:tcPr>
          <w:p w14:paraId="5BDD3F7C" w14:textId="77777777" w:rsidR="007F5638" w:rsidRPr="00A900AA" w:rsidRDefault="007F5638" w:rsidP="00A900AA">
            <w:pPr>
              <w:rPr>
                <w:rFonts w:cs="Calibri"/>
                <w:sz w:val="18"/>
                <w:szCs w:val="18"/>
              </w:rPr>
            </w:pPr>
            <w:r w:rsidRPr="00A900AA">
              <w:rPr>
                <w:rFonts w:cs="Calibri"/>
                <w:sz w:val="18"/>
                <w:szCs w:val="18"/>
              </w:rPr>
              <w:t>Indicator 6.3</w:t>
            </w:r>
          </w:p>
        </w:tc>
        <w:tc>
          <w:tcPr>
            <w:tcW w:w="6787" w:type="dxa"/>
            <w:gridSpan w:val="7"/>
            <w:shd w:val="clear" w:color="auto" w:fill="BFBFBF"/>
          </w:tcPr>
          <w:p w14:paraId="51D97028" w14:textId="77777777" w:rsidR="007F5638" w:rsidRPr="00A900AA" w:rsidRDefault="007F5638" w:rsidP="00A900AA">
            <w:pPr>
              <w:rPr>
                <w:rFonts w:cs="Calibri"/>
                <w:sz w:val="18"/>
                <w:szCs w:val="18"/>
              </w:rPr>
            </w:pPr>
            <w:r w:rsidRPr="00A900AA">
              <w:rPr>
                <w:rFonts w:cs="Calibri"/>
                <w:sz w:val="18"/>
                <w:szCs w:val="18"/>
              </w:rPr>
              <w:t>Energy saved</w:t>
            </w:r>
          </w:p>
        </w:tc>
        <w:tc>
          <w:tcPr>
            <w:tcW w:w="1287" w:type="dxa"/>
            <w:shd w:val="clear" w:color="auto" w:fill="BFBFBF"/>
          </w:tcPr>
          <w:p w14:paraId="1DB08EE4"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7F5638" w:rsidRPr="007F5638" w14:paraId="6245D6F5" w14:textId="77777777" w:rsidTr="00A900AA">
        <w:trPr>
          <w:trHeight w:val="125"/>
        </w:trPr>
        <w:tc>
          <w:tcPr>
            <w:tcW w:w="1298" w:type="dxa"/>
            <w:vMerge w:val="restart"/>
            <w:shd w:val="clear" w:color="auto" w:fill="auto"/>
          </w:tcPr>
          <w:p w14:paraId="0DECBEF4" w14:textId="77777777" w:rsidR="007F5638" w:rsidRPr="00A900AA" w:rsidRDefault="007F5638" w:rsidP="00A900AA">
            <w:pPr>
              <w:rPr>
                <w:rFonts w:cs="Calibri"/>
                <w:sz w:val="18"/>
                <w:szCs w:val="18"/>
              </w:rPr>
            </w:pPr>
          </w:p>
        </w:tc>
        <w:tc>
          <w:tcPr>
            <w:tcW w:w="933" w:type="dxa"/>
            <w:vMerge w:val="restart"/>
            <w:shd w:val="clear" w:color="auto" w:fill="auto"/>
          </w:tcPr>
          <w:p w14:paraId="4E665F19" w14:textId="77777777" w:rsidR="007F5638" w:rsidRPr="00A900AA" w:rsidRDefault="007F5638" w:rsidP="00A900AA">
            <w:pPr>
              <w:rPr>
                <w:rFonts w:cs="Calibri"/>
                <w:sz w:val="18"/>
                <w:szCs w:val="18"/>
              </w:rPr>
            </w:pPr>
          </w:p>
        </w:tc>
        <w:tc>
          <w:tcPr>
            <w:tcW w:w="1748" w:type="dxa"/>
            <w:vMerge w:val="restart"/>
            <w:shd w:val="clear" w:color="auto" w:fill="auto"/>
          </w:tcPr>
          <w:p w14:paraId="485B0E5C" w14:textId="77777777" w:rsidR="007F5638" w:rsidRPr="00A900AA" w:rsidRDefault="007F5638" w:rsidP="00A900AA">
            <w:pPr>
              <w:rPr>
                <w:rFonts w:cs="Calibri"/>
                <w:sz w:val="18"/>
                <w:szCs w:val="18"/>
              </w:rPr>
            </w:pPr>
          </w:p>
        </w:tc>
        <w:tc>
          <w:tcPr>
            <w:tcW w:w="5393" w:type="dxa"/>
            <w:gridSpan w:val="6"/>
            <w:shd w:val="clear" w:color="auto" w:fill="auto"/>
          </w:tcPr>
          <w:p w14:paraId="6842B5D0" w14:textId="77777777" w:rsidR="007F5638" w:rsidRPr="00A900AA" w:rsidRDefault="007F5638" w:rsidP="00A900AA">
            <w:pPr>
              <w:jc w:val="center"/>
              <w:rPr>
                <w:rFonts w:cs="Calibri"/>
                <w:sz w:val="18"/>
                <w:szCs w:val="18"/>
              </w:rPr>
            </w:pPr>
            <w:r w:rsidRPr="00A900AA">
              <w:rPr>
                <w:rFonts w:cs="Calibri"/>
                <w:sz w:val="18"/>
                <w:szCs w:val="18"/>
              </w:rPr>
              <w:t>MJ</w:t>
            </w:r>
          </w:p>
        </w:tc>
      </w:tr>
      <w:tr w:rsidR="004C3B36" w:rsidRPr="007F5638" w14:paraId="5E43FA70" w14:textId="77777777" w:rsidTr="00A900AA">
        <w:trPr>
          <w:trHeight w:val="58"/>
        </w:trPr>
        <w:tc>
          <w:tcPr>
            <w:tcW w:w="1298" w:type="dxa"/>
            <w:vMerge/>
            <w:shd w:val="clear" w:color="auto" w:fill="auto"/>
          </w:tcPr>
          <w:p w14:paraId="2C547283" w14:textId="77777777" w:rsidR="007F5638" w:rsidRPr="00A900AA" w:rsidRDefault="007F5638" w:rsidP="00A900AA">
            <w:pPr>
              <w:rPr>
                <w:rFonts w:cs="Calibri"/>
                <w:sz w:val="18"/>
                <w:szCs w:val="18"/>
              </w:rPr>
            </w:pPr>
          </w:p>
        </w:tc>
        <w:tc>
          <w:tcPr>
            <w:tcW w:w="933" w:type="dxa"/>
            <w:vMerge/>
            <w:shd w:val="clear" w:color="auto" w:fill="auto"/>
          </w:tcPr>
          <w:p w14:paraId="3EB9C895" w14:textId="77777777" w:rsidR="007F5638" w:rsidRPr="00A900AA" w:rsidRDefault="007F5638" w:rsidP="00A900AA">
            <w:pPr>
              <w:rPr>
                <w:rFonts w:cs="Calibri"/>
                <w:sz w:val="18"/>
                <w:szCs w:val="18"/>
              </w:rPr>
            </w:pPr>
          </w:p>
        </w:tc>
        <w:tc>
          <w:tcPr>
            <w:tcW w:w="1748" w:type="dxa"/>
            <w:vMerge/>
            <w:shd w:val="clear" w:color="auto" w:fill="auto"/>
          </w:tcPr>
          <w:p w14:paraId="7850D06C" w14:textId="77777777" w:rsidR="007F5638" w:rsidRPr="00A900AA" w:rsidRDefault="007F5638" w:rsidP="00A900AA">
            <w:pPr>
              <w:rPr>
                <w:rFonts w:cs="Calibri"/>
                <w:sz w:val="18"/>
                <w:szCs w:val="18"/>
              </w:rPr>
            </w:pPr>
          </w:p>
        </w:tc>
        <w:tc>
          <w:tcPr>
            <w:tcW w:w="2800" w:type="dxa"/>
            <w:gridSpan w:val="4"/>
            <w:shd w:val="clear" w:color="auto" w:fill="auto"/>
          </w:tcPr>
          <w:p w14:paraId="4F58A656" w14:textId="77777777" w:rsidR="007F5638" w:rsidRPr="00A900AA" w:rsidRDefault="007F5638" w:rsidP="00A900AA">
            <w:pPr>
              <w:jc w:val="center"/>
              <w:rPr>
                <w:rFonts w:cs="Calibri"/>
                <w:sz w:val="18"/>
                <w:szCs w:val="18"/>
              </w:rPr>
            </w:pPr>
            <w:r w:rsidRPr="00A900AA">
              <w:rPr>
                <w:rFonts w:cs="Calibri"/>
                <w:sz w:val="18"/>
                <w:szCs w:val="18"/>
              </w:rPr>
              <w:t>Expected</w:t>
            </w:r>
          </w:p>
        </w:tc>
        <w:tc>
          <w:tcPr>
            <w:tcW w:w="2593" w:type="dxa"/>
            <w:gridSpan w:val="2"/>
            <w:shd w:val="clear" w:color="auto" w:fill="auto"/>
          </w:tcPr>
          <w:p w14:paraId="16F208B0" w14:textId="77777777" w:rsidR="007F5638" w:rsidRPr="00A900AA" w:rsidRDefault="007F5638" w:rsidP="00A900AA">
            <w:pPr>
              <w:jc w:val="center"/>
              <w:rPr>
                <w:rFonts w:cs="Calibri"/>
                <w:sz w:val="18"/>
                <w:szCs w:val="18"/>
              </w:rPr>
            </w:pPr>
            <w:r w:rsidRPr="00A900AA">
              <w:rPr>
                <w:rFonts w:cs="Calibri"/>
                <w:sz w:val="18"/>
                <w:szCs w:val="18"/>
              </w:rPr>
              <w:t>Achieved</w:t>
            </w:r>
          </w:p>
        </w:tc>
      </w:tr>
      <w:tr w:rsidR="004C3B36" w:rsidRPr="007F5638" w14:paraId="140FA6CB" w14:textId="77777777" w:rsidTr="00A900AA">
        <w:trPr>
          <w:trHeight w:val="98"/>
        </w:trPr>
        <w:tc>
          <w:tcPr>
            <w:tcW w:w="1298" w:type="dxa"/>
            <w:vMerge/>
            <w:shd w:val="clear" w:color="auto" w:fill="auto"/>
          </w:tcPr>
          <w:p w14:paraId="70EB84DC" w14:textId="77777777" w:rsidR="007F5638" w:rsidRPr="00A900AA" w:rsidRDefault="007F5638" w:rsidP="00A900AA">
            <w:pPr>
              <w:rPr>
                <w:rFonts w:cs="Calibri"/>
                <w:sz w:val="18"/>
                <w:szCs w:val="18"/>
              </w:rPr>
            </w:pPr>
          </w:p>
        </w:tc>
        <w:tc>
          <w:tcPr>
            <w:tcW w:w="933" w:type="dxa"/>
            <w:vMerge/>
            <w:shd w:val="clear" w:color="auto" w:fill="auto"/>
          </w:tcPr>
          <w:p w14:paraId="1654D486" w14:textId="77777777" w:rsidR="007F5638" w:rsidRPr="00A900AA" w:rsidRDefault="007F5638" w:rsidP="00A900AA">
            <w:pPr>
              <w:rPr>
                <w:rFonts w:cs="Calibri"/>
                <w:sz w:val="18"/>
                <w:szCs w:val="18"/>
              </w:rPr>
            </w:pPr>
          </w:p>
        </w:tc>
        <w:tc>
          <w:tcPr>
            <w:tcW w:w="1748" w:type="dxa"/>
            <w:vMerge/>
            <w:shd w:val="clear" w:color="auto" w:fill="auto"/>
          </w:tcPr>
          <w:p w14:paraId="4F69E209" w14:textId="77777777" w:rsidR="007F5638" w:rsidRPr="00A900AA" w:rsidRDefault="007F5638" w:rsidP="00A900AA">
            <w:pPr>
              <w:rPr>
                <w:rFonts w:cs="Calibri"/>
                <w:sz w:val="18"/>
                <w:szCs w:val="18"/>
              </w:rPr>
            </w:pPr>
          </w:p>
        </w:tc>
        <w:tc>
          <w:tcPr>
            <w:tcW w:w="1323" w:type="dxa"/>
            <w:gridSpan w:val="2"/>
            <w:shd w:val="clear" w:color="auto" w:fill="auto"/>
          </w:tcPr>
          <w:p w14:paraId="2C114671" w14:textId="77777777" w:rsidR="007F5638" w:rsidRPr="00A900AA" w:rsidRDefault="007F5638" w:rsidP="00A900AA">
            <w:pPr>
              <w:jc w:val="center"/>
              <w:rPr>
                <w:rFonts w:cs="Calibri"/>
                <w:sz w:val="18"/>
                <w:szCs w:val="18"/>
              </w:rPr>
            </w:pPr>
            <w:r w:rsidRPr="00A900AA">
              <w:rPr>
                <w:rFonts w:cs="Calibri"/>
                <w:sz w:val="18"/>
                <w:szCs w:val="18"/>
              </w:rPr>
              <w:t>PIF stage</w:t>
            </w:r>
          </w:p>
        </w:tc>
        <w:tc>
          <w:tcPr>
            <w:tcW w:w="1477" w:type="dxa"/>
            <w:gridSpan w:val="2"/>
            <w:shd w:val="clear" w:color="auto" w:fill="auto"/>
          </w:tcPr>
          <w:p w14:paraId="2DC8285B" w14:textId="77777777" w:rsidR="007F5638" w:rsidRPr="00A900AA" w:rsidRDefault="007F5638" w:rsidP="00A900AA">
            <w:pPr>
              <w:jc w:val="center"/>
              <w:rPr>
                <w:rFonts w:cs="Calibri"/>
                <w:sz w:val="18"/>
                <w:szCs w:val="18"/>
              </w:rPr>
            </w:pPr>
            <w:r w:rsidRPr="00A900AA">
              <w:rPr>
                <w:rFonts w:cs="Calibri"/>
                <w:sz w:val="18"/>
                <w:szCs w:val="18"/>
              </w:rPr>
              <w:t>Endorsement</w:t>
            </w:r>
          </w:p>
        </w:tc>
        <w:tc>
          <w:tcPr>
            <w:tcW w:w="1306" w:type="dxa"/>
            <w:shd w:val="clear" w:color="auto" w:fill="auto"/>
          </w:tcPr>
          <w:p w14:paraId="72C0F396" w14:textId="77777777" w:rsidR="007F5638" w:rsidRPr="00A900AA" w:rsidRDefault="007F5638" w:rsidP="00A900AA">
            <w:pPr>
              <w:jc w:val="center"/>
              <w:rPr>
                <w:rFonts w:cs="Calibri"/>
                <w:sz w:val="18"/>
                <w:szCs w:val="18"/>
              </w:rPr>
            </w:pPr>
            <w:r w:rsidRPr="00A900AA">
              <w:rPr>
                <w:rFonts w:cs="Calibri"/>
                <w:sz w:val="18"/>
                <w:szCs w:val="18"/>
              </w:rPr>
              <w:t>MTR</w:t>
            </w:r>
          </w:p>
        </w:tc>
        <w:tc>
          <w:tcPr>
            <w:tcW w:w="1287" w:type="dxa"/>
            <w:shd w:val="clear" w:color="auto" w:fill="auto"/>
          </w:tcPr>
          <w:p w14:paraId="6F4DBB19" w14:textId="77777777" w:rsidR="007F5638" w:rsidRPr="00A900AA" w:rsidRDefault="007F5638" w:rsidP="00A900AA">
            <w:pPr>
              <w:jc w:val="center"/>
              <w:rPr>
                <w:rFonts w:cs="Calibri"/>
                <w:sz w:val="18"/>
                <w:szCs w:val="18"/>
              </w:rPr>
            </w:pPr>
            <w:r w:rsidRPr="00A900AA">
              <w:rPr>
                <w:rFonts w:cs="Calibri"/>
                <w:sz w:val="18"/>
                <w:szCs w:val="18"/>
              </w:rPr>
              <w:t>TE</w:t>
            </w:r>
          </w:p>
        </w:tc>
      </w:tr>
      <w:tr w:rsidR="004C3B36" w:rsidRPr="007F5638" w14:paraId="7F8E59C5" w14:textId="77777777" w:rsidTr="00A900AA">
        <w:tc>
          <w:tcPr>
            <w:tcW w:w="1298" w:type="dxa"/>
            <w:shd w:val="clear" w:color="auto" w:fill="auto"/>
          </w:tcPr>
          <w:p w14:paraId="377E8533" w14:textId="77777777" w:rsidR="007F5638" w:rsidRPr="00A900AA" w:rsidRDefault="007F5638" w:rsidP="00A900AA">
            <w:pPr>
              <w:jc w:val="right"/>
              <w:rPr>
                <w:rFonts w:cs="Calibri"/>
                <w:sz w:val="18"/>
                <w:szCs w:val="18"/>
              </w:rPr>
            </w:pPr>
          </w:p>
        </w:tc>
        <w:tc>
          <w:tcPr>
            <w:tcW w:w="933" w:type="dxa"/>
            <w:shd w:val="clear" w:color="auto" w:fill="auto"/>
          </w:tcPr>
          <w:p w14:paraId="0BC8CC00" w14:textId="77777777" w:rsidR="007F5638" w:rsidRPr="00A900AA" w:rsidRDefault="007F5638" w:rsidP="00A900AA">
            <w:pPr>
              <w:jc w:val="right"/>
              <w:rPr>
                <w:rFonts w:cs="Calibri"/>
                <w:sz w:val="18"/>
                <w:szCs w:val="18"/>
              </w:rPr>
            </w:pPr>
          </w:p>
        </w:tc>
        <w:tc>
          <w:tcPr>
            <w:tcW w:w="1748" w:type="dxa"/>
            <w:shd w:val="clear" w:color="auto" w:fill="auto"/>
          </w:tcPr>
          <w:p w14:paraId="3146C0A4" w14:textId="77777777" w:rsidR="007F5638" w:rsidRPr="00A900AA" w:rsidRDefault="007F5638" w:rsidP="00A900AA">
            <w:pPr>
              <w:jc w:val="right"/>
              <w:rPr>
                <w:rFonts w:cs="Calibri"/>
                <w:sz w:val="18"/>
                <w:szCs w:val="18"/>
              </w:rPr>
            </w:pPr>
          </w:p>
        </w:tc>
        <w:tc>
          <w:tcPr>
            <w:tcW w:w="1323" w:type="dxa"/>
            <w:gridSpan w:val="2"/>
            <w:shd w:val="clear" w:color="auto" w:fill="auto"/>
          </w:tcPr>
          <w:p w14:paraId="0259269A"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477" w:type="dxa"/>
            <w:gridSpan w:val="2"/>
            <w:shd w:val="clear" w:color="auto" w:fill="auto"/>
          </w:tcPr>
          <w:p w14:paraId="312A9F50"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306" w:type="dxa"/>
            <w:shd w:val="clear" w:color="auto" w:fill="auto"/>
          </w:tcPr>
          <w:p w14:paraId="4B2E90D6"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287" w:type="dxa"/>
            <w:shd w:val="clear" w:color="auto" w:fill="auto"/>
          </w:tcPr>
          <w:p w14:paraId="54774B3E"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4C3B36" w:rsidRPr="007F5638" w14:paraId="4A4AB690" w14:textId="77777777" w:rsidTr="00A900AA">
        <w:tc>
          <w:tcPr>
            <w:tcW w:w="1298" w:type="dxa"/>
            <w:shd w:val="clear" w:color="auto" w:fill="auto"/>
          </w:tcPr>
          <w:p w14:paraId="1316C904" w14:textId="77777777" w:rsidR="007F5638" w:rsidRPr="00A900AA" w:rsidRDefault="007F5638" w:rsidP="00A900AA">
            <w:pPr>
              <w:jc w:val="right"/>
              <w:rPr>
                <w:rFonts w:cs="Calibri"/>
                <w:sz w:val="18"/>
                <w:szCs w:val="18"/>
              </w:rPr>
            </w:pPr>
          </w:p>
        </w:tc>
        <w:tc>
          <w:tcPr>
            <w:tcW w:w="933" w:type="dxa"/>
            <w:shd w:val="clear" w:color="auto" w:fill="auto"/>
          </w:tcPr>
          <w:p w14:paraId="6C2A4809" w14:textId="77777777" w:rsidR="007F5638" w:rsidRPr="00A900AA" w:rsidRDefault="007F5638" w:rsidP="00A900AA">
            <w:pPr>
              <w:jc w:val="right"/>
              <w:rPr>
                <w:rFonts w:cs="Calibri"/>
                <w:sz w:val="18"/>
                <w:szCs w:val="18"/>
              </w:rPr>
            </w:pPr>
          </w:p>
        </w:tc>
        <w:tc>
          <w:tcPr>
            <w:tcW w:w="1748" w:type="dxa"/>
            <w:shd w:val="clear" w:color="auto" w:fill="auto"/>
          </w:tcPr>
          <w:p w14:paraId="2D1A7A35" w14:textId="77777777" w:rsidR="007F5638" w:rsidRPr="00A900AA" w:rsidRDefault="007F5638" w:rsidP="00A900AA">
            <w:pPr>
              <w:jc w:val="right"/>
              <w:rPr>
                <w:rFonts w:cs="Calibri"/>
                <w:sz w:val="18"/>
                <w:szCs w:val="18"/>
              </w:rPr>
            </w:pPr>
          </w:p>
        </w:tc>
        <w:tc>
          <w:tcPr>
            <w:tcW w:w="1323" w:type="dxa"/>
            <w:gridSpan w:val="2"/>
            <w:shd w:val="clear" w:color="auto" w:fill="auto"/>
          </w:tcPr>
          <w:p w14:paraId="6BCEFD52"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477" w:type="dxa"/>
            <w:gridSpan w:val="2"/>
            <w:shd w:val="clear" w:color="auto" w:fill="auto"/>
          </w:tcPr>
          <w:p w14:paraId="7ED92A39"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306" w:type="dxa"/>
            <w:shd w:val="clear" w:color="auto" w:fill="auto"/>
          </w:tcPr>
          <w:p w14:paraId="6C35BB39"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287" w:type="dxa"/>
            <w:shd w:val="clear" w:color="auto" w:fill="auto"/>
          </w:tcPr>
          <w:p w14:paraId="645C76E9"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4C3B36" w:rsidRPr="007F5638" w14:paraId="6C8450D2" w14:textId="77777777" w:rsidTr="00A900AA">
        <w:tc>
          <w:tcPr>
            <w:tcW w:w="1298" w:type="dxa"/>
            <w:shd w:val="clear" w:color="auto" w:fill="BFBFBF"/>
          </w:tcPr>
          <w:p w14:paraId="2F4A9E10" w14:textId="77777777" w:rsidR="007F5638" w:rsidRPr="00A900AA" w:rsidRDefault="007F5638" w:rsidP="00A900AA">
            <w:pPr>
              <w:rPr>
                <w:rFonts w:cs="Calibri"/>
                <w:sz w:val="18"/>
                <w:szCs w:val="18"/>
              </w:rPr>
            </w:pPr>
            <w:r w:rsidRPr="00A900AA">
              <w:rPr>
                <w:rFonts w:cs="Calibri"/>
                <w:sz w:val="18"/>
                <w:szCs w:val="18"/>
              </w:rPr>
              <w:t>Indicator 6.4</w:t>
            </w:r>
          </w:p>
        </w:tc>
        <w:tc>
          <w:tcPr>
            <w:tcW w:w="6787" w:type="dxa"/>
            <w:gridSpan w:val="7"/>
            <w:shd w:val="clear" w:color="auto" w:fill="BFBFBF"/>
          </w:tcPr>
          <w:p w14:paraId="5C9E86EE" w14:textId="77777777" w:rsidR="007F5638" w:rsidRPr="00A900AA" w:rsidRDefault="007F5638" w:rsidP="00A900AA">
            <w:pPr>
              <w:rPr>
                <w:rFonts w:cs="Calibri"/>
                <w:sz w:val="18"/>
                <w:szCs w:val="18"/>
              </w:rPr>
            </w:pPr>
            <w:r w:rsidRPr="00A900AA">
              <w:rPr>
                <w:rFonts w:cs="Calibri"/>
                <w:sz w:val="18"/>
                <w:szCs w:val="18"/>
              </w:rPr>
              <w:t>Increase in installed renewable energy capacity per technology</w:t>
            </w:r>
          </w:p>
        </w:tc>
        <w:tc>
          <w:tcPr>
            <w:tcW w:w="1287" w:type="dxa"/>
            <w:shd w:val="clear" w:color="auto" w:fill="BFBFBF"/>
          </w:tcPr>
          <w:p w14:paraId="48AB3E5D"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4C3B36" w:rsidRPr="007F5638" w14:paraId="4A0FFB0A" w14:textId="77777777" w:rsidTr="00A900AA">
        <w:trPr>
          <w:trHeight w:val="125"/>
        </w:trPr>
        <w:tc>
          <w:tcPr>
            <w:tcW w:w="1298" w:type="dxa"/>
            <w:vMerge w:val="restart"/>
            <w:shd w:val="clear" w:color="auto" w:fill="auto"/>
          </w:tcPr>
          <w:p w14:paraId="2B1D7CBB" w14:textId="77777777" w:rsidR="007F5638" w:rsidRPr="00A900AA" w:rsidRDefault="007F5638" w:rsidP="00A900AA">
            <w:pPr>
              <w:rPr>
                <w:rFonts w:cs="Calibri"/>
                <w:sz w:val="18"/>
                <w:szCs w:val="18"/>
              </w:rPr>
            </w:pPr>
          </w:p>
        </w:tc>
        <w:tc>
          <w:tcPr>
            <w:tcW w:w="933" w:type="dxa"/>
            <w:vMerge w:val="restart"/>
            <w:shd w:val="clear" w:color="auto" w:fill="auto"/>
          </w:tcPr>
          <w:p w14:paraId="2546CFE7" w14:textId="77777777" w:rsidR="007F5638" w:rsidRPr="00A900AA" w:rsidRDefault="007F5638" w:rsidP="00A900AA">
            <w:pPr>
              <w:rPr>
                <w:rFonts w:cs="Calibri"/>
                <w:sz w:val="18"/>
                <w:szCs w:val="18"/>
              </w:rPr>
            </w:pPr>
          </w:p>
        </w:tc>
        <w:tc>
          <w:tcPr>
            <w:tcW w:w="1748" w:type="dxa"/>
            <w:vMerge w:val="restart"/>
            <w:shd w:val="clear" w:color="auto" w:fill="auto"/>
            <w:vAlign w:val="center"/>
          </w:tcPr>
          <w:p w14:paraId="28A28CB6" w14:textId="77777777" w:rsidR="007F5638" w:rsidRPr="00A900AA" w:rsidRDefault="007F5638" w:rsidP="00A900AA">
            <w:pPr>
              <w:rPr>
                <w:rFonts w:cs="Calibri"/>
                <w:sz w:val="18"/>
                <w:szCs w:val="18"/>
              </w:rPr>
            </w:pPr>
            <w:r w:rsidRPr="00A900AA">
              <w:rPr>
                <w:rFonts w:cs="Calibri"/>
                <w:sz w:val="18"/>
                <w:szCs w:val="18"/>
              </w:rPr>
              <w:t>Technology</w:t>
            </w:r>
          </w:p>
        </w:tc>
        <w:tc>
          <w:tcPr>
            <w:tcW w:w="5393" w:type="dxa"/>
            <w:gridSpan w:val="6"/>
            <w:shd w:val="clear" w:color="auto" w:fill="auto"/>
          </w:tcPr>
          <w:p w14:paraId="7EFCFA01" w14:textId="77777777" w:rsidR="007F5638" w:rsidRPr="00A900AA" w:rsidRDefault="007F5638" w:rsidP="00A900AA">
            <w:pPr>
              <w:jc w:val="center"/>
              <w:rPr>
                <w:rFonts w:cs="Calibri"/>
                <w:sz w:val="18"/>
                <w:szCs w:val="18"/>
              </w:rPr>
            </w:pPr>
            <w:r w:rsidRPr="00A900AA">
              <w:rPr>
                <w:rFonts w:cs="Calibri"/>
                <w:sz w:val="18"/>
                <w:szCs w:val="18"/>
              </w:rPr>
              <w:t>Capacity (MW)</w:t>
            </w:r>
          </w:p>
        </w:tc>
      </w:tr>
      <w:tr w:rsidR="004C3B36" w:rsidRPr="007F5638" w14:paraId="6E59E380" w14:textId="77777777" w:rsidTr="00A900AA">
        <w:trPr>
          <w:trHeight w:val="58"/>
        </w:trPr>
        <w:tc>
          <w:tcPr>
            <w:tcW w:w="1298" w:type="dxa"/>
            <w:vMerge/>
            <w:shd w:val="clear" w:color="auto" w:fill="auto"/>
          </w:tcPr>
          <w:p w14:paraId="621E8014" w14:textId="77777777" w:rsidR="007F5638" w:rsidRPr="00A900AA" w:rsidRDefault="007F5638" w:rsidP="00A900AA">
            <w:pPr>
              <w:rPr>
                <w:rFonts w:cs="Calibri"/>
                <w:sz w:val="18"/>
                <w:szCs w:val="18"/>
              </w:rPr>
            </w:pPr>
          </w:p>
        </w:tc>
        <w:tc>
          <w:tcPr>
            <w:tcW w:w="933" w:type="dxa"/>
            <w:vMerge/>
            <w:shd w:val="clear" w:color="auto" w:fill="auto"/>
          </w:tcPr>
          <w:p w14:paraId="47246A1D" w14:textId="77777777" w:rsidR="007F5638" w:rsidRPr="00A900AA" w:rsidRDefault="007F5638" w:rsidP="00A900AA">
            <w:pPr>
              <w:rPr>
                <w:rFonts w:cs="Calibri"/>
                <w:sz w:val="18"/>
                <w:szCs w:val="18"/>
              </w:rPr>
            </w:pPr>
          </w:p>
        </w:tc>
        <w:tc>
          <w:tcPr>
            <w:tcW w:w="1748" w:type="dxa"/>
            <w:vMerge/>
            <w:shd w:val="clear" w:color="auto" w:fill="auto"/>
          </w:tcPr>
          <w:p w14:paraId="5B07B51F" w14:textId="77777777" w:rsidR="007F5638" w:rsidRPr="00A900AA" w:rsidRDefault="007F5638" w:rsidP="00A900AA">
            <w:pPr>
              <w:rPr>
                <w:rFonts w:cs="Calibri"/>
                <w:sz w:val="18"/>
                <w:szCs w:val="18"/>
              </w:rPr>
            </w:pPr>
          </w:p>
        </w:tc>
        <w:tc>
          <w:tcPr>
            <w:tcW w:w="2800" w:type="dxa"/>
            <w:gridSpan w:val="4"/>
            <w:shd w:val="clear" w:color="auto" w:fill="auto"/>
          </w:tcPr>
          <w:p w14:paraId="51BC5741" w14:textId="77777777" w:rsidR="007F5638" w:rsidRPr="00A900AA" w:rsidRDefault="007F5638" w:rsidP="00A900AA">
            <w:pPr>
              <w:jc w:val="center"/>
              <w:rPr>
                <w:rFonts w:cs="Calibri"/>
                <w:sz w:val="18"/>
                <w:szCs w:val="18"/>
              </w:rPr>
            </w:pPr>
            <w:r w:rsidRPr="00A900AA">
              <w:rPr>
                <w:rFonts w:cs="Calibri"/>
                <w:sz w:val="18"/>
                <w:szCs w:val="18"/>
              </w:rPr>
              <w:t>Expected</w:t>
            </w:r>
          </w:p>
        </w:tc>
        <w:tc>
          <w:tcPr>
            <w:tcW w:w="2593" w:type="dxa"/>
            <w:gridSpan w:val="2"/>
            <w:shd w:val="clear" w:color="auto" w:fill="auto"/>
          </w:tcPr>
          <w:p w14:paraId="416C2F28" w14:textId="77777777" w:rsidR="007F5638" w:rsidRPr="00A900AA" w:rsidRDefault="007F5638" w:rsidP="00A900AA">
            <w:pPr>
              <w:jc w:val="center"/>
              <w:rPr>
                <w:rFonts w:cs="Calibri"/>
                <w:sz w:val="18"/>
                <w:szCs w:val="18"/>
              </w:rPr>
            </w:pPr>
            <w:r w:rsidRPr="00A900AA">
              <w:rPr>
                <w:rFonts w:cs="Calibri"/>
                <w:sz w:val="18"/>
                <w:szCs w:val="18"/>
              </w:rPr>
              <w:t>Achieved</w:t>
            </w:r>
          </w:p>
        </w:tc>
      </w:tr>
      <w:tr w:rsidR="004C3B36" w:rsidRPr="007F5638" w14:paraId="0534526D" w14:textId="77777777" w:rsidTr="00A900AA">
        <w:trPr>
          <w:trHeight w:val="89"/>
        </w:trPr>
        <w:tc>
          <w:tcPr>
            <w:tcW w:w="1298" w:type="dxa"/>
            <w:vMerge/>
            <w:shd w:val="clear" w:color="auto" w:fill="auto"/>
          </w:tcPr>
          <w:p w14:paraId="09799AC4" w14:textId="77777777" w:rsidR="007F5638" w:rsidRPr="00A900AA" w:rsidRDefault="007F5638" w:rsidP="00A900AA">
            <w:pPr>
              <w:rPr>
                <w:rFonts w:cs="Calibri"/>
                <w:sz w:val="18"/>
                <w:szCs w:val="18"/>
              </w:rPr>
            </w:pPr>
          </w:p>
        </w:tc>
        <w:tc>
          <w:tcPr>
            <w:tcW w:w="933" w:type="dxa"/>
            <w:vMerge/>
            <w:shd w:val="clear" w:color="auto" w:fill="auto"/>
          </w:tcPr>
          <w:p w14:paraId="19330F06" w14:textId="77777777" w:rsidR="007F5638" w:rsidRPr="00A900AA" w:rsidRDefault="007F5638" w:rsidP="00A900AA">
            <w:pPr>
              <w:rPr>
                <w:rFonts w:cs="Calibri"/>
                <w:sz w:val="18"/>
                <w:szCs w:val="18"/>
              </w:rPr>
            </w:pPr>
          </w:p>
        </w:tc>
        <w:tc>
          <w:tcPr>
            <w:tcW w:w="1748" w:type="dxa"/>
            <w:vMerge/>
            <w:shd w:val="clear" w:color="auto" w:fill="auto"/>
          </w:tcPr>
          <w:p w14:paraId="56D40709" w14:textId="77777777" w:rsidR="007F5638" w:rsidRPr="00A900AA" w:rsidRDefault="007F5638" w:rsidP="00A900AA">
            <w:pPr>
              <w:rPr>
                <w:rFonts w:cs="Calibri"/>
                <w:sz w:val="18"/>
                <w:szCs w:val="18"/>
              </w:rPr>
            </w:pPr>
          </w:p>
        </w:tc>
        <w:tc>
          <w:tcPr>
            <w:tcW w:w="1323" w:type="dxa"/>
            <w:gridSpan w:val="2"/>
            <w:shd w:val="clear" w:color="auto" w:fill="auto"/>
          </w:tcPr>
          <w:p w14:paraId="1F1EC468" w14:textId="77777777" w:rsidR="007F5638" w:rsidRPr="00A900AA" w:rsidRDefault="007F5638" w:rsidP="00A900AA">
            <w:pPr>
              <w:jc w:val="center"/>
              <w:rPr>
                <w:rFonts w:cs="Calibri"/>
                <w:sz w:val="18"/>
                <w:szCs w:val="18"/>
              </w:rPr>
            </w:pPr>
            <w:r w:rsidRPr="00A900AA">
              <w:rPr>
                <w:rFonts w:cs="Calibri"/>
                <w:sz w:val="18"/>
                <w:szCs w:val="18"/>
              </w:rPr>
              <w:t>PIF stage</w:t>
            </w:r>
          </w:p>
        </w:tc>
        <w:tc>
          <w:tcPr>
            <w:tcW w:w="1477" w:type="dxa"/>
            <w:gridSpan w:val="2"/>
            <w:shd w:val="clear" w:color="auto" w:fill="auto"/>
          </w:tcPr>
          <w:p w14:paraId="7A617EFA" w14:textId="77777777" w:rsidR="007F5638" w:rsidRPr="00A900AA" w:rsidRDefault="007F5638" w:rsidP="00A900AA">
            <w:pPr>
              <w:jc w:val="center"/>
              <w:rPr>
                <w:rFonts w:cs="Calibri"/>
                <w:sz w:val="18"/>
                <w:szCs w:val="18"/>
              </w:rPr>
            </w:pPr>
            <w:r w:rsidRPr="00A900AA">
              <w:rPr>
                <w:rFonts w:cs="Calibri"/>
                <w:sz w:val="18"/>
                <w:szCs w:val="18"/>
              </w:rPr>
              <w:t>Endorsement</w:t>
            </w:r>
          </w:p>
        </w:tc>
        <w:tc>
          <w:tcPr>
            <w:tcW w:w="1306" w:type="dxa"/>
            <w:shd w:val="clear" w:color="auto" w:fill="auto"/>
          </w:tcPr>
          <w:p w14:paraId="09513BAD" w14:textId="77777777" w:rsidR="007F5638" w:rsidRPr="00A900AA" w:rsidRDefault="007F5638" w:rsidP="00A900AA">
            <w:pPr>
              <w:jc w:val="center"/>
              <w:rPr>
                <w:rFonts w:cs="Calibri"/>
                <w:sz w:val="18"/>
                <w:szCs w:val="18"/>
              </w:rPr>
            </w:pPr>
            <w:r w:rsidRPr="00A900AA">
              <w:rPr>
                <w:rFonts w:cs="Calibri"/>
                <w:sz w:val="18"/>
                <w:szCs w:val="18"/>
              </w:rPr>
              <w:t>MTR</w:t>
            </w:r>
          </w:p>
        </w:tc>
        <w:tc>
          <w:tcPr>
            <w:tcW w:w="1287" w:type="dxa"/>
            <w:shd w:val="clear" w:color="auto" w:fill="auto"/>
          </w:tcPr>
          <w:p w14:paraId="0C6B2342" w14:textId="77777777" w:rsidR="007F5638" w:rsidRPr="00A900AA" w:rsidRDefault="007F5638" w:rsidP="00A900AA">
            <w:pPr>
              <w:jc w:val="center"/>
              <w:rPr>
                <w:rFonts w:cs="Calibri"/>
                <w:sz w:val="18"/>
                <w:szCs w:val="18"/>
              </w:rPr>
            </w:pPr>
            <w:r w:rsidRPr="00A900AA">
              <w:rPr>
                <w:rFonts w:cs="Calibri"/>
                <w:sz w:val="18"/>
                <w:szCs w:val="18"/>
              </w:rPr>
              <w:t>TE</w:t>
            </w:r>
          </w:p>
        </w:tc>
      </w:tr>
      <w:tr w:rsidR="004C3B36" w:rsidRPr="007F5638" w14:paraId="33B18EAA" w14:textId="77777777" w:rsidTr="00A900AA">
        <w:tc>
          <w:tcPr>
            <w:tcW w:w="1298" w:type="dxa"/>
            <w:shd w:val="clear" w:color="auto" w:fill="auto"/>
          </w:tcPr>
          <w:p w14:paraId="434AE2F5" w14:textId="77777777" w:rsidR="007F5638" w:rsidRPr="00A900AA" w:rsidRDefault="007F5638" w:rsidP="00A900AA">
            <w:pPr>
              <w:jc w:val="right"/>
              <w:rPr>
                <w:rFonts w:cs="Calibri"/>
                <w:sz w:val="18"/>
                <w:szCs w:val="18"/>
              </w:rPr>
            </w:pPr>
          </w:p>
        </w:tc>
        <w:tc>
          <w:tcPr>
            <w:tcW w:w="933" w:type="dxa"/>
            <w:shd w:val="clear" w:color="auto" w:fill="auto"/>
          </w:tcPr>
          <w:p w14:paraId="2AF1B629" w14:textId="77777777" w:rsidR="007F5638" w:rsidRPr="00A900AA" w:rsidRDefault="007F5638" w:rsidP="00A900AA">
            <w:pPr>
              <w:jc w:val="right"/>
              <w:rPr>
                <w:rFonts w:cs="Calibri"/>
                <w:sz w:val="18"/>
                <w:szCs w:val="18"/>
              </w:rPr>
            </w:pPr>
          </w:p>
        </w:tc>
        <w:tc>
          <w:tcPr>
            <w:tcW w:w="1748" w:type="dxa"/>
            <w:shd w:val="clear" w:color="auto" w:fill="auto"/>
          </w:tcPr>
          <w:p w14:paraId="15E5FE9E" w14:textId="15FDB133" w:rsidR="007F5638" w:rsidRPr="00A900AA" w:rsidRDefault="00326472" w:rsidP="00326472">
            <w:pPr>
              <w:jc w:val="center"/>
              <w:rPr>
                <w:rFonts w:cs="Calibri"/>
                <w:sz w:val="18"/>
                <w:szCs w:val="18"/>
              </w:rPr>
            </w:pPr>
            <w:r>
              <w:rPr>
                <w:rFonts w:cs="Calibri"/>
                <w:sz w:val="18"/>
                <w:szCs w:val="18"/>
              </w:rPr>
              <w:t>Solar Photovoltaic</w:t>
            </w:r>
          </w:p>
        </w:tc>
        <w:tc>
          <w:tcPr>
            <w:tcW w:w="1323" w:type="dxa"/>
            <w:gridSpan w:val="2"/>
            <w:shd w:val="clear" w:color="auto" w:fill="auto"/>
          </w:tcPr>
          <w:p w14:paraId="33659DF5" w14:textId="36888690" w:rsidR="007F5638" w:rsidRPr="00A900AA" w:rsidRDefault="00326472" w:rsidP="00A900AA">
            <w:pPr>
              <w:jc w:val="right"/>
              <w:rPr>
                <w:rFonts w:cs="Calibri"/>
                <w:sz w:val="18"/>
                <w:szCs w:val="18"/>
              </w:rPr>
            </w:pPr>
            <w:r>
              <w:rPr>
                <w:rFonts w:cs="Calibri"/>
                <w:i/>
                <w:color w:val="000000"/>
                <w:sz w:val="18"/>
                <w:szCs w:val="18"/>
              </w:rPr>
              <w:t>0.09</w:t>
            </w:r>
          </w:p>
        </w:tc>
        <w:tc>
          <w:tcPr>
            <w:tcW w:w="1477" w:type="dxa"/>
            <w:gridSpan w:val="2"/>
            <w:shd w:val="clear" w:color="auto" w:fill="auto"/>
          </w:tcPr>
          <w:p w14:paraId="5C69A06F" w14:textId="1EF9670F" w:rsidR="007F5638" w:rsidRPr="00A900AA" w:rsidRDefault="00326472" w:rsidP="00A900AA">
            <w:pPr>
              <w:jc w:val="right"/>
              <w:rPr>
                <w:rFonts w:cs="Calibri"/>
                <w:sz w:val="18"/>
                <w:szCs w:val="18"/>
              </w:rPr>
            </w:pPr>
            <w:r>
              <w:rPr>
                <w:rFonts w:cs="Calibri"/>
                <w:i/>
                <w:color w:val="000000"/>
                <w:sz w:val="18"/>
                <w:szCs w:val="18"/>
              </w:rPr>
              <w:t>0.4</w:t>
            </w:r>
          </w:p>
        </w:tc>
        <w:tc>
          <w:tcPr>
            <w:tcW w:w="1306" w:type="dxa"/>
            <w:shd w:val="clear" w:color="auto" w:fill="auto"/>
          </w:tcPr>
          <w:p w14:paraId="5B3CB9C2"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287" w:type="dxa"/>
            <w:shd w:val="clear" w:color="auto" w:fill="auto"/>
          </w:tcPr>
          <w:p w14:paraId="43AF35D9"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4C3B36" w:rsidRPr="007F5638" w14:paraId="0BE58B91" w14:textId="77777777" w:rsidTr="00A900AA">
        <w:tc>
          <w:tcPr>
            <w:tcW w:w="1298" w:type="dxa"/>
            <w:shd w:val="clear" w:color="auto" w:fill="auto"/>
          </w:tcPr>
          <w:p w14:paraId="3DBAD883" w14:textId="77777777" w:rsidR="007F5638" w:rsidRPr="00A900AA" w:rsidRDefault="007F5638" w:rsidP="00A900AA">
            <w:pPr>
              <w:jc w:val="right"/>
              <w:rPr>
                <w:rFonts w:cs="Calibri"/>
                <w:sz w:val="18"/>
                <w:szCs w:val="18"/>
              </w:rPr>
            </w:pPr>
          </w:p>
        </w:tc>
        <w:tc>
          <w:tcPr>
            <w:tcW w:w="933" w:type="dxa"/>
            <w:shd w:val="clear" w:color="auto" w:fill="auto"/>
          </w:tcPr>
          <w:p w14:paraId="441101BE" w14:textId="77777777" w:rsidR="007F5638" w:rsidRPr="00A900AA" w:rsidRDefault="007F5638" w:rsidP="00A900AA">
            <w:pPr>
              <w:jc w:val="right"/>
              <w:rPr>
                <w:rFonts w:cs="Calibri"/>
                <w:sz w:val="18"/>
                <w:szCs w:val="18"/>
              </w:rPr>
            </w:pPr>
          </w:p>
        </w:tc>
        <w:tc>
          <w:tcPr>
            <w:tcW w:w="1748" w:type="dxa"/>
            <w:shd w:val="clear" w:color="auto" w:fill="auto"/>
          </w:tcPr>
          <w:p w14:paraId="5B7C9BEE" w14:textId="3DE54DE7" w:rsidR="007F5638" w:rsidRPr="00A900AA" w:rsidRDefault="00326472" w:rsidP="00326472">
            <w:pPr>
              <w:jc w:val="center"/>
              <w:rPr>
                <w:rFonts w:cs="Calibri"/>
                <w:sz w:val="18"/>
                <w:szCs w:val="18"/>
              </w:rPr>
            </w:pPr>
            <w:r>
              <w:rPr>
                <w:rFonts w:cs="Calibri"/>
                <w:color w:val="000000"/>
                <w:sz w:val="18"/>
                <w:szCs w:val="18"/>
              </w:rPr>
              <w:t>Energy Storage</w:t>
            </w:r>
          </w:p>
        </w:tc>
        <w:tc>
          <w:tcPr>
            <w:tcW w:w="1323" w:type="dxa"/>
            <w:gridSpan w:val="2"/>
            <w:shd w:val="clear" w:color="auto" w:fill="auto"/>
          </w:tcPr>
          <w:p w14:paraId="5676E55B" w14:textId="2E7FE6ED" w:rsidR="007F5638" w:rsidRPr="00A900AA" w:rsidRDefault="00FC18C5" w:rsidP="00A900AA">
            <w:pPr>
              <w:jc w:val="right"/>
              <w:rPr>
                <w:rFonts w:cs="Calibri"/>
                <w:sz w:val="18"/>
                <w:szCs w:val="18"/>
              </w:rPr>
            </w:pPr>
            <w:r>
              <w:rPr>
                <w:rFonts w:cs="Calibri"/>
                <w:i/>
                <w:color w:val="000000"/>
                <w:sz w:val="18"/>
                <w:szCs w:val="18"/>
              </w:rPr>
              <w:t>0</w:t>
            </w:r>
          </w:p>
        </w:tc>
        <w:tc>
          <w:tcPr>
            <w:tcW w:w="1477" w:type="dxa"/>
            <w:gridSpan w:val="2"/>
            <w:shd w:val="clear" w:color="auto" w:fill="auto"/>
          </w:tcPr>
          <w:p w14:paraId="2A49C37B" w14:textId="2A3E47E0" w:rsidR="007F5638" w:rsidRPr="00A900AA" w:rsidRDefault="00326472" w:rsidP="00A900AA">
            <w:pPr>
              <w:jc w:val="right"/>
              <w:rPr>
                <w:rFonts w:cs="Calibri"/>
                <w:sz w:val="18"/>
                <w:szCs w:val="18"/>
              </w:rPr>
            </w:pPr>
            <w:r>
              <w:rPr>
                <w:rFonts w:cs="Calibri"/>
                <w:i/>
                <w:color w:val="000000"/>
                <w:sz w:val="18"/>
                <w:szCs w:val="18"/>
              </w:rPr>
              <w:t>1</w:t>
            </w:r>
          </w:p>
        </w:tc>
        <w:tc>
          <w:tcPr>
            <w:tcW w:w="1306" w:type="dxa"/>
            <w:shd w:val="clear" w:color="auto" w:fill="auto"/>
          </w:tcPr>
          <w:p w14:paraId="6ADCFCFA"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c>
          <w:tcPr>
            <w:tcW w:w="1287" w:type="dxa"/>
            <w:shd w:val="clear" w:color="auto" w:fill="auto"/>
          </w:tcPr>
          <w:p w14:paraId="3AE204F9"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4C3B36" w:rsidRPr="007F5638" w14:paraId="4A98FD79" w14:textId="77777777" w:rsidTr="00A900AA">
        <w:tc>
          <w:tcPr>
            <w:tcW w:w="1298" w:type="dxa"/>
            <w:shd w:val="clear" w:color="auto" w:fill="D9D9D9"/>
          </w:tcPr>
          <w:p w14:paraId="5997C3C4" w14:textId="77777777" w:rsidR="007F5638" w:rsidRPr="00A900AA" w:rsidRDefault="007F5638" w:rsidP="00A900AA">
            <w:pPr>
              <w:rPr>
                <w:rFonts w:cs="Calibri"/>
                <w:b/>
                <w:sz w:val="18"/>
                <w:szCs w:val="18"/>
              </w:rPr>
            </w:pPr>
            <w:r w:rsidRPr="00A900AA">
              <w:rPr>
                <w:rFonts w:cs="Calibri"/>
                <w:b/>
                <w:sz w:val="18"/>
                <w:szCs w:val="18"/>
              </w:rPr>
              <w:t>Core Indicator 11</w:t>
            </w:r>
          </w:p>
        </w:tc>
        <w:tc>
          <w:tcPr>
            <w:tcW w:w="6787" w:type="dxa"/>
            <w:gridSpan w:val="7"/>
            <w:shd w:val="clear" w:color="auto" w:fill="D9D9D9"/>
          </w:tcPr>
          <w:p w14:paraId="2E3E2134" w14:textId="77777777" w:rsidR="007F5638" w:rsidRPr="00A900AA" w:rsidRDefault="007F5638" w:rsidP="00A900AA">
            <w:pPr>
              <w:rPr>
                <w:rFonts w:cs="Calibri"/>
                <w:b/>
                <w:sz w:val="18"/>
                <w:szCs w:val="18"/>
              </w:rPr>
            </w:pPr>
            <w:r w:rsidRPr="00A900AA">
              <w:rPr>
                <w:rFonts w:cs="Calibri"/>
                <w:b/>
                <w:sz w:val="18"/>
                <w:szCs w:val="18"/>
              </w:rPr>
              <w:t>Number of direct beneficiaries disaggregated by gender as co-benefit of GEF investment</w:t>
            </w:r>
          </w:p>
        </w:tc>
        <w:tc>
          <w:tcPr>
            <w:tcW w:w="1287" w:type="dxa"/>
            <w:shd w:val="clear" w:color="auto" w:fill="D9D9D9"/>
          </w:tcPr>
          <w:p w14:paraId="208C8A0E" w14:textId="77777777" w:rsidR="007F5638" w:rsidRPr="00A900AA" w:rsidRDefault="007F5638" w:rsidP="00A900AA">
            <w:pPr>
              <w:jc w:val="right"/>
              <w:rPr>
                <w:rFonts w:cs="Calibri"/>
                <w:b/>
                <w:sz w:val="18"/>
                <w:szCs w:val="18"/>
              </w:rPr>
            </w:pPr>
            <w:r w:rsidRPr="00A900AA">
              <w:rPr>
                <w:rFonts w:cs="Calibri"/>
                <w:b/>
                <w:i/>
                <w:color w:val="000000"/>
                <w:sz w:val="18"/>
                <w:szCs w:val="18"/>
              </w:rPr>
              <w:fldChar w:fldCharType="begin">
                <w:ffData>
                  <w:name w:val=""/>
                  <w:enabled/>
                  <w:calcOnExit w:val="0"/>
                  <w:textInput>
                    <w:default w:val="(Number)"/>
                  </w:textInput>
                </w:ffData>
              </w:fldChar>
            </w:r>
            <w:r w:rsidRPr="00A900AA">
              <w:rPr>
                <w:rFonts w:cs="Calibri"/>
                <w:b/>
                <w:i/>
                <w:color w:val="000000"/>
                <w:sz w:val="18"/>
                <w:szCs w:val="18"/>
              </w:rPr>
              <w:instrText xml:space="preserve"> FORMTEXT </w:instrText>
            </w:r>
            <w:r w:rsidRPr="00A900AA">
              <w:rPr>
                <w:rFonts w:cs="Calibri"/>
                <w:b/>
                <w:i/>
                <w:color w:val="000000"/>
                <w:sz w:val="18"/>
                <w:szCs w:val="18"/>
              </w:rPr>
            </w:r>
            <w:r w:rsidRPr="00A900AA">
              <w:rPr>
                <w:rFonts w:cs="Calibri"/>
                <w:b/>
                <w:i/>
                <w:color w:val="000000"/>
                <w:sz w:val="18"/>
                <w:szCs w:val="18"/>
              </w:rPr>
              <w:fldChar w:fldCharType="separate"/>
            </w:r>
            <w:r w:rsidRPr="00A900AA">
              <w:rPr>
                <w:rFonts w:cs="Calibri"/>
                <w:b/>
                <w:i/>
                <w:noProof/>
                <w:color w:val="000000"/>
                <w:sz w:val="18"/>
                <w:szCs w:val="18"/>
              </w:rPr>
              <w:t>(Number)</w:t>
            </w:r>
            <w:r w:rsidRPr="00A900AA">
              <w:rPr>
                <w:rFonts w:cs="Calibri"/>
                <w:b/>
                <w:i/>
                <w:color w:val="000000"/>
                <w:sz w:val="18"/>
                <w:szCs w:val="18"/>
              </w:rPr>
              <w:fldChar w:fldCharType="end"/>
            </w:r>
          </w:p>
        </w:tc>
      </w:tr>
      <w:tr w:rsidR="007F5638" w:rsidRPr="007F5638" w14:paraId="398092B3" w14:textId="77777777" w:rsidTr="00A900AA">
        <w:trPr>
          <w:trHeight w:val="58"/>
        </w:trPr>
        <w:tc>
          <w:tcPr>
            <w:tcW w:w="1298" w:type="dxa"/>
            <w:vMerge w:val="restart"/>
            <w:shd w:val="clear" w:color="auto" w:fill="auto"/>
          </w:tcPr>
          <w:p w14:paraId="6A40E23F" w14:textId="77777777" w:rsidR="007F5638" w:rsidRPr="00A900AA" w:rsidRDefault="007F5638" w:rsidP="00A900AA">
            <w:pPr>
              <w:rPr>
                <w:rFonts w:cs="Calibri"/>
                <w:sz w:val="18"/>
                <w:szCs w:val="18"/>
              </w:rPr>
            </w:pPr>
          </w:p>
        </w:tc>
        <w:tc>
          <w:tcPr>
            <w:tcW w:w="933" w:type="dxa"/>
            <w:vMerge w:val="restart"/>
            <w:shd w:val="clear" w:color="auto" w:fill="auto"/>
          </w:tcPr>
          <w:p w14:paraId="56347C2D" w14:textId="77777777" w:rsidR="007F5638" w:rsidRPr="00A900AA" w:rsidRDefault="007F5638" w:rsidP="00A900AA">
            <w:pPr>
              <w:rPr>
                <w:rFonts w:cs="Calibri"/>
                <w:sz w:val="18"/>
                <w:szCs w:val="18"/>
              </w:rPr>
            </w:pPr>
          </w:p>
        </w:tc>
        <w:tc>
          <w:tcPr>
            <w:tcW w:w="1748" w:type="dxa"/>
            <w:vMerge w:val="restart"/>
            <w:shd w:val="clear" w:color="auto" w:fill="auto"/>
          </w:tcPr>
          <w:p w14:paraId="368CBCC4" w14:textId="77777777" w:rsidR="007F5638" w:rsidRPr="00A900AA" w:rsidRDefault="007F5638" w:rsidP="00A900AA">
            <w:pPr>
              <w:rPr>
                <w:rFonts w:cs="Calibri"/>
                <w:sz w:val="18"/>
                <w:szCs w:val="18"/>
              </w:rPr>
            </w:pPr>
          </w:p>
        </w:tc>
        <w:tc>
          <w:tcPr>
            <w:tcW w:w="5393" w:type="dxa"/>
            <w:gridSpan w:val="6"/>
            <w:shd w:val="clear" w:color="auto" w:fill="auto"/>
          </w:tcPr>
          <w:p w14:paraId="50326CB1" w14:textId="77777777" w:rsidR="007F5638" w:rsidRPr="00A900AA" w:rsidRDefault="007F5638" w:rsidP="00A900AA">
            <w:pPr>
              <w:jc w:val="center"/>
              <w:rPr>
                <w:rFonts w:cs="Calibri"/>
                <w:sz w:val="18"/>
                <w:szCs w:val="18"/>
              </w:rPr>
            </w:pPr>
            <w:r w:rsidRPr="00A900AA">
              <w:rPr>
                <w:rFonts w:cs="Calibri"/>
                <w:sz w:val="18"/>
                <w:szCs w:val="18"/>
              </w:rPr>
              <w:t xml:space="preserve">Number </w:t>
            </w:r>
          </w:p>
        </w:tc>
      </w:tr>
      <w:tr w:rsidR="004C3B36" w:rsidRPr="007F5638" w14:paraId="02BCF44E" w14:textId="77777777" w:rsidTr="00A900AA">
        <w:trPr>
          <w:trHeight w:val="161"/>
        </w:trPr>
        <w:tc>
          <w:tcPr>
            <w:tcW w:w="1298" w:type="dxa"/>
            <w:vMerge/>
            <w:shd w:val="clear" w:color="auto" w:fill="auto"/>
          </w:tcPr>
          <w:p w14:paraId="1488B30C" w14:textId="77777777" w:rsidR="007F5638" w:rsidRPr="00A900AA" w:rsidRDefault="007F5638" w:rsidP="00A900AA">
            <w:pPr>
              <w:rPr>
                <w:rFonts w:cs="Calibri"/>
                <w:sz w:val="18"/>
                <w:szCs w:val="18"/>
              </w:rPr>
            </w:pPr>
          </w:p>
        </w:tc>
        <w:tc>
          <w:tcPr>
            <w:tcW w:w="933" w:type="dxa"/>
            <w:vMerge/>
            <w:shd w:val="clear" w:color="auto" w:fill="auto"/>
          </w:tcPr>
          <w:p w14:paraId="5B499AEA" w14:textId="77777777" w:rsidR="007F5638" w:rsidRPr="00A900AA" w:rsidRDefault="007F5638" w:rsidP="00A900AA">
            <w:pPr>
              <w:rPr>
                <w:rFonts w:cs="Calibri"/>
                <w:sz w:val="18"/>
                <w:szCs w:val="18"/>
              </w:rPr>
            </w:pPr>
          </w:p>
        </w:tc>
        <w:tc>
          <w:tcPr>
            <w:tcW w:w="1748" w:type="dxa"/>
            <w:vMerge/>
            <w:shd w:val="clear" w:color="auto" w:fill="auto"/>
          </w:tcPr>
          <w:p w14:paraId="31C8EEC2" w14:textId="77777777" w:rsidR="007F5638" w:rsidRPr="00A900AA" w:rsidRDefault="007F5638" w:rsidP="00A900AA">
            <w:pPr>
              <w:rPr>
                <w:rFonts w:cs="Calibri"/>
                <w:sz w:val="18"/>
                <w:szCs w:val="18"/>
              </w:rPr>
            </w:pPr>
          </w:p>
        </w:tc>
        <w:tc>
          <w:tcPr>
            <w:tcW w:w="2800" w:type="dxa"/>
            <w:gridSpan w:val="4"/>
            <w:shd w:val="clear" w:color="auto" w:fill="auto"/>
          </w:tcPr>
          <w:p w14:paraId="047C4399" w14:textId="77777777" w:rsidR="007F5638" w:rsidRPr="00A900AA" w:rsidRDefault="007F5638" w:rsidP="00A900AA">
            <w:pPr>
              <w:jc w:val="center"/>
              <w:rPr>
                <w:rFonts w:cs="Calibri"/>
                <w:sz w:val="18"/>
                <w:szCs w:val="18"/>
              </w:rPr>
            </w:pPr>
            <w:r w:rsidRPr="00A900AA">
              <w:rPr>
                <w:rFonts w:cs="Calibri"/>
                <w:sz w:val="18"/>
                <w:szCs w:val="18"/>
              </w:rPr>
              <w:t>Expected</w:t>
            </w:r>
          </w:p>
        </w:tc>
        <w:tc>
          <w:tcPr>
            <w:tcW w:w="2593" w:type="dxa"/>
            <w:gridSpan w:val="2"/>
            <w:shd w:val="clear" w:color="auto" w:fill="auto"/>
          </w:tcPr>
          <w:p w14:paraId="2E3A041F" w14:textId="77777777" w:rsidR="007F5638" w:rsidRPr="00A900AA" w:rsidRDefault="007F5638" w:rsidP="00A900AA">
            <w:pPr>
              <w:jc w:val="center"/>
              <w:rPr>
                <w:rFonts w:cs="Calibri"/>
                <w:sz w:val="18"/>
                <w:szCs w:val="18"/>
              </w:rPr>
            </w:pPr>
            <w:r w:rsidRPr="00A900AA">
              <w:rPr>
                <w:rFonts w:cs="Calibri"/>
                <w:sz w:val="18"/>
                <w:szCs w:val="18"/>
              </w:rPr>
              <w:t>Achieved</w:t>
            </w:r>
          </w:p>
        </w:tc>
      </w:tr>
      <w:tr w:rsidR="004C3B36" w:rsidRPr="007F5638" w14:paraId="167830D2" w14:textId="77777777" w:rsidTr="00A900AA">
        <w:tc>
          <w:tcPr>
            <w:tcW w:w="1298" w:type="dxa"/>
            <w:shd w:val="clear" w:color="auto" w:fill="auto"/>
          </w:tcPr>
          <w:p w14:paraId="25F4FC0D" w14:textId="77777777" w:rsidR="007F5638" w:rsidRPr="00A900AA" w:rsidRDefault="007F5638" w:rsidP="00A900AA">
            <w:pPr>
              <w:jc w:val="right"/>
              <w:rPr>
                <w:rFonts w:cs="Calibri"/>
                <w:sz w:val="18"/>
                <w:szCs w:val="18"/>
              </w:rPr>
            </w:pPr>
          </w:p>
        </w:tc>
        <w:tc>
          <w:tcPr>
            <w:tcW w:w="933" w:type="dxa"/>
            <w:shd w:val="clear" w:color="auto" w:fill="auto"/>
          </w:tcPr>
          <w:p w14:paraId="42763C8B" w14:textId="77777777" w:rsidR="007F5638" w:rsidRPr="00A900AA" w:rsidRDefault="007F5638" w:rsidP="00A900AA">
            <w:pPr>
              <w:jc w:val="right"/>
              <w:rPr>
                <w:rFonts w:cs="Calibri"/>
                <w:sz w:val="18"/>
                <w:szCs w:val="18"/>
              </w:rPr>
            </w:pPr>
          </w:p>
        </w:tc>
        <w:tc>
          <w:tcPr>
            <w:tcW w:w="1748" w:type="dxa"/>
            <w:shd w:val="clear" w:color="auto" w:fill="auto"/>
          </w:tcPr>
          <w:p w14:paraId="4CFD655B" w14:textId="77777777" w:rsidR="007F5638" w:rsidRPr="00A900AA" w:rsidRDefault="007F5638" w:rsidP="00A900AA">
            <w:pPr>
              <w:jc w:val="right"/>
              <w:rPr>
                <w:rFonts w:cs="Calibri"/>
                <w:sz w:val="18"/>
                <w:szCs w:val="18"/>
              </w:rPr>
            </w:pPr>
          </w:p>
        </w:tc>
        <w:tc>
          <w:tcPr>
            <w:tcW w:w="1323" w:type="dxa"/>
            <w:gridSpan w:val="2"/>
            <w:shd w:val="clear" w:color="auto" w:fill="auto"/>
          </w:tcPr>
          <w:p w14:paraId="30262B20" w14:textId="77777777" w:rsidR="007F5638" w:rsidRPr="00A900AA" w:rsidRDefault="007F5638" w:rsidP="00A900AA">
            <w:pPr>
              <w:jc w:val="right"/>
              <w:rPr>
                <w:rFonts w:cs="Calibri"/>
                <w:sz w:val="18"/>
                <w:szCs w:val="18"/>
              </w:rPr>
            </w:pPr>
            <w:r w:rsidRPr="00A900AA">
              <w:rPr>
                <w:rFonts w:cs="Calibri"/>
                <w:sz w:val="18"/>
                <w:szCs w:val="18"/>
              </w:rPr>
              <w:t>PIF stage</w:t>
            </w:r>
          </w:p>
        </w:tc>
        <w:tc>
          <w:tcPr>
            <w:tcW w:w="1477" w:type="dxa"/>
            <w:gridSpan w:val="2"/>
            <w:shd w:val="clear" w:color="auto" w:fill="auto"/>
          </w:tcPr>
          <w:p w14:paraId="43514703" w14:textId="77777777" w:rsidR="007F5638" w:rsidRPr="00A900AA" w:rsidRDefault="007F5638" w:rsidP="00A900AA">
            <w:pPr>
              <w:jc w:val="right"/>
              <w:rPr>
                <w:rFonts w:cs="Calibri"/>
                <w:sz w:val="18"/>
                <w:szCs w:val="18"/>
              </w:rPr>
            </w:pPr>
            <w:r w:rsidRPr="00A900AA">
              <w:rPr>
                <w:rFonts w:cs="Calibri"/>
                <w:sz w:val="18"/>
                <w:szCs w:val="18"/>
              </w:rPr>
              <w:t>Endorsement</w:t>
            </w:r>
          </w:p>
        </w:tc>
        <w:tc>
          <w:tcPr>
            <w:tcW w:w="1306" w:type="dxa"/>
            <w:shd w:val="clear" w:color="auto" w:fill="auto"/>
          </w:tcPr>
          <w:p w14:paraId="201E1682" w14:textId="77777777" w:rsidR="007F5638" w:rsidRPr="00A900AA" w:rsidRDefault="007F5638" w:rsidP="00A900AA">
            <w:pPr>
              <w:jc w:val="right"/>
              <w:rPr>
                <w:rFonts w:cs="Calibri"/>
                <w:sz w:val="18"/>
                <w:szCs w:val="18"/>
              </w:rPr>
            </w:pPr>
            <w:r w:rsidRPr="00A900AA">
              <w:rPr>
                <w:rFonts w:cs="Calibri"/>
                <w:sz w:val="18"/>
                <w:szCs w:val="18"/>
              </w:rPr>
              <w:t>MTR</w:t>
            </w:r>
          </w:p>
        </w:tc>
        <w:tc>
          <w:tcPr>
            <w:tcW w:w="1287" w:type="dxa"/>
            <w:shd w:val="clear" w:color="auto" w:fill="auto"/>
          </w:tcPr>
          <w:p w14:paraId="3D523997" w14:textId="77777777" w:rsidR="007F5638" w:rsidRPr="00A900AA" w:rsidRDefault="007F5638" w:rsidP="00A900AA">
            <w:pPr>
              <w:jc w:val="right"/>
              <w:rPr>
                <w:rFonts w:cs="Calibri"/>
                <w:sz w:val="18"/>
                <w:szCs w:val="18"/>
              </w:rPr>
            </w:pPr>
            <w:r w:rsidRPr="00A900AA">
              <w:rPr>
                <w:rFonts w:cs="Calibri"/>
                <w:sz w:val="18"/>
                <w:szCs w:val="18"/>
              </w:rPr>
              <w:t>TE</w:t>
            </w:r>
          </w:p>
        </w:tc>
      </w:tr>
      <w:tr w:rsidR="004C3B36" w:rsidRPr="007F5638" w14:paraId="08326A57" w14:textId="77777777" w:rsidTr="00A900AA">
        <w:tc>
          <w:tcPr>
            <w:tcW w:w="1298" w:type="dxa"/>
            <w:shd w:val="clear" w:color="auto" w:fill="auto"/>
          </w:tcPr>
          <w:p w14:paraId="1BF5AF66" w14:textId="77777777" w:rsidR="007F5638" w:rsidRPr="00A900AA" w:rsidRDefault="007F5638" w:rsidP="00A900AA">
            <w:pPr>
              <w:jc w:val="right"/>
              <w:rPr>
                <w:rFonts w:cs="Calibri"/>
                <w:sz w:val="18"/>
                <w:szCs w:val="18"/>
              </w:rPr>
            </w:pPr>
          </w:p>
        </w:tc>
        <w:tc>
          <w:tcPr>
            <w:tcW w:w="933" w:type="dxa"/>
            <w:shd w:val="clear" w:color="auto" w:fill="auto"/>
          </w:tcPr>
          <w:p w14:paraId="3B569DFE" w14:textId="77777777" w:rsidR="007F5638" w:rsidRPr="00A900AA" w:rsidRDefault="007F5638" w:rsidP="00A900AA">
            <w:pPr>
              <w:jc w:val="right"/>
              <w:rPr>
                <w:rFonts w:cs="Calibri"/>
                <w:sz w:val="18"/>
                <w:szCs w:val="18"/>
              </w:rPr>
            </w:pPr>
          </w:p>
        </w:tc>
        <w:tc>
          <w:tcPr>
            <w:tcW w:w="1748" w:type="dxa"/>
            <w:shd w:val="clear" w:color="auto" w:fill="auto"/>
          </w:tcPr>
          <w:p w14:paraId="04F7ED1F" w14:textId="77777777" w:rsidR="007F5638" w:rsidRPr="00A900AA" w:rsidRDefault="007F5638" w:rsidP="00A900AA">
            <w:pPr>
              <w:jc w:val="right"/>
              <w:rPr>
                <w:rFonts w:cs="Calibri"/>
                <w:sz w:val="18"/>
                <w:szCs w:val="18"/>
              </w:rPr>
            </w:pPr>
            <w:r w:rsidRPr="00A900AA">
              <w:rPr>
                <w:rFonts w:cs="Calibri"/>
                <w:sz w:val="18"/>
                <w:szCs w:val="18"/>
              </w:rPr>
              <w:t>Female</w:t>
            </w:r>
          </w:p>
        </w:tc>
        <w:tc>
          <w:tcPr>
            <w:tcW w:w="1323" w:type="dxa"/>
            <w:gridSpan w:val="2"/>
            <w:shd w:val="clear" w:color="auto" w:fill="auto"/>
          </w:tcPr>
          <w:p w14:paraId="36507B8E" w14:textId="4FCCFBB6" w:rsidR="007F5638" w:rsidRPr="00A900AA" w:rsidRDefault="00C414DE" w:rsidP="00A900AA">
            <w:pPr>
              <w:jc w:val="right"/>
              <w:rPr>
                <w:rFonts w:cs="Calibri"/>
                <w:sz w:val="18"/>
                <w:szCs w:val="18"/>
              </w:rPr>
            </w:pPr>
            <w:r>
              <w:rPr>
                <w:rFonts w:cs="Calibri"/>
                <w:i/>
                <w:color w:val="000000"/>
                <w:sz w:val="18"/>
                <w:szCs w:val="18"/>
              </w:rPr>
              <w:t>7,537</w:t>
            </w:r>
          </w:p>
        </w:tc>
        <w:tc>
          <w:tcPr>
            <w:tcW w:w="1477" w:type="dxa"/>
            <w:gridSpan w:val="2"/>
            <w:shd w:val="clear" w:color="auto" w:fill="auto"/>
          </w:tcPr>
          <w:p w14:paraId="48A0C064" w14:textId="54508514" w:rsidR="007F5638" w:rsidRPr="00A900AA" w:rsidRDefault="00C414DE" w:rsidP="00A900AA">
            <w:pPr>
              <w:jc w:val="right"/>
              <w:rPr>
                <w:rFonts w:cs="Calibri"/>
                <w:sz w:val="18"/>
                <w:szCs w:val="18"/>
              </w:rPr>
            </w:pPr>
            <w:r>
              <w:rPr>
                <w:rFonts w:cs="Calibri"/>
                <w:i/>
                <w:color w:val="000000"/>
                <w:sz w:val="18"/>
                <w:szCs w:val="18"/>
              </w:rPr>
              <w:t>2,782</w:t>
            </w:r>
          </w:p>
        </w:tc>
        <w:tc>
          <w:tcPr>
            <w:tcW w:w="1306" w:type="dxa"/>
            <w:shd w:val="clear" w:color="auto" w:fill="auto"/>
          </w:tcPr>
          <w:p w14:paraId="5A0192F2" w14:textId="402966D2" w:rsidR="007F5638" w:rsidRPr="00A900AA" w:rsidRDefault="006248B1" w:rsidP="00A900AA">
            <w:pPr>
              <w:jc w:val="right"/>
              <w:rPr>
                <w:rFonts w:cs="Calibri"/>
                <w:sz w:val="18"/>
                <w:szCs w:val="18"/>
              </w:rPr>
            </w:pPr>
            <w:r>
              <w:rPr>
                <w:rFonts w:cs="Calibri"/>
                <w:i/>
                <w:color w:val="000000"/>
                <w:sz w:val="18"/>
                <w:szCs w:val="18"/>
              </w:rPr>
              <w:fldChar w:fldCharType="begin">
                <w:ffData>
                  <w:name w:val=""/>
                  <w:enabled/>
                  <w:calcOnExit w:val="0"/>
                  <w:textInput/>
                </w:ffData>
              </w:fldChar>
            </w:r>
            <w:r>
              <w:rPr>
                <w:rFonts w:cs="Calibri"/>
                <w:i/>
                <w:color w:val="000000"/>
                <w:sz w:val="18"/>
                <w:szCs w:val="18"/>
              </w:rPr>
              <w:instrText xml:space="preserve"> FORMTEXT </w:instrText>
            </w:r>
            <w:r>
              <w:rPr>
                <w:rFonts w:cs="Calibri"/>
                <w:i/>
                <w:color w:val="000000"/>
                <w:sz w:val="18"/>
                <w:szCs w:val="18"/>
              </w:rPr>
            </w:r>
            <w:r>
              <w:rPr>
                <w:rFonts w:cs="Calibri"/>
                <w:i/>
                <w:color w:val="000000"/>
                <w:sz w:val="18"/>
                <w:szCs w:val="18"/>
              </w:rPr>
              <w:fldChar w:fldCharType="separate"/>
            </w:r>
            <w:r>
              <w:rPr>
                <w:rFonts w:cs="Calibri"/>
                <w:i/>
                <w:noProof/>
                <w:color w:val="000000"/>
                <w:sz w:val="18"/>
                <w:szCs w:val="18"/>
              </w:rPr>
              <w:t> </w:t>
            </w:r>
            <w:r>
              <w:rPr>
                <w:rFonts w:cs="Calibri"/>
                <w:i/>
                <w:noProof/>
                <w:color w:val="000000"/>
                <w:sz w:val="18"/>
                <w:szCs w:val="18"/>
              </w:rPr>
              <w:t> </w:t>
            </w:r>
            <w:r>
              <w:rPr>
                <w:rFonts w:cs="Calibri"/>
                <w:i/>
                <w:noProof/>
                <w:color w:val="000000"/>
                <w:sz w:val="18"/>
                <w:szCs w:val="18"/>
              </w:rPr>
              <w:t> </w:t>
            </w:r>
            <w:r>
              <w:rPr>
                <w:rFonts w:cs="Calibri"/>
                <w:i/>
                <w:noProof/>
                <w:color w:val="000000"/>
                <w:sz w:val="18"/>
                <w:szCs w:val="18"/>
              </w:rPr>
              <w:t> </w:t>
            </w:r>
            <w:r>
              <w:rPr>
                <w:rFonts w:cs="Calibri"/>
                <w:i/>
                <w:noProof/>
                <w:color w:val="000000"/>
                <w:sz w:val="18"/>
                <w:szCs w:val="18"/>
              </w:rPr>
              <w:t> </w:t>
            </w:r>
            <w:r>
              <w:rPr>
                <w:rFonts w:cs="Calibri"/>
                <w:i/>
                <w:color w:val="000000"/>
                <w:sz w:val="18"/>
                <w:szCs w:val="18"/>
              </w:rPr>
              <w:fldChar w:fldCharType="end"/>
            </w:r>
          </w:p>
        </w:tc>
        <w:tc>
          <w:tcPr>
            <w:tcW w:w="1287" w:type="dxa"/>
            <w:shd w:val="clear" w:color="auto" w:fill="auto"/>
          </w:tcPr>
          <w:p w14:paraId="096F26DC" w14:textId="77777777" w:rsidR="007F5638" w:rsidRPr="00A900AA" w:rsidRDefault="007F5638" w:rsidP="00A900AA">
            <w:pPr>
              <w:jc w:val="right"/>
              <w:rPr>
                <w:rFonts w:cs="Calibri"/>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4C3B36" w:rsidRPr="007F5638" w14:paraId="19BCC036" w14:textId="77777777" w:rsidTr="00A900AA">
        <w:tc>
          <w:tcPr>
            <w:tcW w:w="1298" w:type="dxa"/>
            <w:shd w:val="clear" w:color="auto" w:fill="auto"/>
          </w:tcPr>
          <w:p w14:paraId="112649B9" w14:textId="77777777" w:rsidR="007F5638" w:rsidRPr="00A900AA" w:rsidRDefault="007F5638" w:rsidP="00A900AA">
            <w:pPr>
              <w:jc w:val="right"/>
              <w:rPr>
                <w:rFonts w:cs="Calibri"/>
                <w:sz w:val="18"/>
                <w:szCs w:val="18"/>
              </w:rPr>
            </w:pPr>
          </w:p>
        </w:tc>
        <w:tc>
          <w:tcPr>
            <w:tcW w:w="933" w:type="dxa"/>
            <w:shd w:val="clear" w:color="auto" w:fill="auto"/>
          </w:tcPr>
          <w:p w14:paraId="04E707F1" w14:textId="77777777" w:rsidR="007F5638" w:rsidRPr="00A900AA" w:rsidRDefault="007F5638" w:rsidP="00A900AA">
            <w:pPr>
              <w:jc w:val="right"/>
              <w:rPr>
                <w:rFonts w:cs="Calibri"/>
                <w:sz w:val="18"/>
                <w:szCs w:val="18"/>
              </w:rPr>
            </w:pPr>
          </w:p>
        </w:tc>
        <w:tc>
          <w:tcPr>
            <w:tcW w:w="1748" w:type="dxa"/>
            <w:shd w:val="clear" w:color="auto" w:fill="auto"/>
          </w:tcPr>
          <w:p w14:paraId="2E2851D6" w14:textId="77777777" w:rsidR="007F5638" w:rsidRPr="00A900AA" w:rsidRDefault="007F5638" w:rsidP="00A900AA">
            <w:pPr>
              <w:jc w:val="right"/>
              <w:rPr>
                <w:rFonts w:cs="Calibri"/>
                <w:sz w:val="18"/>
                <w:szCs w:val="18"/>
              </w:rPr>
            </w:pPr>
            <w:r w:rsidRPr="00A900AA">
              <w:rPr>
                <w:rFonts w:cs="Calibri"/>
                <w:sz w:val="18"/>
                <w:szCs w:val="18"/>
              </w:rPr>
              <w:t>Male</w:t>
            </w:r>
          </w:p>
        </w:tc>
        <w:tc>
          <w:tcPr>
            <w:tcW w:w="1323" w:type="dxa"/>
            <w:gridSpan w:val="2"/>
            <w:shd w:val="clear" w:color="auto" w:fill="auto"/>
          </w:tcPr>
          <w:p w14:paraId="5BD85BCD" w14:textId="66EA2E7C" w:rsidR="007F5638" w:rsidRPr="00A900AA" w:rsidRDefault="00C414DE" w:rsidP="00A900AA">
            <w:pPr>
              <w:jc w:val="right"/>
              <w:rPr>
                <w:rFonts w:cs="Calibri"/>
                <w:i/>
                <w:color w:val="000000"/>
                <w:sz w:val="18"/>
                <w:szCs w:val="18"/>
              </w:rPr>
            </w:pPr>
            <w:r>
              <w:rPr>
                <w:rFonts w:cs="Calibri"/>
                <w:i/>
                <w:color w:val="000000"/>
                <w:sz w:val="18"/>
                <w:szCs w:val="18"/>
              </w:rPr>
              <w:t>7,537</w:t>
            </w:r>
          </w:p>
        </w:tc>
        <w:tc>
          <w:tcPr>
            <w:tcW w:w="1477" w:type="dxa"/>
            <w:gridSpan w:val="2"/>
            <w:shd w:val="clear" w:color="auto" w:fill="auto"/>
          </w:tcPr>
          <w:p w14:paraId="1646B83E" w14:textId="452CDB0D" w:rsidR="007F5638" w:rsidRPr="00A900AA" w:rsidRDefault="00C414DE" w:rsidP="00A900AA">
            <w:pPr>
              <w:jc w:val="right"/>
              <w:rPr>
                <w:rFonts w:cs="Calibri"/>
                <w:i/>
                <w:color w:val="000000"/>
                <w:sz w:val="18"/>
                <w:szCs w:val="18"/>
              </w:rPr>
            </w:pPr>
            <w:r>
              <w:rPr>
                <w:rFonts w:cs="Calibri"/>
                <w:i/>
                <w:color w:val="000000"/>
                <w:sz w:val="18"/>
                <w:szCs w:val="18"/>
              </w:rPr>
              <w:t>2,782</w:t>
            </w:r>
          </w:p>
        </w:tc>
        <w:tc>
          <w:tcPr>
            <w:tcW w:w="1306" w:type="dxa"/>
            <w:shd w:val="clear" w:color="auto" w:fill="auto"/>
          </w:tcPr>
          <w:p w14:paraId="3216E429" w14:textId="04BDA3DB" w:rsidR="007F5638" w:rsidRPr="00A900AA" w:rsidRDefault="006248B1" w:rsidP="00A900AA">
            <w:pPr>
              <w:jc w:val="right"/>
              <w:rPr>
                <w:rFonts w:cs="Calibri"/>
                <w:i/>
                <w:color w:val="000000"/>
                <w:sz w:val="18"/>
                <w:szCs w:val="18"/>
              </w:rPr>
            </w:pPr>
            <w:r>
              <w:rPr>
                <w:rFonts w:cs="Calibri"/>
                <w:i/>
                <w:color w:val="000000"/>
                <w:sz w:val="18"/>
                <w:szCs w:val="18"/>
              </w:rPr>
              <w:fldChar w:fldCharType="begin">
                <w:ffData>
                  <w:name w:val=""/>
                  <w:enabled/>
                  <w:calcOnExit w:val="0"/>
                  <w:textInput/>
                </w:ffData>
              </w:fldChar>
            </w:r>
            <w:r>
              <w:rPr>
                <w:rFonts w:cs="Calibri"/>
                <w:i/>
                <w:color w:val="000000"/>
                <w:sz w:val="18"/>
                <w:szCs w:val="18"/>
              </w:rPr>
              <w:instrText xml:space="preserve"> FORMTEXT </w:instrText>
            </w:r>
            <w:r>
              <w:rPr>
                <w:rFonts w:cs="Calibri"/>
                <w:i/>
                <w:color w:val="000000"/>
                <w:sz w:val="18"/>
                <w:szCs w:val="18"/>
              </w:rPr>
            </w:r>
            <w:r>
              <w:rPr>
                <w:rFonts w:cs="Calibri"/>
                <w:i/>
                <w:color w:val="000000"/>
                <w:sz w:val="18"/>
                <w:szCs w:val="18"/>
              </w:rPr>
              <w:fldChar w:fldCharType="separate"/>
            </w:r>
            <w:r>
              <w:rPr>
                <w:rFonts w:cs="Calibri"/>
                <w:i/>
                <w:noProof/>
                <w:color w:val="000000"/>
                <w:sz w:val="18"/>
                <w:szCs w:val="18"/>
              </w:rPr>
              <w:t> </w:t>
            </w:r>
            <w:r>
              <w:rPr>
                <w:rFonts w:cs="Calibri"/>
                <w:i/>
                <w:noProof/>
                <w:color w:val="000000"/>
                <w:sz w:val="18"/>
                <w:szCs w:val="18"/>
              </w:rPr>
              <w:t> </w:t>
            </w:r>
            <w:r>
              <w:rPr>
                <w:rFonts w:cs="Calibri"/>
                <w:i/>
                <w:noProof/>
                <w:color w:val="000000"/>
                <w:sz w:val="18"/>
                <w:szCs w:val="18"/>
              </w:rPr>
              <w:t> </w:t>
            </w:r>
            <w:r>
              <w:rPr>
                <w:rFonts w:cs="Calibri"/>
                <w:i/>
                <w:noProof/>
                <w:color w:val="000000"/>
                <w:sz w:val="18"/>
                <w:szCs w:val="18"/>
              </w:rPr>
              <w:t> </w:t>
            </w:r>
            <w:r>
              <w:rPr>
                <w:rFonts w:cs="Calibri"/>
                <w:i/>
                <w:noProof/>
                <w:color w:val="000000"/>
                <w:sz w:val="18"/>
                <w:szCs w:val="18"/>
              </w:rPr>
              <w:t> </w:t>
            </w:r>
            <w:r>
              <w:rPr>
                <w:rFonts w:cs="Calibri"/>
                <w:i/>
                <w:color w:val="000000"/>
                <w:sz w:val="18"/>
                <w:szCs w:val="18"/>
              </w:rPr>
              <w:fldChar w:fldCharType="end"/>
            </w:r>
          </w:p>
        </w:tc>
        <w:tc>
          <w:tcPr>
            <w:tcW w:w="1287" w:type="dxa"/>
            <w:shd w:val="clear" w:color="auto" w:fill="auto"/>
          </w:tcPr>
          <w:p w14:paraId="333BD73B"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r w:rsidR="004C3B36" w:rsidRPr="007F5638" w14:paraId="160BC700" w14:textId="77777777" w:rsidTr="00A900AA">
        <w:tc>
          <w:tcPr>
            <w:tcW w:w="1298" w:type="dxa"/>
            <w:shd w:val="clear" w:color="auto" w:fill="auto"/>
          </w:tcPr>
          <w:p w14:paraId="79269FEB" w14:textId="77777777" w:rsidR="007F5638" w:rsidRPr="00A900AA" w:rsidRDefault="007F5638" w:rsidP="00A900AA">
            <w:pPr>
              <w:jc w:val="right"/>
              <w:rPr>
                <w:rFonts w:cs="Calibri"/>
                <w:sz w:val="18"/>
                <w:szCs w:val="18"/>
              </w:rPr>
            </w:pPr>
          </w:p>
        </w:tc>
        <w:tc>
          <w:tcPr>
            <w:tcW w:w="933" w:type="dxa"/>
            <w:shd w:val="clear" w:color="auto" w:fill="auto"/>
          </w:tcPr>
          <w:p w14:paraId="59D20570" w14:textId="77777777" w:rsidR="007F5638" w:rsidRPr="00A900AA" w:rsidRDefault="007F5638" w:rsidP="00A900AA">
            <w:pPr>
              <w:jc w:val="right"/>
              <w:rPr>
                <w:rFonts w:cs="Calibri"/>
                <w:sz w:val="18"/>
                <w:szCs w:val="18"/>
              </w:rPr>
            </w:pPr>
          </w:p>
        </w:tc>
        <w:tc>
          <w:tcPr>
            <w:tcW w:w="1748" w:type="dxa"/>
            <w:shd w:val="clear" w:color="auto" w:fill="auto"/>
          </w:tcPr>
          <w:p w14:paraId="69277852" w14:textId="77777777" w:rsidR="007F5638" w:rsidRPr="00A900AA" w:rsidRDefault="007F5638" w:rsidP="00A900AA">
            <w:pPr>
              <w:jc w:val="right"/>
              <w:rPr>
                <w:rFonts w:cs="Calibri"/>
                <w:sz w:val="18"/>
                <w:szCs w:val="18"/>
              </w:rPr>
            </w:pPr>
            <w:r w:rsidRPr="00A900AA">
              <w:rPr>
                <w:rFonts w:cs="Calibri"/>
                <w:i/>
                <w:color w:val="000000"/>
                <w:sz w:val="18"/>
                <w:szCs w:val="18"/>
              </w:rPr>
              <w:t>Total</w:t>
            </w:r>
          </w:p>
        </w:tc>
        <w:tc>
          <w:tcPr>
            <w:tcW w:w="1323" w:type="dxa"/>
            <w:gridSpan w:val="2"/>
            <w:shd w:val="clear" w:color="auto" w:fill="auto"/>
          </w:tcPr>
          <w:p w14:paraId="2A3FCB71" w14:textId="3466204A" w:rsidR="007F5638" w:rsidRPr="00A900AA" w:rsidRDefault="00C414DE" w:rsidP="00A900AA">
            <w:pPr>
              <w:jc w:val="right"/>
              <w:rPr>
                <w:rFonts w:cs="Calibri"/>
                <w:i/>
                <w:color w:val="000000"/>
                <w:sz w:val="18"/>
                <w:szCs w:val="18"/>
              </w:rPr>
            </w:pPr>
            <w:r>
              <w:rPr>
                <w:rFonts w:cs="Calibri"/>
                <w:i/>
                <w:color w:val="000000"/>
                <w:sz w:val="18"/>
                <w:szCs w:val="18"/>
              </w:rPr>
              <w:t>15,074</w:t>
            </w:r>
          </w:p>
        </w:tc>
        <w:tc>
          <w:tcPr>
            <w:tcW w:w="1477" w:type="dxa"/>
            <w:gridSpan w:val="2"/>
            <w:shd w:val="clear" w:color="auto" w:fill="auto"/>
          </w:tcPr>
          <w:p w14:paraId="6C6C65DF" w14:textId="26A773F7" w:rsidR="007F5638" w:rsidRPr="00A900AA" w:rsidRDefault="00C414DE" w:rsidP="00A900AA">
            <w:pPr>
              <w:jc w:val="right"/>
              <w:rPr>
                <w:rFonts w:cs="Calibri"/>
                <w:i/>
                <w:color w:val="000000"/>
                <w:sz w:val="18"/>
                <w:szCs w:val="18"/>
              </w:rPr>
            </w:pPr>
            <w:r>
              <w:rPr>
                <w:rFonts w:cs="Calibri"/>
                <w:i/>
                <w:color w:val="000000"/>
                <w:sz w:val="18"/>
                <w:szCs w:val="18"/>
              </w:rPr>
              <w:t>5,564</w:t>
            </w:r>
          </w:p>
        </w:tc>
        <w:tc>
          <w:tcPr>
            <w:tcW w:w="1306" w:type="dxa"/>
            <w:shd w:val="clear" w:color="auto" w:fill="auto"/>
          </w:tcPr>
          <w:p w14:paraId="158D0238" w14:textId="64335048" w:rsidR="007F5638" w:rsidRPr="00A900AA" w:rsidRDefault="006248B1" w:rsidP="00A900AA">
            <w:pPr>
              <w:jc w:val="right"/>
              <w:rPr>
                <w:rFonts w:cs="Calibri"/>
                <w:i/>
                <w:color w:val="000000"/>
                <w:sz w:val="18"/>
                <w:szCs w:val="18"/>
              </w:rPr>
            </w:pPr>
            <w:r>
              <w:rPr>
                <w:rFonts w:cs="Calibri"/>
                <w:i/>
                <w:color w:val="000000"/>
                <w:sz w:val="18"/>
                <w:szCs w:val="18"/>
              </w:rPr>
              <w:fldChar w:fldCharType="begin">
                <w:ffData>
                  <w:name w:val=""/>
                  <w:enabled/>
                  <w:calcOnExit w:val="0"/>
                  <w:textInput/>
                </w:ffData>
              </w:fldChar>
            </w:r>
            <w:r>
              <w:rPr>
                <w:rFonts w:cs="Calibri"/>
                <w:i/>
                <w:color w:val="000000"/>
                <w:sz w:val="18"/>
                <w:szCs w:val="18"/>
              </w:rPr>
              <w:instrText xml:space="preserve"> FORMTEXT </w:instrText>
            </w:r>
            <w:r>
              <w:rPr>
                <w:rFonts w:cs="Calibri"/>
                <w:i/>
                <w:color w:val="000000"/>
                <w:sz w:val="18"/>
                <w:szCs w:val="18"/>
              </w:rPr>
            </w:r>
            <w:r>
              <w:rPr>
                <w:rFonts w:cs="Calibri"/>
                <w:i/>
                <w:color w:val="000000"/>
                <w:sz w:val="18"/>
                <w:szCs w:val="18"/>
              </w:rPr>
              <w:fldChar w:fldCharType="separate"/>
            </w:r>
            <w:r>
              <w:rPr>
                <w:rFonts w:cs="Calibri"/>
                <w:i/>
                <w:noProof/>
                <w:color w:val="000000"/>
                <w:sz w:val="18"/>
                <w:szCs w:val="18"/>
              </w:rPr>
              <w:t> </w:t>
            </w:r>
            <w:r>
              <w:rPr>
                <w:rFonts w:cs="Calibri"/>
                <w:i/>
                <w:noProof/>
                <w:color w:val="000000"/>
                <w:sz w:val="18"/>
                <w:szCs w:val="18"/>
              </w:rPr>
              <w:t> </w:t>
            </w:r>
            <w:r>
              <w:rPr>
                <w:rFonts w:cs="Calibri"/>
                <w:i/>
                <w:noProof/>
                <w:color w:val="000000"/>
                <w:sz w:val="18"/>
                <w:szCs w:val="18"/>
              </w:rPr>
              <w:t> </w:t>
            </w:r>
            <w:r>
              <w:rPr>
                <w:rFonts w:cs="Calibri"/>
                <w:i/>
                <w:noProof/>
                <w:color w:val="000000"/>
                <w:sz w:val="18"/>
                <w:szCs w:val="18"/>
              </w:rPr>
              <w:t> </w:t>
            </w:r>
            <w:r>
              <w:rPr>
                <w:rFonts w:cs="Calibri"/>
                <w:i/>
                <w:noProof/>
                <w:color w:val="000000"/>
                <w:sz w:val="18"/>
                <w:szCs w:val="18"/>
              </w:rPr>
              <w:t> </w:t>
            </w:r>
            <w:r>
              <w:rPr>
                <w:rFonts w:cs="Calibri"/>
                <w:i/>
                <w:color w:val="000000"/>
                <w:sz w:val="18"/>
                <w:szCs w:val="18"/>
              </w:rPr>
              <w:fldChar w:fldCharType="end"/>
            </w:r>
          </w:p>
        </w:tc>
        <w:tc>
          <w:tcPr>
            <w:tcW w:w="1287" w:type="dxa"/>
            <w:shd w:val="clear" w:color="auto" w:fill="auto"/>
          </w:tcPr>
          <w:p w14:paraId="5D9AC887" w14:textId="77777777" w:rsidR="007F5638" w:rsidRPr="00A900AA" w:rsidRDefault="007F5638" w:rsidP="00A900AA">
            <w:pPr>
              <w:jc w:val="right"/>
              <w:rPr>
                <w:rFonts w:cs="Calibri"/>
                <w:i/>
                <w:color w:val="000000"/>
                <w:sz w:val="18"/>
                <w:szCs w:val="18"/>
              </w:rPr>
            </w:pPr>
            <w:r w:rsidRPr="00A900AA">
              <w:rPr>
                <w:rFonts w:cs="Calibri"/>
                <w:i/>
                <w:color w:val="000000"/>
                <w:sz w:val="18"/>
                <w:szCs w:val="18"/>
              </w:rPr>
              <w:fldChar w:fldCharType="begin">
                <w:ffData>
                  <w:name w:val="F_GEB_BD_target"/>
                  <w:enabled/>
                  <w:calcOnExit w:val="0"/>
                  <w:textInput/>
                </w:ffData>
              </w:fldChar>
            </w:r>
            <w:r w:rsidRPr="00A900AA">
              <w:rPr>
                <w:rFonts w:cs="Calibri"/>
                <w:i/>
                <w:color w:val="000000"/>
                <w:sz w:val="18"/>
                <w:szCs w:val="18"/>
              </w:rPr>
              <w:instrText xml:space="preserve"> FORMTEXT </w:instrText>
            </w:r>
            <w:r w:rsidRPr="00A900AA">
              <w:rPr>
                <w:rFonts w:cs="Calibri"/>
                <w:i/>
                <w:color w:val="000000"/>
                <w:sz w:val="18"/>
                <w:szCs w:val="18"/>
              </w:rPr>
            </w:r>
            <w:r w:rsidRPr="00A900AA">
              <w:rPr>
                <w:rFonts w:cs="Calibri"/>
                <w:i/>
                <w:color w:val="000000"/>
                <w:sz w:val="18"/>
                <w:szCs w:val="18"/>
              </w:rPr>
              <w:fldChar w:fldCharType="separate"/>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noProof/>
                <w:color w:val="000000"/>
                <w:sz w:val="18"/>
                <w:szCs w:val="18"/>
              </w:rPr>
              <w:t> </w:t>
            </w:r>
            <w:r w:rsidRPr="00A900AA">
              <w:rPr>
                <w:rFonts w:cs="Calibri"/>
                <w:i/>
                <w:color w:val="000000"/>
                <w:sz w:val="18"/>
                <w:szCs w:val="18"/>
              </w:rPr>
              <w:fldChar w:fldCharType="end"/>
            </w:r>
          </w:p>
        </w:tc>
      </w:tr>
    </w:tbl>
    <w:p w14:paraId="5CDE0A50" w14:textId="77777777" w:rsidR="007F5638" w:rsidRDefault="007F5638" w:rsidP="002367DC">
      <w:pPr>
        <w:rPr>
          <w:b/>
          <w:szCs w:val="22"/>
        </w:rPr>
      </w:pPr>
    </w:p>
    <w:p w14:paraId="1864F9FD" w14:textId="77777777" w:rsidR="00DE69A6" w:rsidRDefault="002367DC" w:rsidP="00D25A9F">
      <w:pPr>
        <w:pStyle w:val="Heading2"/>
        <w:ind w:left="0"/>
        <w:sectPr w:rsidR="00DE69A6" w:rsidSect="000E47EC">
          <w:pgSz w:w="12240" w:h="15840" w:code="1"/>
          <w:pgMar w:top="1440" w:right="1440" w:bottom="1440" w:left="1440" w:header="720" w:footer="720" w:gutter="0"/>
          <w:cols w:space="720"/>
          <w:docGrid w:linePitch="360"/>
        </w:sectPr>
      </w:pPr>
      <w:r>
        <w:br w:type="page"/>
      </w:r>
    </w:p>
    <w:p w14:paraId="4D3E8B8F" w14:textId="26C95DB9" w:rsidR="00D416B3" w:rsidRPr="00A900AA" w:rsidRDefault="007F5638" w:rsidP="00D25A9F">
      <w:pPr>
        <w:pStyle w:val="Heading2"/>
        <w:ind w:left="0"/>
        <w:rPr>
          <w:rFonts w:ascii="Calibri" w:hAnsi="Calibri"/>
        </w:rPr>
      </w:pPr>
      <w:bookmarkStart w:id="96" w:name="_Toc84428433"/>
      <w:r w:rsidRPr="00A900AA">
        <w:rPr>
          <w:rFonts w:ascii="Calibri" w:hAnsi="Calibri"/>
        </w:rPr>
        <w:lastRenderedPageBreak/>
        <w:t xml:space="preserve">Annex </w:t>
      </w:r>
      <w:r w:rsidR="00D416B3" w:rsidRPr="00A900AA">
        <w:rPr>
          <w:rFonts w:ascii="Calibri" w:hAnsi="Calibri"/>
        </w:rPr>
        <w:t>1</w:t>
      </w:r>
      <w:r w:rsidR="005561F1" w:rsidRPr="00A900AA">
        <w:rPr>
          <w:rFonts w:ascii="Calibri" w:hAnsi="Calibri"/>
        </w:rPr>
        <w:t>6</w:t>
      </w:r>
      <w:r w:rsidRPr="00A900AA">
        <w:rPr>
          <w:rFonts w:ascii="Calibri" w:hAnsi="Calibri"/>
        </w:rPr>
        <w:t xml:space="preserve">: </w:t>
      </w:r>
      <w:r w:rsidR="00ED625F" w:rsidRPr="00A900AA">
        <w:rPr>
          <w:rFonts w:ascii="Calibri" w:hAnsi="Calibri"/>
        </w:rPr>
        <w:t>GEF 7 T</w:t>
      </w:r>
      <w:r w:rsidR="00D25A9F" w:rsidRPr="00A900AA">
        <w:rPr>
          <w:rFonts w:ascii="Calibri" w:hAnsi="Calibri"/>
        </w:rPr>
        <w:t>axonomy</w:t>
      </w:r>
      <w:bookmarkEnd w:id="96"/>
      <w:r w:rsidR="00C46B3C" w:rsidRPr="00A900AA">
        <w:rPr>
          <w:rFonts w:ascii="Calibri" w:hAnsi="Calibri"/>
        </w:rPr>
        <w:t xml:space="preserve"> </w:t>
      </w:r>
    </w:p>
    <w:p w14:paraId="737CC763" w14:textId="1AEB0EED" w:rsidR="00ED625F" w:rsidRPr="00ED625F" w:rsidRDefault="00ED625F" w:rsidP="00ED625F">
      <w:pPr>
        <w:rPr>
          <w:color w:val="000000"/>
        </w:rPr>
      </w:pPr>
    </w:p>
    <w:tbl>
      <w:tblPr>
        <w:tblW w:w="5000" w:type="pct"/>
        <w:tblLook w:val="04A0" w:firstRow="1" w:lastRow="0" w:firstColumn="1" w:lastColumn="0" w:noHBand="0" w:noVBand="1"/>
      </w:tblPr>
      <w:tblGrid>
        <w:gridCol w:w="2681"/>
        <w:gridCol w:w="3955"/>
        <w:gridCol w:w="3061"/>
        <w:gridCol w:w="3263"/>
      </w:tblGrid>
      <w:tr w:rsidR="00EC38D1" w:rsidRPr="005267F4" w14:paraId="5D901BCD" w14:textId="77777777" w:rsidTr="00763EFB">
        <w:trPr>
          <w:trHeight w:val="68"/>
        </w:trPr>
        <w:tc>
          <w:tcPr>
            <w:tcW w:w="1034" w:type="pct"/>
            <w:tcBorders>
              <w:top w:val="nil"/>
              <w:left w:val="nil"/>
              <w:bottom w:val="single" w:sz="12" w:space="0" w:color="4472C4"/>
              <w:right w:val="nil"/>
            </w:tcBorders>
            <w:shd w:val="clear" w:color="auto" w:fill="auto"/>
            <w:hideMark/>
          </w:tcPr>
          <w:p w14:paraId="618E534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Level 1</w:t>
            </w:r>
          </w:p>
        </w:tc>
        <w:tc>
          <w:tcPr>
            <w:tcW w:w="1526" w:type="pct"/>
            <w:tcBorders>
              <w:top w:val="nil"/>
              <w:left w:val="nil"/>
              <w:bottom w:val="single" w:sz="12" w:space="0" w:color="4472C4"/>
              <w:right w:val="nil"/>
            </w:tcBorders>
            <w:shd w:val="clear" w:color="auto" w:fill="auto"/>
            <w:hideMark/>
          </w:tcPr>
          <w:p w14:paraId="2C1E8E8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Level 2</w:t>
            </w:r>
          </w:p>
        </w:tc>
        <w:tc>
          <w:tcPr>
            <w:tcW w:w="1181" w:type="pct"/>
            <w:tcBorders>
              <w:top w:val="nil"/>
              <w:left w:val="nil"/>
              <w:bottom w:val="single" w:sz="12" w:space="0" w:color="4472C4"/>
              <w:right w:val="nil"/>
            </w:tcBorders>
            <w:shd w:val="clear" w:color="auto" w:fill="auto"/>
            <w:hideMark/>
          </w:tcPr>
          <w:p w14:paraId="2B4FD8C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Level 3</w:t>
            </w:r>
          </w:p>
        </w:tc>
        <w:tc>
          <w:tcPr>
            <w:tcW w:w="1259" w:type="pct"/>
            <w:tcBorders>
              <w:top w:val="nil"/>
              <w:left w:val="nil"/>
              <w:bottom w:val="single" w:sz="12" w:space="0" w:color="4472C4"/>
              <w:right w:val="nil"/>
            </w:tcBorders>
            <w:shd w:val="clear" w:color="auto" w:fill="auto"/>
            <w:hideMark/>
          </w:tcPr>
          <w:p w14:paraId="313BC8B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Level 4</w:t>
            </w:r>
          </w:p>
        </w:tc>
      </w:tr>
      <w:tr w:rsidR="00EC38D1" w:rsidRPr="005267F4" w14:paraId="26D75300" w14:textId="77777777" w:rsidTr="00763EFB">
        <w:trPr>
          <w:trHeight w:val="51"/>
        </w:trPr>
        <w:tc>
          <w:tcPr>
            <w:tcW w:w="1034" w:type="pct"/>
            <w:tcBorders>
              <w:top w:val="single" w:sz="4" w:space="0" w:color="auto"/>
              <w:left w:val="single" w:sz="4" w:space="0" w:color="auto"/>
              <w:bottom w:val="single" w:sz="4" w:space="0" w:color="auto"/>
              <w:right w:val="single" w:sz="4" w:space="0" w:color="auto"/>
            </w:tcBorders>
            <w:shd w:val="clear" w:color="auto" w:fill="auto"/>
            <w:hideMark/>
          </w:tcPr>
          <w:p w14:paraId="7C8762F5" w14:textId="659F0BB4" w:rsidR="00EC38D1" w:rsidRPr="005267F4" w:rsidRDefault="0095323D" w:rsidP="00763EFB">
            <w:pPr>
              <w:rPr>
                <w:rFonts w:ascii="Avenir Next Regular" w:hAnsi="Avenir Next Regular" w:cs="Calibri"/>
                <w:b/>
                <w:bCs/>
                <w:color w:val="000000"/>
                <w:sz w:val="16"/>
                <w:szCs w:val="16"/>
                <w:lang w:val="en-GB"/>
              </w:rPr>
            </w:pPr>
            <w:r>
              <w:rPr>
                <w:color w:val="000000"/>
                <w:sz w:val="16"/>
                <w:szCs w:val="16"/>
                <w:lang w:val="en-GB"/>
              </w:rPr>
              <w:fldChar w:fldCharType="begin">
                <w:ffData>
                  <w:name w:val="IAP_cities"/>
                  <w:enabled/>
                  <w:calcOnExit w:val="0"/>
                  <w:checkBox>
                    <w:sizeAuto/>
                    <w:default w:val="1"/>
                  </w:checkBox>
                </w:ffData>
              </w:fldChar>
            </w:r>
            <w:r>
              <w:rPr>
                <w:color w:val="000000"/>
                <w:sz w:val="16"/>
                <w:szCs w:val="16"/>
                <w:lang w:val="en-GB"/>
              </w:rPr>
              <w:instrText xml:space="preserve"> </w:instrText>
            </w:r>
            <w:bookmarkStart w:id="97" w:name="IAP_cities"/>
            <w:r>
              <w:rPr>
                <w:color w:val="000000"/>
                <w:sz w:val="16"/>
                <w:szCs w:val="16"/>
                <w:lang w:val="en-GB"/>
              </w:rPr>
              <w:instrText xml:space="preserve">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bookmarkEnd w:id="97"/>
            <w:r w:rsidR="00EC38D1" w:rsidRPr="005267F4">
              <w:rPr>
                <w:rFonts w:ascii="Avenir Next Regular" w:hAnsi="Avenir Next Regular" w:cs="Calibri"/>
                <w:b/>
                <w:bCs/>
                <w:color w:val="000000"/>
                <w:sz w:val="16"/>
                <w:szCs w:val="16"/>
                <w:lang w:val="en-GB"/>
              </w:rPr>
              <w:t>Influencing models</w:t>
            </w:r>
          </w:p>
        </w:tc>
        <w:tc>
          <w:tcPr>
            <w:tcW w:w="1526" w:type="pct"/>
            <w:tcBorders>
              <w:top w:val="nil"/>
              <w:left w:val="nil"/>
              <w:bottom w:val="nil"/>
              <w:right w:val="nil"/>
            </w:tcBorders>
            <w:shd w:val="clear" w:color="auto" w:fill="auto"/>
            <w:noWrap/>
            <w:vAlign w:val="bottom"/>
            <w:hideMark/>
          </w:tcPr>
          <w:p w14:paraId="70EC48E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single" w:sz="4" w:space="0" w:color="auto"/>
              <w:left w:val="single" w:sz="4" w:space="0" w:color="auto"/>
              <w:bottom w:val="single" w:sz="4" w:space="0" w:color="auto"/>
              <w:right w:val="single" w:sz="4" w:space="0" w:color="auto"/>
            </w:tcBorders>
            <w:shd w:val="clear" w:color="auto" w:fill="auto"/>
            <w:hideMark/>
          </w:tcPr>
          <w:p w14:paraId="33B51E48"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c>
          <w:tcPr>
            <w:tcW w:w="1259" w:type="pct"/>
            <w:tcBorders>
              <w:top w:val="single" w:sz="4" w:space="0" w:color="auto"/>
              <w:left w:val="nil"/>
              <w:bottom w:val="single" w:sz="4" w:space="0" w:color="auto"/>
              <w:right w:val="single" w:sz="4" w:space="0" w:color="auto"/>
            </w:tcBorders>
            <w:shd w:val="clear" w:color="auto" w:fill="auto"/>
            <w:hideMark/>
          </w:tcPr>
          <w:p w14:paraId="465786B3"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868AB5A"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hideMark/>
          </w:tcPr>
          <w:p w14:paraId="2D97F5E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single" w:sz="4" w:space="0" w:color="auto"/>
              <w:left w:val="nil"/>
              <w:bottom w:val="single" w:sz="4" w:space="0" w:color="auto"/>
              <w:right w:val="single" w:sz="4" w:space="0" w:color="auto"/>
            </w:tcBorders>
            <w:shd w:val="clear" w:color="auto" w:fill="auto"/>
            <w:hideMark/>
          </w:tcPr>
          <w:p w14:paraId="39C15CA9" w14:textId="2190D29B" w:rsidR="00EC38D1" w:rsidRPr="005267F4" w:rsidRDefault="0095323D" w:rsidP="00763EFB">
            <w:pPr>
              <w:ind w:left="204" w:hanging="204"/>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Transform policy and regulatory environments</w:t>
            </w:r>
          </w:p>
        </w:tc>
        <w:tc>
          <w:tcPr>
            <w:tcW w:w="1181" w:type="pct"/>
            <w:tcBorders>
              <w:top w:val="nil"/>
              <w:left w:val="nil"/>
              <w:bottom w:val="single" w:sz="4" w:space="0" w:color="auto"/>
              <w:right w:val="single" w:sz="4" w:space="0" w:color="auto"/>
            </w:tcBorders>
            <w:shd w:val="clear" w:color="auto" w:fill="auto"/>
            <w:hideMark/>
          </w:tcPr>
          <w:p w14:paraId="4A0C8CA5"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E7C7A32"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47F8C83F" w14:textId="77777777" w:rsidTr="00763EFB">
        <w:trPr>
          <w:trHeight w:val="386"/>
        </w:trPr>
        <w:tc>
          <w:tcPr>
            <w:tcW w:w="1034" w:type="pct"/>
            <w:tcBorders>
              <w:top w:val="nil"/>
              <w:left w:val="single" w:sz="4" w:space="0" w:color="auto"/>
              <w:bottom w:val="single" w:sz="4" w:space="0" w:color="auto"/>
              <w:right w:val="single" w:sz="4" w:space="0" w:color="auto"/>
            </w:tcBorders>
            <w:shd w:val="clear" w:color="auto" w:fill="auto"/>
            <w:hideMark/>
          </w:tcPr>
          <w:p w14:paraId="128277B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23736B1" w14:textId="4BEC5275" w:rsidR="00EC38D1" w:rsidRPr="005267F4" w:rsidRDefault="0095323D" w:rsidP="00763EFB">
            <w:pPr>
              <w:ind w:left="204" w:hanging="204"/>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Strengthen institutional capacity and decision-making</w:t>
            </w:r>
          </w:p>
        </w:tc>
        <w:tc>
          <w:tcPr>
            <w:tcW w:w="1181" w:type="pct"/>
            <w:tcBorders>
              <w:top w:val="nil"/>
              <w:left w:val="nil"/>
              <w:bottom w:val="single" w:sz="4" w:space="0" w:color="auto"/>
              <w:right w:val="single" w:sz="4" w:space="0" w:color="auto"/>
            </w:tcBorders>
            <w:shd w:val="clear" w:color="auto" w:fill="auto"/>
            <w:hideMark/>
          </w:tcPr>
          <w:p w14:paraId="0B39F946"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A1CA528"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72243A5B"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hideMark/>
          </w:tcPr>
          <w:p w14:paraId="2E26F52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796971B" w14:textId="44243DA7" w:rsidR="00EC38D1" w:rsidRPr="005267F4" w:rsidRDefault="0095323D" w:rsidP="00763EFB">
            <w:pPr>
              <w:ind w:left="204" w:hanging="204"/>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Convene multi-stakeholder alliances</w:t>
            </w:r>
          </w:p>
        </w:tc>
        <w:tc>
          <w:tcPr>
            <w:tcW w:w="1181" w:type="pct"/>
            <w:tcBorders>
              <w:top w:val="nil"/>
              <w:left w:val="nil"/>
              <w:bottom w:val="single" w:sz="4" w:space="0" w:color="auto"/>
              <w:right w:val="single" w:sz="4" w:space="0" w:color="auto"/>
            </w:tcBorders>
            <w:shd w:val="clear" w:color="auto" w:fill="auto"/>
            <w:hideMark/>
          </w:tcPr>
          <w:p w14:paraId="572FAF6A"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noWrap/>
            <w:vAlign w:val="bottom"/>
            <w:hideMark/>
          </w:tcPr>
          <w:p w14:paraId="5B694FB8"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r>
      <w:tr w:rsidR="00EC38D1" w:rsidRPr="005267F4" w14:paraId="2B17E302" w14:textId="77777777" w:rsidTr="00763EFB">
        <w:trPr>
          <w:trHeight w:val="323"/>
        </w:trPr>
        <w:tc>
          <w:tcPr>
            <w:tcW w:w="1034" w:type="pct"/>
            <w:tcBorders>
              <w:top w:val="nil"/>
              <w:left w:val="single" w:sz="4" w:space="0" w:color="auto"/>
              <w:bottom w:val="single" w:sz="4" w:space="0" w:color="auto"/>
              <w:right w:val="single" w:sz="4" w:space="0" w:color="auto"/>
            </w:tcBorders>
            <w:shd w:val="clear" w:color="auto" w:fill="auto"/>
            <w:hideMark/>
          </w:tcPr>
          <w:p w14:paraId="72DFA03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811E181" w14:textId="3D5DFFC4" w:rsidR="00EC38D1" w:rsidRPr="005267F4" w:rsidRDefault="0095323D" w:rsidP="00763EFB">
            <w:pPr>
              <w:ind w:left="114" w:hanging="114"/>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Demonstrate innovative approaches</w:t>
            </w:r>
          </w:p>
        </w:tc>
        <w:tc>
          <w:tcPr>
            <w:tcW w:w="1181" w:type="pct"/>
            <w:tcBorders>
              <w:top w:val="nil"/>
              <w:left w:val="nil"/>
              <w:bottom w:val="single" w:sz="4" w:space="0" w:color="auto"/>
              <w:right w:val="single" w:sz="4" w:space="0" w:color="auto"/>
            </w:tcBorders>
            <w:shd w:val="clear" w:color="auto" w:fill="auto"/>
            <w:hideMark/>
          </w:tcPr>
          <w:p w14:paraId="3104DA05"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22CC896"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5FA0A551" w14:textId="77777777" w:rsidTr="00763EFB">
        <w:trPr>
          <w:trHeight w:val="305"/>
        </w:trPr>
        <w:tc>
          <w:tcPr>
            <w:tcW w:w="1034" w:type="pct"/>
            <w:tcBorders>
              <w:top w:val="nil"/>
              <w:left w:val="single" w:sz="4" w:space="0" w:color="auto"/>
              <w:bottom w:val="single" w:sz="4" w:space="0" w:color="auto"/>
              <w:right w:val="single" w:sz="4" w:space="0" w:color="auto"/>
            </w:tcBorders>
            <w:shd w:val="clear" w:color="auto" w:fill="auto"/>
            <w:hideMark/>
          </w:tcPr>
          <w:p w14:paraId="4E6C864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4679D92" w14:textId="5A29E2B6" w:rsidR="00EC38D1" w:rsidRPr="005267F4" w:rsidRDefault="0095323D" w:rsidP="00763EFB">
            <w:pPr>
              <w:ind w:left="114" w:hanging="114"/>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Deploy innovative financial instruments</w:t>
            </w:r>
          </w:p>
        </w:tc>
        <w:tc>
          <w:tcPr>
            <w:tcW w:w="1181" w:type="pct"/>
            <w:tcBorders>
              <w:top w:val="nil"/>
              <w:left w:val="nil"/>
              <w:bottom w:val="single" w:sz="4" w:space="0" w:color="auto"/>
              <w:right w:val="single" w:sz="4" w:space="0" w:color="auto"/>
            </w:tcBorders>
            <w:shd w:val="clear" w:color="auto" w:fill="auto"/>
            <w:hideMark/>
          </w:tcPr>
          <w:p w14:paraId="0614ACBB"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233285F"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21ADD47F"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hideMark/>
          </w:tcPr>
          <w:p w14:paraId="30F30857" w14:textId="13EB3829" w:rsidR="00EC38D1" w:rsidRPr="005267F4" w:rsidRDefault="0095323D" w:rsidP="00763EFB">
            <w:pPr>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Stakeholders</w:t>
            </w:r>
          </w:p>
        </w:tc>
        <w:tc>
          <w:tcPr>
            <w:tcW w:w="1526" w:type="pct"/>
            <w:tcBorders>
              <w:top w:val="nil"/>
              <w:left w:val="nil"/>
              <w:bottom w:val="single" w:sz="4" w:space="0" w:color="auto"/>
              <w:right w:val="single" w:sz="4" w:space="0" w:color="auto"/>
            </w:tcBorders>
            <w:shd w:val="clear" w:color="auto" w:fill="auto"/>
            <w:hideMark/>
          </w:tcPr>
          <w:p w14:paraId="7693CB5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EEDC638"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2DA0991"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1FFFC17A"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24BDD74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1F912D8" w14:textId="41D640C8" w:rsidR="00EC38D1" w:rsidRPr="005267F4" w:rsidRDefault="0095323D" w:rsidP="00763EFB">
            <w:pPr>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 xml:space="preserve">Indigenous Peoples </w:t>
            </w:r>
          </w:p>
        </w:tc>
        <w:tc>
          <w:tcPr>
            <w:tcW w:w="1181" w:type="pct"/>
            <w:tcBorders>
              <w:top w:val="nil"/>
              <w:left w:val="nil"/>
              <w:bottom w:val="single" w:sz="4" w:space="0" w:color="auto"/>
              <w:right w:val="single" w:sz="4" w:space="0" w:color="auto"/>
            </w:tcBorders>
            <w:shd w:val="clear" w:color="auto" w:fill="auto"/>
            <w:hideMark/>
          </w:tcPr>
          <w:p w14:paraId="6B549D97"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82EA1BE"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72598290"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hideMark/>
          </w:tcPr>
          <w:p w14:paraId="31AE3BC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4387F64" w14:textId="538001DC" w:rsidR="00EC38D1" w:rsidRPr="005267F4" w:rsidRDefault="0095323D" w:rsidP="00763EFB">
            <w:pPr>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Private Sector</w:t>
            </w:r>
          </w:p>
        </w:tc>
        <w:tc>
          <w:tcPr>
            <w:tcW w:w="1181" w:type="pct"/>
            <w:tcBorders>
              <w:top w:val="nil"/>
              <w:left w:val="nil"/>
              <w:bottom w:val="single" w:sz="4" w:space="0" w:color="auto"/>
              <w:right w:val="single" w:sz="4" w:space="0" w:color="auto"/>
            </w:tcBorders>
            <w:shd w:val="clear" w:color="auto" w:fill="auto"/>
            <w:hideMark/>
          </w:tcPr>
          <w:p w14:paraId="067BCBFD"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64D6647"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40292C4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6EF2C72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2CFBC5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single" w:sz="4" w:space="0" w:color="auto"/>
              <w:left w:val="nil"/>
              <w:bottom w:val="single" w:sz="4" w:space="0" w:color="auto"/>
              <w:right w:val="single" w:sz="4" w:space="0" w:color="auto"/>
            </w:tcBorders>
            <w:shd w:val="clear" w:color="auto" w:fill="auto"/>
            <w:hideMark/>
          </w:tcPr>
          <w:p w14:paraId="267A7D2D" w14:textId="70D44084" w:rsidR="00EC38D1" w:rsidRPr="005267F4" w:rsidRDefault="0095323D"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Capital providers</w:t>
            </w:r>
          </w:p>
        </w:tc>
        <w:tc>
          <w:tcPr>
            <w:tcW w:w="1259" w:type="pct"/>
            <w:tcBorders>
              <w:top w:val="single" w:sz="4" w:space="0" w:color="auto"/>
              <w:left w:val="nil"/>
              <w:bottom w:val="single" w:sz="4" w:space="0" w:color="auto"/>
              <w:right w:val="single" w:sz="4" w:space="0" w:color="auto"/>
            </w:tcBorders>
            <w:shd w:val="clear" w:color="auto" w:fill="auto"/>
            <w:hideMark/>
          </w:tcPr>
          <w:p w14:paraId="4420FA25"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50577749"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hideMark/>
          </w:tcPr>
          <w:p w14:paraId="069409D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84A4E7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single" w:sz="4" w:space="0" w:color="auto"/>
              <w:left w:val="nil"/>
              <w:bottom w:val="single" w:sz="4" w:space="0" w:color="auto"/>
              <w:right w:val="single" w:sz="4" w:space="0" w:color="auto"/>
            </w:tcBorders>
            <w:shd w:val="clear" w:color="auto" w:fill="auto"/>
            <w:hideMark/>
          </w:tcPr>
          <w:p w14:paraId="55B18233" w14:textId="19BC01DD" w:rsidR="00EC38D1" w:rsidRPr="005267F4" w:rsidRDefault="0095323D" w:rsidP="00763EFB">
            <w:pPr>
              <w:ind w:left="150" w:hanging="150"/>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Financial intermediaries and market facilitators</w:t>
            </w:r>
          </w:p>
        </w:tc>
        <w:tc>
          <w:tcPr>
            <w:tcW w:w="1259" w:type="pct"/>
            <w:tcBorders>
              <w:top w:val="single" w:sz="4" w:space="0" w:color="auto"/>
              <w:left w:val="nil"/>
              <w:bottom w:val="single" w:sz="4" w:space="0" w:color="auto"/>
              <w:right w:val="single" w:sz="4" w:space="0" w:color="auto"/>
            </w:tcBorders>
            <w:shd w:val="clear" w:color="auto" w:fill="auto"/>
            <w:hideMark/>
          </w:tcPr>
          <w:p w14:paraId="15DCBD51"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105CF39F" w14:textId="77777777" w:rsidTr="00763EFB">
        <w:trPr>
          <w:trHeight w:val="197"/>
        </w:trPr>
        <w:tc>
          <w:tcPr>
            <w:tcW w:w="1034" w:type="pct"/>
            <w:tcBorders>
              <w:top w:val="nil"/>
              <w:left w:val="single" w:sz="4" w:space="0" w:color="auto"/>
              <w:bottom w:val="single" w:sz="4" w:space="0" w:color="auto"/>
              <w:right w:val="single" w:sz="4" w:space="0" w:color="auto"/>
            </w:tcBorders>
            <w:shd w:val="clear" w:color="auto" w:fill="auto"/>
            <w:hideMark/>
          </w:tcPr>
          <w:p w14:paraId="4688017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AACF2D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single" w:sz="4" w:space="0" w:color="auto"/>
              <w:left w:val="nil"/>
              <w:bottom w:val="single" w:sz="4" w:space="0" w:color="auto"/>
              <w:right w:val="single" w:sz="4" w:space="0" w:color="auto"/>
            </w:tcBorders>
            <w:shd w:val="clear" w:color="auto" w:fill="auto"/>
            <w:hideMark/>
          </w:tcPr>
          <w:p w14:paraId="07EC2BCC" w14:textId="5CA04324" w:rsidR="00EC38D1" w:rsidRPr="005267F4" w:rsidRDefault="0095323D"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Large corporations</w:t>
            </w:r>
          </w:p>
        </w:tc>
        <w:tc>
          <w:tcPr>
            <w:tcW w:w="1259" w:type="pct"/>
            <w:tcBorders>
              <w:top w:val="single" w:sz="4" w:space="0" w:color="auto"/>
              <w:left w:val="nil"/>
              <w:bottom w:val="single" w:sz="4" w:space="0" w:color="auto"/>
              <w:right w:val="single" w:sz="4" w:space="0" w:color="auto"/>
            </w:tcBorders>
            <w:shd w:val="clear" w:color="auto" w:fill="auto"/>
            <w:hideMark/>
          </w:tcPr>
          <w:p w14:paraId="0A58EBDB"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550609E0"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hideMark/>
          </w:tcPr>
          <w:p w14:paraId="58FAE40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C0B463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single" w:sz="4" w:space="0" w:color="auto"/>
              <w:left w:val="nil"/>
              <w:bottom w:val="single" w:sz="4" w:space="0" w:color="auto"/>
              <w:right w:val="single" w:sz="4" w:space="0" w:color="auto"/>
            </w:tcBorders>
            <w:shd w:val="clear" w:color="auto" w:fill="auto"/>
            <w:hideMark/>
          </w:tcPr>
          <w:p w14:paraId="4790E1F4" w14:textId="0B3C9D57" w:rsidR="00EC38D1" w:rsidRPr="005267F4" w:rsidRDefault="0095323D"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SMEs</w:t>
            </w:r>
          </w:p>
        </w:tc>
        <w:tc>
          <w:tcPr>
            <w:tcW w:w="1259" w:type="pct"/>
            <w:tcBorders>
              <w:top w:val="single" w:sz="4" w:space="0" w:color="auto"/>
              <w:left w:val="nil"/>
              <w:bottom w:val="single" w:sz="4" w:space="0" w:color="auto"/>
              <w:right w:val="single" w:sz="4" w:space="0" w:color="auto"/>
            </w:tcBorders>
            <w:shd w:val="clear" w:color="auto" w:fill="auto"/>
            <w:hideMark/>
          </w:tcPr>
          <w:p w14:paraId="1C3915CD"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D41AECE"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hideMark/>
          </w:tcPr>
          <w:p w14:paraId="63B5BD4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E2A292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single" w:sz="4" w:space="0" w:color="auto"/>
              <w:left w:val="nil"/>
              <w:bottom w:val="single" w:sz="4" w:space="0" w:color="auto"/>
              <w:right w:val="single" w:sz="4" w:space="0" w:color="auto"/>
            </w:tcBorders>
            <w:shd w:val="clear" w:color="auto" w:fill="auto"/>
            <w:hideMark/>
          </w:tcPr>
          <w:p w14:paraId="42797C08" w14:textId="2F6CBD3E" w:rsidR="00EC38D1" w:rsidRPr="005267F4" w:rsidRDefault="0095323D"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Individuals/Entrepreneurs</w:t>
            </w:r>
          </w:p>
        </w:tc>
        <w:tc>
          <w:tcPr>
            <w:tcW w:w="1259" w:type="pct"/>
            <w:tcBorders>
              <w:top w:val="single" w:sz="4" w:space="0" w:color="auto"/>
              <w:left w:val="nil"/>
              <w:bottom w:val="single" w:sz="4" w:space="0" w:color="auto"/>
              <w:right w:val="single" w:sz="4" w:space="0" w:color="auto"/>
            </w:tcBorders>
            <w:shd w:val="clear" w:color="auto" w:fill="auto"/>
            <w:hideMark/>
          </w:tcPr>
          <w:p w14:paraId="499827F5"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1878024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0BDBF5A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06B887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single" w:sz="4" w:space="0" w:color="auto"/>
              <w:left w:val="single" w:sz="4" w:space="0" w:color="7F7F7F"/>
              <w:bottom w:val="single" w:sz="4" w:space="0" w:color="auto"/>
              <w:right w:val="single" w:sz="4" w:space="0" w:color="auto"/>
            </w:tcBorders>
            <w:shd w:val="clear" w:color="auto" w:fill="auto"/>
            <w:hideMark/>
          </w:tcPr>
          <w:p w14:paraId="0860238B" w14:textId="79A4B48F" w:rsidR="00EC38D1" w:rsidRPr="005267F4" w:rsidRDefault="0095323D"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Non-Grant Pilot</w:t>
            </w:r>
          </w:p>
        </w:tc>
        <w:tc>
          <w:tcPr>
            <w:tcW w:w="1259" w:type="pct"/>
            <w:tcBorders>
              <w:top w:val="single" w:sz="4" w:space="0" w:color="auto"/>
              <w:left w:val="single" w:sz="4" w:space="0" w:color="auto"/>
              <w:bottom w:val="single" w:sz="4" w:space="0" w:color="auto"/>
              <w:right w:val="single" w:sz="4" w:space="0" w:color="auto"/>
            </w:tcBorders>
            <w:shd w:val="clear" w:color="auto" w:fill="auto"/>
            <w:hideMark/>
          </w:tcPr>
          <w:p w14:paraId="6B402FD6"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5D40DF5D"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4EFB457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8A4B58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single" w:sz="4" w:space="0" w:color="auto"/>
              <w:left w:val="single" w:sz="4" w:space="0" w:color="7F7F7F"/>
              <w:bottom w:val="single" w:sz="4" w:space="0" w:color="auto"/>
              <w:right w:val="single" w:sz="4" w:space="0" w:color="auto"/>
            </w:tcBorders>
            <w:shd w:val="clear" w:color="auto" w:fill="auto"/>
            <w:hideMark/>
          </w:tcPr>
          <w:p w14:paraId="01D3F673" w14:textId="3EAFC544" w:rsidR="00EC38D1" w:rsidRPr="005267F4" w:rsidRDefault="0095323D"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Project Reflow</w:t>
            </w:r>
          </w:p>
        </w:tc>
        <w:tc>
          <w:tcPr>
            <w:tcW w:w="1259" w:type="pct"/>
            <w:tcBorders>
              <w:top w:val="single" w:sz="4" w:space="0" w:color="auto"/>
              <w:left w:val="single" w:sz="4" w:space="0" w:color="auto"/>
              <w:bottom w:val="single" w:sz="4" w:space="0" w:color="auto"/>
              <w:right w:val="single" w:sz="4" w:space="0" w:color="auto"/>
            </w:tcBorders>
            <w:shd w:val="clear" w:color="auto" w:fill="auto"/>
            <w:hideMark/>
          </w:tcPr>
          <w:p w14:paraId="3BA2526C"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BB35467"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1CC5D35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C4A9C28" w14:textId="782F8A28" w:rsidR="00EC38D1" w:rsidRPr="005267F4" w:rsidRDefault="0095323D" w:rsidP="00763EFB">
            <w:pPr>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Beneficiaries</w:t>
            </w:r>
          </w:p>
        </w:tc>
        <w:tc>
          <w:tcPr>
            <w:tcW w:w="1181" w:type="pct"/>
            <w:tcBorders>
              <w:top w:val="single" w:sz="4" w:space="0" w:color="auto"/>
              <w:left w:val="nil"/>
              <w:bottom w:val="single" w:sz="4" w:space="0" w:color="auto"/>
              <w:right w:val="single" w:sz="4" w:space="0" w:color="auto"/>
            </w:tcBorders>
            <w:shd w:val="clear" w:color="auto" w:fill="auto"/>
            <w:hideMark/>
          </w:tcPr>
          <w:p w14:paraId="055590AA"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c>
          <w:tcPr>
            <w:tcW w:w="1259" w:type="pct"/>
            <w:tcBorders>
              <w:top w:val="single" w:sz="4" w:space="0" w:color="auto"/>
              <w:left w:val="nil"/>
              <w:bottom w:val="single" w:sz="4" w:space="0" w:color="auto"/>
              <w:right w:val="single" w:sz="4" w:space="0" w:color="auto"/>
            </w:tcBorders>
            <w:shd w:val="clear" w:color="auto" w:fill="auto"/>
            <w:hideMark/>
          </w:tcPr>
          <w:p w14:paraId="3E9B6D0D"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28B931F2"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59B9D49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91DE20D" w14:textId="52D4132C" w:rsidR="00EC38D1" w:rsidRPr="005267F4" w:rsidRDefault="0095323D" w:rsidP="00763EFB">
            <w:pPr>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Local Communities</w:t>
            </w:r>
          </w:p>
        </w:tc>
        <w:tc>
          <w:tcPr>
            <w:tcW w:w="1181" w:type="pct"/>
            <w:tcBorders>
              <w:top w:val="nil"/>
              <w:left w:val="nil"/>
              <w:bottom w:val="single" w:sz="4" w:space="0" w:color="auto"/>
              <w:right w:val="single" w:sz="4" w:space="0" w:color="auto"/>
            </w:tcBorders>
            <w:shd w:val="clear" w:color="auto" w:fill="auto"/>
            <w:hideMark/>
          </w:tcPr>
          <w:p w14:paraId="1A75D8DA"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60CEBA7"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178DEA7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63BDE74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75F85BD" w14:textId="2CF05587" w:rsidR="00EC38D1" w:rsidRPr="005267F4" w:rsidRDefault="0095323D" w:rsidP="00763EFB">
            <w:pPr>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Civil Society</w:t>
            </w:r>
          </w:p>
        </w:tc>
        <w:tc>
          <w:tcPr>
            <w:tcW w:w="1181" w:type="pct"/>
            <w:tcBorders>
              <w:top w:val="nil"/>
              <w:left w:val="nil"/>
              <w:bottom w:val="single" w:sz="4" w:space="0" w:color="auto"/>
              <w:right w:val="single" w:sz="4" w:space="0" w:color="auto"/>
            </w:tcBorders>
            <w:shd w:val="clear" w:color="auto" w:fill="auto"/>
            <w:hideMark/>
          </w:tcPr>
          <w:p w14:paraId="769A546F"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9A6300C"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49554E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3A67BFB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93311C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73D8C2D" w14:textId="1B0DEE04" w:rsidR="00EC38D1" w:rsidRPr="005267F4" w:rsidRDefault="0095323D"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 xml:space="preserve">Community Based Organization </w:t>
            </w:r>
          </w:p>
        </w:tc>
        <w:tc>
          <w:tcPr>
            <w:tcW w:w="1259" w:type="pct"/>
            <w:tcBorders>
              <w:top w:val="nil"/>
              <w:left w:val="nil"/>
              <w:bottom w:val="single" w:sz="4" w:space="0" w:color="auto"/>
              <w:right w:val="single" w:sz="4" w:space="0" w:color="auto"/>
            </w:tcBorders>
            <w:shd w:val="clear" w:color="auto" w:fill="auto"/>
            <w:hideMark/>
          </w:tcPr>
          <w:p w14:paraId="0F37A3D8"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388062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4FE828E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875AB6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53CD8C4" w14:textId="0070DE5B" w:rsidR="00EC38D1" w:rsidRPr="005267F4" w:rsidRDefault="0095323D"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Non-Governmental Organization</w:t>
            </w:r>
          </w:p>
        </w:tc>
        <w:tc>
          <w:tcPr>
            <w:tcW w:w="1259" w:type="pct"/>
            <w:tcBorders>
              <w:top w:val="nil"/>
              <w:left w:val="nil"/>
              <w:bottom w:val="single" w:sz="4" w:space="0" w:color="auto"/>
              <w:right w:val="single" w:sz="4" w:space="0" w:color="auto"/>
            </w:tcBorders>
            <w:shd w:val="clear" w:color="auto" w:fill="auto"/>
            <w:hideMark/>
          </w:tcPr>
          <w:p w14:paraId="3A54D54F"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569039E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7460C07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EC454D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CF7C48E" w14:textId="050F06CE" w:rsidR="00EC38D1" w:rsidRPr="005267F4" w:rsidRDefault="00021B7F"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Academia</w:t>
            </w:r>
          </w:p>
        </w:tc>
        <w:tc>
          <w:tcPr>
            <w:tcW w:w="1259" w:type="pct"/>
            <w:tcBorders>
              <w:top w:val="nil"/>
              <w:left w:val="nil"/>
              <w:bottom w:val="single" w:sz="4" w:space="0" w:color="auto"/>
              <w:right w:val="single" w:sz="4" w:space="0" w:color="auto"/>
            </w:tcBorders>
            <w:shd w:val="clear" w:color="auto" w:fill="auto"/>
            <w:hideMark/>
          </w:tcPr>
          <w:p w14:paraId="183C2626"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5AE1B851"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hideMark/>
          </w:tcPr>
          <w:p w14:paraId="7609177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5D55EC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5A20DEC" w14:textId="2C84B3BA" w:rsidR="00EC38D1" w:rsidRPr="005267F4" w:rsidRDefault="00021B7F" w:rsidP="00763EFB">
            <w:pPr>
              <w:ind w:left="150" w:hanging="150"/>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Trade Unions and Workers Unions</w:t>
            </w:r>
          </w:p>
        </w:tc>
        <w:tc>
          <w:tcPr>
            <w:tcW w:w="1259" w:type="pct"/>
            <w:tcBorders>
              <w:top w:val="nil"/>
              <w:left w:val="nil"/>
              <w:bottom w:val="single" w:sz="4" w:space="0" w:color="auto"/>
              <w:right w:val="single" w:sz="4" w:space="0" w:color="auto"/>
            </w:tcBorders>
            <w:shd w:val="clear" w:color="auto" w:fill="auto"/>
            <w:hideMark/>
          </w:tcPr>
          <w:p w14:paraId="64FD0CD2"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DEBF0D4" w14:textId="77777777" w:rsidTr="00763EFB">
        <w:trPr>
          <w:trHeight w:val="197"/>
        </w:trPr>
        <w:tc>
          <w:tcPr>
            <w:tcW w:w="1034" w:type="pct"/>
            <w:tcBorders>
              <w:top w:val="nil"/>
              <w:left w:val="single" w:sz="4" w:space="0" w:color="auto"/>
              <w:bottom w:val="single" w:sz="4" w:space="0" w:color="auto"/>
              <w:right w:val="single" w:sz="4" w:space="0" w:color="auto"/>
            </w:tcBorders>
            <w:shd w:val="clear" w:color="auto" w:fill="auto"/>
            <w:hideMark/>
          </w:tcPr>
          <w:p w14:paraId="2068E81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39BE2E9" w14:textId="79EFAFF4" w:rsidR="00EC38D1" w:rsidRPr="005267F4" w:rsidRDefault="00021B7F" w:rsidP="00763EFB">
            <w:pPr>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Type of Engagement</w:t>
            </w:r>
          </w:p>
        </w:tc>
        <w:tc>
          <w:tcPr>
            <w:tcW w:w="1181" w:type="pct"/>
            <w:tcBorders>
              <w:top w:val="nil"/>
              <w:left w:val="nil"/>
              <w:bottom w:val="single" w:sz="4" w:space="0" w:color="auto"/>
              <w:right w:val="single" w:sz="4" w:space="0" w:color="auto"/>
            </w:tcBorders>
            <w:shd w:val="clear" w:color="auto" w:fill="auto"/>
            <w:hideMark/>
          </w:tcPr>
          <w:p w14:paraId="3E5D05D2"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1B528D3"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2CA8A27C"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0F82EE7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D0382B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ABB138D" w14:textId="7B3E2C32" w:rsidR="00EC38D1" w:rsidRPr="005267F4" w:rsidRDefault="00021B7F"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Information Dissemination</w:t>
            </w:r>
          </w:p>
        </w:tc>
        <w:tc>
          <w:tcPr>
            <w:tcW w:w="1259" w:type="pct"/>
            <w:tcBorders>
              <w:top w:val="nil"/>
              <w:left w:val="nil"/>
              <w:bottom w:val="single" w:sz="4" w:space="0" w:color="auto"/>
              <w:right w:val="single" w:sz="4" w:space="0" w:color="auto"/>
            </w:tcBorders>
            <w:shd w:val="clear" w:color="auto" w:fill="auto"/>
            <w:hideMark/>
          </w:tcPr>
          <w:p w14:paraId="75E9FD55"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3A2F6E4E"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5C6E4B9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E56797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67F422C" w14:textId="1B3268D6" w:rsidR="00EC38D1" w:rsidRPr="005267F4" w:rsidRDefault="00021B7F"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Partnership</w:t>
            </w:r>
          </w:p>
        </w:tc>
        <w:tc>
          <w:tcPr>
            <w:tcW w:w="1259" w:type="pct"/>
            <w:tcBorders>
              <w:top w:val="nil"/>
              <w:left w:val="nil"/>
              <w:bottom w:val="single" w:sz="4" w:space="0" w:color="auto"/>
              <w:right w:val="single" w:sz="4" w:space="0" w:color="auto"/>
            </w:tcBorders>
            <w:shd w:val="clear" w:color="auto" w:fill="auto"/>
            <w:hideMark/>
          </w:tcPr>
          <w:p w14:paraId="7B1A4754"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33C94C0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48A78BD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EAD7BD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074F026" w14:textId="77EC9828" w:rsidR="00EC38D1" w:rsidRPr="005267F4" w:rsidRDefault="00021B7F"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Consultation</w:t>
            </w:r>
          </w:p>
        </w:tc>
        <w:tc>
          <w:tcPr>
            <w:tcW w:w="1259" w:type="pct"/>
            <w:tcBorders>
              <w:top w:val="nil"/>
              <w:left w:val="nil"/>
              <w:bottom w:val="single" w:sz="4" w:space="0" w:color="auto"/>
              <w:right w:val="single" w:sz="4" w:space="0" w:color="auto"/>
            </w:tcBorders>
            <w:shd w:val="clear" w:color="auto" w:fill="auto"/>
            <w:hideMark/>
          </w:tcPr>
          <w:p w14:paraId="612DC41C"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1EA23CD1"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4C75701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05934B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948F41B" w14:textId="4A961C22" w:rsidR="00EC38D1" w:rsidRPr="005267F4" w:rsidRDefault="00021B7F"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Participation</w:t>
            </w:r>
          </w:p>
        </w:tc>
        <w:tc>
          <w:tcPr>
            <w:tcW w:w="1259" w:type="pct"/>
            <w:tcBorders>
              <w:top w:val="nil"/>
              <w:left w:val="nil"/>
              <w:bottom w:val="single" w:sz="4" w:space="0" w:color="auto"/>
              <w:right w:val="single" w:sz="4" w:space="0" w:color="auto"/>
            </w:tcBorders>
            <w:shd w:val="clear" w:color="auto" w:fill="auto"/>
            <w:hideMark/>
          </w:tcPr>
          <w:p w14:paraId="4EC96130"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48D1060D"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103D140"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1A7F6E5A" w14:textId="7BC229E0" w:rsidR="00EC38D1" w:rsidRPr="005267F4" w:rsidRDefault="00021B7F" w:rsidP="00763EFB">
            <w:pPr>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Communications</w:t>
            </w:r>
          </w:p>
        </w:tc>
        <w:tc>
          <w:tcPr>
            <w:tcW w:w="1181" w:type="pct"/>
            <w:tcBorders>
              <w:top w:val="nil"/>
              <w:left w:val="nil"/>
              <w:bottom w:val="single" w:sz="4" w:space="0" w:color="auto"/>
              <w:right w:val="single" w:sz="4" w:space="0" w:color="auto"/>
            </w:tcBorders>
            <w:shd w:val="clear" w:color="auto" w:fill="auto"/>
          </w:tcPr>
          <w:p w14:paraId="25B92DF7" w14:textId="77777777" w:rsidR="00EC38D1" w:rsidRPr="005267F4" w:rsidRDefault="00EC38D1" w:rsidP="00763EFB">
            <w:pPr>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4C252A35"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35462305"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5E1EF8D"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17AFAAFF" w14:textId="77777777" w:rsidR="00EC38D1" w:rsidRPr="005267F4" w:rsidRDefault="00EC38D1" w:rsidP="00763EFB">
            <w:pPr>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493FCA02" w14:textId="62CD7B4C" w:rsidR="00EC38D1" w:rsidRPr="005267F4" w:rsidRDefault="00021B7F" w:rsidP="00763EFB">
            <w:pPr>
              <w:rPr>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color w:val="000000"/>
                <w:sz w:val="16"/>
                <w:szCs w:val="16"/>
                <w:lang w:val="en-GB"/>
              </w:rPr>
              <w:t>Awareness Raising</w:t>
            </w:r>
          </w:p>
        </w:tc>
        <w:tc>
          <w:tcPr>
            <w:tcW w:w="1259" w:type="pct"/>
            <w:tcBorders>
              <w:top w:val="nil"/>
              <w:left w:val="nil"/>
              <w:bottom w:val="single" w:sz="4" w:space="0" w:color="auto"/>
              <w:right w:val="single" w:sz="4" w:space="0" w:color="auto"/>
            </w:tcBorders>
            <w:shd w:val="clear" w:color="auto" w:fill="auto"/>
          </w:tcPr>
          <w:p w14:paraId="2F35929B"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3334C31B"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EBA4112"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2A5F299B" w14:textId="77777777" w:rsidR="00EC38D1" w:rsidRPr="005267F4" w:rsidRDefault="00EC38D1" w:rsidP="00763EFB">
            <w:pPr>
              <w:rPr>
                <w:rFonts w:ascii="Avenir Next Regular"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1FCBDF86" w14:textId="7FFFF570" w:rsidR="00EC38D1" w:rsidRPr="005267F4" w:rsidRDefault="00021B7F" w:rsidP="00763EFB">
            <w:pPr>
              <w:rPr>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color w:val="000000"/>
                <w:sz w:val="16"/>
                <w:szCs w:val="16"/>
                <w:lang w:val="en-GB"/>
              </w:rPr>
              <w:t>Education</w:t>
            </w:r>
          </w:p>
        </w:tc>
        <w:tc>
          <w:tcPr>
            <w:tcW w:w="1259" w:type="pct"/>
            <w:tcBorders>
              <w:top w:val="nil"/>
              <w:left w:val="nil"/>
              <w:bottom w:val="single" w:sz="4" w:space="0" w:color="auto"/>
              <w:right w:val="single" w:sz="4" w:space="0" w:color="auto"/>
            </w:tcBorders>
            <w:shd w:val="clear" w:color="auto" w:fill="auto"/>
          </w:tcPr>
          <w:p w14:paraId="6B4AE4B4"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503E2B31"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0A2DA413"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13FC2866" w14:textId="77777777" w:rsidR="00EC38D1" w:rsidRPr="005267F4" w:rsidRDefault="00EC38D1" w:rsidP="00763EFB">
            <w:pPr>
              <w:rPr>
                <w:rFonts w:ascii="Avenir Next Regular"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4BA68D12" w14:textId="1977B9EF" w:rsidR="00EC38D1" w:rsidRPr="005267F4" w:rsidRDefault="00021B7F" w:rsidP="00763EFB">
            <w:pPr>
              <w:rPr>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color w:val="000000"/>
                <w:sz w:val="16"/>
                <w:szCs w:val="16"/>
                <w:lang w:val="en-GB"/>
              </w:rPr>
              <w:t>Public Campaigns</w:t>
            </w:r>
          </w:p>
        </w:tc>
        <w:tc>
          <w:tcPr>
            <w:tcW w:w="1259" w:type="pct"/>
            <w:tcBorders>
              <w:top w:val="nil"/>
              <w:left w:val="nil"/>
              <w:bottom w:val="single" w:sz="4" w:space="0" w:color="auto"/>
              <w:right w:val="single" w:sz="4" w:space="0" w:color="auto"/>
            </w:tcBorders>
            <w:shd w:val="clear" w:color="auto" w:fill="auto"/>
          </w:tcPr>
          <w:p w14:paraId="4F7ED856"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58C34F8E"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7C0BC95E"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6B3921CB" w14:textId="77777777" w:rsidR="00EC38D1" w:rsidRPr="005267F4" w:rsidRDefault="00EC38D1" w:rsidP="00763EFB">
            <w:pPr>
              <w:rPr>
                <w:rFonts w:ascii="Avenir Next Regular"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09D25253" w14:textId="2124BD33" w:rsidR="00EC38D1" w:rsidRPr="005267F4" w:rsidRDefault="00021B7F" w:rsidP="00763EFB">
            <w:pPr>
              <w:rPr>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proofErr w:type="spellStart"/>
            <w:r w:rsidR="00EC38D1" w:rsidRPr="005267F4">
              <w:rPr>
                <w:color w:val="000000"/>
                <w:sz w:val="16"/>
                <w:szCs w:val="16"/>
                <w:lang w:val="en-GB"/>
              </w:rPr>
              <w:t>Behavior</w:t>
            </w:r>
            <w:proofErr w:type="spellEnd"/>
            <w:r w:rsidR="00EC38D1" w:rsidRPr="005267F4">
              <w:rPr>
                <w:color w:val="000000"/>
                <w:sz w:val="16"/>
                <w:szCs w:val="16"/>
                <w:lang w:val="en-GB"/>
              </w:rPr>
              <w:t xml:space="preserve"> Change</w:t>
            </w:r>
          </w:p>
        </w:tc>
        <w:tc>
          <w:tcPr>
            <w:tcW w:w="1259" w:type="pct"/>
            <w:tcBorders>
              <w:top w:val="nil"/>
              <w:left w:val="nil"/>
              <w:bottom w:val="single" w:sz="4" w:space="0" w:color="auto"/>
              <w:right w:val="single" w:sz="4" w:space="0" w:color="auto"/>
            </w:tcBorders>
            <w:shd w:val="clear" w:color="auto" w:fill="auto"/>
          </w:tcPr>
          <w:p w14:paraId="64ACEB14"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69AC87B7"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7CFED00" w14:textId="197B09EC" w:rsidR="00EC38D1" w:rsidRPr="005267F4" w:rsidRDefault="00021B7F" w:rsidP="00763EFB">
            <w:pPr>
              <w:ind w:left="162" w:hanging="162"/>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Capacity, Knowledge and Research</w:t>
            </w:r>
          </w:p>
        </w:tc>
        <w:tc>
          <w:tcPr>
            <w:tcW w:w="1526" w:type="pct"/>
            <w:tcBorders>
              <w:top w:val="nil"/>
              <w:left w:val="nil"/>
              <w:bottom w:val="single" w:sz="4" w:space="0" w:color="auto"/>
              <w:right w:val="single" w:sz="4" w:space="0" w:color="auto"/>
            </w:tcBorders>
            <w:shd w:val="clear" w:color="auto" w:fill="auto"/>
          </w:tcPr>
          <w:p w14:paraId="5EC400D9" w14:textId="77777777" w:rsidR="00EC38D1" w:rsidRPr="005267F4" w:rsidRDefault="00EC38D1" w:rsidP="00763EFB">
            <w:pPr>
              <w:rPr>
                <w:rFonts w:ascii="Avenir Next Regular"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20617B98" w14:textId="77777777" w:rsidR="00EC38D1" w:rsidRPr="005267F4" w:rsidRDefault="00EC38D1" w:rsidP="00763EFB">
            <w:pPr>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56CF4C3C"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1DC6C1D6"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ADF633B" w14:textId="77777777" w:rsidR="00EC38D1" w:rsidRPr="005267F4" w:rsidRDefault="00EC38D1" w:rsidP="00763EFB">
            <w:pPr>
              <w:rPr>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06EE898E" w14:textId="203865A6" w:rsidR="00EC38D1" w:rsidRPr="005267F4" w:rsidRDefault="00021B7F" w:rsidP="00763EFB">
            <w:pPr>
              <w:rPr>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Enabling Activities</w:t>
            </w:r>
          </w:p>
        </w:tc>
        <w:tc>
          <w:tcPr>
            <w:tcW w:w="1181" w:type="pct"/>
            <w:tcBorders>
              <w:top w:val="nil"/>
              <w:left w:val="nil"/>
              <w:bottom w:val="single" w:sz="4" w:space="0" w:color="auto"/>
              <w:right w:val="single" w:sz="4" w:space="0" w:color="auto"/>
            </w:tcBorders>
            <w:shd w:val="clear" w:color="auto" w:fill="auto"/>
          </w:tcPr>
          <w:p w14:paraId="081FCC21" w14:textId="77777777" w:rsidR="00EC38D1" w:rsidRPr="005267F4" w:rsidRDefault="00EC38D1" w:rsidP="00763EFB">
            <w:pPr>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46E6C2AA"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1DAB9F57" w14:textId="77777777" w:rsidTr="00763EFB">
        <w:trPr>
          <w:trHeight w:val="215"/>
        </w:trPr>
        <w:tc>
          <w:tcPr>
            <w:tcW w:w="1034" w:type="pct"/>
            <w:tcBorders>
              <w:top w:val="nil"/>
              <w:left w:val="single" w:sz="4" w:space="0" w:color="auto"/>
              <w:bottom w:val="single" w:sz="4" w:space="0" w:color="auto"/>
              <w:right w:val="single" w:sz="4" w:space="0" w:color="auto"/>
            </w:tcBorders>
            <w:shd w:val="clear" w:color="auto" w:fill="auto"/>
          </w:tcPr>
          <w:p w14:paraId="6D06EC8E"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3DADFE2B" w14:textId="2EA04CA6" w:rsidR="00EC38D1" w:rsidRPr="005267F4" w:rsidRDefault="00021B7F" w:rsidP="00763EFB">
            <w:pPr>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Capacity Development</w:t>
            </w:r>
          </w:p>
        </w:tc>
        <w:tc>
          <w:tcPr>
            <w:tcW w:w="1181" w:type="pct"/>
            <w:tcBorders>
              <w:top w:val="nil"/>
              <w:left w:val="nil"/>
              <w:bottom w:val="single" w:sz="4" w:space="0" w:color="auto"/>
              <w:right w:val="single" w:sz="4" w:space="0" w:color="auto"/>
            </w:tcBorders>
            <w:shd w:val="clear" w:color="auto" w:fill="auto"/>
          </w:tcPr>
          <w:p w14:paraId="56FC97C1" w14:textId="77777777" w:rsidR="00EC38D1" w:rsidRPr="005267F4" w:rsidRDefault="00EC38D1" w:rsidP="00763EFB">
            <w:pPr>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3356A2AD"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2FB043B4"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C0C93F0"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69943507" w14:textId="56A950BF" w:rsidR="00EC38D1" w:rsidRPr="005267F4" w:rsidRDefault="00021B7F" w:rsidP="00763EFB">
            <w:pPr>
              <w:ind w:left="204" w:hanging="204"/>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Knowledge Generation and Exchange</w:t>
            </w:r>
          </w:p>
        </w:tc>
        <w:tc>
          <w:tcPr>
            <w:tcW w:w="1181" w:type="pct"/>
            <w:tcBorders>
              <w:top w:val="nil"/>
              <w:left w:val="nil"/>
              <w:bottom w:val="single" w:sz="4" w:space="0" w:color="auto"/>
              <w:right w:val="single" w:sz="4" w:space="0" w:color="auto"/>
            </w:tcBorders>
            <w:shd w:val="clear" w:color="auto" w:fill="auto"/>
          </w:tcPr>
          <w:p w14:paraId="75C33B63" w14:textId="77777777" w:rsidR="00EC38D1" w:rsidRPr="005267F4" w:rsidRDefault="00EC38D1" w:rsidP="00763EFB">
            <w:pPr>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5DCA29BE"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30DF0390"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8221687"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6EC6ED1E" w14:textId="77777777" w:rsidR="00EC38D1" w:rsidRPr="005267F4" w:rsidRDefault="00EC38D1" w:rsidP="00763EFB">
            <w:pPr>
              <w:rPr>
                <w:rFonts w:ascii="Avenir Next Regular"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b/>
                <w:bCs/>
                <w:color w:val="000000"/>
                <w:sz w:val="16"/>
                <w:szCs w:val="16"/>
                <w:lang w:val="en-GB"/>
              </w:rPr>
              <w:t>Targeted Research</w:t>
            </w:r>
          </w:p>
        </w:tc>
        <w:tc>
          <w:tcPr>
            <w:tcW w:w="1181" w:type="pct"/>
            <w:tcBorders>
              <w:top w:val="nil"/>
              <w:left w:val="nil"/>
              <w:bottom w:val="single" w:sz="4" w:space="0" w:color="auto"/>
              <w:right w:val="single" w:sz="4" w:space="0" w:color="auto"/>
            </w:tcBorders>
            <w:shd w:val="clear" w:color="auto" w:fill="auto"/>
          </w:tcPr>
          <w:p w14:paraId="60837AF4" w14:textId="77777777" w:rsidR="00EC38D1" w:rsidRPr="005267F4" w:rsidRDefault="00EC38D1" w:rsidP="00763EFB">
            <w:pPr>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2F10C193"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7F036AC2"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76987903"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52674FCA" w14:textId="388BA46D" w:rsidR="00EC38D1" w:rsidRPr="005267F4" w:rsidRDefault="00021B7F" w:rsidP="00763EFB">
            <w:pPr>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Learning</w:t>
            </w:r>
          </w:p>
        </w:tc>
        <w:tc>
          <w:tcPr>
            <w:tcW w:w="1181" w:type="pct"/>
            <w:tcBorders>
              <w:top w:val="nil"/>
              <w:left w:val="nil"/>
              <w:bottom w:val="single" w:sz="4" w:space="0" w:color="auto"/>
              <w:right w:val="single" w:sz="4" w:space="0" w:color="auto"/>
            </w:tcBorders>
            <w:shd w:val="clear" w:color="auto" w:fill="auto"/>
          </w:tcPr>
          <w:p w14:paraId="606CE135" w14:textId="77777777" w:rsidR="00EC38D1" w:rsidRPr="005267F4" w:rsidRDefault="00EC38D1" w:rsidP="00763EFB">
            <w:pPr>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4C088C83"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397C1BC7"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41238744"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0B092009" w14:textId="77777777" w:rsidR="00EC38D1" w:rsidRPr="005267F4" w:rsidRDefault="00EC38D1" w:rsidP="00763EFB">
            <w:pPr>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781EB50F" w14:textId="602FB8CC" w:rsidR="00EC38D1" w:rsidRPr="005267F4" w:rsidRDefault="00021B7F" w:rsidP="00763EFB">
            <w:pPr>
              <w:rPr>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color w:val="000000"/>
                <w:sz w:val="16"/>
                <w:szCs w:val="16"/>
                <w:lang w:val="en-GB"/>
              </w:rPr>
              <w:t>Theory of Change</w:t>
            </w:r>
          </w:p>
        </w:tc>
        <w:tc>
          <w:tcPr>
            <w:tcW w:w="1259" w:type="pct"/>
            <w:tcBorders>
              <w:top w:val="nil"/>
              <w:left w:val="nil"/>
              <w:bottom w:val="single" w:sz="4" w:space="0" w:color="auto"/>
              <w:right w:val="single" w:sz="4" w:space="0" w:color="auto"/>
            </w:tcBorders>
            <w:shd w:val="clear" w:color="auto" w:fill="auto"/>
          </w:tcPr>
          <w:p w14:paraId="4D14FEB4"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76758771"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694279B5"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3643FB7B" w14:textId="77777777" w:rsidR="00EC38D1" w:rsidRPr="005267F4" w:rsidRDefault="00EC38D1" w:rsidP="00763EFB">
            <w:pPr>
              <w:rPr>
                <w:rFonts w:ascii="Avenir Next Regular"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691378A5" w14:textId="21D143BA" w:rsidR="00EC38D1" w:rsidRPr="005267F4" w:rsidRDefault="00021B7F" w:rsidP="00763EFB">
            <w:pPr>
              <w:rPr>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color w:val="000000"/>
                <w:sz w:val="16"/>
                <w:szCs w:val="16"/>
                <w:lang w:val="en-GB"/>
              </w:rPr>
              <w:t>Adaptive Management</w:t>
            </w:r>
          </w:p>
        </w:tc>
        <w:tc>
          <w:tcPr>
            <w:tcW w:w="1259" w:type="pct"/>
            <w:tcBorders>
              <w:top w:val="nil"/>
              <w:left w:val="nil"/>
              <w:bottom w:val="single" w:sz="4" w:space="0" w:color="auto"/>
              <w:right w:val="single" w:sz="4" w:space="0" w:color="auto"/>
            </w:tcBorders>
            <w:shd w:val="clear" w:color="auto" w:fill="auto"/>
          </w:tcPr>
          <w:p w14:paraId="2B083F6A"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1CA2C786"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5D9F443"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657C6BB4" w14:textId="77777777" w:rsidR="00EC38D1" w:rsidRPr="005267F4" w:rsidRDefault="00EC38D1" w:rsidP="00763EFB">
            <w:pPr>
              <w:rPr>
                <w:rFonts w:ascii="Avenir Next Regular"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713CCF86" w14:textId="741FF356" w:rsidR="00EC38D1" w:rsidRPr="005267F4" w:rsidRDefault="00021B7F" w:rsidP="00763EFB">
            <w:pPr>
              <w:rPr>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color w:val="000000"/>
                <w:sz w:val="16"/>
                <w:szCs w:val="16"/>
                <w:lang w:val="en-GB"/>
              </w:rPr>
              <w:t>Indicators to Measure Change</w:t>
            </w:r>
          </w:p>
        </w:tc>
        <w:tc>
          <w:tcPr>
            <w:tcW w:w="1259" w:type="pct"/>
            <w:tcBorders>
              <w:top w:val="nil"/>
              <w:left w:val="nil"/>
              <w:bottom w:val="single" w:sz="4" w:space="0" w:color="auto"/>
              <w:right w:val="single" w:sz="4" w:space="0" w:color="auto"/>
            </w:tcBorders>
            <w:shd w:val="clear" w:color="auto" w:fill="auto"/>
          </w:tcPr>
          <w:p w14:paraId="44F2408A"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5CC820E6"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2BCD2DE8"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7966E908" w14:textId="08C71000" w:rsidR="00EC38D1" w:rsidRPr="005267F4" w:rsidRDefault="00021B7F" w:rsidP="00763EFB">
            <w:pPr>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Innovation</w:t>
            </w:r>
          </w:p>
        </w:tc>
        <w:tc>
          <w:tcPr>
            <w:tcW w:w="1181" w:type="pct"/>
            <w:tcBorders>
              <w:top w:val="nil"/>
              <w:left w:val="nil"/>
              <w:bottom w:val="single" w:sz="4" w:space="0" w:color="auto"/>
              <w:right w:val="single" w:sz="4" w:space="0" w:color="auto"/>
            </w:tcBorders>
            <w:shd w:val="clear" w:color="auto" w:fill="auto"/>
          </w:tcPr>
          <w:p w14:paraId="7C06CA3E" w14:textId="77777777" w:rsidR="00EC38D1" w:rsidRPr="005267F4" w:rsidRDefault="00EC38D1" w:rsidP="00763EFB">
            <w:pPr>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2B89B3EC"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2D6C5838"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04A3124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F016896" w14:textId="57BD76E3" w:rsidR="00EC38D1" w:rsidRPr="005267F4" w:rsidRDefault="00021B7F" w:rsidP="00763EFB">
            <w:pPr>
              <w:ind w:left="204" w:hanging="204"/>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Knowledge and Learning</w:t>
            </w:r>
          </w:p>
        </w:tc>
        <w:tc>
          <w:tcPr>
            <w:tcW w:w="1181" w:type="pct"/>
            <w:tcBorders>
              <w:top w:val="nil"/>
              <w:left w:val="nil"/>
              <w:bottom w:val="single" w:sz="4" w:space="0" w:color="auto"/>
              <w:right w:val="single" w:sz="4" w:space="0" w:color="auto"/>
            </w:tcBorders>
            <w:shd w:val="clear" w:color="auto" w:fill="auto"/>
          </w:tcPr>
          <w:p w14:paraId="74163C2C" w14:textId="77777777" w:rsidR="00EC38D1" w:rsidRPr="005267F4" w:rsidRDefault="00EC38D1" w:rsidP="00763EFB">
            <w:pPr>
              <w:rPr>
                <w:rFonts w:ascii="Avenir Next Regular" w:hAnsi="Avenir Next Regular" w:cs="Calibri"/>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140F6397"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5F6B129A"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3081374F"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683398CE" w14:textId="77777777" w:rsidR="00EC38D1" w:rsidRPr="005267F4" w:rsidRDefault="00EC38D1" w:rsidP="00763EFB">
            <w:pPr>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1E79FF23" w14:textId="1A86C6B9" w:rsidR="00EC38D1" w:rsidRPr="005267F4" w:rsidRDefault="00021B7F" w:rsidP="00763EFB">
            <w:pPr>
              <w:rPr>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Knowledge Management</w:t>
            </w:r>
          </w:p>
        </w:tc>
        <w:tc>
          <w:tcPr>
            <w:tcW w:w="1259" w:type="pct"/>
            <w:tcBorders>
              <w:top w:val="nil"/>
              <w:left w:val="nil"/>
              <w:bottom w:val="single" w:sz="4" w:space="0" w:color="auto"/>
              <w:right w:val="single" w:sz="4" w:space="0" w:color="auto"/>
            </w:tcBorders>
            <w:shd w:val="clear" w:color="auto" w:fill="auto"/>
          </w:tcPr>
          <w:p w14:paraId="493DB58F"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1D87ACC2"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29B58E1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519C52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8AD421C" w14:textId="3F825C08" w:rsidR="00EC38D1" w:rsidRPr="005267F4" w:rsidRDefault="00021B7F"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Innovation</w:t>
            </w:r>
          </w:p>
        </w:tc>
        <w:tc>
          <w:tcPr>
            <w:tcW w:w="1259" w:type="pct"/>
            <w:tcBorders>
              <w:top w:val="nil"/>
              <w:left w:val="nil"/>
              <w:bottom w:val="single" w:sz="4" w:space="0" w:color="auto"/>
              <w:right w:val="single" w:sz="4" w:space="0" w:color="auto"/>
            </w:tcBorders>
            <w:shd w:val="clear" w:color="auto" w:fill="auto"/>
            <w:hideMark/>
          </w:tcPr>
          <w:p w14:paraId="69CDF6F3"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345E9962"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78FB583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D73B8E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B89530E" w14:textId="07117AEC" w:rsidR="00EC38D1" w:rsidRPr="005267F4" w:rsidRDefault="00021B7F"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Capacity Development</w:t>
            </w:r>
          </w:p>
        </w:tc>
        <w:tc>
          <w:tcPr>
            <w:tcW w:w="1259" w:type="pct"/>
            <w:tcBorders>
              <w:top w:val="nil"/>
              <w:left w:val="nil"/>
              <w:bottom w:val="single" w:sz="4" w:space="0" w:color="auto"/>
              <w:right w:val="single" w:sz="4" w:space="0" w:color="auto"/>
            </w:tcBorders>
            <w:shd w:val="clear" w:color="auto" w:fill="auto"/>
            <w:hideMark/>
          </w:tcPr>
          <w:p w14:paraId="1E441176"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75824EE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2C2F235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76A7E5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B7CC37D" w14:textId="44A5654F" w:rsidR="00EC38D1" w:rsidRPr="005267F4" w:rsidRDefault="00021B7F"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Learning</w:t>
            </w:r>
          </w:p>
        </w:tc>
        <w:tc>
          <w:tcPr>
            <w:tcW w:w="1259" w:type="pct"/>
            <w:tcBorders>
              <w:top w:val="nil"/>
              <w:left w:val="nil"/>
              <w:bottom w:val="single" w:sz="4" w:space="0" w:color="auto"/>
              <w:right w:val="single" w:sz="4" w:space="0" w:color="auto"/>
            </w:tcBorders>
            <w:shd w:val="clear" w:color="auto" w:fill="auto"/>
            <w:hideMark/>
          </w:tcPr>
          <w:p w14:paraId="3C6478FD"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25E984F5" w14:textId="77777777" w:rsidTr="00763EFB">
        <w:trPr>
          <w:trHeight w:val="359"/>
        </w:trPr>
        <w:tc>
          <w:tcPr>
            <w:tcW w:w="1034" w:type="pct"/>
            <w:tcBorders>
              <w:top w:val="nil"/>
              <w:left w:val="single" w:sz="4" w:space="0" w:color="auto"/>
              <w:bottom w:val="single" w:sz="4" w:space="0" w:color="auto"/>
              <w:right w:val="single" w:sz="4" w:space="0" w:color="auto"/>
            </w:tcBorders>
            <w:shd w:val="clear" w:color="auto" w:fill="auto"/>
            <w:hideMark/>
          </w:tcPr>
          <w:p w14:paraId="231B1C8A" w14:textId="77777777" w:rsidR="00EC38D1" w:rsidRPr="005267F4" w:rsidRDefault="00EC38D1" w:rsidP="00763EFB">
            <w:pPr>
              <w:rPr>
                <w:rFonts w:ascii="Avenir Next Regular" w:hAnsi="Avenir Next Regular" w:cs="Calibri"/>
                <w:b/>
                <w:bCs/>
                <w:iCs/>
                <w:color w:val="000000"/>
                <w:sz w:val="16"/>
                <w:szCs w:val="16"/>
                <w:lang w:val="en-GB"/>
              </w:rPr>
            </w:pPr>
            <w:r w:rsidRPr="005267F4">
              <w:rPr>
                <w:rFonts w:ascii="Avenir Next Regular" w:hAnsi="Avenir Next Regular" w:cs="Calibri"/>
                <w:b/>
                <w:bCs/>
                <w:i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2229B65" w14:textId="182C5CAC" w:rsidR="00EC38D1" w:rsidRPr="005267F4" w:rsidRDefault="00021B7F" w:rsidP="00763EFB">
            <w:pPr>
              <w:ind w:left="114" w:hanging="114"/>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Stakeholder Engagement Plan</w:t>
            </w:r>
          </w:p>
        </w:tc>
        <w:tc>
          <w:tcPr>
            <w:tcW w:w="1181" w:type="pct"/>
            <w:tcBorders>
              <w:top w:val="single" w:sz="4" w:space="0" w:color="auto"/>
              <w:left w:val="nil"/>
              <w:bottom w:val="single" w:sz="4" w:space="0" w:color="auto"/>
              <w:right w:val="single" w:sz="4" w:space="0" w:color="auto"/>
            </w:tcBorders>
            <w:shd w:val="clear" w:color="auto" w:fill="auto"/>
            <w:hideMark/>
          </w:tcPr>
          <w:p w14:paraId="64B0538C"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B82043D"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F457E3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0A9E7AF5" w14:textId="78EBE535" w:rsidR="00EC38D1" w:rsidRPr="005267F4" w:rsidRDefault="00021B7F" w:rsidP="00763EFB">
            <w:pPr>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 xml:space="preserve">Gender Equality </w:t>
            </w:r>
          </w:p>
        </w:tc>
        <w:tc>
          <w:tcPr>
            <w:tcW w:w="1526" w:type="pct"/>
            <w:tcBorders>
              <w:top w:val="nil"/>
              <w:left w:val="nil"/>
              <w:bottom w:val="single" w:sz="4" w:space="0" w:color="auto"/>
              <w:right w:val="single" w:sz="4" w:space="0" w:color="auto"/>
            </w:tcBorders>
            <w:shd w:val="clear" w:color="auto" w:fill="auto"/>
            <w:hideMark/>
          </w:tcPr>
          <w:p w14:paraId="7CDFB53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D37B8E7"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DBD3921"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CB913D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58077B3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20EBD3B" w14:textId="0CC52156" w:rsidR="00EC38D1" w:rsidRPr="005267F4" w:rsidRDefault="00021B7F" w:rsidP="00763EFB">
            <w:pPr>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Gender Mainstreaming</w:t>
            </w:r>
          </w:p>
        </w:tc>
        <w:tc>
          <w:tcPr>
            <w:tcW w:w="1181" w:type="pct"/>
            <w:tcBorders>
              <w:top w:val="nil"/>
              <w:left w:val="nil"/>
              <w:bottom w:val="single" w:sz="4" w:space="0" w:color="auto"/>
              <w:right w:val="single" w:sz="4" w:space="0" w:color="auto"/>
            </w:tcBorders>
            <w:shd w:val="clear" w:color="auto" w:fill="auto"/>
          </w:tcPr>
          <w:p w14:paraId="7A7E4883" w14:textId="77777777" w:rsidR="00EC38D1" w:rsidRPr="005267F4" w:rsidRDefault="00EC38D1" w:rsidP="00763EFB">
            <w:pPr>
              <w:rPr>
                <w:rFonts w:ascii="Avenir Next Regular" w:hAnsi="Avenir Next Regular" w:cs="Calibri"/>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59B0BFC0"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080C5B4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tcPr>
          <w:p w14:paraId="133A4EC9"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3EED3349" w14:textId="77777777" w:rsidR="00EC38D1" w:rsidRPr="005267F4" w:rsidRDefault="00EC38D1" w:rsidP="00763EFB">
            <w:pPr>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2CD54F30" w14:textId="019C961F"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xml:space="preserve"> </w:t>
            </w:r>
            <w:r w:rsidR="00021B7F">
              <w:rPr>
                <w:color w:val="000000"/>
                <w:sz w:val="16"/>
                <w:szCs w:val="16"/>
                <w:lang w:val="en-GB"/>
              </w:rPr>
              <w:fldChar w:fldCharType="begin">
                <w:ffData>
                  <w:name w:val=""/>
                  <w:enabled/>
                  <w:calcOnExit w:val="0"/>
                  <w:checkBox>
                    <w:sizeAuto/>
                    <w:default w:val="1"/>
                  </w:checkBox>
                </w:ffData>
              </w:fldChar>
            </w:r>
            <w:r w:rsidR="00021B7F">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00021B7F">
              <w:rPr>
                <w:color w:val="000000"/>
                <w:sz w:val="16"/>
                <w:szCs w:val="16"/>
                <w:lang w:val="en-GB"/>
              </w:rPr>
              <w:fldChar w:fldCharType="end"/>
            </w:r>
            <w:r w:rsidRPr="005267F4">
              <w:rPr>
                <w:rFonts w:ascii="Avenir Next Regular" w:hAnsi="Avenir Next Regular" w:cs="Calibri"/>
                <w:color w:val="000000"/>
                <w:sz w:val="16"/>
                <w:szCs w:val="16"/>
                <w:lang w:val="en-GB"/>
              </w:rPr>
              <w:t>Beneficiaries</w:t>
            </w:r>
          </w:p>
        </w:tc>
        <w:tc>
          <w:tcPr>
            <w:tcW w:w="1259" w:type="pct"/>
            <w:tcBorders>
              <w:top w:val="nil"/>
              <w:left w:val="nil"/>
              <w:bottom w:val="single" w:sz="4" w:space="0" w:color="auto"/>
              <w:right w:val="single" w:sz="4" w:space="0" w:color="auto"/>
            </w:tcBorders>
            <w:shd w:val="clear" w:color="auto" w:fill="auto"/>
          </w:tcPr>
          <w:p w14:paraId="0E4BABD9"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44C4A72F"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5D169C8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77F591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7B8A42E3" w14:textId="6F37C760"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xml:space="preserve"> </w:t>
            </w:r>
            <w:r w:rsidR="00021B7F">
              <w:rPr>
                <w:color w:val="000000"/>
                <w:sz w:val="16"/>
                <w:szCs w:val="16"/>
                <w:lang w:val="en-GB"/>
              </w:rPr>
              <w:fldChar w:fldCharType="begin">
                <w:ffData>
                  <w:name w:val=""/>
                  <w:enabled/>
                  <w:calcOnExit w:val="0"/>
                  <w:checkBox>
                    <w:sizeAuto/>
                    <w:default w:val="1"/>
                  </w:checkBox>
                </w:ffData>
              </w:fldChar>
            </w:r>
            <w:r w:rsidR="00021B7F">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00021B7F">
              <w:rPr>
                <w:color w:val="000000"/>
                <w:sz w:val="16"/>
                <w:szCs w:val="16"/>
                <w:lang w:val="en-GB"/>
              </w:rPr>
              <w:fldChar w:fldCharType="end"/>
            </w:r>
            <w:r w:rsidRPr="005267F4">
              <w:rPr>
                <w:rFonts w:ascii="Avenir Next Regular" w:hAnsi="Avenir Next Regular" w:cs="Calibri"/>
                <w:color w:val="000000"/>
                <w:sz w:val="16"/>
                <w:szCs w:val="16"/>
                <w:lang w:val="en-GB"/>
              </w:rPr>
              <w:t>Women groups</w:t>
            </w:r>
          </w:p>
        </w:tc>
        <w:tc>
          <w:tcPr>
            <w:tcW w:w="1259" w:type="pct"/>
            <w:tcBorders>
              <w:top w:val="nil"/>
              <w:left w:val="nil"/>
              <w:bottom w:val="single" w:sz="4" w:space="0" w:color="auto"/>
              <w:right w:val="single" w:sz="4" w:space="0" w:color="auto"/>
            </w:tcBorders>
            <w:shd w:val="clear" w:color="auto" w:fill="auto"/>
            <w:hideMark/>
          </w:tcPr>
          <w:p w14:paraId="0234F5C1"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42A0B2D0"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hideMark/>
          </w:tcPr>
          <w:p w14:paraId="474E872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AA39BD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619D60B0" w14:textId="49E89CD8"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xml:space="preserve"> </w:t>
            </w:r>
            <w:r w:rsidR="00021B7F">
              <w:rPr>
                <w:color w:val="000000"/>
                <w:sz w:val="16"/>
                <w:szCs w:val="16"/>
                <w:lang w:val="en-GB"/>
              </w:rPr>
              <w:fldChar w:fldCharType="begin">
                <w:ffData>
                  <w:name w:val=""/>
                  <w:enabled/>
                  <w:calcOnExit w:val="0"/>
                  <w:checkBox>
                    <w:sizeAuto/>
                    <w:default w:val="1"/>
                  </w:checkBox>
                </w:ffData>
              </w:fldChar>
            </w:r>
            <w:r w:rsidR="00021B7F">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00021B7F">
              <w:rPr>
                <w:color w:val="000000"/>
                <w:sz w:val="16"/>
                <w:szCs w:val="16"/>
                <w:lang w:val="en-GB"/>
              </w:rPr>
              <w:fldChar w:fldCharType="end"/>
            </w:r>
            <w:r w:rsidRPr="005267F4">
              <w:rPr>
                <w:rFonts w:ascii="Avenir Next Regular" w:hAnsi="Avenir Next Regular" w:cs="Calibri"/>
                <w:color w:val="000000"/>
                <w:sz w:val="16"/>
                <w:szCs w:val="16"/>
                <w:lang w:val="en-GB"/>
              </w:rPr>
              <w:t>Sex-disaggregated indicators</w:t>
            </w:r>
          </w:p>
        </w:tc>
        <w:tc>
          <w:tcPr>
            <w:tcW w:w="1259" w:type="pct"/>
            <w:tcBorders>
              <w:top w:val="nil"/>
              <w:left w:val="nil"/>
              <w:bottom w:val="single" w:sz="4" w:space="0" w:color="auto"/>
              <w:right w:val="single" w:sz="4" w:space="0" w:color="auto"/>
            </w:tcBorders>
            <w:shd w:val="clear" w:color="auto" w:fill="auto"/>
            <w:hideMark/>
          </w:tcPr>
          <w:p w14:paraId="6D932FE1"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380F819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29F8BAF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628802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1ACA02E9" w14:textId="7BD5F04B"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xml:space="preserve"> </w:t>
            </w:r>
            <w:r w:rsidR="00021B7F">
              <w:rPr>
                <w:color w:val="000000"/>
                <w:sz w:val="16"/>
                <w:szCs w:val="16"/>
                <w:lang w:val="en-GB"/>
              </w:rPr>
              <w:fldChar w:fldCharType="begin">
                <w:ffData>
                  <w:name w:val=""/>
                  <w:enabled/>
                  <w:calcOnExit w:val="0"/>
                  <w:checkBox>
                    <w:sizeAuto/>
                    <w:default w:val="1"/>
                  </w:checkBox>
                </w:ffData>
              </w:fldChar>
            </w:r>
            <w:r w:rsidR="00021B7F">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00021B7F">
              <w:rPr>
                <w:color w:val="000000"/>
                <w:sz w:val="16"/>
                <w:szCs w:val="16"/>
                <w:lang w:val="en-GB"/>
              </w:rPr>
              <w:fldChar w:fldCharType="end"/>
            </w:r>
            <w:r w:rsidRPr="005267F4">
              <w:rPr>
                <w:rFonts w:ascii="Avenir Next Regular" w:hAnsi="Avenir Next Regular" w:cs="Calibri"/>
                <w:color w:val="000000"/>
                <w:sz w:val="16"/>
                <w:szCs w:val="16"/>
                <w:lang w:val="en-GB"/>
              </w:rPr>
              <w:t>Gender-sensitive indicators</w:t>
            </w:r>
          </w:p>
        </w:tc>
        <w:tc>
          <w:tcPr>
            <w:tcW w:w="1259" w:type="pct"/>
            <w:tcBorders>
              <w:top w:val="nil"/>
              <w:left w:val="nil"/>
              <w:bottom w:val="single" w:sz="4" w:space="0" w:color="auto"/>
              <w:right w:val="single" w:sz="4" w:space="0" w:color="auto"/>
            </w:tcBorders>
            <w:shd w:val="clear" w:color="auto" w:fill="auto"/>
            <w:hideMark/>
          </w:tcPr>
          <w:p w14:paraId="52DE5FD6"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C97232E"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45EC3AF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29E7118" w14:textId="597067AD" w:rsidR="00EC38D1" w:rsidRPr="005267F4" w:rsidRDefault="00021B7F" w:rsidP="00763EFB">
            <w:pPr>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Gender results areas</w:t>
            </w:r>
          </w:p>
        </w:tc>
        <w:tc>
          <w:tcPr>
            <w:tcW w:w="1181" w:type="pct"/>
            <w:tcBorders>
              <w:top w:val="nil"/>
              <w:left w:val="nil"/>
              <w:bottom w:val="single" w:sz="4" w:space="0" w:color="auto"/>
              <w:right w:val="single" w:sz="4" w:space="0" w:color="auto"/>
            </w:tcBorders>
            <w:shd w:val="clear" w:color="auto" w:fill="auto"/>
          </w:tcPr>
          <w:p w14:paraId="63656003" w14:textId="77777777" w:rsidR="00EC38D1" w:rsidRPr="005267F4" w:rsidRDefault="00EC38D1" w:rsidP="00763EFB">
            <w:pPr>
              <w:rPr>
                <w:rFonts w:ascii="Avenir Next Regular" w:hAnsi="Avenir Next Regular" w:cs="Calibri"/>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43213911"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02EC1E9B"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tcPr>
          <w:p w14:paraId="7D2D8C06"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5761CD2C" w14:textId="77777777" w:rsidR="00EC38D1" w:rsidRPr="005267F4" w:rsidRDefault="00EC38D1" w:rsidP="00763EFB">
            <w:pPr>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5E08E8B9" w14:textId="77777777" w:rsidR="00EC38D1" w:rsidRPr="005267F4" w:rsidRDefault="00EC38D1" w:rsidP="00763EFB">
            <w:pPr>
              <w:ind w:left="150" w:hanging="150"/>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Access and control over natural resources</w:t>
            </w:r>
          </w:p>
        </w:tc>
        <w:tc>
          <w:tcPr>
            <w:tcW w:w="1259" w:type="pct"/>
            <w:tcBorders>
              <w:top w:val="nil"/>
              <w:left w:val="nil"/>
              <w:bottom w:val="single" w:sz="4" w:space="0" w:color="auto"/>
              <w:right w:val="single" w:sz="4" w:space="0" w:color="auto"/>
            </w:tcBorders>
            <w:shd w:val="clear" w:color="auto" w:fill="auto"/>
          </w:tcPr>
          <w:p w14:paraId="16D4F5F3"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0E5CA04E"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375EE40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E5F5BA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3B4B13F8" w14:textId="4846508F" w:rsidR="00EC38D1" w:rsidRPr="005267F4" w:rsidRDefault="00021B7F"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Participation and leadership</w:t>
            </w:r>
          </w:p>
        </w:tc>
        <w:tc>
          <w:tcPr>
            <w:tcW w:w="1259" w:type="pct"/>
            <w:tcBorders>
              <w:top w:val="nil"/>
              <w:left w:val="nil"/>
              <w:bottom w:val="single" w:sz="4" w:space="0" w:color="auto"/>
              <w:right w:val="single" w:sz="4" w:space="0" w:color="auto"/>
            </w:tcBorders>
            <w:shd w:val="clear" w:color="auto" w:fill="auto"/>
            <w:hideMark/>
          </w:tcPr>
          <w:p w14:paraId="4A49DAD3"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1FAAC86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127E870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B0F2EA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307E647C" w14:textId="4C8D4954" w:rsidR="00EC38D1" w:rsidRPr="005267F4" w:rsidRDefault="00021B7F"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Access to benefits and services</w:t>
            </w:r>
          </w:p>
        </w:tc>
        <w:tc>
          <w:tcPr>
            <w:tcW w:w="1259" w:type="pct"/>
            <w:tcBorders>
              <w:top w:val="nil"/>
              <w:left w:val="nil"/>
              <w:bottom w:val="single" w:sz="4" w:space="0" w:color="auto"/>
              <w:right w:val="single" w:sz="4" w:space="0" w:color="auto"/>
            </w:tcBorders>
            <w:shd w:val="clear" w:color="auto" w:fill="auto"/>
            <w:hideMark/>
          </w:tcPr>
          <w:p w14:paraId="7BE1C761"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19D20C3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75D5F9B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CD8EDF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192D0D18" w14:textId="6342EB03" w:rsidR="00EC38D1" w:rsidRPr="005267F4" w:rsidRDefault="00021B7F"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Capacity development</w:t>
            </w:r>
          </w:p>
        </w:tc>
        <w:tc>
          <w:tcPr>
            <w:tcW w:w="1259" w:type="pct"/>
            <w:tcBorders>
              <w:top w:val="nil"/>
              <w:left w:val="nil"/>
              <w:bottom w:val="single" w:sz="4" w:space="0" w:color="auto"/>
              <w:right w:val="single" w:sz="4" w:space="0" w:color="auto"/>
            </w:tcBorders>
            <w:shd w:val="clear" w:color="auto" w:fill="auto"/>
            <w:hideMark/>
          </w:tcPr>
          <w:p w14:paraId="705C23B0"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28A0805D"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2A2AE4B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A94C7F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single" w:sz="4" w:space="0" w:color="7F7F7F"/>
              <w:left w:val="single" w:sz="4" w:space="0" w:color="7F7F7F"/>
              <w:bottom w:val="single" w:sz="4" w:space="0" w:color="7F7F7F"/>
              <w:right w:val="single" w:sz="4" w:space="0" w:color="7F7F7F"/>
            </w:tcBorders>
            <w:shd w:val="clear" w:color="auto" w:fill="auto"/>
          </w:tcPr>
          <w:p w14:paraId="48C87B97" w14:textId="193EC795" w:rsidR="00EC38D1" w:rsidRPr="005267F4" w:rsidRDefault="00021B7F"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Awareness raising</w:t>
            </w:r>
          </w:p>
        </w:tc>
        <w:tc>
          <w:tcPr>
            <w:tcW w:w="1259" w:type="pct"/>
            <w:tcBorders>
              <w:top w:val="nil"/>
              <w:left w:val="nil"/>
              <w:bottom w:val="nil"/>
              <w:right w:val="nil"/>
            </w:tcBorders>
            <w:shd w:val="clear" w:color="auto" w:fill="auto"/>
            <w:hideMark/>
          </w:tcPr>
          <w:p w14:paraId="4E3A2B6B"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21B8FE2F"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hideMark/>
          </w:tcPr>
          <w:p w14:paraId="3069371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F7450B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single" w:sz="4" w:space="0" w:color="7F7F7F"/>
              <w:bottom w:val="single" w:sz="4" w:space="0" w:color="7F7F7F"/>
              <w:right w:val="single" w:sz="4" w:space="0" w:color="7F7F7F"/>
            </w:tcBorders>
            <w:shd w:val="clear" w:color="auto" w:fill="auto"/>
          </w:tcPr>
          <w:p w14:paraId="3C4A5081" w14:textId="187B4B6A" w:rsidR="00EC38D1" w:rsidRPr="005267F4" w:rsidRDefault="00021B7F"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Knowledge generation</w:t>
            </w:r>
          </w:p>
        </w:tc>
        <w:tc>
          <w:tcPr>
            <w:tcW w:w="1259" w:type="pct"/>
            <w:tcBorders>
              <w:top w:val="nil"/>
              <w:left w:val="nil"/>
              <w:bottom w:val="nil"/>
              <w:right w:val="nil"/>
            </w:tcBorders>
            <w:shd w:val="clear" w:color="auto" w:fill="auto"/>
            <w:hideMark/>
          </w:tcPr>
          <w:p w14:paraId="09FF49A5"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3E0EDE3F"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0FC103D" w14:textId="4D08E265" w:rsidR="00EC38D1" w:rsidRPr="005267F4" w:rsidRDefault="00021B7F" w:rsidP="00763EFB">
            <w:pPr>
              <w:rPr>
                <w:rFonts w:ascii="Avenir Next Regular" w:hAnsi="Avenir Next Regular" w:cs="Calibri"/>
                <w:b/>
                <w:bCs/>
                <w:color w:val="000000"/>
                <w:sz w:val="16"/>
                <w:szCs w:val="16"/>
                <w:lang w:val="en-GB"/>
              </w:rPr>
            </w:pPr>
            <w:r>
              <w:rPr>
                <w:color w:val="000000"/>
                <w:sz w:val="16"/>
                <w:szCs w:val="16"/>
                <w:lang w:val="en-GB"/>
              </w:rPr>
              <w:fldChar w:fldCharType="begin">
                <w:ffData>
                  <w:name w:val=""/>
                  <w:enabled/>
                  <w:calcOnExit w:val="0"/>
                  <w:checkBox>
                    <w:sizeAuto/>
                    <w:default w:val="0"/>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b/>
                <w:bCs/>
                <w:color w:val="000000"/>
                <w:sz w:val="16"/>
                <w:szCs w:val="16"/>
                <w:lang w:val="en-GB"/>
              </w:rPr>
              <w:t>Focal Areas/Theme</w:t>
            </w:r>
          </w:p>
        </w:tc>
        <w:tc>
          <w:tcPr>
            <w:tcW w:w="1526" w:type="pct"/>
            <w:tcBorders>
              <w:top w:val="nil"/>
              <w:left w:val="nil"/>
              <w:bottom w:val="single" w:sz="4" w:space="0" w:color="auto"/>
              <w:right w:val="single" w:sz="4" w:space="0" w:color="auto"/>
            </w:tcBorders>
            <w:shd w:val="clear" w:color="auto" w:fill="auto"/>
          </w:tcPr>
          <w:p w14:paraId="7107D2B8" w14:textId="77777777" w:rsidR="00EC38D1" w:rsidRPr="005267F4" w:rsidRDefault="00EC38D1" w:rsidP="00763EFB">
            <w:pPr>
              <w:rPr>
                <w:rFonts w:ascii="Avenir Next Regular" w:hAnsi="Avenir Next Regular" w:cs="Calibri"/>
                <w:b/>
                <w:bCs/>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hideMark/>
          </w:tcPr>
          <w:p w14:paraId="542BBF86"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single" w:sz="4" w:space="0" w:color="auto"/>
              <w:left w:val="nil"/>
              <w:bottom w:val="single" w:sz="4" w:space="0" w:color="auto"/>
              <w:right w:val="single" w:sz="4" w:space="0" w:color="auto"/>
            </w:tcBorders>
            <w:shd w:val="clear" w:color="auto" w:fill="auto"/>
            <w:hideMark/>
          </w:tcPr>
          <w:p w14:paraId="2D5F5A10"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31B49FD8"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5B70E6D5" w14:textId="77777777" w:rsidR="00EC38D1" w:rsidRPr="005267F4" w:rsidRDefault="00EC38D1" w:rsidP="00763EFB">
            <w:pPr>
              <w:rPr>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15547251" w14:textId="77777777" w:rsidR="00EC38D1" w:rsidRPr="005267F4" w:rsidRDefault="00EC38D1" w:rsidP="00763EFB">
            <w:pPr>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b/>
                <w:bCs/>
                <w:color w:val="000000"/>
                <w:sz w:val="16"/>
                <w:szCs w:val="16"/>
                <w:lang w:val="en-GB"/>
              </w:rPr>
              <w:t>Integrated Programs</w:t>
            </w:r>
          </w:p>
        </w:tc>
        <w:tc>
          <w:tcPr>
            <w:tcW w:w="1181" w:type="pct"/>
            <w:tcBorders>
              <w:top w:val="single" w:sz="4" w:space="0" w:color="auto"/>
              <w:left w:val="nil"/>
              <w:bottom w:val="single" w:sz="4" w:space="0" w:color="auto"/>
              <w:right w:val="single" w:sz="4" w:space="0" w:color="auto"/>
            </w:tcBorders>
            <w:shd w:val="clear" w:color="auto" w:fill="auto"/>
          </w:tcPr>
          <w:p w14:paraId="63B24758" w14:textId="77777777" w:rsidR="00EC38D1" w:rsidRPr="005267F4" w:rsidRDefault="00EC38D1" w:rsidP="00763EFB">
            <w:pPr>
              <w:rPr>
                <w:rFonts w:ascii="Avenir Next Regular" w:hAnsi="Avenir Next Regular" w:cs="Calibri"/>
                <w:iCs/>
                <w:color w:val="000000"/>
                <w:sz w:val="16"/>
                <w:szCs w:val="16"/>
                <w:lang w:val="en-GB"/>
              </w:rPr>
            </w:pPr>
          </w:p>
        </w:tc>
        <w:tc>
          <w:tcPr>
            <w:tcW w:w="1259" w:type="pct"/>
            <w:tcBorders>
              <w:top w:val="single" w:sz="4" w:space="0" w:color="auto"/>
              <w:left w:val="nil"/>
              <w:bottom w:val="single" w:sz="4" w:space="0" w:color="auto"/>
              <w:right w:val="single" w:sz="4" w:space="0" w:color="auto"/>
            </w:tcBorders>
            <w:shd w:val="clear" w:color="auto" w:fill="auto"/>
          </w:tcPr>
          <w:p w14:paraId="4967E478"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21A14AA3" w14:textId="77777777" w:rsidTr="00763EFB">
        <w:trPr>
          <w:trHeight w:val="22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964E98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F60960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76828E4" w14:textId="77777777" w:rsidR="00EC38D1" w:rsidRPr="005267F4" w:rsidRDefault="00EC38D1" w:rsidP="00763EFB">
            <w:pPr>
              <w:ind w:left="150" w:hanging="150"/>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Commodity Supply Chains (Good Growth Partnership)  </w:t>
            </w:r>
          </w:p>
        </w:tc>
        <w:tc>
          <w:tcPr>
            <w:tcW w:w="1259" w:type="pct"/>
            <w:tcBorders>
              <w:top w:val="nil"/>
              <w:left w:val="nil"/>
              <w:bottom w:val="single" w:sz="4" w:space="0" w:color="auto"/>
              <w:right w:val="single" w:sz="4" w:space="0" w:color="auto"/>
            </w:tcBorders>
            <w:shd w:val="clear" w:color="auto" w:fill="auto"/>
            <w:hideMark/>
          </w:tcPr>
          <w:p w14:paraId="61F57BF5"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0DC5280"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B9008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B55B5B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2295805"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7227B2D"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Sustainable Commodities Production</w:t>
            </w:r>
          </w:p>
        </w:tc>
      </w:tr>
      <w:tr w:rsidR="00EC38D1" w:rsidRPr="005267F4" w14:paraId="14829351"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55DA9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BAF570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0AB6E28"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BADC59B"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Deforestation-free Sourcing</w:t>
            </w:r>
          </w:p>
        </w:tc>
      </w:tr>
      <w:tr w:rsidR="00EC38D1" w:rsidRPr="005267F4" w14:paraId="509EF757"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5A534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438D3B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31F9529"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DAA12C6"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Financial Screening Tools</w:t>
            </w:r>
          </w:p>
        </w:tc>
      </w:tr>
      <w:tr w:rsidR="00EC38D1" w:rsidRPr="005267F4" w14:paraId="492570C6" w14:textId="77777777" w:rsidTr="00763EFB">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D83B46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0AC873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5CB506C"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3D90F1B"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High Conservation Value Forests</w:t>
            </w:r>
          </w:p>
        </w:tc>
      </w:tr>
      <w:tr w:rsidR="00EC38D1" w:rsidRPr="005267F4" w14:paraId="7982D65F"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64405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D04E60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FF88821"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C8B5D30"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High Carbon Stocks Forests</w:t>
            </w:r>
          </w:p>
        </w:tc>
      </w:tr>
      <w:tr w:rsidR="00EC38D1" w:rsidRPr="005267F4" w14:paraId="30689086"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B66F5D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7F238B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2765E69"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2108FC6"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Soybean Supply Chain</w:t>
            </w:r>
          </w:p>
        </w:tc>
      </w:tr>
      <w:tr w:rsidR="00EC38D1" w:rsidRPr="005267F4" w14:paraId="284E289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67D263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A30EFE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26FCFBA"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680DA93"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Oil Palm Supply Chain</w:t>
            </w:r>
          </w:p>
        </w:tc>
      </w:tr>
      <w:tr w:rsidR="00EC38D1" w:rsidRPr="005267F4" w14:paraId="6FC4A99B"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9783E5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4FC516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ECB559A"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99FBA8E"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Beef Supply Chain</w:t>
            </w:r>
          </w:p>
        </w:tc>
      </w:tr>
      <w:tr w:rsidR="00EC38D1" w:rsidRPr="005267F4" w14:paraId="62483072"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6AB9F3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107B6D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FFEBA09"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A33DA3C" w14:textId="68E22211" w:rsidR="00EC38D1" w:rsidRPr="005267F4" w:rsidRDefault="00021B7F"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Smallholder Farmers</w:t>
            </w:r>
          </w:p>
        </w:tc>
      </w:tr>
      <w:tr w:rsidR="00EC38D1" w:rsidRPr="005267F4" w14:paraId="2FD5F672"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67780E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198B83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AE00CD1"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0588AEA"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Adaptive Management</w:t>
            </w:r>
          </w:p>
        </w:tc>
      </w:tr>
      <w:tr w:rsidR="00EC38D1" w:rsidRPr="005267F4" w14:paraId="1D05F0B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5C392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30A2AF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81E5736" w14:textId="77777777" w:rsidR="00EC38D1" w:rsidRPr="005267F4" w:rsidRDefault="00EC38D1" w:rsidP="00763EFB">
            <w:pPr>
              <w:ind w:left="150" w:hanging="150"/>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Food Security in Sub-Sahara Africa     </w:t>
            </w:r>
          </w:p>
        </w:tc>
        <w:tc>
          <w:tcPr>
            <w:tcW w:w="1259" w:type="pct"/>
            <w:tcBorders>
              <w:top w:val="nil"/>
              <w:left w:val="nil"/>
              <w:bottom w:val="single" w:sz="4" w:space="0" w:color="auto"/>
              <w:right w:val="single" w:sz="4" w:space="0" w:color="auto"/>
            </w:tcBorders>
            <w:shd w:val="clear" w:color="auto" w:fill="auto"/>
            <w:hideMark/>
          </w:tcPr>
          <w:p w14:paraId="6F048F9A"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1B945629"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7F1952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9F38A6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F1162B6"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904E365"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Resilience (climate and shocks)</w:t>
            </w:r>
          </w:p>
        </w:tc>
      </w:tr>
      <w:tr w:rsidR="00EC38D1" w:rsidRPr="005267F4" w14:paraId="1C7C5697"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BA2CC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554858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692EDC5"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DB89016"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Sustainable Production Systems</w:t>
            </w:r>
          </w:p>
        </w:tc>
      </w:tr>
      <w:tr w:rsidR="00EC38D1" w:rsidRPr="005267F4" w14:paraId="60507B35"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1293F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8C3D5B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BEA4C35"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67A63B9"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Agroecosystems</w:t>
            </w:r>
          </w:p>
        </w:tc>
      </w:tr>
      <w:tr w:rsidR="00EC38D1" w:rsidRPr="005267F4" w14:paraId="0E5CD2B8"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9399A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lastRenderedPageBreak/>
              <w:t> </w:t>
            </w:r>
          </w:p>
        </w:tc>
        <w:tc>
          <w:tcPr>
            <w:tcW w:w="1526" w:type="pct"/>
            <w:tcBorders>
              <w:top w:val="nil"/>
              <w:left w:val="nil"/>
              <w:bottom w:val="single" w:sz="4" w:space="0" w:color="auto"/>
              <w:right w:val="single" w:sz="4" w:space="0" w:color="auto"/>
            </w:tcBorders>
            <w:shd w:val="clear" w:color="auto" w:fill="auto"/>
            <w:hideMark/>
          </w:tcPr>
          <w:p w14:paraId="5B79E5F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E7745AF"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0B9436E"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Land and Soil Health</w:t>
            </w:r>
          </w:p>
        </w:tc>
      </w:tr>
      <w:tr w:rsidR="00EC38D1" w:rsidRPr="005267F4" w14:paraId="592870B0"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0C84C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D4EBF6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110B419"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8D9DE0C"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Diversified Farming</w:t>
            </w:r>
          </w:p>
        </w:tc>
      </w:tr>
      <w:tr w:rsidR="00EC38D1" w:rsidRPr="005267F4" w14:paraId="51219E43"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77FEC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97524C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E0FD6A7"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0AABD01"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Integrated Land and Water Management</w:t>
            </w:r>
          </w:p>
        </w:tc>
      </w:tr>
      <w:tr w:rsidR="00EC38D1" w:rsidRPr="005267F4" w14:paraId="1CCDA1CF" w14:textId="77777777" w:rsidTr="00763EFB">
        <w:trPr>
          <w:trHeight w:val="116"/>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C1547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0D166A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C5C6C03"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0A88A47"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Smallholder Farming</w:t>
            </w:r>
          </w:p>
        </w:tc>
      </w:tr>
      <w:tr w:rsidR="00EC38D1" w:rsidRPr="005267F4" w14:paraId="5EA54A44"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C537C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3F97BE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512FFA6"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4E635A9"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Small and Medium Enterprises</w:t>
            </w:r>
          </w:p>
        </w:tc>
      </w:tr>
      <w:tr w:rsidR="00EC38D1" w:rsidRPr="005267F4" w14:paraId="62819F75"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61F038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ED7DA7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9E4E171"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CA9A091"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Crop Genetic Diversity</w:t>
            </w:r>
          </w:p>
        </w:tc>
      </w:tr>
      <w:tr w:rsidR="00EC38D1" w:rsidRPr="005267F4" w14:paraId="0D7992A7"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1CF41F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722813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1C4D933"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7CD63C7"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Food Value Chains</w:t>
            </w:r>
          </w:p>
        </w:tc>
      </w:tr>
      <w:tr w:rsidR="00EC38D1" w:rsidRPr="005267F4" w14:paraId="75FF741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BFBBD7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3A0BC9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8710EA8"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44C1648" w14:textId="4641DD29" w:rsidR="00EC38D1" w:rsidRPr="005267F4" w:rsidRDefault="004E1E2E"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Gender Dimensions</w:t>
            </w:r>
          </w:p>
        </w:tc>
      </w:tr>
      <w:tr w:rsidR="00EC38D1" w:rsidRPr="005267F4" w14:paraId="56BC4CB5"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14749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FC9722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E2E7127"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6B7DD95" w14:textId="67CE58D1" w:rsidR="00EC38D1" w:rsidRPr="005267F4" w:rsidRDefault="004E1E2E"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Multi-stakeholder Platforms</w:t>
            </w:r>
          </w:p>
        </w:tc>
      </w:tr>
      <w:tr w:rsidR="00EC38D1" w:rsidRPr="005267F4" w14:paraId="6478D15D" w14:textId="77777777" w:rsidTr="00763EFB">
        <w:trPr>
          <w:trHeight w:val="34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D7A2B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B89C34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F149C16" w14:textId="77777777" w:rsidR="00EC38D1" w:rsidRPr="005267F4" w:rsidRDefault="00EC38D1" w:rsidP="00763EFB">
            <w:pPr>
              <w:ind w:left="150" w:hanging="150"/>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Food Systems, Land Use and Restoration</w:t>
            </w:r>
          </w:p>
        </w:tc>
        <w:tc>
          <w:tcPr>
            <w:tcW w:w="1259" w:type="pct"/>
            <w:tcBorders>
              <w:top w:val="nil"/>
              <w:left w:val="nil"/>
              <w:bottom w:val="single" w:sz="4" w:space="0" w:color="auto"/>
              <w:right w:val="single" w:sz="4" w:space="0" w:color="auto"/>
            </w:tcBorders>
            <w:shd w:val="clear" w:color="auto" w:fill="auto"/>
            <w:hideMark/>
          </w:tcPr>
          <w:p w14:paraId="44B4BB0E"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30046F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04CF5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5937F1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680906B"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D312FB6"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Sustainable Food Systems</w:t>
            </w:r>
          </w:p>
        </w:tc>
      </w:tr>
      <w:tr w:rsidR="00EC38D1" w:rsidRPr="005267F4" w14:paraId="11668495"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AF304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7DCA0C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6111C4E"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977BBA5"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Landscape Restoration</w:t>
            </w:r>
          </w:p>
        </w:tc>
      </w:tr>
      <w:tr w:rsidR="00EC38D1" w:rsidRPr="005267F4" w14:paraId="36D42DE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F9013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FB0D14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D598E60"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FB7BCD6"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Sustainable Commodity Production</w:t>
            </w:r>
          </w:p>
        </w:tc>
      </w:tr>
      <w:tr w:rsidR="00EC38D1" w:rsidRPr="005267F4" w14:paraId="19631F05"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F2517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F2CD5F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6194F5A"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4061BBE"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Comprehensive Land Use Planning</w:t>
            </w:r>
          </w:p>
        </w:tc>
      </w:tr>
      <w:tr w:rsidR="00EC38D1" w:rsidRPr="005267F4" w14:paraId="0D08AC29" w14:textId="77777777" w:rsidTr="00763EFB">
        <w:trPr>
          <w:trHeight w:val="6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A9B1E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B19948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F64A537"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322E71B"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Integrated Landscapes</w:t>
            </w:r>
          </w:p>
        </w:tc>
      </w:tr>
      <w:tr w:rsidR="00EC38D1" w:rsidRPr="005267F4" w14:paraId="2409BF4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0C160F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5B17C7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5006C18"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C3FBB86"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Food Value Chains</w:t>
            </w:r>
          </w:p>
        </w:tc>
      </w:tr>
      <w:tr w:rsidR="00EC38D1" w:rsidRPr="005267F4" w14:paraId="0D301EEF"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FABD3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23A8F7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B9EE547"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9CECA34"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Deforestation-free Sourcing</w:t>
            </w:r>
          </w:p>
        </w:tc>
      </w:tr>
      <w:tr w:rsidR="00EC38D1" w:rsidRPr="005267F4" w14:paraId="4C287D97"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1F7BF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4E43F1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3567A86"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7A76708" w14:textId="72322B7B" w:rsidR="00EC38D1" w:rsidRPr="005267F4" w:rsidRDefault="004E1E2E"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Smallholder Farmers</w:t>
            </w:r>
          </w:p>
        </w:tc>
      </w:tr>
      <w:tr w:rsidR="00EC38D1" w:rsidRPr="005267F4" w14:paraId="08BD778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866E1F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DF7D85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8323A26"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Sustainable Cities</w:t>
            </w:r>
          </w:p>
        </w:tc>
        <w:tc>
          <w:tcPr>
            <w:tcW w:w="1259" w:type="pct"/>
            <w:tcBorders>
              <w:top w:val="nil"/>
              <w:left w:val="nil"/>
              <w:bottom w:val="single" w:sz="4" w:space="0" w:color="auto"/>
              <w:right w:val="single" w:sz="4" w:space="0" w:color="auto"/>
            </w:tcBorders>
            <w:shd w:val="clear" w:color="auto" w:fill="auto"/>
            <w:hideMark/>
          </w:tcPr>
          <w:p w14:paraId="59ED8969"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16F6B387"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9F75F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B7CA11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73C3FC7"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D678218"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Integrated urban planning</w:t>
            </w:r>
          </w:p>
        </w:tc>
      </w:tr>
      <w:tr w:rsidR="00EC38D1" w:rsidRPr="005267F4" w14:paraId="2BCB07B1" w14:textId="77777777" w:rsidTr="00763EFB">
        <w:trPr>
          <w:trHeight w:val="6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520F9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42D13F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0647541"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8F2F5C3"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Urban sustainability framework</w:t>
            </w:r>
          </w:p>
        </w:tc>
      </w:tr>
      <w:tr w:rsidR="00EC38D1" w:rsidRPr="005267F4" w14:paraId="592B240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6F2E09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E9E47F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93C6D8F"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E43C6B7"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Transport and Mobility</w:t>
            </w:r>
          </w:p>
        </w:tc>
      </w:tr>
      <w:tr w:rsidR="00EC38D1" w:rsidRPr="005267F4" w14:paraId="27D4E639" w14:textId="77777777" w:rsidTr="00763EFB">
        <w:trPr>
          <w:trHeight w:val="116"/>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133B8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7DF68F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0CB5535"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3907493"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Buildings</w:t>
            </w:r>
          </w:p>
        </w:tc>
      </w:tr>
      <w:tr w:rsidR="00EC38D1" w:rsidRPr="005267F4" w14:paraId="5FA04747"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D90EE3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C106DF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D579016"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33F54AC"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Municipal waste management</w:t>
            </w:r>
          </w:p>
        </w:tc>
      </w:tr>
      <w:tr w:rsidR="00EC38D1" w:rsidRPr="005267F4" w14:paraId="345DE16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2DB498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1A0BEF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ECB24C2"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24DF932"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Green space</w:t>
            </w:r>
          </w:p>
        </w:tc>
      </w:tr>
      <w:tr w:rsidR="00EC38D1" w:rsidRPr="005267F4" w14:paraId="45B568DA"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9C4DF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766A1C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759A5AA"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5353815"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Urban Biodiversity</w:t>
            </w:r>
          </w:p>
        </w:tc>
      </w:tr>
      <w:tr w:rsidR="00EC38D1" w:rsidRPr="005267F4" w14:paraId="1AB6B165"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B844A4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D21C8B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41E5FFD"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C552D45"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Urban Food Systems</w:t>
            </w:r>
          </w:p>
        </w:tc>
      </w:tr>
      <w:tr w:rsidR="00EC38D1" w:rsidRPr="005267F4" w14:paraId="3DA25601"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DC036F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208D82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8591BEC"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D90F8B6"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Energy efficiency</w:t>
            </w:r>
          </w:p>
        </w:tc>
      </w:tr>
      <w:tr w:rsidR="00EC38D1" w:rsidRPr="005267F4" w14:paraId="33567C4E"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CA2FD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2993B6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B885CB3"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958EBB0"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Municipal Financing</w:t>
            </w:r>
          </w:p>
        </w:tc>
      </w:tr>
      <w:tr w:rsidR="00EC38D1" w:rsidRPr="005267F4" w14:paraId="633038C9"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EB8D1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2913DA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8F7A26F"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F1F69F2" w14:textId="77777777" w:rsidR="00EC38D1" w:rsidRPr="005267F4" w:rsidRDefault="00EC38D1" w:rsidP="00763EFB">
            <w:pPr>
              <w:ind w:left="192" w:hanging="180"/>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Global Platform for Sustainable Cities</w:t>
            </w:r>
          </w:p>
        </w:tc>
      </w:tr>
      <w:tr w:rsidR="00EC38D1" w:rsidRPr="005267F4" w14:paraId="651CBB1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BFF68F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06B6FF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4B2A667"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4A69130"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Urban Resilience</w:t>
            </w:r>
          </w:p>
        </w:tc>
      </w:tr>
      <w:tr w:rsidR="00EC38D1" w:rsidRPr="005267F4" w14:paraId="16B6A14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43888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BDA5F77" w14:textId="77777777" w:rsidR="00EC38D1" w:rsidRPr="005267F4" w:rsidRDefault="00EC38D1" w:rsidP="00763EFB">
            <w:pPr>
              <w:rPr>
                <w:rFonts w:ascii="Avenir Next Regular"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b/>
                <w:bCs/>
                <w:color w:val="000000"/>
                <w:sz w:val="16"/>
                <w:szCs w:val="16"/>
                <w:lang w:val="en-GB"/>
              </w:rPr>
              <w:t>Biodiversity</w:t>
            </w:r>
          </w:p>
        </w:tc>
        <w:tc>
          <w:tcPr>
            <w:tcW w:w="1181" w:type="pct"/>
            <w:tcBorders>
              <w:top w:val="nil"/>
              <w:left w:val="nil"/>
              <w:bottom w:val="single" w:sz="4" w:space="0" w:color="auto"/>
              <w:right w:val="single" w:sz="4" w:space="0" w:color="auto"/>
            </w:tcBorders>
            <w:shd w:val="clear" w:color="auto" w:fill="auto"/>
            <w:hideMark/>
          </w:tcPr>
          <w:p w14:paraId="738D34B0"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B2B49B0"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4BCA27F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551CE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743493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B5BFDAD"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Protected Areas and Landscapes</w:t>
            </w:r>
          </w:p>
        </w:tc>
        <w:tc>
          <w:tcPr>
            <w:tcW w:w="1259" w:type="pct"/>
            <w:tcBorders>
              <w:top w:val="nil"/>
              <w:left w:val="nil"/>
              <w:bottom w:val="single" w:sz="4" w:space="0" w:color="auto"/>
              <w:right w:val="single" w:sz="4" w:space="0" w:color="auto"/>
            </w:tcBorders>
            <w:shd w:val="clear" w:color="auto" w:fill="auto"/>
            <w:hideMark/>
          </w:tcPr>
          <w:p w14:paraId="631F88A6"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21DF1FF7"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56CED0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ECDF06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D8C3E24"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838B0B0"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Terrestrial Protected Areas</w:t>
            </w:r>
          </w:p>
        </w:tc>
      </w:tr>
      <w:tr w:rsidR="00EC38D1" w:rsidRPr="005267F4" w14:paraId="7B91897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7D9F9E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055157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B2479EC"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16645D2"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Coastal and Marine Protected Areas</w:t>
            </w:r>
          </w:p>
        </w:tc>
      </w:tr>
      <w:tr w:rsidR="00EC38D1" w:rsidRPr="005267F4" w14:paraId="1FA1EE3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954788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8A066B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C92A4D3"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0C9FAA9"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Productive Landscapes</w:t>
            </w:r>
          </w:p>
        </w:tc>
      </w:tr>
      <w:tr w:rsidR="00EC38D1" w:rsidRPr="005267F4" w14:paraId="21DFFBC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23CEFD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6C959C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586F9BE"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627D9EB"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Productive Seascapes</w:t>
            </w:r>
          </w:p>
        </w:tc>
      </w:tr>
      <w:tr w:rsidR="00EC38D1" w:rsidRPr="005267F4" w14:paraId="4873020D" w14:textId="77777777" w:rsidTr="00763EFB">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8CB520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B174BC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7C3250D"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471450E"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Community Based Natural Resource Management</w:t>
            </w:r>
          </w:p>
        </w:tc>
      </w:tr>
      <w:tr w:rsidR="00EC38D1" w:rsidRPr="005267F4" w14:paraId="2CD4FAA0"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22900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BFB43B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160A229"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Mainstreaming</w:t>
            </w:r>
          </w:p>
        </w:tc>
        <w:tc>
          <w:tcPr>
            <w:tcW w:w="1259" w:type="pct"/>
            <w:tcBorders>
              <w:top w:val="nil"/>
              <w:left w:val="nil"/>
              <w:bottom w:val="single" w:sz="4" w:space="0" w:color="auto"/>
              <w:right w:val="single" w:sz="4" w:space="0" w:color="auto"/>
            </w:tcBorders>
            <w:shd w:val="clear" w:color="auto" w:fill="auto"/>
            <w:hideMark/>
          </w:tcPr>
          <w:p w14:paraId="1339D60A"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290AB94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9FA06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3DA0FF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FA39AE6"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27A4DE3"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Extractive Industries (oil, gas, mining)</w:t>
            </w:r>
          </w:p>
        </w:tc>
      </w:tr>
      <w:tr w:rsidR="00EC38D1" w:rsidRPr="005267F4" w14:paraId="03E1B0BA"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B71F0D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D3267F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1CB371D"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C0E18FF"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Forestry (Including HCVF and REDD+)</w:t>
            </w:r>
          </w:p>
        </w:tc>
      </w:tr>
      <w:tr w:rsidR="00EC38D1" w:rsidRPr="005267F4" w14:paraId="5AEA2C7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458AF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AF1E75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D4425B5"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A676068"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Tourism</w:t>
            </w:r>
          </w:p>
        </w:tc>
      </w:tr>
      <w:tr w:rsidR="00EC38D1" w:rsidRPr="005267F4" w14:paraId="7479DC15"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B9351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03674F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433129C"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65DB873"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Agriculture &amp; agrobiodiversity</w:t>
            </w:r>
          </w:p>
        </w:tc>
      </w:tr>
      <w:tr w:rsidR="00EC38D1" w:rsidRPr="005267F4" w14:paraId="321A4878"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FCF65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lastRenderedPageBreak/>
              <w:t> </w:t>
            </w:r>
          </w:p>
        </w:tc>
        <w:tc>
          <w:tcPr>
            <w:tcW w:w="1526" w:type="pct"/>
            <w:tcBorders>
              <w:top w:val="nil"/>
              <w:left w:val="nil"/>
              <w:bottom w:val="single" w:sz="4" w:space="0" w:color="auto"/>
              <w:right w:val="single" w:sz="4" w:space="0" w:color="auto"/>
            </w:tcBorders>
            <w:shd w:val="clear" w:color="auto" w:fill="auto"/>
            <w:hideMark/>
          </w:tcPr>
          <w:p w14:paraId="6082F98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BAB003E"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A35195A"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Fisheries</w:t>
            </w:r>
          </w:p>
        </w:tc>
      </w:tr>
      <w:tr w:rsidR="00EC38D1" w:rsidRPr="005267F4" w14:paraId="2BF5CEB3"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5AF4F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D748B9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B1CBE61"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8C07FDC"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Infrastructure</w:t>
            </w:r>
          </w:p>
        </w:tc>
      </w:tr>
      <w:tr w:rsidR="00EC38D1" w:rsidRPr="005267F4" w14:paraId="646BFD0F"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07703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868908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E7D3468"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4503773" w14:textId="09BAFA8F" w:rsidR="00EC38D1" w:rsidRPr="005267F4" w:rsidRDefault="004E1E2E" w:rsidP="00763EFB">
            <w:pPr>
              <w:ind w:left="192" w:hanging="192"/>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Certification (National Standards)</w:t>
            </w:r>
          </w:p>
        </w:tc>
      </w:tr>
      <w:tr w:rsidR="00EC38D1" w:rsidRPr="005267F4" w14:paraId="4ABD28D9" w14:textId="77777777" w:rsidTr="00763EFB">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DD810D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50A497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6B139C3"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801DE63"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Certification (International Standards)</w:t>
            </w:r>
          </w:p>
        </w:tc>
      </w:tr>
      <w:tr w:rsidR="00EC38D1" w:rsidRPr="005267F4" w14:paraId="09FEDCDB"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5D4DF1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27FD33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CD6DEF6"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 xml:space="preserve">Species </w:t>
            </w:r>
          </w:p>
        </w:tc>
        <w:tc>
          <w:tcPr>
            <w:tcW w:w="1259" w:type="pct"/>
            <w:tcBorders>
              <w:top w:val="nil"/>
              <w:left w:val="nil"/>
              <w:bottom w:val="single" w:sz="4" w:space="0" w:color="auto"/>
              <w:right w:val="single" w:sz="4" w:space="0" w:color="auto"/>
            </w:tcBorders>
            <w:shd w:val="clear" w:color="auto" w:fill="auto"/>
            <w:hideMark/>
          </w:tcPr>
          <w:p w14:paraId="3A34787B"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10B56AA6" w14:textId="77777777" w:rsidTr="00763EFB">
        <w:trPr>
          <w:trHeight w:val="19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6B6CB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1357F7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C66F448"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4B64D03"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Illegal Wildlife Trade</w:t>
            </w:r>
          </w:p>
        </w:tc>
      </w:tr>
      <w:tr w:rsidR="00EC38D1" w:rsidRPr="005267F4" w14:paraId="04A961DF"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C90DD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E24B90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1DB767E"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B5DB303"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 xml:space="preserve">Threatened Species </w:t>
            </w:r>
          </w:p>
        </w:tc>
      </w:tr>
      <w:tr w:rsidR="00EC38D1" w:rsidRPr="005267F4" w14:paraId="2272E44F"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11C4B2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57BF84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FF07EDA"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83F60D7"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Wildlife for Sustainable Development</w:t>
            </w:r>
          </w:p>
        </w:tc>
      </w:tr>
      <w:tr w:rsidR="00EC38D1" w:rsidRPr="005267F4" w14:paraId="173C1913"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CAD7A2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632E5C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9A6006D"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06B161D"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Crop Wild Relatives</w:t>
            </w:r>
          </w:p>
        </w:tc>
      </w:tr>
      <w:tr w:rsidR="00EC38D1" w:rsidRPr="005267F4" w14:paraId="3D2CC9C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9AACC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3E2C44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D8FBE91"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E8E890E"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Plant Genetic Resources</w:t>
            </w:r>
          </w:p>
        </w:tc>
      </w:tr>
      <w:tr w:rsidR="00EC38D1" w:rsidRPr="005267F4" w14:paraId="5C9D5284"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A44F21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20740C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B4DF561"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8CB5C35"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Animal Genetic Resources</w:t>
            </w:r>
          </w:p>
        </w:tc>
      </w:tr>
      <w:tr w:rsidR="00EC38D1" w:rsidRPr="005267F4" w14:paraId="1BE13DFC"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73760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A84EAB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82CB948"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6CCDA59"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Livestock Wild Relatives</w:t>
            </w:r>
          </w:p>
        </w:tc>
      </w:tr>
      <w:tr w:rsidR="00EC38D1" w:rsidRPr="005267F4" w14:paraId="7E13EBED"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B13A21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B3F543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78F3486"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BDED166"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Invasive Alien Species (IAS)</w:t>
            </w:r>
          </w:p>
        </w:tc>
      </w:tr>
      <w:tr w:rsidR="00EC38D1" w:rsidRPr="005267F4" w14:paraId="0B1C0553" w14:textId="77777777" w:rsidTr="00763EFB">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4ED3F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4258D4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FAAD17D"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Biomes</w:t>
            </w:r>
          </w:p>
        </w:tc>
        <w:tc>
          <w:tcPr>
            <w:tcW w:w="1259" w:type="pct"/>
            <w:tcBorders>
              <w:top w:val="nil"/>
              <w:left w:val="nil"/>
              <w:bottom w:val="single" w:sz="4" w:space="0" w:color="auto"/>
              <w:right w:val="single" w:sz="4" w:space="0" w:color="auto"/>
            </w:tcBorders>
            <w:shd w:val="clear" w:color="auto" w:fill="auto"/>
            <w:hideMark/>
          </w:tcPr>
          <w:p w14:paraId="77336E51"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715F176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050A3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56570E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FA99CCC"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8F10525"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Mangroves</w:t>
            </w:r>
          </w:p>
        </w:tc>
      </w:tr>
      <w:tr w:rsidR="00EC38D1" w:rsidRPr="005267F4" w14:paraId="6D53089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811EF1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30EE89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DFE3735"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C98CF3C"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Coral Reefs</w:t>
            </w:r>
          </w:p>
        </w:tc>
      </w:tr>
      <w:tr w:rsidR="00EC38D1" w:rsidRPr="005267F4" w14:paraId="0D5F836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57E446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81212E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86B332D"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39745D9"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Sea Grasses</w:t>
            </w:r>
          </w:p>
        </w:tc>
      </w:tr>
      <w:tr w:rsidR="00EC38D1" w:rsidRPr="005267F4" w14:paraId="55F1125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3FE94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2E5BFE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3000313"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2829092"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Wetlands</w:t>
            </w:r>
          </w:p>
        </w:tc>
      </w:tr>
      <w:tr w:rsidR="00EC38D1" w:rsidRPr="005267F4" w14:paraId="3242AC3B"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5AB57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EF109E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0158AB4"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577068A"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Rivers</w:t>
            </w:r>
          </w:p>
        </w:tc>
      </w:tr>
      <w:tr w:rsidR="00EC38D1" w:rsidRPr="005267F4" w14:paraId="07114EC4"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2D633F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E937C9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B1F971A"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5F4B004"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Lakes</w:t>
            </w:r>
          </w:p>
        </w:tc>
      </w:tr>
      <w:tr w:rsidR="00EC38D1" w:rsidRPr="005267F4" w14:paraId="37E65913"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07695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D618BB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239EC81"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33308D2"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Tropical Rain Forests</w:t>
            </w:r>
          </w:p>
        </w:tc>
      </w:tr>
      <w:tr w:rsidR="00EC38D1" w:rsidRPr="005267F4" w14:paraId="6097F1E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F4004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DBA62A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26689FE"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2C87E0A"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Tropical Dry Forests</w:t>
            </w:r>
          </w:p>
        </w:tc>
      </w:tr>
      <w:tr w:rsidR="00EC38D1" w:rsidRPr="005267F4" w14:paraId="20341B08"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028854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D8D315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CAB5DFA"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5412BA5"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Temperate Forests</w:t>
            </w:r>
          </w:p>
        </w:tc>
      </w:tr>
      <w:tr w:rsidR="00EC38D1" w:rsidRPr="005267F4" w14:paraId="2848FED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FDBD5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654F49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437293A"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3358C02"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 xml:space="preserve">Grasslands </w:t>
            </w:r>
          </w:p>
        </w:tc>
      </w:tr>
      <w:tr w:rsidR="00EC38D1" w:rsidRPr="005267F4" w14:paraId="326ABFFF"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3648CD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37AEF3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E36E64B"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B2DADA0"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Paramo</w:t>
            </w:r>
          </w:p>
        </w:tc>
      </w:tr>
      <w:tr w:rsidR="00EC38D1" w:rsidRPr="005267F4" w14:paraId="7D819BA5"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54708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66EC60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2B027EE"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AF8953A"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Desert</w:t>
            </w:r>
          </w:p>
        </w:tc>
      </w:tr>
      <w:tr w:rsidR="00EC38D1" w:rsidRPr="005267F4" w14:paraId="5CEC1AFA"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3D176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2B6C99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9618318"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Financial and Accounting</w:t>
            </w:r>
          </w:p>
        </w:tc>
        <w:tc>
          <w:tcPr>
            <w:tcW w:w="1259" w:type="pct"/>
            <w:tcBorders>
              <w:top w:val="nil"/>
              <w:left w:val="nil"/>
              <w:bottom w:val="single" w:sz="4" w:space="0" w:color="auto"/>
              <w:right w:val="single" w:sz="4" w:space="0" w:color="auto"/>
            </w:tcBorders>
            <w:shd w:val="clear" w:color="auto" w:fill="auto"/>
            <w:hideMark/>
          </w:tcPr>
          <w:p w14:paraId="5CEF21AF"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3253D8F2"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8D3D1F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12A04B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4028A42"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07EFA44"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 xml:space="preserve">Payment for Ecosystem Services </w:t>
            </w:r>
          </w:p>
        </w:tc>
      </w:tr>
      <w:tr w:rsidR="00EC38D1" w:rsidRPr="005267F4" w14:paraId="2942AA2F"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5B6986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9007A4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25F1896"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53EE778"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Natural Capital Assessment and Accounting</w:t>
            </w:r>
          </w:p>
        </w:tc>
      </w:tr>
      <w:tr w:rsidR="00EC38D1" w:rsidRPr="005267F4" w14:paraId="7270B0B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D87916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4E235C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536A60F"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C8D43DA"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Conservation Trust Funds</w:t>
            </w:r>
          </w:p>
        </w:tc>
      </w:tr>
      <w:tr w:rsidR="00EC38D1" w:rsidRPr="005267F4" w14:paraId="11A9356B" w14:textId="77777777" w:rsidTr="00763EFB">
        <w:trPr>
          <w:trHeight w:val="8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838A1B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F9FE02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3667A94"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D794DC4"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Conservation Finance</w:t>
            </w:r>
          </w:p>
        </w:tc>
      </w:tr>
      <w:tr w:rsidR="00EC38D1" w:rsidRPr="005267F4" w14:paraId="00331FF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372FBD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D34939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50EE6F1" w14:textId="77777777" w:rsidR="00EC38D1" w:rsidRPr="005267F4" w:rsidRDefault="00EC38D1" w:rsidP="00763EFB">
            <w:pPr>
              <w:ind w:left="150" w:hanging="150"/>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Supplementary Protocol to the CBD</w:t>
            </w:r>
          </w:p>
        </w:tc>
        <w:tc>
          <w:tcPr>
            <w:tcW w:w="1259" w:type="pct"/>
            <w:tcBorders>
              <w:top w:val="nil"/>
              <w:left w:val="nil"/>
              <w:bottom w:val="single" w:sz="4" w:space="0" w:color="auto"/>
              <w:right w:val="single" w:sz="4" w:space="0" w:color="auto"/>
            </w:tcBorders>
            <w:shd w:val="clear" w:color="auto" w:fill="auto"/>
            <w:hideMark/>
          </w:tcPr>
          <w:p w14:paraId="17BE7249"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1E752A1" w14:textId="77777777" w:rsidTr="00763EFB">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5EA24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D8412D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ED3F8A1"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4F6249C"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Biosafety</w:t>
            </w:r>
          </w:p>
        </w:tc>
      </w:tr>
      <w:tr w:rsidR="00EC38D1" w:rsidRPr="005267F4" w14:paraId="0F9CB07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259E22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D45A8B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4665751"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53078F1"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Access to Genetic Resources Benefit Sharing</w:t>
            </w:r>
          </w:p>
        </w:tc>
      </w:tr>
      <w:tr w:rsidR="00EC38D1" w:rsidRPr="005267F4" w14:paraId="5CBB6653"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2967F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486602D" w14:textId="77777777" w:rsidR="00EC38D1" w:rsidRPr="005267F4" w:rsidRDefault="00EC38D1" w:rsidP="00763EFB">
            <w:pPr>
              <w:rPr>
                <w:rFonts w:ascii="Avenir Next Regular"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b/>
                <w:bCs/>
                <w:color w:val="000000"/>
                <w:sz w:val="16"/>
                <w:szCs w:val="16"/>
                <w:lang w:val="en-GB"/>
              </w:rPr>
              <w:t>Forests</w:t>
            </w:r>
          </w:p>
        </w:tc>
        <w:tc>
          <w:tcPr>
            <w:tcW w:w="1181" w:type="pct"/>
            <w:tcBorders>
              <w:top w:val="nil"/>
              <w:left w:val="nil"/>
              <w:bottom w:val="single" w:sz="4" w:space="0" w:color="auto"/>
              <w:right w:val="single" w:sz="4" w:space="0" w:color="auto"/>
            </w:tcBorders>
            <w:shd w:val="clear" w:color="auto" w:fill="auto"/>
          </w:tcPr>
          <w:p w14:paraId="022451FA" w14:textId="77777777" w:rsidR="00EC38D1" w:rsidRPr="005267F4" w:rsidRDefault="00EC38D1" w:rsidP="00763EFB">
            <w:pPr>
              <w:rPr>
                <w:rFonts w:ascii="Avenir Next Regular"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46699D11"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79AF80B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51642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97B27F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4BA2B98" w14:textId="77777777" w:rsidR="00EC38D1" w:rsidRPr="005267F4" w:rsidRDefault="00EC38D1" w:rsidP="00763EFB">
            <w:pPr>
              <w:ind w:left="150" w:hanging="150"/>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Forest and Landscape Restoration</w:t>
            </w:r>
          </w:p>
        </w:tc>
        <w:tc>
          <w:tcPr>
            <w:tcW w:w="1259" w:type="pct"/>
            <w:tcBorders>
              <w:top w:val="nil"/>
              <w:left w:val="nil"/>
              <w:bottom w:val="single" w:sz="4" w:space="0" w:color="auto"/>
              <w:right w:val="single" w:sz="4" w:space="0" w:color="auto"/>
            </w:tcBorders>
            <w:shd w:val="clear" w:color="auto" w:fill="auto"/>
          </w:tcPr>
          <w:p w14:paraId="7527247B"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5F393FC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5CE9B409"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0CACA918" w14:textId="77777777" w:rsidR="00EC38D1" w:rsidRPr="005267F4" w:rsidRDefault="00EC38D1" w:rsidP="00763EFB">
            <w:pPr>
              <w:rPr>
                <w:rFonts w:ascii="Avenir Next Regular"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56DFBFCE" w14:textId="77777777" w:rsidR="00EC38D1" w:rsidRPr="005267F4" w:rsidRDefault="00EC38D1" w:rsidP="00763EFB">
            <w:pPr>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60CE239E" w14:textId="77777777" w:rsidR="00EC38D1" w:rsidRPr="005267F4" w:rsidRDefault="00EC38D1" w:rsidP="00763EFB">
            <w:pPr>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REDD/REDD+</w:t>
            </w:r>
          </w:p>
        </w:tc>
      </w:tr>
      <w:tr w:rsidR="00EC38D1" w:rsidRPr="005267F4" w14:paraId="49E8DC83"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251D91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903237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874AF0C"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Forest</w:t>
            </w:r>
          </w:p>
        </w:tc>
        <w:tc>
          <w:tcPr>
            <w:tcW w:w="1259" w:type="pct"/>
            <w:tcBorders>
              <w:top w:val="nil"/>
              <w:left w:val="nil"/>
              <w:bottom w:val="single" w:sz="4" w:space="0" w:color="auto"/>
              <w:right w:val="single" w:sz="4" w:space="0" w:color="auto"/>
            </w:tcBorders>
            <w:shd w:val="clear" w:color="auto" w:fill="auto"/>
            <w:hideMark/>
          </w:tcPr>
          <w:p w14:paraId="0F6C5440"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07A005FD"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5606F7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FA04AC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3623A8B"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A6CB673"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Amazon</w:t>
            </w:r>
          </w:p>
        </w:tc>
      </w:tr>
      <w:tr w:rsidR="00EC38D1" w:rsidRPr="005267F4" w14:paraId="0AB29C42"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11274D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C18D28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F50E234"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D02ACF9"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Congo</w:t>
            </w:r>
          </w:p>
        </w:tc>
      </w:tr>
      <w:tr w:rsidR="00EC38D1" w:rsidRPr="005267F4" w14:paraId="66BB5FF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21549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6B7CD3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447DFEB"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465F6D6"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Drylands</w:t>
            </w:r>
          </w:p>
        </w:tc>
      </w:tr>
      <w:tr w:rsidR="00EC38D1" w:rsidRPr="005267F4" w14:paraId="6A7EA4F8"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D5E242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F9D012B" w14:textId="77777777" w:rsidR="00EC38D1" w:rsidRPr="005267F4" w:rsidRDefault="00EC38D1" w:rsidP="00763EFB">
            <w:pPr>
              <w:rPr>
                <w:rFonts w:ascii="Avenir Next Regular"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b/>
                <w:bCs/>
                <w:color w:val="000000"/>
                <w:sz w:val="16"/>
                <w:szCs w:val="16"/>
                <w:lang w:val="en-GB"/>
              </w:rPr>
              <w:t>Land Degradation</w:t>
            </w:r>
          </w:p>
        </w:tc>
        <w:tc>
          <w:tcPr>
            <w:tcW w:w="1181" w:type="pct"/>
            <w:tcBorders>
              <w:top w:val="nil"/>
              <w:left w:val="nil"/>
              <w:bottom w:val="single" w:sz="4" w:space="0" w:color="auto"/>
              <w:right w:val="single" w:sz="4" w:space="0" w:color="auto"/>
            </w:tcBorders>
            <w:shd w:val="clear" w:color="auto" w:fill="auto"/>
            <w:hideMark/>
          </w:tcPr>
          <w:p w14:paraId="2542C024"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CD1DFAD"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42BDDCC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8BB5F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lastRenderedPageBreak/>
              <w:t> </w:t>
            </w:r>
          </w:p>
        </w:tc>
        <w:tc>
          <w:tcPr>
            <w:tcW w:w="1526" w:type="pct"/>
            <w:tcBorders>
              <w:top w:val="nil"/>
              <w:left w:val="nil"/>
              <w:bottom w:val="single" w:sz="4" w:space="0" w:color="auto"/>
              <w:right w:val="single" w:sz="4" w:space="0" w:color="auto"/>
            </w:tcBorders>
            <w:shd w:val="clear" w:color="auto" w:fill="auto"/>
            <w:hideMark/>
          </w:tcPr>
          <w:p w14:paraId="65D129A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43728AF"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Sustainable Land Management</w:t>
            </w:r>
          </w:p>
        </w:tc>
        <w:tc>
          <w:tcPr>
            <w:tcW w:w="1259" w:type="pct"/>
            <w:tcBorders>
              <w:top w:val="nil"/>
              <w:left w:val="nil"/>
              <w:bottom w:val="single" w:sz="4" w:space="0" w:color="auto"/>
              <w:right w:val="single" w:sz="4" w:space="0" w:color="auto"/>
            </w:tcBorders>
            <w:shd w:val="clear" w:color="auto" w:fill="auto"/>
            <w:hideMark/>
          </w:tcPr>
          <w:p w14:paraId="73208C93"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C4DB703"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CBEEC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2930C8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E54432D"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1A1EEA9"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 xml:space="preserve">Restoration and Rehabilitation of Degraded Lands </w:t>
            </w:r>
          </w:p>
        </w:tc>
      </w:tr>
      <w:tr w:rsidR="00EC38D1" w:rsidRPr="005267F4" w14:paraId="758CB450"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C72E46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vAlign w:val="bottom"/>
            <w:hideMark/>
          </w:tcPr>
          <w:p w14:paraId="5EB1161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AA84B23"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5576A10"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Ecosystem Approach</w:t>
            </w:r>
          </w:p>
        </w:tc>
      </w:tr>
      <w:tr w:rsidR="00EC38D1" w:rsidRPr="005267F4" w14:paraId="3E495B44" w14:textId="77777777" w:rsidTr="00763EFB">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1EE4C5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DF4437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ECCB7C5"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EB2D95B"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Integrated and Cross-sectoral approach</w:t>
            </w:r>
          </w:p>
        </w:tc>
      </w:tr>
      <w:tr w:rsidR="00EC38D1" w:rsidRPr="005267F4" w14:paraId="49A45A3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F3F061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FD85CC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A6CAE70"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66CDE98"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Community-Based NRM</w:t>
            </w:r>
          </w:p>
        </w:tc>
      </w:tr>
      <w:tr w:rsidR="00EC38D1" w:rsidRPr="005267F4" w14:paraId="36B6814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126BB1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5E42E8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DD9F4B2"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D8D099C"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Sustainable Livelihoods</w:t>
            </w:r>
          </w:p>
        </w:tc>
      </w:tr>
      <w:tr w:rsidR="00EC38D1" w:rsidRPr="005267F4" w14:paraId="41947B0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28B932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F994F1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77C9607"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1944E81"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Income Generating Activities</w:t>
            </w:r>
          </w:p>
        </w:tc>
      </w:tr>
      <w:tr w:rsidR="00EC38D1" w:rsidRPr="005267F4" w14:paraId="10222897"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840EFB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E3A464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CA808F5"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56C8B20"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Sustainable Agriculture</w:t>
            </w:r>
          </w:p>
        </w:tc>
      </w:tr>
      <w:tr w:rsidR="00EC38D1" w:rsidRPr="005267F4" w14:paraId="6D9C5AE5"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7BD3C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E78C94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ACF2514"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7CE3A38"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Sustainable Pasture Management</w:t>
            </w:r>
          </w:p>
        </w:tc>
      </w:tr>
      <w:tr w:rsidR="00EC38D1" w:rsidRPr="005267F4" w14:paraId="05526458"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257FA4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4285B3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B403163"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8B365BA"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Sustainable Forest/Woodland Management</w:t>
            </w:r>
          </w:p>
        </w:tc>
      </w:tr>
      <w:tr w:rsidR="00EC38D1" w:rsidRPr="005267F4" w14:paraId="64D068CA"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E03A4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9291D2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950F73A"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2294888"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Improved Soil and Water Management Techniques</w:t>
            </w:r>
          </w:p>
        </w:tc>
      </w:tr>
      <w:tr w:rsidR="00EC38D1" w:rsidRPr="005267F4" w14:paraId="1C91312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A50EFF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E13983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0C492D6"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041EF97"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Sustainable Fire Management</w:t>
            </w:r>
          </w:p>
        </w:tc>
      </w:tr>
      <w:tr w:rsidR="00EC38D1" w:rsidRPr="005267F4" w14:paraId="45BA0771"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17489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D495F4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2D972D2"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B16D36E"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Drought Mitigation/Early Warning</w:t>
            </w:r>
          </w:p>
        </w:tc>
      </w:tr>
      <w:tr w:rsidR="00EC38D1" w:rsidRPr="005267F4" w14:paraId="0940A782"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CBC43C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D811F4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D9AD065"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Land Degradation Neutrality</w:t>
            </w:r>
          </w:p>
        </w:tc>
        <w:tc>
          <w:tcPr>
            <w:tcW w:w="1259" w:type="pct"/>
            <w:tcBorders>
              <w:top w:val="nil"/>
              <w:left w:val="nil"/>
              <w:bottom w:val="single" w:sz="4" w:space="0" w:color="auto"/>
              <w:right w:val="single" w:sz="4" w:space="0" w:color="auto"/>
            </w:tcBorders>
            <w:shd w:val="clear" w:color="auto" w:fill="auto"/>
            <w:hideMark/>
          </w:tcPr>
          <w:p w14:paraId="4739A375"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415F0C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66DE3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567184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F1C30A4"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782E849"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Land Productivity</w:t>
            </w:r>
          </w:p>
        </w:tc>
      </w:tr>
      <w:tr w:rsidR="00EC38D1" w:rsidRPr="005267F4" w14:paraId="5ED96E17"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8C35F0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A21941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53B1C8F"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7C36A7F"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Land Cover and Land cover change</w:t>
            </w:r>
          </w:p>
        </w:tc>
      </w:tr>
      <w:tr w:rsidR="00EC38D1" w:rsidRPr="005267F4" w14:paraId="6DE543B0"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6614E0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DFB756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2D3CADB"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21A16B0"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Carbon stocks above or below ground</w:t>
            </w:r>
          </w:p>
        </w:tc>
      </w:tr>
      <w:tr w:rsidR="00EC38D1" w:rsidRPr="005267F4" w14:paraId="67DA494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62AA8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735C78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5354E61"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Food Security</w:t>
            </w:r>
          </w:p>
        </w:tc>
        <w:tc>
          <w:tcPr>
            <w:tcW w:w="1259" w:type="pct"/>
            <w:tcBorders>
              <w:top w:val="nil"/>
              <w:left w:val="nil"/>
              <w:bottom w:val="single" w:sz="4" w:space="0" w:color="auto"/>
              <w:right w:val="single" w:sz="4" w:space="0" w:color="auto"/>
            </w:tcBorders>
            <w:shd w:val="clear" w:color="auto" w:fill="auto"/>
            <w:hideMark/>
          </w:tcPr>
          <w:p w14:paraId="290CB722"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1BB9D72F"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3AE06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9C053B8" w14:textId="77777777" w:rsidR="00EC38D1" w:rsidRPr="005267F4" w:rsidRDefault="00EC38D1" w:rsidP="00763EFB">
            <w:pPr>
              <w:rPr>
                <w:rFonts w:ascii="Avenir Next Regular"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b/>
                <w:bCs/>
                <w:color w:val="000000"/>
                <w:sz w:val="16"/>
                <w:szCs w:val="16"/>
                <w:lang w:val="en-GB"/>
              </w:rPr>
              <w:t>International Waters</w:t>
            </w:r>
          </w:p>
        </w:tc>
        <w:tc>
          <w:tcPr>
            <w:tcW w:w="1181" w:type="pct"/>
            <w:tcBorders>
              <w:top w:val="nil"/>
              <w:left w:val="nil"/>
              <w:bottom w:val="single" w:sz="4" w:space="0" w:color="auto"/>
              <w:right w:val="single" w:sz="4" w:space="0" w:color="auto"/>
            </w:tcBorders>
            <w:shd w:val="clear" w:color="auto" w:fill="auto"/>
            <w:noWrap/>
            <w:vAlign w:val="bottom"/>
            <w:hideMark/>
          </w:tcPr>
          <w:p w14:paraId="2258946F"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noWrap/>
            <w:vAlign w:val="bottom"/>
            <w:hideMark/>
          </w:tcPr>
          <w:p w14:paraId="3B4330F4"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4DE40CF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80F80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5B8B34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59C1CF14"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 xml:space="preserve">Ship </w:t>
            </w:r>
          </w:p>
        </w:tc>
        <w:tc>
          <w:tcPr>
            <w:tcW w:w="1259" w:type="pct"/>
            <w:tcBorders>
              <w:top w:val="nil"/>
              <w:left w:val="nil"/>
              <w:bottom w:val="single" w:sz="4" w:space="0" w:color="auto"/>
              <w:right w:val="single" w:sz="4" w:space="0" w:color="auto"/>
            </w:tcBorders>
            <w:shd w:val="clear" w:color="auto" w:fill="auto"/>
            <w:hideMark/>
          </w:tcPr>
          <w:p w14:paraId="7B3225E0"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1CB70AC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0D3479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46F15A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349D4875"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Coastal</w:t>
            </w:r>
          </w:p>
        </w:tc>
        <w:tc>
          <w:tcPr>
            <w:tcW w:w="1259" w:type="pct"/>
            <w:tcBorders>
              <w:top w:val="nil"/>
              <w:left w:val="nil"/>
              <w:bottom w:val="single" w:sz="4" w:space="0" w:color="auto"/>
              <w:right w:val="single" w:sz="4" w:space="0" w:color="auto"/>
            </w:tcBorders>
            <w:shd w:val="clear" w:color="auto" w:fill="auto"/>
            <w:hideMark/>
          </w:tcPr>
          <w:p w14:paraId="10F1863A"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2213C26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52463FB"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501C742B" w14:textId="77777777" w:rsidR="00EC38D1" w:rsidRPr="005267F4" w:rsidRDefault="00EC38D1" w:rsidP="00763EFB">
            <w:pPr>
              <w:rPr>
                <w:rFonts w:ascii="Avenir Next Regular"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vAlign w:val="center"/>
          </w:tcPr>
          <w:p w14:paraId="6EA1633F" w14:textId="77777777" w:rsidR="00EC38D1" w:rsidRPr="005267F4" w:rsidRDefault="00EC38D1" w:rsidP="00763EFB">
            <w:pPr>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color w:val="000000"/>
                <w:sz w:val="16"/>
                <w:szCs w:val="16"/>
                <w:lang w:val="en-GB"/>
              </w:rPr>
              <w:t>Freshwater</w:t>
            </w:r>
          </w:p>
        </w:tc>
        <w:tc>
          <w:tcPr>
            <w:tcW w:w="1259" w:type="pct"/>
            <w:tcBorders>
              <w:top w:val="nil"/>
              <w:left w:val="nil"/>
              <w:bottom w:val="single" w:sz="4" w:space="0" w:color="auto"/>
              <w:right w:val="single" w:sz="4" w:space="0" w:color="auto"/>
            </w:tcBorders>
            <w:shd w:val="clear" w:color="auto" w:fill="auto"/>
          </w:tcPr>
          <w:p w14:paraId="4069489F"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4B454E6B" w14:textId="77777777" w:rsidTr="00763EFB">
        <w:trPr>
          <w:trHeight w:val="8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B1667B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59610C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tcPr>
          <w:p w14:paraId="790E83C6" w14:textId="77777777" w:rsidR="00EC38D1" w:rsidRPr="005267F4" w:rsidRDefault="00EC38D1" w:rsidP="00763EFB">
            <w:pPr>
              <w:rPr>
                <w:rFonts w:ascii="Avenir Next Regular"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vAlign w:val="center"/>
            <w:hideMark/>
          </w:tcPr>
          <w:p w14:paraId="3CE228D5"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Aquifer</w:t>
            </w:r>
          </w:p>
        </w:tc>
      </w:tr>
      <w:tr w:rsidR="00EC38D1" w:rsidRPr="005267F4" w14:paraId="2BADC06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DE2CF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vAlign w:val="bottom"/>
            <w:hideMark/>
          </w:tcPr>
          <w:p w14:paraId="326F241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tcPr>
          <w:p w14:paraId="6CC880F0" w14:textId="77777777" w:rsidR="00EC38D1" w:rsidRPr="005267F4" w:rsidRDefault="00EC38D1" w:rsidP="00763EFB">
            <w:pPr>
              <w:rPr>
                <w:rFonts w:ascii="Avenir Next Regular"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vAlign w:val="center"/>
            <w:hideMark/>
          </w:tcPr>
          <w:p w14:paraId="63075752"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River Basin</w:t>
            </w:r>
          </w:p>
        </w:tc>
      </w:tr>
      <w:tr w:rsidR="00EC38D1" w:rsidRPr="005267F4" w14:paraId="2137F1D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BBF50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CB503A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tcPr>
          <w:p w14:paraId="675A419C" w14:textId="77777777" w:rsidR="00EC38D1" w:rsidRPr="005267F4" w:rsidRDefault="00EC38D1" w:rsidP="00763EFB">
            <w:pPr>
              <w:rPr>
                <w:rFonts w:ascii="Avenir Next Regular"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vAlign w:val="center"/>
            <w:hideMark/>
          </w:tcPr>
          <w:p w14:paraId="0C93E800"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Lake Basin</w:t>
            </w:r>
          </w:p>
        </w:tc>
      </w:tr>
      <w:tr w:rsidR="00EC38D1" w:rsidRPr="005267F4" w14:paraId="2641A60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A4479A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FFCB5C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0CD60AD4"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Learning</w:t>
            </w:r>
          </w:p>
        </w:tc>
        <w:tc>
          <w:tcPr>
            <w:tcW w:w="1259" w:type="pct"/>
            <w:tcBorders>
              <w:top w:val="nil"/>
              <w:left w:val="nil"/>
              <w:bottom w:val="single" w:sz="4" w:space="0" w:color="auto"/>
              <w:right w:val="single" w:sz="4" w:space="0" w:color="auto"/>
            </w:tcBorders>
            <w:shd w:val="clear" w:color="auto" w:fill="auto"/>
            <w:hideMark/>
          </w:tcPr>
          <w:p w14:paraId="0A6A2CB4"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5DE642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F8AE33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E3C515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7B09103A"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Fisheries</w:t>
            </w:r>
          </w:p>
        </w:tc>
        <w:tc>
          <w:tcPr>
            <w:tcW w:w="1259" w:type="pct"/>
            <w:tcBorders>
              <w:top w:val="nil"/>
              <w:left w:val="nil"/>
              <w:bottom w:val="single" w:sz="4" w:space="0" w:color="auto"/>
              <w:right w:val="single" w:sz="4" w:space="0" w:color="auto"/>
            </w:tcBorders>
            <w:shd w:val="clear" w:color="auto" w:fill="auto"/>
            <w:hideMark/>
          </w:tcPr>
          <w:p w14:paraId="25C085EC"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4D73549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FB53FE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762486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60817BED"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Persistent toxic substances</w:t>
            </w:r>
          </w:p>
        </w:tc>
        <w:tc>
          <w:tcPr>
            <w:tcW w:w="1259" w:type="pct"/>
            <w:tcBorders>
              <w:top w:val="nil"/>
              <w:left w:val="nil"/>
              <w:bottom w:val="single" w:sz="4" w:space="0" w:color="auto"/>
              <w:right w:val="single" w:sz="4" w:space="0" w:color="auto"/>
            </w:tcBorders>
            <w:shd w:val="clear" w:color="auto" w:fill="auto"/>
            <w:hideMark/>
          </w:tcPr>
          <w:p w14:paraId="627C1660"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2159DF2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C80038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61475D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49F96F21"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proofErr w:type="gramStart"/>
            <w:r w:rsidRPr="005267F4">
              <w:rPr>
                <w:rFonts w:ascii="Avenir Next Regular" w:hAnsi="Avenir Next Regular" w:cs="Calibri"/>
                <w:iCs/>
                <w:color w:val="000000"/>
                <w:sz w:val="16"/>
                <w:szCs w:val="16"/>
                <w:lang w:val="en-GB"/>
              </w:rPr>
              <w:t>SIDS :</w:t>
            </w:r>
            <w:proofErr w:type="gramEnd"/>
            <w:r w:rsidRPr="005267F4">
              <w:rPr>
                <w:rFonts w:ascii="Avenir Next Regular" w:hAnsi="Avenir Next Regular" w:cs="Calibri"/>
                <w:iCs/>
                <w:color w:val="000000"/>
                <w:sz w:val="16"/>
                <w:szCs w:val="16"/>
                <w:lang w:val="en-GB"/>
              </w:rPr>
              <w:t xml:space="preserve"> Small Island Dev States</w:t>
            </w:r>
          </w:p>
        </w:tc>
        <w:tc>
          <w:tcPr>
            <w:tcW w:w="1259" w:type="pct"/>
            <w:tcBorders>
              <w:top w:val="nil"/>
              <w:left w:val="nil"/>
              <w:bottom w:val="single" w:sz="4" w:space="0" w:color="auto"/>
              <w:right w:val="single" w:sz="4" w:space="0" w:color="auto"/>
            </w:tcBorders>
            <w:shd w:val="clear" w:color="auto" w:fill="auto"/>
            <w:hideMark/>
          </w:tcPr>
          <w:p w14:paraId="01291D68"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3DBF1F2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D2696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6228D6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469705EA"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Targeted Research</w:t>
            </w:r>
          </w:p>
        </w:tc>
        <w:tc>
          <w:tcPr>
            <w:tcW w:w="1259" w:type="pct"/>
            <w:tcBorders>
              <w:top w:val="nil"/>
              <w:left w:val="nil"/>
              <w:bottom w:val="single" w:sz="4" w:space="0" w:color="auto"/>
              <w:right w:val="single" w:sz="4" w:space="0" w:color="auto"/>
            </w:tcBorders>
            <w:shd w:val="clear" w:color="auto" w:fill="auto"/>
            <w:hideMark/>
          </w:tcPr>
          <w:p w14:paraId="2ACAB644"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8A5E66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681BDE55"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102D4CAE" w14:textId="77777777" w:rsidR="00EC38D1" w:rsidRPr="005267F4" w:rsidRDefault="00EC38D1" w:rsidP="00763EFB">
            <w:pPr>
              <w:rPr>
                <w:rFonts w:ascii="Avenir Next Regular"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vAlign w:val="center"/>
          </w:tcPr>
          <w:p w14:paraId="34E374F8" w14:textId="77777777" w:rsidR="00EC38D1" w:rsidRPr="005267F4" w:rsidRDefault="00EC38D1" w:rsidP="00763EFB">
            <w:pPr>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color w:val="000000"/>
                <w:sz w:val="16"/>
                <w:szCs w:val="16"/>
                <w:lang w:val="en-GB"/>
              </w:rPr>
              <w:t>Pollution</w:t>
            </w:r>
          </w:p>
        </w:tc>
        <w:tc>
          <w:tcPr>
            <w:tcW w:w="1259" w:type="pct"/>
            <w:tcBorders>
              <w:top w:val="nil"/>
              <w:left w:val="nil"/>
              <w:bottom w:val="single" w:sz="4" w:space="0" w:color="auto"/>
              <w:right w:val="single" w:sz="4" w:space="0" w:color="auto"/>
            </w:tcBorders>
            <w:shd w:val="clear" w:color="auto" w:fill="auto"/>
          </w:tcPr>
          <w:p w14:paraId="150B2C0F"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6EFC671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F841A83"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49F9F66C" w14:textId="77777777" w:rsidR="00EC38D1" w:rsidRPr="005267F4" w:rsidRDefault="00EC38D1" w:rsidP="00763EFB">
            <w:pPr>
              <w:rPr>
                <w:rFonts w:ascii="Avenir Next Regular"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vAlign w:val="center"/>
          </w:tcPr>
          <w:p w14:paraId="156F571E" w14:textId="77777777" w:rsidR="00EC38D1" w:rsidRPr="005267F4" w:rsidRDefault="00EC38D1" w:rsidP="00763EFB">
            <w:pPr>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6B6DD11E" w14:textId="77777777" w:rsidR="00EC38D1" w:rsidRPr="005267F4" w:rsidRDefault="00EC38D1" w:rsidP="00763EFB">
            <w:pPr>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Persistent toxic substances</w:t>
            </w:r>
          </w:p>
        </w:tc>
      </w:tr>
      <w:tr w:rsidR="00EC38D1" w:rsidRPr="005267F4" w14:paraId="20A3EE8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0B5BC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2CCE8B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tcPr>
          <w:p w14:paraId="2A078A65" w14:textId="77777777" w:rsidR="00EC38D1" w:rsidRPr="005267F4" w:rsidRDefault="00EC38D1" w:rsidP="00763EFB">
            <w:pPr>
              <w:rPr>
                <w:rFonts w:ascii="Avenir Next Regular"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7E551217"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Plastics</w:t>
            </w:r>
          </w:p>
        </w:tc>
      </w:tr>
      <w:tr w:rsidR="00EC38D1" w:rsidRPr="005267F4" w14:paraId="1824E9E4" w14:textId="77777777" w:rsidTr="00763EFB">
        <w:trPr>
          <w:trHeight w:val="40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C0343C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44D129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0BCF4C7B"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AB5B671"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Nutrient pollution from all sectors except wastewater</w:t>
            </w:r>
          </w:p>
        </w:tc>
      </w:tr>
      <w:tr w:rsidR="00EC38D1" w:rsidRPr="005267F4" w14:paraId="74079A5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B2D855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C60B58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2520662A"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6FC3199"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Nutrient pollution from Wastewater</w:t>
            </w:r>
          </w:p>
        </w:tc>
      </w:tr>
      <w:tr w:rsidR="00EC38D1" w:rsidRPr="005267F4" w14:paraId="01A2A2E1" w14:textId="77777777" w:rsidTr="00763EFB">
        <w:trPr>
          <w:trHeight w:val="36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2B8DAB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8AA7F1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6FDB2199" w14:textId="77777777" w:rsidR="00EC38D1" w:rsidRPr="005267F4" w:rsidRDefault="00EC38D1" w:rsidP="00763EFB">
            <w:pPr>
              <w:ind w:left="150" w:hanging="150"/>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Transboundary Diagnostic Analysis and Strategic Action Plan preparation</w:t>
            </w:r>
          </w:p>
        </w:tc>
        <w:tc>
          <w:tcPr>
            <w:tcW w:w="1259" w:type="pct"/>
            <w:tcBorders>
              <w:top w:val="nil"/>
              <w:left w:val="nil"/>
              <w:bottom w:val="single" w:sz="4" w:space="0" w:color="auto"/>
              <w:right w:val="single" w:sz="4" w:space="0" w:color="auto"/>
            </w:tcBorders>
            <w:shd w:val="clear" w:color="auto" w:fill="auto"/>
            <w:hideMark/>
          </w:tcPr>
          <w:p w14:paraId="44A4CEE9"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5B729898"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74F4A3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7DFB7F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7CA24231" w14:textId="77777777" w:rsidR="00EC38D1" w:rsidRPr="005267F4" w:rsidRDefault="00EC38D1" w:rsidP="00763EFB">
            <w:pPr>
              <w:ind w:left="150" w:hanging="150"/>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Strategic Action Plan Implementation</w:t>
            </w:r>
          </w:p>
        </w:tc>
        <w:tc>
          <w:tcPr>
            <w:tcW w:w="1259" w:type="pct"/>
            <w:tcBorders>
              <w:top w:val="nil"/>
              <w:left w:val="nil"/>
              <w:bottom w:val="single" w:sz="4" w:space="0" w:color="auto"/>
              <w:right w:val="single" w:sz="4" w:space="0" w:color="auto"/>
            </w:tcBorders>
            <w:shd w:val="clear" w:color="auto" w:fill="auto"/>
            <w:hideMark/>
          </w:tcPr>
          <w:p w14:paraId="77D25778"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480E7CF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654DEC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0F25C4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3CCB7C58" w14:textId="77777777" w:rsidR="00EC38D1" w:rsidRPr="005267F4" w:rsidRDefault="00EC38D1" w:rsidP="00763EFB">
            <w:pPr>
              <w:ind w:left="150" w:hanging="150"/>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Areas Beyond National Jurisdiction</w:t>
            </w:r>
          </w:p>
        </w:tc>
        <w:tc>
          <w:tcPr>
            <w:tcW w:w="1259" w:type="pct"/>
            <w:tcBorders>
              <w:top w:val="nil"/>
              <w:left w:val="nil"/>
              <w:bottom w:val="single" w:sz="4" w:space="0" w:color="auto"/>
              <w:right w:val="single" w:sz="4" w:space="0" w:color="auto"/>
            </w:tcBorders>
            <w:shd w:val="clear" w:color="auto" w:fill="auto"/>
            <w:hideMark/>
          </w:tcPr>
          <w:p w14:paraId="656E004D"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3FD9570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EDDC8C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D6C767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5508F2DE"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Large Marine Ecosystems</w:t>
            </w:r>
          </w:p>
        </w:tc>
        <w:tc>
          <w:tcPr>
            <w:tcW w:w="1259" w:type="pct"/>
            <w:tcBorders>
              <w:top w:val="nil"/>
              <w:left w:val="nil"/>
              <w:bottom w:val="single" w:sz="4" w:space="0" w:color="auto"/>
              <w:right w:val="single" w:sz="4" w:space="0" w:color="auto"/>
            </w:tcBorders>
            <w:shd w:val="clear" w:color="auto" w:fill="auto"/>
            <w:hideMark/>
          </w:tcPr>
          <w:p w14:paraId="535A075D"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453D2A23"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EC4BA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71F5AF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08F2E938"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Private Sector</w:t>
            </w:r>
          </w:p>
        </w:tc>
        <w:tc>
          <w:tcPr>
            <w:tcW w:w="1259" w:type="pct"/>
            <w:tcBorders>
              <w:top w:val="nil"/>
              <w:left w:val="nil"/>
              <w:bottom w:val="single" w:sz="4" w:space="0" w:color="auto"/>
              <w:right w:val="single" w:sz="4" w:space="0" w:color="auto"/>
            </w:tcBorders>
            <w:shd w:val="clear" w:color="auto" w:fill="auto"/>
            <w:hideMark/>
          </w:tcPr>
          <w:p w14:paraId="69E9B121"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5D88E087"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68650D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lastRenderedPageBreak/>
              <w:t> </w:t>
            </w:r>
          </w:p>
        </w:tc>
        <w:tc>
          <w:tcPr>
            <w:tcW w:w="1526" w:type="pct"/>
            <w:tcBorders>
              <w:top w:val="nil"/>
              <w:left w:val="nil"/>
              <w:bottom w:val="single" w:sz="4" w:space="0" w:color="auto"/>
              <w:right w:val="single" w:sz="4" w:space="0" w:color="auto"/>
            </w:tcBorders>
            <w:shd w:val="clear" w:color="auto" w:fill="auto"/>
            <w:hideMark/>
          </w:tcPr>
          <w:p w14:paraId="79D71C1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4C5CB694"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Aquaculture</w:t>
            </w:r>
          </w:p>
        </w:tc>
        <w:tc>
          <w:tcPr>
            <w:tcW w:w="1259" w:type="pct"/>
            <w:tcBorders>
              <w:top w:val="nil"/>
              <w:left w:val="nil"/>
              <w:bottom w:val="single" w:sz="4" w:space="0" w:color="auto"/>
              <w:right w:val="single" w:sz="4" w:space="0" w:color="auto"/>
            </w:tcBorders>
            <w:shd w:val="clear" w:color="auto" w:fill="auto"/>
            <w:hideMark/>
          </w:tcPr>
          <w:p w14:paraId="1BD53617"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590A63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1A828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F0DFC3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5692746B"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Marine Protected Area</w:t>
            </w:r>
          </w:p>
        </w:tc>
        <w:tc>
          <w:tcPr>
            <w:tcW w:w="1259" w:type="pct"/>
            <w:tcBorders>
              <w:top w:val="nil"/>
              <w:left w:val="nil"/>
              <w:bottom w:val="single" w:sz="4" w:space="0" w:color="auto"/>
              <w:right w:val="single" w:sz="4" w:space="0" w:color="auto"/>
            </w:tcBorders>
            <w:shd w:val="clear" w:color="auto" w:fill="auto"/>
            <w:hideMark/>
          </w:tcPr>
          <w:p w14:paraId="4B8918FE"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35FDB5D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9461D1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1D6FEA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7FF34951"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Biomes</w:t>
            </w:r>
          </w:p>
        </w:tc>
        <w:tc>
          <w:tcPr>
            <w:tcW w:w="1259" w:type="pct"/>
            <w:tcBorders>
              <w:top w:val="nil"/>
              <w:left w:val="nil"/>
              <w:bottom w:val="single" w:sz="4" w:space="0" w:color="auto"/>
              <w:right w:val="single" w:sz="4" w:space="0" w:color="auto"/>
            </w:tcBorders>
            <w:shd w:val="clear" w:color="auto" w:fill="auto"/>
            <w:hideMark/>
          </w:tcPr>
          <w:p w14:paraId="335098AB"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47E4007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36755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13F675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786C2FF2"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vAlign w:val="center"/>
            <w:hideMark/>
          </w:tcPr>
          <w:p w14:paraId="697851B8"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Mangrove</w:t>
            </w:r>
          </w:p>
        </w:tc>
      </w:tr>
      <w:tr w:rsidR="00EC38D1" w:rsidRPr="005267F4" w14:paraId="220C214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F3DD4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67BEDA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0B587D0E"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vAlign w:val="center"/>
            <w:hideMark/>
          </w:tcPr>
          <w:p w14:paraId="5CC238DB"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Coral Reefs</w:t>
            </w:r>
          </w:p>
        </w:tc>
      </w:tr>
      <w:tr w:rsidR="00EC38D1" w:rsidRPr="005267F4" w14:paraId="41B04A1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6661E2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69E905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1C13FD80"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vAlign w:val="center"/>
            <w:hideMark/>
          </w:tcPr>
          <w:p w14:paraId="45F0CB33"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Seagrasses</w:t>
            </w:r>
          </w:p>
        </w:tc>
      </w:tr>
      <w:tr w:rsidR="00EC38D1" w:rsidRPr="005267F4" w14:paraId="42623B33"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317BAD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067731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7BB720E7"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vAlign w:val="center"/>
            <w:hideMark/>
          </w:tcPr>
          <w:p w14:paraId="3B763F2B"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Polar Ecosystems</w:t>
            </w:r>
          </w:p>
        </w:tc>
      </w:tr>
      <w:tr w:rsidR="00EC38D1" w:rsidRPr="005267F4" w14:paraId="0A7C0E5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85E08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40476F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5A539660"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vAlign w:val="center"/>
            <w:hideMark/>
          </w:tcPr>
          <w:p w14:paraId="53BCBBC3"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Constructed Wetlands</w:t>
            </w:r>
          </w:p>
        </w:tc>
      </w:tr>
      <w:tr w:rsidR="00EC38D1" w:rsidRPr="005267F4" w14:paraId="412B764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43F0C0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1BD3C04" w14:textId="77777777" w:rsidR="00EC38D1" w:rsidRPr="005267F4" w:rsidRDefault="00EC38D1" w:rsidP="00763EFB">
            <w:pPr>
              <w:rPr>
                <w:rFonts w:ascii="Avenir Next Regular"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b/>
                <w:bCs/>
                <w:color w:val="000000"/>
                <w:sz w:val="16"/>
                <w:szCs w:val="16"/>
                <w:lang w:val="en-GB"/>
              </w:rPr>
              <w:t>Chemicals and Waste</w:t>
            </w:r>
          </w:p>
        </w:tc>
        <w:tc>
          <w:tcPr>
            <w:tcW w:w="1181" w:type="pct"/>
            <w:tcBorders>
              <w:top w:val="nil"/>
              <w:left w:val="nil"/>
              <w:bottom w:val="single" w:sz="4" w:space="0" w:color="auto"/>
              <w:right w:val="single" w:sz="4" w:space="0" w:color="auto"/>
            </w:tcBorders>
            <w:shd w:val="clear" w:color="auto" w:fill="auto"/>
          </w:tcPr>
          <w:p w14:paraId="23B42645" w14:textId="77777777" w:rsidR="00EC38D1" w:rsidRPr="005267F4" w:rsidRDefault="00EC38D1" w:rsidP="00763EFB">
            <w:pPr>
              <w:rPr>
                <w:rFonts w:ascii="Avenir Next Regular"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512CDD1D"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214DE73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B656C57"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3CFA2AAF" w14:textId="77777777" w:rsidR="00EC38D1" w:rsidRPr="005267F4" w:rsidRDefault="00EC38D1" w:rsidP="00763EFB">
            <w:pPr>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644456AF" w14:textId="77777777" w:rsidR="00EC38D1" w:rsidRPr="005267F4" w:rsidRDefault="00EC38D1" w:rsidP="00763EFB">
            <w:pPr>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Mercury</w:t>
            </w:r>
          </w:p>
        </w:tc>
        <w:tc>
          <w:tcPr>
            <w:tcW w:w="1259" w:type="pct"/>
            <w:tcBorders>
              <w:top w:val="nil"/>
              <w:left w:val="nil"/>
              <w:bottom w:val="single" w:sz="4" w:space="0" w:color="auto"/>
              <w:right w:val="single" w:sz="4" w:space="0" w:color="auto"/>
            </w:tcBorders>
            <w:shd w:val="clear" w:color="auto" w:fill="auto"/>
          </w:tcPr>
          <w:p w14:paraId="2CBE72FC" w14:textId="77777777" w:rsidR="00EC38D1" w:rsidRPr="005267F4" w:rsidRDefault="00EC38D1" w:rsidP="00763EFB">
            <w:pPr>
              <w:rPr>
                <w:rFonts w:ascii="Avenir Next Regular" w:hAnsi="Avenir Next Regular" w:cs="Calibri"/>
                <w:color w:val="000000"/>
                <w:sz w:val="16"/>
                <w:szCs w:val="16"/>
                <w:lang w:val="en-GB"/>
              </w:rPr>
            </w:pPr>
          </w:p>
        </w:tc>
      </w:tr>
      <w:tr w:rsidR="00EC38D1" w:rsidRPr="005267F4" w14:paraId="54F160C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AD0A1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D69FD8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62F518D"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Artisanal and Scale Gold Mining</w:t>
            </w:r>
          </w:p>
        </w:tc>
        <w:tc>
          <w:tcPr>
            <w:tcW w:w="1259" w:type="pct"/>
            <w:tcBorders>
              <w:top w:val="nil"/>
              <w:left w:val="nil"/>
              <w:bottom w:val="single" w:sz="4" w:space="0" w:color="auto"/>
              <w:right w:val="single" w:sz="4" w:space="0" w:color="auto"/>
            </w:tcBorders>
            <w:shd w:val="clear" w:color="auto" w:fill="auto"/>
            <w:hideMark/>
          </w:tcPr>
          <w:p w14:paraId="0058423A"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06A50A8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B1B2EA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CD99BE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33EC196"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Coal Fired Power Plants</w:t>
            </w:r>
          </w:p>
        </w:tc>
        <w:tc>
          <w:tcPr>
            <w:tcW w:w="1259" w:type="pct"/>
            <w:tcBorders>
              <w:top w:val="nil"/>
              <w:left w:val="nil"/>
              <w:bottom w:val="single" w:sz="4" w:space="0" w:color="auto"/>
              <w:right w:val="single" w:sz="4" w:space="0" w:color="auto"/>
            </w:tcBorders>
            <w:shd w:val="clear" w:color="auto" w:fill="auto"/>
            <w:hideMark/>
          </w:tcPr>
          <w:p w14:paraId="49957B39"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23C280D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92C30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D519EE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F4A6501"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Coal Fired Industrial Boilers</w:t>
            </w:r>
          </w:p>
        </w:tc>
        <w:tc>
          <w:tcPr>
            <w:tcW w:w="1259" w:type="pct"/>
            <w:tcBorders>
              <w:top w:val="nil"/>
              <w:left w:val="nil"/>
              <w:bottom w:val="single" w:sz="4" w:space="0" w:color="auto"/>
              <w:right w:val="single" w:sz="4" w:space="0" w:color="auto"/>
            </w:tcBorders>
            <w:shd w:val="clear" w:color="auto" w:fill="auto"/>
            <w:hideMark/>
          </w:tcPr>
          <w:p w14:paraId="3411A3B7"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16F47A8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D59E6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929ED1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87A77BC"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Cement</w:t>
            </w:r>
          </w:p>
        </w:tc>
        <w:tc>
          <w:tcPr>
            <w:tcW w:w="1259" w:type="pct"/>
            <w:tcBorders>
              <w:top w:val="nil"/>
              <w:left w:val="nil"/>
              <w:bottom w:val="single" w:sz="4" w:space="0" w:color="auto"/>
              <w:right w:val="single" w:sz="4" w:space="0" w:color="auto"/>
            </w:tcBorders>
            <w:shd w:val="clear" w:color="auto" w:fill="auto"/>
            <w:hideMark/>
          </w:tcPr>
          <w:p w14:paraId="4D5026FC"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5D7ADED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0D2C8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071828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DA8F57D"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 xml:space="preserve">Non-Ferrous Metals Production </w:t>
            </w:r>
          </w:p>
        </w:tc>
        <w:tc>
          <w:tcPr>
            <w:tcW w:w="1259" w:type="pct"/>
            <w:tcBorders>
              <w:top w:val="nil"/>
              <w:left w:val="nil"/>
              <w:bottom w:val="single" w:sz="4" w:space="0" w:color="auto"/>
              <w:right w:val="single" w:sz="4" w:space="0" w:color="auto"/>
            </w:tcBorders>
            <w:shd w:val="clear" w:color="auto" w:fill="auto"/>
            <w:hideMark/>
          </w:tcPr>
          <w:p w14:paraId="55DEC00F"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0784CD98"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C373F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E4565E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762790D"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Ozone</w:t>
            </w:r>
          </w:p>
        </w:tc>
        <w:tc>
          <w:tcPr>
            <w:tcW w:w="1259" w:type="pct"/>
            <w:tcBorders>
              <w:top w:val="nil"/>
              <w:left w:val="nil"/>
              <w:bottom w:val="single" w:sz="4" w:space="0" w:color="auto"/>
              <w:right w:val="single" w:sz="4" w:space="0" w:color="auto"/>
            </w:tcBorders>
            <w:shd w:val="clear" w:color="auto" w:fill="auto"/>
            <w:hideMark/>
          </w:tcPr>
          <w:p w14:paraId="07CABB6C"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0F0F62A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CCFEBE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F99D2C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B384900"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Persistent Organic Pollutants</w:t>
            </w:r>
          </w:p>
        </w:tc>
        <w:tc>
          <w:tcPr>
            <w:tcW w:w="1259" w:type="pct"/>
            <w:tcBorders>
              <w:top w:val="nil"/>
              <w:left w:val="nil"/>
              <w:bottom w:val="single" w:sz="4" w:space="0" w:color="auto"/>
              <w:right w:val="single" w:sz="4" w:space="0" w:color="auto"/>
            </w:tcBorders>
            <w:shd w:val="clear" w:color="auto" w:fill="auto"/>
            <w:hideMark/>
          </w:tcPr>
          <w:p w14:paraId="695578FD"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3734F139"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C481A8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52E649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FD4D901" w14:textId="77777777" w:rsidR="00EC38D1" w:rsidRPr="005267F4" w:rsidRDefault="00EC38D1" w:rsidP="00763EFB">
            <w:pPr>
              <w:ind w:left="150" w:hanging="150"/>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Unintentional Persistent Organic Pollutants</w:t>
            </w:r>
          </w:p>
        </w:tc>
        <w:tc>
          <w:tcPr>
            <w:tcW w:w="1259" w:type="pct"/>
            <w:tcBorders>
              <w:top w:val="nil"/>
              <w:left w:val="nil"/>
              <w:bottom w:val="single" w:sz="4" w:space="0" w:color="auto"/>
              <w:right w:val="single" w:sz="4" w:space="0" w:color="auto"/>
            </w:tcBorders>
            <w:shd w:val="clear" w:color="auto" w:fill="auto"/>
            <w:hideMark/>
          </w:tcPr>
          <w:p w14:paraId="5395DC65"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36E16C0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516EC1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B6B82F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68C5DC7" w14:textId="77777777" w:rsidR="00EC38D1" w:rsidRPr="005267F4" w:rsidRDefault="00EC38D1" w:rsidP="00763EFB">
            <w:pPr>
              <w:ind w:left="150" w:hanging="150"/>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Sound Management of chemicals and Waste</w:t>
            </w:r>
          </w:p>
        </w:tc>
        <w:tc>
          <w:tcPr>
            <w:tcW w:w="1259" w:type="pct"/>
            <w:tcBorders>
              <w:top w:val="nil"/>
              <w:left w:val="nil"/>
              <w:bottom w:val="single" w:sz="4" w:space="0" w:color="auto"/>
              <w:right w:val="single" w:sz="4" w:space="0" w:color="auto"/>
            </w:tcBorders>
            <w:shd w:val="clear" w:color="auto" w:fill="auto"/>
            <w:hideMark/>
          </w:tcPr>
          <w:p w14:paraId="11F67489"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47CBE38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0FB4F7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vAlign w:val="bottom"/>
            <w:hideMark/>
          </w:tcPr>
          <w:p w14:paraId="442393A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3E3E282"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Waste Management</w:t>
            </w:r>
          </w:p>
        </w:tc>
        <w:tc>
          <w:tcPr>
            <w:tcW w:w="1259" w:type="pct"/>
            <w:tcBorders>
              <w:top w:val="nil"/>
              <w:left w:val="nil"/>
              <w:bottom w:val="single" w:sz="4" w:space="0" w:color="auto"/>
              <w:right w:val="single" w:sz="4" w:space="0" w:color="auto"/>
            </w:tcBorders>
            <w:shd w:val="clear" w:color="auto" w:fill="auto"/>
            <w:hideMark/>
          </w:tcPr>
          <w:p w14:paraId="787551B1"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0B65F70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3E5293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96B9F3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0C6DDDC"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83A3091"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Hazardous Waste Management</w:t>
            </w:r>
          </w:p>
        </w:tc>
      </w:tr>
      <w:tr w:rsidR="00EC38D1" w:rsidRPr="005267F4" w14:paraId="03F01F0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C2A4E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33D183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9D60DAE"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3D7AC0D"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Industrial Waste</w:t>
            </w:r>
          </w:p>
        </w:tc>
      </w:tr>
      <w:tr w:rsidR="00EC38D1" w:rsidRPr="005267F4" w14:paraId="2CAC1827"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DE415A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21EAE8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E199615"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69F69D7" w14:textId="652AF093" w:rsidR="00EC38D1" w:rsidRPr="005267F4" w:rsidRDefault="004E1E2E"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e-Waste</w:t>
            </w:r>
          </w:p>
        </w:tc>
      </w:tr>
      <w:tr w:rsidR="00EC38D1" w:rsidRPr="005267F4" w14:paraId="3F73207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2748B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B1E59D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6689AFE"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Emissions</w:t>
            </w:r>
          </w:p>
        </w:tc>
        <w:tc>
          <w:tcPr>
            <w:tcW w:w="1259" w:type="pct"/>
            <w:tcBorders>
              <w:top w:val="nil"/>
              <w:left w:val="nil"/>
              <w:bottom w:val="single" w:sz="4" w:space="0" w:color="auto"/>
              <w:right w:val="single" w:sz="4" w:space="0" w:color="auto"/>
            </w:tcBorders>
            <w:shd w:val="clear" w:color="auto" w:fill="auto"/>
            <w:hideMark/>
          </w:tcPr>
          <w:p w14:paraId="460EC39C"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55ADA49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B2866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1DABDD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FB293B7"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Disposal</w:t>
            </w:r>
          </w:p>
        </w:tc>
        <w:tc>
          <w:tcPr>
            <w:tcW w:w="1259" w:type="pct"/>
            <w:tcBorders>
              <w:top w:val="nil"/>
              <w:left w:val="nil"/>
              <w:bottom w:val="single" w:sz="4" w:space="0" w:color="auto"/>
              <w:right w:val="single" w:sz="4" w:space="0" w:color="auto"/>
            </w:tcBorders>
            <w:shd w:val="clear" w:color="auto" w:fill="auto"/>
            <w:hideMark/>
          </w:tcPr>
          <w:p w14:paraId="20D99173"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4917E7C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8F4CE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18722C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84DD760" w14:textId="77777777" w:rsidR="00EC38D1" w:rsidRPr="005267F4" w:rsidRDefault="00EC38D1" w:rsidP="00763EFB">
            <w:pPr>
              <w:ind w:left="150" w:hanging="150"/>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New Persistent Organic Pollutants</w:t>
            </w:r>
          </w:p>
        </w:tc>
        <w:tc>
          <w:tcPr>
            <w:tcW w:w="1259" w:type="pct"/>
            <w:tcBorders>
              <w:top w:val="nil"/>
              <w:left w:val="nil"/>
              <w:bottom w:val="single" w:sz="4" w:space="0" w:color="auto"/>
              <w:right w:val="single" w:sz="4" w:space="0" w:color="auto"/>
            </w:tcBorders>
            <w:shd w:val="clear" w:color="auto" w:fill="auto"/>
            <w:hideMark/>
          </w:tcPr>
          <w:p w14:paraId="0D4C7457"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0E96041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2288C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8E697A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153EB0F"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Polychlorinated Biphenyls</w:t>
            </w:r>
          </w:p>
        </w:tc>
        <w:tc>
          <w:tcPr>
            <w:tcW w:w="1259" w:type="pct"/>
            <w:tcBorders>
              <w:top w:val="nil"/>
              <w:left w:val="nil"/>
              <w:bottom w:val="single" w:sz="4" w:space="0" w:color="auto"/>
              <w:right w:val="single" w:sz="4" w:space="0" w:color="auto"/>
            </w:tcBorders>
            <w:shd w:val="clear" w:color="auto" w:fill="auto"/>
            <w:hideMark/>
          </w:tcPr>
          <w:p w14:paraId="5B6D63AE"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4A677CF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C28E10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74E3D4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F91EEA3"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Plastics</w:t>
            </w:r>
          </w:p>
        </w:tc>
        <w:tc>
          <w:tcPr>
            <w:tcW w:w="1259" w:type="pct"/>
            <w:tcBorders>
              <w:top w:val="nil"/>
              <w:left w:val="nil"/>
              <w:bottom w:val="single" w:sz="4" w:space="0" w:color="auto"/>
              <w:right w:val="single" w:sz="4" w:space="0" w:color="auto"/>
            </w:tcBorders>
            <w:shd w:val="clear" w:color="auto" w:fill="auto"/>
            <w:hideMark/>
          </w:tcPr>
          <w:p w14:paraId="2C7CCA3E"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5C26F9C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331F9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751008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98F5A13"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Eco-Efficiency</w:t>
            </w:r>
          </w:p>
        </w:tc>
        <w:tc>
          <w:tcPr>
            <w:tcW w:w="1259" w:type="pct"/>
            <w:tcBorders>
              <w:top w:val="nil"/>
              <w:left w:val="nil"/>
              <w:bottom w:val="single" w:sz="4" w:space="0" w:color="auto"/>
              <w:right w:val="single" w:sz="4" w:space="0" w:color="auto"/>
            </w:tcBorders>
            <w:shd w:val="clear" w:color="auto" w:fill="auto"/>
            <w:hideMark/>
          </w:tcPr>
          <w:p w14:paraId="7B7F427F"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4A6A0F9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E49E41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3C0568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4C3F214"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Pesticides</w:t>
            </w:r>
          </w:p>
        </w:tc>
        <w:tc>
          <w:tcPr>
            <w:tcW w:w="1259" w:type="pct"/>
            <w:tcBorders>
              <w:top w:val="nil"/>
              <w:left w:val="nil"/>
              <w:bottom w:val="single" w:sz="4" w:space="0" w:color="auto"/>
              <w:right w:val="single" w:sz="4" w:space="0" w:color="auto"/>
            </w:tcBorders>
            <w:shd w:val="clear" w:color="auto" w:fill="auto"/>
            <w:hideMark/>
          </w:tcPr>
          <w:p w14:paraId="3C2AA0DD"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7381FF4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E4A40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B75F67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77CFD1D"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DDT - Vector Management</w:t>
            </w:r>
          </w:p>
        </w:tc>
        <w:tc>
          <w:tcPr>
            <w:tcW w:w="1259" w:type="pct"/>
            <w:tcBorders>
              <w:top w:val="nil"/>
              <w:left w:val="nil"/>
              <w:bottom w:val="single" w:sz="4" w:space="0" w:color="auto"/>
              <w:right w:val="single" w:sz="4" w:space="0" w:color="auto"/>
            </w:tcBorders>
            <w:shd w:val="clear" w:color="auto" w:fill="auto"/>
            <w:hideMark/>
          </w:tcPr>
          <w:p w14:paraId="3106F8C2"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5881FD3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2BD1C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51B06D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8E37B78"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DDT - Other</w:t>
            </w:r>
          </w:p>
        </w:tc>
        <w:tc>
          <w:tcPr>
            <w:tcW w:w="1259" w:type="pct"/>
            <w:tcBorders>
              <w:top w:val="nil"/>
              <w:left w:val="nil"/>
              <w:bottom w:val="single" w:sz="4" w:space="0" w:color="auto"/>
              <w:right w:val="single" w:sz="4" w:space="0" w:color="auto"/>
            </w:tcBorders>
            <w:shd w:val="clear" w:color="auto" w:fill="auto"/>
            <w:hideMark/>
          </w:tcPr>
          <w:p w14:paraId="3A047825"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A3E0DC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DDBA4F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E54288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DA31DCE"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Industrial Emissions</w:t>
            </w:r>
          </w:p>
        </w:tc>
        <w:tc>
          <w:tcPr>
            <w:tcW w:w="1259" w:type="pct"/>
            <w:tcBorders>
              <w:top w:val="nil"/>
              <w:left w:val="nil"/>
              <w:bottom w:val="single" w:sz="4" w:space="0" w:color="auto"/>
              <w:right w:val="single" w:sz="4" w:space="0" w:color="auto"/>
            </w:tcBorders>
            <w:shd w:val="clear" w:color="auto" w:fill="auto"/>
            <w:hideMark/>
          </w:tcPr>
          <w:p w14:paraId="35BB371C"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40EC2C7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A2841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AB37F6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32AE8E8"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Open Burning</w:t>
            </w:r>
          </w:p>
        </w:tc>
        <w:tc>
          <w:tcPr>
            <w:tcW w:w="1259" w:type="pct"/>
            <w:tcBorders>
              <w:top w:val="nil"/>
              <w:left w:val="nil"/>
              <w:bottom w:val="single" w:sz="4" w:space="0" w:color="auto"/>
              <w:right w:val="single" w:sz="4" w:space="0" w:color="auto"/>
            </w:tcBorders>
            <w:shd w:val="clear" w:color="auto" w:fill="auto"/>
            <w:hideMark/>
          </w:tcPr>
          <w:p w14:paraId="5035F45B"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2FF7919A"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F71955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379E2A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5F7CF51" w14:textId="77777777" w:rsidR="00EC38D1" w:rsidRPr="005267F4" w:rsidRDefault="00EC38D1" w:rsidP="00763EFB">
            <w:pPr>
              <w:ind w:left="150" w:hanging="150"/>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Best Available Technology / Best Environmental Practices</w:t>
            </w:r>
          </w:p>
        </w:tc>
        <w:tc>
          <w:tcPr>
            <w:tcW w:w="1259" w:type="pct"/>
            <w:tcBorders>
              <w:top w:val="nil"/>
              <w:left w:val="nil"/>
              <w:bottom w:val="single" w:sz="4" w:space="0" w:color="auto"/>
              <w:right w:val="single" w:sz="4" w:space="0" w:color="auto"/>
            </w:tcBorders>
            <w:shd w:val="clear" w:color="auto" w:fill="auto"/>
            <w:hideMark/>
          </w:tcPr>
          <w:p w14:paraId="3ED9434C"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7090E91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799965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A2A4A5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3721223"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Green Chemistry</w:t>
            </w:r>
          </w:p>
        </w:tc>
        <w:tc>
          <w:tcPr>
            <w:tcW w:w="1259" w:type="pct"/>
            <w:tcBorders>
              <w:top w:val="nil"/>
              <w:left w:val="nil"/>
              <w:bottom w:val="single" w:sz="4" w:space="0" w:color="auto"/>
              <w:right w:val="single" w:sz="4" w:space="0" w:color="auto"/>
            </w:tcBorders>
            <w:shd w:val="clear" w:color="auto" w:fill="auto"/>
            <w:hideMark/>
          </w:tcPr>
          <w:p w14:paraId="7A2ECD8F"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6887038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24B518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1E84769A" w14:textId="77777777" w:rsidR="00EC38D1" w:rsidRPr="005267F4" w:rsidRDefault="00EC38D1" w:rsidP="00763EFB">
            <w:pPr>
              <w:rPr>
                <w:rFonts w:ascii="Avenir Next Regular"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b/>
                <w:bCs/>
                <w:color w:val="000000"/>
                <w:sz w:val="16"/>
                <w:szCs w:val="16"/>
                <w:lang w:val="en-GB"/>
              </w:rPr>
              <w:t>Climate Change</w:t>
            </w:r>
          </w:p>
        </w:tc>
        <w:tc>
          <w:tcPr>
            <w:tcW w:w="1181" w:type="pct"/>
            <w:tcBorders>
              <w:top w:val="nil"/>
              <w:left w:val="nil"/>
              <w:bottom w:val="single" w:sz="4" w:space="0" w:color="auto"/>
              <w:right w:val="single" w:sz="4" w:space="0" w:color="auto"/>
            </w:tcBorders>
            <w:shd w:val="clear" w:color="auto" w:fill="auto"/>
          </w:tcPr>
          <w:p w14:paraId="5AC6A665" w14:textId="77777777" w:rsidR="00EC38D1" w:rsidRPr="005267F4" w:rsidRDefault="00EC38D1" w:rsidP="00763EFB">
            <w:pPr>
              <w:rPr>
                <w:rFonts w:ascii="Avenir Next Regular" w:hAnsi="Avenir Next Regular" w:cs="Calibri"/>
                <w:b/>
                <w:bCs/>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11EA673B" w14:textId="77777777" w:rsidR="00EC38D1" w:rsidRPr="005267F4" w:rsidRDefault="00EC38D1" w:rsidP="00763EFB">
            <w:pPr>
              <w:rPr>
                <w:rFonts w:ascii="Avenir Next Regular" w:hAnsi="Avenir Next Regular" w:cs="Calibri"/>
                <w:iCs/>
                <w:color w:val="000000"/>
                <w:sz w:val="16"/>
                <w:szCs w:val="16"/>
                <w:lang w:val="en-GB"/>
              </w:rPr>
            </w:pPr>
          </w:p>
        </w:tc>
      </w:tr>
      <w:tr w:rsidR="00EC38D1" w:rsidRPr="005267F4" w14:paraId="04FC0A6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1E9FE5C8"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noWrap/>
            <w:vAlign w:val="bottom"/>
          </w:tcPr>
          <w:p w14:paraId="773EEDEA" w14:textId="77777777" w:rsidR="00EC38D1" w:rsidRPr="005267F4" w:rsidRDefault="00EC38D1" w:rsidP="00763EFB">
            <w:pPr>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443A160E" w14:textId="77777777" w:rsidR="00EC38D1" w:rsidRPr="005267F4" w:rsidRDefault="00EC38D1" w:rsidP="00763EFB">
            <w:pPr>
              <w:rPr>
                <w:b/>
                <w:color w:val="000000"/>
                <w:sz w:val="16"/>
                <w:szCs w:val="16"/>
                <w:lang w:val="en-GB"/>
              </w:rPr>
            </w:pPr>
            <w:r w:rsidRPr="005267F4">
              <w:rPr>
                <w:b/>
                <w:color w:val="000000"/>
                <w:sz w:val="16"/>
                <w:szCs w:val="16"/>
                <w:lang w:val="en-GB"/>
              </w:rPr>
              <w:fldChar w:fldCharType="begin">
                <w:ffData>
                  <w:name w:val="IAP_cities"/>
                  <w:enabled/>
                  <w:calcOnExit w:val="0"/>
                  <w:checkBox>
                    <w:sizeAuto/>
                    <w:default w:val="0"/>
                  </w:checkBox>
                </w:ffData>
              </w:fldChar>
            </w:r>
            <w:r w:rsidRPr="005267F4">
              <w:rPr>
                <w:b/>
                <w:color w:val="000000"/>
                <w:sz w:val="16"/>
                <w:szCs w:val="16"/>
                <w:lang w:val="en-GB"/>
              </w:rPr>
              <w:instrText xml:space="preserve"> FORMCHECKBOX </w:instrText>
            </w:r>
            <w:r w:rsidR="00000000">
              <w:rPr>
                <w:b/>
                <w:color w:val="000000"/>
                <w:sz w:val="16"/>
                <w:szCs w:val="16"/>
                <w:lang w:val="en-GB"/>
              </w:rPr>
            </w:r>
            <w:r w:rsidR="00000000">
              <w:rPr>
                <w:b/>
                <w:color w:val="000000"/>
                <w:sz w:val="16"/>
                <w:szCs w:val="16"/>
                <w:lang w:val="en-GB"/>
              </w:rPr>
              <w:fldChar w:fldCharType="separate"/>
            </w:r>
            <w:r w:rsidRPr="005267F4">
              <w:rPr>
                <w:b/>
                <w:color w:val="000000"/>
                <w:sz w:val="16"/>
                <w:szCs w:val="16"/>
                <w:lang w:val="en-GB"/>
              </w:rPr>
              <w:fldChar w:fldCharType="end"/>
            </w:r>
            <w:r w:rsidRPr="005267F4">
              <w:rPr>
                <w:rFonts w:ascii="Avenir Next Regular" w:hAnsi="Avenir Next Regular" w:cs="Calibri"/>
                <w:b/>
                <w:bCs/>
                <w:color w:val="000000"/>
                <w:sz w:val="16"/>
                <w:szCs w:val="16"/>
                <w:lang w:val="en-GB"/>
              </w:rPr>
              <w:t>Climate Change Adaptation</w:t>
            </w:r>
          </w:p>
        </w:tc>
        <w:tc>
          <w:tcPr>
            <w:tcW w:w="1259" w:type="pct"/>
            <w:tcBorders>
              <w:top w:val="nil"/>
              <w:left w:val="nil"/>
              <w:bottom w:val="single" w:sz="4" w:space="0" w:color="auto"/>
              <w:right w:val="single" w:sz="4" w:space="0" w:color="auto"/>
            </w:tcBorders>
            <w:shd w:val="clear" w:color="auto" w:fill="auto"/>
          </w:tcPr>
          <w:p w14:paraId="036CEE3B" w14:textId="77777777" w:rsidR="00EC38D1" w:rsidRPr="005267F4" w:rsidRDefault="00EC38D1" w:rsidP="00763EFB">
            <w:pPr>
              <w:rPr>
                <w:color w:val="000000"/>
                <w:sz w:val="16"/>
                <w:szCs w:val="16"/>
                <w:lang w:val="en-GB"/>
              </w:rPr>
            </w:pPr>
          </w:p>
        </w:tc>
      </w:tr>
      <w:tr w:rsidR="00EC38D1" w:rsidRPr="005267F4" w14:paraId="3D6D19D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5428CBE4"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noWrap/>
            <w:vAlign w:val="bottom"/>
          </w:tcPr>
          <w:p w14:paraId="3C22D0EE" w14:textId="77777777" w:rsidR="00EC38D1" w:rsidRPr="005267F4" w:rsidRDefault="00EC38D1" w:rsidP="00763EFB">
            <w:pPr>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1EB611E8" w14:textId="77777777" w:rsidR="00EC38D1" w:rsidRPr="005267F4" w:rsidRDefault="00EC38D1" w:rsidP="00763EFB">
            <w:pPr>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49D9A3C8" w14:textId="77777777" w:rsidR="00EC38D1" w:rsidRPr="005267F4" w:rsidRDefault="00EC38D1" w:rsidP="00763EFB">
            <w:pPr>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color w:val="000000"/>
                <w:sz w:val="16"/>
                <w:szCs w:val="16"/>
                <w:lang w:val="en-GB"/>
              </w:rPr>
              <w:t>Climate Finance</w:t>
            </w:r>
          </w:p>
        </w:tc>
      </w:tr>
      <w:tr w:rsidR="00EC38D1" w:rsidRPr="005267F4" w14:paraId="28ADFD2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D84C29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092AF0C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F62EF4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1828ED3"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Least Developed Countries</w:t>
            </w:r>
          </w:p>
        </w:tc>
      </w:tr>
      <w:tr w:rsidR="00EC38D1" w:rsidRPr="005267F4" w14:paraId="5C81884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D6C75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0BA9671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CE3953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1E07F54"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Small Island Developing States</w:t>
            </w:r>
          </w:p>
        </w:tc>
      </w:tr>
      <w:tr w:rsidR="00EC38D1" w:rsidRPr="005267F4" w14:paraId="7F89EFFC"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556ED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188B368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FB6D67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44D9641"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color w:val="000000"/>
                <w:sz w:val="16"/>
                <w:szCs w:val="16"/>
                <w:lang w:val="en-GB"/>
              </w:rPr>
              <w:t>Disaster Risk Management</w:t>
            </w:r>
          </w:p>
        </w:tc>
      </w:tr>
      <w:tr w:rsidR="00EC38D1" w:rsidRPr="005267F4" w14:paraId="7FA8F49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C8957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lastRenderedPageBreak/>
              <w:t> </w:t>
            </w:r>
          </w:p>
        </w:tc>
        <w:tc>
          <w:tcPr>
            <w:tcW w:w="1526" w:type="pct"/>
            <w:tcBorders>
              <w:top w:val="nil"/>
              <w:left w:val="nil"/>
              <w:bottom w:val="single" w:sz="4" w:space="0" w:color="auto"/>
              <w:right w:val="single" w:sz="4" w:space="0" w:color="auto"/>
            </w:tcBorders>
            <w:shd w:val="clear" w:color="auto" w:fill="auto"/>
            <w:noWrap/>
            <w:vAlign w:val="bottom"/>
            <w:hideMark/>
          </w:tcPr>
          <w:p w14:paraId="4F1B37C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237613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199ADB0"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Sea-level rise</w:t>
            </w:r>
          </w:p>
        </w:tc>
      </w:tr>
      <w:tr w:rsidR="00EC38D1" w:rsidRPr="005267F4" w14:paraId="0727B75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0FBBC216"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noWrap/>
            <w:vAlign w:val="bottom"/>
          </w:tcPr>
          <w:p w14:paraId="31118FCC" w14:textId="77777777" w:rsidR="00EC38D1" w:rsidRPr="005267F4" w:rsidRDefault="00EC38D1" w:rsidP="00763EFB">
            <w:pPr>
              <w:rPr>
                <w:rFonts w:ascii="Avenir Next Regular"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09C65BBB" w14:textId="77777777" w:rsidR="00EC38D1" w:rsidRPr="005267F4" w:rsidRDefault="00EC38D1" w:rsidP="00763EFB">
            <w:pPr>
              <w:rPr>
                <w:rFonts w:ascii="Avenir Next Regular" w:hAnsi="Avenir Next Regular" w:cs="Calibri"/>
                <w:b/>
                <w:bCs/>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19B9C783" w14:textId="77777777" w:rsidR="00EC38D1" w:rsidRPr="005267F4" w:rsidRDefault="00EC38D1" w:rsidP="00763EFB">
            <w:pPr>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color w:val="000000"/>
                <w:sz w:val="16"/>
                <w:szCs w:val="16"/>
                <w:lang w:val="en-GB"/>
              </w:rPr>
              <w:t>Climate Resilience</w:t>
            </w:r>
          </w:p>
        </w:tc>
      </w:tr>
      <w:tr w:rsidR="00EC38D1" w:rsidRPr="005267F4" w14:paraId="2763C88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9B275A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6E576B3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AB912F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91A7769"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Climate information</w:t>
            </w:r>
          </w:p>
        </w:tc>
      </w:tr>
      <w:tr w:rsidR="00EC38D1" w:rsidRPr="005267F4" w14:paraId="3461F5E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A1053D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1F6CF11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169C99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2683FBC"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Ecosystem-based Adaptation</w:t>
            </w:r>
          </w:p>
        </w:tc>
      </w:tr>
      <w:tr w:rsidR="00EC38D1" w:rsidRPr="005267F4" w14:paraId="2FE8EC8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D225F6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1AB2C1C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6C063C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DBFBE01"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color w:val="000000"/>
                <w:sz w:val="16"/>
                <w:szCs w:val="16"/>
                <w:lang w:val="en-GB"/>
              </w:rPr>
              <w:t>Adaptation Tech Transfer</w:t>
            </w:r>
          </w:p>
        </w:tc>
      </w:tr>
      <w:tr w:rsidR="00EC38D1" w:rsidRPr="005267F4" w14:paraId="42F93E3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5C5D6E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61D2EF3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42F851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E10BB95" w14:textId="77777777" w:rsidR="00EC38D1" w:rsidRPr="005267F4" w:rsidRDefault="00EC38D1" w:rsidP="00763EFB">
            <w:pPr>
              <w:ind w:left="192" w:hanging="192"/>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National Adaptation Programme of Action</w:t>
            </w:r>
          </w:p>
        </w:tc>
      </w:tr>
      <w:tr w:rsidR="00EC38D1" w:rsidRPr="005267F4" w14:paraId="77745AF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ED56E5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0CF70B0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C6FA68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25524DF"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National Adaptation Plan</w:t>
            </w:r>
          </w:p>
        </w:tc>
      </w:tr>
      <w:tr w:rsidR="00EC38D1" w:rsidRPr="005267F4" w14:paraId="1546409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5D1F13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2220D721"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0E9CD4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474F0CB"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Mainstreaming Adaptation</w:t>
            </w:r>
          </w:p>
        </w:tc>
      </w:tr>
      <w:tr w:rsidR="00EC38D1" w:rsidRPr="005267F4" w14:paraId="5D7A320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29889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2B6A2CF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34B382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7B6DE48" w14:textId="3B5C332F" w:rsidR="00EC38D1" w:rsidRPr="005267F4" w:rsidRDefault="004E1E2E"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Private Sector</w:t>
            </w:r>
          </w:p>
        </w:tc>
      </w:tr>
      <w:tr w:rsidR="00EC38D1" w:rsidRPr="005267F4" w14:paraId="4068180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3DDB6B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5BB68C1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528A4B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3431ACF" w14:textId="5B246E9C" w:rsidR="00EC38D1" w:rsidRPr="005267F4" w:rsidRDefault="004E1E2E"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Innovation</w:t>
            </w:r>
          </w:p>
        </w:tc>
      </w:tr>
      <w:tr w:rsidR="00EC38D1" w:rsidRPr="005267F4" w14:paraId="630C079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46E40B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44B5DFE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05CAED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EAD225C"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Complementarity</w:t>
            </w:r>
          </w:p>
        </w:tc>
      </w:tr>
      <w:tr w:rsidR="00EC38D1" w:rsidRPr="005267F4" w14:paraId="0B1CB12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F8C732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2A2AF26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CA1C1E4"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4982051"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Community-based Adaptation</w:t>
            </w:r>
          </w:p>
        </w:tc>
      </w:tr>
      <w:tr w:rsidR="00EC38D1" w:rsidRPr="005267F4" w14:paraId="446ACCC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6C3C91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0006D84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1A473A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CF60000" w14:textId="1FB43D07" w:rsidR="00EC38D1" w:rsidRPr="005267F4" w:rsidRDefault="004E1E2E" w:rsidP="00763EFB">
            <w:pPr>
              <w:rPr>
                <w:rFonts w:ascii="Avenir Next Regular" w:hAnsi="Avenir Next Regular" w:cs="Calibri"/>
                <w:i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iCs/>
                <w:color w:val="000000"/>
                <w:sz w:val="16"/>
                <w:szCs w:val="16"/>
                <w:lang w:val="en-GB"/>
              </w:rPr>
              <w:t>Livelihoods</w:t>
            </w:r>
          </w:p>
        </w:tc>
      </w:tr>
      <w:tr w:rsidR="00EC38D1" w:rsidRPr="005267F4" w14:paraId="1DE20B54"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03FB54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371A58B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8C9F186" w14:textId="77777777" w:rsidR="00EC38D1" w:rsidRPr="005267F4" w:rsidRDefault="00EC38D1" w:rsidP="00763EFB">
            <w:pPr>
              <w:rPr>
                <w:rFonts w:ascii="Avenir Next Regular"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b/>
                <w:bCs/>
                <w:color w:val="000000"/>
                <w:sz w:val="16"/>
                <w:szCs w:val="16"/>
                <w:lang w:val="en-GB"/>
              </w:rPr>
              <w:t>Climate Change Mitigation</w:t>
            </w:r>
          </w:p>
        </w:tc>
        <w:tc>
          <w:tcPr>
            <w:tcW w:w="1259" w:type="pct"/>
            <w:tcBorders>
              <w:top w:val="nil"/>
              <w:left w:val="nil"/>
              <w:bottom w:val="single" w:sz="4" w:space="0" w:color="auto"/>
              <w:right w:val="single" w:sz="4" w:space="0" w:color="auto"/>
            </w:tcBorders>
            <w:shd w:val="clear" w:color="auto" w:fill="auto"/>
          </w:tcPr>
          <w:p w14:paraId="46434605" w14:textId="77777777" w:rsidR="00EC38D1" w:rsidRPr="005267F4" w:rsidRDefault="00EC38D1" w:rsidP="00763EFB">
            <w:pPr>
              <w:rPr>
                <w:rFonts w:ascii="Avenir Next Regular" w:hAnsi="Avenir Next Regular" w:cs="Calibri"/>
                <w:iCs/>
                <w:color w:val="000000"/>
                <w:sz w:val="16"/>
                <w:szCs w:val="16"/>
                <w:lang w:val="en-GB"/>
              </w:rPr>
            </w:pPr>
          </w:p>
        </w:tc>
      </w:tr>
      <w:tr w:rsidR="00EC38D1" w:rsidRPr="005267F4" w14:paraId="3CFF39F4"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03D9635F"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noWrap/>
            <w:vAlign w:val="bottom"/>
          </w:tcPr>
          <w:p w14:paraId="45C5DC6C" w14:textId="77777777" w:rsidR="00EC38D1" w:rsidRPr="005267F4" w:rsidRDefault="00EC38D1" w:rsidP="00763EFB">
            <w:pPr>
              <w:rPr>
                <w:rFonts w:ascii="Avenir Next Regular"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52A5FBD1" w14:textId="77777777" w:rsidR="00EC38D1" w:rsidRPr="005267F4" w:rsidRDefault="00EC38D1" w:rsidP="00763EFB">
            <w:pPr>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44BA5FEF" w14:textId="77777777" w:rsidR="00EC38D1" w:rsidRPr="005267F4" w:rsidRDefault="00EC38D1" w:rsidP="00763EFB">
            <w:pPr>
              <w:ind w:left="192" w:hanging="192"/>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Agriculture, Forestry, and other Land Use</w:t>
            </w:r>
          </w:p>
        </w:tc>
      </w:tr>
      <w:tr w:rsidR="00EC38D1" w:rsidRPr="005267F4" w14:paraId="5030F00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65F0F3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27D7BF6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AD7512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151F500" w14:textId="6095EDAA" w:rsidR="00EC38D1" w:rsidRPr="005267F4" w:rsidRDefault="0039139E" w:rsidP="00763EFB">
            <w:pPr>
              <w:rPr>
                <w:rFonts w:ascii="Avenir Next Regular" w:hAnsi="Avenir Next Regular" w:cs="Calibri"/>
                <w:i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iCs/>
                <w:color w:val="000000"/>
                <w:sz w:val="16"/>
                <w:szCs w:val="16"/>
                <w:lang w:val="en-GB"/>
              </w:rPr>
              <w:t>Energy Efficiency</w:t>
            </w:r>
          </w:p>
        </w:tc>
      </w:tr>
      <w:tr w:rsidR="00EC38D1" w:rsidRPr="005267F4" w14:paraId="5B3234C8" w14:textId="77777777" w:rsidTr="00763EFB">
        <w:trPr>
          <w:trHeight w:val="21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075B72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3F0129B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AAB232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2719A1E" w14:textId="77777777" w:rsidR="00EC38D1" w:rsidRPr="005267F4" w:rsidRDefault="00EC38D1" w:rsidP="00763EFB">
            <w:pPr>
              <w:ind w:left="192" w:hanging="192"/>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Sustainable Urban Systems and Transport</w:t>
            </w:r>
          </w:p>
        </w:tc>
      </w:tr>
      <w:tr w:rsidR="00EC38D1" w:rsidRPr="005267F4" w14:paraId="1ABD8CA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01FCC3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4EEAA94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B6E062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6EFDB50"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Technology Transfer</w:t>
            </w:r>
          </w:p>
        </w:tc>
      </w:tr>
      <w:tr w:rsidR="00EC38D1" w:rsidRPr="005267F4" w14:paraId="329CE24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4C93DB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6751F3B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DFFAA1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42D22CC" w14:textId="72CB6E78" w:rsidR="00EC38D1" w:rsidRPr="005267F4" w:rsidRDefault="004E1E2E" w:rsidP="00763EFB">
            <w:pPr>
              <w:rPr>
                <w:rFonts w:ascii="Avenir Next Regular" w:hAnsi="Avenir Next Regular" w:cs="Calibri"/>
                <w:iCs/>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iCs/>
                <w:color w:val="000000"/>
                <w:sz w:val="16"/>
                <w:szCs w:val="16"/>
                <w:lang w:val="en-GB"/>
              </w:rPr>
              <w:t>Renewable Energy</w:t>
            </w:r>
          </w:p>
        </w:tc>
      </w:tr>
      <w:tr w:rsidR="00EC38D1" w:rsidRPr="005267F4" w14:paraId="7F06759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7A15C1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1455BA57"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7DA5DF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F54B090" w14:textId="77777777" w:rsidR="00EC38D1" w:rsidRPr="005267F4" w:rsidRDefault="00EC38D1" w:rsidP="00763EFB">
            <w:pPr>
              <w:rPr>
                <w:rFonts w:ascii="Avenir Next Regular"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iCs/>
                <w:color w:val="000000"/>
                <w:sz w:val="16"/>
                <w:szCs w:val="16"/>
                <w:lang w:val="en-GB"/>
              </w:rPr>
              <w:t>Financing</w:t>
            </w:r>
          </w:p>
        </w:tc>
      </w:tr>
      <w:tr w:rsidR="00EC38D1" w:rsidRPr="005267F4" w14:paraId="113BE10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DA875D"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1B87BC5A"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15179B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DB699EC" w14:textId="0159D806" w:rsidR="00EC38D1" w:rsidRPr="005267F4" w:rsidRDefault="004E1E2E" w:rsidP="00763EFB">
            <w:pPr>
              <w:rPr>
                <w:rFonts w:ascii="Avenir Next Regular" w:hAnsi="Avenir Next Regular" w:cs="Calibri"/>
                <w:color w:val="000000"/>
                <w:sz w:val="16"/>
                <w:szCs w:val="16"/>
                <w:lang w:val="en-GB"/>
              </w:rPr>
            </w:pPr>
            <w:r>
              <w:rPr>
                <w:color w:val="000000"/>
                <w:sz w:val="16"/>
                <w:szCs w:val="16"/>
                <w:lang w:val="en-GB"/>
              </w:rPr>
              <w:fldChar w:fldCharType="begin">
                <w:ffData>
                  <w:name w:val=""/>
                  <w:enabled/>
                  <w:calcOnExit w:val="0"/>
                  <w:checkBox>
                    <w:sizeAuto/>
                    <w:default w:val="1"/>
                  </w:checkBox>
                </w:ffData>
              </w:fldChar>
            </w:r>
            <w:r>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Pr>
                <w:color w:val="000000"/>
                <w:sz w:val="16"/>
                <w:szCs w:val="16"/>
                <w:lang w:val="en-GB"/>
              </w:rPr>
              <w:fldChar w:fldCharType="end"/>
            </w:r>
            <w:r w:rsidR="00EC38D1" w:rsidRPr="005267F4">
              <w:rPr>
                <w:rFonts w:ascii="Avenir Next Regular" w:hAnsi="Avenir Next Regular" w:cs="Calibri"/>
                <w:color w:val="000000"/>
                <w:sz w:val="16"/>
                <w:szCs w:val="16"/>
                <w:lang w:val="en-GB"/>
              </w:rPr>
              <w:t>Enabling Activities</w:t>
            </w:r>
          </w:p>
        </w:tc>
      </w:tr>
      <w:tr w:rsidR="00EC38D1" w:rsidRPr="005267F4" w14:paraId="4FEBA68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134B1C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1D949F72"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9B599D3" w14:textId="77777777" w:rsidR="00EC38D1" w:rsidRPr="005267F4" w:rsidRDefault="00EC38D1" w:rsidP="00763EFB">
            <w:pPr>
              <w:rPr>
                <w:rFonts w:ascii="Avenir Next Regular"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b/>
                <w:bCs/>
                <w:color w:val="000000"/>
                <w:sz w:val="16"/>
                <w:szCs w:val="16"/>
                <w:lang w:val="en-GB"/>
              </w:rPr>
              <w:t>Technology Transfer</w:t>
            </w:r>
          </w:p>
        </w:tc>
        <w:tc>
          <w:tcPr>
            <w:tcW w:w="1259" w:type="pct"/>
            <w:tcBorders>
              <w:top w:val="nil"/>
              <w:left w:val="nil"/>
              <w:bottom w:val="single" w:sz="4" w:space="0" w:color="auto"/>
              <w:right w:val="single" w:sz="4" w:space="0" w:color="auto"/>
            </w:tcBorders>
            <w:shd w:val="clear" w:color="auto" w:fill="auto"/>
            <w:hideMark/>
          </w:tcPr>
          <w:p w14:paraId="76DB2371"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r>
      <w:tr w:rsidR="00EC38D1" w:rsidRPr="005267F4" w14:paraId="12047E2E"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E615CD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18339A58"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EB4ED93"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E0ADE71"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Poznan Strategic Programme on Technology Transfer</w:t>
            </w:r>
          </w:p>
        </w:tc>
      </w:tr>
      <w:tr w:rsidR="00EC38D1" w:rsidRPr="005267F4" w14:paraId="415B5EFF"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169581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51665396"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DA16F6B"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53C321E"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Climate Technology Centre &amp; Network (CTCN)</w:t>
            </w:r>
          </w:p>
        </w:tc>
      </w:tr>
      <w:tr w:rsidR="00EC38D1" w:rsidRPr="005267F4" w14:paraId="0604FF7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583C05"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79036E6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3B00093"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212CB10"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Endogenous technology</w:t>
            </w:r>
          </w:p>
        </w:tc>
      </w:tr>
      <w:tr w:rsidR="00EC38D1" w:rsidRPr="005267F4" w14:paraId="33E5399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C9BCEC"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3E6155CB"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7251F18" w14:textId="77777777" w:rsidR="00EC38D1" w:rsidRPr="005267F4" w:rsidRDefault="00EC38D1" w:rsidP="00763EFB">
            <w:pPr>
              <w:rPr>
                <w:rFonts w:ascii="Avenir Next Regular" w:hAnsi="Avenir Next Regular" w:cs="Calibri"/>
                <w:iCs/>
                <w:color w:val="000000"/>
                <w:sz w:val="16"/>
                <w:szCs w:val="16"/>
                <w:lang w:val="en-GB"/>
              </w:rPr>
            </w:pPr>
            <w:r w:rsidRPr="005267F4">
              <w:rPr>
                <w:rFonts w:ascii="Avenir Next Regular"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626A719"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Technology Needs Assessment</w:t>
            </w:r>
          </w:p>
        </w:tc>
      </w:tr>
      <w:tr w:rsidR="00EC38D1" w:rsidRPr="005267F4" w14:paraId="440B7F4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BDED84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2F1B0843"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noWrap/>
            <w:vAlign w:val="bottom"/>
            <w:hideMark/>
          </w:tcPr>
          <w:p w14:paraId="3B18B34E"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noWrap/>
            <w:vAlign w:val="bottom"/>
            <w:hideMark/>
          </w:tcPr>
          <w:p w14:paraId="3DA37D52"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Adaptation Tech Transfer</w:t>
            </w:r>
          </w:p>
        </w:tc>
      </w:tr>
      <w:tr w:rsidR="00EC38D1" w:rsidRPr="005267F4" w14:paraId="76A6DCB5"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1F252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2DE233BF"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9E7FEA7" w14:textId="77777777" w:rsidR="00EC38D1" w:rsidRPr="005267F4" w:rsidRDefault="00EC38D1" w:rsidP="00763EFB">
            <w:pPr>
              <w:ind w:left="150" w:hanging="150"/>
              <w:rPr>
                <w:rFonts w:ascii="Avenir Next Regular"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b/>
                <w:bCs/>
                <w:color w:val="000000"/>
                <w:sz w:val="16"/>
                <w:szCs w:val="16"/>
                <w:lang w:val="en-GB"/>
              </w:rPr>
              <w:t>United Nations Framework on Climate Change</w:t>
            </w:r>
          </w:p>
        </w:tc>
        <w:tc>
          <w:tcPr>
            <w:tcW w:w="1259" w:type="pct"/>
            <w:tcBorders>
              <w:top w:val="nil"/>
              <w:left w:val="nil"/>
              <w:bottom w:val="single" w:sz="4" w:space="0" w:color="auto"/>
              <w:right w:val="single" w:sz="4" w:space="0" w:color="auto"/>
            </w:tcBorders>
            <w:shd w:val="clear" w:color="auto" w:fill="auto"/>
            <w:noWrap/>
            <w:vAlign w:val="bottom"/>
            <w:hideMark/>
          </w:tcPr>
          <w:p w14:paraId="34212576" w14:textId="77777777" w:rsidR="00EC38D1" w:rsidRPr="005267F4" w:rsidRDefault="00EC38D1" w:rsidP="00763EFB">
            <w:pPr>
              <w:rPr>
                <w:rFonts w:ascii="Avenir Next Regular"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000000">
              <w:rPr>
                <w:color w:val="000000"/>
                <w:sz w:val="16"/>
                <w:szCs w:val="16"/>
                <w:lang w:val="en-GB"/>
              </w:rPr>
            </w:r>
            <w:r w:rsidR="00000000">
              <w:rPr>
                <w:color w:val="000000"/>
                <w:sz w:val="16"/>
                <w:szCs w:val="16"/>
                <w:lang w:val="en-GB"/>
              </w:rPr>
              <w:fldChar w:fldCharType="separate"/>
            </w:r>
            <w:r w:rsidRPr="005267F4">
              <w:rPr>
                <w:color w:val="000000"/>
                <w:sz w:val="16"/>
                <w:szCs w:val="16"/>
                <w:lang w:val="en-GB"/>
              </w:rPr>
              <w:fldChar w:fldCharType="end"/>
            </w:r>
            <w:r w:rsidRPr="005267F4">
              <w:rPr>
                <w:rFonts w:ascii="Avenir Next Regular" w:hAnsi="Avenir Next Regular" w:cs="Calibri"/>
                <w:color w:val="000000"/>
                <w:sz w:val="16"/>
                <w:szCs w:val="16"/>
                <w:lang w:val="en-GB"/>
              </w:rPr>
              <w:t>Nationally Determined Contribution</w:t>
            </w:r>
          </w:p>
        </w:tc>
      </w:tr>
      <w:tr w:rsidR="00EC38D1" w:rsidRPr="005267F4" w14:paraId="0253A2E0" w14:textId="77777777" w:rsidTr="00763EFB">
        <w:trPr>
          <w:trHeight w:val="58"/>
        </w:trPr>
        <w:tc>
          <w:tcPr>
            <w:tcW w:w="1034" w:type="pct"/>
            <w:tcBorders>
              <w:top w:val="nil"/>
              <w:left w:val="single" w:sz="4" w:space="0" w:color="auto"/>
              <w:bottom w:val="nil"/>
              <w:right w:val="single" w:sz="4" w:space="0" w:color="auto"/>
            </w:tcBorders>
            <w:shd w:val="clear" w:color="auto" w:fill="auto"/>
            <w:noWrap/>
            <w:vAlign w:val="bottom"/>
            <w:hideMark/>
          </w:tcPr>
          <w:p w14:paraId="7A6DF879"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526" w:type="pct"/>
            <w:tcBorders>
              <w:top w:val="nil"/>
              <w:left w:val="nil"/>
              <w:bottom w:val="nil"/>
              <w:right w:val="single" w:sz="4" w:space="0" w:color="auto"/>
            </w:tcBorders>
            <w:shd w:val="clear" w:color="auto" w:fill="auto"/>
            <w:noWrap/>
            <w:vAlign w:val="bottom"/>
            <w:hideMark/>
          </w:tcPr>
          <w:p w14:paraId="67E22960" w14:textId="77777777" w:rsidR="00EC38D1" w:rsidRPr="005267F4" w:rsidRDefault="00EC38D1" w:rsidP="00763EFB">
            <w:pPr>
              <w:rPr>
                <w:rFonts w:ascii="Avenir Next Regular" w:hAnsi="Avenir Next Regular" w:cs="Calibri"/>
                <w:b/>
                <w:bCs/>
                <w:color w:val="000000"/>
                <w:sz w:val="16"/>
                <w:szCs w:val="16"/>
                <w:lang w:val="en-GB"/>
              </w:rPr>
            </w:pPr>
            <w:r w:rsidRPr="005267F4">
              <w:rPr>
                <w:rFonts w:ascii="Avenir Next Regular" w:hAnsi="Avenir Next Regular" w:cs="Calibri"/>
                <w:b/>
                <w:bCs/>
                <w:color w:val="000000"/>
                <w:sz w:val="16"/>
                <w:szCs w:val="16"/>
                <w:lang w:val="en-GB"/>
              </w:rPr>
              <w:t> </w:t>
            </w:r>
          </w:p>
        </w:tc>
        <w:tc>
          <w:tcPr>
            <w:tcW w:w="1181" w:type="pct"/>
            <w:tcBorders>
              <w:top w:val="nil"/>
              <w:left w:val="nil"/>
              <w:bottom w:val="nil"/>
              <w:right w:val="single" w:sz="4" w:space="0" w:color="auto"/>
            </w:tcBorders>
            <w:shd w:val="clear" w:color="auto" w:fill="auto"/>
            <w:noWrap/>
            <w:vAlign w:val="bottom"/>
            <w:hideMark/>
          </w:tcPr>
          <w:p w14:paraId="6A5A259C" w14:textId="77777777" w:rsidR="00EC38D1" w:rsidRPr="005267F4" w:rsidRDefault="00EC38D1" w:rsidP="00763EFB">
            <w:pPr>
              <w:rPr>
                <w:rFonts w:ascii="Avenir Next Regular" w:hAnsi="Avenir Next Regular" w:cs="Calibri"/>
                <w:color w:val="000000"/>
                <w:sz w:val="16"/>
                <w:szCs w:val="16"/>
                <w:lang w:val="en-GB"/>
              </w:rPr>
            </w:pPr>
            <w:r w:rsidRPr="005267F4">
              <w:rPr>
                <w:rFonts w:ascii="Avenir Next Regular" w:hAnsi="Avenir Next Regular" w:cs="Calibri"/>
                <w:color w:val="000000"/>
                <w:sz w:val="16"/>
                <w:szCs w:val="16"/>
                <w:lang w:val="en-GB"/>
              </w:rPr>
              <w:t> </w:t>
            </w:r>
          </w:p>
        </w:tc>
        <w:tc>
          <w:tcPr>
            <w:tcW w:w="1259" w:type="pct"/>
            <w:tcBorders>
              <w:top w:val="nil"/>
              <w:left w:val="nil"/>
              <w:bottom w:val="nil"/>
              <w:right w:val="single" w:sz="4" w:space="0" w:color="auto"/>
            </w:tcBorders>
            <w:shd w:val="clear" w:color="auto" w:fill="auto"/>
            <w:hideMark/>
          </w:tcPr>
          <w:p w14:paraId="1F61B46E" w14:textId="77777777" w:rsidR="00EC38D1" w:rsidRPr="005267F4" w:rsidRDefault="00EC38D1" w:rsidP="00763EFB">
            <w:pPr>
              <w:ind w:left="192" w:hanging="192"/>
              <w:rPr>
                <w:rFonts w:ascii="Avenir Next Regular" w:hAnsi="Avenir Next Regular" w:cs="Calibri"/>
                <w:color w:val="000000"/>
                <w:sz w:val="16"/>
                <w:szCs w:val="16"/>
                <w:lang w:val="en-GB"/>
              </w:rPr>
            </w:pPr>
          </w:p>
        </w:tc>
      </w:tr>
      <w:tr w:rsidR="00EC38D1" w:rsidRPr="005267F4" w14:paraId="0BDC86D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9C26B7" w14:textId="77777777" w:rsidR="00EC38D1" w:rsidRPr="005267F4" w:rsidRDefault="00EC38D1" w:rsidP="00763EFB">
            <w:pPr>
              <w:rPr>
                <w:b/>
                <w:bCs/>
                <w:color w:val="000000"/>
                <w:sz w:val="16"/>
                <w:szCs w:val="16"/>
                <w:lang w:val="en-GB"/>
              </w:rPr>
            </w:pPr>
            <w:bookmarkStart w:id="98" w:name="_Hlk35982323"/>
          </w:p>
        </w:tc>
        <w:tc>
          <w:tcPr>
            <w:tcW w:w="1526" w:type="pct"/>
            <w:tcBorders>
              <w:top w:val="nil"/>
              <w:left w:val="nil"/>
              <w:bottom w:val="single" w:sz="4" w:space="0" w:color="auto"/>
              <w:right w:val="single" w:sz="4" w:space="0" w:color="auto"/>
            </w:tcBorders>
            <w:shd w:val="clear" w:color="auto" w:fill="auto"/>
            <w:noWrap/>
            <w:vAlign w:val="bottom"/>
            <w:hideMark/>
          </w:tcPr>
          <w:p w14:paraId="4A86354A" w14:textId="77777777" w:rsidR="00EC38D1" w:rsidRPr="005267F4" w:rsidRDefault="00EC38D1" w:rsidP="00763EFB">
            <w:pPr>
              <w:rPr>
                <w:b/>
                <w:bCs/>
                <w:color w:val="000000"/>
                <w:sz w:val="16"/>
                <w:szCs w:val="16"/>
                <w:lang w:val="en-GB"/>
              </w:rPr>
            </w:pPr>
            <w:r w:rsidRPr="005267F4">
              <w:rPr>
                <w:rFonts w:eastAsia="Calibri"/>
                <w:b/>
                <w:color w:val="000000"/>
                <w:sz w:val="16"/>
                <w:szCs w:val="16"/>
                <w:lang w:val="en-GB"/>
              </w:rPr>
              <w:fldChar w:fldCharType="begin">
                <w:ffData>
                  <w:name w:val=""/>
                  <w:enabled/>
                  <w:calcOnExit w:val="0"/>
                  <w:checkBox>
                    <w:sizeAuto/>
                    <w:default w:val="1"/>
                  </w:checkBox>
                </w:ffData>
              </w:fldChar>
            </w:r>
            <w:r w:rsidRPr="005267F4">
              <w:rPr>
                <w:rFonts w:eastAsia="Calibri"/>
                <w:b/>
                <w:color w:val="000000"/>
                <w:sz w:val="16"/>
                <w:szCs w:val="16"/>
                <w:lang w:val="en-GB"/>
              </w:rPr>
              <w:instrText xml:space="preserve"> FORMCHECKBOX </w:instrText>
            </w:r>
            <w:r w:rsidR="00000000">
              <w:rPr>
                <w:rFonts w:eastAsia="Calibri"/>
                <w:b/>
                <w:color w:val="000000"/>
                <w:sz w:val="16"/>
                <w:szCs w:val="16"/>
                <w:lang w:val="en-GB"/>
              </w:rPr>
            </w:r>
            <w:r w:rsidR="00000000">
              <w:rPr>
                <w:rFonts w:eastAsia="Calibri"/>
                <w:b/>
                <w:color w:val="000000"/>
                <w:sz w:val="16"/>
                <w:szCs w:val="16"/>
                <w:lang w:val="en-GB"/>
              </w:rPr>
              <w:fldChar w:fldCharType="separate"/>
            </w:r>
            <w:r w:rsidRPr="005267F4">
              <w:rPr>
                <w:rFonts w:eastAsia="Calibri"/>
                <w:b/>
                <w:color w:val="000000"/>
                <w:sz w:val="16"/>
                <w:szCs w:val="16"/>
                <w:lang w:val="en-GB"/>
              </w:rPr>
              <w:fldChar w:fldCharType="end"/>
            </w:r>
            <w:r w:rsidRPr="005267F4">
              <w:rPr>
                <w:rFonts w:eastAsia="Calibri"/>
                <w:b/>
                <w:color w:val="000000"/>
                <w:sz w:val="16"/>
                <w:szCs w:val="16"/>
                <w:lang w:val="en-GB"/>
              </w:rPr>
              <w:t xml:space="preserve"> Rio Markers</w:t>
            </w:r>
          </w:p>
        </w:tc>
        <w:tc>
          <w:tcPr>
            <w:tcW w:w="1181" w:type="pct"/>
            <w:tcBorders>
              <w:top w:val="nil"/>
              <w:left w:val="nil"/>
              <w:bottom w:val="single" w:sz="4" w:space="0" w:color="auto"/>
              <w:right w:val="single" w:sz="4" w:space="0" w:color="auto"/>
            </w:tcBorders>
            <w:shd w:val="clear" w:color="auto" w:fill="auto"/>
            <w:noWrap/>
            <w:vAlign w:val="bottom"/>
            <w:hideMark/>
          </w:tcPr>
          <w:p w14:paraId="19B73D90" w14:textId="77777777" w:rsidR="00EC38D1" w:rsidRPr="005267F4" w:rsidRDefault="00EC38D1" w:rsidP="00763EFB">
            <w:pPr>
              <w:rPr>
                <w:color w:val="000000"/>
                <w:sz w:val="16"/>
                <w:szCs w:val="16"/>
                <w:lang w:val="en-GB"/>
              </w:rPr>
            </w:pPr>
            <w:r w:rsidRPr="005267F4">
              <w:rPr>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5C18373" w14:textId="77777777" w:rsidR="00EC38D1" w:rsidRPr="005267F4" w:rsidRDefault="00EC38D1" w:rsidP="00763EFB">
            <w:pPr>
              <w:rPr>
                <w:color w:val="000000"/>
                <w:sz w:val="16"/>
                <w:szCs w:val="16"/>
                <w:lang w:val="en-GB"/>
              </w:rPr>
            </w:pPr>
          </w:p>
        </w:tc>
      </w:tr>
      <w:tr w:rsidR="00EC38D1" w:rsidRPr="005267F4" w14:paraId="4F7C126E"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262E3C41" w14:textId="77777777" w:rsidR="00EC38D1" w:rsidRPr="005267F4" w:rsidRDefault="00EC38D1" w:rsidP="00763EFB">
            <w:pPr>
              <w:rPr>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56CA4209" w14:textId="77777777" w:rsidR="00EC38D1" w:rsidRPr="005267F4" w:rsidRDefault="00EC38D1" w:rsidP="00763EFB">
            <w:pPr>
              <w:rPr>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hideMark/>
          </w:tcPr>
          <w:p w14:paraId="2854247E" w14:textId="6EC11D57" w:rsidR="00EC38D1" w:rsidRPr="005267F4" w:rsidRDefault="004E1E2E" w:rsidP="00763EFB">
            <w:pPr>
              <w:rPr>
                <w:color w:val="000000"/>
                <w:sz w:val="16"/>
                <w:szCs w:val="16"/>
                <w:lang w:val="en-GB"/>
              </w:rPr>
            </w:pPr>
            <w:r>
              <w:rPr>
                <w:rFonts w:eastAsia="Calibri"/>
                <w:color w:val="000000"/>
                <w:sz w:val="16"/>
                <w:szCs w:val="16"/>
                <w:lang w:val="en-GB"/>
              </w:rPr>
              <w:fldChar w:fldCharType="begin">
                <w:ffData>
                  <w:name w:val=""/>
                  <w:enabled/>
                  <w:calcOnExit w:val="0"/>
                  <w:checkBox>
                    <w:sizeAuto/>
                    <w:default w:val="1"/>
                  </w:checkBox>
                </w:ffData>
              </w:fldChar>
            </w:r>
            <w:r>
              <w:rPr>
                <w:rFonts w:eastAsia="Calibri"/>
                <w:color w:val="000000"/>
                <w:sz w:val="16"/>
                <w:szCs w:val="16"/>
                <w:lang w:val="en-GB"/>
              </w:rPr>
              <w:instrText xml:space="preserve"> FORMCHECKBOX </w:instrText>
            </w:r>
            <w:r w:rsidR="00000000">
              <w:rPr>
                <w:rFonts w:eastAsia="Calibri"/>
                <w:color w:val="000000"/>
                <w:sz w:val="16"/>
                <w:szCs w:val="16"/>
                <w:lang w:val="en-GB"/>
              </w:rPr>
            </w:r>
            <w:r w:rsidR="00000000">
              <w:rPr>
                <w:rFonts w:eastAsia="Calibri"/>
                <w:color w:val="000000"/>
                <w:sz w:val="16"/>
                <w:szCs w:val="16"/>
                <w:lang w:val="en-GB"/>
              </w:rPr>
              <w:fldChar w:fldCharType="separate"/>
            </w:r>
            <w:r>
              <w:rPr>
                <w:rFonts w:eastAsia="Calibri"/>
                <w:color w:val="000000"/>
                <w:sz w:val="16"/>
                <w:szCs w:val="16"/>
                <w:lang w:val="en-GB"/>
              </w:rPr>
              <w:fldChar w:fldCharType="end"/>
            </w:r>
            <w:r w:rsidR="00EC38D1" w:rsidRPr="005267F4">
              <w:rPr>
                <w:color w:val="000000"/>
                <w:sz w:val="16"/>
                <w:szCs w:val="16"/>
                <w:lang w:val="en-GB"/>
              </w:rPr>
              <w:t>Paris Agreement</w:t>
            </w:r>
          </w:p>
        </w:tc>
        <w:tc>
          <w:tcPr>
            <w:tcW w:w="1259" w:type="pct"/>
            <w:tcBorders>
              <w:top w:val="single" w:sz="4" w:space="0" w:color="auto"/>
              <w:left w:val="nil"/>
              <w:bottom w:val="single" w:sz="4" w:space="0" w:color="auto"/>
              <w:right w:val="single" w:sz="4" w:space="0" w:color="auto"/>
            </w:tcBorders>
            <w:shd w:val="clear" w:color="auto" w:fill="auto"/>
          </w:tcPr>
          <w:p w14:paraId="3F08CBB7" w14:textId="77777777" w:rsidR="00EC38D1" w:rsidRPr="005267F4" w:rsidRDefault="00EC38D1" w:rsidP="00763EFB">
            <w:pPr>
              <w:rPr>
                <w:color w:val="000000"/>
                <w:sz w:val="16"/>
                <w:szCs w:val="16"/>
                <w:lang w:val="en-GB"/>
              </w:rPr>
            </w:pPr>
          </w:p>
        </w:tc>
      </w:tr>
      <w:tr w:rsidR="00EC38D1" w:rsidRPr="005267F4" w14:paraId="74B8D68B"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65DBF5D4" w14:textId="77777777" w:rsidR="00EC38D1" w:rsidRPr="005267F4" w:rsidRDefault="00EC38D1" w:rsidP="00763EFB">
            <w:pPr>
              <w:rPr>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4272A71F" w14:textId="77777777" w:rsidR="00EC38D1" w:rsidRPr="005267F4" w:rsidRDefault="00EC38D1" w:rsidP="00763EFB">
            <w:pPr>
              <w:rPr>
                <w:rFonts w:eastAsia="Calibri"/>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438239B0" w14:textId="018F9789" w:rsidR="00EC38D1" w:rsidRPr="005267F4" w:rsidRDefault="004E1E2E" w:rsidP="00763EFB">
            <w:pPr>
              <w:rPr>
                <w:color w:val="000000"/>
                <w:sz w:val="16"/>
                <w:szCs w:val="16"/>
                <w:lang w:val="en-GB"/>
              </w:rPr>
            </w:pPr>
            <w:r>
              <w:rPr>
                <w:rFonts w:eastAsia="Calibri"/>
                <w:color w:val="000000"/>
                <w:sz w:val="16"/>
                <w:szCs w:val="16"/>
                <w:lang w:val="en-GB"/>
              </w:rPr>
              <w:fldChar w:fldCharType="begin">
                <w:ffData>
                  <w:name w:val=""/>
                  <w:enabled/>
                  <w:calcOnExit w:val="0"/>
                  <w:checkBox>
                    <w:sizeAuto/>
                    <w:default w:val="1"/>
                  </w:checkBox>
                </w:ffData>
              </w:fldChar>
            </w:r>
            <w:r>
              <w:rPr>
                <w:rFonts w:eastAsia="Calibri"/>
                <w:color w:val="000000"/>
                <w:sz w:val="16"/>
                <w:szCs w:val="16"/>
                <w:lang w:val="en-GB"/>
              </w:rPr>
              <w:instrText xml:space="preserve"> FORMCHECKBOX </w:instrText>
            </w:r>
            <w:r w:rsidR="00000000">
              <w:rPr>
                <w:rFonts w:eastAsia="Calibri"/>
                <w:color w:val="000000"/>
                <w:sz w:val="16"/>
                <w:szCs w:val="16"/>
                <w:lang w:val="en-GB"/>
              </w:rPr>
            </w:r>
            <w:r w:rsidR="00000000">
              <w:rPr>
                <w:rFonts w:eastAsia="Calibri"/>
                <w:color w:val="000000"/>
                <w:sz w:val="16"/>
                <w:szCs w:val="16"/>
                <w:lang w:val="en-GB"/>
              </w:rPr>
              <w:fldChar w:fldCharType="separate"/>
            </w:r>
            <w:r>
              <w:rPr>
                <w:rFonts w:eastAsia="Calibri"/>
                <w:color w:val="000000"/>
                <w:sz w:val="16"/>
                <w:szCs w:val="16"/>
                <w:lang w:val="en-GB"/>
              </w:rPr>
              <w:fldChar w:fldCharType="end"/>
            </w:r>
            <w:r w:rsidR="00EC38D1" w:rsidRPr="005267F4">
              <w:rPr>
                <w:rFonts w:eastAsia="Calibri"/>
                <w:color w:val="000000"/>
                <w:sz w:val="16"/>
                <w:szCs w:val="16"/>
                <w:lang w:val="en-GB"/>
              </w:rPr>
              <w:t>Sustainable Development Goals</w:t>
            </w:r>
          </w:p>
        </w:tc>
        <w:tc>
          <w:tcPr>
            <w:tcW w:w="1259" w:type="pct"/>
            <w:tcBorders>
              <w:top w:val="single" w:sz="4" w:space="0" w:color="auto"/>
              <w:left w:val="nil"/>
              <w:bottom w:val="single" w:sz="4" w:space="0" w:color="auto"/>
              <w:right w:val="single" w:sz="4" w:space="0" w:color="auto"/>
            </w:tcBorders>
            <w:shd w:val="clear" w:color="auto" w:fill="auto"/>
          </w:tcPr>
          <w:p w14:paraId="75EBDE37" w14:textId="77777777" w:rsidR="00EC38D1" w:rsidRPr="005267F4" w:rsidRDefault="00EC38D1" w:rsidP="00763EFB">
            <w:pPr>
              <w:rPr>
                <w:rFonts w:eastAsia="Calibri"/>
                <w:color w:val="000000"/>
                <w:sz w:val="16"/>
                <w:szCs w:val="16"/>
                <w:lang w:val="en-GB"/>
              </w:rPr>
            </w:pPr>
          </w:p>
        </w:tc>
      </w:tr>
      <w:tr w:rsidR="00EC38D1" w:rsidRPr="005267F4" w14:paraId="3A8BB902"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720B885B" w14:textId="77777777" w:rsidR="00EC38D1" w:rsidRPr="005267F4" w:rsidRDefault="00EC38D1" w:rsidP="00763EFB">
            <w:pPr>
              <w:rPr>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3F7B009F" w14:textId="77777777" w:rsidR="00EC38D1" w:rsidRPr="005267F4" w:rsidRDefault="00EC38D1" w:rsidP="00763EFB">
            <w:pPr>
              <w:rPr>
                <w:rFonts w:eastAsia="Calibri"/>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6CD3AD73" w14:textId="7CB50442" w:rsidR="00EC38D1" w:rsidRPr="005267F4" w:rsidRDefault="0039139E" w:rsidP="00763EFB">
            <w:pPr>
              <w:rPr>
                <w:rFonts w:eastAsia="Calibri"/>
                <w:b/>
                <w:color w:val="000000"/>
                <w:sz w:val="16"/>
                <w:szCs w:val="16"/>
                <w:lang w:val="en-GB"/>
              </w:rPr>
            </w:pPr>
            <w:r>
              <w:rPr>
                <w:rFonts w:eastAsia="Calibri"/>
                <w:color w:val="000000"/>
                <w:sz w:val="16"/>
                <w:szCs w:val="16"/>
                <w:lang w:val="en-GB"/>
              </w:rPr>
              <w:fldChar w:fldCharType="begin">
                <w:ffData>
                  <w:name w:val=""/>
                  <w:enabled/>
                  <w:calcOnExit w:val="0"/>
                  <w:checkBox>
                    <w:sizeAuto/>
                    <w:default w:val="0"/>
                  </w:checkBox>
                </w:ffData>
              </w:fldChar>
            </w:r>
            <w:r>
              <w:rPr>
                <w:rFonts w:eastAsia="Calibri"/>
                <w:color w:val="000000"/>
                <w:sz w:val="16"/>
                <w:szCs w:val="16"/>
                <w:lang w:val="en-GB"/>
              </w:rPr>
              <w:instrText xml:space="preserve"> FORMCHECKBOX </w:instrText>
            </w:r>
            <w:r w:rsidR="00000000">
              <w:rPr>
                <w:rFonts w:eastAsia="Calibri"/>
                <w:color w:val="000000"/>
                <w:sz w:val="16"/>
                <w:szCs w:val="16"/>
                <w:lang w:val="en-GB"/>
              </w:rPr>
            </w:r>
            <w:r w:rsidR="00000000">
              <w:rPr>
                <w:rFonts w:eastAsia="Calibri"/>
                <w:color w:val="000000"/>
                <w:sz w:val="16"/>
                <w:szCs w:val="16"/>
                <w:lang w:val="en-GB"/>
              </w:rPr>
              <w:fldChar w:fldCharType="separate"/>
            </w:r>
            <w:r>
              <w:rPr>
                <w:rFonts w:eastAsia="Calibri"/>
                <w:color w:val="000000"/>
                <w:sz w:val="16"/>
                <w:szCs w:val="16"/>
                <w:lang w:val="en-GB"/>
              </w:rPr>
              <w:fldChar w:fldCharType="end"/>
            </w:r>
            <w:r w:rsidR="00EC38D1" w:rsidRPr="005267F4">
              <w:rPr>
                <w:rFonts w:eastAsia="Calibri"/>
                <w:color w:val="000000"/>
                <w:sz w:val="16"/>
                <w:szCs w:val="16"/>
                <w:lang w:val="en-GB"/>
              </w:rPr>
              <w:t>Climate Change Mitigation 0</w:t>
            </w:r>
          </w:p>
        </w:tc>
        <w:tc>
          <w:tcPr>
            <w:tcW w:w="1259" w:type="pct"/>
            <w:tcBorders>
              <w:top w:val="single" w:sz="4" w:space="0" w:color="auto"/>
              <w:left w:val="nil"/>
              <w:bottom w:val="single" w:sz="4" w:space="0" w:color="auto"/>
              <w:right w:val="single" w:sz="4" w:space="0" w:color="auto"/>
            </w:tcBorders>
            <w:shd w:val="clear" w:color="auto" w:fill="auto"/>
          </w:tcPr>
          <w:p w14:paraId="0FB1FEE1" w14:textId="77777777" w:rsidR="00EC38D1" w:rsidRPr="005267F4" w:rsidRDefault="00EC38D1" w:rsidP="00763EFB">
            <w:pPr>
              <w:rPr>
                <w:rFonts w:eastAsia="Calibri"/>
                <w:color w:val="000000"/>
                <w:sz w:val="16"/>
                <w:szCs w:val="16"/>
                <w:lang w:val="en-GB"/>
              </w:rPr>
            </w:pPr>
          </w:p>
        </w:tc>
      </w:tr>
      <w:tr w:rsidR="00EC38D1" w:rsidRPr="005267F4" w14:paraId="7AC09730"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1D454F34" w14:textId="77777777" w:rsidR="00EC38D1" w:rsidRPr="005267F4" w:rsidRDefault="00EC38D1" w:rsidP="00763EFB">
            <w:pPr>
              <w:rPr>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06FC50B1" w14:textId="77777777" w:rsidR="00EC38D1" w:rsidRPr="005267F4" w:rsidRDefault="00EC38D1" w:rsidP="00763EFB">
            <w:pPr>
              <w:rPr>
                <w:rFonts w:eastAsia="Calibri"/>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18B03EC4" w14:textId="50E554FB" w:rsidR="00EC38D1" w:rsidRPr="005267F4" w:rsidRDefault="001014FF" w:rsidP="00763EFB">
            <w:pPr>
              <w:rPr>
                <w:rFonts w:eastAsia="Calibri"/>
                <w:b/>
                <w:color w:val="000000"/>
                <w:sz w:val="16"/>
                <w:szCs w:val="16"/>
                <w:lang w:val="en-GB"/>
              </w:rPr>
            </w:pPr>
            <w:r>
              <w:rPr>
                <w:rFonts w:eastAsia="Calibri"/>
                <w:color w:val="000000"/>
                <w:sz w:val="16"/>
                <w:szCs w:val="16"/>
                <w:lang w:val="en-GB"/>
              </w:rPr>
              <w:fldChar w:fldCharType="begin">
                <w:ffData>
                  <w:name w:val=""/>
                  <w:enabled/>
                  <w:calcOnExit w:val="0"/>
                  <w:checkBox>
                    <w:sizeAuto/>
                    <w:default w:val="0"/>
                  </w:checkBox>
                </w:ffData>
              </w:fldChar>
            </w:r>
            <w:r>
              <w:rPr>
                <w:rFonts w:eastAsia="Calibri"/>
                <w:color w:val="000000"/>
                <w:sz w:val="16"/>
                <w:szCs w:val="16"/>
                <w:lang w:val="en-GB"/>
              </w:rPr>
              <w:instrText xml:space="preserve"> FORMCHECKBOX </w:instrText>
            </w:r>
            <w:r w:rsidR="00000000">
              <w:rPr>
                <w:rFonts w:eastAsia="Calibri"/>
                <w:color w:val="000000"/>
                <w:sz w:val="16"/>
                <w:szCs w:val="16"/>
                <w:lang w:val="en-GB"/>
              </w:rPr>
            </w:r>
            <w:r w:rsidR="00000000">
              <w:rPr>
                <w:rFonts w:eastAsia="Calibri"/>
                <w:color w:val="000000"/>
                <w:sz w:val="16"/>
                <w:szCs w:val="16"/>
                <w:lang w:val="en-GB"/>
              </w:rPr>
              <w:fldChar w:fldCharType="separate"/>
            </w:r>
            <w:r>
              <w:rPr>
                <w:rFonts w:eastAsia="Calibri"/>
                <w:color w:val="000000"/>
                <w:sz w:val="16"/>
                <w:szCs w:val="16"/>
                <w:lang w:val="en-GB"/>
              </w:rPr>
              <w:fldChar w:fldCharType="end"/>
            </w:r>
            <w:r w:rsidR="00EC38D1" w:rsidRPr="005267F4">
              <w:rPr>
                <w:rFonts w:eastAsia="Calibri"/>
                <w:color w:val="000000"/>
                <w:sz w:val="16"/>
                <w:szCs w:val="16"/>
                <w:lang w:val="en-GB"/>
              </w:rPr>
              <w:t>Climate Change Mitigation 1</w:t>
            </w:r>
          </w:p>
        </w:tc>
        <w:tc>
          <w:tcPr>
            <w:tcW w:w="1259" w:type="pct"/>
            <w:tcBorders>
              <w:top w:val="single" w:sz="4" w:space="0" w:color="auto"/>
              <w:left w:val="nil"/>
              <w:bottom w:val="single" w:sz="4" w:space="0" w:color="auto"/>
              <w:right w:val="single" w:sz="4" w:space="0" w:color="auto"/>
            </w:tcBorders>
            <w:shd w:val="clear" w:color="auto" w:fill="auto"/>
          </w:tcPr>
          <w:p w14:paraId="3C649BFA" w14:textId="77777777" w:rsidR="00EC38D1" w:rsidRPr="005267F4" w:rsidRDefault="00EC38D1" w:rsidP="00763EFB">
            <w:pPr>
              <w:rPr>
                <w:rFonts w:eastAsia="Calibri"/>
                <w:color w:val="000000"/>
                <w:sz w:val="16"/>
                <w:szCs w:val="16"/>
                <w:lang w:val="en-GB"/>
              </w:rPr>
            </w:pPr>
          </w:p>
        </w:tc>
      </w:tr>
      <w:tr w:rsidR="00EC38D1" w:rsidRPr="005267F4" w14:paraId="72F6A83C"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497516AE" w14:textId="77777777" w:rsidR="00EC38D1" w:rsidRPr="005267F4" w:rsidRDefault="00EC38D1" w:rsidP="00763EFB">
            <w:pPr>
              <w:rPr>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2BF3EFFF" w14:textId="77777777" w:rsidR="00EC38D1" w:rsidRPr="005267F4" w:rsidRDefault="00EC38D1" w:rsidP="00763EFB">
            <w:pPr>
              <w:rPr>
                <w:rFonts w:eastAsia="Calibri"/>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484ADADC" w14:textId="438F4A8D" w:rsidR="00EC38D1" w:rsidRPr="00FD2025" w:rsidRDefault="001014FF" w:rsidP="00763EFB">
            <w:pPr>
              <w:rPr>
                <w:rFonts w:eastAsia="Calibri"/>
                <w:color w:val="000000"/>
                <w:sz w:val="16"/>
                <w:szCs w:val="16"/>
                <w:lang w:val="en-GB"/>
              </w:rPr>
            </w:pPr>
            <w:r w:rsidRPr="00FD2025">
              <w:rPr>
                <w:rFonts w:eastAsia="Calibri"/>
                <w:color w:val="000000"/>
                <w:sz w:val="16"/>
                <w:szCs w:val="16"/>
                <w:lang w:val="en-GB"/>
              </w:rPr>
              <w:fldChar w:fldCharType="begin">
                <w:ffData>
                  <w:name w:val=""/>
                  <w:enabled/>
                  <w:calcOnExit w:val="0"/>
                  <w:checkBox>
                    <w:sizeAuto/>
                    <w:default w:val="1"/>
                  </w:checkBox>
                </w:ffData>
              </w:fldChar>
            </w:r>
            <w:r w:rsidRPr="00FD2025">
              <w:rPr>
                <w:rFonts w:eastAsia="Calibri"/>
                <w:color w:val="000000"/>
                <w:sz w:val="16"/>
                <w:szCs w:val="16"/>
                <w:lang w:val="en-GB"/>
              </w:rPr>
              <w:instrText xml:space="preserve"> FORMCHECKBOX </w:instrText>
            </w:r>
            <w:r w:rsidR="00000000">
              <w:rPr>
                <w:rFonts w:eastAsia="Calibri"/>
                <w:color w:val="000000"/>
                <w:sz w:val="16"/>
                <w:szCs w:val="16"/>
                <w:lang w:val="en-GB"/>
              </w:rPr>
            </w:r>
            <w:r w:rsidR="00000000">
              <w:rPr>
                <w:rFonts w:eastAsia="Calibri"/>
                <w:color w:val="000000"/>
                <w:sz w:val="16"/>
                <w:szCs w:val="16"/>
                <w:lang w:val="en-GB"/>
              </w:rPr>
              <w:fldChar w:fldCharType="separate"/>
            </w:r>
            <w:r w:rsidRPr="00FD2025">
              <w:rPr>
                <w:rFonts w:eastAsia="Calibri"/>
                <w:color w:val="000000"/>
                <w:sz w:val="16"/>
                <w:szCs w:val="16"/>
                <w:lang w:val="en-GB"/>
              </w:rPr>
              <w:fldChar w:fldCharType="end"/>
            </w:r>
            <w:r w:rsidR="00EC38D1" w:rsidRPr="00FD2025">
              <w:rPr>
                <w:rFonts w:eastAsia="Calibri"/>
                <w:color w:val="000000"/>
                <w:sz w:val="16"/>
                <w:szCs w:val="16"/>
                <w:lang w:val="en-GB"/>
              </w:rPr>
              <w:t>Climate Change Mitigation 2</w:t>
            </w:r>
          </w:p>
        </w:tc>
        <w:tc>
          <w:tcPr>
            <w:tcW w:w="1259" w:type="pct"/>
            <w:tcBorders>
              <w:top w:val="single" w:sz="4" w:space="0" w:color="auto"/>
              <w:left w:val="nil"/>
              <w:bottom w:val="single" w:sz="4" w:space="0" w:color="auto"/>
              <w:right w:val="single" w:sz="4" w:space="0" w:color="auto"/>
            </w:tcBorders>
            <w:shd w:val="clear" w:color="auto" w:fill="auto"/>
          </w:tcPr>
          <w:p w14:paraId="7ABAFFDD" w14:textId="77777777" w:rsidR="00EC38D1" w:rsidRPr="005267F4" w:rsidRDefault="00EC38D1" w:rsidP="00763EFB">
            <w:pPr>
              <w:rPr>
                <w:rFonts w:eastAsia="Calibri"/>
                <w:color w:val="000000"/>
                <w:sz w:val="16"/>
                <w:szCs w:val="16"/>
                <w:lang w:val="en-GB"/>
              </w:rPr>
            </w:pPr>
          </w:p>
        </w:tc>
      </w:tr>
      <w:tr w:rsidR="00EC38D1" w:rsidRPr="005267F4" w14:paraId="72113716"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7BA0F5D0" w14:textId="77777777" w:rsidR="00EC38D1" w:rsidRPr="005267F4" w:rsidRDefault="00EC38D1" w:rsidP="00763EFB">
            <w:pPr>
              <w:rPr>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69031BAE" w14:textId="77777777" w:rsidR="00EC38D1" w:rsidRPr="005267F4" w:rsidRDefault="00EC38D1" w:rsidP="00763EFB">
            <w:pPr>
              <w:rPr>
                <w:rFonts w:eastAsia="Calibri"/>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3749CA70" w14:textId="77777777" w:rsidR="00EC38D1" w:rsidRPr="005267F4" w:rsidRDefault="00EC38D1" w:rsidP="00763EFB">
            <w:pPr>
              <w:rPr>
                <w:rFonts w:eastAsia="Calibri"/>
                <w:color w:val="000000"/>
                <w:sz w:val="16"/>
                <w:szCs w:val="16"/>
                <w:lang w:val="en-GB"/>
              </w:rPr>
            </w:pPr>
            <w:r w:rsidRPr="005267F4">
              <w:rPr>
                <w:rFonts w:eastAsia="Calibri"/>
                <w:color w:val="000000"/>
                <w:sz w:val="16"/>
                <w:szCs w:val="16"/>
                <w:lang w:val="en-GB"/>
              </w:rPr>
              <w:fldChar w:fldCharType="begin">
                <w:ffData>
                  <w:name w:val=""/>
                  <w:enabled/>
                  <w:calcOnExit w:val="0"/>
                  <w:checkBox>
                    <w:sizeAuto/>
                    <w:default w:val="0"/>
                  </w:checkBox>
                </w:ffData>
              </w:fldChar>
            </w:r>
            <w:r w:rsidRPr="005267F4">
              <w:rPr>
                <w:rFonts w:eastAsia="Calibri"/>
                <w:color w:val="000000"/>
                <w:sz w:val="16"/>
                <w:szCs w:val="16"/>
                <w:lang w:val="en-GB"/>
              </w:rPr>
              <w:instrText xml:space="preserve"> FORMCHECKBOX </w:instrText>
            </w:r>
            <w:r w:rsidR="00000000">
              <w:rPr>
                <w:rFonts w:eastAsia="Calibri"/>
                <w:color w:val="000000"/>
                <w:sz w:val="16"/>
                <w:szCs w:val="16"/>
                <w:lang w:val="en-GB"/>
              </w:rPr>
            </w:r>
            <w:r w:rsidR="00000000">
              <w:rPr>
                <w:rFonts w:eastAsia="Calibri"/>
                <w:color w:val="000000"/>
                <w:sz w:val="16"/>
                <w:szCs w:val="16"/>
                <w:lang w:val="en-GB"/>
              </w:rPr>
              <w:fldChar w:fldCharType="separate"/>
            </w:r>
            <w:r w:rsidRPr="005267F4">
              <w:rPr>
                <w:rFonts w:eastAsia="Calibri"/>
                <w:color w:val="000000"/>
                <w:sz w:val="16"/>
                <w:szCs w:val="16"/>
                <w:lang w:val="en-GB"/>
              </w:rPr>
              <w:fldChar w:fldCharType="end"/>
            </w:r>
            <w:r w:rsidRPr="005267F4">
              <w:rPr>
                <w:rFonts w:eastAsia="Calibri"/>
                <w:color w:val="000000"/>
                <w:sz w:val="16"/>
                <w:szCs w:val="16"/>
                <w:lang w:val="en-GB"/>
              </w:rPr>
              <w:t>Climate Change Adaptation 0</w:t>
            </w:r>
          </w:p>
        </w:tc>
        <w:tc>
          <w:tcPr>
            <w:tcW w:w="1259" w:type="pct"/>
            <w:tcBorders>
              <w:top w:val="single" w:sz="4" w:space="0" w:color="auto"/>
              <w:left w:val="nil"/>
              <w:bottom w:val="single" w:sz="4" w:space="0" w:color="auto"/>
              <w:right w:val="single" w:sz="4" w:space="0" w:color="auto"/>
            </w:tcBorders>
            <w:shd w:val="clear" w:color="auto" w:fill="auto"/>
          </w:tcPr>
          <w:p w14:paraId="24E7F791" w14:textId="77777777" w:rsidR="00EC38D1" w:rsidRPr="005267F4" w:rsidRDefault="00EC38D1" w:rsidP="00763EFB">
            <w:pPr>
              <w:rPr>
                <w:rFonts w:eastAsia="Calibri"/>
                <w:color w:val="000000"/>
                <w:sz w:val="16"/>
                <w:szCs w:val="16"/>
                <w:lang w:val="en-GB"/>
              </w:rPr>
            </w:pPr>
          </w:p>
        </w:tc>
      </w:tr>
      <w:tr w:rsidR="00EC38D1" w:rsidRPr="005267F4" w14:paraId="0B464EB6"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197B36CA" w14:textId="77777777" w:rsidR="00EC38D1" w:rsidRPr="005267F4" w:rsidRDefault="00EC38D1" w:rsidP="00763EFB">
            <w:pPr>
              <w:rPr>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26F19729" w14:textId="77777777" w:rsidR="00EC38D1" w:rsidRPr="005267F4" w:rsidRDefault="00EC38D1" w:rsidP="00763EFB">
            <w:pPr>
              <w:rPr>
                <w:rFonts w:eastAsia="Calibri"/>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1D40C714" w14:textId="77777777" w:rsidR="00EC38D1" w:rsidRPr="005267F4" w:rsidRDefault="00EC38D1" w:rsidP="00763EFB">
            <w:pPr>
              <w:rPr>
                <w:rFonts w:eastAsia="Calibri"/>
                <w:color w:val="000000"/>
                <w:sz w:val="16"/>
                <w:szCs w:val="16"/>
                <w:lang w:val="en-GB"/>
              </w:rPr>
            </w:pPr>
            <w:r w:rsidRPr="005267F4">
              <w:rPr>
                <w:rFonts w:eastAsia="Calibri"/>
                <w:color w:val="000000"/>
                <w:sz w:val="16"/>
                <w:szCs w:val="16"/>
                <w:lang w:val="en-GB"/>
              </w:rPr>
              <w:fldChar w:fldCharType="begin">
                <w:ffData>
                  <w:name w:val="IAP_cities"/>
                  <w:enabled/>
                  <w:calcOnExit w:val="0"/>
                  <w:checkBox>
                    <w:sizeAuto/>
                    <w:default w:val="0"/>
                  </w:checkBox>
                </w:ffData>
              </w:fldChar>
            </w:r>
            <w:r w:rsidRPr="005267F4">
              <w:rPr>
                <w:rFonts w:eastAsia="Calibri"/>
                <w:color w:val="000000"/>
                <w:sz w:val="16"/>
                <w:szCs w:val="16"/>
                <w:lang w:val="en-GB"/>
              </w:rPr>
              <w:instrText xml:space="preserve"> FORMCHECKBOX </w:instrText>
            </w:r>
            <w:r w:rsidR="00000000">
              <w:rPr>
                <w:rFonts w:eastAsia="Calibri"/>
                <w:color w:val="000000"/>
                <w:sz w:val="16"/>
                <w:szCs w:val="16"/>
                <w:lang w:val="en-GB"/>
              </w:rPr>
            </w:r>
            <w:r w:rsidR="00000000">
              <w:rPr>
                <w:rFonts w:eastAsia="Calibri"/>
                <w:color w:val="000000"/>
                <w:sz w:val="16"/>
                <w:szCs w:val="16"/>
                <w:lang w:val="en-GB"/>
              </w:rPr>
              <w:fldChar w:fldCharType="separate"/>
            </w:r>
            <w:r w:rsidRPr="005267F4">
              <w:rPr>
                <w:rFonts w:eastAsia="Calibri"/>
                <w:color w:val="000000"/>
                <w:sz w:val="16"/>
                <w:szCs w:val="16"/>
                <w:lang w:val="en-GB"/>
              </w:rPr>
              <w:fldChar w:fldCharType="end"/>
            </w:r>
            <w:r w:rsidRPr="005267F4">
              <w:rPr>
                <w:rFonts w:eastAsia="Calibri"/>
                <w:color w:val="000000"/>
                <w:sz w:val="16"/>
                <w:szCs w:val="16"/>
                <w:lang w:val="en-GB"/>
              </w:rPr>
              <w:t>Climate Change Adaptation 1</w:t>
            </w:r>
          </w:p>
        </w:tc>
        <w:tc>
          <w:tcPr>
            <w:tcW w:w="1259" w:type="pct"/>
            <w:tcBorders>
              <w:top w:val="single" w:sz="4" w:space="0" w:color="auto"/>
              <w:left w:val="nil"/>
              <w:bottom w:val="single" w:sz="4" w:space="0" w:color="auto"/>
              <w:right w:val="single" w:sz="4" w:space="0" w:color="auto"/>
            </w:tcBorders>
            <w:shd w:val="clear" w:color="auto" w:fill="auto"/>
          </w:tcPr>
          <w:p w14:paraId="5922132B" w14:textId="77777777" w:rsidR="00EC38D1" w:rsidRPr="005267F4" w:rsidRDefault="00EC38D1" w:rsidP="00763EFB">
            <w:pPr>
              <w:rPr>
                <w:rFonts w:eastAsia="Calibri"/>
                <w:color w:val="000000"/>
                <w:sz w:val="16"/>
                <w:szCs w:val="16"/>
                <w:lang w:val="en-GB"/>
              </w:rPr>
            </w:pPr>
          </w:p>
        </w:tc>
      </w:tr>
      <w:tr w:rsidR="00EC38D1" w:rsidRPr="005267F4" w14:paraId="3B33DBFA"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234659C9" w14:textId="77777777" w:rsidR="00EC38D1" w:rsidRPr="005267F4" w:rsidRDefault="00EC38D1" w:rsidP="00763EFB">
            <w:pPr>
              <w:rPr>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5CEF3A4D" w14:textId="77777777" w:rsidR="00EC38D1" w:rsidRPr="005267F4" w:rsidRDefault="00EC38D1" w:rsidP="00763EFB">
            <w:pPr>
              <w:rPr>
                <w:rFonts w:eastAsia="Calibri"/>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609C8459" w14:textId="77777777" w:rsidR="00EC38D1" w:rsidRPr="005267F4" w:rsidRDefault="00EC38D1" w:rsidP="00763EFB">
            <w:pPr>
              <w:rPr>
                <w:rFonts w:eastAsia="Calibri"/>
                <w:color w:val="000000"/>
                <w:sz w:val="16"/>
                <w:szCs w:val="16"/>
                <w:lang w:val="en-GB"/>
              </w:rPr>
            </w:pPr>
            <w:r w:rsidRPr="005267F4">
              <w:rPr>
                <w:rFonts w:eastAsia="Calibri"/>
                <w:color w:val="000000"/>
                <w:sz w:val="16"/>
                <w:szCs w:val="16"/>
                <w:lang w:val="en-GB"/>
              </w:rPr>
              <w:fldChar w:fldCharType="begin">
                <w:ffData>
                  <w:name w:val="IAP_cities"/>
                  <w:enabled/>
                  <w:calcOnExit w:val="0"/>
                  <w:checkBox>
                    <w:sizeAuto/>
                    <w:default w:val="0"/>
                  </w:checkBox>
                </w:ffData>
              </w:fldChar>
            </w:r>
            <w:r w:rsidRPr="005267F4">
              <w:rPr>
                <w:rFonts w:eastAsia="Calibri"/>
                <w:color w:val="000000"/>
                <w:sz w:val="16"/>
                <w:szCs w:val="16"/>
                <w:lang w:val="en-GB"/>
              </w:rPr>
              <w:instrText xml:space="preserve"> FORMCHECKBOX </w:instrText>
            </w:r>
            <w:r w:rsidR="00000000">
              <w:rPr>
                <w:rFonts w:eastAsia="Calibri"/>
                <w:color w:val="000000"/>
                <w:sz w:val="16"/>
                <w:szCs w:val="16"/>
                <w:lang w:val="en-GB"/>
              </w:rPr>
            </w:r>
            <w:r w:rsidR="00000000">
              <w:rPr>
                <w:rFonts w:eastAsia="Calibri"/>
                <w:color w:val="000000"/>
                <w:sz w:val="16"/>
                <w:szCs w:val="16"/>
                <w:lang w:val="en-GB"/>
              </w:rPr>
              <w:fldChar w:fldCharType="separate"/>
            </w:r>
            <w:r w:rsidRPr="005267F4">
              <w:rPr>
                <w:rFonts w:eastAsia="Calibri"/>
                <w:color w:val="000000"/>
                <w:sz w:val="16"/>
                <w:szCs w:val="16"/>
                <w:lang w:val="en-GB"/>
              </w:rPr>
              <w:fldChar w:fldCharType="end"/>
            </w:r>
            <w:r w:rsidRPr="005267F4">
              <w:rPr>
                <w:rFonts w:eastAsia="Calibri"/>
                <w:color w:val="000000"/>
                <w:sz w:val="16"/>
                <w:szCs w:val="16"/>
                <w:lang w:val="en-GB"/>
              </w:rPr>
              <w:t>Climate Change Adaptation 2</w:t>
            </w:r>
          </w:p>
        </w:tc>
        <w:tc>
          <w:tcPr>
            <w:tcW w:w="1259" w:type="pct"/>
            <w:tcBorders>
              <w:top w:val="single" w:sz="4" w:space="0" w:color="auto"/>
              <w:left w:val="nil"/>
              <w:bottom w:val="single" w:sz="4" w:space="0" w:color="auto"/>
              <w:right w:val="single" w:sz="4" w:space="0" w:color="auto"/>
            </w:tcBorders>
            <w:shd w:val="clear" w:color="auto" w:fill="auto"/>
          </w:tcPr>
          <w:p w14:paraId="6F8E2524" w14:textId="77777777" w:rsidR="00EC38D1" w:rsidRPr="005267F4" w:rsidRDefault="00EC38D1" w:rsidP="00763EFB">
            <w:pPr>
              <w:rPr>
                <w:rFonts w:eastAsia="Calibri"/>
                <w:color w:val="000000"/>
                <w:sz w:val="16"/>
                <w:szCs w:val="16"/>
                <w:lang w:val="en-GB"/>
              </w:rPr>
            </w:pPr>
          </w:p>
        </w:tc>
      </w:tr>
      <w:tr w:rsidR="00EC38D1" w:rsidRPr="005267F4" w14:paraId="2FA2E9EC" w14:textId="77777777" w:rsidTr="00763EFB">
        <w:trPr>
          <w:trHeight w:val="58"/>
        </w:trPr>
        <w:tc>
          <w:tcPr>
            <w:tcW w:w="1034"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F8AD013" w14:textId="77777777" w:rsidR="00EC38D1" w:rsidRPr="005267F4" w:rsidRDefault="00EC38D1" w:rsidP="00763EFB">
            <w:pPr>
              <w:rPr>
                <w:rFonts w:ascii="Avenir Next Regular"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noWrap/>
            <w:vAlign w:val="bottom"/>
          </w:tcPr>
          <w:p w14:paraId="1B5D42F8" w14:textId="77777777" w:rsidR="00EC38D1" w:rsidRPr="005267F4" w:rsidRDefault="00EC38D1" w:rsidP="00763EFB">
            <w:pPr>
              <w:rPr>
                <w:rFonts w:ascii="Avenir Next Regular"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noWrap/>
            <w:vAlign w:val="bottom"/>
          </w:tcPr>
          <w:p w14:paraId="63DEE44E" w14:textId="77777777" w:rsidR="00EC38D1" w:rsidRPr="005267F4" w:rsidRDefault="00EC38D1" w:rsidP="00763EFB">
            <w:pPr>
              <w:rPr>
                <w:rFonts w:ascii="Avenir Next Regular" w:hAnsi="Avenir Next Regular" w:cs="Calibri"/>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78E977B9" w14:textId="77777777" w:rsidR="00EC38D1" w:rsidRPr="005267F4" w:rsidRDefault="00EC38D1" w:rsidP="00763EFB">
            <w:pPr>
              <w:ind w:left="192" w:hanging="192"/>
              <w:rPr>
                <w:color w:val="000000"/>
                <w:sz w:val="16"/>
                <w:szCs w:val="16"/>
                <w:lang w:val="en-GB"/>
              </w:rPr>
            </w:pPr>
          </w:p>
        </w:tc>
      </w:tr>
      <w:bookmarkEnd w:id="98"/>
    </w:tbl>
    <w:p w14:paraId="71CDA374" w14:textId="2D0051FA" w:rsidR="00ED625F" w:rsidRDefault="00ED625F" w:rsidP="00ED625F">
      <w:pPr>
        <w:rPr>
          <w:color w:val="000000"/>
        </w:rPr>
      </w:pPr>
    </w:p>
    <w:p w14:paraId="0055A29D" w14:textId="704C1CC0" w:rsidR="00BE6F47" w:rsidRDefault="00BE6F47" w:rsidP="00ED625F">
      <w:pPr>
        <w:rPr>
          <w:color w:val="000000"/>
        </w:rPr>
      </w:pPr>
    </w:p>
    <w:p w14:paraId="7C17CCBC" w14:textId="77777777" w:rsidR="00BE6F47" w:rsidRDefault="00BE6F47" w:rsidP="00ED625F">
      <w:pPr>
        <w:rPr>
          <w:color w:val="000000"/>
        </w:rPr>
        <w:sectPr w:rsidR="00BE6F47" w:rsidSect="009A7C5F">
          <w:pgSz w:w="15840" w:h="12240" w:orient="landscape" w:code="1"/>
          <w:pgMar w:top="1440" w:right="1440" w:bottom="1440" w:left="1440" w:header="720" w:footer="720" w:gutter="0"/>
          <w:cols w:space="720"/>
          <w:docGrid w:linePitch="360"/>
        </w:sectPr>
      </w:pPr>
    </w:p>
    <w:p w14:paraId="32F7E90A" w14:textId="38164487" w:rsidR="00BE6F47" w:rsidRDefault="00BE6F47" w:rsidP="00ED625F">
      <w:pPr>
        <w:rPr>
          <w:color w:val="000000"/>
        </w:rPr>
      </w:pPr>
    </w:p>
    <w:p w14:paraId="15CBCCEA" w14:textId="743891D4" w:rsidR="00BE6F47" w:rsidRPr="00A900AA" w:rsidRDefault="00BE6F47" w:rsidP="00BE6F47">
      <w:pPr>
        <w:pStyle w:val="Heading2"/>
        <w:ind w:left="0"/>
        <w:rPr>
          <w:rFonts w:ascii="Calibri" w:hAnsi="Calibri"/>
        </w:rPr>
      </w:pPr>
      <w:bookmarkStart w:id="99" w:name="_Toc84428434"/>
      <w:r w:rsidRPr="00A900AA">
        <w:rPr>
          <w:rFonts w:ascii="Calibri" w:hAnsi="Calibri"/>
        </w:rPr>
        <w:t>Annex 1</w:t>
      </w:r>
      <w:r>
        <w:rPr>
          <w:rFonts w:ascii="Calibri" w:hAnsi="Calibri"/>
        </w:rPr>
        <w:t>7</w:t>
      </w:r>
      <w:r w:rsidRPr="00A900AA">
        <w:rPr>
          <w:rFonts w:ascii="Calibri" w:hAnsi="Calibri"/>
        </w:rPr>
        <w:t xml:space="preserve">: </w:t>
      </w:r>
      <w:r>
        <w:rPr>
          <w:rFonts w:ascii="Calibri" w:hAnsi="Calibri"/>
        </w:rPr>
        <w:t>Description of the pilot projects</w:t>
      </w:r>
      <w:bookmarkEnd w:id="99"/>
      <w:r w:rsidRPr="00A900AA">
        <w:rPr>
          <w:rFonts w:ascii="Calibri" w:hAnsi="Calibri"/>
        </w:rPr>
        <w:t xml:space="preserve"> </w:t>
      </w:r>
    </w:p>
    <w:p w14:paraId="4680DF23" w14:textId="77777777" w:rsidR="00BE6F47" w:rsidRPr="00ED625F" w:rsidRDefault="00BE6F47" w:rsidP="00BE6F47">
      <w:pPr>
        <w:rPr>
          <w:color w:val="000000"/>
        </w:rPr>
      </w:pPr>
    </w:p>
    <w:p w14:paraId="3C0DD557" w14:textId="0D4D5D68" w:rsidR="006B1239" w:rsidRPr="003679F7" w:rsidRDefault="006B1239" w:rsidP="006B1239">
      <w:pPr>
        <w:jc w:val="both"/>
        <w:rPr>
          <w:rFonts w:ascii="Calibri" w:hAnsi="Calibri" w:cs="Calibri"/>
          <w:sz w:val="20"/>
          <w:szCs w:val="20"/>
        </w:rPr>
      </w:pPr>
      <w:r w:rsidRPr="001C0C59">
        <w:rPr>
          <w:rFonts w:ascii="Calibri" w:hAnsi="Calibri" w:cs="Calibri"/>
          <w:sz w:val="20"/>
          <w:szCs w:val="20"/>
        </w:rPr>
        <w:t xml:space="preserve">Through the pilot projects, ABER is </w:t>
      </w:r>
      <w:r w:rsidRPr="003679F7">
        <w:rPr>
          <w:rFonts w:ascii="Calibri" w:hAnsi="Calibri" w:cs="Calibri"/>
          <w:sz w:val="20"/>
          <w:szCs w:val="20"/>
        </w:rPr>
        <w:t xml:space="preserve">interested in investigating various innovations in terms of technologies, business models, delivery models, tariffs, use digital tools, etc. which will serve to build the necessary evidence to effect and systematize changes to the regulations and delivery model. For instance, </w:t>
      </w:r>
      <w:r w:rsidR="00254F89" w:rsidRPr="003679F7">
        <w:rPr>
          <w:rFonts w:ascii="Calibri" w:hAnsi="Calibri" w:cs="Calibri"/>
          <w:sz w:val="20"/>
          <w:szCs w:val="20"/>
        </w:rPr>
        <w:t xml:space="preserve">private sector ownership and operation </w:t>
      </w:r>
      <w:r w:rsidR="00064466" w:rsidRPr="003679F7">
        <w:rPr>
          <w:rFonts w:ascii="Calibri" w:hAnsi="Calibri" w:cs="Calibri"/>
          <w:sz w:val="20"/>
          <w:szCs w:val="20"/>
        </w:rPr>
        <w:t xml:space="preserve">will be used </w:t>
      </w:r>
      <w:r w:rsidR="00254F89" w:rsidRPr="003679F7">
        <w:rPr>
          <w:rFonts w:ascii="Calibri" w:hAnsi="Calibri" w:cs="Calibri"/>
          <w:sz w:val="20"/>
          <w:szCs w:val="20"/>
        </w:rPr>
        <w:t xml:space="preserve">as opposed to the </w:t>
      </w:r>
      <w:r w:rsidR="00730B85" w:rsidRPr="003679F7">
        <w:rPr>
          <w:rFonts w:ascii="Calibri" w:hAnsi="Calibri" w:cs="Calibri"/>
          <w:sz w:val="20"/>
          <w:szCs w:val="20"/>
        </w:rPr>
        <w:t>cooperative (COOPEL) model</w:t>
      </w:r>
      <w:r w:rsidR="00064466" w:rsidRPr="003679F7">
        <w:rPr>
          <w:rFonts w:ascii="Calibri" w:hAnsi="Calibri" w:cs="Calibri"/>
          <w:sz w:val="20"/>
          <w:szCs w:val="20"/>
        </w:rPr>
        <w:t>.</w:t>
      </w:r>
      <w:r w:rsidR="00730B85" w:rsidRPr="003679F7">
        <w:rPr>
          <w:rFonts w:ascii="Calibri" w:hAnsi="Calibri" w:cs="Calibri"/>
          <w:sz w:val="20"/>
          <w:szCs w:val="20"/>
        </w:rPr>
        <w:t xml:space="preserve"> </w:t>
      </w:r>
      <w:r w:rsidR="00064466" w:rsidRPr="003679F7">
        <w:rPr>
          <w:rFonts w:ascii="Calibri" w:hAnsi="Calibri" w:cs="Calibri"/>
          <w:sz w:val="20"/>
          <w:szCs w:val="20"/>
        </w:rPr>
        <w:t>T</w:t>
      </w:r>
      <w:r w:rsidRPr="003679F7">
        <w:rPr>
          <w:rFonts w:ascii="Calibri" w:hAnsi="Calibri" w:cs="Calibri"/>
          <w:sz w:val="20"/>
          <w:szCs w:val="20"/>
        </w:rPr>
        <w:t>he pilot project promoters will</w:t>
      </w:r>
      <w:r w:rsidR="00730B85" w:rsidRPr="003679F7">
        <w:rPr>
          <w:rFonts w:ascii="Calibri" w:hAnsi="Calibri" w:cs="Calibri"/>
          <w:sz w:val="20"/>
          <w:szCs w:val="20"/>
        </w:rPr>
        <w:t xml:space="preserve"> also</w:t>
      </w:r>
      <w:r w:rsidRPr="003679F7">
        <w:rPr>
          <w:rFonts w:ascii="Calibri" w:hAnsi="Calibri" w:cs="Calibri"/>
          <w:sz w:val="20"/>
          <w:szCs w:val="20"/>
        </w:rPr>
        <w:t xml:space="preserve"> be able to apply a flexible tariff regime based on time of use (day vs night tariff) or consumer type (productive uses vs. household). In fact, pilot projects will constitute a real case study for the </w:t>
      </w:r>
      <w:proofErr w:type="spellStart"/>
      <w:r w:rsidRPr="003679F7">
        <w:rPr>
          <w:rFonts w:ascii="Calibri" w:hAnsi="Calibri" w:cs="Calibri"/>
          <w:sz w:val="20"/>
          <w:szCs w:val="20"/>
        </w:rPr>
        <w:t>minigrid</w:t>
      </w:r>
      <w:proofErr w:type="spellEnd"/>
      <w:r w:rsidRPr="003679F7">
        <w:rPr>
          <w:rFonts w:ascii="Calibri" w:hAnsi="Calibri" w:cs="Calibri"/>
          <w:sz w:val="20"/>
          <w:szCs w:val="20"/>
        </w:rPr>
        <w:t xml:space="preserve"> market</w:t>
      </w:r>
      <w:r w:rsidR="00730B85" w:rsidRPr="003679F7">
        <w:rPr>
          <w:rFonts w:ascii="Calibri" w:hAnsi="Calibri" w:cs="Calibri"/>
          <w:sz w:val="20"/>
          <w:szCs w:val="20"/>
        </w:rPr>
        <w:t xml:space="preserve"> </w:t>
      </w:r>
      <w:proofErr w:type="gramStart"/>
      <w:r w:rsidR="00730B85" w:rsidRPr="003679F7">
        <w:rPr>
          <w:rFonts w:ascii="Calibri" w:hAnsi="Calibri" w:cs="Calibri"/>
          <w:sz w:val="20"/>
          <w:szCs w:val="20"/>
        </w:rPr>
        <w:t>in regards to</w:t>
      </w:r>
      <w:proofErr w:type="gramEnd"/>
      <w:r w:rsidR="00730B85" w:rsidRPr="003679F7">
        <w:rPr>
          <w:rFonts w:ascii="Calibri" w:hAnsi="Calibri" w:cs="Calibri"/>
          <w:sz w:val="20"/>
          <w:szCs w:val="20"/>
        </w:rPr>
        <w:t xml:space="preserve"> </w:t>
      </w:r>
      <w:r w:rsidR="00064466" w:rsidRPr="003679F7">
        <w:rPr>
          <w:rFonts w:ascii="Calibri" w:hAnsi="Calibri" w:cs="Calibri"/>
          <w:sz w:val="20"/>
          <w:szCs w:val="20"/>
        </w:rPr>
        <w:t>licensing, delivery</w:t>
      </w:r>
      <w:r w:rsidR="00730B85" w:rsidRPr="003679F7">
        <w:rPr>
          <w:rFonts w:ascii="Calibri" w:hAnsi="Calibri" w:cs="Calibri"/>
          <w:sz w:val="20"/>
          <w:szCs w:val="20"/>
        </w:rPr>
        <w:t xml:space="preserve"> model, business model, tariffs, </w:t>
      </w:r>
      <w:r w:rsidR="00064466" w:rsidRPr="003679F7">
        <w:rPr>
          <w:rFonts w:ascii="Calibri" w:hAnsi="Calibri" w:cs="Calibri"/>
          <w:sz w:val="20"/>
          <w:szCs w:val="20"/>
        </w:rPr>
        <w:t xml:space="preserve">stakeholders engagement, </w:t>
      </w:r>
      <w:r w:rsidR="00730B85" w:rsidRPr="003679F7">
        <w:rPr>
          <w:rFonts w:ascii="Calibri" w:hAnsi="Calibri" w:cs="Calibri"/>
          <w:sz w:val="20"/>
          <w:szCs w:val="20"/>
        </w:rPr>
        <w:t>etc</w:t>
      </w:r>
      <w:r w:rsidRPr="003679F7">
        <w:rPr>
          <w:rFonts w:ascii="Calibri" w:hAnsi="Calibri" w:cs="Calibri"/>
          <w:sz w:val="20"/>
          <w:szCs w:val="20"/>
        </w:rPr>
        <w:t xml:space="preserve">. The demonstration projects will inform many </w:t>
      </w:r>
      <w:r w:rsidR="00730B85" w:rsidRPr="003679F7">
        <w:rPr>
          <w:rFonts w:ascii="Calibri" w:hAnsi="Calibri" w:cs="Calibri"/>
          <w:sz w:val="20"/>
          <w:szCs w:val="20"/>
        </w:rPr>
        <w:t xml:space="preserve">of these key </w:t>
      </w:r>
      <w:r w:rsidRPr="003679F7">
        <w:rPr>
          <w:rFonts w:ascii="Calibri" w:hAnsi="Calibri" w:cs="Calibri"/>
          <w:sz w:val="20"/>
          <w:szCs w:val="20"/>
        </w:rPr>
        <w:t>elements, which have a direct effect on project cost</w:t>
      </w:r>
      <w:r w:rsidR="00064466" w:rsidRPr="003679F7">
        <w:rPr>
          <w:rFonts w:ascii="Calibri" w:hAnsi="Calibri" w:cs="Calibri"/>
          <w:sz w:val="20"/>
          <w:szCs w:val="20"/>
        </w:rPr>
        <w:t>s</w:t>
      </w:r>
      <w:r w:rsidRPr="003679F7">
        <w:rPr>
          <w:rFonts w:ascii="Calibri" w:hAnsi="Calibri" w:cs="Calibri"/>
          <w:sz w:val="20"/>
          <w:szCs w:val="20"/>
        </w:rPr>
        <w:t xml:space="preserve"> and risk</w:t>
      </w:r>
      <w:r w:rsidR="00064466" w:rsidRPr="003679F7">
        <w:rPr>
          <w:rFonts w:ascii="Calibri" w:hAnsi="Calibri" w:cs="Calibri"/>
          <w:sz w:val="20"/>
          <w:szCs w:val="20"/>
        </w:rPr>
        <w:t>s</w:t>
      </w:r>
      <w:r w:rsidRPr="003679F7">
        <w:rPr>
          <w:rFonts w:ascii="Calibri" w:hAnsi="Calibri" w:cs="Calibri"/>
          <w:sz w:val="20"/>
          <w:szCs w:val="20"/>
        </w:rPr>
        <w:t>, hence, impacting private developers’ investment decision</w:t>
      </w:r>
      <w:r w:rsidR="00064466" w:rsidRPr="003679F7">
        <w:rPr>
          <w:rFonts w:ascii="Calibri" w:hAnsi="Calibri" w:cs="Calibri"/>
          <w:sz w:val="20"/>
          <w:szCs w:val="20"/>
        </w:rPr>
        <w:t>s</w:t>
      </w:r>
      <w:r w:rsidRPr="003679F7">
        <w:rPr>
          <w:rFonts w:ascii="Calibri" w:hAnsi="Calibri" w:cs="Calibri"/>
          <w:sz w:val="20"/>
          <w:szCs w:val="20"/>
        </w:rPr>
        <w:t xml:space="preserve">. Although, the rural electrification sector in Burkina Faso has seen important qualitative and quantitative efforts, serious gaps still need to be closed in terms of policy and regulatory framework in order to scale-up private sector investment in </w:t>
      </w:r>
      <w:proofErr w:type="spellStart"/>
      <w:r w:rsidRPr="003679F7">
        <w:rPr>
          <w:rFonts w:ascii="Calibri" w:hAnsi="Calibri" w:cs="Calibri"/>
          <w:sz w:val="20"/>
          <w:szCs w:val="20"/>
        </w:rPr>
        <w:t>minigrids</w:t>
      </w:r>
      <w:proofErr w:type="spellEnd"/>
      <w:r w:rsidRPr="003679F7">
        <w:rPr>
          <w:rFonts w:ascii="Calibri" w:hAnsi="Calibri" w:cs="Calibri"/>
          <w:sz w:val="20"/>
          <w:szCs w:val="20"/>
        </w:rPr>
        <w:t xml:space="preserve">. </w:t>
      </w:r>
    </w:p>
    <w:p w14:paraId="4D50D567" w14:textId="3117BCEA" w:rsidR="00730B85" w:rsidRPr="003679F7" w:rsidRDefault="00730B85" w:rsidP="006B1239">
      <w:pPr>
        <w:jc w:val="both"/>
        <w:rPr>
          <w:rFonts w:ascii="Calibri" w:hAnsi="Calibri" w:cs="Calibri"/>
          <w:sz w:val="20"/>
          <w:szCs w:val="20"/>
        </w:rPr>
      </w:pPr>
    </w:p>
    <w:p w14:paraId="78DE5E8A" w14:textId="79627652" w:rsidR="00064466" w:rsidRPr="003679F7" w:rsidRDefault="006D7825" w:rsidP="004C5AE6">
      <w:pPr>
        <w:jc w:val="both"/>
        <w:rPr>
          <w:rFonts w:ascii="Calibri" w:hAnsi="Calibri" w:cs="Calibri"/>
          <w:sz w:val="20"/>
          <w:szCs w:val="20"/>
        </w:rPr>
      </w:pPr>
      <w:r w:rsidRPr="003679F7">
        <w:rPr>
          <w:rFonts w:ascii="Calibri" w:hAnsi="Calibri" w:cs="Calibri"/>
          <w:iCs/>
          <w:sz w:val="20"/>
          <w:szCs w:val="20"/>
        </w:rPr>
        <w:t xml:space="preserve">During PPG phase the pilot project described below were selected in close consultation with ABER, due to both their innovative characteristics well aligned with the objectives of AMP, and their priority nature for ABER in terms of rural electrification. Should the selected pilots vary during implementation, it will be critical to ensure that the key implementation principles described in Section IV (Results and Partnerships), Output 2.1 remain complied with for the new pilots selected. </w:t>
      </w:r>
      <w:r w:rsidR="00064466" w:rsidRPr="003679F7">
        <w:rPr>
          <w:rFonts w:ascii="Calibri" w:hAnsi="Calibri" w:cs="Calibri"/>
          <w:iCs/>
          <w:sz w:val="20"/>
          <w:szCs w:val="20"/>
        </w:rPr>
        <w:t xml:space="preserve">Also, it is important to note that pilot </w:t>
      </w:r>
      <w:proofErr w:type="spellStart"/>
      <w:r w:rsidR="00064466" w:rsidRPr="003679F7">
        <w:rPr>
          <w:rFonts w:ascii="Calibri" w:hAnsi="Calibri" w:cs="Calibri"/>
          <w:iCs/>
          <w:sz w:val="20"/>
          <w:szCs w:val="20"/>
        </w:rPr>
        <w:t>minigrids</w:t>
      </w:r>
      <w:proofErr w:type="spellEnd"/>
      <w:r w:rsidR="00064466" w:rsidRPr="003679F7">
        <w:rPr>
          <w:rFonts w:ascii="Calibri" w:hAnsi="Calibri" w:cs="Calibri"/>
          <w:iCs/>
          <w:sz w:val="20"/>
          <w:szCs w:val="20"/>
        </w:rPr>
        <w:t xml:space="preserve"> supported by this project will be </w:t>
      </w:r>
      <w:r w:rsidR="00064466" w:rsidRPr="003679F7">
        <w:rPr>
          <w:rFonts w:ascii="Calibri" w:hAnsi="Calibri" w:cs="Calibri"/>
          <w:sz w:val="20"/>
          <w:szCs w:val="20"/>
        </w:rPr>
        <w:t xml:space="preserve">100% solar PV </w:t>
      </w:r>
      <w:proofErr w:type="spellStart"/>
      <w:r w:rsidR="00064466" w:rsidRPr="003679F7">
        <w:rPr>
          <w:rFonts w:ascii="Calibri" w:hAnsi="Calibri" w:cs="Calibri"/>
          <w:sz w:val="20"/>
          <w:szCs w:val="20"/>
        </w:rPr>
        <w:t>minigrids</w:t>
      </w:r>
      <w:proofErr w:type="spellEnd"/>
      <w:r w:rsidR="00064466" w:rsidRPr="003679F7">
        <w:rPr>
          <w:rFonts w:ascii="Calibri" w:hAnsi="Calibri" w:cs="Calibri"/>
          <w:sz w:val="20"/>
          <w:szCs w:val="20"/>
        </w:rPr>
        <w:t xml:space="preserve"> with batteries. </w:t>
      </w:r>
    </w:p>
    <w:p w14:paraId="3BCA05C9" w14:textId="77777777" w:rsidR="006B1239" w:rsidRPr="003679F7" w:rsidRDefault="006B1239" w:rsidP="006B1239">
      <w:pPr>
        <w:jc w:val="both"/>
        <w:rPr>
          <w:rFonts w:ascii="Calibri" w:hAnsi="Calibri" w:cs="Calibri"/>
          <w:iCs/>
          <w:sz w:val="20"/>
          <w:szCs w:val="20"/>
        </w:rPr>
      </w:pPr>
    </w:p>
    <w:p w14:paraId="504CB5ED" w14:textId="77777777" w:rsidR="006B1239" w:rsidRPr="003679F7" w:rsidRDefault="006B1239" w:rsidP="006B1239">
      <w:pPr>
        <w:jc w:val="both"/>
        <w:rPr>
          <w:rFonts w:ascii="Calibri" w:hAnsi="Calibri" w:cs="Calibri"/>
          <w:b/>
          <w:bCs/>
          <w:i/>
          <w:sz w:val="20"/>
          <w:szCs w:val="20"/>
        </w:rPr>
      </w:pPr>
      <w:r w:rsidRPr="003679F7">
        <w:rPr>
          <w:rFonts w:ascii="Calibri" w:hAnsi="Calibri" w:cs="Calibri"/>
          <w:b/>
          <w:bCs/>
          <w:i/>
          <w:sz w:val="20"/>
          <w:szCs w:val="20"/>
        </w:rPr>
        <w:t xml:space="preserve">Pilot project 1 [Greenfield </w:t>
      </w:r>
      <w:proofErr w:type="spellStart"/>
      <w:r w:rsidRPr="003679F7">
        <w:rPr>
          <w:rFonts w:ascii="Calibri" w:hAnsi="Calibri" w:cs="Calibri"/>
          <w:b/>
          <w:bCs/>
          <w:i/>
          <w:sz w:val="20"/>
          <w:szCs w:val="20"/>
        </w:rPr>
        <w:t>minigrids</w:t>
      </w:r>
      <w:proofErr w:type="spellEnd"/>
      <w:r w:rsidRPr="003679F7">
        <w:rPr>
          <w:rFonts w:ascii="Calibri" w:hAnsi="Calibri" w:cs="Calibri"/>
          <w:b/>
          <w:bCs/>
          <w:i/>
          <w:sz w:val="20"/>
          <w:szCs w:val="20"/>
        </w:rPr>
        <w:t>]: Community Solar Energy Platforms (CSEP)</w:t>
      </w:r>
    </w:p>
    <w:p w14:paraId="29EC30FF" w14:textId="05CE3714" w:rsidR="006B1239" w:rsidRPr="003679F7" w:rsidRDefault="006B1239" w:rsidP="006B1239">
      <w:pPr>
        <w:jc w:val="both"/>
        <w:rPr>
          <w:rFonts w:ascii="Calibri" w:hAnsi="Calibri" w:cs="Calibri"/>
          <w:iCs/>
          <w:sz w:val="20"/>
          <w:szCs w:val="20"/>
        </w:rPr>
      </w:pPr>
      <w:r w:rsidRPr="003679F7">
        <w:rPr>
          <w:rFonts w:ascii="Calibri" w:hAnsi="Calibri" w:cs="Calibri"/>
          <w:iCs/>
          <w:sz w:val="20"/>
          <w:szCs w:val="20"/>
        </w:rPr>
        <w:t xml:space="preserve">This pilot project aims to provide access to modern electricity and energy efficient productive equipment to households, micro-businesses and rural cooperatives, enable the development of income generating activities, increase the economic competitiveness of rural populations, improve the efficiency of agri-food processing, and reduce greenhouse gas emissions. Each Community Solar Energy platform (CSEP) is composed of the following components: </w:t>
      </w:r>
    </w:p>
    <w:p w14:paraId="65206FB1" w14:textId="77777777" w:rsidR="006B1239" w:rsidRPr="003679F7" w:rsidRDefault="006B1239" w:rsidP="006B1239">
      <w:pPr>
        <w:numPr>
          <w:ilvl w:val="0"/>
          <w:numId w:val="54"/>
        </w:numPr>
        <w:jc w:val="both"/>
        <w:rPr>
          <w:rFonts w:ascii="Calibri" w:hAnsi="Calibri" w:cs="Calibri"/>
          <w:iCs/>
          <w:sz w:val="20"/>
          <w:szCs w:val="20"/>
        </w:rPr>
      </w:pPr>
      <w:r w:rsidRPr="003679F7">
        <w:rPr>
          <w:rFonts w:ascii="Calibri" w:hAnsi="Calibri" w:cs="Calibri"/>
          <w:iCs/>
          <w:sz w:val="20"/>
          <w:szCs w:val="20"/>
        </w:rPr>
        <w:t xml:space="preserve">An Energy Platform: a 20 </w:t>
      </w:r>
      <w:proofErr w:type="spellStart"/>
      <w:r w:rsidRPr="003679F7">
        <w:rPr>
          <w:rFonts w:ascii="Calibri" w:hAnsi="Calibri" w:cs="Calibri"/>
          <w:iCs/>
          <w:sz w:val="20"/>
          <w:szCs w:val="20"/>
        </w:rPr>
        <w:t>kWp</w:t>
      </w:r>
      <w:proofErr w:type="spellEnd"/>
      <w:r w:rsidRPr="003679F7">
        <w:rPr>
          <w:rFonts w:ascii="Calibri" w:hAnsi="Calibri" w:cs="Calibri"/>
          <w:iCs/>
          <w:sz w:val="20"/>
          <w:szCs w:val="20"/>
        </w:rPr>
        <w:t xml:space="preserve"> photovoltaic power plant, </w:t>
      </w:r>
      <w:proofErr w:type="gramStart"/>
      <w:r w:rsidRPr="003679F7">
        <w:rPr>
          <w:rFonts w:ascii="Calibri" w:hAnsi="Calibri" w:cs="Calibri"/>
          <w:iCs/>
          <w:sz w:val="20"/>
          <w:szCs w:val="20"/>
        </w:rPr>
        <w:t>a</w:t>
      </w:r>
      <w:proofErr w:type="gramEnd"/>
      <w:r w:rsidRPr="003679F7">
        <w:rPr>
          <w:rFonts w:ascii="Calibri" w:hAnsi="Calibri" w:cs="Calibri"/>
          <w:iCs/>
          <w:sz w:val="20"/>
          <w:szCs w:val="20"/>
        </w:rPr>
        <w:t xml:space="preserve"> 80-kWh energy storage solution, a 1 km low voltage </w:t>
      </w:r>
      <w:proofErr w:type="spellStart"/>
      <w:r w:rsidRPr="003679F7">
        <w:rPr>
          <w:rFonts w:ascii="Calibri" w:hAnsi="Calibri" w:cs="Calibri"/>
          <w:iCs/>
          <w:sz w:val="20"/>
          <w:szCs w:val="20"/>
        </w:rPr>
        <w:t>minigrid</w:t>
      </w:r>
      <w:proofErr w:type="spellEnd"/>
      <w:r w:rsidRPr="003679F7">
        <w:rPr>
          <w:rFonts w:ascii="Calibri" w:hAnsi="Calibri" w:cs="Calibri"/>
          <w:iCs/>
          <w:sz w:val="20"/>
          <w:szCs w:val="20"/>
        </w:rPr>
        <w:t xml:space="preserve"> connecting 30 households and 20 micro businesses;</w:t>
      </w:r>
    </w:p>
    <w:p w14:paraId="2869B6F7" w14:textId="77777777" w:rsidR="006B1239" w:rsidRPr="003679F7" w:rsidRDefault="006B1239" w:rsidP="006B1239">
      <w:pPr>
        <w:numPr>
          <w:ilvl w:val="0"/>
          <w:numId w:val="54"/>
        </w:numPr>
        <w:jc w:val="both"/>
        <w:rPr>
          <w:rFonts w:ascii="Calibri" w:hAnsi="Calibri" w:cs="Calibri"/>
          <w:iCs/>
          <w:sz w:val="20"/>
          <w:szCs w:val="20"/>
        </w:rPr>
      </w:pPr>
      <w:r w:rsidRPr="003679F7">
        <w:rPr>
          <w:rFonts w:ascii="Calibri" w:hAnsi="Calibri" w:cs="Calibri"/>
          <w:iCs/>
          <w:sz w:val="20"/>
          <w:szCs w:val="20"/>
        </w:rPr>
        <w:t xml:space="preserve">An Agricultural Facility: electric and efficient agricultural processing equipment (1 milling machine, 1 grinder, 1 press for oil and/or peanut butter, etc.) depending on the specific needs of the </w:t>
      </w:r>
      <w:proofErr w:type="gramStart"/>
      <w:r w:rsidRPr="003679F7">
        <w:rPr>
          <w:rFonts w:ascii="Calibri" w:hAnsi="Calibri" w:cs="Calibri"/>
          <w:iCs/>
          <w:sz w:val="20"/>
          <w:szCs w:val="20"/>
        </w:rPr>
        <w:t>community;</w:t>
      </w:r>
      <w:proofErr w:type="gramEnd"/>
      <w:r w:rsidRPr="003679F7">
        <w:rPr>
          <w:rFonts w:ascii="Calibri" w:hAnsi="Calibri" w:cs="Calibri"/>
          <w:iCs/>
          <w:sz w:val="20"/>
          <w:szCs w:val="20"/>
        </w:rPr>
        <w:t xml:space="preserve"> </w:t>
      </w:r>
    </w:p>
    <w:p w14:paraId="7A9CD727" w14:textId="77777777" w:rsidR="006B1239" w:rsidRPr="003679F7" w:rsidRDefault="006B1239" w:rsidP="006B1239">
      <w:pPr>
        <w:numPr>
          <w:ilvl w:val="0"/>
          <w:numId w:val="54"/>
        </w:numPr>
        <w:jc w:val="both"/>
        <w:rPr>
          <w:rFonts w:ascii="Calibri" w:hAnsi="Calibri" w:cs="Calibri"/>
          <w:iCs/>
          <w:sz w:val="20"/>
          <w:szCs w:val="20"/>
        </w:rPr>
      </w:pPr>
      <w:r w:rsidRPr="003679F7">
        <w:rPr>
          <w:rFonts w:ascii="Calibri" w:hAnsi="Calibri" w:cs="Calibri"/>
          <w:iCs/>
          <w:sz w:val="20"/>
          <w:szCs w:val="20"/>
        </w:rPr>
        <w:t>Other equipment: 1 dryer and 1 refrigerator</w:t>
      </w:r>
    </w:p>
    <w:p w14:paraId="6DF6E090" w14:textId="77777777" w:rsidR="006B1239" w:rsidRPr="003679F7" w:rsidRDefault="006B1239" w:rsidP="006B1239">
      <w:pPr>
        <w:ind w:left="360"/>
        <w:jc w:val="both"/>
        <w:rPr>
          <w:rFonts w:ascii="Calibri" w:hAnsi="Calibri" w:cs="Calibri"/>
          <w:iCs/>
          <w:sz w:val="20"/>
          <w:szCs w:val="20"/>
        </w:rPr>
      </w:pPr>
    </w:p>
    <w:p w14:paraId="3311D5A5" w14:textId="420C9D1D" w:rsidR="006B1239" w:rsidRPr="003679F7" w:rsidRDefault="006B1239" w:rsidP="006B1239">
      <w:pPr>
        <w:jc w:val="both"/>
        <w:rPr>
          <w:rFonts w:ascii="Calibri" w:hAnsi="Calibri" w:cs="Calibri"/>
          <w:iCs/>
          <w:sz w:val="20"/>
          <w:szCs w:val="20"/>
        </w:rPr>
      </w:pPr>
      <w:r w:rsidRPr="003679F7">
        <w:rPr>
          <w:rFonts w:ascii="Calibri" w:hAnsi="Calibri" w:cs="Calibri"/>
          <w:iCs/>
          <w:sz w:val="20"/>
          <w:szCs w:val="20"/>
        </w:rPr>
        <w:t xml:space="preserve">The CSEP is deployed as a complete containerized solution and made available to the community using digital payment, with remote monitoring technology. Though this type of technological solution has not yet been deployed in Burkina Faso, there are several manufacturers / developers internationally by the likes of Off-Grid Box, </w:t>
      </w:r>
      <w:proofErr w:type="spellStart"/>
      <w:r w:rsidRPr="003679F7">
        <w:rPr>
          <w:rFonts w:ascii="Calibri" w:hAnsi="Calibri" w:cs="Calibri"/>
          <w:iCs/>
          <w:sz w:val="20"/>
          <w:szCs w:val="20"/>
        </w:rPr>
        <w:t>SustainSolar</w:t>
      </w:r>
      <w:proofErr w:type="spellEnd"/>
      <w:r w:rsidRPr="003679F7">
        <w:rPr>
          <w:rFonts w:ascii="Calibri" w:hAnsi="Calibri" w:cs="Calibri"/>
          <w:iCs/>
          <w:sz w:val="20"/>
          <w:szCs w:val="20"/>
        </w:rPr>
        <w:t xml:space="preserve">, </w:t>
      </w:r>
      <w:proofErr w:type="spellStart"/>
      <w:r w:rsidRPr="003679F7">
        <w:rPr>
          <w:rFonts w:ascii="Calibri" w:hAnsi="Calibri" w:cs="Calibri"/>
          <w:iCs/>
          <w:sz w:val="20"/>
          <w:szCs w:val="20"/>
        </w:rPr>
        <w:t>Akuo</w:t>
      </w:r>
      <w:proofErr w:type="spellEnd"/>
      <w:r w:rsidRPr="003679F7">
        <w:rPr>
          <w:rFonts w:ascii="Calibri" w:hAnsi="Calibri" w:cs="Calibri"/>
          <w:iCs/>
          <w:sz w:val="20"/>
          <w:szCs w:val="20"/>
        </w:rPr>
        <w:t xml:space="preserve"> Energy, Winch, SolarEdge/</w:t>
      </w:r>
      <w:proofErr w:type="spellStart"/>
      <w:r w:rsidRPr="003679F7">
        <w:rPr>
          <w:rFonts w:ascii="Calibri" w:hAnsi="Calibri" w:cs="Calibri"/>
          <w:iCs/>
          <w:sz w:val="20"/>
          <w:szCs w:val="20"/>
        </w:rPr>
        <w:t>Kokam</w:t>
      </w:r>
      <w:proofErr w:type="spellEnd"/>
      <w:r w:rsidRPr="003679F7">
        <w:rPr>
          <w:rFonts w:ascii="Calibri" w:hAnsi="Calibri" w:cs="Calibri"/>
          <w:iCs/>
          <w:sz w:val="20"/>
          <w:szCs w:val="20"/>
        </w:rPr>
        <w:t xml:space="preserve">, </w:t>
      </w:r>
      <w:proofErr w:type="spellStart"/>
      <w:r w:rsidRPr="003679F7">
        <w:rPr>
          <w:rFonts w:ascii="Calibri" w:hAnsi="Calibri" w:cs="Calibri"/>
          <w:iCs/>
          <w:sz w:val="20"/>
          <w:szCs w:val="20"/>
        </w:rPr>
        <w:t>Metka</w:t>
      </w:r>
      <w:proofErr w:type="spellEnd"/>
      <w:r w:rsidRPr="003679F7">
        <w:rPr>
          <w:rFonts w:ascii="Calibri" w:hAnsi="Calibri" w:cs="Calibri"/>
          <w:iCs/>
          <w:sz w:val="20"/>
          <w:szCs w:val="20"/>
        </w:rPr>
        <w:t xml:space="preserve">, just to name a few. </w:t>
      </w:r>
      <w:r w:rsidR="00087D9D" w:rsidRPr="003679F7">
        <w:rPr>
          <w:rFonts w:ascii="Calibri" w:hAnsi="Calibri" w:cs="Calibri"/>
          <w:iCs/>
          <w:sz w:val="20"/>
          <w:szCs w:val="20"/>
        </w:rPr>
        <w:t>In addition, a first project of this type was co-financed in Burkina Faso by the Swedish Cooperation (</w:t>
      </w:r>
      <w:proofErr w:type="spellStart"/>
      <w:r w:rsidR="00087D9D" w:rsidRPr="003679F7">
        <w:rPr>
          <w:rFonts w:ascii="Calibri" w:hAnsi="Calibri" w:cs="Calibri"/>
          <w:iCs/>
          <w:sz w:val="20"/>
          <w:szCs w:val="20"/>
        </w:rPr>
        <w:t>Sida</w:t>
      </w:r>
      <w:proofErr w:type="spellEnd"/>
      <w:r w:rsidR="00087D9D" w:rsidRPr="003679F7">
        <w:rPr>
          <w:rFonts w:ascii="Calibri" w:hAnsi="Calibri" w:cs="Calibri"/>
          <w:iCs/>
          <w:sz w:val="20"/>
          <w:szCs w:val="20"/>
        </w:rPr>
        <w:t>) under the Africa Enterprise Challenge Fund (AECF), which selected a private company after a tender procedure.</w:t>
      </w:r>
    </w:p>
    <w:p w14:paraId="4E3DF2FB" w14:textId="77777777" w:rsidR="006B1239" w:rsidRPr="003679F7" w:rsidRDefault="006B1239" w:rsidP="006B1239">
      <w:pPr>
        <w:ind w:left="360"/>
        <w:jc w:val="both"/>
        <w:rPr>
          <w:rFonts w:ascii="Calibri" w:hAnsi="Calibri" w:cs="Calibri"/>
          <w:iCs/>
          <w:sz w:val="20"/>
          <w:szCs w:val="20"/>
        </w:rPr>
      </w:pPr>
    </w:p>
    <w:p w14:paraId="399F716F" w14:textId="77777777" w:rsidR="006B1239" w:rsidRPr="003679F7" w:rsidRDefault="006B1239" w:rsidP="006B1239">
      <w:pPr>
        <w:jc w:val="both"/>
        <w:rPr>
          <w:rFonts w:ascii="Calibri" w:hAnsi="Calibri" w:cs="Calibri"/>
          <w:iCs/>
          <w:sz w:val="20"/>
          <w:szCs w:val="20"/>
        </w:rPr>
      </w:pPr>
      <w:r w:rsidRPr="003679F7">
        <w:rPr>
          <w:rFonts w:ascii="Calibri" w:hAnsi="Calibri" w:cs="Calibri"/>
          <w:iCs/>
          <w:sz w:val="20"/>
          <w:szCs w:val="20"/>
        </w:rPr>
        <w:t>This pilot will demonstrate (</w:t>
      </w:r>
      <w:proofErr w:type="spellStart"/>
      <w:r w:rsidRPr="003679F7">
        <w:rPr>
          <w:rFonts w:ascii="Calibri" w:hAnsi="Calibri" w:cs="Calibri"/>
          <w:iCs/>
          <w:sz w:val="20"/>
          <w:szCs w:val="20"/>
        </w:rPr>
        <w:t>i</w:t>
      </w:r>
      <w:proofErr w:type="spellEnd"/>
      <w:r w:rsidRPr="003679F7">
        <w:rPr>
          <w:rFonts w:ascii="Calibri" w:hAnsi="Calibri" w:cs="Calibri"/>
          <w:iCs/>
          <w:sz w:val="20"/>
          <w:szCs w:val="20"/>
        </w:rPr>
        <w:t xml:space="preserve">) demand aggregation as a cost-reduction lever; (ii) productive use of energy and efficient appliances; (iii) private sector-led delivery models; (iv) flexible tariff regime for increased viability of </w:t>
      </w:r>
      <w:proofErr w:type="spellStart"/>
      <w:r w:rsidRPr="003679F7">
        <w:rPr>
          <w:rFonts w:ascii="Calibri" w:hAnsi="Calibri" w:cs="Calibri"/>
          <w:iCs/>
          <w:sz w:val="20"/>
          <w:szCs w:val="20"/>
        </w:rPr>
        <w:t>minigrids</w:t>
      </w:r>
      <w:proofErr w:type="spellEnd"/>
      <w:r w:rsidRPr="003679F7">
        <w:rPr>
          <w:rFonts w:ascii="Calibri" w:hAnsi="Calibri" w:cs="Calibri"/>
          <w:iCs/>
          <w:sz w:val="20"/>
          <w:szCs w:val="20"/>
        </w:rPr>
        <w:t xml:space="preserve">; (v) innovative financing; (vi) socio-economic development through renewable energy </w:t>
      </w:r>
      <w:proofErr w:type="spellStart"/>
      <w:r w:rsidRPr="003679F7">
        <w:rPr>
          <w:rFonts w:ascii="Calibri" w:hAnsi="Calibri" w:cs="Calibri"/>
          <w:iCs/>
          <w:sz w:val="20"/>
          <w:szCs w:val="20"/>
        </w:rPr>
        <w:t>minigrids</w:t>
      </w:r>
      <w:proofErr w:type="spellEnd"/>
      <w:r w:rsidRPr="003679F7">
        <w:rPr>
          <w:rFonts w:ascii="Calibri" w:hAnsi="Calibri" w:cs="Calibri"/>
          <w:iCs/>
          <w:sz w:val="20"/>
          <w:szCs w:val="20"/>
        </w:rPr>
        <w:t>.</w:t>
      </w:r>
    </w:p>
    <w:p w14:paraId="34CF7888" w14:textId="77777777" w:rsidR="006B1239" w:rsidRPr="003679F7" w:rsidRDefault="006B1239" w:rsidP="006B1239">
      <w:pPr>
        <w:ind w:left="360"/>
        <w:jc w:val="both"/>
        <w:rPr>
          <w:rFonts w:ascii="Calibri" w:hAnsi="Calibri" w:cs="Calibri"/>
          <w:iCs/>
          <w:sz w:val="20"/>
          <w:szCs w:val="20"/>
        </w:rPr>
      </w:pPr>
    </w:p>
    <w:p w14:paraId="27192A37" w14:textId="07887289" w:rsidR="006B1239" w:rsidRDefault="006B1239" w:rsidP="006B1239">
      <w:pPr>
        <w:jc w:val="both"/>
        <w:rPr>
          <w:rFonts w:ascii="Calibri" w:hAnsi="Calibri" w:cs="Calibri"/>
          <w:iCs/>
          <w:sz w:val="20"/>
          <w:szCs w:val="20"/>
        </w:rPr>
      </w:pPr>
      <w:r w:rsidRPr="003679F7">
        <w:rPr>
          <w:rFonts w:ascii="Calibri" w:hAnsi="Calibri" w:cs="Calibri"/>
          <w:iCs/>
          <w:sz w:val="20"/>
          <w:szCs w:val="20"/>
        </w:rPr>
        <w:t xml:space="preserve">Overall, the project is expected to install a total of 400 </w:t>
      </w:r>
      <w:proofErr w:type="spellStart"/>
      <w:r w:rsidRPr="003679F7">
        <w:rPr>
          <w:rFonts w:ascii="Calibri" w:hAnsi="Calibri" w:cs="Calibri"/>
          <w:iCs/>
          <w:sz w:val="20"/>
          <w:szCs w:val="20"/>
        </w:rPr>
        <w:t>kWp</w:t>
      </w:r>
      <w:proofErr w:type="spellEnd"/>
      <w:r w:rsidRPr="003679F7">
        <w:rPr>
          <w:rFonts w:ascii="Calibri" w:hAnsi="Calibri" w:cs="Calibri"/>
          <w:iCs/>
          <w:sz w:val="20"/>
          <w:szCs w:val="20"/>
        </w:rPr>
        <w:t xml:space="preserve"> through 20 CSEPs in 20 villages of Burkina Faso. All the 20 sites were selected using specific (demographic, technical and socio-economic) criteria from a list of 150 sites provided by ABER from its database. From these 150 sites, the developer selected 20 following a 7-step process and using criteria such as population size, density, distance from the grid, economic activities, security, etc. </w:t>
      </w:r>
      <w:r w:rsidR="00CF6384" w:rsidRPr="003679F7">
        <w:rPr>
          <w:rFonts w:ascii="Calibri" w:hAnsi="Calibri"/>
          <w:sz w:val="20"/>
        </w:rPr>
        <w:t>The GEF grant is</w:t>
      </w:r>
      <w:r w:rsidR="00CF6384" w:rsidRPr="00FD2025">
        <w:rPr>
          <w:rFonts w:ascii="Calibri" w:hAnsi="Calibri"/>
          <w:sz w:val="20"/>
        </w:rPr>
        <w:t xml:space="preserve"> expected to co-finance the deployment of 3</w:t>
      </w:r>
      <w:r w:rsidR="00CF6384" w:rsidRPr="003679F7">
        <w:rPr>
          <w:rFonts w:ascii="Calibri" w:hAnsi="Calibri"/>
          <w:sz w:val="20"/>
        </w:rPr>
        <w:t xml:space="preserve"> CSEPs in </w:t>
      </w:r>
      <w:r w:rsidR="00CF6384" w:rsidRPr="003679F7">
        <w:rPr>
          <w:rFonts w:ascii="Calibri" w:hAnsi="Calibri" w:cs="Calibri"/>
          <w:iCs/>
          <w:sz w:val="20"/>
          <w:szCs w:val="20"/>
        </w:rPr>
        <w:t>3 villages, in support of the private sector</w:t>
      </w:r>
      <w:r w:rsidR="00CF6384" w:rsidRPr="003679F7">
        <w:rPr>
          <w:rFonts w:ascii="Calibri" w:hAnsi="Calibri"/>
          <w:sz w:val="20"/>
        </w:rPr>
        <w:t xml:space="preserve"> following </w:t>
      </w:r>
      <w:r w:rsidR="00CF6384" w:rsidRPr="003679F7">
        <w:rPr>
          <w:rFonts w:ascii="Calibri" w:hAnsi="Calibri" w:cs="Calibri"/>
          <w:iCs/>
          <w:sz w:val="20"/>
          <w:szCs w:val="20"/>
        </w:rPr>
        <w:t>a competitive selection process. The following 3 villages are an example of sites that could be selected, but this selection will be confirmed during the implementation of the project</w:t>
      </w:r>
      <w:r w:rsidRPr="003679F7">
        <w:rPr>
          <w:rFonts w:ascii="Calibri" w:hAnsi="Calibri" w:cs="Calibri"/>
          <w:iCs/>
          <w:sz w:val="20"/>
          <w:szCs w:val="20"/>
        </w:rPr>
        <w:t>:</w:t>
      </w:r>
    </w:p>
    <w:p w14:paraId="3EC08B6E" w14:textId="189E9A15" w:rsidR="006B1239" w:rsidRPr="006B1239" w:rsidRDefault="006B1239" w:rsidP="006B1239">
      <w:pPr>
        <w:numPr>
          <w:ilvl w:val="0"/>
          <w:numId w:val="114"/>
        </w:numPr>
        <w:jc w:val="both"/>
        <w:rPr>
          <w:rFonts w:ascii="Calibri" w:hAnsi="Calibri" w:cs="Calibri"/>
          <w:iCs/>
          <w:sz w:val="20"/>
          <w:szCs w:val="20"/>
        </w:rPr>
      </w:pPr>
      <w:r w:rsidRPr="006B1239">
        <w:rPr>
          <w:rFonts w:ascii="Calibri" w:hAnsi="Calibri" w:cs="Calibri"/>
          <w:color w:val="000000"/>
          <w:sz w:val="20"/>
          <w:szCs w:val="20"/>
        </w:rPr>
        <w:lastRenderedPageBreak/>
        <w:t xml:space="preserve">DOMBRE (13°29'54''N, 2°11'39''W): Located in the commune of </w:t>
      </w:r>
      <w:proofErr w:type="spellStart"/>
      <w:r w:rsidRPr="006B1239">
        <w:rPr>
          <w:rFonts w:ascii="Calibri" w:hAnsi="Calibri" w:cs="Calibri"/>
          <w:color w:val="000000"/>
          <w:sz w:val="20"/>
          <w:szCs w:val="20"/>
        </w:rPr>
        <w:t>Namissiguima</w:t>
      </w:r>
      <w:proofErr w:type="spellEnd"/>
      <w:r w:rsidRPr="006B1239">
        <w:rPr>
          <w:rFonts w:ascii="Calibri" w:hAnsi="Calibri" w:cs="Calibri"/>
          <w:color w:val="000000"/>
          <w:sz w:val="20"/>
          <w:szCs w:val="20"/>
        </w:rPr>
        <w:t xml:space="preserve">, province of </w:t>
      </w:r>
      <w:proofErr w:type="spellStart"/>
      <w:r w:rsidRPr="006B1239">
        <w:rPr>
          <w:rFonts w:ascii="Calibri" w:hAnsi="Calibri" w:cs="Calibri"/>
          <w:color w:val="000000"/>
          <w:sz w:val="20"/>
          <w:szCs w:val="20"/>
        </w:rPr>
        <w:t>Yatenga</w:t>
      </w:r>
      <w:proofErr w:type="spellEnd"/>
      <w:r w:rsidRPr="006B1239">
        <w:rPr>
          <w:rFonts w:ascii="Calibri" w:hAnsi="Calibri" w:cs="Calibri"/>
          <w:color w:val="000000"/>
          <w:sz w:val="20"/>
          <w:szCs w:val="20"/>
        </w:rPr>
        <w:t xml:space="preserve"> in the North of Burkina Faso, this village relies heavily on subsistence farming, millet, sorghum, corn, beans and horticulture, so, the energy from the </w:t>
      </w:r>
      <w:proofErr w:type="spellStart"/>
      <w:r w:rsidRPr="006B1239">
        <w:rPr>
          <w:rFonts w:ascii="Calibri" w:hAnsi="Calibri" w:cs="Calibri"/>
          <w:color w:val="000000"/>
          <w:sz w:val="20"/>
          <w:szCs w:val="20"/>
        </w:rPr>
        <w:t>minigrid</w:t>
      </w:r>
      <w:proofErr w:type="spellEnd"/>
      <w:r w:rsidRPr="006B1239">
        <w:rPr>
          <w:rFonts w:ascii="Calibri" w:hAnsi="Calibri" w:cs="Calibri"/>
          <w:color w:val="000000"/>
          <w:sz w:val="20"/>
          <w:szCs w:val="20"/>
        </w:rPr>
        <w:t xml:space="preserve"> to be installed will use the existing multi-functional platform (currently running on diesel) managed by a women group and drying and irrigation needs as anchor. In addition to productive uses in the agri-business sector, there are several institutional customers in </w:t>
      </w:r>
      <w:r w:rsidR="008326AC">
        <w:rPr>
          <w:rFonts w:ascii="Calibri" w:hAnsi="Calibri" w:cs="Calibri"/>
          <w:color w:val="000000"/>
          <w:sz w:val="20"/>
          <w:szCs w:val="20"/>
        </w:rPr>
        <w:t>DOMBRE</w:t>
      </w:r>
      <w:r w:rsidRPr="006B1239">
        <w:rPr>
          <w:rFonts w:ascii="Calibri" w:hAnsi="Calibri" w:cs="Calibri"/>
          <w:color w:val="000000"/>
          <w:sz w:val="20"/>
          <w:szCs w:val="20"/>
        </w:rPr>
        <w:t>, specifically, 1 market, 1 school, 1 health center and 11 places of worship as well as shops.</w:t>
      </w:r>
    </w:p>
    <w:p w14:paraId="033EE8B7" w14:textId="77777777" w:rsidR="006B1239" w:rsidRPr="006B1239" w:rsidRDefault="006B1239" w:rsidP="006B1239">
      <w:pPr>
        <w:numPr>
          <w:ilvl w:val="0"/>
          <w:numId w:val="114"/>
        </w:numPr>
        <w:jc w:val="both"/>
        <w:rPr>
          <w:rFonts w:ascii="Calibri" w:hAnsi="Calibri" w:cs="Calibri"/>
          <w:iCs/>
          <w:sz w:val="20"/>
          <w:szCs w:val="20"/>
        </w:rPr>
      </w:pPr>
      <w:r w:rsidRPr="006B1239">
        <w:rPr>
          <w:rFonts w:ascii="Calibri" w:hAnsi="Calibri" w:cs="Calibri"/>
          <w:color w:val="000000"/>
          <w:sz w:val="20"/>
          <w:szCs w:val="20"/>
        </w:rPr>
        <w:t xml:space="preserve">MASBORE (13°20'17''N 2°25'35''W): Located in the commune of </w:t>
      </w:r>
      <w:proofErr w:type="spellStart"/>
      <w:r w:rsidRPr="006B1239">
        <w:rPr>
          <w:rFonts w:ascii="Calibri" w:hAnsi="Calibri" w:cs="Calibri"/>
          <w:color w:val="000000"/>
          <w:sz w:val="20"/>
          <w:szCs w:val="20"/>
        </w:rPr>
        <w:t>Leba</w:t>
      </w:r>
      <w:proofErr w:type="spellEnd"/>
      <w:r w:rsidRPr="006B1239">
        <w:rPr>
          <w:rFonts w:ascii="Calibri" w:hAnsi="Calibri" w:cs="Calibri"/>
          <w:color w:val="000000"/>
          <w:sz w:val="20"/>
          <w:szCs w:val="20"/>
        </w:rPr>
        <w:t xml:space="preserve">, province of </w:t>
      </w:r>
      <w:proofErr w:type="spellStart"/>
      <w:r w:rsidRPr="006B1239">
        <w:rPr>
          <w:rFonts w:ascii="Calibri" w:hAnsi="Calibri" w:cs="Calibri"/>
          <w:color w:val="000000"/>
          <w:sz w:val="20"/>
          <w:szCs w:val="20"/>
        </w:rPr>
        <w:t>Zeba</w:t>
      </w:r>
      <w:proofErr w:type="spellEnd"/>
      <w:r w:rsidRPr="006B1239">
        <w:rPr>
          <w:rFonts w:ascii="Calibri" w:hAnsi="Calibri" w:cs="Calibri"/>
          <w:color w:val="000000"/>
          <w:sz w:val="20"/>
          <w:szCs w:val="20"/>
        </w:rPr>
        <w:t xml:space="preserve">, in the Northern region of Burkina Faso, this village, has diesel multi-functional platform managed privately. The village relies on subsistence farming of sorghum, millet, corn, </w:t>
      </w:r>
      <w:proofErr w:type="spellStart"/>
      <w:r w:rsidRPr="006B1239">
        <w:rPr>
          <w:rFonts w:ascii="Calibri" w:hAnsi="Calibri" w:cs="Calibri"/>
          <w:color w:val="000000"/>
          <w:sz w:val="20"/>
          <w:szCs w:val="20"/>
        </w:rPr>
        <w:t>niebe</w:t>
      </w:r>
      <w:proofErr w:type="spellEnd"/>
      <w:r w:rsidRPr="006B1239">
        <w:rPr>
          <w:rFonts w:ascii="Calibri" w:hAnsi="Calibri" w:cs="Calibri"/>
          <w:color w:val="000000"/>
          <w:sz w:val="20"/>
          <w:szCs w:val="20"/>
        </w:rPr>
        <w:t xml:space="preserve">, peanut, sesame and horticulture, which, along with the multifunctional platform (MFP), provides a viable anchor to the </w:t>
      </w:r>
      <w:proofErr w:type="spellStart"/>
      <w:r w:rsidRPr="006B1239">
        <w:rPr>
          <w:rFonts w:ascii="Calibri" w:hAnsi="Calibri" w:cs="Calibri"/>
          <w:color w:val="000000"/>
          <w:sz w:val="20"/>
          <w:szCs w:val="20"/>
        </w:rPr>
        <w:t>minigrid</w:t>
      </w:r>
      <w:proofErr w:type="spellEnd"/>
      <w:r w:rsidRPr="006B1239">
        <w:rPr>
          <w:rFonts w:ascii="Calibri" w:hAnsi="Calibri" w:cs="Calibri"/>
          <w:color w:val="000000"/>
          <w:sz w:val="20"/>
          <w:szCs w:val="20"/>
        </w:rPr>
        <w:t xml:space="preserve"> to be installed for productive uses in the framework of the pilot project. Additionally, </w:t>
      </w:r>
      <w:proofErr w:type="spellStart"/>
      <w:r w:rsidRPr="006B1239">
        <w:rPr>
          <w:rFonts w:ascii="Calibri" w:hAnsi="Calibri" w:cs="Calibri"/>
          <w:color w:val="000000"/>
          <w:sz w:val="20"/>
          <w:szCs w:val="20"/>
        </w:rPr>
        <w:t>Masbore</w:t>
      </w:r>
      <w:proofErr w:type="spellEnd"/>
      <w:r w:rsidRPr="006B1239">
        <w:rPr>
          <w:rFonts w:ascii="Calibri" w:hAnsi="Calibri" w:cs="Calibri"/>
          <w:color w:val="000000"/>
          <w:sz w:val="20"/>
          <w:szCs w:val="20"/>
        </w:rPr>
        <w:t xml:space="preserve"> is home to 2 elementary schools; 1 middle school; 2 Koranic schools; 1 health center; 1 market and 8 places of worship. The MFP is currently out-order, hence, in the framework of the pilot, it is envisaged to supply energy efficient food-processing equipment to replace the MFP).</w:t>
      </w:r>
    </w:p>
    <w:p w14:paraId="28B86C12" w14:textId="11444605" w:rsidR="006B1239" w:rsidRPr="006B1239" w:rsidRDefault="006B1239" w:rsidP="006B1239">
      <w:pPr>
        <w:numPr>
          <w:ilvl w:val="0"/>
          <w:numId w:val="114"/>
        </w:numPr>
        <w:jc w:val="both"/>
        <w:rPr>
          <w:rFonts w:ascii="Calibri" w:hAnsi="Calibri" w:cs="Calibri"/>
          <w:iCs/>
          <w:sz w:val="20"/>
          <w:szCs w:val="20"/>
        </w:rPr>
      </w:pPr>
      <w:r w:rsidRPr="006B1239">
        <w:rPr>
          <w:rFonts w:ascii="Calibri" w:hAnsi="Calibri" w:cs="Calibri"/>
          <w:color w:val="000000"/>
          <w:sz w:val="20"/>
          <w:szCs w:val="20"/>
        </w:rPr>
        <w:t xml:space="preserve">TIBIN (13°01'10''N 2°20'42''W): Located in the commune of </w:t>
      </w:r>
      <w:proofErr w:type="spellStart"/>
      <w:r w:rsidRPr="006B1239">
        <w:rPr>
          <w:rFonts w:ascii="Calibri" w:hAnsi="Calibri" w:cs="Calibri"/>
          <w:color w:val="000000"/>
          <w:sz w:val="20"/>
          <w:szCs w:val="20"/>
        </w:rPr>
        <w:t>Yako</w:t>
      </w:r>
      <w:proofErr w:type="spellEnd"/>
      <w:r w:rsidRPr="006B1239">
        <w:rPr>
          <w:rFonts w:ascii="Calibri" w:hAnsi="Calibri" w:cs="Calibri"/>
          <w:color w:val="000000"/>
          <w:sz w:val="20"/>
          <w:szCs w:val="20"/>
        </w:rPr>
        <w:t xml:space="preserve">, province of </w:t>
      </w:r>
      <w:proofErr w:type="spellStart"/>
      <w:r w:rsidRPr="006B1239">
        <w:rPr>
          <w:rFonts w:ascii="Calibri" w:hAnsi="Calibri" w:cs="Calibri"/>
          <w:color w:val="000000"/>
          <w:sz w:val="20"/>
          <w:szCs w:val="20"/>
        </w:rPr>
        <w:t>Passore</w:t>
      </w:r>
      <w:proofErr w:type="spellEnd"/>
      <w:r w:rsidRPr="006B1239">
        <w:rPr>
          <w:rFonts w:ascii="Calibri" w:hAnsi="Calibri" w:cs="Calibri"/>
          <w:color w:val="000000"/>
          <w:sz w:val="20"/>
          <w:szCs w:val="20"/>
        </w:rPr>
        <w:t xml:space="preserve">, in the northern region of Burkina Faso, </w:t>
      </w:r>
      <w:proofErr w:type="spellStart"/>
      <w:r w:rsidRPr="006B1239">
        <w:rPr>
          <w:rFonts w:ascii="Calibri" w:hAnsi="Calibri" w:cs="Calibri"/>
          <w:color w:val="000000"/>
          <w:sz w:val="20"/>
          <w:szCs w:val="20"/>
        </w:rPr>
        <w:t>Tibin</w:t>
      </w:r>
      <w:proofErr w:type="spellEnd"/>
      <w:r w:rsidRPr="006B1239">
        <w:rPr>
          <w:rFonts w:ascii="Calibri" w:hAnsi="Calibri" w:cs="Calibri"/>
          <w:color w:val="000000"/>
          <w:sz w:val="20"/>
          <w:szCs w:val="20"/>
        </w:rPr>
        <w:t xml:space="preserve">, relies on subsistence farming of millet, corn and sesame, providing a strong anchor along with the existing diesel-based multi-functional platform, which is managed by a cooperative of women, for use of the energy produced by the </w:t>
      </w:r>
      <w:proofErr w:type="spellStart"/>
      <w:r w:rsidRPr="006B1239">
        <w:rPr>
          <w:rFonts w:ascii="Calibri" w:hAnsi="Calibri" w:cs="Calibri"/>
          <w:color w:val="000000"/>
          <w:sz w:val="20"/>
          <w:szCs w:val="20"/>
        </w:rPr>
        <w:t>minigrid</w:t>
      </w:r>
      <w:proofErr w:type="spellEnd"/>
      <w:r w:rsidRPr="006B1239">
        <w:rPr>
          <w:rFonts w:ascii="Calibri" w:hAnsi="Calibri" w:cs="Calibri"/>
          <w:color w:val="000000"/>
          <w:sz w:val="20"/>
          <w:szCs w:val="20"/>
        </w:rPr>
        <w:t xml:space="preserve"> to be installed by the pilot project. Also, there is 1 market, 1, school, 1 health center and 3 places of worship. Women, organized in groups are highly active in income generating activities in </w:t>
      </w:r>
      <w:proofErr w:type="spellStart"/>
      <w:r w:rsidRPr="006B1239">
        <w:rPr>
          <w:rFonts w:ascii="Calibri" w:hAnsi="Calibri" w:cs="Calibri"/>
          <w:color w:val="000000"/>
          <w:sz w:val="20"/>
          <w:szCs w:val="20"/>
        </w:rPr>
        <w:t>Tibin</w:t>
      </w:r>
      <w:proofErr w:type="spellEnd"/>
      <w:r w:rsidRPr="006B1239">
        <w:rPr>
          <w:rFonts w:ascii="Calibri" w:hAnsi="Calibri" w:cs="Calibri"/>
          <w:color w:val="000000"/>
          <w:sz w:val="20"/>
          <w:szCs w:val="20"/>
        </w:rPr>
        <w:t>.</w:t>
      </w:r>
    </w:p>
    <w:p w14:paraId="4616C3A8" w14:textId="77777777" w:rsidR="006B1239" w:rsidRPr="004D6B42" w:rsidRDefault="006B1239" w:rsidP="006B1239">
      <w:pPr>
        <w:ind w:left="360"/>
        <w:jc w:val="both"/>
        <w:rPr>
          <w:rFonts w:ascii="Calibri" w:hAnsi="Calibri" w:cs="Calibri"/>
          <w:color w:val="000000"/>
          <w:sz w:val="20"/>
          <w:szCs w:val="20"/>
        </w:rPr>
      </w:pPr>
    </w:p>
    <w:p w14:paraId="725CEB0E" w14:textId="77777777" w:rsidR="006B1239" w:rsidRDefault="006B1239" w:rsidP="006D7825">
      <w:pPr>
        <w:jc w:val="both"/>
        <w:rPr>
          <w:rFonts w:ascii="Calibri" w:hAnsi="Calibri" w:cs="Calibri"/>
          <w:iCs/>
          <w:sz w:val="20"/>
          <w:szCs w:val="20"/>
        </w:rPr>
      </w:pPr>
      <w:r>
        <w:rPr>
          <w:rFonts w:ascii="Calibri" w:hAnsi="Calibri" w:cs="Calibri"/>
          <w:iCs/>
          <w:sz w:val="20"/>
          <w:szCs w:val="20"/>
        </w:rPr>
        <w:t>This g</w:t>
      </w:r>
      <w:r w:rsidRPr="00350996">
        <w:rPr>
          <w:rFonts w:ascii="Calibri" w:hAnsi="Calibri" w:cs="Calibri"/>
          <w:iCs/>
          <w:sz w:val="20"/>
          <w:szCs w:val="20"/>
        </w:rPr>
        <w:t xml:space="preserve">reenfield </w:t>
      </w:r>
      <w:r>
        <w:rPr>
          <w:rFonts w:ascii="Calibri" w:hAnsi="Calibri" w:cs="Calibri"/>
          <w:iCs/>
          <w:sz w:val="20"/>
          <w:szCs w:val="20"/>
        </w:rPr>
        <w:t>pilot project</w:t>
      </w:r>
      <w:r w:rsidRPr="00350996">
        <w:rPr>
          <w:rFonts w:ascii="Calibri" w:hAnsi="Calibri" w:cs="Calibri"/>
          <w:iCs/>
          <w:sz w:val="20"/>
          <w:szCs w:val="20"/>
        </w:rPr>
        <w:t xml:space="preserve"> with a focus on productive us</w:t>
      </w:r>
      <w:r>
        <w:rPr>
          <w:rFonts w:ascii="Calibri" w:hAnsi="Calibri" w:cs="Calibri"/>
          <w:iCs/>
          <w:sz w:val="20"/>
          <w:szCs w:val="20"/>
        </w:rPr>
        <w:t xml:space="preserve">e </w:t>
      </w:r>
      <w:r w:rsidRPr="001C0C59">
        <w:rPr>
          <w:rFonts w:ascii="Calibri" w:hAnsi="Calibri" w:cs="Calibri"/>
          <w:iCs/>
          <w:sz w:val="20"/>
          <w:szCs w:val="20"/>
        </w:rPr>
        <w:t xml:space="preserve">will support capacity building of women on entrepreneurship and management of the solar energy platforms for the development of income generating activities. The strategy will also contribute to increasing women's leadership through platform and co-ownership of agriculture and energy efficient appliances. Additionally, financial literacy will be conducted towards women and young people. It is also estimated that women will save at least 2 hours and 15 minutes per day as a result of the </w:t>
      </w:r>
      <w:proofErr w:type="spellStart"/>
      <w:r w:rsidRPr="001C0C59">
        <w:rPr>
          <w:rFonts w:ascii="Calibri" w:hAnsi="Calibri" w:cs="Calibri"/>
          <w:iCs/>
          <w:sz w:val="20"/>
          <w:szCs w:val="20"/>
        </w:rPr>
        <w:t>minigrid</w:t>
      </w:r>
      <w:proofErr w:type="spellEnd"/>
      <w:r w:rsidRPr="001C0C59">
        <w:rPr>
          <w:rFonts w:ascii="Calibri" w:hAnsi="Calibri" w:cs="Calibri"/>
          <w:iCs/>
          <w:sz w:val="20"/>
          <w:szCs w:val="20"/>
        </w:rPr>
        <w:t>.</w:t>
      </w:r>
      <w:r>
        <w:rPr>
          <w:rFonts w:ascii="Calibri" w:hAnsi="Calibri" w:cs="Calibri"/>
          <w:iCs/>
          <w:sz w:val="20"/>
          <w:szCs w:val="20"/>
        </w:rPr>
        <w:t xml:space="preserve"> Currently, women spend a good portion of their day, doing chores such as fetching water, watering farms, and processing products manually or using inefficient technologies. Where multi-functional platforms exist, the pilot will not displace their current management mechanism, rather, the </w:t>
      </w:r>
      <w:proofErr w:type="spellStart"/>
      <w:r>
        <w:rPr>
          <w:rFonts w:ascii="Calibri" w:hAnsi="Calibri" w:cs="Calibri"/>
          <w:iCs/>
          <w:sz w:val="20"/>
          <w:szCs w:val="20"/>
        </w:rPr>
        <w:t>minigrids</w:t>
      </w:r>
      <w:proofErr w:type="spellEnd"/>
      <w:r>
        <w:rPr>
          <w:rFonts w:ascii="Calibri" w:hAnsi="Calibri" w:cs="Calibri"/>
          <w:iCs/>
          <w:sz w:val="20"/>
          <w:szCs w:val="20"/>
        </w:rPr>
        <w:t xml:space="preserve"> will be strengthen the economic viability of the operators of platform.</w:t>
      </w:r>
      <w:r w:rsidRPr="001C0C59">
        <w:rPr>
          <w:rFonts w:ascii="Calibri" w:hAnsi="Calibri" w:cs="Calibri"/>
          <w:iCs/>
          <w:sz w:val="20"/>
          <w:szCs w:val="20"/>
        </w:rPr>
        <w:t xml:space="preserve"> </w:t>
      </w:r>
    </w:p>
    <w:p w14:paraId="71B26EEB" w14:textId="77777777" w:rsidR="006B1239" w:rsidRDefault="006B1239" w:rsidP="006D7825">
      <w:pPr>
        <w:jc w:val="both"/>
        <w:rPr>
          <w:rFonts w:ascii="Calibri" w:hAnsi="Calibri" w:cs="Calibri"/>
          <w:b/>
          <w:bCs/>
          <w:i/>
          <w:sz w:val="20"/>
          <w:szCs w:val="20"/>
        </w:rPr>
      </w:pPr>
      <w:r w:rsidRPr="001C0C59">
        <w:rPr>
          <w:rFonts w:ascii="Calibri" w:hAnsi="Calibri" w:cs="Calibri"/>
          <w:iCs/>
          <w:sz w:val="20"/>
          <w:szCs w:val="20"/>
        </w:rPr>
        <w:t>Lastly, improved access to health services through the availability of energy for lighting and refrigeration of pharmaceutical products.</w:t>
      </w:r>
    </w:p>
    <w:p w14:paraId="655630DE" w14:textId="77777777" w:rsidR="006B1239" w:rsidRDefault="006B1239" w:rsidP="006B1239">
      <w:pPr>
        <w:ind w:left="360"/>
        <w:jc w:val="both"/>
        <w:rPr>
          <w:rFonts w:ascii="Calibri" w:hAnsi="Calibri" w:cs="Calibri"/>
          <w:iCs/>
          <w:sz w:val="20"/>
          <w:szCs w:val="20"/>
        </w:rPr>
      </w:pPr>
    </w:p>
    <w:p w14:paraId="369DAC76" w14:textId="77777777" w:rsidR="006B1239" w:rsidRPr="00332BD2" w:rsidRDefault="006B1239" w:rsidP="006D7825">
      <w:pPr>
        <w:jc w:val="both"/>
        <w:rPr>
          <w:rFonts w:ascii="Calibri" w:hAnsi="Calibri" w:cs="Calibri"/>
          <w:b/>
          <w:bCs/>
          <w:i/>
          <w:sz w:val="20"/>
          <w:szCs w:val="20"/>
        </w:rPr>
      </w:pPr>
      <w:r w:rsidRPr="00332BD2">
        <w:rPr>
          <w:rFonts w:ascii="Calibri" w:hAnsi="Calibri" w:cs="Calibri"/>
          <w:b/>
          <w:bCs/>
          <w:i/>
          <w:sz w:val="20"/>
          <w:szCs w:val="20"/>
        </w:rPr>
        <w:t>Pilot project 2</w:t>
      </w:r>
      <w:r>
        <w:rPr>
          <w:rFonts w:ascii="Calibri" w:hAnsi="Calibri" w:cs="Calibri"/>
          <w:b/>
          <w:bCs/>
          <w:i/>
          <w:sz w:val="20"/>
          <w:szCs w:val="20"/>
        </w:rPr>
        <w:t xml:space="preserve"> [Productive use overlays]</w:t>
      </w:r>
      <w:r w:rsidRPr="00332BD2">
        <w:rPr>
          <w:rFonts w:ascii="Calibri" w:hAnsi="Calibri" w:cs="Calibri"/>
          <w:b/>
          <w:bCs/>
          <w:i/>
          <w:sz w:val="20"/>
          <w:szCs w:val="20"/>
        </w:rPr>
        <w:t>: Increasing Energy Access through Productive Uses in the Ecovillages of Burkina Faso</w:t>
      </w:r>
    </w:p>
    <w:p w14:paraId="59EDEF5A" w14:textId="7900274B" w:rsidR="006B1239" w:rsidRDefault="006B1239" w:rsidP="006D7825">
      <w:pPr>
        <w:jc w:val="both"/>
        <w:rPr>
          <w:rFonts w:ascii="Calibri" w:hAnsi="Calibri" w:cs="Calibri"/>
          <w:sz w:val="20"/>
          <w:szCs w:val="20"/>
        </w:rPr>
      </w:pPr>
      <w:r w:rsidRPr="00332BD2">
        <w:rPr>
          <w:rFonts w:ascii="Calibri" w:hAnsi="Calibri" w:cs="Calibri"/>
          <w:sz w:val="20"/>
          <w:szCs w:val="20"/>
        </w:rPr>
        <w:t xml:space="preserve">This pilot project is for productive use overlay to an existing </w:t>
      </w:r>
      <w:proofErr w:type="spellStart"/>
      <w:r>
        <w:rPr>
          <w:rFonts w:ascii="Calibri" w:hAnsi="Calibri" w:cs="Calibri"/>
          <w:sz w:val="20"/>
          <w:szCs w:val="20"/>
        </w:rPr>
        <w:t>minigrid</w:t>
      </w:r>
      <w:proofErr w:type="spellEnd"/>
      <w:r w:rsidRPr="00332BD2">
        <w:rPr>
          <w:rFonts w:ascii="Calibri" w:hAnsi="Calibri" w:cs="Calibri"/>
          <w:sz w:val="20"/>
          <w:szCs w:val="20"/>
        </w:rPr>
        <w:t xml:space="preserve"> developed by ABER in collaboration with the </w:t>
      </w:r>
      <w:r>
        <w:rPr>
          <w:rFonts w:ascii="Calibri" w:hAnsi="Calibri" w:cs="Calibri"/>
          <w:sz w:val="20"/>
          <w:szCs w:val="20"/>
        </w:rPr>
        <w:t>M</w:t>
      </w:r>
      <w:r w:rsidRPr="00332BD2">
        <w:rPr>
          <w:rFonts w:ascii="Calibri" w:hAnsi="Calibri" w:cs="Calibri"/>
          <w:sz w:val="20"/>
          <w:szCs w:val="20"/>
        </w:rPr>
        <w:t xml:space="preserve">inistry </w:t>
      </w:r>
      <w:r w:rsidR="00547407">
        <w:rPr>
          <w:rFonts w:ascii="Calibri" w:hAnsi="Calibri" w:cs="Calibri"/>
          <w:sz w:val="20"/>
          <w:szCs w:val="20"/>
        </w:rPr>
        <w:t xml:space="preserve">in charge </w:t>
      </w:r>
      <w:r w:rsidRPr="004D6B42">
        <w:rPr>
          <w:rFonts w:ascii="Calibri" w:hAnsi="Calibri" w:cs="Calibri"/>
          <w:sz w:val="20"/>
          <w:szCs w:val="20"/>
        </w:rPr>
        <w:t xml:space="preserve">of </w:t>
      </w:r>
      <w:r>
        <w:rPr>
          <w:rFonts w:ascii="Calibri" w:hAnsi="Calibri" w:cs="Calibri"/>
          <w:sz w:val="20"/>
          <w:szCs w:val="20"/>
        </w:rPr>
        <w:t>E</w:t>
      </w:r>
      <w:r w:rsidRPr="004D6B42">
        <w:rPr>
          <w:rFonts w:ascii="Calibri" w:hAnsi="Calibri" w:cs="Calibri"/>
          <w:sz w:val="20"/>
          <w:szCs w:val="20"/>
        </w:rPr>
        <w:t xml:space="preserve">nvironment through </w:t>
      </w:r>
      <w:r w:rsidR="00177EFD" w:rsidRPr="00177EFD">
        <w:rPr>
          <w:rFonts w:ascii="Calibri" w:hAnsi="Calibri" w:cs="Calibri"/>
          <w:sz w:val="20"/>
          <w:szCs w:val="20"/>
        </w:rPr>
        <w:t xml:space="preserve">Green Economy and Climate Change Directorate General </w:t>
      </w:r>
      <w:r w:rsidR="00177EFD">
        <w:rPr>
          <w:rFonts w:ascii="Calibri" w:hAnsi="Calibri" w:cs="Calibri"/>
          <w:sz w:val="20"/>
          <w:szCs w:val="20"/>
        </w:rPr>
        <w:t>(</w:t>
      </w:r>
      <w:r w:rsidRPr="004D6B42">
        <w:rPr>
          <w:rFonts w:ascii="Calibri" w:hAnsi="Calibri" w:cs="Calibri"/>
          <w:sz w:val="20"/>
          <w:szCs w:val="20"/>
        </w:rPr>
        <w:t>DGE</w:t>
      </w:r>
      <w:r w:rsidR="00177EFD">
        <w:rPr>
          <w:rFonts w:ascii="Calibri" w:hAnsi="Calibri" w:cs="Calibri"/>
          <w:sz w:val="20"/>
          <w:szCs w:val="20"/>
        </w:rPr>
        <w:t>V</w:t>
      </w:r>
      <w:r w:rsidRPr="004D6B42">
        <w:rPr>
          <w:rFonts w:ascii="Calibri" w:hAnsi="Calibri" w:cs="Calibri"/>
          <w:sz w:val="20"/>
          <w:szCs w:val="20"/>
        </w:rPr>
        <w:t>CC</w:t>
      </w:r>
      <w:r w:rsidR="00177EFD">
        <w:rPr>
          <w:rFonts w:ascii="Calibri" w:hAnsi="Calibri" w:cs="Calibri"/>
          <w:sz w:val="20"/>
          <w:szCs w:val="20"/>
        </w:rPr>
        <w:t>)</w:t>
      </w:r>
      <w:r w:rsidRPr="004D6B42">
        <w:rPr>
          <w:rFonts w:ascii="Calibri" w:hAnsi="Calibri" w:cs="Calibri"/>
          <w:sz w:val="20"/>
          <w:szCs w:val="20"/>
        </w:rPr>
        <w:t xml:space="preserve"> and SP/CNDD, the organization in charge of the Ecovillage Initiative</w:t>
      </w:r>
      <w:r>
        <w:rPr>
          <w:rFonts w:ascii="Calibri" w:hAnsi="Calibri" w:cs="Calibri"/>
          <w:sz w:val="20"/>
          <w:szCs w:val="20"/>
        </w:rPr>
        <w:t>. This pilot project</w:t>
      </w:r>
      <w:r w:rsidRPr="004D6B42">
        <w:rPr>
          <w:rFonts w:ascii="Calibri" w:hAnsi="Calibri" w:cs="Calibri"/>
          <w:sz w:val="20"/>
          <w:szCs w:val="20"/>
        </w:rPr>
        <w:t xml:space="preserve"> will </w:t>
      </w:r>
      <w:proofErr w:type="spellStart"/>
      <w:r w:rsidRPr="004D6B42">
        <w:rPr>
          <w:rFonts w:ascii="Calibri" w:hAnsi="Calibri" w:cs="Calibri"/>
          <w:sz w:val="20"/>
          <w:szCs w:val="20"/>
        </w:rPr>
        <w:t>i</w:t>
      </w:r>
      <w:proofErr w:type="spellEnd"/>
      <w:r w:rsidRPr="004D6B42">
        <w:rPr>
          <w:rFonts w:ascii="Calibri" w:hAnsi="Calibri" w:cs="Calibri"/>
          <w:sz w:val="20"/>
          <w:szCs w:val="20"/>
        </w:rPr>
        <w:t>) mainstream productive use of energy through innovative containerized solutions and efficient appliances for milling, grinding, presses and refrigerators, (ii) support financial and social inclusion through the innovative financing for acquisition of energy efficient appliances and use of PAYG technology, (iii) showcase hybrid private sector and cooperative delivery model</w:t>
      </w:r>
      <w:r>
        <w:rPr>
          <w:rFonts w:ascii="Calibri" w:hAnsi="Calibri" w:cs="Calibri"/>
          <w:sz w:val="20"/>
          <w:szCs w:val="20"/>
        </w:rPr>
        <w:t>s</w:t>
      </w:r>
      <w:r w:rsidRPr="004D6B42">
        <w:rPr>
          <w:rFonts w:ascii="Calibri" w:hAnsi="Calibri" w:cs="Calibri"/>
          <w:sz w:val="20"/>
          <w:szCs w:val="20"/>
        </w:rPr>
        <w:t>, (iv) support socio-economic development and (v) capacity-building of business/farming cooperatives.</w:t>
      </w:r>
    </w:p>
    <w:p w14:paraId="18042A49" w14:textId="77777777" w:rsidR="006B1239" w:rsidRPr="004D6B42" w:rsidRDefault="006B1239" w:rsidP="006B1239">
      <w:pPr>
        <w:ind w:left="360"/>
        <w:jc w:val="both"/>
        <w:rPr>
          <w:rFonts w:ascii="Calibri" w:hAnsi="Calibri" w:cs="Calibri"/>
          <w:sz w:val="20"/>
          <w:szCs w:val="20"/>
        </w:rPr>
      </w:pPr>
    </w:p>
    <w:p w14:paraId="72D6FD25" w14:textId="35BE19BD" w:rsidR="006B1239" w:rsidRPr="004D6B42" w:rsidRDefault="006B1239" w:rsidP="006D7825">
      <w:pPr>
        <w:jc w:val="both"/>
        <w:rPr>
          <w:rFonts w:ascii="Calibri" w:hAnsi="Calibri" w:cs="Calibri"/>
          <w:sz w:val="20"/>
          <w:szCs w:val="20"/>
        </w:rPr>
      </w:pPr>
      <w:r w:rsidRPr="004D6B42">
        <w:rPr>
          <w:rFonts w:ascii="Calibri" w:hAnsi="Calibri" w:cs="Calibri"/>
          <w:sz w:val="20"/>
          <w:szCs w:val="20"/>
        </w:rPr>
        <w:t xml:space="preserve">This pilot </w:t>
      </w:r>
      <w:r>
        <w:rPr>
          <w:rFonts w:ascii="Calibri" w:hAnsi="Calibri" w:cs="Calibri"/>
          <w:sz w:val="20"/>
          <w:szCs w:val="20"/>
        </w:rPr>
        <w:t xml:space="preserve">project </w:t>
      </w:r>
      <w:r w:rsidRPr="004D6B42">
        <w:rPr>
          <w:rFonts w:ascii="Calibri" w:hAnsi="Calibri" w:cs="Calibri"/>
          <w:sz w:val="20"/>
          <w:szCs w:val="20"/>
        </w:rPr>
        <w:t xml:space="preserve">will install 485 </w:t>
      </w:r>
      <w:proofErr w:type="spellStart"/>
      <w:r>
        <w:rPr>
          <w:rFonts w:ascii="Calibri" w:hAnsi="Calibri" w:cs="Calibri"/>
          <w:sz w:val="20"/>
          <w:szCs w:val="20"/>
        </w:rPr>
        <w:t>kW</w:t>
      </w:r>
      <w:r w:rsidRPr="004D6B42">
        <w:rPr>
          <w:rFonts w:ascii="Calibri" w:hAnsi="Calibri" w:cs="Calibri"/>
          <w:sz w:val="20"/>
          <w:szCs w:val="20"/>
        </w:rPr>
        <w:t>p</w:t>
      </w:r>
      <w:proofErr w:type="spellEnd"/>
      <w:r w:rsidRPr="004D6B42">
        <w:rPr>
          <w:rFonts w:ascii="Calibri" w:hAnsi="Calibri" w:cs="Calibri"/>
          <w:sz w:val="20"/>
          <w:szCs w:val="20"/>
        </w:rPr>
        <w:t xml:space="preserve"> using containerized energy solutions (such </w:t>
      </w:r>
      <w:r>
        <w:rPr>
          <w:rFonts w:ascii="Calibri" w:hAnsi="Calibri" w:cs="Calibri"/>
          <w:sz w:val="20"/>
          <w:szCs w:val="20"/>
        </w:rPr>
        <w:t xml:space="preserve">as </w:t>
      </w:r>
      <w:r w:rsidRPr="004D6B42">
        <w:rPr>
          <w:rFonts w:ascii="Calibri" w:hAnsi="Calibri" w:cs="Calibri"/>
          <w:sz w:val="20"/>
          <w:szCs w:val="20"/>
        </w:rPr>
        <w:t xml:space="preserve">Off-Grid Box, </w:t>
      </w:r>
      <w:proofErr w:type="spellStart"/>
      <w:r w:rsidRPr="004D6B42">
        <w:rPr>
          <w:rFonts w:ascii="Calibri" w:hAnsi="Calibri" w:cs="Calibri"/>
          <w:sz w:val="20"/>
          <w:szCs w:val="20"/>
        </w:rPr>
        <w:t>SustainSolar</w:t>
      </w:r>
      <w:proofErr w:type="spellEnd"/>
      <w:r w:rsidRPr="004D6B42">
        <w:rPr>
          <w:rFonts w:ascii="Calibri" w:hAnsi="Calibri" w:cs="Calibri"/>
          <w:sz w:val="20"/>
          <w:szCs w:val="20"/>
        </w:rPr>
        <w:t xml:space="preserve">, Differ Community Power, etc.) equipped with all the hardware and software needed to produce electricity and clean water </w:t>
      </w:r>
      <w:r>
        <w:rPr>
          <w:rFonts w:ascii="Calibri" w:hAnsi="Calibri" w:cs="Calibri"/>
          <w:sz w:val="20"/>
          <w:szCs w:val="20"/>
        </w:rPr>
        <w:t>in six villages (</w:t>
      </w:r>
      <w:r w:rsidRPr="009572FA">
        <w:rPr>
          <w:rFonts w:ascii="Calibri" w:hAnsi="Calibri" w:cs="Calibri"/>
          <w:sz w:val="20"/>
          <w:szCs w:val="20"/>
        </w:rPr>
        <w:t>see</w:t>
      </w:r>
      <w:r w:rsidR="009572FA" w:rsidRPr="009572FA">
        <w:rPr>
          <w:rFonts w:ascii="Calibri" w:hAnsi="Calibri" w:cs="Calibri"/>
          <w:sz w:val="20"/>
          <w:szCs w:val="20"/>
        </w:rPr>
        <w:t xml:space="preserve"> </w:t>
      </w:r>
      <w:r w:rsidR="009572FA" w:rsidRPr="009572FA">
        <w:rPr>
          <w:rFonts w:ascii="Calibri" w:hAnsi="Calibri" w:cs="Calibri"/>
          <w:sz w:val="20"/>
          <w:szCs w:val="20"/>
          <w:highlight w:val="yellow"/>
        </w:rPr>
        <w:fldChar w:fldCharType="begin"/>
      </w:r>
      <w:r w:rsidR="009572FA" w:rsidRPr="009572FA">
        <w:rPr>
          <w:rFonts w:ascii="Calibri" w:hAnsi="Calibri" w:cs="Calibri"/>
          <w:sz w:val="20"/>
          <w:szCs w:val="20"/>
        </w:rPr>
        <w:instrText xml:space="preserve"> REF _Ref84428690 \h </w:instrText>
      </w:r>
      <w:r w:rsidR="009572FA" w:rsidRPr="009572FA">
        <w:rPr>
          <w:rFonts w:ascii="Calibri" w:hAnsi="Calibri" w:cs="Calibri"/>
          <w:sz w:val="20"/>
          <w:szCs w:val="20"/>
          <w:highlight w:val="yellow"/>
        </w:rPr>
        <w:instrText xml:space="preserve"> \* MERGEFORMAT </w:instrText>
      </w:r>
      <w:r w:rsidR="009572FA" w:rsidRPr="009572FA">
        <w:rPr>
          <w:rFonts w:ascii="Calibri" w:hAnsi="Calibri" w:cs="Calibri"/>
          <w:sz w:val="20"/>
          <w:szCs w:val="20"/>
          <w:highlight w:val="yellow"/>
        </w:rPr>
      </w:r>
      <w:r w:rsidR="009572FA" w:rsidRPr="009572FA">
        <w:rPr>
          <w:rFonts w:ascii="Calibri" w:hAnsi="Calibri" w:cs="Calibri"/>
          <w:sz w:val="20"/>
          <w:szCs w:val="20"/>
          <w:highlight w:val="yellow"/>
        </w:rPr>
        <w:fldChar w:fldCharType="separate"/>
      </w:r>
      <w:r w:rsidR="009572FA" w:rsidRPr="009572FA">
        <w:rPr>
          <w:rFonts w:ascii="Calibri" w:hAnsi="Calibri" w:cs="Calibri"/>
          <w:sz w:val="20"/>
          <w:szCs w:val="20"/>
        </w:rPr>
        <w:t xml:space="preserve">Table </w:t>
      </w:r>
      <w:r w:rsidR="009572FA" w:rsidRPr="009572FA">
        <w:rPr>
          <w:rFonts w:ascii="Calibri" w:hAnsi="Calibri" w:cs="Calibri"/>
          <w:noProof/>
          <w:sz w:val="20"/>
          <w:szCs w:val="20"/>
        </w:rPr>
        <w:t>14</w:t>
      </w:r>
      <w:r w:rsidR="009572FA" w:rsidRPr="009572FA">
        <w:rPr>
          <w:rFonts w:ascii="Calibri" w:hAnsi="Calibri" w:cs="Calibri"/>
          <w:sz w:val="20"/>
          <w:szCs w:val="20"/>
          <w:highlight w:val="yellow"/>
        </w:rPr>
        <w:fldChar w:fldCharType="end"/>
      </w:r>
      <w:r w:rsidRPr="009572FA">
        <w:rPr>
          <w:rFonts w:ascii="Calibri" w:hAnsi="Calibri" w:cs="Calibri"/>
          <w:sz w:val="20"/>
          <w:szCs w:val="20"/>
        </w:rPr>
        <w:t>). Customized</w:t>
      </w:r>
      <w:r w:rsidRPr="004D6B42">
        <w:rPr>
          <w:rFonts w:ascii="Calibri" w:hAnsi="Calibri" w:cs="Calibri"/>
          <w:sz w:val="20"/>
          <w:szCs w:val="20"/>
        </w:rPr>
        <w:t xml:space="preserve"> submersible solar water pump</w:t>
      </w:r>
      <w:r>
        <w:rPr>
          <w:rFonts w:ascii="Calibri" w:hAnsi="Calibri" w:cs="Calibri"/>
          <w:sz w:val="20"/>
          <w:szCs w:val="20"/>
        </w:rPr>
        <w:t>s</w:t>
      </w:r>
      <w:r w:rsidRPr="004D6B42">
        <w:rPr>
          <w:rFonts w:ascii="Calibri" w:hAnsi="Calibri" w:cs="Calibri"/>
          <w:sz w:val="20"/>
          <w:szCs w:val="20"/>
        </w:rPr>
        <w:t>, irrigation and cold storage, sewing machines, grinders, milling machines, presses, welding and carpentry equipment will also be delivered using an innovative financing scheme</w:t>
      </w:r>
      <w:r>
        <w:rPr>
          <w:rFonts w:ascii="Calibri" w:hAnsi="Calibri" w:cs="Calibri"/>
          <w:sz w:val="20"/>
          <w:szCs w:val="20"/>
        </w:rPr>
        <w:t xml:space="preserve"> (leasing model). Each</w:t>
      </w:r>
      <w:r w:rsidRPr="004D6B42">
        <w:rPr>
          <w:rFonts w:ascii="Calibri" w:hAnsi="Calibri" w:cs="Calibri"/>
          <w:sz w:val="20"/>
          <w:szCs w:val="20"/>
        </w:rPr>
        <w:t xml:space="preserve"> box system </w:t>
      </w:r>
      <w:r>
        <w:rPr>
          <w:rFonts w:ascii="Calibri" w:hAnsi="Calibri" w:cs="Calibri"/>
          <w:sz w:val="20"/>
          <w:szCs w:val="20"/>
        </w:rPr>
        <w:t>will</w:t>
      </w:r>
      <w:r w:rsidRPr="004D6B42">
        <w:rPr>
          <w:rFonts w:ascii="Calibri" w:hAnsi="Calibri" w:cs="Calibri"/>
          <w:sz w:val="20"/>
          <w:szCs w:val="20"/>
        </w:rPr>
        <w:t xml:space="preserve"> be composed of </w:t>
      </w:r>
      <w:r w:rsidRPr="004D6B42">
        <w:rPr>
          <w:rFonts w:ascii="Calibri" w:eastAsia="SimSun" w:hAnsi="Calibri" w:cs="Calibri"/>
          <w:i/>
          <w:iCs/>
          <w:color w:val="000000"/>
          <w:sz w:val="20"/>
          <w:szCs w:val="20"/>
        </w:rPr>
        <w:t xml:space="preserve">24 modules 340 Wp (8.16 </w:t>
      </w:r>
      <w:proofErr w:type="spellStart"/>
      <w:r w:rsidRPr="004D6B42">
        <w:rPr>
          <w:rFonts w:ascii="Calibri" w:eastAsia="SimSun" w:hAnsi="Calibri" w:cs="Calibri"/>
          <w:i/>
          <w:iCs/>
          <w:color w:val="000000"/>
          <w:sz w:val="20"/>
          <w:szCs w:val="20"/>
        </w:rPr>
        <w:t>kWp</w:t>
      </w:r>
      <w:proofErr w:type="spellEnd"/>
      <w:r w:rsidRPr="004D6B42">
        <w:rPr>
          <w:rFonts w:ascii="Calibri" w:eastAsia="SimSun" w:hAnsi="Calibri" w:cs="Calibri"/>
          <w:i/>
          <w:iCs/>
          <w:color w:val="000000"/>
          <w:sz w:val="20"/>
          <w:szCs w:val="20"/>
        </w:rPr>
        <w:t xml:space="preserve">); 23,76 kWh battery capacity (lead gel); </w:t>
      </w:r>
      <w:r w:rsidRPr="00944EC1">
        <w:rPr>
          <w:rFonts w:ascii="Calibri" w:eastAsia="SimSun" w:hAnsi="Calibri" w:cs="Calibri"/>
          <w:i/>
          <w:iCs/>
          <w:color w:val="000000"/>
          <w:sz w:val="20"/>
          <w:szCs w:val="20"/>
        </w:rPr>
        <w:t>5 KVA inverter.</w:t>
      </w:r>
    </w:p>
    <w:p w14:paraId="3CBA7159" w14:textId="77777777" w:rsidR="006B1239" w:rsidRDefault="006B1239" w:rsidP="006B1239">
      <w:pPr>
        <w:ind w:left="360"/>
        <w:jc w:val="both"/>
        <w:rPr>
          <w:rFonts w:ascii="Calibri" w:hAnsi="Calibri" w:cs="Calibri"/>
          <w:sz w:val="20"/>
          <w:szCs w:val="20"/>
        </w:rPr>
      </w:pPr>
    </w:p>
    <w:p w14:paraId="579B3561" w14:textId="4F267515" w:rsidR="006B1239" w:rsidRDefault="006B1239" w:rsidP="006D7825">
      <w:pPr>
        <w:jc w:val="both"/>
        <w:rPr>
          <w:rFonts w:ascii="Calibri" w:hAnsi="Calibri" w:cs="Calibri"/>
          <w:sz w:val="20"/>
          <w:szCs w:val="20"/>
        </w:rPr>
      </w:pPr>
      <w:r w:rsidRPr="004D6B42">
        <w:rPr>
          <w:rFonts w:ascii="Calibri" w:hAnsi="Calibri" w:cs="Calibri"/>
          <w:sz w:val="20"/>
          <w:szCs w:val="20"/>
        </w:rPr>
        <w:t xml:space="preserve">This pilot will fully support the socio-economic development of vulnerable populations such as women, youth and small-holder farmers.  The gender strategy will consist of targeting women and youth-led income generating </w:t>
      </w:r>
      <w:r w:rsidRPr="004D6B42">
        <w:rPr>
          <w:rFonts w:ascii="Calibri" w:hAnsi="Calibri" w:cs="Calibri"/>
          <w:sz w:val="20"/>
          <w:szCs w:val="20"/>
        </w:rPr>
        <w:lastRenderedPageBreak/>
        <w:t xml:space="preserve">activities (vegetable farms, processing of peanuts, shea, sesame, forest fruits) and SMEs led by youth grinding, milling, internet shops. </w:t>
      </w:r>
    </w:p>
    <w:p w14:paraId="11667EF9" w14:textId="2421CFDB" w:rsidR="00E17644" w:rsidRDefault="00E17644" w:rsidP="006D7825">
      <w:pPr>
        <w:jc w:val="both"/>
        <w:rPr>
          <w:rFonts w:ascii="Calibri" w:hAnsi="Calibri" w:cs="Calibri"/>
          <w:sz w:val="20"/>
          <w:szCs w:val="20"/>
        </w:rPr>
      </w:pPr>
    </w:p>
    <w:p w14:paraId="402FBD48" w14:textId="20692CA2" w:rsidR="00E17644" w:rsidRDefault="00E17644" w:rsidP="006D7825">
      <w:pPr>
        <w:jc w:val="both"/>
        <w:rPr>
          <w:rFonts w:ascii="Calibri" w:hAnsi="Calibri" w:cs="Calibri"/>
          <w:sz w:val="20"/>
          <w:szCs w:val="20"/>
        </w:rPr>
      </w:pPr>
      <w:r>
        <w:rPr>
          <w:rFonts w:ascii="Calibri" w:hAnsi="Calibri" w:cs="Calibri"/>
          <w:sz w:val="20"/>
          <w:szCs w:val="20"/>
        </w:rPr>
        <w:t xml:space="preserve">The sites </w:t>
      </w:r>
      <w:r w:rsidR="00D676CA">
        <w:rPr>
          <w:rFonts w:ascii="Calibri" w:hAnsi="Calibri" w:cs="Calibri"/>
          <w:sz w:val="20"/>
          <w:szCs w:val="20"/>
        </w:rPr>
        <w:t xml:space="preserve">envisaged </w:t>
      </w:r>
      <w:r>
        <w:rPr>
          <w:rFonts w:ascii="Calibri" w:hAnsi="Calibri" w:cs="Calibri"/>
          <w:sz w:val="20"/>
          <w:szCs w:val="20"/>
        </w:rPr>
        <w:t xml:space="preserve">for the pilot projects 1 and 2 are geo-referenced </w:t>
      </w:r>
      <w:r w:rsidRPr="00E17644">
        <w:rPr>
          <w:rFonts w:ascii="Calibri" w:hAnsi="Calibri" w:cs="Calibri"/>
          <w:sz w:val="20"/>
          <w:szCs w:val="20"/>
        </w:rPr>
        <w:t xml:space="preserve">on </w:t>
      </w:r>
      <w:r w:rsidRPr="00E17644">
        <w:rPr>
          <w:rFonts w:ascii="Calibri" w:hAnsi="Calibri" w:cs="Calibri"/>
          <w:sz w:val="20"/>
          <w:szCs w:val="20"/>
        </w:rPr>
        <w:fldChar w:fldCharType="begin"/>
      </w:r>
      <w:r w:rsidRPr="00E17644">
        <w:rPr>
          <w:rFonts w:ascii="Calibri" w:hAnsi="Calibri" w:cs="Calibri"/>
          <w:sz w:val="20"/>
          <w:szCs w:val="20"/>
        </w:rPr>
        <w:instrText xml:space="preserve"> REF _Ref74407652 \h  \* MERGEFORMAT </w:instrText>
      </w:r>
      <w:r w:rsidRPr="00E17644">
        <w:rPr>
          <w:rFonts w:ascii="Calibri" w:hAnsi="Calibri" w:cs="Calibri"/>
          <w:sz w:val="20"/>
          <w:szCs w:val="20"/>
        </w:rPr>
      </w:r>
      <w:r w:rsidRPr="00E17644">
        <w:rPr>
          <w:rFonts w:ascii="Calibri" w:hAnsi="Calibri" w:cs="Calibri"/>
          <w:sz w:val="20"/>
          <w:szCs w:val="20"/>
        </w:rPr>
        <w:fldChar w:fldCharType="separate"/>
      </w:r>
      <w:r w:rsidRPr="00E17644">
        <w:rPr>
          <w:rFonts w:ascii="Calibri" w:hAnsi="Calibri" w:cs="Calibri"/>
          <w:sz w:val="20"/>
          <w:szCs w:val="20"/>
        </w:rPr>
        <w:t xml:space="preserve">Figure </w:t>
      </w:r>
      <w:r w:rsidRPr="00E17644">
        <w:rPr>
          <w:rFonts w:ascii="Calibri" w:hAnsi="Calibri" w:cs="Calibri"/>
          <w:noProof/>
          <w:sz w:val="20"/>
          <w:szCs w:val="20"/>
        </w:rPr>
        <w:t>7</w:t>
      </w:r>
      <w:r w:rsidRPr="00E17644">
        <w:rPr>
          <w:rFonts w:ascii="Calibri" w:hAnsi="Calibri" w:cs="Calibri"/>
          <w:sz w:val="20"/>
          <w:szCs w:val="20"/>
        </w:rPr>
        <w:fldChar w:fldCharType="end"/>
      </w:r>
      <w:r w:rsidR="00D676CA">
        <w:rPr>
          <w:rFonts w:ascii="Calibri" w:hAnsi="Calibri" w:cs="Calibri"/>
          <w:sz w:val="20"/>
          <w:szCs w:val="20"/>
        </w:rPr>
        <w:t xml:space="preserve"> (to be confirmed during implementation stage)</w:t>
      </w:r>
      <w:r w:rsidRPr="00E17644">
        <w:rPr>
          <w:rFonts w:ascii="Calibri" w:hAnsi="Calibri" w:cs="Calibri"/>
          <w:sz w:val="20"/>
          <w:szCs w:val="20"/>
        </w:rPr>
        <w:t xml:space="preserve">. </w:t>
      </w:r>
    </w:p>
    <w:p w14:paraId="785BA01A" w14:textId="77777777" w:rsidR="006B1239" w:rsidRDefault="006B1239" w:rsidP="006B1239">
      <w:pPr>
        <w:jc w:val="both"/>
        <w:rPr>
          <w:rFonts w:ascii="Calibri" w:hAnsi="Calibri" w:cs="Calibri"/>
          <w:sz w:val="20"/>
          <w:szCs w:val="20"/>
        </w:rPr>
      </w:pPr>
    </w:p>
    <w:p w14:paraId="13A0EC67" w14:textId="77777777" w:rsidR="00E17644" w:rsidRDefault="006B1239" w:rsidP="00E17644">
      <w:pPr>
        <w:keepNext/>
        <w:jc w:val="both"/>
      </w:pPr>
      <w:r>
        <w:rPr>
          <w:noProof/>
        </w:rPr>
        <w:drawing>
          <wp:inline distT="0" distB="0" distL="0" distR="0" wp14:anchorId="24B34B72" wp14:editId="0D62177A">
            <wp:extent cx="5980432" cy="4224020"/>
            <wp:effectExtent l="0" t="0" r="1270" b="5080"/>
            <wp:docPr id="40" name="Picture 40"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Map&#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5980432" cy="4224020"/>
                    </a:xfrm>
                    <a:prstGeom prst="rect">
                      <a:avLst/>
                    </a:prstGeom>
                  </pic:spPr>
                </pic:pic>
              </a:graphicData>
            </a:graphic>
          </wp:inline>
        </w:drawing>
      </w:r>
    </w:p>
    <w:p w14:paraId="6E1A0BCA" w14:textId="0882920A" w:rsidR="006B1239" w:rsidRPr="00E17644" w:rsidRDefault="00E17644" w:rsidP="00E17644">
      <w:pPr>
        <w:pStyle w:val="Caption"/>
        <w:jc w:val="center"/>
        <w:rPr>
          <w:u w:val="none"/>
        </w:rPr>
      </w:pPr>
      <w:bookmarkStart w:id="100" w:name="_Ref74407652"/>
      <w:bookmarkStart w:id="101" w:name="_Toc84428457"/>
      <w:r w:rsidRPr="00E17644">
        <w:rPr>
          <w:u w:val="none"/>
        </w:rPr>
        <w:t xml:space="preserve">Figure </w:t>
      </w:r>
      <w:r w:rsidRPr="00E17644">
        <w:rPr>
          <w:u w:val="none"/>
        </w:rPr>
        <w:fldChar w:fldCharType="begin"/>
      </w:r>
      <w:r w:rsidRPr="00E17644">
        <w:rPr>
          <w:u w:val="none"/>
        </w:rPr>
        <w:instrText xml:space="preserve"> SEQ Figure \* ARABIC </w:instrText>
      </w:r>
      <w:r w:rsidRPr="00E17644">
        <w:rPr>
          <w:u w:val="none"/>
        </w:rPr>
        <w:fldChar w:fldCharType="separate"/>
      </w:r>
      <w:r w:rsidRPr="00E17644">
        <w:rPr>
          <w:noProof/>
          <w:u w:val="none"/>
        </w:rPr>
        <w:t>7</w:t>
      </w:r>
      <w:r w:rsidRPr="00E17644">
        <w:rPr>
          <w:u w:val="none"/>
        </w:rPr>
        <w:fldChar w:fldCharType="end"/>
      </w:r>
      <w:bookmarkEnd w:id="100"/>
      <w:r w:rsidRPr="00E17644">
        <w:rPr>
          <w:b w:val="0"/>
          <w:bCs/>
          <w:u w:val="none"/>
        </w:rPr>
        <w:t>: Map of the pilot project sites</w:t>
      </w:r>
      <w:bookmarkEnd w:id="101"/>
    </w:p>
    <w:p w14:paraId="494FCF2D" w14:textId="0123FCB5" w:rsidR="00BE6F47" w:rsidRDefault="00BE6F47" w:rsidP="00ED625F">
      <w:pPr>
        <w:rPr>
          <w:color w:val="000000"/>
        </w:rPr>
      </w:pPr>
    </w:p>
    <w:p w14:paraId="5CA25D6E" w14:textId="5BE72F36" w:rsidR="0096561C" w:rsidRDefault="0096561C" w:rsidP="00ED625F">
      <w:pPr>
        <w:rPr>
          <w:color w:val="000000"/>
        </w:rPr>
      </w:pPr>
    </w:p>
    <w:p w14:paraId="4F0AFF49" w14:textId="73F07719" w:rsidR="0096561C" w:rsidRDefault="0096561C" w:rsidP="00ED625F">
      <w:pPr>
        <w:rPr>
          <w:color w:val="000000"/>
        </w:rPr>
      </w:pPr>
    </w:p>
    <w:p w14:paraId="6B15E347" w14:textId="41BD1BE5" w:rsidR="0096561C" w:rsidRDefault="0096561C" w:rsidP="00ED625F">
      <w:pPr>
        <w:rPr>
          <w:color w:val="000000"/>
        </w:rPr>
      </w:pPr>
    </w:p>
    <w:p w14:paraId="25FD26E8" w14:textId="77777777" w:rsidR="0096561C" w:rsidRDefault="0096561C" w:rsidP="00ED625F">
      <w:pPr>
        <w:rPr>
          <w:color w:val="000000"/>
        </w:rPr>
        <w:sectPr w:rsidR="0096561C" w:rsidSect="0096561C">
          <w:pgSz w:w="12240" w:h="15840" w:code="1"/>
          <w:pgMar w:top="1440" w:right="1440" w:bottom="1440" w:left="1440" w:header="720" w:footer="720" w:gutter="0"/>
          <w:cols w:space="720"/>
          <w:docGrid w:linePitch="360"/>
        </w:sectPr>
      </w:pPr>
    </w:p>
    <w:p w14:paraId="42E86E7C" w14:textId="04893C06" w:rsidR="006C7404" w:rsidRDefault="006C7404" w:rsidP="006C7404">
      <w:pPr>
        <w:pStyle w:val="Caption"/>
      </w:pPr>
    </w:p>
    <w:p w14:paraId="0120E888" w14:textId="3B73513B" w:rsidR="00F5141C" w:rsidRDefault="00F5141C" w:rsidP="00F5141C">
      <w:pPr>
        <w:pStyle w:val="Caption"/>
        <w:keepNext/>
      </w:pPr>
      <w:bookmarkStart w:id="102" w:name="_Ref84428690"/>
      <w:bookmarkStart w:id="103" w:name="_Toc84428741"/>
      <w:r>
        <w:t xml:space="preserve">Table </w:t>
      </w:r>
      <w:fldSimple w:instr=" SEQ Table \* ARABIC ">
        <w:r>
          <w:rPr>
            <w:noProof/>
          </w:rPr>
          <w:t>14</w:t>
        </w:r>
      </w:fldSimple>
      <w:bookmarkEnd w:id="102"/>
      <w:r>
        <w:t xml:space="preserve">: </w:t>
      </w:r>
      <w:r w:rsidRPr="00C24014">
        <w:t>List of 6 Ecovillages targeted by the 2</w:t>
      </w:r>
      <w:r w:rsidRPr="00F12575">
        <w:t>nd</w:t>
      </w:r>
      <w:r w:rsidRPr="00C24014">
        <w:t xml:space="preserve"> Pilot </w:t>
      </w:r>
      <w:r>
        <w:t>P</w:t>
      </w:r>
      <w:r w:rsidRPr="00C24014">
        <w:t>roject</w:t>
      </w:r>
      <w:bookmarkEnd w:id="103"/>
    </w:p>
    <w:tbl>
      <w:tblPr>
        <w:tblW w:w="14176" w:type="dxa"/>
        <w:tblInd w:w="-719" w:type="dxa"/>
        <w:tblCellMar>
          <w:left w:w="70" w:type="dxa"/>
          <w:right w:w="70" w:type="dxa"/>
        </w:tblCellMar>
        <w:tblLook w:val="04A0" w:firstRow="1" w:lastRow="0" w:firstColumn="1" w:lastColumn="0" w:noHBand="0" w:noVBand="1"/>
      </w:tblPr>
      <w:tblGrid>
        <w:gridCol w:w="425"/>
        <w:gridCol w:w="1135"/>
        <w:gridCol w:w="1276"/>
        <w:gridCol w:w="1000"/>
        <w:gridCol w:w="984"/>
        <w:gridCol w:w="851"/>
        <w:gridCol w:w="1134"/>
        <w:gridCol w:w="1559"/>
        <w:gridCol w:w="5812"/>
      </w:tblGrid>
      <w:tr w:rsidR="006C7404" w:rsidRPr="005464BD" w14:paraId="4E40080A" w14:textId="77777777" w:rsidTr="005464BD">
        <w:trPr>
          <w:cantSplit/>
          <w:trHeight w:val="1965"/>
        </w:trPr>
        <w:tc>
          <w:tcPr>
            <w:tcW w:w="425" w:type="dxa"/>
            <w:tcBorders>
              <w:top w:val="single" w:sz="8" w:space="0" w:color="auto"/>
              <w:left w:val="single" w:sz="8" w:space="0" w:color="auto"/>
              <w:bottom w:val="single" w:sz="8" w:space="0" w:color="auto"/>
              <w:right w:val="single" w:sz="4" w:space="0" w:color="auto"/>
            </w:tcBorders>
            <w:shd w:val="clear" w:color="auto" w:fill="D9D9D9"/>
            <w:noWrap/>
            <w:textDirection w:val="btLr"/>
            <w:vAlign w:val="center"/>
            <w:hideMark/>
          </w:tcPr>
          <w:p w14:paraId="69E357FF" w14:textId="77777777" w:rsidR="006C7404" w:rsidRPr="005464BD" w:rsidRDefault="006C7404" w:rsidP="00DA5C17">
            <w:pPr>
              <w:ind w:left="113" w:right="113"/>
              <w:jc w:val="center"/>
              <w:rPr>
                <w:rFonts w:ascii="Calibri" w:hAnsi="Calibri" w:cs="Calibri"/>
                <w:b/>
                <w:bCs/>
                <w:color w:val="000000"/>
                <w:sz w:val="20"/>
                <w:szCs w:val="20"/>
                <w:lang w:eastAsia="fr-FR"/>
              </w:rPr>
            </w:pPr>
            <w:r w:rsidRPr="005464BD">
              <w:rPr>
                <w:rFonts w:ascii="Calibri" w:hAnsi="Calibri" w:cs="Calibri"/>
                <w:b/>
                <w:bCs/>
                <w:color w:val="000000"/>
                <w:sz w:val="20"/>
                <w:szCs w:val="20"/>
                <w:lang w:eastAsia="fr-FR"/>
              </w:rPr>
              <w:t>N°</w:t>
            </w:r>
          </w:p>
        </w:tc>
        <w:tc>
          <w:tcPr>
            <w:tcW w:w="1135" w:type="dxa"/>
            <w:tcBorders>
              <w:top w:val="single" w:sz="8" w:space="0" w:color="auto"/>
              <w:left w:val="nil"/>
              <w:bottom w:val="single" w:sz="8" w:space="0" w:color="auto"/>
              <w:right w:val="single" w:sz="4" w:space="0" w:color="auto"/>
            </w:tcBorders>
            <w:shd w:val="clear" w:color="auto" w:fill="D9D9D9"/>
            <w:noWrap/>
            <w:textDirection w:val="btLr"/>
            <w:vAlign w:val="center"/>
            <w:hideMark/>
          </w:tcPr>
          <w:p w14:paraId="51B3C061" w14:textId="77777777" w:rsidR="006C7404" w:rsidRPr="005464BD" w:rsidRDefault="006C7404" w:rsidP="00DA5C17">
            <w:pPr>
              <w:ind w:left="113" w:right="113"/>
              <w:rPr>
                <w:rFonts w:ascii="Calibri" w:hAnsi="Calibri" w:cs="Calibri"/>
                <w:b/>
                <w:bCs/>
                <w:color w:val="000000"/>
                <w:sz w:val="20"/>
                <w:szCs w:val="20"/>
                <w:lang w:eastAsia="fr-FR"/>
              </w:rPr>
            </w:pPr>
            <w:r w:rsidRPr="005464BD">
              <w:rPr>
                <w:rFonts w:ascii="Calibri" w:hAnsi="Calibri" w:cs="Calibri"/>
                <w:b/>
                <w:bCs/>
                <w:color w:val="000000"/>
                <w:sz w:val="20"/>
                <w:szCs w:val="20"/>
                <w:lang w:eastAsia="fr-FR"/>
              </w:rPr>
              <w:t>REGION</w:t>
            </w:r>
          </w:p>
        </w:tc>
        <w:tc>
          <w:tcPr>
            <w:tcW w:w="1276" w:type="dxa"/>
            <w:tcBorders>
              <w:top w:val="single" w:sz="8" w:space="0" w:color="auto"/>
              <w:left w:val="nil"/>
              <w:bottom w:val="single" w:sz="8" w:space="0" w:color="auto"/>
              <w:right w:val="single" w:sz="4" w:space="0" w:color="auto"/>
            </w:tcBorders>
            <w:shd w:val="clear" w:color="auto" w:fill="D9D9D9"/>
            <w:noWrap/>
            <w:textDirection w:val="btLr"/>
            <w:vAlign w:val="center"/>
            <w:hideMark/>
          </w:tcPr>
          <w:p w14:paraId="77E834E8" w14:textId="77777777" w:rsidR="006C7404" w:rsidRPr="005464BD" w:rsidRDefault="006C7404" w:rsidP="00DA5C17">
            <w:pPr>
              <w:ind w:left="113" w:right="113"/>
              <w:rPr>
                <w:rFonts w:ascii="Calibri" w:hAnsi="Calibri" w:cs="Calibri"/>
                <w:b/>
                <w:bCs/>
                <w:color w:val="000000"/>
                <w:sz w:val="20"/>
                <w:szCs w:val="20"/>
                <w:lang w:val="fr-CA" w:eastAsia="fr-FR"/>
              </w:rPr>
            </w:pPr>
            <w:r w:rsidRPr="005464BD">
              <w:rPr>
                <w:rFonts w:ascii="Calibri" w:hAnsi="Calibri" w:cs="Calibri"/>
                <w:b/>
                <w:bCs/>
                <w:color w:val="000000"/>
                <w:sz w:val="20"/>
                <w:szCs w:val="20"/>
                <w:lang w:eastAsia="fr-FR"/>
              </w:rPr>
              <w:t>PROVINCE</w:t>
            </w:r>
            <w:r w:rsidRPr="005464BD">
              <w:rPr>
                <w:rFonts w:ascii="Calibri" w:hAnsi="Calibri" w:cs="Calibri"/>
                <w:b/>
                <w:bCs/>
                <w:color w:val="000000"/>
                <w:sz w:val="20"/>
                <w:szCs w:val="20"/>
                <w:lang w:val="fr-CA" w:eastAsia="fr-FR"/>
              </w:rPr>
              <w:t xml:space="preserve"> &amp; COMMUNE</w:t>
            </w:r>
          </w:p>
        </w:tc>
        <w:tc>
          <w:tcPr>
            <w:tcW w:w="1000" w:type="dxa"/>
            <w:tcBorders>
              <w:top w:val="single" w:sz="8" w:space="0" w:color="auto"/>
              <w:left w:val="nil"/>
              <w:bottom w:val="single" w:sz="8" w:space="0" w:color="auto"/>
              <w:right w:val="single" w:sz="4" w:space="0" w:color="auto"/>
            </w:tcBorders>
            <w:shd w:val="clear" w:color="auto" w:fill="D9D9D9"/>
            <w:noWrap/>
            <w:textDirection w:val="btLr"/>
            <w:vAlign w:val="center"/>
            <w:hideMark/>
          </w:tcPr>
          <w:p w14:paraId="2242A929" w14:textId="77777777" w:rsidR="006C7404" w:rsidRPr="005464BD" w:rsidRDefault="006C7404" w:rsidP="00DA5C17">
            <w:pPr>
              <w:ind w:left="113" w:right="113"/>
              <w:rPr>
                <w:rFonts w:ascii="Calibri" w:hAnsi="Calibri" w:cs="Calibri"/>
                <w:b/>
                <w:bCs/>
                <w:color w:val="000000"/>
                <w:sz w:val="20"/>
                <w:szCs w:val="20"/>
                <w:lang w:eastAsia="fr-FR"/>
              </w:rPr>
            </w:pPr>
            <w:r w:rsidRPr="005464BD">
              <w:rPr>
                <w:rFonts w:ascii="Calibri" w:hAnsi="Calibri" w:cs="Calibri"/>
                <w:b/>
                <w:bCs/>
                <w:color w:val="000000"/>
                <w:sz w:val="20"/>
                <w:szCs w:val="20"/>
                <w:lang w:eastAsia="fr-FR"/>
              </w:rPr>
              <w:t>VILLAGE</w:t>
            </w:r>
          </w:p>
        </w:tc>
        <w:tc>
          <w:tcPr>
            <w:tcW w:w="984" w:type="dxa"/>
            <w:tcBorders>
              <w:top w:val="single" w:sz="8" w:space="0" w:color="auto"/>
              <w:left w:val="single" w:sz="4" w:space="0" w:color="auto"/>
              <w:bottom w:val="single" w:sz="8" w:space="0" w:color="auto"/>
              <w:right w:val="single" w:sz="4" w:space="0" w:color="auto"/>
            </w:tcBorders>
            <w:shd w:val="clear" w:color="auto" w:fill="D9D9D9"/>
            <w:textDirection w:val="btLr"/>
          </w:tcPr>
          <w:p w14:paraId="72604D8D" w14:textId="4C010C49" w:rsidR="006C7404" w:rsidRPr="006D35B0" w:rsidRDefault="006C7404" w:rsidP="00DA5C17">
            <w:pPr>
              <w:ind w:left="113" w:right="113"/>
              <w:jc w:val="center"/>
              <w:rPr>
                <w:rFonts w:ascii="Calibri" w:hAnsi="Calibri" w:cs="Calibri"/>
                <w:b/>
                <w:bCs/>
                <w:color w:val="000000"/>
                <w:sz w:val="20"/>
                <w:szCs w:val="20"/>
                <w:lang w:eastAsia="fr-FR"/>
              </w:rPr>
            </w:pPr>
            <w:r w:rsidRPr="005464BD">
              <w:rPr>
                <w:rFonts w:ascii="Calibri" w:hAnsi="Calibri" w:cs="Calibri"/>
                <w:b/>
                <w:bCs/>
                <w:color w:val="000000"/>
                <w:sz w:val="20"/>
                <w:szCs w:val="20"/>
                <w:lang w:eastAsia="fr-FR"/>
              </w:rPr>
              <w:t>POPULATION</w:t>
            </w:r>
            <w:r w:rsidRPr="006D35B0">
              <w:rPr>
                <w:rFonts w:ascii="Calibri" w:hAnsi="Calibri" w:cs="Calibri"/>
                <w:b/>
                <w:bCs/>
                <w:color w:val="000000"/>
                <w:sz w:val="20"/>
                <w:szCs w:val="20"/>
                <w:lang w:eastAsia="fr-FR"/>
              </w:rPr>
              <w:t xml:space="preserve"> &amp; NUMBER OF HOUSEHOLDS</w:t>
            </w:r>
            <w:r w:rsidR="006D35B0" w:rsidRPr="006D35B0">
              <w:rPr>
                <w:rFonts w:ascii="Calibri" w:hAnsi="Calibri" w:cs="Calibri"/>
                <w:b/>
                <w:bCs/>
                <w:color w:val="000000"/>
                <w:sz w:val="20"/>
                <w:szCs w:val="20"/>
                <w:lang w:eastAsia="fr-FR"/>
              </w:rPr>
              <w:t xml:space="preserve"> (HH)</w:t>
            </w:r>
          </w:p>
        </w:tc>
        <w:tc>
          <w:tcPr>
            <w:tcW w:w="851" w:type="dxa"/>
            <w:tcBorders>
              <w:top w:val="single" w:sz="8" w:space="0" w:color="auto"/>
              <w:left w:val="nil"/>
              <w:bottom w:val="single" w:sz="8" w:space="0" w:color="auto"/>
              <w:right w:val="single" w:sz="4" w:space="0" w:color="auto"/>
            </w:tcBorders>
            <w:shd w:val="clear" w:color="auto" w:fill="D9D9D9"/>
            <w:noWrap/>
            <w:textDirection w:val="btLr"/>
            <w:vAlign w:val="center"/>
            <w:hideMark/>
          </w:tcPr>
          <w:p w14:paraId="738C1B3F" w14:textId="77777777" w:rsidR="006C7404" w:rsidRPr="005464BD" w:rsidRDefault="006C7404" w:rsidP="00DA5C17">
            <w:pPr>
              <w:ind w:left="113" w:right="113"/>
              <w:jc w:val="center"/>
              <w:rPr>
                <w:rFonts w:ascii="Calibri" w:hAnsi="Calibri" w:cs="Calibri"/>
                <w:b/>
                <w:bCs/>
                <w:color w:val="000000"/>
                <w:sz w:val="20"/>
                <w:szCs w:val="20"/>
                <w:lang w:eastAsia="fr-FR"/>
              </w:rPr>
            </w:pPr>
            <w:r w:rsidRPr="005464BD">
              <w:rPr>
                <w:rFonts w:ascii="Calibri" w:hAnsi="Calibri" w:cs="Calibri"/>
                <w:b/>
                <w:bCs/>
                <w:color w:val="000000"/>
                <w:sz w:val="20"/>
                <w:szCs w:val="20"/>
                <w:lang w:eastAsia="fr-FR"/>
              </w:rPr>
              <w:t>CURRENT ENERGY DEMAND</w:t>
            </w:r>
          </w:p>
        </w:tc>
        <w:tc>
          <w:tcPr>
            <w:tcW w:w="1134" w:type="dxa"/>
            <w:tcBorders>
              <w:top w:val="single" w:sz="4" w:space="0" w:color="auto"/>
              <w:left w:val="nil"/>
              <w:bottom w:val="single" w:sz="4" w:space="0" w:color="auto"/>
              <w:right w:val="single" w:sz="4" w:space="0" w:color="auto"/>
            </w:tcBorders>
            <w:shd w:val="clear" w:color="auto" w:fill="D9D9D9"/>
            <w:textDirection w:val="btLr"/>
          </w:tcPr>
          <w:p w14:paraId="60FE37FF" w14:textId="77777777" w:rsidR="006C7404" w:rsidRPr="005464BD" w:rsidRDefault="006C7404" w:rsidP="00DA5C17">
            <w:pPr>
              <w:ind w:left="113" w:right="113"/>
              <w:jc w:val="center"/>
              <w:rPr>
                <w:rFonts w:ascii="Calibri" w:hAnsi="Calibri" w:cs="Calibri"/>
                <w:b/>
                <w:bCs/>
                <w:color w:val="000000"/>
                <w:sz w:val="20"/>
                <w:szCs w:val="20"/>
                <w:lang w:val="fr-CA" w:eastAsia="fr-FR"/>
              </w:rPr>
            </w:pPr>
            <w:r w:rsidRPr="005464BD">
              <w:rPr>
                <w:rFonts w:ascii="Calibri" w:hAnsi="Calibri" w:cs="Calibri"/>
                <w:b/>
                <w:bCs/>
                <w:color w:val="000000"/>
                <w:sz w:val="20"/>
                <w:szCs w:val="20"/>
                <w:lang w:eastAsia="fr-FR"/>
              </w:rPr>
              <w:t>INSTALLED CAPACITY</w:t>
            </w:r>
            <w:r w:rsidRPr="005464BD">
              <w:rPr>
                <w:rFonts w:ascii="Calibri" w:hAnsi="Calibri" w:cs="Calibri"/>
                <w:b/>
                <w:bCs/>
                <w:color w:val="000000"/>
                <w:sz w:val="20"/>
                <w:szCs w:val="20"/>
                <w:lang w:val="fr-CA" w:eastAsia="fr-FR"/>
              </w:rPr>
              <w:t xml:space="preserve"> &amp; STORAGE</w:t>
            </w:r>
          </w:p>
        </w:tc>
        <w:tc>
          <w:tcPr>
            <w:tcW w:w="1559" w:type="dxa"/>
            <w:tcBorders>
              <w:top w:val="single" w:sz="8" w:space="0" w:color="auto"/>
              <w:left w:val="single" w:sz="4" w:space="0" w:color="auto"/>
              <w:bottom w:val="single" w:sz="8" w:space="0" w:color="auto"/>
              <w:right w:val="single" w:sz="4" w:space="0" w:color="auto"/>
            </w:tcBorders>
            <w:shd w:val="clear" w:color="auto" w:fill="D9D9D9"/>
            <w:noWrap/>
            <w:textDirection w:val="btLr"/>
            <w:vAlign w:val="center"/>
            <w:hideMark/>
          </w:tcPr>
          <w:p w14:paraId="13B71213" w14:textId="77777777" w:rsidR="006C7404" w:rsidRPr="005464BD" w:rsidRDefault="006C7404" w:rsidP="00DA5C17">
            <w:pPr>
              <w:ind w:left="113" w:right="113"/>
              <w:jc w:val="center"/>
              <w:rPr>
                <w:rFonts w:ascii="Calibri" w:hAnsi="Calibri" w:cs="Calibri"/>
                <w:b/>
                <w:bCs/>
                <w:color w:val="000000"/>
                <w:sz w:val="20"/>
                <w:szCs w:val="20"/>
                <w:lang w:eastAsia="fr-FR"/>
              </w:rPr>
            </w:pPr>
            <w:r w:rsidRPr="005464BD">
              <w:rPr>
                <w:rFonts w:ascii="Calibri" w:hAnsi="Calibri" w:cs="Calibri"/>
                <w:b/>
                <w:bCs/>
                <w:color w:val="000000"/>
                <w:sz w:val="20"/>
                <w:szCs w:val="20"/>
                <w:lang w:eastAsia="fr-FR"/>
              </w:rPr>
              <w:t>SOCIAL AND INSTITUTIONAL USE</w:t>
            </w:r>
          </w:p>
        </w:tc>
        <w:tc>
          <w:tcPr>
            <w:tcW w:w="5812" w:type="dxa"/>
            <w:tcBorders>
              <w:top w:val="single" w:sz="8" w:space="0" w:color="auto"/>
              <w:left w:val="nil"/>
              <w:bottom w:val="single" w:sz="8" w:space="0" w:color="auto"/>
              <w:right w:val="single" w:sz="8" w:space="0" w:color="auto"/>
            </w:tcBorders>
            <w:shd w:val="clear" w:color="auto" w:fill="D9D9D9"/>
            <w:noWrap/>
            <w:textDirection w:val="btLr"/>
            <w:vAlign w:val="center"/>
            <w:hideMark/>
          </w:tcPr>
          <w:p w14:paraId="713D0D9C" w14:textId="77777777" w:rsidR="006C7404" w:rsidRPr="005464BD" w:rsidRDefault="006C7404" w:rsidP="00DA5C17">
            <w:pPr>
              <w:ind w:left="113" w:right="113"/>
              <w:rPr>
                <w:rFonts w:ascii="Calibri" w:hAnsi="Calibri" w:cs="Calibri"/>
                <w:b/>
                <w:bCs/>
                <w:color w:val="000000"/>
                <w:sz w:val="20"/>
                <w:szCs w:val="20"/>
                <w:lang w:eastAsia="fr-FR"/>
              </w:rPr>
            </w:pPr>
            <w:r w:rsidRPr="005464BD">
              <w:rPr>
                <w:rFonts w:ascii="Calibri" w:hAnsi="Calibri" w:cs="Calibri"/>
                <w:b/>
                <w:bCs/>
                <w:color w:val="000000"/>
                <w:sz w:val="20"/>
                <w:szCs w:val="20"/>
                <w:lang w:eastAsia="fr-FR"/>
              </w:rPr>
              <w:t>PRODUCTIVE USES</w:t>
            </w:r>
          </w:p>
        </w:tc>
      </w:tr>
      <w:tr w:rsidR="006C7404" w:rsidRPr="000064DB" w14:paraId="25B88FB8" w14:textId="77777777" w:rsidTr="005464BD">
        <w:trPr>
          <w:trHeight w:val="300"/>
        </w:trPr>
        <w:tc>
          <w:tcPr>
            <w:tcW w:w="425" w:type="dxa"/>
            <w:tcBorders>
              <w:top w:val="nil"/>
              <w:left w:val="single" w:sz="8" w:space="0" w:color="auto"/>
              <w:bottom w:val="single" w:sz="4" w:space="0" w:color="auto"/>
              <w:right w:val="single" w:sz="4" w:space="0" w:color="auto"/>
            </w:tcBorders>
            <w:shd w:val="clear" w:color="auto" w:fill="D9D9D9"/>
            <w:noWrap/>
            <w:vAlign w:val="center"/>
            <w:hideMark/>
          </w:tcPr>
          <w:p w14:paraId="098156E8"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1</w:t>
            </w:r>
          </w:p>
        </w:tc>
        <w:tc>
          <w:tcPr>
            <w:tcW w:w="1135" w:type="dxa"/>
            <w:tcBorders>
              <w:top w:val="nil"/>
              <w:left w:val="nil"/>
              <w:bottom w:val="single" w:sz="4" w:space="0" w:color="auto"/>
              <w:right w:val="single" w:sz="4" w:space="0" w:color="auto"/>
            </w:tcBorders>
            <w:shd w:val="clear" w:color="auto" w:fill="auto"/>
            <w:noWrap/>
            <w:vAlign w:val="center"/>
            <w:hideMark/>
          </w:tcPr>
          <w:p w14:paraId="41EFABA4" w14:textId="77777777" w:rsidR="006C7404" w:rsidRPr="005464BD" w:rsidRDefault="006C7404" w:rsidP="00DA5C17">
            <w:pPr>
              <w:rPr>
                <w:rFonts w:ascii="Calibri" w:hAnsi="Calibri" w:cs="Calibri"/>
                <w:color w:val="000000"/>
                <w:sz w:val="20"/>
                <w:szCs w:val="20"/>
                <w:lang w:eastAsia="fr-FR"/>
              </w:rPr>
            </w:pPr>
            <w:r w:rsidRPr="005464BD">
              <w:rPr>
                <w:rFonts w:ascii="Calibri" w:hAnsi="Calibri" w:cs="Calibri"/>
                <w:color w:val="000000"/>
                <w:sz w:val="20"/>
                <w:szCs w:val="20"/>
                <w:lang w:eastAsia="fr-FR"/>
              </w:rPr>
              <w:t>Centre</w:t>
            </w:r>
          </w:p>
        </w:tc>
        <w:tc>
          <w:tcPr>
            <w:tcW w:w="1276" w:type="dxa"/>
            <w:tcBorders>
              <w:top w:val="nil"/>
              <w:left w:val="nil"/>
              <w:bottom w:val="single" w:sz="4" w:space="0" w:color="auto"/>
              <w:right w:val="single" w:sz="4" w:space="0" w:color="auto"/>
            </w:tcBorders>
            <w:shd w:val="clear" w:color="auto" w:fill="auto"/>
            <w:noWrap/>
            <w:vAlign w:val="center"/>
            <w:hideMark/>
          </w:tcPr>
          <w:p w14:paraId="2298969C" w14:textId="77777777" w:rsidR="006C7404" w:rsidRPr="005464BD" w:rsidRDefault="006C7404" w:rsidP="00DA5C17">
            <w:pPr>
              <w:rPr>
                <w:rFonts w:ascii="Calibri" w:hAnsi="Calibri" w:cs="Calibri"/>
                <w:color w:val="000000"/>
                <w:sz w:val="20"/>
                <w:szCs w:val="20"/>
                <w:lang w:val="fr-CA" w:eastAsia="fr-FR"/>
              </w:rPr>
            </w:pPr>
            <w:proofErr w:type="spellStart"/>
            <w:r w:rsidRPr="005464BD">
              <w:rPr>
                <w:rFonts w:ascii="Calibri" w:hAnsi="Calibri" w:cs="Calibri"/>
                <w:color w:val="000000"/>
                <w:sz w:val="20"/>
                <w:szCs w:val="20"/>
                <w:lang w:eastAsia="fr-FR"/>
              </w:rPr>
              <w:t>Kadiogo</w:t>
            </w:r>
            <w:proofErr w:type="spellEnd"/>
            <w:r w:rsidRPr="005464BD">
              <w:rPr>
                <w:rFonts w:ascii="Calibri" w:hAnsi="Calibri" w:cs="Calibri"/>
                <w:color w:val="000000"/>
                <w:sz w:val="20"/>
                <w:szCs w:val="20"/>
                <w:lang w:val="fr-CA" w:eastAsia="fr-FR"/>
              </w:rPr>
              <w:t xml:space="preserve"> &amp;</w:t>
            </w:r>
          </w:p>
          <w:p w14:paraId="0F830D05" w14:textId="33194D3B" w:rsidR="006C7404" w:rsidRPr="005464BD" w:rsidRDefault="006C7404" w:rsidP="00DA5C17">
            <w:pPr>
              <w:rPr>
                <w:rFonts w:ascii="Calibri" w:hAnsi="Calibri" w:cs="Calibri"/>
                <w:color w:val="000000"/>
                <w:sz w:val="20"/>
                <w:szCs w:val="20"/>
                <w:lang w:val="fr-CA" w:eastAsia="fr-FR"/>
              </w:rPr>
            </w:pPr>
            <w:proofErr w:type="spellStart"/>
            <w:r w:rsidRPr="005464BD">
              <w:rPr>
                <w:rFonts w:ascii="Calibri" w:hAnsi="Calibri" w:cs="Calibri"/>
                <w:color w:val="000000"/>
                <w:sz w:val="20"/>
                <w:szCs w:val="20"/>
                <w:lang w:eastAsia="fr-FR"/>
              </w:rPr>
              <w:t>Saaba</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14:paraId="31972D44" w14:textId="77777777" w:rsidR="006C7404" w:rsidRPr="005464BD" w:rsidRDefault="006C7404" w:rsidP="00DA5C17">
            <w:pPr>
              <w:rPr>
                <w:rFonts w:ascii="Calibri" w:hAnsi="Calibri" w:cs="Calibri"/>
                <w:color w:val="000000"/>
                <w:sz w:val="20"/>
                <w:szCs w:val="20"/>
                <w:lang w:eastAsia="fr-FR"/>
              </w:rPr>
            </w:pPr>
            <w:proofErr w:type="spellStart"/>
            <w:r w:rsidRPr="005464BD">
              <w:rPr>
                <w:rFonts w:ascii="Calibri" w:hAnsi="Calibri" w:cs="Calibri"/>
                <w:color w:val="000000"/>
                <w:sz w:val="20"/>
                <w:szCs w:val="20"/>
                <w:lang w:eastAsia="fr-FR"/>
              </w:rPr>
              <w:t>Tanlarghin</w:t>
            </w:r>
            <w:proofErr w:type="spellEnd"/>
          </w:p>
        </w:tc>
        <w:tc>
          <w:tcPr>
            <w:tcW w:w="984" w:type="dxa"/>
            <w:tcBorders>
              <w:top w:val="nil"/>
              <w:left w:val="single" w:sz="4" w:space="0" w:color="auto"/>
              <w:bottom w:val="single" w:sz="4" w:space="0" w:color="auto"/>
              <w:right w:val="single" w:sz="4" w:space="0" w:color="auto"/>
            </w:tcBorders>
          </w:tcPr>
          <w:p w14:paraId="4CDE7778" w14:textId="77777777" w:rsidR="006C7404" w:rsidRPr="005464BD" w:rsidRDefault="006C7404" w:rsidP="006C7404">
            <w:pPr>
              <w:rPr>
                <w:rFonts w:ascii="Calibri" w:hAnsi="Calibri" w:cs="Calibri"/>
                <w:color w:val="000000"/>
                <w:sz w:val="20"/>
                <w:szCs w:val="20"/>
                <w:lang w:val="fr-CA" w:eastAsia="fr-FR"/>
              </w:rPr>
            </w:pPr>
            <w:r w:rsidRPr="005464BD">
              <w:rPr>
                <w:rFonts w:ascii="Calibri" w:hAnsi="Calibri" w:cs="Calibri"/>
                <w:color w:val="000000"/>
                <w:sz w:val="20"/>
                <w:szCs w:val="20"/>
                <w:lang w:eastAsia="fr-FR"/>
              </w:rPr>
              <w:t>5 000</w:t>
            </w:r>
            <w:r w:rsidRPr="005464BD">
              <w:rPr>
                <w:rFonts w:ascii="Calibri" w:hAnsi="Calibri" w:cs="Calibri"/>
                <w:color w:val="000000"/>
                <w:sz w:val="20"/>
                <w:szCs w:val="20"/>
                <w:lang w:val="fr-CA" w:eastAsia="fr-FR"/>
              </w:rPr>
              <w:t xml:space="preserve"> &amp;</w:t>
            </w:r>
          </w:p>
          <w:p w14:paraId="69E86A55" w14:textId="77777777" w:rsidR="006C7404" w:rsidRPr="005464BD" w:rsidRDefault="006C7404" w:rsidP="006C7404">
            <w:pPr>
              <w:rPr>
                <w:rFonts w:ascii="Calibri" w:hAnsi="Calibri" w:cs="Calibri"/>
                <w:color w:val="000000"/>
                <w:sz w:val="20"/>
                <w:szCs w:val="20"/>
                <w:lang w:val="fr-CA" w:eastAsia="fr-FR"/>
              </w:rPr>
            </w:pPr>
            <w:r w:rsidRPr="005464BD">
              <w:rPr>
                <w:rFonts w:ascii="Calibri" w:hAnsi="Calibri" w:cs="Calibri"/>
                <w:color w:val="000000"/>
                <w:sz w:val="20"/>
                <w:szCs w:val="20"/>
                <w:lang w:val="fr-CA" w:eastAsia="fr-FR"/>
              </w:rPr>
              <w:t>833 HH</w:t>
            </w:r>
          </w:p>
        </w:tc>
        <w:tc>
          <w:tcPr>
            <w:tcW w:w="851" w:type="dxa"/>
            <w:tcBorders>
              <w:top w:val="nil"/>
              <w:left w:val="nil"/>
              <w:bottom w:val="single" w:sz="4" w:space="0" w:color="auto"/>
              <w:right w:val="single" w:sz="4" w:space="0" w:color="auto"/>
            </w:tcBorders>
            <w:shd w:val="clear" w:color="auto" w:fill="auto"/>
            <w:noWrap/>
            <w:vAlign w:val="center"/>
            <w:hideMark/>
          </w:tcPr>
          <w:p w14:paraId="14442263"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325</w:t>
            </w:r>
          </w:p>
        </w:tc>
        <w:tc>
          <w:tcPr>
            <w:tcW w:w="1134" w:type="dxa"/>
            <w:tcBorders>
              <w:top w:val="single" w:sz="4" w:space="0" w:color="auto"/>
              <w:left w:val="nil"/>
              <w:bottom w:val="single" w:sz="4" w:space="0" w:color="auto"/>
              <w:right w:val="single" w:sz="4" w:space="0" w:color="auto"/>
            </w:tcBorders>
          </w:tcPr>
          <w:p w14:paraId="14E7EBD6"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 xml:space="preserve">50 </w:t>
            </w:r>
            <w:proofErr w:type="spellStart"/>
            <w:r w:rsidRPr="005464BD">
              <w:rPr>
                <w:rFonts w:ascii="Calibri" w:hAnsi="Calibri" w:cs="Calibri"/>
                <w:color w:val="000000"/>
                <w:sz w:val="20"/>
                <w:szCs w:val="20"/>
                <w:lang w:eastAsia="fr-FR"/>
              </w:rPr>
              <w:t>kWc</w:t>
            </w:r>
            <w:proofErr w:type="spellEnd"/>
            <w:r w:rsidRPr="005464BD">
              <w:rPr>
                <w:rFonts w:ascii="Calibri" w:hAnsi="Calibri" w:cs="Calibri"/>
                <w:color w:val="000000"/>
                <w:sz w:val="20"/>
                <w:szCs w:val="20"/>
                <w:lang w:eastAsia="fr-FR"/>
              </w:rPr>
              <w:t xml:space="preserve"> </w:t>
            </w:r>
          </w:p>
          <w:p w14:paraId="204F293E" w14:textId="77777777" w:rsidR="006C7404" w:rsidRPr="005464BD" w:rsidRDefault="006C7404" w:rsidP="00DA5C17">
            <w:pPr>
              <w:jc w:val="center"/>
              <w:rPr>
                <w:rFonts w:ascii="Calibri" w:hAnsi="Calibri" w:cs="Calibri"/>
                <w:color w:val="000000"/>
                <w:sz w:val="20"/>
                <w:szCs w:val="20"/>
                <w:lang w:val="fr-CA" w:eastAsia="fr-FR"/>
              </w:rPr>
            </w:pPr>
            <w:r w:rsidRPr="005464BD">
              <w:rPr>
                <w:rFonts w:ascii="Calibri" w:hAnsi="Calibri" w:cs="Calibri"/>
                <w:color w:val="000000"/>
                <w:sz w:val="20"/>
                <w:szCs w:val="20"/>
                <w:lang w:val="fr-CA" w:eastAsia="fr-FR"/>
              </w:rPr>
              <w:t>&amp;</w:t>
            </w:r>
          </w:p>
          <w:p w14:paraId="17EDE15B" w14:textId="77777777" w:rsidR="006C7404" w:rsidRPr="005464BD" w:rsidRDefault="006C7404" w:rsidP="00DA5C17">
            <w:pPr>
              <w:jc w:val="center"/>
              <w:rPr>
                <w:rFonts w:ascii="Calibri" w:hAnsi="Calibri" w:cs="Calibri"/>
                <w:color w:val="000000"/>
                <w:sz w:val="20"/>
                <w:szCs w:val="20"/>
                <w:lang w:val="fr-CA" w:eastAsia="fr-FR"/>
              </w:rPr>
            </w:pPr>
            <w:r w:rsidRPr="005464BD">
              <w:rPr>
                <w:rFonts w:ascii="Calibri" w:hAnsi="Calibri" w:cs="Calibri"/>
                <w:color w:val="000000"/>
                <w:sz w:val="20"/>
                <w:szCs w:val="20"/>
                <w:lang w:val="fr-CA" w:eastAsia="fr-FR"/>
              </w:rPr>
              <w:t>70 KWh</w:t>
            </w:r>
          </w:p>
        </w:tc>
        <w:tc>
          <w:tcPr>
            <w:tcW w:w="1559" w:type="dxa"/>
            <w:tcBorders>
              <w:top w:val="nil"/>
              <w:left w:val="single" w:sz="4" w:space="0" w:color="auto"/>
              <w:bottom w:val="single" w:sz="4" w:space="0" w:color="auto"/>
              <w:right w:val="single" w:sz="4" w:space="0" w:color="auto"/>
            </w:tcBorders>
            <w:shd w:val="clear" w:color="auto" w:fill="auto"/>
            <w:noWrap/>
            <w:vAlign w:val="center"/>
            <w:hideMark/>
          </w:tcPr>
          <w:p w14:paraId="1BEB0B85"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2 schools</w:t>
            </w:r>
          </w:p>
          <w:p w14:paraId="2325AE48"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1 market</w:t>
            </w:r>
          </w:p>
          <w:p w14:paraId="779BC623"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1 health center</w:t>
            </w:r>
          </w:p>
        </w:tc>
        <w:tc>
          <w:tcPr>
            <w:tcW w:w="5812" w:type="dxa"/>
            <w:tcBorders>
              <w:top w:val="nil"/>
              <w:left w:val="nil"/>
              <w:bottom w:val="single" w:sz="4" w:space="0" w:color="auto"/>
              <w:right w:val="single" w:sz="8" w:space="0" w:color="auto"/>
            </w:tcBorders>
            <w:shd w:val="clear" w:color="auto" w:fill="auto"/>
            <w:noWrap/>
            <w:vAlign w:val="center"/>
            <w:hideMark/>
          </w:tcPr>
          <w:p w14:paraId="2E0D1F95" w14:textId="77777777" w:rsidR="006C7404" w:rsidRPr="005464BD" w:rsidRDefault="006C7404" w:rsidP="00DA5C17">
            <w:pPr>
              <w:jc w:val="both"/>
              <w:rPr>
                <w:rFonts w:ascii="Calibri" w:hAnsi="Calibri" w:cs="Calibri"/>
                <w:color w:val="000000"/>
                <w:sz w:val="20"/>
                <w:szCs w:val="20"/>
                <w:lang w:eastAsia="fr-FR"/>
              </w:rPr>
            </w:pPr>
            <w:r w:rsidRPr="005464BD">
              <w:rPr>
                <w:rFonts w:ascii="Calibri" w:hAnsi="Calibri" w:cs="Calibri"/>
                <w:color w:val="000000"/>
                <w:sz w:val="20"/>
                <w:szCs w:val="20"/>
                <w:lang w:eastAsia="fr-FR"/>
              </w:rPr>
              <w:t>Local service economy, milling, welding, IGA (women, refrigeration, processing), agricultural economy (market gardening, irrigated crops ...)</w:t>
            </w:r>
          </w:p>
          <w:p w14:paraId="48815C23" w14:textId="77777777" w:rsidR="006C7404" w:rsidRPr="005464BD" w:rsidRDefault="006C7404" w:rsidP="00DA5C17">
            <w:pPr>
              <w:jc w:val="both"/>
              <w:rPr>
                <w:rFonts w:ascii="Calibri" w:hAnsi="Calibri" w:cs="Calibri"/>
                <w:color w:val="000000"/>
                <w:sz w:val="20"/>
                <w:szCs w:val="20"/>
                <w:lang w:val="fr-FR" w:eastAsia="fr-FR"/>
              </w:rPr>
            </w:pPr>
            <w:r w:rsidRPr="005464BD">
              <w:rPr>
                <w:rFonts w:ascii="Calibri" w:hAnsi="Calibri" w:cs="Calibri"/>
                <w:color w:val="000000"/>
                <w:sz w:val="20"/>
                <w:szCs w:val="20"/>
                <w:lang w:val="fr-FR" w:eastAsia="fr-FR"/>
              </w:rPr>
              <w:t>Commerces, transformation, services, froid/conservation</w:t>
            </w:r>
          </w:p>
        </w:tc>
      </w:tr>
      <w:tr w:rsidR="006C7404" w:rsidRPr="00ED7322" w14:paraId="47CD7CEA" w14:textId="77777777" w:rsidTr="005464BD">
        <w:trPr>
          <w:trHeight w:val="300"/>
        </w:trPr>
        <w:tc>
          <w:tcPr>
            <w:tcW w:w="425" w:type="dxa"/>
            <w:tcBorders>
              <w:top w:val="nil"/>
              <w:left w:val="single" w:sz="8" w:space="0" w:color="auto"/>
              <w:bottom w:val="single" w:sz="4" w:space="0" w:color="auto"/>
              <w:right w:val="single" w:sz="4" w:space="0" w:color="auto"/>
            </w:tcBorders>
            <w:shd w:val="clear" w:color="auto" w:fill="D9D9D9"/>
            <w:noWrap/>
            <w:vAlign w:val="center"/>
            <w:hideMark/>
          </w:tcPr>
          <w:p w14:paraId="346E59FD"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2</w:t>
            </w:r>
          </w:p>
        </w:tc>
        <w:tc>
          <w:tcPr>
            <w:tcW w:w="1135" w:type="dxa"/>
            <w:tcBorders>
              <w:top w:val="nil"/>
              <w:left w:val="nil"/>
              <w:bottom w:val="single" w:sz="4" w:space="0" w:color="auto"/>
              <w:right w:val="single" w:sz="4" w:space="0" w:color="auto"/>
            </w:tcBorders>
            <w:shd w:val="clear" w:color="auto" w:fill="auto"/>
            <w:noWrap/>
            <w:vAlign w:val="center"/>
            <w:hideMark/>
          </w:tcPr>
          <w:p w14:paraId="087F1814" w14:textId="77777777" w:rsidR="006C7404" w:rsidRPr="005464BD" w:rsidRDefault="006C7404" w:rsidP="00DA5C17">
            <w:pPr>
              <w:rPr>
                <w:rFonts w:ascii="Calibri" w:hAnsi="Calibri" w:cs="Calibri"/>
                <w:color w:val="000000"/>
                <w:sz w:val="20"/>
                <w:szCs w:val="20"/>
                <w:lang w:eastAsia="fr-FR"/>
              </w:rPr>
            </w:pPr>
            <w:r w:rsidRPr="005464BD">
              <w:rPr>
                <w:rFonts w:ascii="Calibri" w:hAnsi="Calibri" w:cs="Calibri"/>
                <w:color w:val="000000"/>
                <w:sz w:val="20"/>
                <w:szCs w:val="20"/>
                <w:lang w:eastAsia="fr-FR"/>
              </w:rPr>
              <w:t>Centre-Est</w:t>
            </w:r>
          </w:p>
        </w:tc>
        <w:tc>
          <w:tcPr>
            <w:tcW w:w="1276" w:type="dxa"/>
            <w:tcBorders>
              <w:top w:val="nil"/>
              <w:left w:val="nil"/>
              <w:bottom w:val="single" w:sz="4" w:space="0" w:color="auto"/>
              <w:right w:val="single" w:sz="4" w:space="0" w:color="auto"/>
            </w:tcBorders>
            <w:shd w:val="clear" w:color="auto" w:fill="auto"/>
            <w:noWrap/>
            <w:vAlign w:val="center"/>
            <w:hideMark/>
          </w:tcPr>
          <w:p w14:paraId="0ECB7097" w14:textId="77777777" w:rsidR="006C7404" w:rsidRPr="005464BD" w:rsidRDefault="006C7404" w:rsidP="00DA5C17">
            <w:pPr>
              <w:rPr>
                <w:rFonts w:ascii="Calibri" w:hAnsi="Calibri" w:cs="Calibri"/>
                <w:color w:val="000000"/>
                <w:sz w:val="20"/>
                <w:szCs w:val="20"/>
                <w:lang w:val="fr-CA" w:eastAsia="fr-FR"/>
              </w:rPr>
            </w:pPr>
            <w:proofErr w:type="spellStart"/>
            <w:r w:rsidRPr="005464BD">
              <w:rPr>
                <w:rFonts w:ascii="Calibri" w:hAnsi="Calibri" w:cs="Calibri"/>
                <w:color w:val="000000"/>
                <w:sz w:val="20"/>
                <w:szCs w:val="20"/>
                <w:lang w:eastAsia="fr-FR"/>
              </w:rPr>
              <w:t>Boulgou</w:t>
            </w:r>
            <w:proofErr w:type="spellEnd"/>
            <w:r w:rsidRPr="005464BD">
              <w:rPr>
                <w:rFonts w:ascii="Calibri" w:hAnsi="Calibri" w:cs="Calibri"/>
                <w:color w:val="000000"/>
                <w:sz w:val="20"/>
                <w:szCs w:val="20"/>
                <w:lang w:val="fr-CA" w:eastAsia="fr-FR"/>
              </w:rPr>
              <w:t xml:space="preserve"> &amp;</w:t>
            </w:r>
          </w:p>
          <w:p w14:paraId="2DAB029C" w14:textId="77777777" w:rsidR="006C7404" w:rsidRPr="005464BD" w:rsidRDefault="006C7404" w:rsidP="00DA5C17">
            <w:pPr>
              <w:rPr>
                <w:rFonts w:ascii="Calibri" w:hAnsi="Calibri" w:cs="Calibri"/>
                <w:color w:val="000000"/>
                <w:sz w:val="20"/>
                <w:szCs w:val="20"/>
                <w:lang w:val="fr-CA" w:eastAsia="fr-FR"/>
              </w:rPr>
            </w:pPr>
            <w:proofErr w:type="spellStart"/>
            <w:r w:rsidRPr="005464BD">
              <w:rPr>
                <w:rFonts w:ascii="Calibri" w:hAnsi="Calibri" w:cs="Calibri"/>
                <w:color w:val="000000"/>
                <w:sz w:val="20"/>
                <w:szCs w:val="20"/>
                <w:lang w:eastAsia="fr-FR"/>
              </w:rPr>
              <w:t>Zabré</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14:paraId="148FE587" w14:textId="77777777" w:rsidR="006C7404" w:rsidRPr="005464BD" w:rsidRDefault="006C7404" w:rsidP="00DA5C17">
            <w:pPr>
              <w:rPr>
                <w:rFonts w:ascii="Calibri" w:hAnsi="Calibri" w:cs="Calibri"/>
                <w:color w:val="000000"/>
                <w:sz w:val="20"/>
                <w:szCs w:val="20"/>
                <w:lang w:eastAsia="fr-FR"/>
              </w:rPr>
            </w:pPr>
            <w:proofErr w:type="spellStart"/>
            <w:r w:rsidRPr="005464BD">
              <w:rPr>
                <w:rFonts w:ascii="Calibri" w:hAnsi="Calibri" w:cs="Calibri"/>
                <w:color w:val="000000"/>
                <w:sz w:val="20"/>
                <w:szCs w:val="20"/>
                <w:lang w:eastAsia="fr-FR"/>
              </w:rPr>
              <w:t>Youga</w:t>
            </w:r>
            <w:proofErr w:type="spellEnd"/>
          </w:p>
        </w:tc>
        <w:tc>
          <w:tcPr>
            <w:tcW w:w="984" w:type="dxa"/>
            <w:tcBorders>
              <w:top w:val="nil"/>
              <w:left w:val="single" w:sz="4" w:space="0" w:color="auto"/>
              <w:bottom w:val="single" w:sz="4" w:space="0" w:color="auto"/>
              <w:right w:val="single" w:sz="4" w:space="0" w:color="auto"/>
            </w:tcBorders>
          </w:tcPr>
          <w:p w14:paraId="6BB18A59" w14:textId="77777777" w:rsidR="006C7404" w:rsidRPr="005464BD" w:rsidRDefault="006C7404" w:rsidP="006C7404">
            <w:pPr>
              <w:rPr>
                <w:rFonts w:ascii="Calibri" w:hAnsi="Calibri" w:cs="Calibri"/>
                <w:color w:val="000000"/>
                <w:sz w:val="20"/>
                <w:szCs w:val="20"/>
                <w:lang w:val="fr-CA" w:eastAsia="fr-FR"/>
              </w:rPr>
            </w:pPr>
            <w:r w:rsidRPr="005464BD">
              <w:rPr>
                <w:rFonts w:ascii="Calibri" w:hAnsi="Calibri" w:cs="Calibri"/>
                <w:color w:val="000000"/>
                <w:sz w:val="20"/>
                <w:szCs w:val="20"/>
                <w:lang w:eastAsia="fr-FR"/>
              </w:rPr>
              <w:t>1 153</w:t>
            </w:r>
            <w:r w:rsidRPr="005464BD">
              <w:rPr>
                <w:rFonts w:ascii="Calibri" w:hAnsi="Calibri" w:cs="Calibri"/>
                <w:color w:val="000000"/>
                <w:sz w:val="20"/>
                <w:szCs w:val="20"/>
                <w:lang w:val="fr-CA" w:eastAsia="fr-FR"/>
              </w:rPr>
              <w:t xml:space="preserve"> &amp;</w:t>
            </w:r>
          </w:p>
          <w:p w14:paraId="1515680E" w14:textId="77777777" w:rsidR="006C7404" w:rsidRPr="005464BD" w:rsidRDefault="006C7404" w:rsidP="006C7404">
            <w:pPr>
              <w:rPr>
                <w:rFonts w:ascii="Calibri" w:hAnsi="Calibri" w:cs="Calibri"/>
                <w:color w:val="000000"/>
                <w:sz w:val="20"/>
                <w:szCs w:val="20"/>
                <w:lang w:val="fr-CA" w:eastAsia="fr-FR"/>
              </w:rPr>
            </w:pPr>
            <w:r w:rsidRPr="005464BD">
              <w:rPr>
                <w:rFonts w:ascii="Calibri" w:hAnsi="Calibri" w:cs="Calibri"/>
                <w:color w:val="000000"/>
                <w:sz w:val="20"/>
                <w:szCs w:val="20"/>
                <w:lang w:val="fr-CA" w:eastAsia="fr-FR"/>
              </w:rPr>
              <w:t>211 HH</w:t>
            </w:r>
          </w:p>
        </w:tc>
        <w:tc>
          <w:tcPr>
            <w:tcW w:w="851" w:type="dxa"/>
            <w:tcBorders>
              <w:top w:val="nil"/>
              <w:left w:val="nil"/>
              <w:bottom w:val="single" w:sz="4" w:space="0" w:color="auto"/>
              <w:right w:val="single" w:sz="4" w:space="0" w:color="auto"/>
            </w:tcBorders>
            <w:shd w:val="clear" w:color="auto" w:fill="auto"/>
            <w:noWrap/>
            <w:vAlign w:val="center"/>
            <w:hideMark/>
          </w:tcPr>
          <w:p w14:paraId="71458DF7"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175</w:t>
            </w:r>
          </w:p>
        </w:tc>
        <w:tc>
          <w:tcPr>
            <w:tcW w:w="1134" w:type="dxa"/>
            <w:tcBorders>
              <w:top w:val="single" w:sz="4" w:space="0" w:color="auto"/>
              <w:left w:val="nil"/>
              <w:bottom w:val="single" w:sz="4" w:space="0" w:color="auto"/>
              <w:right w:val="single" w:sz="4" w:space="0" w:color="auto"/>
            </w:tcBorders>
          </w:tcPr>
          <w:p w14:paraId="1464355E" w14:textId="77777777" w:rsidR="006C7404" w:rsidRPr="005464BD" w:rsidRDefault="006C7404" w:rsidP="00DA5C17">
            <w:pPr>
              <w:rPr>
                <w:rFonts w:ascii="Calibri" w:hAnsi="Calibri" w:cs="Calibri"/>
                <w:color w:val="000000"/>
                <w:sz w:val="20"/>
                <w:szCs w:val="20"/>
                <w:lang w:val="fr-CA" w:eastAsia="fr-FR"/>
              </w:rPr>
            </w:pPr>
            <w:r w:rsidRPr="005464BD">
              <w:rPr>
                <w:rFonts w:ascii="Calibri" w:hAnsi="Calibri" w:cs="Calibri"/>
                <w:color w:val="000000"/>
                <w:sz w:val="20"/>
                <w:szCs w:val="20"/>
                <w:lang w:eastAsia="fr-FR"/>
              </w:rPr>
              <w:t xml:space="preserve">35 </w:t>
            </w:r>
            <w:proofErr w:type="spellStart"/>
            <w:r w:rsidRPr="005464BD">
              <w:rPr>
                <w:rFonts w:ascii="Calibri" w:hAnsi="Calibri" w:cs="Calibri"/>
                <w:color w:val="000000"/>
                <w:sz w:val="20"/>
                <w:szCs w:val="20"/>
                <w:lang w:eastAsia="fr-FR"/>
              </w:rPr>
              <w:t>kWc</w:t>
            </w:r>
            <w:proofErr w:type="spellEnd"/>
            <w:r w:rsidRPr="005464BD">
              <w:rPr>
                <w:rFonts w:ascii="Calibri" w:hAnsi="Calibri" w:cs="Calibri"/>
                <w:color w:val="000000"/>
                <w:sz w:val="20"/>
                <w:szCs w:val="20"/>
                <w:lang w:val="fr-CA" w:eastAsia="fr-FR"/>
              </w:rPr>
              <w:t xml:space="preserve"> </w:t>
            </w:r>
          </w:p>
          <w:p w14:paraId="63601BB5" w14:textId="77777777" w:rsidR="006C7404" w:rsidRPr="005464BD" w:rsidRDefault="006C7404" w:rsidP="00DA5C17">
            <w:pPr>
              <w:rPr>
                <w:rFonts w:ascii="Calibri" w:hAnsi="Calibri" w:cs="Calibri"/>
                <w:color w:val="000000"/>
                <w:sz w:val="20"/>
                <w:szCs w:val="20"/>
                <w:lang w:eastAsia="fr-FR"/>
              </w:rPr>
            </w:pPr>
            <w:r w:rsidRPr="005464BD">
              <w:rPr>
                <w:rFonts w:ascii="Calibri" w:hAnsi="Calibri" w:cs="Calibri"/>
                <w:color w:val="000000"/>
                <w:sz w:val="20"/>
                <w:szCs w:val="20"/>
                <w:lang w:eastAsia="fr-FR"/>
              </w:rPr>
              <w:t xml:space="preserve">&amp; 70 kWh </w:t>
            </w:r>
          </w:p>
        </w:tc>
        <w:tc>
          <w:tcPr>
            <w:tcW w:w="1559" w:type="dxa"/>
            <w:tcBorders>
              <w:top w:val="nil"/>
              <w:left w:val="single" w:sz="4" w:space="0" w:color="auto"/>
              <w:bottom w:val="single" w:sz="4" w:space="0" w:color="auto"/>
              <w:right w:val="single" w:sz="4" w:space="0" w:color="auto"/>
            </w:tcBorders>
            <w:shd w:val="clear" w:color="auto" w:fill="auto"/>
            <w:noWrap/>
            <w:vAlign w:val="center"/>
            <w:hideMark/>
          </w:tcPr>
          <w:p w14:paraId="7913D04F"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2 schools</w:t>
            </w:r>
          </w:p>
          <w:p w14:paraId="082B5393"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1 market</w:t>
            </w:r>
          </w:p>
          <w:p w14:paraId="0131DF09"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1 health center</w:t>
            </w:r>
          </w:p>
          <w:p w14:paraId="71460B52"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1 security post</w:t>
            </w:r>
          </w:p>
        </w:tc>
        <w:tc>
          <w:tcPr>
            <w:tcW w:w="5812" w:type="dxa"/>
            <w:tcBorders>
              <w:top w:val="nil"/>
              <w:left w:val="nil"/>
              <w:bottom w:val="single" w:sz="4" w:space="0" w:color="auto"/>
              <w:right w:val="single" w:sz="8" w:space="0" w:color="auto"/>
            </w:tcBorders>
            <w:shd w:val="clear" w:color="auto" w:fill="auto"/>
            <w:noWrap/>
            <w:vAlign w:val="center"/>
            <w:hideMark/>
          </w:tcPr>
          <w:p w14:paraId="766CD252" w14:textId="43724A2B" w:rsidR="006C7404" w:rsidRPr="005464BD" w:rsidRDefault="006C7404" w:rsidP="00DA5C17">
            <w:pPr>
              <w:jc w:val="both"/>
              <w:rPr>
                <w:rFonts w:ascii="Calibri" w:hAnsi="Calibri" w:cs="Calibri"/>
                <w:color w:val="000000"/>
                <w:sz w:val="20"/>
                <w:szCs w:val="20"/>
                <w:lang w:eastAsia="fr-FR"/>
              </w:rPr>
            </w:pPr>
            <w:r w:rsidRPr="005464BD">
              <w:rPr>
                <w:rFonts w:ascii="Calibri" w:hAnsi="Calibri" w:cs="Calibri"/>
                <w:color w:val="000000"/>
                <w:sz w:val="20"/>
                <w:szCs w:val="20"/>
                <w:lang w:eastAsia="fr-FR"/>
              </w:rPr>
              <w:t>1 gold mine (BMC)</w:t>
            </w:r>
            <w:r w:rsidR="005464BD">
              <w:rPr>
                <w:rFonts w:ascii="Calibri" w:hAnsi="Calibri" w:cs="Calibri"/>
                <w:color w:val="000000"/>
                <w:sz w:val="20"/>
                <w:szCs w:val="20"/>
                <w:lang w:eastAsia="fr-FR"/>
              </w:rPr>
              <w:t xml:space="preserve">, </w:t>
            </w:r>
            <w:r w:rsidRPr="005464BD">
              <w:rPr>
                <w:rFonts w:ascii="Calibri" w:hAnsi="Calibri" w:cs="Calibri"/>
                <w:color w:val="000000"/>
                <w:sz w:val="20"/>
                <w:szCs w:val="20"/>
                <w:lang w:eastAsia="fr-FR"/>
              </w:rPr>
              <w:t>local service economy, milling, welding, IGA (women, refrigeration, processing), agricultural economy (market gardening, irrigated crops ...)</w:t>
            </w:r>
            <w:r w:rsidR="005464BD">
              <w:rPr>
                <w:rFonts w:ascii="Calibri" w:hAnsi="Calibri" w:cs="Calibri"/>
                <w:color w:val="000000"/>
                <w:sz w:val="20"/>
                <w:szCs w:val="20"/>
                <w:lang w:eastAsia="fr-FR"/>
              </w:rPr>
              <w:t xml:space="preserve">. </w:t>
            </w:r>
            <w:r w:rsidRPr="005464BD">
              <w:rPr>
                <w:rFonts w:ascii="Calibri" w:hAnsi="Calibri" w:cs="Calibri"/>
                <w:color w:val="000000"/>
                <w:sz w:val="20"/>
                <w:szCs w:val="20"/>
                <w:lang w:val="fr-FR" w:eastAsia="fr-FR"/>
              </w:rPr>
              <w:t>Commerces, transformation, services, froid/conservation</w:t>
            </w:r>
          </w:p>
        </w:tc>
      </w:tr>
      <w:tr w:rsidR="006C7404" w:rsidRPr="005464BD" w14:paraId="064BF51C" w14:textId="77777777" w:rsidTr="005464BD">
        <w:trPr>
          <w:trHeight w:val="300"/>
        </w:trPr>
        <w:tc>
          <w:tcPr>
            <w:tcW w:w="425" w:type="dxa"/>
            <w:tcBorders>
              <w:top w:val="nil"/>
              <w:left w:val="single" w:sz="8" w:space="0" w:color="auto"/>
              <w:bottom w:val="single" w:sz="4" w:space="0" w:color="auto"/>
              <w:right w:val="single" w:sz="4" w:space="0" w:color="auto"/>
            </w:tcBorders>
            <w:shd w:val="clear" w:color="auto" w:fill="D9D9D9"/>
            <w:noWrap/>
            <w:vAlign w:val="center"/>
            <w:hideMark/>
          </w:tcPr>
          <w:p w14:paraId="313DF0DB"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3</w:t>
            </w:r>
          </w:p>
        </w:tc>
        <w:tc>
          <w:tcPr>
            <w:tcW w:w="1135" w:type="dxa"/>
            <w:tcBorders>
              <w:top w:val="nil"/>
              <w:left w:val="nil"/>
              <w:bottom w:val="single" w:sz="4" w:space="0" w:color="auto"/>
              <w:right w:val="single" w:sz="4" w:space="0" w:color="auto"/>
            </w:tcBorders>
            <w:shd w:val="clear" w:color="auto" w:fill="auto"/>
            <w:noWrap/>
            <w:vAlign w:val="center"/>
            <w:hideMark/>
          </w:tcPr>
          <w:p w14:paraId="304DBEDA" w14:textId="77777777" w:rsidR="006C7404" w:rsidRPr="005464BD" w:rsidRDefault="006C7404" w:rsidP="00DA5C17">
            <w:pPr>
              <w:rPr>
                <w:rFonts w:ascii="Calibri" w:hAnsi="Calibri" w:cs="Calibri"/>
                <w:color w:val="000000"/>
                <w:sz w:val="20"/>
                <w:szCs w:val="20"/>
                <w:lang w:eastAsia="fr-FR"/>
              </w:rPr>
            </w:pPr>
            <w:r w:rsidRPr="005464BD">
              <w:rPr>
                <w:rFonts w:ascii="Calibri" w:hAnsi="Calibri" w:cs="Calibri"/>
                <w:color w:val="000000"/>
                <w:sz w:val="20"/>
                <w:szCs w:val="20"/>
                <w:lang w:eastAsia="fr-FR"/>
              </w:rPr>
              <w:t>Plateau-Central</w:t>
            </w:r>
          </w:p>
        </w:tc>
        <w:tc>
          <w:tcPr>
            <w:tcW w:w="1276" w:type="dxa"/>
            <w:tcBorders>
              <w:top w:val="nil"/>
              <w:left w:val="nil"/>
              <w:bottom w:val="single" w:sz="4" w:space="0" w:color="auto"/>
              <w:right w:val="single" w:sz="4" w:space="0" w:color="auto"/>
            </w:tcBorders>
            <w:shd w:val="clear" w:color="auto" w:fill="auto"/>
            <w:noWrap/>
            <w:vAlign w:val="center"/>
            <w:hideMark/>
          </w:tcPr>
          <w:p w14:paraId="319F7B00" w14:textId="77777777" w:rsidR="006C7404" w:rsidRPr="005464BD" w:rsidRDefault="006C7404" w:rsidP="00DA5C17">
            <w:pPr>
              <w:rPr>
                <w:rFonts w:ascii="Calibri" w:hAnsi="Calibri" w:cs="Calibri"/>
                <w:color w:val="000000"/>
                <w:sz w:val="20"/>
                <w:szCs w:val="20"/>
                <w:lang w:eastAsia="fr-FR"/>
              </w:rPr>
            </w:pPr>
            <w:proofErr w:type="spellStart"/>
            <w:r w:rsidRPr="005464BD">
              <w:rPr>
                <w:rFonts w:ascii="Calibri" w:hAnsi="Calibri" w:cs="Calibri"/>
                <w:color w:val="000000"/>
                <w:sz w:val="20"/>
                <w:szCs w:val="20"/>
                <w:lang w:eastAsia="fr-FR"/>
              </w:rPr>
              <w:t>Oubritenga</w:t>
            </w:r>
            <w:proofErr w:type="spellEnd"/>
            <w:r w:rsidRPr="005464BD">
              <w:rPr>
                <w:rFonts w:ascii="Calibri" w:hAnsi="Calibri" w:cs="Calibri"/>
                <w:color w:val="000000"/>
                <w:sz w:val="20"/>
                <w:szCs w:val="20"/>
                <w:lang w:val="fr-CA" w:eastAsia="fr-FR"/>
              </w:rPr>
              <w:t xml:space="preserve"> </w:t>
            </w:r>
            <w:r w:rsidRPr="005464BD">
              <w:rPr>
                <w:rFonts w:ascii="Calibri" w:hAnsi="Calibri" w:cs="Calibri"/>
                <w:color w:val="000000"/>
                <w:sz w:val="20"/>
                <w:szCs w:val="20"/>
                <w:lang w:eastAsia="fr-FR"/>
              </w:rPr>
              <w:t>&amp;</w:t>
            </w:r>
          </w:p>
          <w:p w14:paraId="4E3E859E" w14:textId="77777777" w:rsidR="006C7404" w:rsidRPr="005464BD" w:rsidRDefault="006C7404" w:rsidP="00DA5C17">
            <w:pPr>
              <w:rPr>
                <w:rFonts w:ascii="Calibri" w:hAnsi="Calibri" w:cs="Calibri"/>
                <w:color w:val="000000"/>
                <w:sz w:val="20"/>
                <w:szCs w:val="20"/>
                <w:lang w:val="fr-CA" w:eastAsia="fr-FR"/>
              </w:rPr>
            </w:pPr>
            <w:proofErr w:type="spellStart"/>
            <w:r w:rsidRPr="005464BD">
              <w:rPr>
                <w:rFonts w:ascii="Calibri" w:hAnsi="Calibri" w:cs="Calibri"/>
                <w:color w:val="000000"/>
                <w:sz w:val="20"/>
                <w:szCs w:val="20"/>
                <w:lang w:eastAsia="fr-FR"/>
              </w:rPr>
              <w:t>Ziniaré</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14:paraId="4F98D756" w14:textId="77777777" w:rsidR="006C7404" w:rsidRPr="005464BD" w:rsidRDefault="006C7404" w:rsidP="00DA5C17">
            <w:pPr>
              <w:rPr>
                <w:rFonts w:ascii="Calibri" w:hAnsi="Calibri" w:cs="Calibri"/>
                <w:color w:val="000000"/>
                <w:sz w:val="20"/>
                <w:szCs w:val="20"/>
                <w:lang w:eastAsia="fr-FR"/>
              </w:rPr>
            </w:pPr>
            <w:r w:rsidRPr="005464BD">
              <w:rPr>
                <w:rFonts w:ascii="Calibri" w:hAnsi="Calibri" w:cs="Calibri"/>
                <w:color w:val="000000"/>
                <w:sz w:val="20"/>
                <w:szCs w:val="20"/>
                <w:lang w:eastAsia="fr-FR"/>
              </w:rPr>
              <w:t>Betta</w:t>
            </w:r>
          </w:p>
        </w:tc>
        <w:tc>
          <w:tcPr>
            <w:tcW w:w="984" w:type="dxa"/>
            <w:tcBorders>
              <w:top w:val="nil"/>
              <w:left w:val="single" w:sz="4" w:space="0" w:color="auto"/>
              <w:bottom w:val="single" w:sz="4" w:space="0" w:color="auto"/>
              <w:right w:val="single" w:sz="4" w:space="0" w:color="auto"/>
            </w:tcBorders>
          </w:tcPr>
          <w:p w14:paraId="29B34B13" w14:textId="77777777" w:rsidR="006C7404" w:rsidRPr="005464BD" w:rsidRDefault="006C7404" w:rsidP="006C7404">
            <w:pPr>
              <w:rPr>
                <w:rFonts w:ascii="Calibri" w:hAnsi="Calibri" w:cs="Calibri"/>
                <w:color w:val="000000"/>
                <w:sz w:val="20"/>
                <w:szCs w:val="20"/>
                <w:lang w:val="fr-CA" w:eastAsia="fr-FR"/>
              </w:rPr>
            </w:pPr>
            <w:r w:rsidRPr="005464BD">
              <w:rPr>
                <w:rFonts w:ascii="Calibri" w:hAnsi="Calibri" w:cs="Calibri"/>
                <w:color w:val="000000"/>
                <w:sz w:val="20"/>
                <w:szCs w:val="20"/>
                <w:lang w:eastAsia="fr-FR"/>
              </w:rPr>
              <w:t>1 265</w:t>
            </w:r>
            <w:r w:rsidRPr="005464BD">
              <w:rPr>
                <w:rFonts w:ascii="Calibri" w:hAnsi="Calibri" w:cs="Calibri"/>
                <w:color w:val="000000"/>
                <w:sz w:val="20"/>
                <w:szCs w:val="20"/>
                <w:lang w:val="fr-CA" w:eastAsia="fr-FR"/>
              </w:rPr>
              <w:t xml:space="preserve"> &amp;</w:t>
            </w:r>
          </w:p>
          <w:p w14:paraId="5E53CE99" w14:textId="77777777" w:rsidR="006C7404" w:rsidRPr="005464BD" w:rsidRDefault="006C7404" w:rsidP="006C7404">
            <w:pPr>
              <w:rPr>
                <w:rFonts w:ascii="Calibri" w:hAnsi="Calibri" w:cs="Calibri"/>
                <w:color w:val="000000"/>
                <w:sz w:val="20"/>
                <w:szCs w:val="20"/>
                <w:lang w:val="fr-CA" w:eastAsia="fr-FR"/>
              </w:rPr>
            </w:pPr>
            <w:r w:rsidRPr="005464BD">
              <w:rPr>
                <w:rFonts w:ascii="Calibri" w:hAnsi="Calibri" w:cs="Calibri"/>
                <w:color w:val="000000"/>
                <w:sz w:val="20"/>
                <w:szCs w:val="20"/>
                <w:lang w:val="fr-CA" w:eastAsia="fr-FR"/>
              </w:rPr>
              <w:t>211 HH</w:t>
            </w:r>
          </w:p>
        </w:tc>
        <w:tc>
          <w:tcPr>
            <w:tcW w:w="851" w:type="dxa"/>
            <w:tcBorders>
              <w:top w:val="nil"/>
              <w:left w:val="nil"/>
              <w:bottom w:val="single" w:sz="4" w:space="0" w:color="auto"/>
              <w:right w:val="single" w:sz="4" w:space="0" w:color="auto"/>
            </w:tcBorders>
            <w:shd w:val="clear" w:color="auto" w:fill="auto"/>
            <w:noWrap/>
            <w:vAlign w:val="center"/>
            <w:hideMark/>
          </w:tcPr>
          <w:p w14:paraId="5029B459"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175</w:t>
            </w:r>
          </w:p>
        </w:tc>
        <w:tc>
          <w:tcPr>
            <w:tcW w:w="1134" w:type="dxa"/>
            <w:tcBorders>
              <w:top w:val="single" w:sz="4" w:space="0" w:color="auto"/>
              <w:left w:val="nil"/>
              <w:bottom w:val="single" w:sz="4" w:space="0" w:color="auto"/>
              <w:right w:val="single" w:sz="4" w:space="0" w:color="auto"/>
            </w:tcBorders>
          </w:tcPr>
          <w:p w14:paraId="6AF8A255" w14:textId="77777777" w:rsidR="006C7404" w:rsidRPr="005464BD" w:rsidRDefault="006C7404" w:rsidP="00DA5C17">
            <w:pPr>
              <w:jc w:val="center"/>
              <w:rPr>
                <w:rFonts w:ascii="Calibri" w:hAnsi="Calibri" w:cs="Calibri"/>
                <w:color w:val="000000"/>
                <w:sz w:val="20"/>
                <w:szCs w:val="20"/>
                <w:lang w:val="fr-CA" w:eastAsia="fr-FR"/>
              </w:rPr>
            </w:pPr>
            <w:r w:rsidRPr="005464BD">
              <w:rPr>
                <w:rFonts w:ascii="Calibri" w:hAnsi="Calibri" w:cs="Calibri"/>
                <w:color w:val="000000"/>
                <w:sz w:val="20"/>
                <w:szCs w:val="20"/>
                <w:lang w:eastAsia="fr-FR"/>
              </w:rPr>
              <w:t xml:space="preserve">35 </w:t>
            </w:r>
            <w:proofErr w:type="spellStart"/>
            <w:r w:rsidRPr="005464BD">
              <w:rPr>
                <w:rFonts w:ascii="Calibri" w:hAnsi="Calibri" w:cs="Calibri"/>
                <w:color w:val="000000"/>
                <w:sz w:val="20"/>
                <w:szCs w:val="20"/>
                <w:lang w:eastAsia="fr-FR"/>
              </w:rPr>
              <w:t>kWc</w:t>
            </w:r>
            <w:proofErr w:type="spellEnd"/>
            <w:r w:rsidRPr="005464BD">
              <w:rPr>
                <w:rFonts w:ascii="Calibri" w:hAnsi="Calibri" w:cs="Calibri"/>
                <w:color w:val="000000"/>
                <w:sz w:val="20"/>
                <w:szCs w:val="20"/>
                <w:lang w:eastAsia="fr-FR"/>
              </w:rPr>
              <w:t xml:space="preserve"> </w:t>
            </w:r>
            <w:r w:rsidRPr="005464BD">
              <w:rPr>
                <w:rFonts w:ascii="Calibri" w:hAnsi="Calibri" w:cs="Calibri"/>
                <w:color w:val="000000"/>
                <w:sz w:val="20"/>
                <w:szCs w:val="20"/>
                <w:lang w:val="fr-CA" w:eastAsia="fr-FR"/>
              </w:rPr>
              <w:t>&amp;</w:t>
            </w:r>
          </w:p>
          <w:p w14:paraId="5F787536" w14:textId="77777777" w:rsidR="006C7404" w:rsidRPr="005464BD" w:rsidRDefault="006C7404" w:rsidP="00DA5C17">
            <w:pPr>
              <w:jc w:val="center"/>
              <w:rPr>
                <w:rFonts w:ascii="Calibri" w:hAnsi="Calibri" w:cs="Calibri"/>
                <w:color w:val="000000"/>
                <w:sz w:val="20"/>
                <w:szCs w:val="20"/>
                <w:lang w:val="fr-CA" w:eastAsia="fr-FR"/>
              </w:rPr>
            </w:pPr>
            <w:r w:rsidRPr="005464BD">
              <w:rPr>
                <w:rFonts w:ascii="Calibri" w:hAnsi="Calibri" w:cs="Calibri"/>
                <w:color w:val="000000"/>
                <w:sz w:val="20"/>
                <w:szCs w:val="20"/>
                <w:lang w:val="fr-CA" w:eastAsia="fr-FR"/>
              </w:rPr>
              <w:t>70 kWh</w:t>
            </w:r>
          </w:p>
        </w:tc>
        <w:tc>
          <w:tcPr>
            <w:tcW w:w="1559" w:type="dxa"/>
            <w:tcBorders>
              <w:top w:val="nil"/>
              <w:left w:val="single" w:sz="4" w:space="0" w:color="auto"/>
              <w:bottom w:val="single" w:sz="4" w:space="0" w:color="auto"/>
              <w:right w:val="single" w:sz="4" w:space="0" w:color="auto"/>
            </w:tcBorders>
            <w:shd w:val="clear" w:color="auto" w:fill="auto"/>
            <w:noWrap/>
            <w:vAlign w:val="center"/>
            <w:hideMark/>
          </w:tcPr>
          <w:p w14:paraId="2B358CD5"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1 school</w:t>
            </w:r>
          </w:p>
          <w:p w14:paraId="406896A7"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1 market</w:t>
            </w:r>
          </w:p>
          <w:p w14:paraId="07686541"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1 health center</w:t>
            </w:r>
          </w:p>
        </w:tc>
        <w:tc>
          <w:tcPr>
            <w:tcW w:w="5812" w:type="dxa"/>
            <w:tcBorders>
              <w:top w:val="nil"/>
              <w:left w:val="nil"/>
              <w:bottom w:val="single" w:sz="4" w:space="0" w:color="auto"/>
              <w:right w:val="single" w:sz="8" w:space="0" w:color="auto"/>
            </w:tcBorders>
            <w:shd w:val="clear" w:color="auto" w:fill="auto"/>
            <w:noWrap/>
            <w:vAlign w:val="center"/>
            <w:hideMark/>
          </w:tcPr>
          <w:p w14:paraId="4B012742" w14:textId="77777777" w:rsidR="006C7404" w:rsidRPr="005464BD" w:rsidRDefault="006C7404" w:rsidP="00DA5C17">
            <w:pPr>
              <w:jc w:val="both"/>
              <w:rPr>
                <w:rFonts w:ascii="Calibri" w:hAnsi="Calibri" w:cs="Calibri"/>
                <w:color w:val="000000"/>
                <w:sz w:val="20"/>
                <w:szCs w:val="20"/>
                <w:lang w:eastAsia="fr-FR"/>
              </w:rPr>
            </w:pPr>
            <w:r w:rsidRPr="005464BD">
              <w:rPr>
                <w:rFonts w:ascii="Calibri" w:hAnsi="Calibri" w:cs="Calibri"/>
                <w:color w:val="000000"/>
                <w:sz w:val="20"/>
                <w:szCs w:val="20"/>
                <w:lang w:eastAsia="fr-FR"/>
              </w:rPr>
              <w:t>Horticulture, aquaculture, rice, millet/sorghum, SME (welding, milling/grinding, refrigeration/cold chain). High involvement of women in these activities</w:t>
            </w:r>
          </w:p>
        </w:tc>
      </w:tr>
      <w:tr w:rsidR="006C7404" w:rsidRPr="005464BD" w14:paraId="03740CC5" w14:textId="77777777" w:rsidTr="005464BD">
        <w:trPr>
          <w:trHeight w:val="930"/>
        </w:trPr>
        <w:tc>
          <w:tcPr>
            <w:tcW w:w="425" w:type="dxa"/>
            <w:tcBorders>
              <w:top w:val="nil"/>
              <w:left w:val="single" w:sz="8" w:space="0" w:color="auto"/>
              <w:bottom w:val="single" w:sz="4" w:space="0" w:color="auto"/>
              <w:right w:val="single" w:sz="4" w:space="0" w:color="auto"/>
            </w:tcBorders>
            <w:shd w:val="clear" w:color="auto" w:fill="D9D9D9"/>
            <w:noWrap/>
            <w:vAlign w:val="center"/>
            <w:hideMark/>
          </w:tcPr>
          <w:p w14:paraId="2B06D664"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4</w:t>
            </w:r>
          </w:p>
        </w:tc>
        <w:tc>
          <w:tcPr>
            <w:tcW w:w="1135" w:type="dxa"/>
            <w:tcBorders>
              <w:top w:val="nil"/>
              <w:left w:val="nil"/>
              <w:bottom w:val="single" w:sz="4" w:space="0" w:color="auto"/>
              <w:right w:val="single" w:sz="4" w:space="0" w:color="auto"/>
            </w:tcBorders>
            <w:shd w:val="clear" w:color="auto" w:fill="auto"/>
            <w:noWrap/>
            <w:vAlign w:val="center"/>
            <w:hideMark/>
          </w:tcPr>
          <w:p w14:paraId="405B7C0A" w14:textId="77777777" w:rsidR="006C7404" w:rsidRPr="005464BD" w:rsidRDefault="006C7404" w:rsidP="00DA5C17">
            <w:pPr>
              <w:rPr>
                <w:rFonts w:ascii="Calibri" w:hAnsi="Calibri" w:cs="Calibri"/>
                <w:color w:val="000000"/>
                <w:sz w:val="20"/>
                <w:szCs w:val="20"/>
                <w:lang w:eastAsia="fr-FR"/>
              </w:rPr>
            </w:pPr>
            <w:r w:rsidRPr="005464BD">
              <w:rPr>
                <w:rFonts w:ascii="Calibri" w:hAnsi="Calibri" w:cs="Calibri"/>
                <w:color w:val="000000"/>
                <w:sz w:val="20"/>
                <w:szCs w:val="20"/>
                <w:lang w:eastAsia="fr-FR"/>
              </w:rPr>
              <w:t>Nord</w:t>
            </w:r>
          </w:p>
        </w:tc>
        <w:tc>
          <w:tcPr>
            <w:tcW w:w="1276" w:type="dxa"/>
            <w:tcBorders>
              <w:top w:val="nil"/>
              <w:left w:val="nil"/>
              <w:bottom w:val="single" w:sz="4" w:space="0" w:color="auto"/>
              <w:right w:val="single" w:sz="4" w:space="0" w:color="auto"/>
            </w:tcBorders>
            <w:shd w:val="clear" w:color="auto" w:fill="auto"/>
            <w:noWrap/>
            <w:vAlign w:val="center"/>
            <w:hideMark/>
          </w:tcPr>
          <w:p w14:paraId="10B270F0" w14:textId="77777777" w:rsidR="006C7404" w:rsidRPr="005464BD" w:rsidRDefault="006C7404" w:rsidP="00DA5C17">
            <w:pPr>
              <w:rPr>
                <w:rFonts w:ascii="Calibri" w:hAnsi="Calibri" w:cs="Calibri"/>
                <w:color w:val="000000"/>
                <w:sz w:val="20"/>
                <w:szCs w:val="20"/>
                <w:lang w:val="fr-CA" w:eastAsia="fr-FR"/>
              </w:rPr>
            </w:pPr>
            <w:proofErr w:type="spellStart"/>
            <w:r w:rsidRPr="005464BD">
              <w:rPr>
                <w:rFonts w:ascii="Calibri" w:hAnsi="Calibri" w:cs="Calibri"/>
                <w:color w:val="000000"/>
                <w:sz w:val="20"/>
                <w:szCs w:val="20"/>
                <w:lang w:eastAsia="fr-FR"/>
              </w:rPr>
              <w:t>Passoré</w:t>
            </w:r>
            <w:proofErr w:type="spellEnd"/>
            <w:r w:rsidRPr="005464BD">
              <w:rPr>
                <w:rFonts w:ascii="Calibri" w:hAnsi="Calibri" w:cs="Calibri"/>
                <w:color w:val="000000"/>
                <w:sz w:val="20"/>
                <w:szCs w:val="20"/>
                <w:lang w:val="fr-CA" w:eastAsia="fr-FR"/>
              </w:rPr>
              <w:t xml:space="preserve"> &amp;</w:t>
            </w:r>
          </w:p>
          <w:p w14:paraId="28A370D8" w14:textId="77777777" w:rsidR="006C7404" w:rsidRPr="005464BD" w:rsidRDefault="006C7404" w:rsidP="00DA5C17">
            <w:pPr>
              <w:rPr>
                <w:rFonts w:ascii="Calibri" w:hAnsi="Calibri" w:cs="Calibri"/>
                <w:color w:val="000000"/>
                <w:sz w:val="20"/>
                <w:szCs w:val="20"/>
                <w:lang w:val="fr-CA" w:eastAsia="fr-FR"/>
              </w:rPr>
            </w:pPr>
            <w:proofErr w:type="spellStart"/>
            <w:r w:rsidRPr="005464BD">
              <w:rPr>
                <w:rFonts w:ascii="Calibri" w:hAnsi="Calibri" w:cs="Calibri"/>
                <w:color w:val="000000"/>
                <w:sz w:val="20"/>
                <w:szCs w:val="20"/>
                <w:lang w:eastAsia="fr-FR"/>
              </w:rPr>
              <w:t>Latodin</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14:paraId="212CD727" w14:textId="77777777" w:rsidR="006C7404" w:rsidRPr="005464BD" w:rsidRDefault="006C7404" w:rsidP="00DA5C17">
            <w:pPr>
              <w:rPr>
                <w:rFonts w:ascii="Calibri" w:hAnsi="Calibri" w:cs="Calibri"/>
                <w:color w:val="000000"/>
                <w:sz w:val="20"/>
                <w:szCs w:val="20"/>
                <w:lang w:eastAsia="fr-FR"/>
              </w:rPr>
            </w:pPr>
            <w:proofErr w:type="spellStart"/>
            <w:r w:rsidRPr="005464BD">
              <w:rPr>
                <w:rFonts w:ascii="Calibri" w:hAnsi="Calibri" w:cs="Calibri"/>
                <w:color w:val="000000"/>
                <w:sz w:val="20"/>
                <w:szCs w:val="20"/>
                <w:lang w:eastAsia="fr-FR"/>
              </w:rPr>
              <w:t>Baripsi</w:t>
            </w:r>
            <w:proofErr w:type="spellEnd"/>
          </w:p>
        </w:tc>
        <w:tc>
          <w:tcPr>
            <w:tcW w:w="984" w:type="dxa"/>
            <w:tcBorders>
              <w:top w:val="nil"/>
              <w:left w:val="single" w:sz="4" w:space="0" w:color="auto"/>
              <w:bottom w:val="single" w:sz="4" w:space="0" w:color="auto"/>
              <w:right w:val="single" w:sz="4" w:space="0" w:color="auto"/>
            </w:tcBorders>
          </w:tcPr>
          <w:p w14:paraId="717104A9" w14:textId="77777777" w:rsidR="006C7404" w:rsidRPr="005464BD" w:rsidRDefault="006C7404" w:rsidP="006C7404">
            <w:pPr>
              <w:rPr>
                <w:rFonts w:ascii="Calibri" w:hAnsi="Calibri" w:cs="Calibri"/>
                <w:color w:val="000000"/>
                <w:sz w:val="20"/>
                <w:szCs w:val="20"/>
                <w:lang w:val="fr-CA" w:eastAsia="fr-FR"/>
              </w:rPr>
            </w:pPr>
            <w:r w:rsidRPr="005464BD">
              <w:rPr>
                <w:rFonts w:ascii="Calibri" w:hAnsi="Calibri" w:cs="Calibri"/>
                <w:color w:val="000000"/>
                <w:sz w:val="20"/>
                <w:szCs w:val="20"/>
                <w:lang w:eastAsia="fr-FR"/>
              </w:rPr>
              <w:t>1 944</w:t>
            </w:r>
            <w:r w:rsidRPr="005464BD">
              <w:rPr>
                <w:rFonts w:ascii="Calibri" w:hAnsi="Calibri" w:cs="Calibri"/>
                <w:color w:val="000000"/>
                <w:sz w:val="20"/>
                <w:szCs w:val="20"/>
                <w:lang w:val="fr-CA" w:eastAsia="fr-FR"/>
              </w:rPr>
              <w:t xml:space="preserve"> &amp;</w:t>
            </w:r>
          </w:p>
          <w:p w14:paraId="17CCCD5E" w14:textId="77777777" w:rsidR="006C7404" w:rsidRPr="005464BD" w:rsidRDefault="006C7404" w:rsidP="006C7404">
            <w:pPr>
              <w:rPr>
                <w:rFonts w:ascii="Calibri" w:hAnsi="Calibri" w:cs="Calibri"/>
                <w:color w:val="000000"/>
                <w:sz w:val="20"/>
                <w:szCs w:val="20"/>
                <w:lang w:val="fr-CA" w:eastAsia="fr-FR"/>
              </w:rPr>
            </w:pPr>
            <w:r w:rsidRPr="005464BD">
              <w:rPr>
                <w:rFonts w:ascii="Calibri" w:hAnsi="Calibri" w:cs="Calibri"/>
                <w:color w:val="000000"/>
                <w:sz w:val="20"/>
                <w:szCs w:val="20"/>
                <w:lang w:val="fr-CA" w:eastAsia="fr-FR"/>
              </w:rPr>
              <w:t>100 HH</w:t>
            </w:r>
          </w:p>
        </w:tc>
        <w:tc>
          <w:tcPr>
            <w:tcW w:w="851" w:type="dxa"/>
            <w:tcBorders>
              <w:top w:val="nil"/>
              <w:left w:val="nil"/>
              <w:bottom w:val="single" w:sz="4" w:space="0" w:color="auto"/>
              <w:right w:val="single" w:sz="4" w:space="0" w:color="auto"/>
            </w:tcBorders>
            <w:shd w:val="clear" w:color="auto" w:fill="auto"/>
            <w:noWrap/>
            <w:vAlign w:val="center"/>
            <w:hideMark/>
          </w:tcPr>
          <w:p w14:paraId="26EF604C"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175</w:t>
            </w:r>
          </w:p>
        </w:tc>
        <w:tc>
          <w:tcPr>
            <w:tcW w:w="1134" w:type="dxa"/>
            <w:tcBorders>
              <w:top w:val="single" w:sz="4" w:space="0" w:color="auto"/>
              <w:left w:val="nil"/>
              <w:bottom w:val="single" w:sz="4" w:space="0" w:color="auto"/>
              <w:right w:val="single" w:sz="4" w:space="0" w:color="auto"/>
            </w:tcBorders>
          </w:tcPr>
          <w:p w14:paraId="484E1295" w14:textId="77777777" w:rsidR="006C7404" w:rsidRPr="005464BD" w:rsidRDefault="006C7404" w:rsidP="00DA5C17">
            <w:pPr>
              <w:rPr>
                <w:rFonts w:ascii="Calibri" w:hAnsi="Calibri" w:cs="Calibri"/>
                <w:color w:val="000000"/>
                <w:sz w:val="20"/>
                <w:szCs w:val="20"/>
                <w:lang w:val="fr-CA" w:eastAsia="fr-FR"/>
              </w:rPr>
            </w:pPr>
            <w:r w:rsidRPr="005464BD">
              <w:rPr>
                <w:rFonts w:ascii="Calibri" w:hAnsi="Calibri" w:cs="Calibri"/>
                <w:color w:val="000000"/>
                <w:sz w:val="20"/>
                <w:szCs w:val="20"/>
                <w:lang w:eastAsia="fr-FR"/>
              </w:rPr>
              <w:t xml:space="preserve">35 </w:t>
            </w:r>
            <w:proofErr w:type="spellStart"/>
            <w:r w:rsidRPr="005464BD">
              <w:rPr>
                <w:rFonts w:ascii="Calibri" w:hAnsi="Calibri" w:cs="Calibri"/>
                <w:color w:val="000000"/>
                <w:sz w:val="20"/>
                <w:szCs w:val="20"/>
                <w:lang w:eastAsia="fr-FR"/>
              </w:rPr>
              <w:t>kWc</w:t>
            </w:r>
            <w:proofErr w:type="spellEnd"/>
            <w:r w:rsidRPr="005464BD">
              <w:rPr>
                <w:rFonts w:ascii="Calibri" w:hAnsi="Calibri" w:cs="Calibri"/>
                <w:color w:val="000000"/>
                <w:sz w:val="20"/>
                <w:szCs w:val="20"/>
                <w:lang w:val="fr-CA" w:eastAsia="fr-FR"/>
              </w:rPr>
              <w:t xml:space="preserve"> &amp;</w:t>
            </w:r>
          </w:p>
          <w:p w14:paraId="762BC933" w14:textId="77777777" w:rsidR="006C7404" w:rsidRPr="005464BD" w:rsidRDefault="006C7404" w:rsidP="00DA5C17">
            <w:pPr>
              <w:rPr>
                <w:rFonts w:ascii="Calibri" w:hAnsi="Calibri" w:cs="Calibri"/>
                <w:color w:val="000000"/>
                <w:sz w:val="20"/>
                <w:szCs w:val="20"/>
                <w:lang w:eastAsia="fr-FR"/>
              </w:rPr>
            </w:pPr>
            <w:r w:rsidRPr="005464BD">
              <w:rPr>
                <w:rFonts w:ascii="Calibri" w:hAnsi="Calibri" w:cs="Calibri"/>
                <w:color w:val="000000"/>
                <w:sz w:val="20"/>
                <w:szCs w:val="20"/>
                <w:lang w:eastAsia="fr-FR"/>
              </w:rPr>
              <w:t xml:space="preserve">70 </w:t>
            </w:r>
            <w:proofErr w:type="spellStart"/>
            <w:r w:rsidRPr="005464BD">
              <w:rPr>
                <w:rFonts w:ascii="Calibri" w:hAnsi="Calibri" w:cs="Calibri"/>
                <w:color w:val="000000"/>
                <w:sz w:val="20"/>
                <w:szCs w:val="20"/>
                <w:lang w:eastAsia="fr-FR"/>
              </w:rPr>
              <w:t>KWh</w:t>
            </w:r>
            <w:proofErr w:type="spellEnd"/>
            <w:r w:rsidRPr="005464BD">
              <w:rPr>
                <w:rFonts w:ascii="Calibri" w:hAnsi="Calibri" w:cs="Calibri"/>
                <w:color w:val="000000"/>
                <w:sz w:val="20"/>
                <w:szCs w:val="20"/>
                <w:lang w:eastAsia="fr-FR"/>
              </w:rPr>
              <w:t xml:space="preserve"> </w:t>
            </w:r>
          </w:p>
        </w:tc>
        <w:tc>
          <w:tcPr>
            <w:tcW w:w="1559" w:type="dxa"/>
            <w:tcBorders>
              <w:top w:val="nil"/>
              <w:left w:val="single" w:sz="4" w:space="0" w:color="auto"/>
              <w:bottom w:val="single" w:sz="4" w:space="0" w:color="auto"/>
              <w:right w:val="single" w:sz="4" w:space="0" w:color="auto"/>
            </w:tcBorders>
            <w:shd w:val="clear" w:color="auto" w:fill="auto"/>
            <w:noWrap/>
            <w:vAlign w:val="center"/>
            <w:hideMark/>
          </w:tcPr>
          <w:p w14:paraId="08D29906" w14:textId="77777777" w:rsidR="006C7404" w:rsidRPr="005464BD" w:rsidRDefault="006C7404" w:rsidP="005464BD">
            <w:pPr>
              <w:rPr>
                <w:rFonts w:ascii="Calibri" w:hAnsi="Calibri" w:cs="Calibri"/>
                <w:color w:val="000000"/>
                <w:sz w:val="20"/>
                <w:szCs w:val="20"/>
                <w:lang w:eastAsia="fr-FR"/>
              </w:rPr>
            </w:pPr>
            <w:r w:rsidRPr="005464BD">
              <w:rPr>
                <w:rFonts w:ascii="Calibri" w:hAnsi="Calibri" w:cs="Calibri"/>
                <w:color w:val="000000"/>
                <w:sz w:val="20"/>
                <w:szCs w:val="20"/>
                <w:lang w:eastAsia="fr-FR"/>
              </w:rPr>
              <w:t>1 school</w:t>
            </w:r>
          </w:p>
          <w:p w14:paraId="12453973" w14:textId="77777777" w:rsidR="006C7404" w:rsidRPr="005464BD" w:rsidRDefault="006C7404" w:rsidP="005464BD">
            <w:pPr>
              <w:rPr>
                <w:rFonts w:ascii="Calibri" w:hAnsi="Calibri" w:cs="Calibri"/>
                <w:color w:val="000000"/>
                <w:sz w:val="20"/>
                <w:szCs w:val="20"/>
                <w:lang w:eastAsia="fr-FR"/>
              </w:rPr>
            </w:pPr>
            <w:r w:rsidRPr="005464BD">
              <w:rPr>
                <w:rFonts w:ascii="Calibri" w:hAnsi="Calibri" w:cs="Calibri"/>
                <w:color w:val="000000"/>
                <w:sz w:val="20"/>
                <w:szCs w:val="20"/>
                <w:lang w:eastAsia="fr-FR"/>
              </w:rPr>
              <w:t>1 market</w:t>
            </w:r>
          </w:p>
        </w:tc>
        <w:tc>
          <w:tcPr>
            <w:tcW w:w="5812" w:type="dxa"/>
            <w:tcBorders>
              <w:top w:val="nil"/>
              <w:left w:val="nil"/>
              <w:bottom w:val="single" w:sz="4" w:space="0" w:color="auto"/>
              <w:right w:val="single" w:sz="8" w:space="0" w:color="auto"/>
            </w:tcBorders>
            <w:shd w:val="clear" w:color="auto" w:fill="auto"/>
            <w:vAlign w:val="center"/>
            <w:hideMark/>
          </w:tcPr>
          <w:p w14:paraId="608BC709" w14:textId="77777777" w:rsidR="006C7404" w:rsidRPr="005464BD" w:rsidRDefault="006C7404" w:rsidP="00DA5C17">
            <w:pPr>
              <w:jc w:val="both"/>
              <w:rPr>
                <w:rFonts w:ascii="Calibri" w:hAnsi="Calibri" w:cs="Calibri"/>
                <w:color w:val="000000"/>
                <w:sz w:val="20"/>
                <w:szCs w:val="20"/>
                <w:lang w:eastAsia="fr-FR"/>
              </w:rPr>
            </w:pPr>
            <w:r w:rsidRPr="005464BD">
              <w:rPr>
                <w:rFonts w:ascii="Calibri" w:hAnsi="Calibri" w:cs="Calibri"/>
                <w:color w:val="000000"/>
                <w:sz w:val="20"/>
                <w:szCs w:val="20"/>
                <w:lang w:eastAsia="fr-FR"/>
              </w:rPr>
              <w:t>Local service economy, milling, welding, IGA (women, refrigeration, processing), agricultural economy (market gardening, irrigated crops ...)</w:t>
            </w:r>
          </w:p>
          <w:p w14:paraId="2D612924" w14:textId="2009986A" w:rsidR="006C7404" w:rsidRPr="005464BD" w:rsidRDefault="006C7404" w:rsidP="00DA5C17">
            <w:pPr>
              <w:jc w:val="both"/>
              <w:rPr>
                <w:rFonts w:ascii="Calibri" w:hAnsi="Calibri" w:cs="Calibri"/>
                <w:color w:val="000000"/>
                <w:sz w:val="20"/>
                <w:szCs w:val="20"/>
                <w:lang w:eastAsia="fr-FR"/>
              </w:rPr>
            </w:pPr>
            <w:r w:rsidRPr="005464BD">
              <w:rPr>
                <w:rFonts w:ascii="Calibri" w:hAnsi="Calibri" w:cs="Calibri"/>
                <w:color w:val="000000"/>
                <w:sz w:val="20"/>
                <w:szCs w:val="20"/>
                <w:lang w:eastAsia="fr-FR"/>
              </w:rPr>
              <w:t>1 literacy center</w:t>
            </w:r>
            <w:r w:rsidR="005464BD">
              <w:rPr>
                <w:rFonts w:ascii="Calibri" w:hAnsi="Calibri" w:cs="Calibri"/>
                <w:color w:val="000000"/>
                <w:sz w:val="20"/>
                <w:szCs w:val="20"/>
                <w:lang w:eastAsia="fr-FR"/>
              </w:rPr>
              <w:t xml:space="preserve">, </w:t>
            </w:r>
            <w:r w:rsidRPr="005464BD">
              <w:rPr>
                <w:rFonts w:ascii="Calibri" w:hAnsi="Calibri" w:cs="Calibri"/>
                <w:color w:val="000000"/>
                <w:sz w:val="20"/>
                <w:szCs w:val="20"/>
                <w:lang w:eastAsia="fr-FR"/>
              </w:rPr>
              <w:t>1</w:t>
            </w:r>
            <w:r w:rsidR="005464BD">
              <w:rPr>
                <w:rFonts w:ascii="Calibri" w:hAnsi="Calibri" w:cs="Calibri"/>
                <w:color w:val="000000"/>
                <w:sz w:val="20"/>
                <w:szCs w:val="20"/>
                <w:lang w:eastAsia="fr-FR"/>
              </w:rPr>
              <w:t xml:space="preserve"> c</w:t>
            </w:r>
            <w:r w:rsidRPr="005464BD">
              <w:rPr>
                <w:rFonts w:ascii="Calibri" w:hAnsi="Calibri" w:cs="Calibri"/>
                <w:color w:val="000000"/>
                <w:sz w:val="20"/>
                <w:szCs w:val="20"/>
                <w:lang w:eastAsia="fr-FR"/>
              </w:rPr>
              <w:t>ereal bank</w:t>
            </w:r>
            <w:r w:rsidR="005464BD">
              <w:rPr>
                <w:rFonts w:ascii="Calibri" w:hAnsi="Calibri" w:cs="Calibri"/>
                <w:color w:val="000000"/>
                <w:sz w:val="20"/>
                <w:szCs w:val="20"/>
                <w:lang w:eastAsia="fr-FR"/>
              </w:rPr>
              <w:t xml:space="preserve">, </w:t>
            </w:r>
            <w:r w:rsidRPr="005464BD">
              <w:rPr>
                <w:rFonts w:ascii="Calibri" w:hAnsi="Calibri" w:cs="Calibri"/>
                <w:color w:val="000000"/>
                <w:sz w:val="20"/>
                <w:szCs w:val="20"/>
                <w:lang w:eastAsia="fr-FR"/>
              </w:rPr>
              <w:t>2 churches</w:t>
            </w:r>
          </w:p>
        </w:tc>
      </w:tr>
      <w:tr w:rsidR="006C7404" w:rsidRPr="005464BD" w14:paraId="63DD9F41" w14:textId="77777777" w:rsidTr="005464BD">
        <w:trPr>
          <w:trHeight w:val="300"/>
        </w:trPr>
        <w:tc>
          <w:tcPr>
            <w:tcW w:w="425" w:type="dxa"/>
            <w:tcBorders>
              <w:top w:val="nil"/>
              <w:left w:val="single" w:sz="8" w:space="0" w:color="auto"/>
              <w:bottom w:val="single" w:sz="4" w:space="0" w:color="auto"/>
              <w:right w:val="single" w:sz="4" w:space="0" w:color="auto"/>
            </w:tcBorders>
            <w:shd w:val="clear" w:color="auto" w:fill="D9D9D9"/>
            <w:noWrap/>
            <w:vAlign w:val="center"/>
            <w:hideMark/>
          </w:tcPr>
          <w:p w14:paraId="161A8802"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5</w:t>
            </w:r>
          </w:p>
        </w:tc>
        <w:tc>
          <w:tcPr>
            <w:tcW w:w="1135" w:type="dxa"/>
            <w:tcBorders>
              <w:top w:val="nil"/>
              <w:left w:val="nil"/>
              <w:bottom w:val="single" w:sz="4" w:space="0" w:color="auto"/>
              <w:right w:val="single" w:sz="4" w:space="0" w:color="auto"/>
            </w:tcBorders>
            <w:shd w:val="clear" w:color="auto" w:fill="auto"/>
            <w:noWrap/>
            <w:vAlign w:val="center"/>
            <w:hideMark/>
          </w:tcPr>
          <w:p w14:paraId="12E06F2C" w14:textId="77777777" w:rsidR="006C7404" w:rsidRPr="005464BD" w:rsidRDefault="006C7404" w:rsidP="00DA5C17">
            <w:pPr>
              <w:rPr>
                <w:rFonts w:ascii="Calibri" w:hAnsi="Calibri" w:cs="Calibri"/>
                <w:color w:val="000000"/>
                <w:sz w:val="20"/>
                <w:szCs w:val="20"/>
                <w:lang w:eastAsia="fr-FR"/>
              </w:rPr>
            </w:pPr>
            <w:r w:rsidRPr="005464BD">
              <w:rPr>
                <w:rFonts w:ascii="Calibri" w:hAnsi="Calibri" w:cs="Calibri"/>
                <w:color w:val="000000"/>
                <w:sz w:val="20"/>
                <w:szCs w:val="20"/>
                <w:lang w:eastAsia="fr-FR"/>
              </w:rPr>
              <w:t>Cascades</w:t>
            </w:r>
          </w:p>
        </w:tc>
        <w:tc>
          <w:tcPr>
            <w:tcW w:w="1276" w:type="dxa"/>
            <w:tcBorders>
              <w:top w:val="nil"/>
              <w:left w:val="nil"/>
              <w:bottom w:val="single" w:sz="4" w:space="0" w:color="auto"/>
              <w:right w:val="single" w:sz="4" w:space="0" w:color="auto"/>
            </w:tcBorders>
            <w:shd w:val="clear" w:color="auto" w:fill="auto"/>
            <w:noWrap/>
            <w:vAlign w:val="center"/>
            <w:hideMark/>
          </w:tcPr>
          <w:p w14:paraId="4715B889" w14:textId="77777777" w:rsidR="006C7404" w:rsidRPr="005464BD" w:rsidRDefault="006C7404" w:rsidP="00DA5C17">
            <w:pPr>
              <w:rPr>
                <w:rFonts w:ascii="Calibri" w:hAnsi="Calibri" w:cs="Calibri"/>
                <w:color w:val="000000"/>
                <w:sz w:val="20"/>
                <w:szCs w:val="20"/>
                <w:lang w:val="fr-CA" w:eastAsia="fr-FR"/>
              </w:rPr>
            </w:pPr>
            <w:proofErr w:type="spellStart"/>
            <w:r w:rsidRPr="005464BD">
              <w:rPr>
                <w:rFonts w:ascii="Calibri" w:hAnsi="Calibri" w:cs="Calibri"/>
                <w:color w:val="000000"/>
                <w:sz w:val="20"/>
                <w:szCs w:val="20"/>
                <w:lang w:eastAsia="fr-FR"/>
              </w:rPr>
              <w:t>Comoé</w:t>
            </w:r>
            <w:proofErr w:type="spellEnd"/>
            <w:r w:rsidRPr="005464BD">
              <w:rPr>
                <w:rFonts w:ascii="Calibri" w:hAnsi="Calibri" w:cs="Calibri"/>
                <w:color w:val="000000"/>
                <w:sz w:val="20"/>
                <w:szCs w:val="20"/>
                <w:lang w:val="fr-CA" w:eastAsia="fr-FR"/>
              </w:rPr>
              <w:t xml:space="preserve"> &amp;</w:t>
            </w:r>
          </w:p>
          <w:p w14:paraId="27553989" w14:textId="77777777" w:rsidR="006C7404" w:rsidRPr="005464BD" w:rsidRDefault="006C7404" w:rsidP="00DA5C17">
            <w:pPr>
              <w:rPr>
                <w:rFonts w:ascii="Calibri" w:hAnsi="Calibri" w:cs="Calibri"/>
                <w:color w:val="000000"/>
                <w:sz w:val="20"/>
                <w:szCs w:val="20"/>
                <w:lang w:val="fr-CA" w:eastAsia="fr-FR"/>
              </w:rPr>
            </w:pPr>
            <w:proofErr w:type="spellStart"/>
            <w:r w:rsidRPr="005464BD">
              <w:rPr>
                <w:rFonts w:ascii="Calibri" w:hAnsi="Calibri" w:cs="Calibri"/>
                <w:color w:val="000000"/>
                <w:sz w:val="20"/>
                <w:szCs w:val="20"/>
                <w:lang w:eastAsia="fr-FR"/>
              </w:rPr>
              <w:t>Sidéradougou</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14:paraId="0B8D077A" w14:textId="77777777" w:rsidR="006C7404" w:rsidRPr="005464BD" w:rsidRDefault="006C7404" w:rsidP="00DA5C17">
            <w:pPr>
              <w:rPr>
                <w:rFonts w:ascii="Calibri" w:hAnsi="Calibri" w:cs="Calibri"/>
                <w:color w:val="000000"/>
                <w:sz w:val="20"/>
                <w:szCs w:val="20"/>
                <w:lang w:eastAsia="fr-FR"/>
              </w:rPr>
            </w:pPr>
            <w:proofErr w:type="spellStart"/>
            <w:r w:rsidRPr="005464BD">
              <w:rPr>
                <w:rFonts w:ascii="Calibri" w:hAnsi="Calibri" w:cs="Calibri"/>
                <w:color w:val="000000"/>
                <w:sz w:val="20"/>
                <w:szCs w:val="20"/>
                <w:lang w:eastAsia="fr-FR"/>
              </w:rPr>
              <w:t>Kouendi</w:t>
            </w:r>
            <w:proofErr w:type="spellEnd"/>
          </w:p>
        </w:tc>
        <w:tc>
          <w:tcPr>
            <w:tcW w:w="984" w:type="dxa"/>
            <w:tcBorders>
              <w:top w:val="nil"/>
              <w:left w:val="single" w:sz="4" w:space="0" w:color="auto"/>
              <w:bottom w:val="single" w:sz="4" w:space="0" w:color="auto"/>
              <w:right w:val="single" w:sz="4" w:space="0" w:color="auto"/>
            </w:tcBorders>
          </w:tcPr>
          <w:p w14:paraId="593297AB" w14:textId="77777777" w:rsidR="006C7404" w:rsidRPr="005464BD" w:rsidRDefault="006C7404" w:rsidP="006C7404">
            <w:pPr>
              <w:rPr>
                <w:rFonts w:ascii="Calibri" w:hAnsi="Calibri" w:cs="Calibri"/>
                <w:color w:val="000000"/>
                <w:sz w:val="20"/>
                <w:szCs w:val="20"/>
                <w:lang w:val="fr-CA" w:eastAsia="fr-FR"/>
              </w:rPr>
            </w:pPr>
            <w:r w:rsidRPr="005464BD">
              <w:rPr>
                <w:rFonts w:ascii="Calibri" w:hAnsi="Calibri" w:cs="Calibri"/>
                <w:color w:val="000000"/>
                <w:sz w:val="20"/>
                <w:szCs w:val="20"/>
                <w:lang w:eastAsia="fr-FR"/>
              </w:rPr>
              <w:t>4 762</w:t>
            </w:r>
            <w:r w:rsidRPr="005464BD">
              <w:rPr>
                <w:rFonts w:ascii="Calibri" w:hAnsi="Calibri" w:cs="Calibri"/>
                <w:color w:val="000000"/>
                <w:sz w:val="20"/>
                <w:szCs w:val="20"/>
                <w:lang w:val="fr-CA" w:eastAsia="fr-FR"/>
              </w:rPr>
              <w:t xml:space="preserve"> &amp;</w:t>
            </w:r>
          </w:p>
          <w:p w14:paraId="04F16812" w14:textId="77777777" w:rsidR="006C7404" w:rsidRPr="005464BD" w:rsidRDefault="006C7404" w:rsidP="006C7404">
            <w:pPr>
              <w:rPr>
                <w:rFonts w:ascii="Calibri" w:hAnsi="Calibri" w:cs="Calibri"/>
                <w:color w:val="000000"/>
                <w:sz w:val="20"/>
                <w:szCs w:val="20"/>
                <w:lang w:val="fr-CA" w:eastAsia="fr-FR"/>
              </w:rPr>
            </w:pPr>
            <w:r w:rsidRPr="005464BD">
              <w:rPr>
                <w:rFonts w:ascii="Calibri" w:hAnsi="Calibri" w:cs="Calibri"/>
                <w:color w:val="000000"/>
                <w:sz w:val="20"/>
                <w:szCs w:val="20"/>
                <w:lang w:val="fr-CA" w:eastAsia="fr-FR"/>
              </w:rPr>
              <w:t>794 HH</w:t>
            </w:r>
          </w:p>
        </w:tc>
        <w:tc>
          <w:tcPr>
            <w:tcW w:w="851" w:type="dxa"/>
            <w:tcBorders>
              <w:top w:val="nil"/>
              <w:left w:val="nil"/>
              <w:bottom w:val="single" w:sz="4" w:space="0" w:color="auto"/>
              <w:right w:val="single" w:sz="4" w:space="0" w:color="auto"/>
            </w:tcBorders>
            <w:shd w:val="clear" w:color="auto" w:fill="auto"/>
            <w:noWrap/>
            <w:vAlign w:val="center"/>
            <w:hideMark/>
          </w:tcPr>
          <w:p w14:paraId="3C323210"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300</w:t>
            </w:r>
          </w:p>
        </w:tc>
        <w:tc>
          <w:tcPr>
            <w:tcW w:w="1134" w:type="dxa"/>
            <w:tcBorders>
              <w:top w:val="single" w:sz="4" w:space="0" w:color="auto"/>
              <w:left w:val="nil"/>
              <w:bottom w:val="single" w:sz="4" w:space="0" w:color="auto"/>
              <w:right w:val="single" w:sz="4" w:space="0" w:color="auto"/>
            </w:tcBorders>
          </w:tcPr>
          <w:p w14:paraId="6CB75A24"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 xml:space="preserve">No </w:t>
            </w:r>
            <w:proofErr w:type="spellStart"/>
            <w:r w:rsidRPr="005464BD">
              <w:rPr>
                <w:rFonts w:ascii="Calibri" w:hAnsi="Calibri" w:cs="Calibri"/>
                <w:color w:val="000000"/>
                <w:sz w:val="20"/>
                <w:szCs w:val="20"/>
                <w:lang w:eastAsia="fr-FR"/>
              </w:rPr>
              <w:t>minigrid</w:t>
            </w:r>
            <w:proofErr w:type="spellEnd"/>
            <w:r w:rsidRPr="005464BD">
              <w:rPr>
                <w:rFonts w:ascii="Calibri" w:hAnsi="Calibri" w:cs="Calibri"/>
                <w:color w:val="000000"/>
                <w:sz w:val="20"/>
                <w:szCs w:val="20"/>
                <w:lang w:eastAsia="fr-FR"/>
              </w:rPr>
              <w:t xml:space="preserve"> installed yet</w:t>
            </w:r>
          </w:p>
        </w:tc>
        <w:tc>
          <w:tcPr>
            <w:tcW w:w="1559" w:type="dxa"/>
            <w:tcBorders>
              <w:top w:val="nil"/>
              <w:left w:val="single" w:sz="4" w:space="0" w:color="auto"/>
              <w:bottom w:val="single" w:sz="4" w:space="0" w:color="auto"/>
              <w:right w:val="single" w:sz="4" w:space="0" w:color="auto"/>
            </w:tcBorders>
            <w:shd w:val="clear" w:color="auto" w:fill="auto"/>
            <w:noWrap/>
            <w:vAlign w:val="center"/>
            <w:hideMark/>
          </w:tcPr>
          <w:p w14:paraId="5109F81C" w14:textId="77777777" w:rsidR="006C7404" w:rsidRPr="005464BD" w:rsidRDefault="006C7404" w:rsidP="005464BD">
            <w:pPr>
              <w:rPr>
                <w:rFonts w:ascii="Calibri" w:hAnsi="Calibri" w:cs="Calibri"/>
                <w:color w:val="000000"/>
                <w:sz w:val="20"/>
                <w:szCs w:val="20"/>
                <w:lang w:eastAsia="fr-FR"/>
              </w:rPr>
            </w:pPr>
            <w:r w:rsidRPr="005464BD">
              <w:rPr>
                <w:rFonts w:ascii="Calibri" w:hAnsi="Calibri" w:cs="Calibri"/>
                <w:color w:val="000000"/>
                <w:sz w:val="20"/>
                <w:szCs w:val="20"/>
                <w:lang w:eastAsia="fr-FR"/>
              </w:rPr>
              <w:t>7 schools</w:t>
            </w:r>
          </w:p>
          <w:p w14:paraId="06802CB5" w14:textId="3C00E9EF" w:rsidR="006C7404" w:rsidRPr="005464BD" w:rsidRDefault="005464BD" w:rsidP="005464BD">
            <w:pPr>
              <w:contextualSpacing/>
              <w:rPr>
                <w:rFonts w:ascii="Calibri" w:hAnsi="Calibri" w:cs="Calibri"/>
                <w:color w:val="000000"/>
                <w:sz w:val="20"/>
                <w:szCs w:val="20"/>
                <w:lang w:eastAsia="fr-FR"/>
              </w:rPr>
            </w:pPr>
            <w:r w:rsidRPr="005464BD">
              <w:rPr>
                <w:rFonts w:ascii="Calibri" w:hAnsi="Calibri" w:cs="Calibri"/>
                <w:color w:val="000000"/>
                <w:sz w:val="20"/>
                <w:szCs w:val="20"/>
                <w:lang w:eastAsia="fr-FR"/>
              </w:rPr>
              <w:t xml:space="preserve">1 </w:t>
            </w:r>
            <w:r w:rsidR="006C7404" w:rsidRPr="005464BD">
              <w:rPr>
                <w:rFonts w:ascii="Calibri" w:hAnsi="Calibri" w:cs="Calibri"/>
                <w:color w:val="000000"/>
                <w:sz w:val="20"/>
                <w:szCs w:val="20"/>
                <w:lang w:eastAsia="fr-FR"/>
              </w:rPr>
              <w:t>market</w:t>
            </w:r>
          </w:p>
          <w:p w14:paraId="7E3FC9C2" w14:textId="77777777" w:rsidR="006C7404" w:rsidRPr="005464BD" w:rsidRDefault="006C7404" w:rsidP="00DA5C17">
            <w:pPr>
              <w:rPr>
                <w:rFonts w:ascii="Calibri" w:hAnsi="Calibri" w:cs="Calibri"/>
                <w:color w:val="000000"/>
                <w:sz w:val="20"/>
                <w:szCs w:val="20"/>
                <w:lang w:eastAsia="fr-FR"/>
              </w:rPr>
            </w:pPr>
            <w:r w:rsidRPr="005464BD">
              <w:rPr>
                <w:rFonts w:ascii="Calibri" w:hAnsi="Calibri" w:cs="Calibri"/>
                <w:color w:val="000000"/>
                <w:sz w:val="20"/>
                <w:szCs w:val="20"/>
                <w:lang w:eastAsia="fr-FR"/>
              </w:rPr>
              <w:t>1 health center</w:t>
            </w:r>
          </w:p>
        </w:tc>
        <w:tc>
          <w:tcPr>
            <w:tcW w:w="5812" w:type="dxa"/>
            <w:tcBorders>
              <w:top w:val="nil"/>
              <w:left w:val="nil"/>
              <w:bottom w:val="single" w:sz="4" w:space="0" w:color="auto"/>
              <w:right w:val="single" w:sz="8" w:space="0" w:color="auto"/>
            </w:tcBorders>
            <w:shd w:val="clear" w:color="auto" w:fill="auto"/>
            <w:noWrap/>
            <w:vAlign w:val="center"/>
            <w:hideMark/>
          </w:tcPr>
          <w:p w14:paraId="702C058B" w14:textId="77777777" w:rsidR="006C7404" w:rsidRPr="005464BD" w:rsidRDefault="006C7404" w:rsidP="00DA5C17">
            <w:pPr>
              <w:jc w:val="both"/>
              <w:rPr>
                <w:rFonts w:ascii="Calibri" w:hAnsi="Calibri" w:cs="Calibri"/>
                <w:color w:val="000000"/>
                <w:sz w:val="20"/>
                <w:szCs w:val="20"/>
                <w:lang w:eastAsia="fr-FR"/>
              </w:rPr>
            </w:pPr>
            <w:r w:rsidRPr="005464BD">
              <w:rPr>
                <w:rFonts w:ascii="Calibri" w:hAnsi="Calibri" w:cs="Calibri"/>
                <w:sz w:val="20"/>
                <w:szCs w:val="20"/>
              </w:rPr>
              <w:t>Quality honey, exploitation of forest products, services (commerce, welding, internet café/youth center), processing, cereals and sugar cane residues</w:t>
            </w:r>
          </w:p>
        </w:tc>
      </w:tr>
      <w:tr w:rsidR="006C7404" w:rsidRPr="005464BD" w14:paraId="425748EB" w14:textId="77777777" w:rsidTr="005464BD">
        <w:trPr>
          <w:trHeight w:val="540"/>
        </w:trPr>
        <w:tc>
          <w:tcPr>
            <w:tcW w:w="425" w:type="dxa"/>
            <w:tcBorders>
              <w:top w:val="nil"/>
              <w:left w:val="single" w:sz="8" w:space="0" w:color="auto"/>
              <w:bottom w:val="single" w:sz="4" w:space="0" w:color="auto"/>
              <w:right w:val="single" w:sz="4" w:space="0" w:color="auto"/>
            </w:tcBorders>
            <w:shd w:val="clear" w:color="auto" w:fill="D9D9D9"/>
            <w:noWrap/>
            <w:vAlign w:val="center"/>
            <w:hideMark/>
          </w:tcPr>
          <w:p w14:paraId="483360E5"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6</w:t>
            </w:r>
          </w:p>
        </w:tc>
        <w:tc>
          <w:tcPr>
            <w:tcW w:w="1135" w:type="dxa"/>
            <w:tcBorders>
              <w:top w:val="nil"/>
              <w:left w:val="nil"/>
              <w:bottom w:val="single" w:sz="4" w:space="0" w:color="auto"/>
              <w:right w:val="single" w:sz="4" w:space="0" w:color="auto"/>
            </w:tcBorders>
            <w:shd w:val="clear" w:color="auto" w:fill="auto"/>
            <w:noWrap/>
            <w:vAlign w:val="center"/>
            <w:hideMark/>
          </w:tcPr>
          <w:p w14:paraId="76191AB0" w14:textId="77777777" w:rsidR="006C7404" w:rsidRPr="005464BD" w:rsidRDefault="006C7404" w:rsidP="00DA5C17">
            <w:pPr>
              <w:rPr>
                <w:rFonts w:ascii="Calibri" w:hAnsi="Calibri" w:cs="Calibri"/>
                <w:color w:val="000000"/>
                <w:sz w:val="20"/>
                <w:szCs w:val="20"/>
                <w:lang w:eastAsia="fr-FR"/>
              </w:rPr>
            </w:pPr>
            <w:r w:rsidRPr="005464BD">
              <w:rPr>
                <w:rFonts w:ascii="Calibri" w:hAnsi="Calibri" w:cs="Calibri"/>
                <w:color w:val="000000"/>
                <w:sz w:val="20"/>
                <w:szCs w:val="20"/>
                <w:lang w:eastAsia="fr-FR"/>
              </w:rPr>
              <w:t xml:space="preserve">Boucle du </w:t>
            </w:r>
            <w:proofErr w:type="spellStart"/>
            <w:r w:rsidRPr="005464BD">
              <w:rPr>
                <w:rFonts w:ascii="Calibri" w:hAnsi="Calibri" w:cs="Calibri"/>
                <w:color w:val="000000"/>
                <w:sz w:val="20"/>
                <w:szCs w:val="20"/>
                <w:lang w:eastAsia="fr-FR"/>
              </w:rPr>
              <w:t>Mouhoun</w:t>
            </w:r>
            <w:proofErr w:type="spellEnd"/>
          </w:p>
        </w:tc>
        <w:tc>
          <w:tcPr>
            <w:tcW w:w="1276" w:type="dxa"/>
            <w:tcBorders>
              <w:top w:val="nil"/>
              <w:left w:val="nil"/>
              <w:bottom w:val="single" w:sz="4" w:space="0" w:color="auto"/>
              <w:right w:val="single" w:sz="4" w:space="0" w:color="auto"/>
            </w:tcBorders>
            <w:shd w:val="clear" w:color="auto" w:fill="auto"/>
            <w:noWrap/>
            <w:vAlign w:val="center"/>
            <w:hideMark/>
          </w:tcPr>
          <w:p w14:paraId="77179160" w14:textId="6CB49B6F" w:rsidR="006C7404" w:rsidRPr="005464BD" w:rsidRDefault="006C7404" w:rsidP="00DA5C17">
            <w:pPr>
              <w:rPr>
                <w:rFonts w:ascii="Calibri" w:hAnsi="Calibri" w:cs="Calibri"/>
                <w:color w:val="000000"/>
                <w:sz w:val="20"/>
                <w:szCs w:val="20"/>
                <w:lang w:val="fr-CA" w:eastAsia="fr-FR"/>
              </w:rPr>
            </w:pPr>
            <w:proofErr w:type="spellStart"/>
            <w:r w:rsidRPr="005464BD">
              <w:rPr>
                <w:rFonts w:ascii="Calibri" w:hAnsi="Calibri" w:cs="Calibri"/>
                <w:color w:val="000000"/>
                <w:sz w:val="20"/>
                <w:szCs w:val="20"/>
                <w:lang w:eastAsia="fr-FR"/>
              </w:rPr>
              <w:t>Banwa</w:t>
            </w:r>
            <w:proofErr w:type="spellEnd"/>
            <w:r w:rsidRPr="005464BD">
              <w:rPr>
                <w:rFonts w:ascii="Calibri" w:hAnsi="Calibri" w:cs="Calibri"/>
                <w:color w:val="000000"/>
                <w:sz w:val="20"/>
                <w:szCs w:val="20"/>
                <w:lang w:val="fr-CA" w:eastAsia="fr-FR"/>
              </w:rPr>
              <w:t xml:space="preserve"> </w:t>
            </w:r>
          </w:p>
        </w:tc>
        <w:tc>
          <w:tcPr>
            <w:tcW w:w="1000" w:type="dxa"/>
            <w:tcBorders>
              <w:top w:val="nil"/>
              <w:left w:val="nil"/>
              <w:bottom w:val="single" w:sz="4" w:space="0" w:color="auto"/>
              <w:right w:val="single" w:sz="4" w:space="0" w:color="auto"/>
            </w:tcBorders>
            <w:shd w:val="clear" w:color="auto" w:fill="auto"/>
            <w:noWrap/>
            <w:vAlign w:val="center"/>
            <w:hideMark/>
          </w:tcPr>
          <w:p w14:paraId="5E310D01" w14:textId="77777777" w:rsidR="006C7404" w:rsidRPr="005464BD" w:rsidRDefault="006C7404" w:rsidP="00DA5C17">
            <w:pPr>
              <w:rPr>
                <w:rFonts w:ascii="Calibri" w:hAnsi="Calibri" w:cs="Calibri"/>
                <w:color w:val="000000"/>
                <w:sz w:val="20"/>
                <w:szCs w:val="20"/>
                <w:lang w:eastAsia="fr-FR"/>
              </w:rPr>
            </w:pPr>
            <w:proofErr w:type="spellStart"/>
            <w:r w:rsidRPr="005464BD">
              <w:rPr>
                <w:rFonts w:ascii="Calibri" w:hAnsi="Calibri" w:cs="Calibri"/>
                <w:color w:val="000000"/>
                <w:sz w:val="20"/>
                <w:szCs w:val="20"/>
                <w:lang w:eastAsia="fr-FR"/>
              </w:rPr>
              <w:t>Orowé</w:t>
            </w:r>
            <w:proofErr w:type="spellEnd"/>
          </w:p>
        </w:tc>
        <w:tc>
          <w:tcPr>
            <w:tcW w:w="984" w:type="dxa"/>
            <w:tcBorders>
              <w:top w:val="nil"/>
              <w:left w:val="single" w:sz="4" w:space="0" w:color="auto"/>
              <w:bottom w:val="single" w:sz="4" w:space="0" w:color="auto"/>
              <w:right w:val="single" w:sz="4" w:space="0" w:color="auto"/>
            </w:tcBorders>
          </w:tcPr>
          <w:p w14:paraId="7BC5B719" w14:textId="77777777" w:rsidR="006C7404" w:rsidRPr="005464BD" w:rsidRDefault="006C7404" w:rsidP="006C7404">
            <w:pPr>
              <w:rPr>
                <w:rFonts w:ascii="Calibri" w:hAnsi="Calibri" w:cs="Calibri"/>
                <w:color w:val="000000"/>
                <w:sz w:val="20"/>
                <w:szCs w:val="20"/>
                <w:lang w:val="fr-CA" w:eastAsia="fr-FR"/>
              </w:rPr>
            </w:pPr>
            <w:r w:rsidRPr="005464BD">
              <w:rPr>
                <w:rFonts w:ascii="Calibri" w:hAnsi="Calibri" w:cs="Calibri"/>
                <w:color w:val="000000"/>
                <w:sz w:val="20"/>
                <w:szCs w:val="20"/>
                <w:lang w:eastAsia="fr-FR"/>
              </w:rPr>
              <w:t>2 922</w:t>
            </w:r>
            <w:r w:rsidRPr="005464BD">
              <w:rPr>
                <w:rFonts w:ascii="Calibri" w:hAnsi="Calibri" w:cs="Calibri"/>
                <w:color w:val="000000"/>
                <w:sz w:val="20"/>
                <w:szCs w:val="20"/>
                <w:lang w:val="fr-CA" w:eastAsia="fr-FR"/>
              </w:rPr>
              <w:t xml:space="preserve"> &amp; </w:t>
            </w:r>
          </w:p>
          <w:p w14:paraId="66937982" w14:textId="420959C5" w:rsidR="006C7404" w:rsidRPr="005464BD" w:rsidRDefault="006C7404" w:rsidP="006C7404">
            <w:pPr>
              <w:rPr>
                <w:rFonts w:ascii="Calibri" w:hAnsi="Calibri" w:cs="Calibri"/>
                <w:color w:val="000000"/>
                <w:sz w:val="20"/>
                <w:szCs w:val="20"/>
                <w:lang w:val="fr-CA" w:eastAsia="fr-FR"/>
              </w:rPr>
            </w:pPr>
            <w:r w:rsidRPr="005464BD">
              <w:rPr>
                <w:rFonts w:ascii="Calibri" w:hAnsi="Calibri" w:cs="Calibri"/>
                <w:color w:val="000000"/>
                <w:sz w:val="20"/>
                <w:szCs w:val="20"/>
                <w:lang w:val="fr-CA" w:eastAsia="fr-FR"/>
              </w:rPr>
              <w:t>487 HH</w:t>
            </w:r>
          </w:p>
        </w:tc>
        <w:tc>
          <w:tcPr>
            <w:tcW w:w="851" w:type="dxa"/>
            <w:tcBorders>
              <w:top w:val="nil"/>
              <w:left w:val="nil"/>
              <w:bottom w:val="single" w:sz="4" w:space="0" w:color="auto"/>
              <w:right w:val="single" w:sz="4" w:space="0" w:color="auto"/>
            </w:tcBorders>
            <w:shd w:val="clear" w:color="auto" w:fill="auto"/>
            <w:noWrap/>
            <w:vAlign w:val="center"/>
            <w:hideMark/>
          </w:tcPr>
          <w:p w14:paraId="42A94D23"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200</w:t>
            </w:r>
          </w:p>
        </w:tc>
        <w:tc>
          <w:tcPr>
            <w:tcW w:w="1134" w:type="dxa"/>
            <w:tcBorders>
              <w:top w:val="single" w:sz="4" w:space="0" w:color="auto"/>
              <w:left w:val="nil"/>
              <w:bottom w:val="single" w:sz="4" w:space="0" w:color="auto"/>
              <w:right w:val="single" w:sz="4" w:space="0" w:color="auto"/>
            </w:tcBorders>
          </w:tcPr>
          <w:p w14:paraId="74011A8B"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 xml:space="preserve">No </w:t>
            </w:r>
            <w:proofErr w:type="spellStart"/>
            <w:r w:rsidRPr="005464BD">
              <w:rPr>
                <w:rFonts w:ascii="Calibri" w:hAnsi="Calibri" w:cs="Calibri"/>
                <w:color w:val="000000"/>
                <w:sz w:val="20"/>
                <w:szCs w:val="20"/>
                <w:lang w:eastAsia="fr-FR"/>
              </w:rPr>
              <w:t>minigrid</w:t>
            </w:r>
            <w:proofErr w:type="spellEnd"/>
            <w:r w:rsidRPr="005464BD">
              <w:rPr>
                <w:rFonts w:ascii="Calibri" w:hAnsi="Calibri" w:cs="Calibri"/>
                <w:color w:val="000000"/>
                <w:sz w:val="20"/>
                <w:szCs w:val="20"/>
                <w:lang w:eastAsia="fr-FR"/>
              </w:rPr>
              <w:t xml:space="preserve"> installed yet</w:t>
            </w:r>
          </w:p>
        </w:tc>
        <w:tc>
          <w:tcPr>
            <w:tcW w:w="1559" w:type="dxa"/>
            <w:tcBorders>
              <w:top w:val="nil"/>
              <w:left w:val="single" w:sz="4" w:space="0" w:color="auto"/>
              <w:bottom w:val="single" w:sz="4" w:space="0" w:color="auto"/>
              <w:right w:val="single" w:sz="4" w:space="0" w:color="auto"/>
            </w:tcBorders>
            <w:shd w:val="clear" w:color="auto" w:fill="auto"/>
            <w:noWrap/>
            <w:vAlign w:val="center"/>
            <w:hideMark/>
          </w:tcPr>
          <w:p w14:paraId="696436BD"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4 churches</w:t>
            </w:r>
          </w:p>
          <w:p w14:paraId="4494CE65"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1 school</w:t>
            </w:r>
          </w:p>
          <w:p w14:paraId="1BBEDB73"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1 health center</w:t>
            </w:r>
          </w:p>
          <w:p w14:paraId="03F58DB1" w14:textId="77777777" w:rsidR="006C7404" w:rsidRPr="005464BD" w:rsidRDefault="006C7404" w:rsidP="00DA5C17">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1 market</w:t>
            </w:r>
          </w:p>
          <w:p w14:paraId="779704B6" w14:textId="614EB98D" w:rsidR="006C7404" w:rsidRPr="005464BD" w:rsidRDefault="006C7404" w:rsidP="006C7404">
            <w:pPr>
              <w:jc w:val="center"/>
              <w:rPr>
                <w:rFonts w:ascii="Calibri" w:hAnsi="Calibri" w:cs="Calibri"/>
                <w:color w:val="000000"/>
                <w:sz w:val="20"/>
                <w:szCs w:val="20"/>
                <w:lang w:eastAsia="fr-FR"/>
              </w:rPr>
            </w:pPr>
            <w:r w:rsidRPr="005464BD">
              <w:rPr>
                <w:rFonts w:ascii="Calibri" w:hAnsi="Calibri" w:cs="Calibri"/>
                <w:color w:val="000000"/>
                <w:sz w:val="20"/>
                <w:szCs w:val="20"/>
                <w:lang w:eastAsia="fr-FR"/>
              </w:rPr>
              <w:t>3 mosques</w:t>
            </w:r>
          </w:p>
        </w:tc>
        <w:tc>
          <w:tcPr>
            <w:tcW w:w="5812" w:type="dxa"/>
            <w:tcBorders>
              <w:top w:val="nil"/>
              <w:left w:val="nil"/>
              <w:bottom w:val="single" w:sz="4" w:space="0" w:color="auto"/>
              <w:right w:val="single" w:sz="8" w:space="0" w:color="auto"/>
            </w:tcBorders>
            <w:shd w:val="clear" w:color="auto" w:fill="auto"/>
            <w:vAlign w:val="center"/>
            <w:hideMark/>
          </w:tcPr>
          <w:p w14:paraId="779CB6A5" w14:textId="77777777" w:rsidR="006C7404" w:rsidRPr="005464BD" w:rsidRDefault="006C7404" w:rsidP="00DA5C17">
            <w:pPr>
              <w:jc w:val="both"/>
              <w:rPr>
                <w:rFonts w:ascii="Calibri" w:hAnsi="Calibri" w:cs="Calibri"/>
                <w:color w:val="000000"/>
                <w:sz w:val="20"/>
                <w:szCs w:val="20"/>
                <w:lang w:eastAsia="fr-FR"/>
              </w:rPr>
            </w:pPr>
            <w:r w:rsidRPr="005464BD">
              <w:rPr>
                <w:rFonts w:ascii="Calibri" w:hAnsi="Calibri" w:cs="Calibri"/>
                <w:color w:val="000000"/>
                <w:sz w:val="20"/>
                <w:szCs w:val="20"/>
                <w:lang w:eastAsia="fr-FR"/>
              </w:rPr>
              <w:t>Local service economy, milling, welding, IGA (women, refrigeration, processing), agricultural economy (market gardening, irrigated crops, etc.)</w:t>
            </w:r>
          </w:p>
          <w:p w14:paraId="5217D3F2" w14:textId="77777777" w:rsidR="006C7404" w:rsidRPr="005464BD" w:rsidRDefault="006C7404" w:rsidP="00DA5C17">
            <w:pPr>
              <w:jc w:val="both"/>
              <w:rPr>
                <w:rFonts w:ascii="Calibri" w:hAnsi="Calibri" w:cs="Calibri"/>
                <w:color w:val="000000"/>
                <w:sz w:val="20"/>
                <w:szCs w:val="20"/>
                <w:highlight w:val="yellow"/>
                <w:lang w:eastAsia="fr-FR"/>
              </w:rPr>
            </w:pPr>
            <w:r w:rsidRPr="005464BD">
              <w:rPr>
                <w:rFonts w:ascii="Calibri" w:hAnsi="Calibri" w:cs="Calibri"/>
                <w:color w:val="000000"/>
                <w:sz w:val="20"/>
                <w:szCs w:val="20"/>
                <w:lang w:eastAsia="fr-FR"/>
              </w:rPr>
              <w:t xml:space="preserve">Corn, sorghum, rice, millet, sesame, </w:t>
            </w:r>
            <w:proofErr w:type="spellStart"/>
            <w:r w:rsidRPr="005464BD">
              <w:rPr>
                <w:rFonts w:ascii="Calibri" w:hAnsi="Calibri" w:cs="Calibri"/>
                <w:color w:val="000000"/>
                <w:sz w:val="20"/>
                <w:szCs w:val="20"/>
                <w:lang w:eastAsia="fr-FR"/>
              </w:rPr>
              <w:t>fonio</w:t>
            </w:r>
            <w:proofErr w:type="spellEnd"/>
            <w:r w:rsidRPr="005464BD">
              <w:rPr>
                <w:rFonts w:ascii="Calibri" w:hAnsi="Calibri" w:cs="Calibri"/>
                <w:color w:val="000000"/>
                <w:sz w:val="20"/>
                <w:szCs w:val="20"/>
                <w:lang w:eastAsia="fr-FR"/>
              </w:rPr>
              <w:t>, cowpea, cotton. With high level of engagement of women and youth.</w:t>
            </w:r>
          </w:p>
          <w:p w14:paraId="772ADC6D" w14:textId="77777777" w:rsidR="006C7404" w:rsidRPr="005464BD" w:rsidRDefault="006C7404" w:rsidP="00DA5C17">
            <w:pPr>
              <w:jc w:val="center"/>
              <w:rPr>
                <w:rFonts w:ascii="Calibri" w:hAnsi="Calibri" w:cs="Calibri"/>
                <w:color w:val="000000"/>
                <w:sz w:val="20"/>
                <w:szCs w:val="20"/>
                <w:lang w:eastAsia="fr-FR"/>
              </w:rPr>
            </w:pPr>
          </w:p>
        </w:tc>
      </w:tr>
      <w:tr w:rsidR="005464BD" w:rsidRPr="005464BD" w14:paraId="44E1823A" w14:textId="77777777" w:rsidTr="005464BD">
        <w:trPr>
          <w:trHeight w:val="315"/>
        </w:trPr>
        <w:tc>
          <w:tcPr>
            <w:tcW w:w="3836" w:type="dxa"/>
            <w:gridSpan w:val="4"/>
            <w:tcBorders>
              <w:top w:val="single" w:sz="8" w:space="0" w:color="auto"/>
              <w:left w:val="single" w:sz="8" w:space="0" w:color="auto"/>
              <w:bottom w:val="single" w:sz="8" w:space="0" w:color="auto"/>
              <w:right w:val="single" w:sz="4" w:space="0" w:color="auto"/>
            </w:tcBorders>
            <w:shd w:val="clear" w:color="auto" w:fill="D9D9D9"/>
            <w:noWrap/>
            <w:vAlign w:val="center"/>
            <w:hideMark/>
          </w:tcPr>
          <w:p w14:paraId="29953B03" w14:textId="77777777" w:rsidR="006C7404" w:rsidRPr="005464BD" w:rsidRDefault="006C7404" w:rsidP="00DA5C17">
            <w:pPr>
              <w:jc w:val="right"/>
              <w:rPr>
                <w:rFonts w:ascii="Calibri" w:hAnsi="Calibri" w:cs="Calibri"/>
                <w:b/>
                <w:bCs/>
                <w:color w:val="000000"/>
                <w:sz w:val="20"/>
                <w:szCs w:val="20"/>
                <w:lang w:eastAsia="fr-FR"/>
              </w:rPr>
            </w:pPr>
            <w:r w:rsidRPr="005464BD">
              <w:rPr>
                <w:rFonts w:ascii="Calibri" w:hAnsi="Calibri" w:cs="Calibri"/>
                <w:b/>
                <w:bCs/>
                <w:color w:val="000000"/>
                <w:sz w:val="20"/>
                <w:szCs w:val="20"/>
                <w:lang w:eastAsia="fr-FR"/>
              </w:rPr>
              <w:t xml:space="preserve">     Total</w:t>
            </w:r>
          </w:p>
        </w:tc>
        <w:tc>
          <w:tcPr>
            <w:tcW w:w="984" w:type="dxa"/>
            <w:tcBorders>
              <w:top w:val="single" w:sz="8" w:space="0" w:color="auto"/>
              <w:left w:val="single" w:sz="4" w:space="0" w:color="auto"/>
              <w:bottom w:val="single" w:sz="8" w:space="0" w:color="auto"/>
              <w:right w:val="single" w:sz="4" w:space="0" w:color="auto"/>
            </w:tcBorders>
          </w:tcPr>
          <w:p w14:paraId="5D059B2F" w14:textId="7023AC43" w:rsidR="006C7404" w:rsidRPr="005464BD" w:rsidRDefault="006C7404" w:rsidP="00DA5C17">
            <w:pPr>
              <w:jc w:val="center"/>
              <w:rPr>
                <w:rFonts w:ascii="Calibri" w:hAnsi="Calibri" w:cs="Calibri"/>
                <w:b/>
                <w:bCs/>
                <w:color w:val="000000"/>
                <w:sz w:val="20"/>
                <w:szCs w:val="20"/>
                <w:lang w:val="fr-CA" w:eastAsia="fr-FR"/>
              </w:rPr>
            </w:pPr>
            <w:r w:rsidRPr="005464BD">
              <w:rPr>
                <w:rFonts w:ascii="Calibri" w:hAnsi="Calibri" w:cs="Calibri"/>
                <w:b/>
                <w:bCs/>
                <w:color w:val="000000"/>
                <w:sz w:val="20"/>
                <w:szCs w:val="20"/>
                <w:lang w:val="fr-CA" w:eastAsia="fr-FR"/>
              </w:rPr>
              <w:t>17 046 &amp; 2636 HH</w:t>
            </w:r>
          </w:p>
        </w:tc>
        <w:tc>
          <w:tcPr>
            <w:tcW w:w="851" w:type="dxa"/>
            <w:tcBorders>
              <w:top w:val="single" w:sz="8" w:space="0" w:color="auto"/>
              <w:left w:val="nil"/>
              <w:bottom w:val="single" w:sz="8" w:space="0" w:color="auto"/>
              <w:right w:val="single" w:sz="4" w:space="0" w:color="auto"/>
            </w:tcBorders>
            <w:shd w:val="clear" w:color="auto" w:fill="auto"/>
            <w:noWrap/>
            <w:vAlign w:val="center"/>
            <w:hideMark/>
          </w:tcPr>
          <w:p w14:paraId="3B1F43A6" w14:textId="77777777" w:rsidR="006C7404" w:rsidRPr="005464BD" w:rsidRDefault="006C7404" w:rsidP="00DA5C17">
            <w:pPr>
              <w:jc w:val="center"/>
              <w:rPr>
                <w:rFonts w:ascii="Calibri" w:hAnsi="Calibri" w:cs="Calibri"/>
                <w:b/>
                <w:bCs/>
                <w:color w:val="000000"/>
                <w:sz w:val="20"/>
                <w:szCs w:val="20"/>
                <w:lang w:eastAsia="fr-FR"/>
              </w:rPr>
            </w:pPr>
          </w:p>
        </w:tc>
        <w:tc>
          <w:tcPr>
            <w:tcW w:w="1134" w:type="dxa"/>
            <w:tcBorders>
              <w:top w:val="single" w:sz="4" w:space="0" w:color="auto"/>
              <w:left w:val="nil"/>
              <w:bottom w:val="single" w:sz="4" w:space="0" w:color="auto"/>
              <w:right w:val="single" w:sz="4" w:space="0" w:color="auto"/>
            </w:tcBorders>
          </w:tcPr>
          <w:p w14:paraId="39730E86" w14:textId="77777777" w:rsidR="006C7404" w:rsidRPr="005464BD" w:rsidRDefault="006C7404" w:rsidP="00DA5C17">
            <w:pPr>
              <w:jc w:val="center"/>
              <w:rPr>
                <w:rFonts w:ascii="Calibri" w:hAnsi="Calibri" w:cs="Calibri"/>
                <w:b/>
                <w:bCs/>
                <w:color w:val="000000"/>
                <w:sz w:val="20"/>
                <w:szCs w:val="20"/>
                <w:lang w:eastAsia="fr-FR"/>
              </w:rPr>
            </w:pPr>
          </w:p>
        </w:tc>
        <w:tc>
          <w:tcPr>
            <w:tcW w:w="1559" w:type="dxa"/>
            <w:tcBorders>
              <w:top w:val="nil"/>
              <w:left w:val="single" w:sz="4" w:space="0" w:color="auto"/>
              <w:bottom w:val="single" w:sz="8" w:space="0" w:color="auto"/>
              <w:right w:val="single" w:sz="4" w:space="0" w:color="auto"/>
            </w:tcBorders>
            <w:shd w:val="clear" w:color="auto" w:fill="auto"/>
            <w:noWrap/>
            <w:vAlign w:val="center"/>
            <w:hideMark/>
          </w:tcPr>
          <w:p w14:paraId="0E00EEA5" w14:textId="77777777" w:rsidR="006C7404" w:rsidRPr="005464BD" w:rsidRDefault="006C7404" w:rsidP="00DA5C17">
            <w:pPr>
              <w:jc w:val="center"/>
              <w:rPr>
                <w:rFonts w:ascii="Calibri" w:hAnsi="Calibri" w:cs="Calibri"/>
                <w:b/>
                <w:bCs/>
                <w:color w:val="000000"/>
                <w:sz w:val="20"/>
                <w:szCs w:val="20"/>
                <w:lang w:eastAsia="fr-FR"/>
              </w:rPr>
            </w:pPr>
          </w:p>
        </w:tc>
        <w:tc>
          <w:tcPr>
            <w:tcW w:w="5812" w:type="dxa"/>
            <w:tcBorders>
              <w:top w:val="nil"/>
              <w:left w:val="nil"/>
              <w:bottom w:val="single" w:sz="8" w:space="0" w:color="auto"/>
              <w:right w:val="single" w:sz="8" w:space="0" w:color="auto"/>
            </w:tcBorders>
            <w:shd w:val="clear" w:color="auto" w:fill="auto"/>
            <w:noWrap/>
            <w:vAlign w:val="center"/>
            <w:hideMark/>
          </w:tcPr>
          <w:p w14:paraId="54CFD9C0" w14:textId="77777777" w:rsidR="006C7404" w:rsidRPr="005464BD" w:rsidRDefault="006C7404" w:rsidP="00DA5C17">
            <w:pPr>
              <w:jc w:val="center"/>
              <w:rPr>
                <w:rFonts w:ascii="Calibri" w:hAnsi="Calibri" w:cs="Calibri"/>
                <w:b/>
                <w:bCs/>
                <w:color w:val="000000"/>
                <w:sz w:val="20"/>
                <w:szCs w:val="20"/>
                <w:lang w:eastAsia="fr-FR"/>
              </w:rPr>
            </w:pPr>
          </w:p>
        </w:tc>
      </w:tr>
    </w:tbl>
    <w:p w14:paraId="76C94EFC" w14:textId="025D7828" w:rsidR="00544B05" w:rsidRDefault="00544B05" w:rsidP="00544B05">
      <w:pPr>
        <w:rPr>
          <w:color w:val="000000"/>
        </w:rPr>
      </w:pPr>
    </w:p>
    <w:p w14:paraId="6B06DD7F" w14:textId="77777777" w:rsidR="004F4B7C" w:rsidRDefault="004F4B7C" w:rsidP="00544B05">
      <w:pPr>
        <w:rPr>
          <w:color w:val="000000"/>
        </w:rPr>
        <w:sectPr w:rsidR="004F4B7C" w:rsidSect="00DB6A0C">
          <w:pgSz w:w="15840" w:h="12240" w:orient="landscape" w:code="1"/>
          <w:pgMar w:top="1440" w:right="1440" w:bottom="1440" w:left="1440" w:header="720" w:footer="720" w:gutter="0"/>
          <w:cols w:space="720"/>
          <w:docGrid w:linePitch="360"/>
        </w:sectPr>
      </w:pPr>
    </w:p>
    <w:p w14:paraId="56D750D3" w14:textId="016C3864" w:rsidR="004F4B7C" w:rsidRDefault="004F4B7C" w:rsidP="00544B05">
      <w:pPr>
        <w:rPr>
          <w:color w:val="000000"/>
        </w:rPr>
      </w:pPr>
    </w:p>
    <w:p w14:paraId="094B9E34" w14:textId="20CF6EEF" w:rsidR="004F4B7C" w:rsidRDefault="004F4B7C" w:rsidP="004F4B7C">
      <w:pPr>
        <w:pStyle w:val="Heading2"/>
        <w:ind w:left="0"/>
        <w:rPr>
          <w:rFonts w:ascii="Calibri" w:hAnsi="Calibri"/>
          <w:szCs w:val="22"/>
        </w:rPr>
      </w:pPr>
      <w:bookmarkStart w:id="104" w:name="_Toc84428435"/>
      <w:r w:rsidRPr="006512C4">
        <w:rPr>
          <w:rFonts w:ascii="Calibri" w:hAnsi="Calibri"/>
          <w:szCs w:val="22"/>
        </w:rPr>
        <w:t xml:space="preserve">Annex </w:t>
      </w:r>
      <w:r>
        <w:rPr>
          <w:rFonts w:ascii="Calibri" w:hAnsi="Calibri"/>
          <w:szCs w:val="22"/>
        </w:rPr>
        <w:t>18</w:t>
      </w:r>
      <w:r w:rsidRPr="006512C4">
        <w:rPr>
          <w:rFonts w:ascii="Calibri" w:hAnsi="Calibri"/>
          <w:szCs w:val="22"/>
        </w:rPr>
        <w:t xml:space="preserve">:  </w:t>
      </w:r>
      <w:r>
        <w:rPr>
          <w:rFonts w:ascii="Calibri" w:hAnsi="Calibri"/>
          <w:szCs w:val="22"/>
        </w:rPr>
        <w:t>GHG Calculation Spreadsheet</w:t>
      </w:r>
      <w:bookmarkEnd w:id="104"/>
      <w:r>
        <w:rPr>
          <w:rFonts w:ascii="Calibri" w:hAnsi="Calibri"/>
          <w:szCs w:val="22"/>
        </w:rPr>
        <w:t xml:space="preserve"> </w:t>
      </w:r>
    </w:p>
    <w:p w14:paraId="3500E5B7" w14:textId="77777777" w:rsidR="004F4B7C" w:rsidRDefault="004F4B7C" w:rsidP="004F4B7C"/>
    <w:p w14:paraId="7E79797D" w14:textId="77777777" w:rsidR="004F4B7C" w:rsidRPr="002125F2" w:rsidRDefault="004F4B7C" w:rsidP="004F4B7C">
      <w:pPr>
        <w:rPr>
          <w:rFonts w:ascii="Calibri" w:hAnsi="Calibri" w:cs="Calibri"/>
          <w:sz w:val="20"/>
          <w:szCs w:val="20"/>
        </w:rPr>
      </w:pPr>
      <w:r>
        <w:rPr>
          <w:rFonts w:ascii="Calibri" w:hAnsi="Calibri" w:cs="Calibri"/>
          <w:sz w:val="20"/>
          <w:szCs w:val="20"/>
        </w:rPr>
        <w:t>Submitted</w:t>
      </w:r>
      <w:r w:rsidRPr="002125F2">
        <w:rPr>
          <w:rFonts w:ascii="Calibri" w:hAnsi="Calibri" w:cs="Calibri"/>
          <w:sz w:val="20"/>
          <w:szCs w:val="20"/>
        </w:rPr>
        <w:t xml:space="preserve"> as separate document. </w:t>
      </w:r>
    </w:p>
    <w:p w14:paraId="1536B2B7" w14:textId="77777777" w:rsidR="004F4B7C" w:rsidRDefault="004F4B7C" w:rsidP="004F4B7C"/>
    <w:p w14:paraId="2FBC137E" w14:textId="2D8CAEB8" w:rsidR="000F67CB" w:rsidRDefault="000F67CB">
      <w:pPr>
        <w:rPr>
          <w:color w:val="000000"/>
        </w:rPr>
      </w:pPr>
      <w:r>
        <w:rPr>
          <w:color w:val="000000"/>
        </w:rPr>
        <w:br w:type="page"/>
      </w:r>
    </w:p>
    <w:p w14:paraId="3A5717EB" w14:textId="77777777" w:rsidR="000F67CB" w:rsidRDefault="000F67CB" w:rsidP="000F67CB">
      <w:pPr>
        <w:rPr>
          <w:color w:val="000000"/>
        </w:rPr>
      </w:pPr>
    </w:p>
    <w:p w14:paraId="3A3D6B76" w14:textId="26005871" w:rsidR="000F67CB" w:rsidRPr="00FD2025" w:rsidRDefault="000F67CB" w:rsidP="000F67CB">
      <w:pPr>
        <w:pStyle w:val="Heading2"/>
        <w:ind w:left="0"/>
        <w:rPr>
          <w:rFonts w:ascii="Calibri" w:hAnsi="Calibri"/>
          <w:szCs w:val="22"/>
        </w:rPr>
      </w:pPr>
      <w:bookmarkStart w:id="105" w:name="_Toc84428436"/>
      <w:r w:rsidRPr="00FD2025">
        <w:rPr>
          <w:rFonts w:ascii="Calibri" w:hAnsi="Calibri"/>
          <w:szCs w:val="22"/>
        </w:rPr>
        <w:t>Annex 19:  COVID-19 related considerations and opportunities</w:t>
      </w:r>
      <w:bookmarkEnd w:id="105"/>
      <w:r w:rsidRPr="00FD2025">
        <w:rPr>
          <w:rFonts w:ascii="Calibri" w:hAnsi="Calibri"/>
          <w:szCs w:val="22"/>
        </w:rPr>
        <w:t xml:space="preserve">  </w:t>
      </w:r>
    </w:p>
    <w:p w14:paraId="61506695" w14:textId="77777777" w:rsidR="000F67CB" w:rsidRPr="00FD2025" w:rsidRDefault="000F67CB" w:rsidP="000F67CB">
      <w:pPr>
        <w:rPr>
          <w:rFonts w:ascii="Calibri" w:hAnsi="Calibri" w:cs="Calibri"/>
          <w:sz w:val="20"/>
          <w:szCs w:val="20"/>
        </w:rPr>
      </w:pPr>
    </w:p>
    <w:p w14:paraId="5B418BAA" w14:textId="69C599DF" w:rsidR="000F67CB" w:rsidRPr="00FD2025" w:rsidRDefault="000F67CB" w:rsidP="00485121">
      <w:pPr>
        <w:jc w:val="both"/>
        <w:rPr>
          <w:rFonts w:ascii="Calibri" w:hAnsi="Calibri" w:cs="Calibri"/>
          <w:color w:val="000000"/>
          <w:sz w:val="20"/>
          <w:szCs w:val="20"/>
        </w:rPr>
      </w:pPr>
      <w:r w:rsidRPr="00FD2025">
        <w:rPr>
          <w:rFonts w:ascii="Calibri" w:hAnsi="Calibri" w:cs="Calibri"/>
          <w:color w:val="000000"/>
          <w:sz w:val="20"/>
          <w:szCs w:val="20"/>
        </w:rPr>
        <w:t xml:space="preserve">By increasing the commercial viability of renewable energy </w:t>
      </w:r>
      <w:proofErr w:type="spellStart"/>
      <w:r w:rsidRPr="00FD2025">
        <w:rPr>
          <w:rFonts w:ascii="Calibri" w:hAnsi="Calibri" w:cs="Calibri"/>
          <w:color w:val="000000"/>
          <w:sz w:val="20"/>
          <w:szCs w:val="20"/>
        </w:rPr>
        <w:t>minigrids</w:t>
      </w:r>
      <w:proofErr w:type="spellEnd"/>
      <w:r w:rsidRPr="00FD2025">
        <w:rPr>
          <w:rFonts w:ascii="Calibri" w:hAnsi="Calibri" w:cs="Calibri"/>
          <w:color w:val="000000"/>
          <w:sz w:val="20"/>
          <w:szCs w:val="20"/>
        </w:rPr>
        <w:t xml:space="preserve"> and thus encouraging access to long term, affordable and clean energy, AMP projects are well aligned with government efforts to respond to the pandemic and national priorities for long-term green and equitable recovery. The COVID-19 crisis has highlighted the importance of reliable and affordable access to electricity for enabling essential health service </w:t>
      </w:r>
      <w:proofErr w:type="gramStart"/>
      <w:r w:rsidRPr="00FD2025">
        <w:rPr>
          <w:rFonts w:ascii="Calibri" w:hAnsi="Calibri" w:cs="Calibri"/>
          <w:color w:val="000000"/>
          <w:sz w:val="20"/>
          <w:szCs w:val="20"/>
        </w:rPr>
        <w:t>delivery, and</w:t>
      </w:r>
      <w:proofErr w:type="gramEnd"/>
      <w:r w:rsidRPr="00FD2025">
        <w:rPr>
          <w:rFonts w:ascii="Calibri" w:hAnsi="Calibri" w:cs="Calibri"/>
          <w:color w:val="000000"/>
          <w:sz w:val="20"/>
          <w:szCs w:val="20"/>
        </w:rPr>
        <w:t xml:space="preserve"> underpinning the ability of communities to abide by social-distancing measures and overcome the disruption to economic activity. Also, over the medium to long term, access to reliable, affordable, clean energy will be crucial to support economic recovery. Not only are investments in off-grid renewable energy important levers to create jobs and generate financial savings but increasing energy access for the most vulnerable population creates opportunities for local economic development that enhance resilience to shocks and crises. Over the long term, access to reliable, clean energy reduces pressure on ecosystems and may contribute to reducing the likelihood and spread of zoonotic diseases.</w:t>
      </w:r>
    </w:p>
    <w:p w14:paraId="7C97EB3F" w14:textId="77777777" w:rsidR="000F67CB" w:rsidRPr="00FD2025" w:rsidRDefault="000F67CB" w:rsidP="00485121">
      <w:pPr>
        <w:jc w:val="both"/>
        <w:rPr>
          <w:rFonts w:ascii="Calibri" w:hAnsi="Calibri" w:cs="Calibri"/>
          <w:color w:val="000000"/>
          <w:sz w:val="20"/>
          <w:szCs w:val="20"/>
        </w:rPr>
      </w:pPr>
      <w:r w:rsidRPr="00FD2025">
        <w:rPr>
          <w:rFonts w:ascii="Calibri" w:hAnsi="Calibri" w:cs="Calibri"/>
          <w:color w:val="000000"/>
          <w:sz w:val="20"/>
          <w:szCs w:val="20"/>
        </w:rPr>
        <w:t xml:space="preserve">The multidimensional COVID-19 crisis creates opportunities for the project to mitigate country- and project-level impacts, to contribute toward green recovery and building back better, </w:t>
      </w:r>
      <w:proofErr w:type="gramStart"/>
      <w:r w:rsidRPr="00FD2025">
        <w:rPr>
          <w:rFonts w:ascii="Calibri" w:hAnsi="Calibri" w:cs="Calibri"/>
          <w:color w:val="000000"/>
          <w:sz w:val="20"/>
          <w:szCs w:val="20"/>
        </w:rPr>
        <w:t>and also</w:t>
      </w:r>
      <w:proofErr w:type="gramEnd"/>
      <w:r w:rsidRPr="00FD2025">
        <w:rPr>
          <w:rFonts w:ascii="Calibri" w:hAnsi="Calibri" w:cs="Calibri"/>
          <w:color w:val="000000"/>
          <w:sz w:val="20"/>
          <w:szCs w:val="20"/>
        </w:rPr>
        <w:t xml:space="preserve"> to leverage global responses to COVID-19 to deliver global environmental benefits and/or climate adaptation and resilience benefits. The following opportunities as relevant for AMP have been identified for inclusion in each </w:t>
      </w:r>
      <w:proofErr w:type="gramStart"/>
      <w:r w:rsidRPr="00FD2025">
        <w:rPr>
          <w:rFonts w:ascii="Calibri" w:hAnsi="Calibri" w:cs="Calibri"/>
          <w:color w:val="000000"/>
          <w:sz w:val="20"/>
          <w:szCs w:val="20"/>
        </w:rPr>
        <w:t>projects</w:t>
      </w:r>
      <w:proofErr w:type="gramEnd"/>
      <w:r w:rsidRPr="00FD2025">
        <w:rPr>
          <w:rFonts w:ascii="Calibri" w:hAnsi="Calibri" w:cs="Calibri"/>
          <w:color w:val="000000"/>
          <w:sz w:val="20"/>
          <w:szCs w:val="20"/>
        </w:rPr>
        <w:t xml:space="preserve"> as relevant: </w:t>
      </w:r>
    </w:p>
    <w:p w14:paraId="3DEC985D" w14:textId="77777777" w:rsidR="000F67CB" w:rsidRPr="00FD2025" w:rsidRDefault="000F67CB" w:rsidP="00485121">
      <w:pPr>
        <w:pStyle w:val="ListParagraph"/>
        <w:numPr>
          <w:ilvl w:val="0"/>
          <w:numId w:val="177"/>
        </w:numPr>
        <w:jc w:val="both"/>
        <w:rPr>
          <w:rFonts w:ascii="Calibri" w:hAnsi="Calibri" w:cs="Calibri"/>
          <w:color w:val="000000"/>
          <w:sz w:val="20"/>
          <w:szCs w:val="20"/>
        </w:rPr>
      </w:pPr>
      <w:r w:rsidRPr="00FD2025">
        <w:rPr>
          <w:rFonts w:ascii="Calibri" w:hAnsi="Calibri" w:cs="Calibri"/>
          <w:b/>
          <w:bCs/>
          <w:color w:val="000000"/>
          <w:sz w:val="20"/>
          <w:szCs w:val="20"/>
        </w:rPr>
        <w:t>Leveraging economic recovery and stimulus plans.</w:t>
      </w:r>
      <w:r w:rsidRPr="00FD2025">
        <w:rPr>
          <w:rFonts w:ascii="Calibri" w:hAnsi="Calibri" w:cs="Calibri"/>
          <w:color w:val="000000"/>
          <w:sz w:val="20"/>
          <w:szCs w:val="20"/>
        </w:rPr>
        <w:t xml:space="preserve"> Governments across the continent have been structuring and implementing stimulus and economic recovery plans, social programs and even policy reforms during the crisis. These offer a good opportunity to accelerate the energy transition and step-up climate ambition. Putting people back to work will be an important part of stimulus plans and clean energy is an important source for new job creation and has great potential to spur local economic activity. This creates opportunities for AMP as increased funding availability and public support for renewable energy projects could be leveraged to augment AMP’s results. Also, increased support to energy consumers could address widening affordability gaps which pose risks for project implementation.</w:t>
      </w:r>
    </w:p>
    <w:p w14:paraId="02456EFF" w14:textId="77777777" w:rsidR="000F67CB" w:rsidRPr="00FD2025" w:rsidRDefault="000F67CB" w:rsidP="00485121">
      <w:pPr>
        <w:pStyle w:val="ListParagraph"/>
        <w:numPr>
          <w:ilvl w:val="0"/>
          <w:numId w:val="177"/>
        </w:numPr>
        <w:jc w:val="both"/>
        <w:rPr>
          <w:rFonts w:ascii="Calibri" w:hAnsi="Calibri" w:cs="Calibri"/>
          <w:color w:val="000000"/>
          <w:sz w:val="20"/>
          <w:szCs w:val="20"/>
        </w:rPr>
      </w:pPr>
      <w:r w:rsidRPr="00FD2025">
        <w:rPr>
          <w:rFonts w:ascii="Calibri" w:hAnsi="Calibri" w:cs="Calibri"/>
          <w:b/>
          <w:bCs/>
          <w:color w:val="000000"/>
          <w:sz w:val="20"/>
          <w:szCs w:val="20"/>
        </w:rPr>
        <w:t xml:space="preserve">Promoting the inclusion of electric cooking into </w:t>
      </w:r>
      <w:proofErr w:type="spellStart"/>
      <w:r w:rsidRPr="00FD2025">
        <w:rPr>
          <w:rFonts w:ascii="Calibri" w:hAnsi="Calibri" w:cs="Calibri"/>
          <w:b/>
          <w:bCs/>
          <w:color w:val="000000"/>
          <w:sz w:val="20"/>
          <w:szCs w:val="20"/>
        </w:rPr>
        <w:t>minigrid</w:t>
      </w:r>
      <w:proofErr w:type="spellEnd"/>
      <w:r w:rsidRPr="00FD2025">
        <w:rPr>
          <w:rFonts w:ascii="Calibri" w:hAnsi="Calibri" w:cs="Calibri"/>
          <w:b/>
          <w:bCs/>
          <w:color w:val="000000"/>
          <w:sz w:val="20"/>
          <w:szCs w:val="20"/>
        </w:rPr>
        <w:t xml:space="preserve"> operators service offer.</w:t>
      </w:r>
      <w:r w:rsidRPr="00FD2025">
        <w:rPr>
          <w:rFonts w:ascii="Calibri" w:hAnsi="Calibri" w:cs="Calibri"/>
          <w:color w:val="000000"/>
          <w:sz w:val="20"/>
          <w:szCs w:val="20"/>
        </w:rPr>
        <w:t xml:space="preserve"> With more attention paid to respiratory health issues as a result of the health crisis, an opportunity arises to address air pollution and make the case for accelerated decarbonization of the electricity matrix, clean transport, and clean cooking and heating technologies. AMP national child projects could provide a way to develop a broad array of energy services as part of a social protection program for the crisis response, particularly focused on provision of clean cooking e-technologies from </w:t>
      </w:r>
      <w:proofErr w:type="spellStart"/>
      <w:r w:rsidRPr="00FD2025">
        <w:rPr>
          <w:rFonts w:ascii="Calibri" w:hAnsi="Calibri" w:cs="Calibri"/>
          <w:color w:val="000000"/>
          <w:sz w:val="20"/>
          <w:szCs w:val="20"/>
        </w:rPr>
        <w:t>minigrid</w:t>
      </w:r>
      <w:proofErr w:type="spellEnd"/>
      <w:r w:rsidRPr="00FD2025">
        <w:rPr>
          <w:rFonts w:ascii="Calibri" w:hAnsi="Calibri" w:cs="Calibri"/>
          <w:color w:val="000000"/>
          <w:sz w:val="20"/>
          <w:szCs w:val="20"/>
        </w:rPr>
        <w:t xml:space="preserve"> operators, which are particularly important to reducing health-related vulnerabilities to COVID-19. Households switching to </w:t>
      </w:r>
      <w:proofErr w:type="spellStart"/>
      <w:r w:rsidRPr="00FD2025">
        <w:rPr>
          <w:rFonts w:ascii="Calibri" w:hAnsi="Calibri" w:cs="Calibri"/>
          <w:color w:val="000000"/>
          <w:sz w:val="20"/>
          <w:szCs w:val="20"/>
        </w:rPr>
        <w:t>minigrid</w:t>
      </w:r>
      <w:proofErr w:type="spellEnd"/>
      <w:r w:rsidRPr="00FD2025">
        <w:rPr>
          <w:rFonts w:ascii="Calibri" w:hAnsi="Calibri" w:cs="Calibri"/>
          <w:color w:val="000000"/>
          <w:sz w:val="20"/>
          <w:szCs w:val="20"/>
        </w:rPr>
        <w:t xml:space="preserve">-powered electric cooking save money compared with traditional methods. Electric cooking also presents </w:t>
      </w:r>
      <w:proofErr w:type="spellStart"/>
      <w:r w:rsidRPr="00FD2025">
        <w:rPr>
          <w:rFonts w:ascii="Calibri" w:hAnsi="Calibri" w:cs="Calibri"/>
          <w:color w:val="000000"/>
          <w:sz w:val="20"/>
          <w:szCs w:val="20"/>
        </w:rPr>
        <w:t>minigrid</w:t>
      </w:r>
      <w:proofErr w:type="spellEnd"/>
      <w:r w:rsidRPr="00FD2025">
        <w:rPr>
          <w:rFonts w:ascii="Calibri" w:hAnsi="Calibri" w:cs="Calibri"/>
          <w:color w:val="000000"/>
          <w:sz w:val="20"/>
          <w:szCs w:val="20"/>
        </w:rPr>
        <w:t xml:space="preserve"> developers with a valuable opportunity to increase their load factor and boost their revenue.</w:t>
      </w:r>
    </w:p>
    <w:p w14:paraId="1FF4388F" w14:textId="77777777" w:rsidR="000F67CB" w:rsidRPr="00FD2025" w:rsidRDefault="000F67CB" w:rsidP="00485121">
      <w:pPr>
        <w:pStyle w:val="ListParagraph"/>
        <w:numPr>
          <w:ilvl w:val="0"/>
          <w:numId w:val="177"/>
        </w:numPr>
        <w:jc w:val="both"/>
        <w:rPr>
          <w:rFonts w:ascii="Calibri" w:hAnsi="Calibri" w:cs="Calibri"/>
          <w:color w:val="000000"/>
          <w:sz w:val="20"/>
          <w:szCs w:val="20"/>
        </w:rPr>
      </w:pPr>
      <w:proofErr w:type="spellStart"/>
      <w:r w:rsidRPr="00FD2025">
        <w:rPr>
          <w:rFonts w:ascii="Calibri" w:hAnsi="Calibri" w:cs="Calibri"/>
          <w:b/>
          <w:bCs/>
          <w:color w:val="000000"/>
          <w:sz w:val="20"/>
          <w:szCs w:val="20"/>
        </w:rPr>
        <w:t>Minigrid</w:t>
      </w:r>
      <w:proofErr w:type="spellEnd"/>
      <w:r w:rsidRPr="00FD2025">
        <w:rPr>
          <w:rFonts w:ascii="Calibri" w:hAnsi="Calibri" w:cs="Calibri"/>
          <w:b/>
          <w:bCs/>
          <w:color w:val="000000"/>
          <w:sz w:val="20"/>
          <w:szCs w:val="20"/>
        </w:rPr>
        <w:t xml:space="preserve"> site selection with COVID-19 considerations.</w:t>
      </w:r>
      <w:r w:rsidRPr="00FD2025">
        <w:rPr>
          <w:rFonts w:ascii="Calibri" w:hAnsi="Calibri" w:cs="Calibri"/>
          <w:color w:val="000000"/>
          <w:sz w:val="20"/>
          <w:szCs w:val="20"/>
        </w:rPr>
        <w:t xml:space="preserve"> AMP projects could also seek to help policymakers and regulators integrate elements from government strategies to respond and recover from the pandemic into energy sector planning. For instance, rural electrification strategies and plans could prioritize areas based on the presence of essential health facilities, key economic activities, particularly vulnerable populations, or other factors to concentrate efforts where COVID-19 impacts are highest. AMP national child projects can help enhance coordination between the energy and health sectors to ensure national electrification plans and </w:t>
      </w:r>
      <w:proofErr w:type="spellStart"/>
      <w:r w:rsidRPr="00FD2025">
        <w:rPr>
          <w:rFonts w:ascii="Calibri" w:hAnsi="Calibri" w:cs="Calibri"/>
          <w:color w:val="000000"/>
          <w:sz w:val="20"/>
          <w:szCs w:val="20"/>
        </w:rPr>
        <w:t>minigrid</w:t>
      </w:r>
      <w:proofErr w:type="spellEnd"/>
      <w:r w:rsidRPr="00FD2025">
        <w:rPr>
          <w:rFonts w:ascii="Calibri" w:hAnsi="Calibri" w:cs="Calibri"/>
          <w:color w:val="000000"/>
          <w:sz w:val="20"/>
          <w:szCs w:val="20"/>
        </w:rPr>
        <w:t xml:space="preserve"> sector planning consider the energy needs of the health sector. </w:t>
      </w:r>
    </w:p>
    <w:p w14:paraId="56B6834D" w14:textId="77777777" w:rsidR="000F67CB" w:rsidRPr="00FD2025" w:rsidRDefault="000F67CB" w:rsidP="00485121">
      <w:pPr>
        <w:pStyle w:val="ListParagraph"/>
        <w:numPr>
          <w:ilvl w:val="0"/>
          <w:numId w:val="177"/>
        </w:numPr>
        <w:jc w:val="both"/>
        <w:rPr>
          <w:rFonts w:ascii="Calibri" w:hAnsi="Calibri" w:cs="Calibri"/>
          <w:color w:val="000000"/>
          <w:sz w:val="20"/>
          <w:szCs w:val="20"/>
        </w:rPr>
      </w:pPr>
      <w:r w:rsidRPr="00FD2025">
        <w:rPr>
          <w:rFonts w:ascii="Calibri" w:hAnsi="Calibri" w:cs="Calibri"/>
          <w:b/>
          <w:bCs/>
          <w:color w:val="000000"/>
          <w:sz w:val="20"/>
          <w:szCs w:val="20"/>
        </w:rPr>
        <w:t xml:space="preserve">Health facilities as beneficiaries of specific </w:t>
      </w:r>
      <w:proofErr w:type="spellStart"/>
      <w:r w:rsidRPr="00FD2025">
        <w:rPr>
          <w:rFonts w:ascii="Calibri" w:hAnsi="Calibri" w:cs="Calibri"/>
          <w:b/>
          <w:bCs/>
          <w:color w:val="000000"/>
          <w:sz w:val="20"/>
          <w:szCs w:val="20"/>
        </w:rPr>
        <w:t>minigrid</w:t>
      </w:r>
      <w:proofErr w:type="spellEnd"/>
      <w:r w:rsidRPr="00FD2025">
        <w:rPr>
          <w:rFonts w:ascii="Calibri" w:hAnsi="Calibri" w:cs="Calibri"/>
          <w:b/>
          <w:bCs/>
          <w:color w:val="000000"/>
          <w:sz w:val="20"/>
          <w:szCs w:val="20"/>
        </w:rPr>
        <w:t xml:space="preserve"> investment pilots.</w:t>
      </w:r>
      <w:r w:rsidRPr="00FD2025">
        <w:rPr>
          <w:rFonts w:ascii="Calibri" w:hAnsi="Calibri" w:cs="Calibri"/>
          <w:color w:val="000000"/>
          <w:sz w:val="20"/>
          <w:szCs w:val="20"/>
        </w:rPr>
        <w:t xml:space="preserve"> AMP projects provide support to </w:t>
      </w:r>
      <w:proofErr w:type="gramStart"/>
      <w:r w:rsidRPr="00FD2025">
        <w:rPr>
          <w:rFonts w:ascii="Calibri" w:hAnsi="Calibri" w:cs="Calibri"/>
          <w:color w:val="000000"/>
          <w:sz w:val="20"/>
          <w:szCs w:val="20"/>
        </w:rPr>
        <w:t>a number of</w:t>
      </w:r>
      <w:proofErr w:type="gramEnd"/>
      <w:r w:rsidRPr="00FD2025">
        <w:rPr>
          <w:rFonts w:ascii="Calibri" w:hAnsi="Calibri" w:cs="Calibri"/>
          <w:color w:val="000000"/>
          <w:sz w:val="20"/>
          <w:szCs w:val="20"/>
        </w:rPr>
        <w:t xml:space="preserve"> specific </w:t>
      </w:r>
      <w:proofErr w:type="spellStart"/>
      <w:r w:rsidRPr="00FD2025">
        <w:rPr>
          <w:rFonts w:ascii="Calibri" w:hAnsi="Calibri" w:cs="Calibri"/>
          <w:color w:val="000000"/>
          <w:sz w:val="20"/>
          <w:szCs w:val="20"/>
        </w:rPr>
        <w:t>minigrid</w:t>
      </w:r>
      <w:proofErr w:type="spellEnd"/>
      <w:r w:rsidRPr="00FD2025">
        <w:rPr>
          <w:rFonts w:ascii="Calibri" w:hAnsi="Calibri" w:cs="Calibri"/>
          <w:color w:val="000000"/>
          <w:sz w:val="20"/>
          <w:szCs w:val="20"/>
        </w:rPr>
        <w:t xml:space="preserve"> investment pilots across AMP countries. Projects could use digital mapping tools to proactively identify </w:t>
      </w:r>
      <w:proofErr w:type="spellStart"/>
      <w:r w:rsidRPr="00FD2025">
        <w:rPr>
          <w:rFonts w:ascii="Calibri" w:hAnsi="Calibri" w:cs="Calibri"/>
          <w:color w:val="000000"/>
          <w:sz w:val="20"/>
          <w:szCs w:val="20"/>
        </w:rPr>
        <w:t>minigrid</w:t>
      </w:r>
      <w:proofErr w:type="spellEnd"/>
      <w:r w:rsidRPr="00FD2025">
        <w:rPr>
          <w:rFonts w:ascii="Calibri" w:hAnsi="Calibri" w:cs="Calibri"/>
          <w:color w:val="000000"/>
          <w:sz w:val="20"/>
          <w:szCs w:val="20"/>
        </w:rPr>
        <w:t xml:space="preserve"> sites that can benefit health facilities in addition to households, commercial, and productive users. </w:t>
      </w:r>
    </w:p>
    <w:p w14:paraId="188BDFFD" w14:textId="77777777" w:rsidR="000F67CB" w:rsidRPr="00FD2025" w:rsidRDefault="000F67CB" w:rsidP="00485121">
      <w:pPr>
        <w:pStyle w:val="ListParagraph"/>
        <w:numPr>
          <w:ilvl w:val="0"/>
          <w:numId w:val="177"/>
        </w:numPr>
        <w:jc w:val="both"/>
        <w:rPr>
          <w:rFonts w:ascii="Calibri" w:hAnsi="Calibri" w:cs="Calibri"/>
          <w:color w:val="000000"/>
          <w:sz w:val="20"/>
          <w:szCs w:val="20"/>
        </w:rPr>
      </w:pPr>
      <w:r w:rsidRPr="00FD2025">
        <w:rPr>
          <w:rFonts w:ascii="Calibri" w:hAnsi="Calibri" w:cs="Calibri"/>
          <w:b/>
          <w:bCs/>
          <w:color w:val="000000"/>
          <w:sz w:val="20"/>
          <w:szCs w:val="20"/>
        </w:rPr>
        <w:t xml:space="preserve">Improved business case for </w:t>
      </w:r>
      <w:proofErr w:type="spellStart"/>
      <w:r w:rsidRPr="00FD2025">
        <w:rPr>
          <w:rFonts w:ascii="Calibri" w:hAnsi="Calibri" w:cs="Calibri"/>
          <w:b/>
          <w:bCs/>
          <w:color w:val="000000"/>
          <w:sz w:val="20"/>
          <w:szCs w:val="20"/>
        </w:rPr>
        <w:t>minigrids</w:t>
      </w:r>
      <w:proofErr w:type="spellEnd"/>
      <w:r w:rsidRPr="00FD2025">
        <w:rPr>
          <w:rFonts w:ascii="Calibri" w:hAnsi="Calibri" w:cs="Calibri"/>
          <w:b/>
          <w:bCs/>
          <w:color w:val="000000"/>
          <w:sz w:val="20"/>
          <w:szCs w:val="20"/>
        </w:rPr>
        <w:t xml:space="preserve"> providing energy for health facilities.</w:t>
      </w:r>
      <w:r w:rsidRPr="00FD2025">
        <w:rPr>
          <w:rFonts w:ascii="Calibri" w:hAnsi="Calibri" w:cs="Calibri"/>
          <w:color w:val="000000"/>
          <w:sz w:val="20"/>
          <w:szCs w:val="20"/>
        </w:rPr>
        <w:t xml:space="preserve"> With its focus on </w:t>
      </w:r>
      <w:proofErr w:type="spellStart"/>
      <w:r w:rsidRPr="00FD2025">
        <w:rPr>
          <w:rFonts w:ascii="Calibri" w:hAnsi="Calibri" w:cs="Calibri"/>
          <w:color w:val="000000"/>
          <w:sz w:val="20"/>
          <w:szCs w:val="20"/>
        </w:rPr>
        <w:t>minigrid</w:t>
      </w:r>
      <w:proofErr w:type="spellEnd"/>
      <w:r w:rsidRPr="00FD2025">
        <w:rPr>
          <w:rFonts w:ascii="Calibri" w:hAnsi="Calibri" w:cs="Calibri"/>
          <w:color w:val="000000"/>
          <w:sz w:val="20"/>
          <w:szCs w:val="20"/>
        </w:rPr>
        <w:t xml:space="preserve"> cost-reduction, AMP could potentially add value in reducing the cost and increasing the commercial viability of </w:t>
      </w:r>
      <w:proofErr w:type="spellStart"/>
      <w:r w:rsidRPr="00FD2025">
        <w:rPr>
          <w:rFonts w:ascii="Calibri" w:hAnsi="Calibri" w:cs="Calibri"/>
          <w:color w:val="000000"/>
          <w:sz w:val="20"/>
          <w:szCs w:val="20"/>
        </w:rPr>
        <w:t>minigrids</w:t>
      </w:r>
      <w:proofErr w:type="spellEnd"/>
      <w:r w:rsidRPr="00FD2025">
        <w:rPr>
          <w:rFonts w:ascii="Calibri" w:hAnsi="Calibri" w:cs="Calibri"/>
          <w:color w:val="000000"/>
          <w:sz w:val="20"/>
          <w:szCs w:val="20"/>
        </w:rPr>
        <w:t xml:space="preserve"> providing energy for healthcare facilities in several ways including supporting governments: (</w:t>
      </w:r>
      <w:proofErr w:type="spellStart"/>
      <w:r w:rsidRPr="00FD2025">
        <w:rPr>
          <w:rFonts w:ascii="Calibri" w:hAnsi="Calibri" w:cs="Calibri"/>
          <w:color w:val="000000"/>
          <w:sz w:val="20"/>
          <w:szCs w:val="20"/>
        </w:rPr>
        <w:t>i</w:t>
      </w:r>
      <w:proofErr w:type="spellEnd"/>
      <w:r w:rsidRPr="00FD2025">
        <w:rPr>
          <w:rFonts w:ascii="Calibri" w:hAnsi="Calibri" w:cs="Calibri"/>
          <w:color w:val="000000"/>
          <w:sz w:val="20"/>
          <w:szCs w:val="20"/>
        </w:rPr>
        <w:t xml:space="preserve">) to improve data collection on energy access in the health sector and conducting comprehensive community energy needs assessments of health facilities that consider both electricity and thermal energy needs; and (ii) to utilize </w:t>
      </w:r>
      <w:r w:rsidRPr="00FD2025">
        <w:rPr>
          <w:rFonts w:ascii="Calibri" w:hAnsi="Calibri" w:cs="Calibri"/>
          <w:color w:val="000000"/>
          <w:sz w:val="20"/>
          <w:szCs w:val="20"/>
        </w:rPr>
        <w:lastRenderedPageBreak/>
        <w:t xml:space="preserve">specialized digital tools to assist </w:t>
      </w:r>
      <w:proofErr w:type="spellStart"/>
      <w:r w:rsidRPr="00FD2025">
        <w:rPr>
          <w:rFonts w:ascii="Calibri" w:hAnsi="Calibri" w:cs="Calibri"/>
          <w:color w:val="000000"/>
          <w:sz w:val="20"/>
          <w:szCs w:val="20"/>
        </w:rPr>
        <w:t>minigrid</w:t>
      </w:r>
      <w:proofErr w:type="spellEnd"/>
      <w:r w:rsidRPr="00FD2025">
        <w:rPr>
          <w:rFonts w:ascii="Calibri" w:hAnsi="Calibri" w:cs="Calibri"/>
          <w:color w:val="000000"/>
          <w:sz w:val="20"/>
          <w:szCs w:val="20"/>
        </w:rPr>
        <w:t xml:space="preserve"> operators in targeting health care providers and designing appropriate </w:t>
      </w:r>
      <w:proofErr w:type="spellStart"/>
      <w:r w:rsidRPr="00FD2025">
        <w:rPr>
          <w:rFonts w:ascii="Calibri" w:hAnsi="Calibri" w:cs="Calibri"/>
          <w:color w:val="000000"/>
          <w:sz w:val="20"/>
          <w:szCs w:val="20"/>
        </w:rPr>
        <w:t>minigrid</w:t>
      </w:r>
      <w:proofErr w:type="spellEnd"/>
      <w:r w:rsidRPr="00FD2025">
        <w:rPr>
          <w:rFonts w:ascii="Calibri" w:hAnsi="Calibri" w:cs="Calibri"/>
          <w:color w:val="000000"/>
          <w:sz w:val="20"/>
          <w:szCs w:val="20"/>
        </w:rPr>
        <w:t xml:space="preserve"> systems for rural health clinics.</w:t>
      </w:r>
    </w:p>
    <w:p w14:paraId="710D0634" w14:textId="45ACFDA8" w:rsidR="000F67CB" w:rsidRPr="00FD2025" w:rsidRDefault="000F67CB" w:rsidP="00485121">
      <w:pPr>
        <w:pStyle w:val="ListParagraph"/>
        <w:numPr>
          <w:ilvl w:val="0"/>
          <w:numId w:val="177"/>
        </w:numPr>
        <w:jc w:val="both"/>
        <w:rPr>
          <w:rFonts w:ascii="Calibri" w:hAnsi="Calibri" w:cs="Calibri"/>
          <w:color w:val="000000"/>
          <w:sz w:val="20"/>
          <w:szCs w:val="20"/>
        </w:rPr>
      </w:pPr>
      <w:r w:rsidRPr="00FD2025">
        <w:rPr>
          <w:rFonts w:ascii="Calibri" w:hAnsi="Calibri" w:cs="Calibri"/>
          <w:b/>
          <w:bCs/>
          <w:color w:val="000000"/>
          <w:sz w:val="20"/>
          <w:szCs w:val="20"/>
        </w:rPr>
        <w:t>Communities of Practice focused on COVID-19 impacts.</w:t>
      </w:r>
      <w:r w:rsidRPr="00FD2025">
        <w:rPr>
          <w:rFonts w:ascii="Calibri" w:hAnsi="Calibri" w:cs="Calibri"/>
          <w:color w:val="000000"/>
          <w:sz w:val="20"/>
          <w:szCs w:val="20"/>
        </w:rPr>
        <w:t xml:space="preserve"> If there was enough interest among several countries AMP could specifically create a specific Community of Practice (CoP) to focus on impacts, risks and opportunities around </w:t>
      </w:r>
      <w:proofErr w:type="spellStart"/>
      <w:r w:rsidRPr="00FD2025">
        <w:rPr>
          <w:rFonts w:ascii="Calibri" w:hAnsi="Calibri" w:cs="Calibri"/>
          <w:color w:val="000000"/>
          <w:sz w:val="20"/>
          <w:szCs w:val="20"/>
        </w:rPr>
        <w:t>minigrids</w:t>
      </w:r>
      <w:proofErr w:type="spellEnd"/>
      <w:r w:rsidRPr="00FD2025">
        <w:rPr>
          <w:rFonts w:ascii="Calibri" w:hAnsi="Calibri" w:cs="Calibri"/>
          <w:color w:val="000000"/>
          <w:sz w:val="20"/>
          <w:szCs w:val="20"/>
        </w:rPr>
        <w:t xml:space="preserve"> and the global pandemic. This would allow AMP countries to document and exchange experiences and knowledge on how off-grid lighting and electrification can alleviate some of the disadvantages and challenges experienced by households, productive users, health facilities and communities without access to electricity in facing the different stages of the COVID-19 pandemic and bolster recovery efforts. </w:t>
      </w:r>
    </w:p>
    <w:p w14:paraId="2DD45610" w14:textId="6624DD8D" w:rsidR="004F4B7C" w:rsidRDefault="004F4B7C" w:rsidP="00544B05">
      <w:pPr>
        <w:rPr>
          <w:rFonts w:ascii="Calibri" w:hAnsi="Calibri" w:cs="Calibri"/>
          <w:color w:val="000000"/>
          <w:sz w:val="20"/>
          <w:szCs w:val="20"/>
        </w:rPr>
      </w:pPr>
    </w:p>
    <w:p w14:paraId="2FCB91E4" w14:textId="77777777" w:rsidR="00821CF7" w:rsidRDefault="00821CF7" w:rsidP="00821CF7">
      <w:pPr>
        <w:rPr>
          <w:rFonts w:ascii="Calibri" w:hAnsi="Calibri" w:cs="Calibri"/>
          <w:color w:val="000000"/>
          <w:sz w:val="20"/>
          <w:szCs w:val="20"/>
        </w:rPr>
        <w:sectPr w:rsidR="00821CF7" w:rsidSect="004F4B7C">
          <w:pgSz w:w="12240" w:h="15840" w:code="1"/>
          <w:pgMar w:top="1440" w:right="1440" w:bottom="1440" w:left="1440" w:header="720" w:footer="720" w:gutter="0"/>
          <w:cols w:space="720"/>
          <w:docGrid w:linePitch="360"/>
        </w:sectPr>
      </w:pPr>
    </w:p>
    <w:p w14:paraId="586D2C52" w14:textId="77777777" w:rsidR="00821CF7" w:rsidRDefault="00821CF7" w:rsidP="00821CF7">
      <w:pPr>
        <w:rPr>
          <w:color w:val="000000"/>
        </w:rPr>
      </w:pPr>
    </w:p>
    <w:p w14:paraId="1ED10239" w14:textId="66E3D1CD" w:rsidR="00821CF7" w:rsidRDefault="00821CF7" w:rsidP="00821CF7">
      <w:pPr>
        <w:pStyle w:val="Heading2"/>
        <w:ind w:left="0"/>
        <w:rPr>
          <w:rFonts w:ascii="Calibri" w:hAnsi="Calibri"/>
          <w:szCs w:val="22"/>
        </w:rPr>
      </w:pPr>
      <w:bookmarkStart w:id="106" w:name="_Toc84428437"/>
      <w:r w:rsidRPr="00FD2025">
        <w:rPr>
          <w:rFonts w:ascii="Calibri" w:hAnsi="Calibri"/>
          <w:szCs w:val="22"/>
        </w:rPr>
        <w:t xml:space="preserve">Annex 20:  Africa </w:t>
      </w:r>
      <w:proofErr w:type="spellStart"/>
      <w:r w:rsidRPr="00FD2025">
        <w:rPr>
          <w:rFonts w:ascii="Calibri" w:hAnsi="Calibri"/>
          <w:szCs w:val="22"/>
        </w:rPr>
        <w:t>Minigrids</w:t>
      </w:r>
      <w:proofErr w:type="spellEnd"/>
      <w:r w:rsidRPr="00FD2025">
        <w:rPr>
          <w:rFonts w:ascii="Calibri" w:hAnsi="Calibri"/>
          <w:szCs w:val="22"/>
        </w:rPr>
        <w:t xml:space="preserve"> Program Theory of Change</w:t>
      </w:r>
      <w:bookmarkEnd w:id="106"/>
      <w:r>
        <w:rPr>
          <w:rFonts w:ascii="Calibri" w:hAnsi="Calibri"/>
          <w:szCs w:val="22"/>
        </w:rPr>
        <w:t xml:space="preserve">   </w:t>
      </w:r>
    </w:p>
    <w:p w14:paraId="534F0B4A" w14:textId="4CF48C46" w:rsidR="00821CF7" w:rsidRDefault="00821CF7" w:rsidP="00821CF7">
      <w:pPr>
        <w:rPr>
          <w:rFonts w:ascii="Calibri" w:hAnsi="Calibri" w:cs="Calibri"/>
          <w:sz w:val="20"/>
          <w:szCs w:val="20"/>
        </w:rPr>
      </w:pPr>
    </w:p>
    <w:p w14:paraId="5CB63B5C" w14:textId="6EAFC8E1" w:rsidR="00821CF7" w:rsidRDefault="00821CF7" w:rsidP="00821CF7">
      <w:pPr>
        <w:rPr>
          <w:rFonts w:ascii="Calibri" w:hAnsi="Calibri" w:cs="Calibri"/>
          <w:sz w:val="20"/>
          <w:szCs w:val="20"/>
        </w:rPr>
      </w:pPr>
      <w:r>
        <w:rPr>
          <w:rFonts w:ascii="Calibri" w:hAnsi="Calibri" w:cs="Calibri"/>
          <w:noProof/>
          <w:sz w:val="20"/>
          <w:szCs w:val="20"/>
        </w:rPr>
        <w:drawing>
          <wp:inline distT="0" distB="0" distL="0" distR="0" wp14:anchorId="68BA51C7" wp14:editId="499E00C4">
            <wp:extent cx="8229600" cy="4118610"/>
            <wp:effectExtent l="0" t="0" r="0"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8229600" cy="4118610"/>
                    </a:xfrm>
                    <a:prstGeom prst="rect">
                      <a:avLst/>
                    </a:prstGeom>
                  </pic:spPr>
                </pic:pic>
              </a:graphicData>
            </a:graphic>
          </wp:inline>
        </w:drawing>
      </w:r>
    </w:p>
    <w:p w14:paraId="7248063C" w14:textId="77777777" w:rsidR="00821CF7" w:rsidRPr="00D3695D" w:rsidRDefault="00821CF7" w:rsidP="00821CF7">
      <w:pPr>
        <w:rPr>
          <w:rFonts w:ascii="Calibri" w:hAnsi="Calibri" w:cs="Calibri"/>
          <w:sz w:val="20"/>
          <w:szCs w:val="20"/>
        </w:rPr>
      </w:pPr>
    </w:p>
    <w:p w14:paraId="75D9316B" w14:textId="77777777" w:rsidR="00821CF7" w:rsidRPr="00485121" w:rsidRDefault="00821CF7" w:rsidP="00544B05">
      <w:pPr>
        <w:rPr>
          <w:rFonts w:ascii="Calibri" w:hAnsi="Calibri" w:cs="Calibri"/>
          <w:color w:val="000000"/>
          <w:sz w:val="20"/>
          <w:szCs w:val="20"/>
        </w:rPr>
      </w:pPr>
    </w:p>
    <w:sectPr w:rsidR="00821CF7" w:rsidRPr="00485121" w:rsidSect="00821CF7">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89BD0" w14:textId="77777777" w:rsidR="009D68E4" w:rsidRDefault="009D68E4">
      <w:r>
        <w:separator/>
      </w:r>
    </w:p>
  </w:endnote>
  <w:endnote w:type="continuationSeparator" w:id="0">
    <w:p w14:paraId="71B0C75D" w14:textId="77777777" w:rsidR="009D68E4" w:rsidRDefault="009D68E4">
      <w:r>
        <w:continuationSeparator/>
      </w:r>
    </w:p>
  </w:endnote>
  <w:endnote w:type="continuationNotice" w:id="1">
    <w:p w14:paraId="30838C62" w14:textId="77777777" w:rsidR="009D68E4" w:rsidRDefault="009D68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 w:name="Open Sans">
    <w:charset w:val="00"/>
    <w:family w:val="swiss"/>
    <w:pitch w:val="variable"/>
    <w:sig w:usb0="E00002EF" w:usb1="4000205B" w:usb2="00000028" w:usb3="00000000" w:csb0="0000019F" w:csb1="00000000"/>
  </w:font>
  <w:font w:name="Meiryo">
    <w:charset w:val="80"/>
    <w:family w:val="swiss"/>
    <w:pitch w:val="variable"/>
    <w:sig w:usb0="E00002FF" w:usb1="6AC7FFFF" w:usb2="08000012" w:usb3="00000000" w:csb0="0002009F" w:csb1="00000000"/>
  </w:font>
  <w:font w:name="Times New Roman Boldim">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venir Next Regular">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E292A" w14:textId="77777777" w:rsidR="00976B58" w:rsidRPr="0086069F" w:rsidRDefault="00976B58"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Pr>
        <w:noProof/>
        <w:sz w:val="18"/>
        <w:szCs w:val="18"/>
      </w:rPr>
      <w:t>57</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631DFC62" w14:textId="77777777" w:rsidR="00976B58" w:rsidRDefault="00976B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0A796" w14:textId="77777777" w:rsidR="00976B58" w:rsidRPr="00CE62FD" w:rsidRDefault="00976B58"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Pr>
        <w:noProof/>
        <w:sz w:val="18"/>
        <w:szCs w:val="18"/>
      </w:rPr>
      <w:t>74</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2479D646" w14:textId="77777777" w:rsidR="00976B58" w:rsidRDefault="00976B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ECFC1" w14:textId="77777777" w:rsidR="00976B58" w:rsidRDefault="00976B58" w:rsidP="00FD3A8F">
    <w:pPr>
      <w:pStyle w:val="Header"/>
    </w:pPr>
  </w:p>
  <w:p w14:paraId="4DF4F3DB" w14:textId="77777777" w:rsidR="00976B58" w:rsidRDefault="00976B58" w:rsidP="0003763F">
    <w:pPr>
      <w:pStyle w:val="Footer"/>
      <w:pBdr>
        <w:top w:val="single" w:sz="4" w:space="1" w:color="D9D9D9"/>
      </w:pBdr>
      <w:jc w:val="right"/>
    </w:pPr>
    <w:r>
      <w:fldChar w:fldCharType="begin"/>
    </w:r>
    <w:r>
      <w:instrText xml:space="preserve"> PAGE   \* MERGEFORMAT </w:instrText>
    </w:r>
    <w:r>
      <w:fldChar w:fldCharType="separate"/>
    </w:r>
    <w:r>
      <w:rPr>
        <w:noProof/>
      </w:rPr>
      <w:t>136</w:t>
    </w:r>
    <w:r>
      <w:rPr>
        <w:noProof/>
      </w:rPr>
      <w:fldChar w:fldCharType="end"/>
    </w:r>
    <w:r>
      <w:t xml:space="preserve"> | </w:t>
    </w:r>
    <w:r w:rsidRPr="0003763F">
      <w:rPr>
        <w:color w:val="7F7F7F"/>
        <w:spacing w:val="60"/>
      </w:rPr>
      <w:t>Page</w:t>
    </w:r>
  </w:p>
  <w:p w14:paraId="493C031B" w14:textId="77777777" w:rsidR="00976B58" w:rsidRDefault="00976B58" w:rsidP="00FD3A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EEEDE" w14:textId="77777777" w:rsidR="00976B58" w:rsidRDefault="00976B58">
    <w:pPr>
      <w:pStyle w:val="BodyText"/>
      <w:spacing w:line="14" w:lineRule="auto"/>
    </w:pPr>
    <w:r>
      <w:rPr>
        <w:noProof/>
      </w:rPr>
      <mc:AlternateContent>
        <mc:Choice Requires="wps">
          <w:drawing>
            <wp:anchor distT="0" distB="0" distL="114300" distR="114300" simplePos="0" relativeHeight="251658240" behindDoc="1" locked="0" layoutInCell="1" allowOverlap="1" wp14:anchorId="366AFF9C" wp14:editId="41DCD977">
              <wp:simplePos x="0" y="0"/>
              <wp:positionH relativeFrom="page">
                <wp:posOffset>6717030</wp:posOffset>
              </wp:positionH>
              <wp:positionV relativeFrom="page">
                <wp:posOffset>9461500</wp:posOffset>
              </wp:positionV>
              <wp:extent cx="153670" cy="152400"/>
              <wp:effectExtent l="1905" t="3175"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D9A54" w14:textId="77777777" w:rsidR="00976B58" w:rsidRDefault="00976B58">
                          <w:pPr>
                            <w:pStyle w:val="BodyText"/>
                            <w:spacing w:line="223" w:lineRule="exact"/>
                            <w:ind w:left="20"/>
                          </w:pPr>
                          <w: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6AFF9C" id="_x0000_t202" coordsize="21600,21600" o:spt="202" path="m,l,21600r21600,l21600,xe">
              <v:stroke joinstyle="miter"/>
              <v:path gradientshapeok="t" o:connecttype="rect"/>
            </v:shapetype>
            <v:shape id="Text Box 3" o:spid="_x0000_s1048" type="#_x0000_t202" style="position:absolute;left:0;text-align:left;margin-left:528.9pt;margin-top:745pt;width:12.1pt;height:1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" filled="f" stroked="f">
              <v:textbox inset="0,0,0,0">
                <w:txbxContent>
                  <w:p w14:paraId="0D0D9A54" w14:textId="77777777" w:rsidR="00976B58" w:rsidRDefault="00976B58">
                    <w:pPr>
                      <w:pStyle w:val="BodyText"/>
                      <w:spacing w:line="223" w:lineRule="exact"/>
                      <w:ind w:left="20"/>
                    </w:pPr>
                    <w:r>
                      <w:t>30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9604346"/>
      <w:docPartObj>
        <w:docPartGallery w:val="Page Numbers (Bottom of Page)"/>
        <w:docPartUnique/>
      </w:docPartObj>
    </w:sdtPr>
    <w:sdtEndPr>
      <w:rPr>
        <w:color w:val="7F7F7F" w:themeColor="background1" w:themeShade="7F"/>
        <w:spacing w:val="60"/>
        <w:szCs w:val="20"/>
      </w:rPr>
    </w:sdtEndPr>
    <w:sdtContent>
      <w:p w14:paraId="2E5DA87B" w14:textId="77777777" w:rsidR="00976B58" w:rsidRPr="00242A90" w:rsidRDefault="00976B58">
        <w:pPr>
          <w:pStyle w:val="Footer"/>
          <w:pBdr>
            <w:top w:val="single" w:sz="4" w:space="1" w:color="D9D9D9" w:themeColor="background1" w:themeShade="D9"/>
          </w:pBdr>
          <w:jc w:val="right"/>
          <w:rPr>
            <w:szCs w:val="20"/>
          </w:rPr>
        </w:pPr>
        <w:r w:rsidRPr="00242A90">
          <w:rPr>
            <w:szCs w:val="20"/>
          </w:rPr>
          <w:fldChar w:fldCharType="begin"/>
        </w:r>
        <w:r w:rsidRPr="00242A90">
          <w:rPr>
            <w:szCs w:val="20"/>
          </w:rPr>
          <w:instrText xml:space="preserve"> PAGE   \* MERGEFORMAT </w:instrText>
        </w:r>
        <w:r w:rsidRPr="00242A90">
          <w:rPr>
            <w:szCs w:val="20"/>
          </w:rPr>
          <w:fldChar w:fldCharType="separate"/>
        </w:r>
        <w:r>
          <w:rPr>
            <w:noProof/>
            <w:szCs w:val="20"/>
          </w:rPr>
          <w:t>21</w:t>
        </w:r>
        <w:r w:rsidRPr="00242A90">
          <w:rPr>
            <w:noProof/>
            <w:szCs w:val="20"/>
          </w:rPr>
          <w:fldChar w:fldCharType="end"/>
        </w:r>
        <w:r w:rsidRPr="00242A90">
          <w:rPr>
            <w:szCs w:val="20"/>
          </w:rPr>
          <w:t xml:space="preserve"> | </w:t>
        </w:r>
        <w:r w:rsidRPr="00242A90">
          <w:rPr>
            <w:color w:val="7F7F7F" w:themeColor="background1" w:themeShade="7F"/>
            <w:spacing w:val="60"/>
            <w:szCs w:val="2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03CE5" w14:textId="77777777" w:rsidR="009D68E4" w:rsidRDefault="009D68E4">
      <w:r>
        <w:separator/>
      </w:r>
    </w:p>
  </w:footnote>
  <w:footnote w:type="continuationSeparator" w:id="0">
    <w:p w14:paraId="4BA2A185" w14:textId="77777777" w:rsidR="009D68E4" w:rsidRDefault="009D68E4">
      <w:r>
        <w:continuationSeparator/>
      </w:r>
    </w:p>
  </w:footnote>
  <w:footnote w:type="continuationNotice" w:id="1">
    <w:p w14:paraId="63EB9BB7" w14:textId="77777777" w:rsidR="009D68E4" w:rsidRDefault="009D68E4"/>
  </w:footnote>
  <w:footnote w:id="2">
    <w:p w14:paraId="4DC7D169" w14:textId="5E84BD6E" w:rsidR="00976B58" w:rsidRDefault="00976B58" w:rsidP="0090635E">
      <w:pPr>
        <w:pStyle w:val="FootnoteText"/>
      </w:pPr>
      <w:r>
        <w:rPr>
          <w:rStyle w:val="FootnoteReference"/>
        </w:rPr>
        <w:footnoteRef/>
      </w:r>
      <w:r>
        <w:t xml:space="preserve"> Cooperation Framework between Burkina Faso and the United Nations System (UNDAF) 2018 - 2020</w:t>
      </w:r>
    </w:p>
  </w:footnote>
  <w:footnote w:id="3">
    <w:p w14:paraId="41D4F64C" w14:textId="79A76058" w:rsidR="00976B58" w:rsidRDefault="00976B58">
      <w:pPr>
        <w:pStyle w:val="FootnoteText"/>
      </w:pPr>
      <w:r>
        <w:rPr>
          <w:rStyle w:val="FootnoteReference"/>
        </w:rPr>
        <w:footnoteRef/>
      </w:r>
      <w:r>
        <w:t xml:space="preserve"> </w:t>
      </w:r>
      <w:r w:rsidRPr="0090635E">
        <w:t>Country programme document for Burkina Faso (2018-2020)</w:t>
      </w:r>
    </w:p>
  </w:footnote>
  <w:footnote w:id="4">
    <w:p w14:paraId="7580423C" w14:textId="37325D43" w:rsidR="00976B58" w:rsidRPr="005D330B" w:rsidRDefault="00976B58" w:rsidP="00164E11">
      <w:pPr>
        <w:pStyle w:val="FootnoteText"/>
      </w:pPr>
      <w:r w:rsidRPr="005D330B">
        <w:rPr>
          <w:rStyle w:val="FootnoteReference"/>
        </w:rPr>
        <w:footnoteRef/>
      </w:r>
      <w:r w:rsidRPr="005D330B">
        <w:t xml:space="preserve"> </w:t>
      </w:r>
      <w:r>
        <w:t xml:space="preserve">Local Project Appraisal Committee, consisting of Country Office, Implementation Partner and key country and development partners, convened just before endorsement as a final step to ensure alignment. </w:t>
      </w:r>
    </w:p>
  </w:footnote>
  <w:footnote w:id="5">
    <w:p w14:paraId="3F84C9EB" w14:textId="5E498A24" w:rsidR="00976B58" w:rsidRDefault="00976B58">
      <w:pPr>
        <w:pStyle w:val="FootnoteText"/>
      </w:pPr>
      <w:r w:rsidRPr="00CC1F5D">
        <w:rPr>
          <w:rStyle w:val="FootnoteReference"/>
        </w:rPr>
        <w:footnoteRef/>
      </w:r>
      <w:r w:rsidRPr="00CC1F5D">
        <w:t xml:space="preserve"> Out of this total, USD 2,080,867 are co-financed activities administered by UNDP and not contributing to project results. This co-financing corresponds to three other projects (UNDP/PACOS, UNDP/GOLCOS and PAMED) implemented by UNDP Burkina Faso which will support Components 1 and 2 of the project.</w:t>
      </w:r>
      <w:r>
        <w:t xml:space="preserve"> </w:t>
      </w:r>
    </w:p>
  </w:footnote>
  <w:footnote w:id="6">
    <w:p w14:paraId="4A9C7BD4" w14:textId="289E0C1C" w:rsidR="00976B58" w:rsidRPr="001D072B" w:rsidRDefault="00976B58" w:rsidP="00901804">
      <w:pPr>
        <w:pStyle w:val="FootnoteText"/>
        <w:rPr>
          <w:i/>
        </w:rPr>
      </w:pPr>
      <w:r w:rsidRPr="0037184F">
        <w:rPr>
          <w:rStyle w:val="FootnoteReference"/>
          <w:rFonts w:ascii="Calibri" w:hAnsi="Calibri"/>
          <w:vertAlign w:val="baseline"/>
        </w:rPr>
        <w:footnoteRef/>
      </w:r>
      <w:r w:rsidRPr="0037184F">
        <w:t xml:space="preserve"> </w:t>
      </w:r>
      <w:r w:rsidRPr="0037184F">
        <w:rPr>
          <w:i/>
        </w:rPr>
        <w:t>Other evidence of government agreement may be accepted in lieu of a signature, unless the programme country government requires a signature.</w:t>
      </w:r>
    </w:p>
  </w:footnote>
  <w:footnote w:id="7">
    <w:p w14:paraId="70474ADB" w14:textId="3A1433D4" w:rsidR="00976B58" w:rsidRPr="001D072B" w:rsidRDefault="00976B58" w:rsidP="00901804">
      <w:pPr>
        <w:pStyle w:val="FootnoteText"/>
        <w:rPr>
          <w:i/>
        </w:rPr>
      </w:pPr>
      <w:r w:rsidRPr="0037184F">
        <w:rPr>
          <w:rStyle w:val="FootnoteReference"/>
          <w:rFonts w:ascii="Calibri" w:hAnsi="Calibri"/>
          <w:i/>
          <w:vertAlign w:val="baseline"/>
        </w:rPr>
        <w:footnoteRef/>
      </w:r>
      <w:r w:rsidRPr="0037184F">
        <w:rPr>
          <w:i/>
        </w:rPr>
        <w:t xml:space="preserve"> Not required when UNDP is the implementing partner (i.e. DIM implementation modality). If a UN Agency is the implementing partner, and has signed a SBEAA with UNDP, then the Government Development Coordination Authority, UNDP and UN Agency sign the project document. If an IGO is the implementing partner, and has signed a SBEAA with UNDP, then the Government Development Coordination Authority, UNDP and IGO sign the project document. If a CSO/NGO is the implementing partner, the Government Development Coordination Authority and UNDP sign the project document and attached it to the Project Cooperation Agreement to be signed by the CSO/NGO and UNDP. </w:t>
      </w:r>
    </w:p>
  </w:footnote>
  <w:footnote w:id="8">
    <w:p w14:paraId="0E6D5CA9" w14:textId="34B4974C" w:rsidR="00976B58" w:rsidRPr="00AF0DAA" w:rsidRDefault="00976B58">
      <w:pPr>
        <w:pStyle w:val="FootnoteText"/>
        <w:rPr>
          <w:i/>
        </w:rPr>
      </w:pPr>
      <w:r w:rsidRPr="0037184F">
        <w:rPr>
          <w:rStyle w:val="FootnoteReference"/>
          <w:i/>
        </w:rPr>
        <w:footnoteRef/>
      </w:r>
      <w:r w:rsidRPr="0037184F">
        <w:rPr>
          <w:i/>
        </w:rPr>
        <w:t xml:space="preserve"> For NIM projects this is the Resident Representative. For DIM projects in a single country this is the Resident Representative. For global, regional DIM projects this is BPPS.</w:t>
      </w:r>
    </w:p>
  </w:footnote>
  <w:footnote w:id="9">
    <w:p w14:paraId="28BE88C6" w14:textId="43A78DE0" w:rsidR="00976B58" w:rsidRPr="003511A9" w:rsidRDefault="00976B58">
      <w:pPr>
        <w:pStyle w:val="FootnoteText"/>
      </w:pPr>
      <w:r>
        <w:rPr>
          <w:rStyle w:val="FootnoteReference"/>
        </w:rPr>
        <w:footnoteRef/>
      </w:r>
      <w:r>
        <w:t xml:space="preserve"> World Bank online country data page: </w:t>
      </w:r>
      <w:hyperlink r:id="rId1" w:history="1">
        <w:r w:rsidRPr="007131F1">
          <w:rPr>
            <w:rStyle w:val="Hyperlink"/>
          </w:rPr>
          <w:t>https://data.worldbank.org/country/BF</w:t>
        </w:r>
      </w:hyperlink>
    </w:p>
  </w:footnote>
  <w:footnote w:id="10">
    <w:p w14:paraId="7F33520C" w14:textId="5B20CE99" w:rsidR="00976B58" w:rsidRPr="003511A9" w:rsidRDefault="00976B58">
      <w:pPr>
        <w:pStyle w:val="FootnoteText"/>
      </w:pPr>
      <w:r>
        <w:rPr>
          <w:rStyle w:val="FootnoteReference"/>
        </w:rPr>
        <w:footnoteRef/>
      </w:r>
      <w:r>
        <w:t xml:space="preserve"> UNDP</w:t>
      </w:r>
      <w:r w:rsidRPr="003511A9">
        <w:t xml:space="preserve"> Human Development Report 2020</w:t>
      </w:r>
      <w:r>
        <w:t xml:space="preserve">: </w:t>
      </w:r>
      <w:r w:rsidRPr="003511A9">
        <w:t>http://hdr.undp.org/sites/all/themes/hdr_theme/country-notes/BFA.pdf</w:t>
      </w:r>
    </w:p>
  </w:footnote>
  <w:footnote w:id="11">
    <w:p w14:paraId="22935752" w14:textId="77777777" w:rsidR="00976B58" w:rsidRPr="00AD0B43" w:rsidRDefault="00976B58" w:rsidP="00DB797A">
      <w:pPr>
        <w:pStyle w:val="FootnoteText"/>
      </w:pPr>
      <w:r>
        <w:rPr>
          <w:rStyle w:val="FootnoteReference"/>
        </w:rPr>
        <w:footnoteRef/>
      </w:r>
      <w:r>
        <w:t xml:space="preserve"> </w:t>
      </w:r>
      <w:hyperlink r:id="rId2" w:history="1">
        <w:r w:rsidRPr="007131F1">
          <w:rPr>
            <w:rStyle w:val="Hyperlink"/>
          </w:rPr>
          <w:t>https://www.undp.org/content/undp/en/home/coronavirus/socio-economic-impact-of-covid-19.html</w:t>
        </w:r>
      </w:hyperlink>
    </w:p>
  </w:footnote>
  <w:footnote w:id="12">
    <w:p w14:paraId="694715CA" w14:textId="77777777" w:rsidR="00976B58" w:rsidRPr="00A71F50" w:rsidRDefault="00976B58" w:rsidP="00DC1C6A">
      <w:pPr>
        <w:pStyle w:val="FootnoteText"/>
      </w:pPr>
      <w:r>
        <w:rPr>
          <w:rStyle w:val="FootnoteReference"/>
        </w:rPr>
        <w:footnoteRef/>
      </w:r>
      <w:r>
        <w:t xml:space="preserve"> Energy sector vision (MOE, July 2018)</w:t>
      </w:r>
    </w:p>
  </w:footnote>
  <w:footnote w:id="13">
    <w:p w14:paraId="3E839EA1" w14:textId="47A9F7D3" w:rsidR="00976B58" w:rsidRPr="00AD0B43" w:rsidRDefault="00976B58">
      <w:pPr>
        <w:pStyle w:val="FootnoteText"/>
      </w:pPr>
      <w:r>
        <w:rPr>
          <w:rStyle w:val="FootnoteReference"/>
        </w:rPr>
        <w:footnoteRef/>
      </w:r>
      <w:r>
        <w:t xml:space="preserve"> </w:t>
      </w:r>
      <w:r w:rsidRPr="00AD0B43">
        <w:t>Off-Grid Solar Market Assessment Burkina F</w:t>
      </w:r>
      <w:r>
        <w:t>aso Report” in the framework of the Regional Offgrid Electrification Project (</w:t>
      </w:r>
      <w:r w:rsidRPr="00AD0B43">
        <w:t>ROGEP</w:t>
      </w:r>
      <w:r>
        <w:t>)</w:t>
      </w:r>
      <w:r w:rsidRPr="00AD0B43">
        <w:t xml:space="preserve"> http://www.ecreee.org/sites/default/files/ecreee_rogep_regional_report.pdf</w:t>
      </w:r>
    </w:p>
  </w:footnote>
  <w:footnote w:id="14">
    <w:p w14:paraId="11846845" w14:textId="77777777" w:rsidR="00976B58" w:rsidRDefault="00976B58">
      <w:pPr>
        <w:pStyle w:val="FootnoteText"/>
      </w:pPr>
      <w:r>
        <w:rPr>
          <w:rStyle w:val="FootnoteReference"/>
        </w:rPr>
        <w:footnoteRef/>
      </w:r>
      <w:r>
        <w:t xml:space="preserve"> </w:t>
      </w:r>
      <w:r w:rsidRPr="001F0A89">
        <w:t>Burkina Faso launches Sahel region's largest solar power plant</w:t>
      </w:r>
      <w:r>
        <w:t xml:space="preserve">    </w:t>
      </w:r>
    </w:p>
    <w:p w14:paraId="2E632F85" w14:textId="1FA0E0EE" w:rsidR="00976B58" w:rsidRDefault="00000000">
      <w:pPr>
        <w:pStyle w:val="FootnoteText"/>
      </w:pPr>
      <w:hyperlink r:id="rId3" w:history="1">
        <w:r w:rsidR="00976B58" w:rsidRPr="00EE2A74">
          <w:rPr>
            <w:rStyle w:val="Hyperlink"/>
          </w:rPr>
          <w:t>http://www.ecreee.org/news/burkina-faso-launches-sahel-regions-largest-solar-power-plant</w:t>
        </w:r>
      </w:hyperlink>
      <w:r w:rsidR="00976B58">
        <w:t xml:space="preserve"> </w:t>
      </w:r>
    </w:p>
  </w:footnote>
  <w:footnote w:id="15">
    <w:p w14:paraId="3118CA30" w14:textId="1CA871A2" w:rsidR="00976B58" w:rsidRDefault="00976B58">
      <w:pPr>
        <w:pStyle w:val="FootnoteText"/>
      </w:pPr>
      <w:r>
        <w:rPr>
          <w:rStyle w:val="FootnoteReference"/>
        </w:rPr>
        <w:footnoteRef/>
      </w:r>
      <w:r>
        <w:t xml:space="preserve"> International Telecommunication Union (ITU), </w:t>
      </w:r>
      <w:hyperlink r:id="rId4" w:history="1">
        <w:r w:rsidRPr="00F51C45">
          <w:rPr>
            <w:rStyle w:val="Hyperlink"/>
          </w:rPr>
          <w:t>Burkina Faso Country Profile</w:t>
        </w:r>
      </w:hyperlink>
      <w:r>
        <w:t xml:space="preserve">, 2018. </w:t>
      </w:r>
    </w:p>
  </w:footnote>
  <w:footnote w:id="16">
    <w:p w14:paraId="407F2C75" w14:textId="60EC7415" w:rsidR="00976B58" w:rsidRDefault="00976B58">
      <w:pPr>
        <w:pStyle w:val="FootnoteText"/>
      </w:pPr>
      <w:r>
        <w:rPr>
          <w:rStyle w:val="FootnoteReference"/>
        </w:rPr>
        <w:footnoteRef/>
      </w:r>
      <w:r>
        <w:t xml:space="preserve"> ITU estimates as of 2018. </w:t>
      </w:r>
    </w:p>
  </w:footnote>
  <w:footnote w:id="17">
    <w:p w14:paraId="2F614DD7" w14:textId="77777777" w:rsidR="00976B58" w:rsidRPr="005F711B" w:rsidRDefault="00976B58" w:rsidP="00CC2498">
      <w:pPr>
        <w:pStyle w:val="FootnoteText"/>
      </w:pPr>
      <w:r w:rsidRPr="005F711B">
        <w:rPr>
          <w:rStyle w:val="FootnoteReference"/>
        </w:rPr>
        <w:footnoteRef/>
      </w:r>
      <w:r w:rsidRPr="005F711B">
        <w:t xml:space="preserve"> World Bank (2019) Tracking SDG 7, The Energy Progress Report</w:t>
      </w:r>
    </w:p>
  </w:footnote>
  <w:footnote w:id="18">
    <w:p w14:paraId="5914D198" w14:textId="3501BAEB" w:rsidR="00976B58" w:rsidRPr="00385520" w:rsidRDefault="00976B58">
      <w:pPr>
        <w:pStyle w:val="FootnoteText"/>
      </w:pPr>
      <w:r w:rsidRPr="00FA2C9A">
        <w:rPr>
          <w:rStyle w:val="FootnoteReference"/>
          <w:color w:val="000000" w:themeColor="text1"/>
        </w:rPr>
        <w:footnoteRef/>
      </w:r>
      <w:r w:rsidRPr="00FA2C9A">
        <w:rPr>
          <w:color w:val="000000" w:themeColor="text1"/>
        </w:rPr>
        <w:t xml:space="preserve"> </w:t>
      </w:r>
      <w:r w:rsidRPr="00FA2C9A">
        <w:rPr>
          <w:color w:val="000000" w:themeColor="text1"/>
          <w:szCs w:val="18"/>
        </w:rPr>
        <w:t xml:space="preserve">At the AMP regional project, 10% of the indirect GHG impacts calculated at the Burkina Faso project level are allocated to the regional child project, in line with the apportioning of the overall program budget. This reflects the benefits of national projects accessing the regional project’s support. To avoid double counting, this 10% is removed from the indirect totals for the Burkina Faso project. </w:t>
      </w:r>
    </w:p>
  </w:footnote>
  <w:footnote w:id="19">
    <w:p w14:paraId="6FAE79D5" w14:textId="4B5940E2" w:rsidR="00976B58" w:rsidRPr="000B35EC" w:rsidRDefault="00976B58" w:rsidP="000B35EC">
      <w:pPr>
        <w:pStyle w:val="FootnoteText"/>
      </w:pPr>
      <w:r>
        <w:rPr>
          <w:rStyle w:val="FootnoteReference"/>
        </w:rPr>
        <w:footnoteRef/>
      </w:r>
      <w:r>
        <w:t xml:space="preserve"> ECOSHAM refers to the </w:t>
      </w:r>
      <w:r w:rsidRPr="000B35EC">
        <w:t>Standard Harmonization of the ECOWAS region</w:t>
      </w:r>
      <w:r>
        <w:t>. It includes a model and procedures for harmonization of Standards, and conformity assessment procedures and Measures in order to reduce Technical Barriers to Trade.</w:t>
      </w:r>
      <w:r>
        <w:cr/>
      </w:r>
      <w:r w:rsidRPr="00082C65">
        <w:t xml:space="preserve"> </w:t>
      </w:r>
      <w:hyperlink r:id="rId5" w:history="1">
        <w:r w:rsidRPr="0034729F">
          <w:rPr>
            <w:rStyle w:val="Hyperlink"/>
          </w:rPr>
          <w:t>file:///C:/Users/aadebiyi/Downloads/ecowas_ecosham_engl_0%20(2).pdf</w:t>
        </w:r>
      </w:hyperlink>
      <w:r>
        <w:t xml:space="preserve"> </w:t>
      </w:r>
    </w:p>
  </w:footnote>
  <w:footnote w:id="20">
    <w:p w14:paraId="51F39F35" w14:textId="77777777" w:rsidR="00976B58" w:rsidRPr="006E696C" w:rsidRDefault="00976B58" w:rsidP="009841D2">
      <w:pPr>
        <w:pStyle w:val="FootnoteText"/>
      </w:pPr>
      <w:r w:rsidRPr="006E696C">
        <w:rPr>
          <w:rStyle w:val="FootnoteReference"/>
        </w:rPr>
        <w:footnoteRef/>
      </w:r>
      <w:r w:rsidRPr="006E696C">
        <w:t xml:space="preserve"> See footnote </w:t>
      </w:r>
      <w:r w:rsidRPr="006E696C">
        <w:fldChar w:fldCharType="begin"/>
      </w:r>
      <w:r w:rsidRPr="006E696C">
        <w:instrText xml:space="preserve"> NOTEREF _Ref63260400 \h </w:instrText>
      </w:r>
      <w:r w:rsidRPr="006E696C">
        <w:fldChar w:fldCharType="separate"/>
      </w:r>
      <w:r>
        <w:t>1</w:t>
      </w:r>
      <w:r w:rsidRPr="006E696C">
        <w:fldChar w:fldCharType="end"/>
      </w:r>
    </w:p>
  </w:footnote>
  <w:footnote w:id="21">
    <w:p w14:paraId="19D64B3B" w14:textId="77777777" w:rsidR="00976B58" w:rsidRDefault="00976B58" w:rsidP="007C50E3">
      <w:pPr>
        <w:pStyle w:val="FootnoteText"/>
      </w:pPr>
      <w:r>
        <w:rPr>
          <w:rStyle w:val="FootnoteReference"/>
        </w:rPr>
        <w:footnoteRef/>
      </w:r>
      <w:r>
        <w:t xml:space="preserve"> </w:t>
      </w:r>
      <w:r w:rsidRPr="00E13152">
        <w:t>JUMEME’s unique mini-grid model gains traction in Tanzania</w:t>
      </w:r>
      <w:r>
        <w:t xml:space="preserve">: </w:t>
      </w:r>
      <w:hyperlink r:id="rId6" w:history="1">
        <w:r w:rsidRPr="007131F1">
          <w:rPr>
            <w:rStyle w:val="Hyperlink"/>
          </w:rPr>
          <w:t>https://www.seforall.org/stories-of-success/jumemes-unique-mini-grid-model-gains-traction-in-tanzania</w:t>
        </w:r>
      </w:hyperlink>
    </w:p>
    <w:p w14:paraId="4D10E3FC" w14:textId="77777777" w:rsidR="00976B58" w:rsidRPr="00E13152" w:rsidRDefault="00976B58" w:rsidP="007C50E3">
      <w:pPr>
        <w:pStyle w:val="FootnoteText"/>
      </w:pPr>
    </w:p>
  </w:footnote>
  <w:footnote w:id="22">
    <w:p w14:paraId="1C071450" w14:textId="77777777" w:rsidR="00976B58" w:rsidRPr="00A97D72" w:rsidRDefault="00976B58" w:rsidP="007C50E3">
      <w:pPr>
        <w:pStyle w:val="FootnoteText"/>
      </w:pPr>
      <w:r>
        <w:rPr>
          <w:rStyle w:val="FootnoteReference"/>
        </w:rPr>
        <w:footnoteRef/>
      </w:r>
      <w:r>
        <w:t xml:space="preserve"> </w:t>
      </w:r>
      <w:r w:rsidRPr="00A97D72">
        <w:t xml:space="preserve">The </w:t>
      </w:r>
      <w:r>
        <w:t xml:space="preserve">minigrid innovation </w:t>
      </w:r>
      <w:r w:rsidRPr="00A97D72">
        <w:t>Lab works with developers to identify, design, and</w:t>
      </w:r>
      <w:r>
        <w:t xml:space="preserve"> test innovations across Africa </w:t>
      </w:r>
      <w:r w:rsidRPr="00A97D72">
        <w:t>https://www.crossboundary.com/labs/our-prototypes/</w:t>
      </w:r>
    </w:p>
  </w:footnote>
  <w:footnote w:id="23">
    <w:p w14:paraId="4127A07A" w14:textId="77777777" w:rsidR="00976B58" w:rsidRPr="00697A87" w:rsidRDefault="00976B58" w:rsidP="00CA5BE2">
      <w:pPr>
        <w:pStyle w:val="FootnoteText"/>
      </w:pPr>
      <w:r>
        <w:rPr>
          <w:rStyle w:val="FootnoteReference"/>
        </w:rPr>
        <w:footnoteRef/>
      </w:r>
      <w:r w:rsidRPr="00F32366">
        <w:rPr>
          <w:rFonts w:asciiTheme="minorHAnsi" w:eastAsiaTheme="minorEastAsia" w:hAnsiTheme="minorHAnsi" w:cstheme="minorBidi"/>
          <w:sz w:val="20"/>
        </w:rPr>
        <w:t xml:space="preserve">For </w:t>
      </w:r>
      <w:r w:rsidRPr="6A841FCE">
        <w:rPr>
          <w:rFonts w:asciiTheme="minorHAnsi" w:eastAsiaTheme="minorEastAsia" w:hAnsiTheme="minorHAnsi" w:cstheme="minorBidi"/>
          <w:sz w:val="20"/>
        </w:rPr>
        <w:t>example,</w:t>
      </w:r>
      <w:r w:rsidRPr="00F32366">
        <w:rPr>
          <w:rFonts w:asciiTheme="minorHAnsi" w:eastAsiaTheme="minorEastAsia" w:hAnsiTheme="minorHAnsi" w:cstheme="minorBidi"/>
          <w:sz w:val="20"/>
        </w:rPr>
        <w:t xml:space="preserve"> GIS tools like the SPAM dataset of agricultural productivity and Open Street Map to determine journey time to markets.</w:t>
      </w:r>
    </w:p>
  </w:footnote>
  <w:footnote w:id="24">
    <w:p w14:paraId="28443CD7" w14:textId="77777777" w:rsidR="00976B58" w:rsidRPr="00CA58D0" w:rsidRDefault="00976B58" w:rsidP="00CA5BE2">
      <w:pPr>
        <w:pStyle w:val="FootnoteText"/>
      </w:pPr>
      <w:r>
        <w:rPr>
          <w:rStyle w:val="FootnoteReference"/>
        </w:rPr>
        <w:footnoteRef/>
      </w:r>
      <w:r>
        <w:t xml:space="preserve"> </w:t>
      </w:r>
      <w:r w:rsidRPr="6A841FCE">
        <w:rPr>
          <w:rFonts w:asciiTheme="minorHAnsi" w:eastAsiaTheme="minorEastAsia" w:hAnsiTheme="minorHAnsi" w:cstheme="minorBidi"/>
        </w:rPr>
        <w:t>Such as energy use mapping and business case assessment (including process value addition and techno-economic modelling of equipment)</w:t>
      </w:r>
    </w:p>
  </w:footnote>
  <w:footnote w:id="25">
    <w:p w14:paraId="349706C4" w14:textId="160603E7" w:rsidR="00976B58" w:rsidRPr="00A97D72" w:rsidRDefault="00976B58">
      <w:pPr>
        <w:pStyle w:val="FootnoteText"/>
      </w:pPr>
      <w:r>
        <w:rPr>
          <w:rStyle w:val="FootnoteReference"/>
        </w:rPr>
        <w:footnoteRef/>
      </w:r>
      <w:r>
        <w:t xml:space="preserve"> </w:t>
      </w:r>
      <w:r w:rsidRPr="00A97D72">
        <w:t>https://www.nithio.com/</w:t>
      </w:r>
    </w:p>
  </w:footnote>
  <w:footnote w:id="26">
    <w:p w14:paraId="067DA9F7" w14:textId="77777777" w:rsidR="00976B58" w:rsidRDefault="00976B58" w:rsidP="007903FE">
      <w:pPr>
        <w:pStyle w:val="FootnoteText"/>
      </w:pPr>
      <w:r>
        <w:rPr>
          <w:rStyle w:val="FootnoteReference"/>
        </w:rPr>
        <w:footnoteRef/>
      </w:r>
      <w:r>
        <w:t xml:space="preserve"> </w:t>
      </w:r>
      <w:r>
        <w:rPr>
          <w:rFonts w:cstheme="minorHAnsi"/>
        </w:rPr>
        <w:t xml:space="preserve">This could, for example be a local adaptation of the Quality Assurance Framework prepared by SEFA (Sustainable Energy Fund for Africa) for Nigeria, Togo and Guinea that is hosted on the online Odyssey platform. </w:t>
      </w:r>
    </w:p>
  </w:footnote>
  <w:footnote w:id="27">
    <w:p w14:paraId="4250F0E6" w14:textId="23694A76" w:rsidR="00976B58" w:rsidRPr="00FA2C9A" w:rsidRDefault="00976B58" w:rsidP="00F61BC4">
      <w:pPr>
        <w:rPr>
          <w:rFonts w:ascii="Calibri" w:hAnsi="Calibri" w:cs="Calibri"/>
          <w:color w:val="000000" w:themeColor="text1"/>
          <w:sz w:val="18"/>
          <w:szCs w:val="18"/>
        </w:rPr>
      </w:pPr>
      <w:r w:rsidRPr="00FA2C9A">
        <w:rPr>
          <w:rStyle w:val="FootnoteReference"/>
          <w:rFonts w:ascii="Calibri" w:hAnsi="Calibri" w:cs="Calibri"/>
          <w:color w:val="000000" w:themeColor="text1"/>
          <w:szCs w:val="18"/>
        </w:rPr>
        <w:footnoteRef/>
      </w:r>
      <w:r w:rsidRPr="00FA2C9A">
        <w:rPr>
          <w:rFonts w:ascii="Calibri" w:hAnsi="Calibri" w:cs="Calibri"/>
          <w:color w:val="000000" w:themeColor="text1"/>
          <w:sz w:val="18"/>
          <w:szCs w:val="18"/>
        </w:rPr>
        <w:t xml:space="preserve"> At the AMP regional project, 10% of the indirect GHG impacts calculated at the Burkina Faso project level are allocated to the regional child project, in line with the apportioning of the overall program budget. This reflects the benefits of national projects accessing the regional project’s support. To avoid double counting, this 10% is removed from the indirect totals for the Burkina Faso project.</w:t>
      </w:r>
    </w:p>
    <w:p w14:paraId="183630F5" w14:textId="363678C7" w:rsidR="00976B58" w:rsidRPr="00140BE1" w:rsidRDefault="00976B58">
      <w:pPr>
        <w:pStyle w:val="FootnoteText"/>
        <w:rPr>
          <w:rFonts w:cs="Calibri"/>
          <w:szCs w:val="18"/>
        </w:rPr>
      </w:pPr>
    </w:p>
  </w:footnote>
  <w:footnote w:id="28">
    <w:p w14:paraId="13171A6F" w14:textId="221E850A" w:rsidR="00976B58" w:rsidRDefault="00976B58" w:rsidP="003C624F">
      <w:pPr>
        <w:pStyle w:val="FootnoteText"/>
      </w:pPr>
      <w:r>
        <w:rPr>
          <w:rStyle w:val="FootnoteReference"/>
        </w:rPr>
        <w:footnoteRef/>
      </w:r>
      <w:r>
        <w:t xml:space="preserve"> T</w:t>
      </w:r>
      <w:r w:rsidRPr="00E0099B">
        <w:t xml:space="preserve">he national project will not need to ‘develop’ their own QAF; it will be developed by the regional project and ‘adopted’ and used by national projects. They will simply need to adopt it and ensure that it is adopted and utilized by all </w:t>
      </w:r>
      <w:r>
        <w:t>minigrids</w:t>
      </w:r>
      <w:r w:rsidRPr="00E0099B">
        <w:t xml:space="preserve"> operators receiving support.</w:t>
      </w:r>
    </w:p>
    <w:p w14:paraId="07E29FC3" w14:textId="77777777" w:rsidR="00976B58" w:rsidRDefault="00976B58" w:rsidP="003C624F">
      <w:pPr>
        <w:pStyle w:val="FootnoteText"/>
      </w:pPr>
    </w:p>
  </w:footnote>
  <w:footnote w:id="29">
    <w:p w14:paraId="75DF37C8" w14:textId="77777777" w:rsidR="00976B58" w:rsidRPr="00EF5F9B" w:rsidRDefault="00976B58" w:rsidP="00342156">
      <w:pPr>
        <w:pStyle w:val="FootnoteText"/>
        <w:rPr>
          <w:rFonts w:cs="Calibri"/>
          <w:sz w:val="16"/>
          <w:szCs w:val="16"/>
        </w:rPr>
      </w:pPr>
      <w:r w:rsidRPr="00EF5F9B">
        <w:rPr>
          <w:rStyle w:val="FootnoteReference"/>
          <w:rFonts w:ascii="Calibri" w:hAnsi="Calibri" w:cs="Calibri"/>
          <w:sz w:val="16"/>
          <w:szCs w:val="16"/>
        </w:rPr>
        <w:footnoteRef/>
      </w:r>
      <w:r w:rsidRPr="00EF5F9B">
        <w:rPr>
          <w:rFonts w:cs="Calibri"/>
          <w:sz w:val="16"/>
          <w:szCs w:val="16"/>
        </w:rPr>
        <w:t xml:space="preserve"> </w:t>
      </w:r>
      <w:hyperlink r:id="rId7" w:history="1">
        <w:r w:rsidRPr="00EF5F9B">
          <w:rPr>
            <w:rStyle w:val="Hyperlink"/>
            <w:rFonts w:cs="Calibri"/>
            <w:sz w:val="16"/>
            <w:szCs w:val="16"/>
          </w:rPr>
          <w:t>http://www.ecreee.org/news/member-states-endorse-ecowas-policy-gender-mainstreaming-energy-access</w:t>
        </w:r>
      </w:hyperlink>
    </w:p>
  </w:footnote>
  <w:footnote w:id="30">
    <w:p w14:paraId="09C7BF9A" w14:textId="77777777" w:rsidR="00976B58" w:rsidRPr="00A83D06" w:rsidRDefault="00976B58" w:rsidP="00342156">
      <w:pPr>
        <w:pStyle w:val="footnotedescription"/>
        <w:rPr>
          <w:rFonts w:ascii="Calibri" w:hAnsi="Calibri" w:cs="Calibri"/>
          <w:szCs w:val="16"/>
          <w:lang w:val="en-US"/>
        </w:rPr>
      </w:pPr>
      <w:r w:rsidRPr="00EF5F9B">
        <w:rPr>
          <w:rStyle w:val="footnotemark"/>
          <w:sz w:val="16"/>
          <w:szCs w:val="16"/>
        </w:rPr>
        <w:footnoteRef/>
      </w:r>
      <w:r w:rsidRPr="00A83D06">
        <w:rPr>
          <w:rFonts w:ascii="Calibri" w:hAnsi="Calibri" w:cs="Calibri"/>
          <w:szCs w:val="16"/>
          <w:lang w:val="en-US"/>
        </w:rPr>
        <w:t xml:space="preserve"> </w:t>
      </w:r>
      <w:r w:rsidR="00000000">
        <w:fldChar w:fldCharType="begin"/>
      </w:r>
      <w:r w:rsidR="00000000" w:rsidRPr="000064DB">
        <w:rPr>
          <w:lang w:val="en-US"/>
        </w:rPr>
        <w:instrText>HYPERLINK "http://hdr.undp.org/en/composite/GII" \h</w:instrText>
      </w:r>
      <w:r w:rsidR="00000000">
        <w:fldChar w:fldCharType="separate"/>
      </w:r>
      <w:r w:rsidRPr="00A83D06">
        <w:rPr>
          <w:rFonts w:ascii="Calibri" w:hAnsi="Calibri" w:cs="Calibri"/>
          <w:color w:val="0000FF"/>
          <w:szCs w:val="16"/>
          <w:lang w:val="en-US"/>
        </w:rPr>
        <w:t>http://hdr.undp.org/en/composite/GII</w:t>
      </w:r>
      <w:r w:rsidR="00000000">
        <w:rPr>
          <w:rFonts w:ascii="Calibri" w:hAnsi="Calibri" w:cs="Calibri"/>
          <w:color w:val="0000FF"/>
          <w:szCs w:val="16"/>
          <w:lang w:val="en-US"/>
        </w:rPr>
        <w:fldChar w:fldCharType="end"/>
      </w:r>
      <w:hyperlink r:id="rId8">
        <w:r w:rsidRPr="00A83D06">
          <w:rPr>
            <w:rFonts w:ascii="Calibri" w:hAnsi="Calibri" w:cs="Calibri"/>
            <w:szCs w:val="16"/>
            <w:lang w:val="en-US"/>
          </w:rPr>
          <w:t xml:space="preserve"> </w:t>
        </w:r>
      </w:hyperlink>
      <w:r w:rsidRPr="00A83D06">
        <w:rPr>
          <w:rFonts w:ascii="Calibri" w:hAnsi="Calibri" w:cs="Calibri"/>
          <w:szCs w:val="16"/>
          <w:lang w:val="en-US"/>
        </w:rPr>
        <w:t xml:space="preserve"> </w:t>
      </w:r>
    </w:p>
  </w:footnote>
  <w:footnote w:id="31">
    <w:p w14:paraId="4F0E2B8B" w14:textId="77777777" w:rsidR="00976B58" w:rsidRPr="00A83D06" w:rsidRDefault="00976B58" w:rsidP="00342156">
      <w:pPr>
        <w:pStyle w:val="footnotedescription"/>
        <w:rPr>
          <w:lang w:val="en-US"/>
        </w:rPr>
      </w:pPr>
      <w:r w:rsidRPr="00EF5F9B">
        <w:rPr>
          <w:rStyle w:val="footnotemark"/>
          <w:sz w:val="16"/>
          <w:szCs w:val="16"/>
        </w:rPr>
        <w:footnoteRef/>
      </w:r>
      <w:r w:rsidRPr="00A83D06">
        <w:rPr>
          <w:rFonts w:ascii="Calibri" w:hAnsi="Calibri" w:cs="Calibri"/>
          <w:szCs w:val="16"/>
          <w:lang w:val="en-US"/>
        </w:rPr>
        <w:t xml:space="preserve"> </w:t>
      </w:r>
      <w:r w:rsidR="00000000">
        <w:fldChar w:fldCharType="begin"/>
      </w:r>
      <w:r w:rsidR="00000000" w:rsidRPr="000064DB">
        <w:rPr>
          <w:lang w:val="en-US"/>
        </w:rPr>
        <w:instrText>HYPERLINK "http://hdr.undp.org/en/composite/GDI" \h</w:instrText>
      </w:r>
      <w:r w:rsidR="00000000">
        <w:fldChar w:fldCharType="separate"/>
      </w:r>
      <w:r w:rsidRPr="00A83D06">
        <w:rPr>
          <w:rFonts w:ascii="Calibri" w:hAnsi="Calibri" w:cs="Calibri"/>
          <w:color w:val="0000FF"/>
          <w:szCs w:val="16"/>
          <w:lang w:val="en-US"/>
        </w:rPr>
        <w:t>http://hdr.undp.org/en/composite/GDI</w:t>
      </w:r>
      <w:r w:rsidR="00000000">
        <w:rPr>
          <w:rFonts w:ascii="Calibri" w:hAnsi="Calibri" w:cs="Calibri"/>
          <w:color w:val="0000FF"/>
          <w:szCs w:val="16"/>
          <w:lang w:val="en-US"/>
        </w:rPr>
        <w:fldChar w:fldCharType="end"/>
      </w:r>
      <w:hyperlink r:id="rId9">
        <w:r w:rsidRPr="00A83D06">
          <w:rPr>
            <w:sz w:val="14"/>
            <w:lang w:val="en-US"/>
          </w:rPr>
          <w:t xml:space="preserve"> </w:t>
        </w:r>
      </w:hyperlink>
      <w:r w:rsidRPr="00A83D06">
        <w:rPr>
          <w:sz w:val="14"/>
          <w:lang w:val="en-US"/>
        </w:rPr>
        <w:t xml:space="preserve"> </w:t>
      </w:r>
    </w:p>
  </w:footnote>
  <w:footnote w:id="32">
    <w:p w14:paraId="20B36C01" w14:textId="713639D3" w:rsidR="00976B58" w:rsidRPr="00FA2C9A" w:rsidRDefault="00976B58" w:rsidP="00F61BC4">
      <w:pPr>
        <w:rPr>
          <w:rFonts w:ascii="Calibri" w:hAnsi="Calibri" w:cs="Calibri"/>
          <w:color w:val="000000" w:themeColor="text1"/>
          <w:sz w:val="18"/>
          <w:szCs w:val="18"/>
        </w:rPr>
      </w:pPr>
      <w:r w:rsidRPr="00FA2C9A">
        <w:rPr>
          <w:rStyle w:val="FootnoteReference"/>
          <w:rFonts w:ascii="Calibri" w:hAnsi="Calibri" w:cs="Calibri"/>
          <w:color w:val="000000" w:themeColor="text1"/>
          <w:szCs w:val="18"/>
        </w:rPr>
        <w:footnoteRef/>
      </w:r>
      <w:r w:rsidRPr="00FA2C9A">
        <w:rPr>
          <w:rFonts w:ascii="Calibri" w:hAnsi="Calibri" w:cs="Calibri"/>
          <w:color w:val="000000" w:themeColor="text1"/>
          <w:sz w:val="18"/>
          <w:szCs w:val="18"/>
        </w:rPr>
        <w:t xml:space="preserve"> At the AMP regional project, 10% </w:t>
      </w:r>
      <w:r>
        <w:rPr>
          <w:rFonts w:ascii="Calibri" w:hAnsi="Calibri" w:cs="Calibri"/>
          <w:color w:val="000000" w:themeColor="text1"/>
          <w:sz w:val="18"/>
          <w:szCs w:val="18"/>
        </w:rPr>
        <w:tab/>
      </w:r>
      <w:r w:rsidRPr="00FA2C9A">
        <w:rPr>
          <w:rFonts w:ascii="Calibri" w:hAnsi="Calibri" w:cs="Calibri"/>
          <w:color w:val="000000" w:themeColor="text1"/>
          <w:sz w:val="18"/>
          <w:szCs w:val="18"/>
        </w:rPr>
        <w:t>of the indirect GHG impacts calculated at the Burkina Faso project level are allocated to the regional child project, in line with the apportioning of the overall program budget. This reflects the benefits of national projects accessing the regional project’s support. To avoid double counting, this 10% is removed from the indirect totals for the Burkina Faso project.</w:t>
      </w:r>
    </w:p>
    <w:p w14:paraId="2C3F63CA" w14:textId="1E432E91" w:rsidR="00976B58" w:rsidRPr="00F61BC4" w:rsidRDefault="00976B58">
      <w:pPr>
        <w:pStyle w:val="FootnoteText"/>
      </w:pPr>
    </w:p>
  </w:footnote>
  <w:footnote w:id="33">
    <w:p w14:paraId="7F2C0861" w14:textId="77777777" w:rsidR="00976B58" w:rsidRPr="0003763F" w:rsidRDefault="00976B58" w:rsidP="00061B53">
      <w:pPr>
        <w:pStyle w:val="FootnoteText"/>
        <w:rPr>
          <w:rFonts w:cs="Segoe UI"/>
          <w:color w:val="000000"/>
          <w:szCs w:val="18"/>
        </w:rPr>
      </w:pPr>
      <w:r w:rsidRPr="0003763F">
        <w:rPr>
          <w:rStyle w:val="FootnoteReference"/>
          <w:rFonts w:ascii="Calibri" w:hAnsi="Calibri"/>
          <w:szCs w:val="18"/>
        </w:rPr>
        <w:footnoteRef/>
      </w:r>
      <w:r w:rsidRPr="0003763F">
        <w:rPr>
          <w:szCs w:val="18"/>
        </w:rPr>
        <w:t xml:space="preserve"> See </w:t>
      </w:r>
      <w:hyperlink r:id="rId10" w:history="1">
        <w:r w:rsidRPr="0003763F">
          <w:rPr>
            <w:rStyle w:val="Hyperlink"/>
            <w:rFonts w:cs="Segoe UI"/>
            <w:szCs w:val="18"/>
          </w:rPr>
          <w:t>https://www.thegef.org/gef/policies_guidelines</w:t>
        </w:r>
      </w:hyperlink>
    </w:p>
  </w:footnote>
  <w:footnote w:id="34">
    <w:p w14:paraId="574A72CA" w14:textId="77777777" w:rsidR="00976B58" w:rsidRPr="00AD6A9D" w:rsidRDefault="00976B58" w:rsidP="001354E3">
      <w:pPr>
        <w:pStyle w:val="FootnoteText"/>
        <w:jc w:val="left"/>
        <w:rPr>
          <w:szCs w:val="18"/>
        </w:rPr>
      </w:pPr>
      <w:r w:rsidRPr="00AD6A9D">
        <w:rPr>
          <w:rStyle w:val="FootnoteReference"/>
          <w:rFonts w:ascii="Calibri" w:hAnsi="Calibri"/>
          <w:szCs w:val="18"/>
        </w:rPr>
        <w:footnoteRef/>
      </w:r>
      <w:r w:rsidRPr="00AD6A9D">
        <w:rPr>
          <w:szCs w:val="18"/>
        </w:rPr>
        <w:t xml:space="preserve"> See </w:t>
      </w:r>
      <w:r w:rsidRPr="00AD6A9D">
        <w:rPr>
          <w:rFonts w:cs="Segoe UI"/>
          <w:color w:val="000000"/>
          <w:szCs w:val="18"/>
        </w:rPr>
        <w:t>http://www.undp.org/content/undp/en/home/operations/transparency/information_disclosurepolicy/</w:t>
      </w:r>
    </w:p>
  </w:footnote>
  <w:footnote w:id="35">
    <w:p w14:paraId="5E228B78" w14:textId="77777777" w:rsidR="00976B58" w:rsidRPr="00AD6A9D" w:rsidRDefault="00976B58" w:rsidP="001354E3">
      <w:pPr>
        <w:pStyle w:val="FootnoteText"/>
        <w:rPr>
          <w:szCs w:val="18"/>
        </w:rPr>
      </w:pPr>
      <w:r w:rsidRPr="00AD6A9D">
        <w:rPr>
          <w:rStyle w:val="FootnoteReference"/>
          <w:rFonts w:ascii="Calibri" w:hAnsi="Calibri"/>
          <w:szCs w:val="18"/>
        </w:rPr>
        <w:footnoteRef/>
      </w:r>
      <w:r w:rsidRPr="00AD6A9D">
        <w:rPr>
          <w:szCs w:val="18"/>
        </w:rPr>
        <w:t xml:space="preserve"> See </w:t>
      </w:r>
      <w:r w:rsidRPr="00AD6A9D">
        <w:rPr>
          <w:rFonts w:cs="Segoe UI"/>
          <w:color w:val="000000"/>
          <w:szCs w:val="18"/>
        </w:rPr>
        <w:t>https://www.thegef.org/gef/policies_guidelines</w:t>
      </w:r>
    </w:p>
  </w:footnote>
  <w:footnote w:id="36">
    <w:p w14:paraId="081B1BDD" w14:textId="77777777" w:rsidR="00976B58" w:rsidRPr="003174B4" w:rsidRDefault="00976B58" w:rsidP="001354E3">
      <w:pPr>
        <w:pStyle w:val="FootnoteText"/>
        <w:jc w:val="left"/>
      </w:pPr>
      <w:r w:rsidRPr="00A900AA">
        <w:rPr>
          <w:rStyle w:val="FootnoteReference"/>
          <w:rFonts w:ascii="Calibri" w:hAnsi="Calibri"/>
          <w:vertAlign w:val="baseline"/>
        </w:rPr>
        <w:footnoteRef/>
      </w:r>
      <w:r w:rsidRPr="003174B4">
        <w:t xml:space="preserve"> See </w:t>
      </w:r>
      <w:hyperlink r:id="rId11" w:history="1">
        <w:r w:rsidRPr="003174B4">
          <w:rPr>
            <w:rStyle w:val="Hyperlink"/>
            <w:color w:val="auto"/>
            <w:u w:val="none"/>
          </w:rPr>
          <w:t>https://popp.undp.org/_layouts/15/WopiFrame.aspx?sourcedoc=/UNDP_POPP_DOCUMENT_LIBRARY/Public/PPM_Project%20Management_Closing.docx&amp;action=default</w:t>
        </w:r>
      </w:hyperlink>
      <w:r w:rsidRPr="003174B4">
        <w:t xml:space="preserve">. </w:t>
      </w:r>
    </w:p>
  </w:footnote>
  <w:footnote w:id="37">
    <w:p w14:paraId="2FD01D6E" w14:textId="4BDC64D7" w:rsidR="00976B58" w:rsidRPr="009D08C5" w:rsidRDefault="00976B58" w:rsidP="007F5750">
      <w:pPr>
        <w:pStyle w:val="FootnoteText"/>
        <w:rPr>
          <w:sz w:val="16"/>
          <w:szCs w:val="16"/>
        </w:rPr>
      </w:pPr>
      <w:r w:rsidRPr="009D08C5">
        <w:rPr>
          <w:rStyle w:val="FootnoteReference"/>
          <w:rFonts w:ascii="Calibri" w:hAnsi="Calibri"/>
          <w:sz w:val="16"/>
          <w:szCs w:val="16"/>
        </w:rPr>
        <w:footnoteRef/>
      </w:r>
      <w:r w:rsidRPr="009D08C5">
        <w:rPr>
          <w:sz w:val="16"/>
          <w:szCs w:val="16"/>
        </w:rPr>
        <w:t xml:space="preserve"> </w:t>
      </w:r>
      <w:r>
        <w:rPr>
          <w:sz w:val="16"/>
          <w:szCs w:val="16"/>
        </w:rPr>
        <w:t>Data collection methods should outline specific tools used to collect data and additional information as necessary to support monitoring. The PIR cannot be used as a source of verification.</w:t>
      </w:r>
    </w:p>
  </w:footnote>
  <w:footnote w:id="38">
    <w:p w14:paraId="5E05C972" w14:textId="77777777" w:rsidR="00976B58" w:rsidRDefault="00976B58" w:rsidP="007F5750">
      <w:pPr>
        <w:pStyle w:val="FootnoteText"/>
        <w:rPr>
          <w:rStyle w:val="FootnoteReference"/>
          <w:rFonts w:cstheme="minorHAnsi"/>
        </w:rPr>
      </w:pPr>
    </w:p>
    <w:p w14:paraId="1F0DF501" w14:textId="77777777" w:rsidR="00976B58" w:rsidRPr="00EB563A" w:rsidRDefault="00976B58" w:rsidP="007F5750">
      <w:pPr>
        <w:pStyle w:val="FootnoteText"/>
        <w:rPr>
          <w:rFonts w:cstheme="minorHAnsi"/>
          <w:i/>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C6AE6" w14:textId="77777777" w:rsidR="00A3600C" w:rsidRDefault="00A360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01B88" w14:textId="77777777" w:rsidR="00976B58" w:rsidRPr="00424365" w:rsidRDefault="00976B58" w:rsidP="00424365">
    <w:pPr>
      <w:pStyle w:val="Header"/>
      <w:rPr>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40"/>
      <w:gridCol w:w="3240"/>
      <w:gridCol w:w="3240"/>
    </w:tblGrid>
    <w:tr w:rsidR="00976B58" w14:paraId="0D7CD80B" w14:textId="77777777" w:rsidTr="003A5012">
      <w:tc>
        <w:tcPr>
          <w:tcW w:w="3240" w:type="dxa"/>
        </w:tcPr>
        <w:p w14:paraId="7D0D5E83" w14:textId="77777777" w:rsidR="00976B58" w:rsidRDefault="00976B58" w:rsidP="003A5012">
          <w:pPr>
            <w:pStyle w:val="Header"/>
            <w:ind w:left="-115"/>
          </w:pPr>
        </w:p>
      </w:tc>
      <w:tc>
        <w:tcPr>
          <w:tcW w:w="3240" w:type="dxa"/>
        </w:tcPr>
        <w:p w14:paraId="04EFB1D8" w14:textId="77777777" w:rsidR="00976B58" w:rsidRDefault="00976B58" w:rsidP="003A5012">
          <w:pPr>
            <w:pStyle w:val="Header"/>
            <w:jc w:val="center"/>
          </w:pPr>
        </w:p>
      </w:tc>
      <w:tc>
        <w:tcPr>
          <w:tcW w:w="3240" w:type="dxa"/>
        </w:tcPr>
        <w:p w14:paraId="7A864E75" w14:textId="77777777" w:rsidR="00976B58" w:rsidRDefault="00976B58" w:rsidP="003A5012">
          <w:pPr>
            <w:pStyle w:val="Header"/>
            <w:ind w:right="-115"/>
            <w:jc w:val="right"/>
          </w:pPr>
        </w:p>
      </w:tc>
    </w:tr>
  </w:tbl>
  <w:p w14:paraId="0978C317" w14:textId="77777777" w:rsidR="00976B58" w:rsidRDefault="00976B58" w:rsidP="003A50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B89CD" w14:textId="77777777" w:rsidR="00976B58" w:rsidRPr="00242A90" w:rsidRDefault="00976B58" w:rsidP="00CF345B">
    <w:pPr>
      <w:pStyle w:val="Header"/>
      <w:pBdr>
        <w:bottom w:val="single" w:sz="4" w:space="1" w:color="7F7F7F" w:themeColor="text1" w:themeTint="80"/>
      </w:pBdr>
      <w:jc w:val="right"/>
      <w:rPr>
        <w:i/>
        <w:iCs/>
        <w:color w:val="7F7F7F" w:themeColor="text1" w:themeTint="80"/>
      </w:rPr>
    </w:pPr>
    <w:r w:rsidRPr="00242A90">
      <w:rPr>
        <w:i/>
        <w:iCs/>
        <w:color w:val="7F7F7F" w:themeColor="text1" w:themeTint="80"/>
      </w:rPr>
      <w:t>PIMS 6328: AMP in Somalia (</w:t>
    </w:r>
    <w:r>
      <w:rPr>
        <w:i/>
        <w:iCs/>
        <w:color w:val="7F7F7F" w:themeColor="text1" w:themeTint="80"/>
      </w:rPr>
      <w:t xml:space="preserve">Annex 9 of the UNDP-GEF </w:t>
    </w:r>
    <w:r w:rsidRPr="00242A90">
      <w:rPr>
        <w:i/>
        <w:iCs/>
        <w:color w:val="7F7F7F" w:themeColor="text1" w:themeTint="80"/>
      </w:rPr>
      <w:t>Project Document)</w:t>
    </w:r>
  </w:p>
  <w:p w14:paraId="0FE23273" w14:textId="77777777" w:rsidR="00976B58" w:rsidRDefault="00976B5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3BD55" w14:textId="77777777" w:rsidR="00976B58" w:rsidRPr="00242A90" w:rsidRDefault="00976B58" w:rsidP="00CF345B">
    <w:pPr>
      <w:pStyle w:val="Header"/>
      <w:pBdr>
        <w:bottom w:val="single" w:sz="4" w:space="1" w:color="7F7F7F" w:themeColor="text1" w:themeTint="80"/>
      </w:pBdr>
      <w:jc w:val="right"/>
      <w:rPr>
        <w:i/>
        <w:iCs/>
        <w:color w:val="7F7F7F" w:themeColor="text1" w:themeTint="80"/>
      </w:rPr>
    </w:pPr>
    <w:r w:rsidRPr="00242A90">
      <w:rPr>
        <w:i/>
        <w:iCs/>
        <w:color w:val="7F7F7F" w:themeColor="text1" w:themeTint="80"/>
      </w:rPr>
      <w:t>PIMS 6328: AMP in Somalia (</w:t>
    </w:r>
    <w:r>
      <w:rPr>
        <w:i/>
        <w:iCs/>
        <w:color w:val="7F7F7F" w:themeColor="text1" w:themeTint="80"/>
      </w:rPr>
      <w:t xml:space="preserve">Annex 9 of the UNDP-GEF </w:t>
    </w:r>
    <w:r w:rsidRPr="00242A90">
      <w:rPr>
        <w:i/>
        <w:iCs/>
        <w:color w:val="7F7F7F" w:themeColor="text1" w:themeTint="80"/>
      </w:rPr>
      <w:t>Project Document)</w:t>
    </w:r>
  </w:p>
  <w:p w14:paraId="3C235DFD" w14:textId="77777777" w:rsidR="00976B58" w:rsidRDefault="00976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2B2F"/>
    <w:multiLevelType w:val="hybridMultilevel"/>
    <w:tmpl w:val="BCAEE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DC148A"/>
    <w:multiLevelType w:val="hybridMultilevel"/>
    <w:tmpl w:val="9FD88CE0"/>
    <w:lvl w:ilvl="0" w:tplc="0809000F">
      <w:start w:val="1"/>
      <w:numFmt w:val="decimal"/>
      <w:lvlText w:val="%1."/>
      <w:lvlJc w:val="left"/>
      <w:pPr>
        <w:ind w:left="360" w:hanging="360"/>
      </w:pPr>
      <w:rPr>
        <w:rFonts w:cs="Times New Roman" w:hint="default"/>
      </w:rPr>
    </w:lvl>
    <w:lvl w:ilvl="1" w:tplc="08090001">
      <w:start w:val="1"/>
      <w:numFmt w:val="bullet"/>
      <w:lvlText w:val=""/>
      <w:lvlJc w:val="left"/>
      <w:pPr>
        <w:ind w:left="1080" w:hanging="360"/>
      </w:pPr>
      <w:rPr>
        <w:rFonts w:ascii="Symbol" w:hAnsi="Symbol" w:hint="default"/>
      </w:rPr>
    </w:lvl>
    <w:lvl w:ilvl="2" w:tplc="F7D8DF52">
      <w:start w:val="34"/>
      <w:numFmt w:val="bullet"/>
      <w:lvlText w:val="-"/>
      <w:lvlJc w:val="left"/>
      <w:pPr>
        <w:ind w:left="1980" w:hanging="360"/>
      </w:pPr>
      <w:rPr>
        <w:rFonts w:ascii="Calibri" w:eastAsia="SimSun" w:hAnsi="Calibri" w:cs="Calibri" w:hint="default"/>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0FB3A0E"/>
    <w:multiLevelType w:val="hybridMultilevel"/>
    <w:tmpl w:val="E196BC5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3F6DC2"/>
    <w:multiLevelType w:val="hybridMultilevel"/>
    <w:tmpl w:val="12140B7C"/>
    <w:lvl w:ilvl="0" w:tplc="0809000F">
      <w:start w:val="1"/>
      <w:numFmt w:val="decimal"/>
      <w:lvlText w:val="%1."/>
      <w:lvlJc w:val="left"/>
      <w:pPr>
        <w:ind w:left="360" w:hanging="360"/>
      </w:pPr>
      <w:rPr>
        <w:rFonts w:cs="Times New Roman" w:hint="default"/>
      </w:rPr>
    </w:lvl>
    <w:lvl w:ilvl="1" w:tplc="08090001">
      <w:start w:val="1"/>
      <w:numFmt w:val="bullet"/>
      <w:lvlText w:val=""/>
      <w:lvlJc w:val="left"/>
      <w:pPr>
        <w:ind w:left="1080" w:hanging="360"/>
      </w:pPr>
      <w:rPr>
        <w:rFonts w:ascii="Symbol" w:hAnsi="Symbol"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BF5F6C"/>
    <w:multiLevelType w:val="hybridMultilevel"/>
    <w:tmpl w:val="1B74AC4E"/>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6" w15:restartNumberingAfterBreak="0">
    <w:nsid w:val="0419547E"/>
    <w:multiLevelType w:val="hybridMultilevel"/>
    <w:tmpl w:val="24D2F04A"/>
    <w:lvl w:ilvl="0" w:tplc="E67EF6F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3A6195"/>
    <w:multiLevelType w:val="hybridMultilevel"/>
    <w:tmpl w:val="A73E95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53F6A7E"/>
    <w:multiLevelType w:val="hybridMultilevel"/>
    <w:tmpl w:val="3DA2DD28"/>
    <w:lvl w:ilvl="0" w:tplc="04090001">
      <w:start w:val="1"/>
      <w:numFmt w:val="bullet"/>
      <w:lvlText w:val=""/>
      <w:lvlJc w:val="left"/>
      <w:pPr>
        <w:ind w:left="1080" w:hanging="360"/>
      </w:pPr>
      <w:rPr>
        <w:rFonts w:ascii="Symbol" w:hAnsi="Symbol" w:hint="default"/>
        <w:sz w:val="20"/>
        <w:szCs w:val="20"/>
      </w:rPr>
    </w:lvl>
    <w:lvl w:ilvl="1" w:tplc="0409000F">
      <w:start w:val="1"/>
      <w:numFmt w:val="decimal"/>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57518E4"/>
    <w:multiLevelType w:val="multilevel"/>
    <w:tmpl w:val="296A242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05926C50"/>
    <w:multiLevelType w:val="multilevel"/>
    <w:tmpl w:val="5C0EE2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5D72CEF"/>
    <w:multiLevelType w:val="hybridMultilevel"/>
    <w:tmpl w:val="26C0F6D4"/>
    <w:lvl w:ilvl="0" w:tplc="F300FD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61038A3"/>
    <w:multiLevelType w:val="hybridMultilevel"/>
    <w:tmpl w:val="435EDE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66C045A"/>
    <w:multiLevelType w:val="hybridMultilevel"/>
    <w:tmpl w:val="1D161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4D01B3"/>
    <w:multiLevelType w:val="hybridMultilevel"/>
    <w:tmpl w:val="ACC81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F52545"/>
    <w:multiLevelType w:val="multilevel"/>
    <w:tmpl w:val="E1D8CBE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D941211"/>
    <w:multiLevelType w:val="hybridMultilevel"/>
    <w:tmpl w:val="72C2D7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0DA80E86"/>
    <w:multiLevelType w:val="hybridMultilevel"/>
    <w:tmpl w:val="AA82C126"/>
    <w:lvl w:ilvl="0" w:tplc="821614E4">
      <w:start w:val="1"/>
      <w:numFmt w:val="bullet"/>
      <w:lvlText w:val=""/>
      <w:lvlJc w:val="left"/>
      <w:pPr>
        <w:ind w:left="720" w:hanging="360"/>
      </w:pPr>
      <w:rPr>
        <w:rFonts w:ascii="Symbol" w:hAnsi="Symbol" w:hint="default"/>
      </w:rPr>
    </w:lvl>
    <w:lvl w:ilvl="1" w:tplc="D44881AC">
      <w:start w:val="1"/>
      <w:numFmt w:val="bullet"/>
      <w:lvlText w:val="o"/>
      <w:lvlJc w:val="left"/>
      <w:pPr>
        <w:ind w:left="1440" w:hanging="360"/>
      </w:pPr>
      <w:rPr>
        <w:rFonts w:ascii="Courier New" w:hAnsi="Courier New" w:hint="default"/>
      </w:rPr>
    </w:lvl>
    <w:lvl w:ilvl="2" w:tplc="1F52CDBA">
      <w:start w:val="1"/>
      <w:numFmt w:val="bullet"/>
      <w:lvlText w:val=""/>
      <w:lvlJc w:val="left"/>
      <w:pPr>
        <w:ind w:left="2160" w:hanging="360"/>
      </w:pPr>
      <w:rPr>
        <w:rFonts w:ascii="Wingdings" w:hAnsi="Wingdings" w:hint="default"/>
      </w:rPr>
    </w:lvl>
    <w:lvl w:ilvl="3" w:tplc="EF508B22">
      <w:start w:val="1"/>
      <w:numFmt w:val="bullet"/>
      <w:lvlText w:val=""/>
      <w:lvlJc w:val="left"/>
      <w:pPr>
        <w:ind w:left="2880" w:hanging="360"/>
      </w:pPr>
      <w:rPr>
        <w:rFonts w:ascii="Symbol" w:hAnsi="Symbol" w:hint="default"/>
      </w:rPr>
    </w:lvl>
    <w:lvl w:ilvl="4" w:tplc="1526B3DC">
      <w:start w:val="1"/>
      <w:numFmt w:val="bullet"/>
      <w:lvlText w:val="o"/>
      <w:lvlJc w:val="left"/>
      <w:pPr>
        <w:ind w:left="3600" w:hanging="360"/>
      </w:pPr>
      <w:rPr>
        <w:rFonts w:ascii="Courier New" w:hAnsi="Courier New" w:hint="default"/>
      </w:rPr>
    </w:lvl>
    <w:lvl w:ilvl="5" w:tplc="B67A006A">
      <w:start w:val="1"/>
      <w:numFmt w:val="bullet"/>
      <w:lvlText w:val=""/>
      <w:lvlJc w:val="left"/>
      <w:pPr>
        <w:ind w:left="4320" w:hanging="360"/>
      </w:pPr>
      <w:rPr>
        <w:rFonts w:ascii="Wingdings" w:hAnsi="Wingdings" w:hint="default"/>
      </w:rPr>
    </w:lvl>
    <w:lvl w:ilvl="6" w:tplc="5B6E0B86">
      <w:start w:val="1"/>
      <w:numFmt w:val="bullet"/>
      <w:lvlText w:val=""/>
      <w:lvlJc w:val="left"/>
      <w:pPr>
        <w:ind w:left="5040" w:hanging="360"/>
      </w:pPr>
      <w:rPr>
        <w:rFonts w:ascii="Symbol" w:hAnsi="Symbol" w:hint="default"/>
      </w:rPr>
    </w:lvl>
    <w:lvl w:ilvl="7" w:tplc="7020FC24">
      <w:start w:val="1"/>
      <w:numFmt w:val="bullet"/>
      <w:lvlText w:val="o"/>
      <w:lvlJc w:val="left"/>
      <w:pPr>
        <w:ind w:left="5760" w:hanging="360"/>
      </w:pPr>
      <w:rPr>
        <w:rFonts w:ascii="Courier New" w:hAnsi="Courier New" w:hint="default"/>
      </w:rPr>
    </w:lvl>
    <w:lvl w:ilvl="8" w:tplc="9A8A38FE">
      <w:start w:val="1"/>
      <w:numFmt w:val="bullet"/>
      <w:lvlText w:val=""/>
      <w:lvlJc w:val="left"/>
      <w:pPr>
        <w:ind w:left="6480" w:hanging="360"/>
      </w:pPr>
      <w:rPr>
        <w:rFonts w:ascii="Wingdings" w:hAnsi="Wingdings" w:hint="default"/>
      </w:rPr>
    </w:lvl>
  </w:abstractNum>
  <w:abstractNum w:abstractNumId="20" w15:restartNumberingAfterBreak="0">
    <w:nsid w:val="0E394FA5"/>
    <w:multiLevelType w:val="hybridMultilevel"/>
    <w:tmpl w:val="4AD8B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7D7FAD"/>
    <w:multiLevelType w:val="hybridMultilevel"/>
    <w:tmpl w:val="A484C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10460BC1"/>
    <w:multiLevelType w:val="hybridMultilevel"/>
    <w:tmpl w:val="4F1AEB28"/>
    <w:lvl w:ilvl="0" w:tplc="07A6AD8A">
      <w:start w:val="1"/>
      <w:numFmt w:val="decimal"/>
      <w:lvlText w:val="%1."/>
      <w:lvlJc w:val="left"/>
      <w:pPr>
        <w:ind w:left="720" w:hanging="360"/>
      </w:pPr>
    </w:lvl>
    <w:lvl w:ilvl="1" w:tplc="F1BC5F7C">
      <w:start w:val="1"/>
      <w:numFmt w:val="lowerLetter"/>
      <w:lvlText w:val="%2."/>
      <w:lvlJc w:val="left"/>
      <w:pPr>
        <w:ind w:left="1440" w:hanging="360"/>
      </w:pPr>
    </w:lvl>
    <w:lvl w:ilvl="2" w:tplc="76A4FBDC">
      <w:start w:val="1"/>
      <w:numFmt w:val="lowerRoman"/>
      <w:lvlText w:val="%3."/>
      <w:lvlJc w:val="right"/>
      <w:pPr>
        <w:ind w:left="2160" w:hanging="180"/>
      </w:pPr>
    </w:lvl>
    <w:lvl w:ilvl="3" w:tplc="DA7A2892">
      <w:start w:val="1"/>
      <w:numFmt w:val="decimal"/>
      <w:lvlText w:val="%4."/>
      <w:lvlJc w:val="left"/>
      <w:pPr>
        <w:ind w:left="2880" w:hanging="360"/>
      </w:pPr>
    </w:lvl>
    <w:lvl w:ilvl="4" w:tplc="BC1AAB06">
      <w:start w:val="1"/>
      <w:numFmt w:val="lowerLetter"/>
      <w:lvlText w:val="%5."/>
      <w:lvlJc w:val="left"/>
      <w:pPr>
        <w:ind w:left="3600" w:hanging="360"/>
      </w:pPr>
    </w:lvl>
    <w:lvl w:ilvl="5" w:tplc="A15497EA">
      <w:start w:val="1"/>
      <w:numFmt w:val="lowerRoman"/>
      <w:lvlText w:val="%6."/>
      <w:lvlJc w:val="right"/>
      <w:pPr>
        <w:ind w:left="4320" w:hanging="180"/>
      </w:pPr>
    </w:lvl>
    <w:lvl w:ilvl="6" w:tplc="7A6263F8">
      <w:start w:val="1"/>
      <w:numFmt w:val="decimal"/>
      <w:lvlText w:val="%7."/>
      <w:lvlJc w:val="left"/>
      <w:pPr>
        <w:ind w:left="5040" w:hanging="360"/>
      </w:pPr>
    </w:lvl>
    <w:lvl w:ilvl="7" w:tplc="84EA7256">
      <w:start w:val="1"/>
      <w:numFmt w:val="lowerLetter"/>
      <w:lvlText w:val="%8."/>
      <w:lvlJc w:val="left"/>
      <w:pPr>
        <w:ind w:left="5760" w:hanging="360"/>
      </w:pPr>
    </w:lvl>
    <w:lvl w:ilvl="8" w:tplc="B10EE11E">
      <w:start w:val="1"/>
      <w:numFmt w:val="lowerRoman"/>
      <w:lvlText w:val="%9."/>
      <w:lvlJc w:val="right"/>
      <w:pPr>
        <w:ind w:left="6480" w:hanging="180"/>
      </w:pPr>
    </w:lvl>
  </w:abstractNum>
  <w:abstractNum w:abstractNumId="24" w15:restartNumberingAfterBreak="0">
    <w:nsid w:val="10887715"/>
    <w:multiLevelType w:val="multilevel"/>
    <w:tmpl w:val="30F6DC8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1C01579"/>
    <w:multiLevelType w:val="hybridMultilevel"/>
    <w:tmpl w:val="D7300A7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1D42479"/>
    <w:multiLevelType w:val="hybridMultilevel"/>
    <w:tmpl w:val="61904EE2"/>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2812008"/>
    <w:multiLevelType w:val="hybridMultilevel"/>
    <w:tmpl w:val="A0BA829A"/>
    <w:lvl w:ilvl="0" w:tplc="B59CA2E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29F7EB5"/>
    <w:multiLevelType w:val="hybridMultilevel"/>
    <w:tmpl w:val="64BE57F6"/>
    <w:lvl w:ilvl="0" w:tplc="08090019">
      <w:start w:val="1"/>
      <w:numFmt w:val="lowerLetter"/>
      <w:lvlText w:val="%1."/>
      <w:lvlJc w:val="left"/>
      <w:pPr>
        <w:ind w:left="720" w:hanging="360"/>
      </w:pPr>
    </w:lvl>
    <w:lvl w:ilvl="1" w:tplc="348A10AE">
      <w:start w:val="1"/>
      <w:numFmt w:val="lowerLetter"/>
      <w:lvlText w:val="%2."/>
      <w:lvlJc w:val="left"/>
      <w:pPr>
        <w:ind w:left="1440" w:hanging="360"/>
      </w:pPr>
    </w:lvl>
    <w:lvl w:ilvl="2" w:tplc="5A8AB24E">
      <w:start w:val="1"/>
      <w:numFmt w:val="lowerRoman"/>
      <w:lvlText w:val="%3."/>
      <w:lvlJc w:val="right"/>
      <w:pPr>
        <w:ind w:left="2160" w:hanging="180"/>
      </w:pPr>
    </w:lvl>
    <w:lvl w:ilvl="3" w:tplc="E8628E3A">
      <w:start w:val="1"/>
      <w:numFmt w:val="decimal"/>
      <w:lvlText w:val="%4."/>
      <w:lvlJc w:val="left"/>
      <w:pPr>
        <w:ind w:left="2880" w:hanging="360"/>
      </w:pPr>
    </w:lvl>
    <w:lvl w:ilvl="4" w:tplc="D652C8C2">
      <w:start w:val="1"/>
      <w:numFmt w:val="lowerLetter"/>
      <w:lvlText w:val="%5."/>
      <w:lvlJc w:val="left"/>
      <w:pPr>
        <w:ind w:left="3600" w:hanging="360"/>
      </w:pPr>
    </w:lvl>
    <w:lvl w:ilvl="5" w:tplc="494A05DA">
      <w:start w:val="1"/>
      <w:numFmt w:val="lowerRoman"/>
      <w:lvlText w:val="%6."/>
      <w:lvlJc w:val="right"/>
      <w:pPr>
        <w:ind w:left="4320" w:hanging="180"/>
      </w:pPr>
    </w:lvl>
    <w:lvl w:ilvl="6" w:tplc="C6F2D2AC">
      <w:start w:val="1"/>
      <w:numFmt w:val="decimal"/>
      <w:lvlText w:val="%7."/>
      <w:lvlJc w:val="left"/>
      <w:pPr>
        <w:ind w:left="5040" w:hanging="360"/>
      </w:pPr>
    </w:lvl>
    <w:lvl w:ilvl="7" w:tplc="C5C493E6">
      <w:start w:val="1"/>
      <w:numFmt w:val="lowerLetter"/>
      <w:lvlText w:val="%8."/>
      <w:lvlJc w:val="left"/>
      <w:pPr>
        <w:ind w:left="5760" w:hanging="360"/>
      </w:pPr>
    </w:lvl>
    <w:lvl w:ilvl="8" w:tplc="77FA2A60">
      <w:start w:val="1"/>
      <w:numFmt w:val="lowerRoman"/>
      <w:lvlText w:val="%9."/>
      <w:lvlJc w:val="right"/>
      <w:pPr>
        <w:ind w:left="6480" w:hanging="180"/>
      </w:pPr>
    </w:lvl>
  </w:abstractNum>
  <w:abstractNum w:abstractNumId="29"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025E5B"/>
    <w:multiLevelType w:val="hybridMultilevel"/>
    <w:tmpl w:val="171E32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131948B9"/>
    <w:multiLevelType w:val="multilevel"/>
    <w:tmpl w:val="27345862"/>
    <w:lvl w:ilvl="0">
      <w:start w:val="1"/>
      <w:numFmt w:val="bullet"/>
      <w:lvlText w:val=""/>
      <w:lvlJc w:val="left"/>
      <w:pPr>
        <w:ind w:left="72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2" w15:restartNumberingAfterBreak="0">
    <w:nsid w:val="143A29AD"/>
    <w:multiLevelType w:val="hybridMultilevel"/>
    <w:tmpl w:val="01208EAC"/>
    <w:lvl w:ilvl="0" w:tplc="04090011">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156E4914"/>
    <w:multiLevelType w:val="hybridMultilevel"/>
    <w:tmpl w:val="ACD62486"/>
    <w:lvl w:ilvl="0" w:tplc="04090001">
      <w:start w:val="1"/>
      <w:numFmt w:val="bullet"/>
      <w:lvlText w:val=""/>
      <w:lvlJc w:val="left"/>
      <w:pPr>
        <w:ind w:left="1080" w:hanging="360"/>
      </w:pPr>
      <w:rPr>
        <w:rFonts w:ascii="Symbol" w:hAnsi="Symbol" w:hint="default"/>
        <w:sz w:val="20"/>
        <w:szCs w:val="20"/>
      </w:rPr>
    </w:lvl>
    <w:lvl w:ilvl="1" w:tplc="0409000F">
      <w:start w:val="1"/>
      <w:numFmt w:val="decimal"/>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15AD43F7"/>
    <w:multiLevelType w:val="hybridMultilevel"/>
    <w:tmpl w:val="9A846488"/>
    <w:lvl w:ilvl="0" w:tplc="4D9269B8">
      <w:start w:val="1"/>
      <w:numFmt w:val="bullet"/>
      <w:lvlText w:val=""/>
      <w:lvlJc w:val="left"/>
      <w:pPr>
        <w:ind w:left="360" w:hanging="360"/>
      </w:pPr>
      <w:rPr>
        <w:rFonts w:ascii="Symbol" w:hAnsi="Symbol" w:hint="default"/>
        <w:sz w:val="20"/>
        <w:szCs w:val="2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15D42296"/>
    <w:multiLevelType w:val="hybridMultilevel"/>
    <w:tmpl w:val="0C067EE2"/>
    <w:lvl w:ilvl="0" w:tplc="C9B6E24E">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6113EFC"/>
    <w:multiLevelType w:val="hybridMultilevel"/>
    <w:tmpl w:val="9C781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9" w15:restartNumberingAfterBreak="0">
    <w:nsid w:val="16265FF3"/>
    <w:multiLevelType w:val="hybridMultilevel"/>
    <w:tmpl w:val="53DC8CBE"/>
    <w:lvl w:ilvl="0" w:tplc="84AAE4B8">
      <w:start w:val="14"/>
      <w:numFmt w:val="decimal"/>
      <w:lvlText w:val="%1."/>
      <w:lvlJc w:val="left"/>
      <w:pPr>
        <w:ind w:left="360" w:hanging="360"/>
      </w:pPr>
      <w:rPr>
        <w:rFonts w:ascii="Arial" w:hAnsi="Arial" w:cs="Arial" w:hint="default"/>
        <w:b w:val="0"/>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78801A2"/>
    <w:multiLevelType w:val="hybridMultilevel"/>
    <w:tmpl w:val="933046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17CF1734"/>
    <w:multiLevelType w:val="hybridMultilevel"/>
    <w:tmpl w:val="B17EDD42"/>
    <w:lvl w:ilvl="0" w:tplc="04090001">
      <w:start w:val="1"/>
      <w:numFmt w:val="bullet"/>
      <w:lvlText w:val=""/>
      <w:lvlJc w:val="left"/>
      <w:pPr>
        <w:ind w:left="1080" w:hanging="360"/>
      </w:pPr>
      <w:rPr>
        <w:rFonts w:ascii="Symbol" w:hAnsi="Symbol" w:hint="default"/>
        <w:sz w:val="20"/>
        <w:szCs w:val="20"/>
      </w:rPr>
    </w:lvl>
    <w:lvl w:ilvl="1" w:tplc="0409000F">
      <w:start w:val="1"/>
      <w:numFmt w:val="decimal"/>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1907619F"/>
    <w:multiLevelType w:val="hybridMultilevel"/>
    <w:tmpl w:val="A0C89C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1A10071E"/>
    <w:multiLevelType w:val="hybridMultilevel"/>
    <w:tmpl w:val="EA6CB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1A3A4B32"/>
    <w:multiLevelType w:val="hybridMultilevel"/>
    <w:tmpl w:val="102A8EF4"/>
    <w:lvl w:ilvl="0" w:tplc="96B42550">
      <w:start w:val="1"/>
      <w:numFmt w:val="decimal"/>
      <w:lvlText w:val="%1."/>
      <w:lvlJc w:val="left"/>
      <w:pPr>
        <w:ind w:left="720" w:hanging="360"/>
      </w:pPr>
    </w:lvl>
    <w:lvl w:ilvl="1" w:tplc="C18EEFF2">
      <w:start w:val="1"/>
      <w:numFmt w:val="lowerLetter"/>
      <w:lvlText w:val="%2."/>
      <w:lvlJc w:val="left"/>
      <w:pPr>
        <w:ind w:left="1440" w:hanging="360"/>
      </w:pPr>
    </w:lvl>
    <w:lvl w:ilvl="2" w:tplc="DCE4A080">
      <w:start w:val="1"/>
      <w:numFmt w:val="lowerRoman"/>
      <w:lvlText w:val="%3."/>
      <w:lvlJc w:val="right"/>
      <w:pPr>
        <w:ind w:left="2160" w:hanging="180"/>
      </w:pPr>
    </w:lvl>
    <w:lvl w:ilvl="3" w:tplc="CBD8A33E">
      <w:start w:val="1"/>
      <w:numFmt w:val="decimal"/>
      <w:lvlText w:val="%4."/>
      <w:lvlJc w:val="left"/>
      <w:pPr>
        <w:ind w:left="2880" w:hanging="360"/>
      </w:pPr>
    </w:lvl>
    <w:lvl w:ilvl="4" w:tplc="01FC72A2">
      <w:start w:val="1"/>
      <w:numFmt w:val="lowerLetter"/>
      <w:lvlText w:val="%5."/>
      <w:lvlJc w:val="left"/>
      <w:pPr>
        <w:ind w:left="3600" w:hanging="360"/>
      </w:pPr>
    </w:lvl>
    <w:lvl w:ilvl="5" w:tplc="43C4302E">
      <w:start w:val="1"/>
      <w:numFmt w:val="lowerRoman"/>
      <w:lvlText w:val="%6."/>
      <w:lvlJc w:val="right"/>
      <w:pPr>
        <w:ind w:left="4320" w:hanging="180"/>
      </w:pPr>
    </w:lvl>
    <w:lvl w:ilvl="6" w:tplc="A2506460">
      <w:start w:val="1"/>
      <w:numFmt w:val="decimal"/>
      <w:lvlText w:val="%7."/>
      <w:lvlJc w:val="left"/>
      <w:pPr>
        <w:ind w:left="5040" w:hanging="360"/>
      </w:pPr>
    </w:lvl>
    <w:lvl w:ilvl="7" w:tplc="3850CEDA">
      <w:start w:val="1"/>
      <w:numFmt w:val="lowerLetter"/>
      <w:lvlText w:val="%8."/>
      <w:lvlJc w:val="left"/>
      <w:pPr>
        <w:ind w:left="5760" w:hanging="360"/>
      </w:pPr>
    </w:lvl>
    <w:lvl w:ilvl="8" w:tplc="12C4481A">
      <w:start w:val="1"/>
      <w:numFmt w:val="lowerRoman"/>
      <w:lvlText w:val="%9."/>
      <w:lvlJc w:val="right"/>
      <w:pPr>
        <w:ind w:left="6480" w:hanging="180"/>
      </w:pPr>
    </w:lvl>
  </w:abstractNum>
  <w:abstractNum w:abstractNumId="45" w15:restartNumberingAfterBreak="0">
    <w:nsid w:val="1A4D33A4"/>
    <w:multiLevelType w:val="hybridMultilevel"/>
    <w:tmpl w:val="CF8CBA6A"/>
    <w:lvl w:ilvl="0" w:tplc="DF1CD2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CA360C1"/>
    <w:multiLevelType w:val="hybridMultilevel"/>
    <w:tmpl w:val="131EBEE2"/>
    <w:lvl w:ilvl="0" w:tplc="58AC4BEC">
      <w:start w:val="1"/>
      <w:numFmt w:val="bullet"/>
      <w:lvlText w:val=""/>
      <w:lvlJc w:val="left"/>
      <w:pPr>
        <w:ind w:left="720" w:hanging="360"/>
      </w:pPr>
      <w:rPr>
        <w:rFonts w:ascii="Symbol" w:hAnsi="Symbol" w:hint="default"/>
      </w:rPr>
    </w:lvl>
    <w:lvl w:ilvl="1" w:tplc="09A8DFFA">
      <w:start w:val="1"/>
      <w:numFmt w:val="bullet"/>
      <w:lvlText w:val="o"/>
      <w:lvlJc w:val="left"/>
      <w:pPr>
        <w:ind w:left="1440" w:hanging="360"/>
      </w:pPr>
      <w:rPr>
        <w:rFonts w:ascii="Courier New" w:hAnsi="Courier New" w:hint="default"/>
      </w:rPr>
    </w:lvl>
    <w:lvl w:ilvl="2" w:tplc="F6AE228E">
      <w:start w:val="1"/>
      <w:numFmt w:val="bullet"/>
      <w:lvlText w:val=""/>
      <w:lvlJc w:val="left"/>
      <w:pPr>
        <w:ind w:left="2160" w:hanging="360"/>
      </w:pPr>
      <w:rPr>
        <w:rFonts w:ascii="Wingdings" w:hAnsi="Wingdings" w:hint="default"/>
      </w:rPr>
    </w:lvl>
    <w:lvl w:ilvl="3" w:tplc="2E1AFF0A">
      <w:start w:val="1"/>
      <w:numFmt w:val="bullet"/>
      <w:lvlText w:val=""/>
      <w:lvlJc w:val="left"/>
      <w:pPr>
        <w:ind w:left="2880" w:hanging="360"/>
      </w:pPr>
      <w:rPr>
        <w:rFonts w:ascii="Symbol" w:hAnsi="Symbol" w:hint="default"/>
      </w:rPr>
    </w:lvl>
    <w:lvl w:ilvl="4" w:tplc="C0B2105A">
      <w:start w:val="1"/>
      <w:numFmt w:val="bullet"/>
      <w:lvlText w:val="o"/>
      <w:lvlJc w:val="left"/>
      <w:pPr>
        <w:ind w:left="3600" w:hanging="360"/>
      </w:pPr>
      <w:rPr>
        <w:rFonts w:ascii="Courier New" w:hAnsi="Courier New" w:hint="default"/>
      </w:rPr>
    </w:lvl>
    <w:lvl w:ilvl="5" w:tplc="88CC8B9E">
      <w:start w:val="1"/>
      <w:numFmt w:val="bullet"/>
      <w:lvlText w:val=""/>
      <w:lvlJc w:val="left"/>
      <w:pPr>
        <w:ind w:left="4320" w:hanging="360"/>
      </w:pPr>
      <w:rPr>
        <w:rFonts w:ascii="Wingdings" w:hAnsi="Wingdings" w:hint="default"/>
      </w:rPr>
    </w:lvl>
    <w:lvl w:ilvl="6" w:tplc="A50657C8">
      <w:start w:val="1"/>
      <w:numFmt w:val="bullet"/>
      <w:lvlText w:val=""/>
      <w:lvlJc w:val="left"/>
      <w:pPr>
        <w:ind w:left="5040" w:hanging="360"/>
      </w:pPr>
      <w:rPr>
        <w:rFonts w:ascii="Symbol" w:hAnsi="Symbol" w:hint="default"/>
      </w:rPr>
    </w:lvl>
    <w:lvl w:ilvl="7" w:tplc="005E4F8C">
      <w:start w:val="1"/>
      <w:numFmt w:val="bullet"/>
      <w:lvlText w:val="o"/>
      <w:lvlJc w:val="left"/>
      <w:pPr>
        <w:ind w:left="5760" w:hanging="360"/>
      </w:pPr>
      <w:rPr>
        <w:rFonts w:ascii="Courier New" w:hAnsi="Courier New" w:hint="default"/>
      </w:rPr>
    </w:lvl>
    <w:lvl w:ilvl="8" w:tplc="40822408">
      <w:start w:val="1"/>
      <w:numFmt w:val="bullet"/>
      <w:lvlText w:val=""/>
      <w:lvlJc w:val="left"/>
      <w:pPr>
        <w:ind w:left="6480" w:hanging="360"/>
      </w:pPr>
      <w:rPr>
        <w:rFonts w:ascii="Wingdings" w:hAnsi="Wingdings" w:hint="default"/>
      </w:rPr>
    </w:lvl>
  </w:abstractNum>
  <w:abstractNum w:abstractNumId="47" w15:restartNumberingAfterBreak="0">
    <w:nsid w:val="1E2B171A"/>
    <w:multiLevelType w:val="hybridMultilevel"/>
    <w:tmpl w:val="96B29EEE"/>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1F7201B7"/>
    <w:multiLevelType w:val="hybridMultilevel"/>
    <w:tmpl w:val="037CFBA8"/>
    <w:lvl w:ilvl="0" w:tplc="944EE276">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FF5330A"/>
    <w:multiLevelType w:val="hybridMultilevel"/>
    <w:tmpl w:val="91B2F8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212379B1"/>
    <w:multiLevelType w:val="hybridMultilevel"/>
    <w:tmpl w:val="87207C50"/>
    <w:lvl w:ilvl="0" w:tplc="FFFFFFFF">
      <w:start w:val="4"/>
      <w:numFmt w:val="decimal"/>
      <w:lvlText w:val="%1"/>
      <w:lvlJc w:val="left"/>
      <w:pPr>
        <w:ind w:left="10116" w:hanging="161"/>
        <w:jc w:val="right"/>
      </w:pPr>
      <w:rPr>
        <w:w w:val="99"/>
        <w:sz w:val="22"/>
        <w:szCs w:val="22"/>
      </w:rPr>
    </w:lvl>
    <w:lvl w:ilvl="1" w:tplc="BF209FCA">
      <w:numFmt w:val="bullet"/>
      <w:lvlText w:val="•"/>
      <w:lvlJc w:val="left"/>
      <w:pPr>
        <w:ind w:left="10216" w:hanging="161"/>
      </w:pPr>
      <w:rPr>
        <w:rFonts w:hint="default"/>
      </w:rPr>
    </w:lvl>
    <w:lvl w:ilvl="2" w:tplc="A87ABC6A">
      <w:numFmt w:val="bullet"/>
      <w:lvlText w:val="•"/>
      <w:lvlJc w:val="left"/>
      <w:pPr>
        <w:ind w:left="10312" w:hanging="161"/>
      </w:pPr>
      <w:rPr>
        <w:rFonts w:hint="default"/>
      </w:rPr>
    </w:lvl>
    <w:lvl w:ilvl="3" w:tplc="D3701A18">
      <w:numFmt w:val="bullet"/>
      <w:lvlText w:val="•"/>
      <w:lvlJc w:val="left"/>
      <w:pPr>
        <w:ind w:left="10408" w:hanging="161"/>
      </w:pPr>
      <w:rPr>
        <w:rFonts w:hint="default"/>
      </w:rPr>
    </w:lvl>
    <w:lvl w:ilvl="4" w:tplc="5FA80E8E">
      <w:numFmt w:val="bullet"/>
      <w:lvlText w:val="•"/>
      <w:lvlJc w:val="left"/>
      <w:pPr>
        <w:ind w:left="10504" w:hanging="161"/>
      </w:pPr>
      <w:rPr>
        <w:rFonts w:hint="default"/>
      </w:rPr>
    </w:lvl>
    <w:lvl w:ilvl="5" w:tplc="AC9EAC62">
      <w:numFmt w:val="bullet"/>
      <w:lvlText w:val="•"/>
      <w:lvlJc w:val="left"/>
      <w:pPr>
        <w:ind w:left="10600" w:hanging="161"/>
      </w:pPr>
      <w:rPr>
        <w:rFonts w:hint="default"/>
      </w:rPr>
    </w:lvl>
    <w:lvl w:ilvl="6" w:tplc="B6A4425E">
      <w:numFmt w:val="bullet"/>
      <w:lvlText w:val="•"/>
      <w:lvlJc w:val="left"/>
      <w:pPr>
        <w:ind w:left="10696" w:hanging="161"/>
      </w:pPr>
      <w:rPr>
        <w:rFonts w:hint="default"/>
      </w:rPr>
    </w:lvl>
    <w:lvl w:ilvl="7" w:tplc="A0846920">
      <w:numFmt w:val="bullet"/>
      <w:lvlText w:val="•"/>
      <w:lvlJc w:val="left"/>
      <w:pPr>
        <w:ind w:left="10792" w:hanging="161"/>
      </w:pPr>
      <w:rPr>
        <w:rFonts w:hint="default"/>
      </w:rPr>
    </w:lvl>
    <w:lvl w:ilvl="8" w:tplc="7EE22A0A">
      <w:numFmt w:val="bullet"/>
      <w:lvlText w:val="•"/>
      <w:lvlJc w:val="left"/>
      <w:pPr>
        <w:ind w:left="10888" w:hanging="161"/>
      </w:pPr>
      <w:rPr>
        <w:rFonts w:hint="default"/>
      </w:rPr>
    </w:lvl>
  </w:abstractNum>
  <w:abstractNum w:abstractNumId="51" w15:restartNumberingAfterBreak="0">
    <w:nsid w:val="213B0795"/>
    <w:multiLevelType w:val="hybridMultilevel"/>
    <w:tmpl w:val="3A227D76"/>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2" w15:restartNumberingAfterBreak="0">
    <w:nsid w:val="21660BD8"/>
    <w:multiLevelType w:val="hybridMultilevel"/>
    <w:tmpl w:val="1F64AB8A"/>
    <w:lvl w:ilvl="0" w:tplc="4B60113E">
      <w:start w:val="1"/>
      <w:numFmt w:val="bullet"/>
      <w:lvlText w:val=""/>
      <w:lvlJc w:val="left"/>
      <w:pPr>
        <w:ind w:left="720" w:hanging="360"/>
      </w:pPr>
      <w:rPr>
        <w:rFonts w:ascii="Symbol" w:hAnsi="Symbol" w:hint="default"/>
      </w:rPr>
    </w:lvl>
    <w:lvl w:ilvl="1" w:tplc="B5F89E32">
      <w:start w:val="1"/>
      <w:numFmt w:val="bullet"/>
      <w:lvlText w:val="o"/>
      <w:lvlJc w:val="left"/>
      <w:pPr>
        <w:ind w:left="1440" w:hanging="360"/>
      </w:pPr>
      <w:rPr>
        <w:rFonts w:ascii="Courier New" w:hAnsi="Courier New" w:hint="default"/>
      </w:rPr>
    </w:lvl>
    <w:lvl w:ilvl="2" w:tplc="58A06472">
      <w:start w:val="1"/>
      <w:numFmt w:val="bullet"/>
      <w:lvlText w:val=""/>
      <w:lvlJc w:val="left"/>
      <w:pPr>
        <w:ind w:left="2160" w:hanging="360"/>
      </w:pPr>
      <w:rPr>
        <w:rFonts w:ascii="Wingdings" w:hAnsi="Wingdings" w:hint="default"/>
      </w:rPr>
    </w:lvl>
    <w:lvl w:ilvl="3" w:tplc="C4FECAC2">
      <w:start w:val="1"/>
      <w:numFmt w:val="bullet"/>
      <w:lvlText w:val=""/>
      <w:lvlJc w:val="left"/>
      <w:pPr>
        <w:ind w:left="2880" w:hanging="360"/>
      </w:pPr>
      <w:rPr>
        <w:rFonts w:ascii="Symbol" w:hAnsi="Symbol" w:hint="default"/>
      </w:rPr>
    </w:lvl>
    <w:lvl w:ilvl="4" w:tplc="FD6CE67C">
      <w:start w:val="1"/>
      <w:numFmt w:val="bullet"/>
      <w:lvlText w:val="o"/>
      <w:lvlJc w:val="left"/>
      <w:pPr>
        <w:ind w:left="3600" w:hanging="360"/>
      </w:pPr>
      <w:rPr>
        <w:rFonts w:ascii="Courier New" w:hAnsi="Courier New" w:hint="default"/>
      </w:rPr>
    </w:lvl>
    <w:lvl w:ilvl="5" w:tplc="C18A6196">
      <w:start w:val="1"/>
      <w:numFmt w:val="bullet"/>
      <w:lvlText w:val=""/>
      <w:lvlJc w:val="left"/>
      <w:pPr>
        <w:ind w:left="4320" w:hanging="360"/>
      </w:pPr>
      <w:rPr>
        <w:rFonts w:ascii="Wingdings" w:hAnsi="Wingdings" w:hint="default"/>
      </w:rPr>
    </w:lvl>
    <w:lvl w:ilvl="6" w:tplc="362E07CE">
      <w:start w:val="1"/>
      <w:numFmt w:val="bullet"/>
      <w:lvlText w:val=""/>
      <w:lvlJc w:val="left"/>
      <w:pPr>
        <w:ind w:left="5040" w:hanging="360"/>
      </w:pPr>
      <w:rPr>
        <w:rFonts w:ascii="Symbol" w:hAnsi="Symbol" w:hint="default"/>
      </w:rPr>
    </w:lvl>
    <w:lvl w:ilvl="7" w:tplc="EBC0EA34">
      <w:start w:val="1"/>
      <w:numFmt w:val="bullet"/>
      <w:lvlText w:val="o"/>
      <w:lvlJc w:val="left"/>
      <w:pPr>
        <w:ind w:left="5760" w:hanging="360"/>
      </w:pPr>
      <w:rPr>
        <w:rFonts w:ascii="Courier New" w:hAnsi="Courier New" w:hint="default"/>
      </w:rPr>
    </w:lvl>
    <w:lvl w:ilvl="8" w:tplc="7292D2D8">
      <w:start w:val="1"/>
      <w:numFmt w:val="bullet"/>
      <w:lvlText w:val=""/>
      <w:lvlJc w:val="left"/>
      <w:pPr>
        <w:ind w:left="6480" w:hanging="360"/>
      </w:pPr>
      <w:rPr>
        <w:rFonts w:ascii="Wingdings" w:hAnsi="Wingdings" w:hint="default"/>
      </w:rPr>
    </w:lvl>
  </w:abstractNum>
  <w:abstractNum w:abstractNumId="53" w15:restartNumberingAfterBreak="0">
    <w:nsid w:val="21822C05"/>
    <w:multiLevelType w:val="hybridMultilevel"/>
    <w:tmpl w:val="80C8E0E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1C11016"/>
    <w:multiLevelType w:val="hybridMultilevel"/>
    <w:tmpl w:val="2990DC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43D63E9"/>
    <w:multiLevelType w:val="hybridMultilevel"/>
    <w:tmpl w:val="28EE975A"/>
    <w:lvl w:ilvl="0" w:tplc="F8601AE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24A766F8"/>
    <w:multiLevelType w:val="hybridMultilevel"/>
    <w:tmpl w:val="19762E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254B6EDF"/>
    <w:multiLevelType w:val="hybridMultilevel"/>
    <w:tmpl w:val="47CCB764"/>
    <w:lvl w:ilvl="0" w:tplc="0409000F">
      <w:start w:val="1"/>
      <w:numFmt w:val="decimal"/>
      <w:lvlText w:val="%1."/>
      <w:lvlJc w:val="left"/>
      <w:pPr>
        <w:ind w:left="54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6CE6BC6"/>
    <w:multiLevelType w:val="hybridMultilevel"/>
    <w:tmpl w:val="D0A26F7A"/>
    <w:lvl w:ilvl="0" w:tplc="08090013">
      <w:start w:val="1"/>
      <w:numFmt w:val="upperRoman"/>
      <w:lvlText w:val="%1."/>
      <w:lvlJc w:val="right"/>
      <w:pPr>
        <w:ind w:left="720" w:hanging="360"/>
      </w:pPr>
    </w:lvl>
    <w:lvl w:ilvl="1" w:tplc="348A10AE">
      <w:start w:val="1"/>
      <w:numFmt w:val="lowerLetter"/>
      <w:lvlText w:val="%2."/>
      <w:lvlJc w:val="left"/>
      <w:pPr>
        <w:ind w:left="1440" w:hanging="360"/>
      </w:pPr>
    </w:lvl>
    <w:lvl w:ilvl="2" w:tplc="5A8AB24E">
      <w:start w:val="1"/>
      <w:numFmt w:val="lowerRoman"/>
      <w:lvlText w:val="%3."/>
      <w:lvlJc w:val="right"/>
      <w:pPr>
        <w:ind w:left="2160" w:hanging="180"/>
      </w:pPr>
    </w:lvl>
    <w:lvl w:ilvl="3" w:tplc="E8628E3A">
      <w:start w:val="1"/>
      <w:numFmt w:val="decimal"/>
      <w:lvlText w:val="%4."/>
      <w:lvlJc w:val="left"/>
      <w:pPr>
        <w:ind w:left="2880" w:hanging="360"/>
      </w:pPr>
    </w:lvl>
    <w:lvl w:ilvl="4" w:tplc="D652C8C2">
      <w:start w:val="1"/>
      <w:numFmt w:val="lowerLetter"/>
      <w:lvlText w:val="%5."/>
      <w:lvlJc w:val="left"/>
      <w:pPr>
        <w:ind w:left="3600" w:hanging="360"/>
      </w:pPr>
    </w:lvl>
    <w:lvl w:ilvl="5" w:tplc="494A05DA">
      <w:start w:val="1"/>
      <w:numFmt w:val="lowerRoman"/>
      <w:lvlText w:val="%6."/>
      <w:lvlJc w:val="right"/>
      <w:pPr>
        <w:ind w:left="4320" w:hanging="180"/>
      </w:pPr>
    </w:lvl>
    <w:lvl w:ilvl="6" w:tplc="C6F2D2AC">
      <w:start w:val="1"/>
      <w:numFmt w:val="decimal"/>
      <w:lvlText w:val="%7."/>
      <w:lvlJc w:val="left"/>
      <w:pPr>
        <w:ind w:left="5040" w:hanging="360"/>
      </w:pPr>
    </w:lvl>
    <w:lvl w:ilvl="7" w:tplc="C5C493E6">
      <w:start w:val="1"/>
      <w:numFmt w:val="lowerLetter"/>
      <w:lvlText w:val="%8."/>
      <w:lvlJc w:val="left"/>
      <w:pPr>
        <w:ind w:left="5760" w:hanging="360"/>
      </w:pPr>
    </w:lvl>
    <w:lvl w:ilvl="8" w:tplc="77FA2A60">
      <w:start w:val="1"/>
      <w:numFmt w:val="lowerRoman"/>
      <w:lvlText w:val="%9."/>
      <w:lvlJc w:val="right"/>
      <w:pPr>
        <w:ind w:left="6480" w:hanging="180"/>
      </w:pPr>
    </w:lvl>
  </w:abstractNum>
  <w:abstractNum w:abstractNumId="59" w15:restartNumberingAfterBreak="0">
    <w:nsid w:val="26DE42C2"/>
    <w:multiLevelType w:val="hybridMultilevel"/>
    <w:tmpl w:val="A82E8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2B1B5596"/>
    <w:multiLevelType w:val="multilevel"/>
    <w:tmpl w:val="16948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C8934F0"/>
    <w:multiLevelType w:val="hybridMultilevel"/>
    <w:tmpl w:val="263E7CE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2D3C1A43"/>
    <w:multiLevelType w:val="hybridMultilevel"/>
    <w:tmpl w:val="56547050"/>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64" w15:restartNumberingAfterBreak="0">
    <w:nsid w:val="2D41630D"/>
    <w:multiLevelType w:val="hybridMultilevel"/>
    <w:tmpl w:val="8F8460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2FB14DD9"/>
    <w:multiLevelType w:val="hybridMultilevel"/>
    <w:tmpl w:val="7B260196"/>
    <w:lvl w:ilvl="0" w:tplc="435C7CDA">
      <w:start w:val="1"/>
      <w:numFmt w:val="bullet"/>
      <w:lvlText w:val="●"/>
      <w:lvlJc w:val="left"/>
      <w:pPr>
        <w:ind w:left="720" w:hanging="360"/>
      </w:pPr>
      <w:rPr>
        <w:u w:val="none"/>
      </w:rPr>
    </w:lvl>
    <w:lvl w:ilvl="1" w:tplc="04090001">
      <w:start w:val="1"/>
      <w:numFmt w:val="bullet"/>
      <w:lvlText w:val=""/>
      <w:lvlJc w:val="left"/>
      <w:pPr>
        <w:ind w:left="1080" w:hanging="360"/>
      </w:pPr>
      <w:rPr>
        <w:rFonts w:ascii="Symbol" w:hAnsi="Symbol" w:hint="default"/>
        <w:u w:val="none"/>
      </w:rPr>
    </w:lvl>
    <w:lvl w:ilvl="2" w:tplc="6FAE023A">
      <w:start w:val="1"/>
      <w:numFmt w:val="bullet"/>
      <w:lvlText w:val="■"/>
      <w:lvlJc w:val="left"/>
      <w:pPr>
        <w:ind w:left="2160" w:hanging="360"/>
      </w:pPr>
      <w:rPr>
        <w:u w:val="none"/>
      </w:rPr>
    </w:lvl>
    <w:lvl w:ilvl="3" w:tplc="DEBEB48A">
      <w:start w:val="1"/>
      <w:numFmt w:val="bullet"/>
      <w:lvlText w:val="●"/>
      <w:lvlJc w:val="left"/>
      <w:pPr>
        <w:ind w:left="2880" w:hanging="360"/>
      </w:pPr>
      <w:rPr>
        <w:u w:val="none"/>
      </w:rPr>
    </w:lvl>
    <w:lvl w:ilvl="4" w:tplc="C69AB382">
      <w:start w:val="1"/>
      <w:numFmt w:val="bullet"/>
      <w:lvlText w:val="○"/>
      <w:lvlJc w:val="left"/>
      <w:pPr>
        <w:ind w:left="3600" w:hanging="360"/>
      </w:pPr>
      <w:rPr>
        <w:u w:val="none"/>
      </w:rPr>
    </w:lvl>
    <w:lvl w:ilvl="5" w:tplc="0D944FF8">
      <w:start w:val="1"/>
      <w:numFmt w:val="bullet"/>
      <w:lvlText w:val="■"/>
      <w:lvlJc w:val="left"/>
      <w:pPr>
        <w:ind w:left="4320" w:hanging="360"/>
      </w:pPr>
      <w:rPr>
        <w:u w:val="none"/>
      </w:rPr>
    </w:lvl>
    <w:lvl w:ilvl="6" w:tplc="321003E8">
      <w:start w:val="1"/>
      <w:numFmt w:val="bullet"/>
      <w:lvlText w:val="●"/>
      <w:lvlJc w:val="left"/>
      <w:pPr>
        <w:ind w:left="5040" w:hanging="360"/>
      </w:pPr>
      <w:rPr>
        <w:u w:val="none"/>
      </w:rPr>
    </w:lvl>
    <w:lvl w:ilvl="7" w:tplc="3C68AAD6">
      <w:start w:val="1"/>
      <w:numFmt w:val="bullet"/>
      <w:lvlText w:val="○"/>
      <w:lvlJc w:val="left"/>
      <w:pPr>
        <w:ind w:left="5760" w:hanging="360"/>
      </w:pPr>
      <w:rPr>
        <w:u w:val="none"/>
      </w:rPr>
    </w:lvl>
    <w:lvl w:ilvl="8" w:tplc="86E8E1E4">
      <w:start w:val="1"/>
      <w:numFmt w:val="bullet"/>
      <w:lvlText w:val="■"/>
      <w:lvlJc w:val="left"/>
      <w:pPr>
        <w:ind w:left="6480" w:hanging="360"/>
      </w:pPr>
      <w:rPr>
        <w:u w:val="none"/>
      </w:rPr>
    </w:lvl>
  </w:abstractNum>
  <w:abstractNum w:abstractNumId="67" w15:restartNumberingAfterBreak="0">
    <w:nsid w:val="2FCF60D0"/>
    <w:multiLevelType w:val="hybridMultilevel"/>
    <w:tmpl w:val="A316E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FD94935"/>
    <w:multiLevelType w:val="hybridMultilevel"/>
    <w:tmpl w:val="8060611C"/>
    <w:lvl w:ilvl="0" w:tplc="DC74F7D4">
      <w:start w:val="1"/>
      <w:numFmt w:val="bullet"/>
      <w:lvlText w:val=""/>
      <w:lvlJc w:val="left"/>
      <w:pPr>
        <w:ind w:left="720" w:hanging="360"/>
      </w:pPr>
      <w:rPr>
        <w:rFonts w:ascii="Symbol" w:hAnsi="Symbol" w:hint="default"/>
      </w:rPr>
    </w:lvl>
    <w:lvl w:ilvl="1" w:tplc="10DAD572">
      <w:start w:val="1"/>
      <w:numFmt w:val="bullet"/>
      <w:lvlText w:val="o"/>
      <w:lvlJc w:val="left"/>
      <w:pPr>
        <w:ind w:left="1440" w:hanging="360"/>
      </w:pPr>
      <w:rPr>
        <w:rFonts w:ascii="Courier New" w:hAnsi="Courier New" w:hint="default"/>
      </w:rPr>
    </w:lvl>
    <w:lvl w:ilvl="2" w:tplc="268400D6">
      <w:start w:val="1"/>
      <w:numFmt w:val="bullet"/>
      <w:lvlText w:val=""/>
      <w:lvlJc w:val="left"/>
      <w:pPr>
        <w:ind w:left="2160" w:hanging="360"/>
      </w:pPr>
      <w:rPr>
        <w:rFonts w:ascii="Wingdings" w:hAnsi="Wingdings" w:hint="default"/>
      </w:rPr>
    </w:lvl>
    <w:lvl w:ilvl="3" w:tplc="8D78B546">
      <w:start w:val="1"/>
      <w:numFmt w:val="bullet"/>
      <w:lvlText w:val=""/>
      <w:lvlJc w:val="left"/>
      <w:pPr>
        <w:ind w:left="2880" w:hanging="360"/>
      </w:pPr>
      <w:rPr>
        <w:rFonts w:ascii="Symbol" w:hAnsi="Symbol" w:hint="default"/>
      </w:rPr>
    </w:lvl>
    <w:lvl w:ilvl="4" w:tplc="D3A4F08A">
      <w:start w:val="1"/>
      <w:numFmt w:val="bullet"/>
      <w:lvlText w:val="o"/>
      <w:lvlJc w:val="left"/>
      <w:pPr>
        <w:ind w:left="3600" w:hanging="360"/>
      </w:pPr>
      <w:rPr>
        <w:rFonts w:ascii="Courier New" w:hAnsi="Courier New" w:hint="default"/>
      </w:rPr>
    </w:lvl>
    <w:lvl w:ilvl="5" w:tplc="84F8A5B2">
      <w:start w:val="1"/>
      <w:numFmt w:val="bullet"/>
      <w:lvlText w:val=""/>
      <w:lvlJc w:val="left"/>
      <w:pPr>
        <w:ind w:left="4320" w:hanging="360"/>
      </w:pPr>
      <w:rPr>
        <w:rFonts w:ascii="Wingdings" w:hAnsi="Wingdings" w:hint="default"/>
      </w:rPr>
    </w:lvl>
    <w:lvl w:ilvl="6" w:tplc="407E97D6">
      <w:start w:val="1"/>
      <w:numFmt w:val="bullet"/>
      <w:lvlText w:val=""/>
      <w:lvlJc w:val="left"/>
      <w:pPr>
        <w:ind w:left="5040" w:hanging="360"/>
      </w:pPr>
      <w:rPr>
        <w:rFonts w:ascii="Symbol" w:hAnsi="Symbol" w:hint="default"/>
      </w:rPr>
    </w:lvl>
    <w:lvl w:ilvl="7" w:tplc="8C1A6C40">
      <w:start w:val="1"/>
      <w:numFmt w:val="bullet"/>
      <w:lvlText w:val="o"/>
      <w:lvlJc w:val="left"/>
      <w:pPr>
        <w:ind w:left="5760" w:hanging="360"/>
      </w:pPr>
      <w:rPr>
        <w:rFonts w:ascii="Courier New" w:hAnsi="Courier New" w:hint="default"/>
      </w:rPr>
    </w:lvl>
    <w:lvl w:ilvl="8" w:tplc="6B5C3DA6">
      <w:start w:val="1"/>
      <w:numFmt w:val="bullet"/>
      <w:lvlText w:val=""/>
      <w:lvlJc w:val="left"/>
      <w:pPr>
        <w:ind w:left="6480" w:hanging="360"/>
      </w:pPr>
      <w:rPr>
        <w:rFonts w:ascii="Wingdings" w:hAnsi="Wingdings" w:hint="default"/>
      </w:rPr>
    </w:lvl>
  </w:abstractNum>
  <w:abstractNum w:abstractNumId="69" w15:restartNumberingAfterBreak="0">
    <w:nsid w:val="33A45FC4"/>
    <w:multiLevelType w:val="hybridMultilevel"/>
    <w:tmpl w:val="6810A41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0" w15:restartNumberingAfterBreak="0">
    <w:nsid w:val="34EC0D36"/>
    <w:multiLevelType w:val="hybridMultilevel"/>
    <w:tmpl w:val="003A2C86"/>
    <w:lvl w:ilvl="0" w:tplc="9F32EF2C">
      <w:numFmt w:val="bullet"/>
      <w:lvlText w:val="-"/>
      <w:lvlJc w:val="left"/>
      <w:pPr>
        <w:ind w:left="360" w:hanging="360"/>
      </w:pPr>
      <w:rPr>
        <w:rFonts w:ascii="Calibri" w:eastAsia="Calibr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35703F24"/>
    <w:multiLevelType w:val="hybridMultilevel"/>
    <w:tmpl w:val="03A65BC6"/>
    <w:lvl w:ilvl="0" w:tplc="435C7CDA">
      <w:start w:val="1"/>
      <w:numFmt w:val="bullet"/>
      <w:lvlText w:val="●"/>
      <w:lvlJc w:val="left"/>
      <w:pPr>
        <w:ind w:left="720" w:hanging="360"/>
      </w:pPr>
      <w:rPr>
        <w:u w:val="none"/>
      </w:rPr>
    </w:lvl>
    <w:lvl w:ilvl="1" w:tplc="33022B52">
      <w:start w:val="1"/>
      <w:numFmt w:val="bullet"/>
      <w:lvlText w:val="○"/>
      <w:lvlJc w:val="left"/>
      <w:pPr>
        <w:ind w:left="1440" w:hanging="360"/>
      </w:pPr>
      <w:rPr>
        <w:u w:val="none"/>
      </w:rPr>
    </w:lvl>
    <w:lvl w:ilvl="2" w:tplc="6FAE023A">
      <w:start w:val="1"/>
      <w:numFmt w:val="bullet"/>
      <w:lvlText w:val="■"/>
      <w:lvlJc w:val="left"/>
      <w:pPr>
        <w:ind w:left="2160" w:hanging="360"/>
      </w:pPr>
      <w:rPr>
        <w:u w:val="none"/>
      </w:rPr>
    </w:lvl>
    <w:lvl w:ilvl="3" w:tplc="DEBEB48A">
      <w:start w:val="1"/>
      <w:numFmt w:val="bullet"/>
      <w:lvlText w:val="●"/>
      <w:lvlJc w:val="left"/>
      <w:pPr>
        <w:ind w:left="2880" w:hanging="360"/>
      </w:pPr>
      <w:rPr>
        <w:u w:val="none"/>
      </w:rPr>
    </w:lvl>
    <w:lvl w:ilvl="4" w:tplc="C69AB382">
      <w:start w:val="1"/>
      <w:numFmt w:val="bullet"/>
      <w:lvlText w:val="○"/>
      <w:lvlJc w:val="left"/>
      <w:pPr>
        <w:ind w:left="3600" w:hanging="360"/>
      </w:pPr>
      <w:rPr>
        <w:u w:val="none"/>
      </w:rPr>
    </w:lvl>
    <w:lvl w:ilvl="5" w:tplc="0D944FF8">
      <w:start w:val="1"/>
      <w:numFmt w:val="bullet"/>
      <w:lvlText w:val="■"/>
      <w:lvlJc w:val="left"/>
      <w:pPr>
        <w:ind w:left="4320" w:hanging="360"/>
      </w:pPr>
      <w:rPr>
        <w:u w:val="none"/>
      </w:rPr>
    </w:lvl>
    <w:lvl w:ilvl="6" w:tplc="321003E8">
      <w:start w:val="1"/>
      <w:numFmt w:val="bullet"/>
      <w:lvlText w:val="●"/>
      <w:lvlJc w:val="left"/>
      <w:pPr>
        <w:ind w:left="5040" w:hanging="360"/>
      </w:pPr>
      <w:rPr>
        <w:u w:val="none"/>
      </w:rPr>
    </w:lvl>
    <w:lvl w:ilvl="7" w:tplc="3C68AAD6">
      <w:start w:val="1"/>
      <w:numFmt w:val="bullet"/>
      <w:lvlText w:val="○"/>
      <w:lvlJc w:val="left"/>
      <w:pPr>
        <w:ind w:left="5760" w:hanging="360"/>
      </w:pPr>
      <w:rPr>
        <w:u w:val="none"/>
      </w:rPr>
    </w:lvl>
    <w:lvl w:ilvl="8" w:tplc="86E8E1E4">
      <w:start w:val="1"/>
      <w:numFmt w:val="bullet"/>
      <w:lvlText w:val="■"/>
      <w:lvlJc w:val="left"/>
      <w:pPr>
        <w:ind w:left="6480" w:hanging="360"/>
      </w:pPr>
      <w:rPr>
        <w:u w:val="none"/>
      </w:rPr>
    </w:lvl>
  </w:abstractNum>
  <w:abstractNum w:abstractNumId="72" w15:restartNumberingAfterBreak="0">
    <w:nsid w:val="35971E7F"/>
    <w:multiLevelType w:val="hybridMultilevel"/>
    <w:tmpl w:val="65BE8DF6"/>
    <w:lvl w:ilvl="0" w:tplc="2E6E7BE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88C1F52"/>
    <w:multiLevelType w:val="hybridMultilevel"/>
    <w:tmpl w:val="CF8CBA6A"/>
    <w:lvl w:ilvl="0" w:tplc="DF1CD2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91A5957"/>
    <w:multiLevelType w:val="hybridMultilevel"/>
    <w:tmpl w:val="6ED0BC9A"/>
    <w:lvl w:ilvl="0" w:tplc="EBA0EB86">
      <w:start w:val="1"/>
      <w:numFmt w:val="decimal"/>
      <w:lvlText w:val="Objective %1."/>
      <w:lvlJc w:val="left"/>
      <w:pPr>
        <w:ind w:left="360" w:hanging="3"/>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39BC28DC"/>
    <w:multiLevelType w:val="hybridMultilevel"/>
    <w:tmpl w:val="778CD8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6" w15:restartNumberingAfterBreak="0">
    <w:nsid w:val="3A1624B6"/>
    <w:multiLevelType w:val="hybridMultilevel"/>
    <w:tmpl w:val="45342866"/>
    <w:lvl w:ilvl="0" w:tplc="4516B4DA">
      <w:start w:val="1"/>
      <w:numFmt w:val="bullet"/>
      <w:lvlText w:val=""/>
      <w:lvlJc w:val="left"/>
      <w:pPr>
        <w:ind w:left="720" w:hanging="360"/>
      </w:pPr>
      <w:rPr>
        <w:rFonts w:ascii="Symbol" w:hAnsi="Symbol" w:hint="default"/>
      </w:rPr>
    </w:lvl>
    <w:lvl w:ilvl="1" w:tplc="AFD0599E">
      <w:start w:val="1"/>
      <w:numFmt w:val="bullet"/>
      <w:lvlText w:val="o"/>
      <w:lvlJc w:val="left"/>
      <w:pPr>
        <w:ind w:left="1440" w:hanging="360"/>
      </w:pPr>
      <w:rPr>
        <w:rFonts w:ascii="Courier New" w:hAnsi="Courier New" w:hint="default"/>
      </w:rPr>
    </w:lvl>
    <w:lvl w:ilvl="2" w:tplc="5504D994">
      <w:start w:val="1"/>
      <w:numFmt w:val="bullet"/>
      <w:lvlText w:val=""/>
      <w:lvlJc w:val="left"/>
      <w:pPr>
        <w:ind w:left="2160" w:hanging="360"/>
      </w:pPr>
      <w:rPr>
        <w:rFonts w:ascii="Wingdings" w:hAnsi="Wingdings" w:hint="default"/>
      </w:rPr>
    </w:lvl>
    <w:lvl w:ilvl="3" w:tplc="C37E354C">
      <w:start w:val="1"/>
      <w:numFmt w:val="bullet"/>
      <w:lvlText w:val=""/>
      <w:lvlJc w:val="left"/>
      <w:pPr>
        <w:ind w:left="2880" w:hanging="360"/>
      </w:pPr>
      <w:rPr>
        <w:rFonts w:ascii="Symbol" w:hAnsi="Symbol" w:hint="default"/>
      </w:rPr>
    </w:lvl>
    <w:lvl w:ilvl="4" w:tplc="11CC1BB6">
      <w:start w:val="1"/>
      <w:numFmt w:val="bullet"/>
      <w:lvlText w:val="o"/>
      <w:lvlJc w:val="left"/>
      <w:pPr>
        <w:ind w:left="3600" w:hanging="360"/>
      </w:pPr>
      <w:rPr>
        <w:rFonts w:ascii="Courier New" w:hAnsi="Courier New" w:hint="default"/>
      </w:rPr>
    </w:lvl>
    <w:lvl w:ilvl="5" w:tplc="7B74865C">
      <w:start w:val="1"/>
      <w:numFmt w:val="bullet"/>
      <w:lvlText w:val=""/>
      <w:lvlJc w:val="left"/>
      <w:pPr>
        <w:ind w:left="4320" w:hanging="360"/>
      </w:pPr>
      <w:rPr>
        <w:rFonts w:ascii="Wingdings" w:hAnsi="Wingdings" w:hint="default"/>
      </w:rPr>
    </w:lvl>
    <w:lvl w:ilvl="6" w:tplc="225A2CE8">
      <w:start w:val="1"/>
      <w:numFmt w:val="bullet"/>
      <w:lvlText w:val=""/>
      <w:lvlJc w:val="left"/>
      <w:pPr>
        <w:ind w:left="5040" w:hanging="360"/>
      </w:pPr>
      <w:rPr>
        <w:rFonts w:ascii="Symbol" w:hAnsi="Symbol" w:hint="default"/>
      </w:rPr>
    </w:lvl>
    <w:lvl w:ilvl="7" w:tplc="2E80680E">
      <w:start w:val="1"/>
      <w:numFmt w:val="bullet"/>
      <w:lvlText w:val="o"/>
      <w:lvlJc w:val="left"/>
      <w:pPr>
        <w:ind w:left="5760" w:hanging="360"/>
      </w:pPr>
      <w:rPr>
        <w:rFonts w:ascii="Courier New" w:hAnsi="Courier New" w:hint="default"/>
      </w:rPr>
    </w:lvl>
    <w:lvl w:ilvl="8" w:tplc="71068EE0">
      <w:start w:val="1"/>
      <w:numFmt w:val="bullet"/>
      <w:lvlText w:val=""/>
      <w:lvlJc w:val="left"/>
      <w:pPr>
        <w:ind w:left="6480" w:hanging="360"/>
      </w:pPr>
      <w:rPr>
        <w:rFonts w:ascii="Wingdings" w:hAnsi="Wingdings" w:hint="default"/>
      </w:rPr>
    </w:lvl>
  </w:abstractNum>
  <w:abstractNum w:abstractNumId="77" w15:restartNumberingAfterBreak="0">
    <w:nsid w:val="3C5E2AC7"/>
    <w:multiLevelType w:val="hybridMultilevel"/>
    <w:tmpl w:val="B1ACC2FE"/>
    <w:lvl w:ilvl="0" w:tplc="456E1B7A">
      <w:start w:val="1"/>
      <w:numFmt w:val="bullet"/>
      <w:lvlText w:val=""/>
      <w:lvlJc w:val="left"/>
      <w:pPr>
        <w:ind w:left="720" w:hanging="360"/>
      </w:pPr>
      <w:rPr>
        <w:rFonts w:ascii="Symbol" w:hAnsi="Symbol" w:hint="default"/>
      </w:rPr>
    </w:lvl>
    <w:lvl w:ilvl="1" w:tplc="662C3974">
      <w:start w:val="1"/>
      <w:numFmt w:val="bullet"/>
      <w:lvlText w:val="o"/>
      <w:lvlJc w:val="left"/>
      <w:pPr>
        <w:ind w:left="1440" w:hanging="360"/>
      </w:pPr>
      <w:rPr>
        <w:rFonts w:ascii="Courier New" w:hAnsi="Courier New" w:hint="default"/>
      </w:rPr>
    </w:lvl>
    <w:lvl w:ilvl="2" w:tplc="6E90E640">
      <w:start w:val="1"/>
      <w:numFmt w:val="bullet"/>
      <w:lvlText w:val=""/>
      <w:lvlJc w:val="left"/>
      <w:pPr>
        <w:ind w:left="2160" w:hanging="360"/>
      </w:pPr>
      <w:rPr>
        <w:rFonts w:ascii="Wingdings" w:hAnsi="Wingdings" w:hint="default"/>
      </w:rPr>
    </w:lvl>
    <w:lvl w:ilvl="3" w:tplc="A956FA18">
      <w:start w:val="1"/>
      <w:numFmt w:val="bullet"/>
      <w:lvlText w:val=""/>
      <w:lvlJc w:val="left"/>
      <w:pPr>
        <w:ind w:left="2880" w:hanging="360"/>
      </w:pPr>
      <w:rPr>
        <w:rFonts w:ascii="Symbol" w:hAnsi="Symbol" w:hint="default"/>
      </w:rPr>
    </w:lvl>
    <w:lvl w:ilvl="4" w:tplc="05FE1CD4">
      <w:start w:val="1"/>
      <w:numFmt w:val="bullet"/>
      <w:lvlText w:val="o"/>
      <w:lvlJc w:val="left"/>
      <w:pPr>
        <w:ind w:left="3600" w:hanging="360"/>
      </w:pPr>
      <w:rPr>
        <w:rFonts w:ascii="Courier New" w:hAnsi="Courier New" w:hint="default"/>
      </w:rPr>
    </w:lvl>
    <w:lvl w:ilvl="5" w:tplc="72049452">
      <w:start w:val="1"/>
      <w:numFmt w:val="bullet"/>
      <w:lvlText w:val=""/>
      <w:lvlJc w:val="left"/>
      <w:pPr>
        <w:ind w:left="4320" w:hanging="360"/>
      </w:pPr>
      <w:rPr>
        <w:rFonts w:ascii="Wingdings" w:hAnsi="Wingdings" w:hint="default"/>
      </w:rPr>
    </w:lvl>
    <w:lvl w:ilvl="6" w:tplc="9D8CA216">
      <w:start w:val="1"/>
      <w:numFmt w:val="bullet"/>
      <w:lvlText w:val=""/>
      <w:lvlJc w:val="left"/>
      <w:pPr>
        <w:ind w:left="5040" w:hanging="360"/>
      </w:pPr>
      <w:rPr>
        <w:rFonts w:ascii="Symbol" w:hAnsi="Symbol" w:hint="default"/>
      </w:rPr>
    </w:lvl>
    <w:lvl w:ilvl="7" w:tplc="BBD8F80A">
      <w:start w:val="1"/>
      <w:numFmt w:val="bullet"/>
      <w:lvlText w:val="o"/>
      <w:lvlJc w:val="left"/>
      <w:pPr>
        <w:ind w:left="5760" w:hanging="360"/>
      </w:pPr>
      <w:rPr>
        <w:rFonts w:ascii="Courier New" w:hAnsi="Courier New" w:hint="default"/>
      </w:rPr>
    </w:lvl>
    <w:lvl w:ilvl="8" w:tplc="3C86588E">
      <w:start w:val="1"/>
      <w:numFmt w:val="bullet"/>
      <w:lvlText w:val=""/>
      <w:lvlJc w:val="left"/>
      <w:pPr>
        <w:ind w:left="6480" w:hanging="360"/>
      </w:pPr>
      <w:rPr>
        <w:rFonts w:ascii="Wingdings" w:hAnsi="Wingdings" w:hint="default"/>
      </w:rPr>
    </w:lvl>
  </w:abstractNum>
  <w:abstractNum w:abstractNumId="78" w15:restartNumberingAfterBreak="0">
    <w:nsid w:val="3D16449E"/>
    <w:multiLevelType w:val="hybridMultilevel"/>
    <w:tmpl w:val="38C097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3D900098"/>
    <w:multiLevelType w:val="hybridMultilevel"/>
    <w:tmpl w:val="ED24089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3D966BF3"/>
    <w:multiLevelType w:val="hybridMultilevel"/>
    <w:tmpl w:val="05EC9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3DC3133B"/>
    <w:multiLevelType w:val="hybridMultilevel"/>
    <w:tmpl w:val="B852B7DE"/>
    <w:lvl w:ilvl="0" w:tplc="EEBE9D44">
      <w:numFmt w:val="bullet"/>
      <w:lvlText w:val="-"/>
      <w:lvlJc w:val="left"/>
      <w:pPr>
        <w:ind w:left="720" w:hanging="360"/>
      </w:pPr>
      <w:rPr>
        <w:rFonts w:ascii="Calibri" w:eastAsia="Calibri" w:hAnsi="Calibri" w:cs="Calibri" w:hint="default"/>
        <w:sz w:val="1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404311A6"/>
    <w:multiLevelType w:val="hybridMultilevel"/>
    <w:tmpl w:val="96B2AE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3" w15:restartNumberingAfterBreak="0">
    <w:nsid w:val="415937D0"/>
    <w:multiLevelType w:val="hybridMultilevel"/>
    <w:tmpl w:val="19762E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41FC2F21"/>
    <w:multiLevelType w:val="hybridMultilevel"/>
    <w:tmpl w:val="58C285CE"/>
    <w:lvl w:ilvl="0" w:tplc="910615C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20A49A3"/>
    <w:multiLevelType w:val="hybridMultilevel"/>
    <w:tmpl w:val="7AAC8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23243C1"/>
    <w:multiLevelType w:val="hybridMultilevel"/>
    <w:tmpl w:val="FFBA2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2AD291D"/>
    <w:multiLevelType w:val="hybridMultilevel"/>
    <w:tmpl w:val="1370F02A"/>
    <w:lvl w:ilvl="0" w:tplc="1F78AF4E">
      <w:start w:val="1"/>
      <w:numFmt w:val="decimal"/>
      <w:lvlText w:val="%1."/>
      <w:lvlJc w:val="left"/>
      <w:pPr>
        <w:ind w:left="720" w:hanging="360"/>
      </w:pPr>
    </w:lvl>
    <w:lvl w:ilvl="1" w:tplc="EBD849AC">
      <w:start w:val="1"/>
      <w:numFmt w:val="lowerLetter"/>
      <w:lvlText w:val="%2."/>
      <w:lvlJc w:val="left"/>
      <w:pPr>
        <w:ind w:left="1440" w:hanging="360"/>
      </w:pPr>
    </w:lvl>
    <w:lvl w:ilvl="2" w:tplc="9A8EC49C">
      <w:start w:val="1"/>
      <w:numFmt w:val="lowerRoman"/>
      <w:lvlText w:val="%3."/>
      <w:lvlJc w:val="right"/>
      <w:pPr>
        <w:ind w:left="2160" w:hanging="180"/>
      </w:pPr>
    </w:lvl>
    <w:lvl w:ilvl="3" w:tplc="24A4FC24">
      <w:start w:val="1"/>
      <w:numFmt w:val="decimal"/>
      <w:lvlText w:val="%4."/>
      <w:lvlJc w:val="left"/>
      <w:pPr>
        <w:ind w:left="2880" w:hanging="360"/>
      </w:pPr>
    </w:lvl>
    <w:lvl w:ilvl="4" w:tplc="8B2C8CF6">
      <w:start w:val="1"/>
      <w:numFmt w:val="lowerLetter"/>
      <w:lvlText w:val="%5."/>
      <w:lvlJc w:val="left"/>
      <w:pPr>
        <w:ind w:left="3600" w:hanging="360"/>
      </w:pPr>
    </w:lvl>
    <w:lvl w:ilvl="5" w:tplc="5BCC325E">
      <w:start w:val="1"/>
      <w:numFmt w:val="lowerRoman"/>
      <w:lvlText w:val="%6."/>
      <w:lvlJc w:val="right"/>
      <w:pPr>
        <w:ind w:left="4320" w:hanging="180"/>
      </w:pPr>
    </w:lvl>
    <w:lvl w:ilvl="6" w:tplc="8C341320">
      <w:start w:val="1"/>
      <w:numFmt w:val="decimal"/>
      <w:lvlText w:val="%7."/>
      <w:lvlJc w:val="left"/>
      <w:pPr>
        <w:ind w:left="5040" w:hanging="360"/>
      </w:pPr>
    </w:lvl>
    <w:lvl w:ilvl="7" w:tplc="0D0851EC">
      <w:start w:val="1"/>
      <w:numFmt w:val="lowerLetter"/>
      <w:lvlText w:val="%8."/>
      <w:lvlJc w:val="left"/>
      <w:pPr>
        <w:ind w:left="5760" w:hanging="360"/>
      </w:pPr>
    </w:lvl>
    <w:lvl w:ilvl="8" w:tplc="37483D24">
      <w:start w:val="1"/>
      <w:numFmt w:val="lowerRoman"/>
      <w:lvlText w:val="%9."/>
      <w:lvlJc w:val="right"/>
      <w:pPr>
        <w:ind w:left="6480" w:hanging="180"/>
      </w:pPr>
    </w:lvl>
  </w:abstractNum>
  <w:abstractNum w:abstractNumId="88"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33469C0"/>
    <w:multiLevelType w:val="hybridMultilevel"/>
    <w:tmpl w:val="006EB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656104D"/>
    <w:multiLevelType w:val="hybridMultilevel"/>
    <w:tmpl w:val="19F05A1E"/>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2" w15:restartNumberingAfterBreak="0">
    <w:nsid w:val="472D5050"/>
    <w:multiLevelType w:val="hybridMultilevel"/>
    <w:tmpl w:val="8D72F562"/>
    <w:lvl w:ilvl="0" w:tplc="40CE8EFA">
      <w:start w:val="1"/>
      <w:numFmt w:val="decimal"/>
      <w:lvlText w:val="%1."/>
      <w:lvlJc w:val="left"/>
      <w:pPr>
        <w:ind w:left="720" w:hanging="360"/>
      </w:pPr>
    </w:lvl>
    <w:lvl w:ilvl="1" w:tplc="9B688A5A">
      <w:start w:val="1"/>
      <w:numFmt w:val="lowerLetter"/>
      <w:lvlText w:val="%2."/>
      <w:lvlJc w:val="left"/>
      <w:pPr>
        <w:ind w:left="1440" w:hanging="360"/>
      </w:pPr>
    </w:lvl>
    <w:lvl w:ilvl="2" w:tplc="3CEC9ADA">
      <w:start w:val="1"/>
      <w:numFmt w:val="lowerRoman"/>
      <w:lvlText w:val="%3."/>
      <w:lvlJc w:val="right"/>
      <w:pPr>
        <w:ind w:left="2160" w:hanging="180"/>
      </w:pPr>
    </w:lvl>
    <w:lvl w:ilvl="3" w:tplc="14184B54">
      <w:start w:val="1"/>
      <w:numFmt w:val="decimal"/>
      <w:lvlText w:val="%4."/>
      <w:lvlJc w:val="left"/>
      <w:pPr>
        <w:ind w:left="2880" w:hanging="360"/>
      </w:pPr>
    </w:lvl>
    <w:lvl w:ilvl="4" w:tplc="2384D7A8">
      <w:start w:val="1"/>
      <w:numFmt w:val="lowerLetter"/>
      <w:lvlText w:val="%5."/>
      <w:lvlJc w:val="left"/>
      <w:pPr>
        <w:ind w:left="3600" w:hanging="360"/>
      </w:pPr>
    </w:lvl>
    <w:lvl w:ilvl="5" w:tplc="D5909BA0">
      <w:start w:val="1"/>
      <w:numFmt w:val="lowerRoman"/>
      <w:lvlText w:val="%6."/>
      <w:lvlJc w:val="right"/>
      <w:pPr>
        <w:ind w:left="4320" w:hanging="180"/>
      </w:pPr>
    </w:lvl>
    <w:lvl w:ilvl="6" w:tplc="E6C847D4">
      <w:start w:val="1"/>
      <w:numFmt w:val="decimal"/>
      <w:lvlText w:val="%7."/>
      <w:lvlJc w:val="left"/>
      <w:pPr>
        <w:ind w:left="5040" w:hanging="360"/>
      </w:pPr>
    </w:lvl>
    <w:lvl w:ilvl="7" w:tplc="0C6CF820">
      <w:start w:val="1"/>
      <w:numFmt w:val="lowerLetter"/>
      <w:lvlText w:val="%8."/>
      <w:lvlJc w:val="left"/>
      <w:pPr>
        <w:ind w:left="5760" w:hanging="360"/>
      </w:pPr>
    </w:lvl>
    <w:lvl w:ilvl="8" w:tplc="71D44962">
      <w:start w:val="1"/>
      <w:numFmt w:val="lowerRoman"/>
      <w:lvlText w:val="%9."/>
      <w:lvlJc w:val="right"/>
      <w:pPr>
        <w:ind w:left="6480" w:hanging="180"/>
      </w:pPr>
    </w:lvl>
  </w:abstractNum>
  <w:abstractNum w:abstractNumId="93" w15:restartNumberingAfterBreak="0">
    <w:nsid w:val="479158A3"/>
    <w:multiLevelType w:val="hybridMultilevel"/>
    <w:tmpl w:val="D6423B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MS Mincho" w:hAnsi="Aria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8D71173"/>
    <w:multiLevelType w:val="hybridMultilevel"/>
    <w:tmpl w:val="3E0EF2A0"/>
    <w:lvl w:ilvl="0" w:tplc="1E40091E">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49003D03"/>
    <w:multiLevelType w:val="hybridMultilevel"/>
    <w:tmpl w:val="F962BA4E"/>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A073933"/>
    <w:multiLevelType w:val="multilevel"/>
    <w:tmpl w:val="74763BD4"/>
    <w:lvl w:ilvl="0">
      <w:start w:val="1"/>
      <w:numFmt w:val="bullet"/>
      <w:lvlText w:val="●"/>
      <w:lvlJc w:val="left"/>
      <w:pPr>
        <w:ind w:left="720" w:hanging="360"/>
      </w:pPr>
      <w:rPr>
        <w:rFonts w:ascii="Symbol" w:hAnsi="Symbol"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A1123AE"/>
    <w:multiLevelType w:val="hybridMultilevel"/>
    <w:tmpl w:val="E9B08F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4A8D3545"/>
    <w:multiLevelType w:val="hybridMultilevel"/>
    <w:tmpl w:val="990860A2"/>
    <w:lvl w:ilvl="0" w:tplc="04090001">
      <w:start w:val="1"/>
      <w:numFmt w:val="bullet"/>
      <w:lvlText w:val=""/>
      <w:lvlJc w:val="left"/>
      <w:pPr>
        <w:ind w:left="1080" w:hanging="360"/>
      </w:pPr>
      <w:rPr>
        <w:rFonts w:ascii="Symbol" w:hAnsi="Symbol" w:hint="default"/>
        <w:sz w:val="20"/>
        <w:szCs w:val="20"/>
      </w:rPr>
    </w:lvl>
    <w:lvl w:ilvl="1" w:tplc="0409000F">
      <w:start w:val="1"/>
      <w:numFmt w:val="decimal"/>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0" w15:restartNumberingAfterBreak="0">
    <w:nsid w:val="4BC15F69"/>
    <w:multiLevelType w:val="hybridMultilevel"/>
    <w:tmpl w:val="049E8B98"/>
    <w:lvl w:ilvl="0" w:tplc="D900852A">
      <w:start w:val="1"/>
      <w:numFmt w:val="decimal"/>
      <w:lvlText w:val="%1."/>
      <w:lvlJc w:val="left"/>
      <w:pPr>
        <w:ind w:left="720" w:hanging="360"/>
      </w:pPr>
      <w:rPr>
        <w:rFonts w:ascii="Arial" w:hAnsi="Arial" w:cs="Arial"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4C9700C5"/>
    <w:multiLevelType w:val="multilevel"/>
    <w:tmpl w:val="86A4A504"/>
    <w:lvl w:ilvl="0">
      <w:start w:val="1"/>
      <w:numFmt w:val="decimal"/>
      <w:lvlText w:val="Objective %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D516C41"/>
    <w:multiLevelType w:val="multilevel"/>
    <w:tmpl w:val="5C0EE2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4D6E2D8C"/>
    <w:multiLevelType w:val="hybridMultilevel"/>
    <w:tmpl w:val="141E1BF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8" w15:restartNumberingAfterBreak="0">
    <w:nsid w:val="4EFC55CD"/>
    <w:multiLevelType w:val="hybridMultilevel"/>
    <w:tmpl w:val="C1EACFC6"/>
    <w:lvl w:ilvl="0" w:tplc="7E109FF2">
      <w:start w:val="1"/>
      <w:numFmt w:val="decimal"/>
      <w:lvlText w:val="%1."/>
      <w:lvlJc w:val="left"/>
      <w:pPr>
        <w:ind w:left="720" w:hanging="360"/>
      </w:pPr>
    </w:lvl>
    <w:lvl w:ilvl="1" w:tplc="8E70C4FE">
      <w:start w:val="1"/>
      <w:numFmt w:val="lowerLetter"/>
      <w:lvlText w:val="%2."/>
      <w:lvlJc w:val="left"/>
      <w:pPr>
        <w:ind w:left="1440" w:hanging="360"/>
      </w:pPr>
    </w:lvl>
    <w:lvl w:ilvl="2" w:tplc="CD3E61C4">
      <w:start w:val="1"/>
      <w:numFmt w:val="lowerRoman"/>
      <w:lvlText w:val="%3."/>
      <w:lvlJc w:val="right"/>
      <w:pPr>
        <w:ind w:left="2160" w:hanging="180"/>
      </w:pPr>
    </w:lvl>
    <w:lvl w:ilvl="3" w:tplc="332ED4E6">
      <w:start w:val="1"/>
      <w:numFmt w:val="decimal"/>
      <w:lvlText w:val="%4."/>
      <w:lvlJc w:val="left"/>
      <w:pPr>
        <w:ind w:left="2880" w:hanging="360"/>
      </w:pPr>
    </w:lvl>
    <w:lvl w:ilvl="4" w:tplc="247AA554">
      <w:start w:val="1"/>
      <w:numFmt w:val="lowerLetter"/>
      <w:lvlText w:val="%5."/>
      <w:lvlJc w:val="left"/>
      <w:pPr>
        <w:ind w:left="3600" w:hanging="360"/>
      </w:pPr>
    </w:lvl>
    <w:lvl w:ilvl="5" w:tplc="25E64D52">
      <w:start w:val="1"/>
      <w:numFmt w:val="lowerRoman"/>
      <w:lvlText w:val="%6."/>
      <w:lvlJc w:val="right"/>
      <w:pPr>
        <w:ind w:left="4320" w:hanging="180"/>
      </w:pPr>
    </w:lvl>
    <w:lvl w:ilvl="6" w:tplc="BA4C66E4">
      <w:start w:val="1"/>
      <w:numFmt w:val="decimal"/>
      <w:lvlText w:val="%7."/>
      <w:lvlJc w:val="left"/>
      <w:pPr>
        <w:ind w:left="5040" w:hanging="360"/>
      </w:pPr>
    </w:lvl>
    <w:lvl w:ilvl="7" w:tplc="B1F48240">
      <w:start w:val="1"/>
      <w:numFmt w:val="lowerLetter"/>
      <w:lvlText w:val="%8."/>
      <w:lvlJc w:val="left"/>
      <w:pPr>
        <w:ind w:left="5760" w:hanging="360"/>
      </w:pPr>
    </w:lvl>
    <w:lvl w:ilvl="8" w:tplc="627EF3C0">
      <w:start w:val="1"/>
      <w:numFmt w:val="lowerRoman"/>
      <w:lvlText w:val="%9."/>
      <w:lvlJc w:val="right"/>
      <w:pPr>
        <w:ind w:left="6480" w:hanging="180"/>
      </w:pPr>
    </w:lvl>
  </w:abstractNum>
  <w:abstractNum w:abstractNumId="109" w15:restartNumberingAfterBreak="0">
    <w:nsid w:val="4F233D16"/>
    <w:multiLevelType w:val="hybridMultilevel"/>
    <w:tmpl w:val="5DAABF16"/>
    <w:lvl w:ilvl="0" w:tplc="60D41CE6">
      <w:start w:val="1"/>
      <w:numFmt w:val="decimal"/>
      <w:lvlText w:val="%1."/>
      <w:lvlJc w:val="left"/>
      <w:pPr>
        <w:ind w:left="720" w:hanging="360"/>
      </w:pPr>
    </w:lvl>
    <w:lvl w:ilvl="1" w:tplc="FBBAC84C">
      <w:start w:val="1"/>
      <w:numFmt w:val="lowerLetter"/>
      <w:lvlText w:val="%2."/>
      <w:lvlJc w:val="left"/>
      <w:pPr>
        <w:ind w:left="1440" w:hanging="360"/>
      </w:pPr>
    </w:lvl>
    <w:lvl w:ilvl="2" w:tplc="8B745B26">
      <w:start w:val="1"/>
      <w:numFmt w:val="lowerRoman"/>
      <w:lvlText w:val="%3."/>
      <w:lvlJc w:val="right"/>
      <w:pPr>
        <w:ind w:left="2160" w:hanging="180"/>
      </w:pPr>
    </w:lvl>
    <w:lvl w:ilvl="3" w:tplc="16C839C2">
      <w:start w:val="1"/>
      <w:numFmt w:val="decimal"/>
      <w:lvlText w:val="%4."/>
      <w:lvlJc w:val="left"/>
      <w:pPr>
        <w:ind w:left="2880" w:hanging="360"/>
      </w:pPr>
    </w:lvl>
    <w:lvl w:ilvl="4" w:tplc="4B0469D0">
      <w:start w:val="1"/>
      <w:numFmt w:val="lowerLetter"/>
      <w:lvlText w:val="%5."/>
      <w:lvlJc w:val="left"/>
      <w:pPr>
        <w:ind w:left="3600" w:hanging="360"/>
      </w:pPr>
    </w:lvl>
    <w:lvl w:ilvl="5" w:tplc="D2F0F774">
      <w:start w:val="1"/>
      <w:numFmt w:val="lowerRoman"/>
      <w:lvlText w:val="%6."/>
      <w:lvlJc w:val="right"/>
      <w:pPr>
        <w:ind w:left="4320" w:hanging="180"/>
      </w:pPr>
    </w:lvl>
    <w:lvl w:ilvl="6" w:tplc="A6AA3058">
      <w:start w:val="1"/>
      <w:numFmt w:val="decimal"/>
      <w:lvlText w:val="%7."/>
      <w:lvlJc w:val="left"/>
      <w:pPr>
        <w:ind w:left="5040" w:hanging="360"/>
      </w:pPr>
    </w:lvl>
    <w:lvl w:ilvl="7" w:tplc="ED0A2BE6">
      <w:start w:val="1"/>
      <w:numFmt w:val="lowerLetter"/>
      <w:lvlText w:val="%8."/>
      <w:lvlJc w:val="left"/>
      <w:pPr>
        <w:ind w:left="5760" w:hanging="360"/>
      </w:pPr>
    </w:lvl>
    <w:lvl w:ilvl="8" w:tplc="5D36632A">
      <w:start w:val="1"/>
      <w:numFmt w:val="lowerRoman"/>
      <w:lvlText w:val="%9."/>
      <w:lvlJc w:val="right"/>
      <w:pPr>
        <w:ind w:left="6480" w:hanging="180"/>
      </w:pPr>
    </w:lvl>
  </w:abstractNum>
  <w:abstractNum w:abstractNumId="110" w15:restartNumberingAfterBreak="0">
    <w:nsid w:val="4FBD411C"/>
    <w:multiLevelType w:val="hybridMultilevel"/>
    <w:tmpl w:val="DCC64DD6"/>
    <w:lvl w:ilvl="0" w:tplc="945E575A">
      <w:start w:val="1"/>
      <w:numFmt w:val="decimal"/>
      <w:pStyle w:val="NumberedParasPIF"/>
      <w:lvlText w:val="%1. "/>
      <w:lvlJc w:val="left"/>
      <w:pPr>
        <w:ind w:left="3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1485" w:hanging="360"/>
      </w:pPr>
    </w:lvl>
    <w:lvl w:ilvl="2" w:tplc="08090005" w:tentative="1">
      <w:start w:val="1"/>
      <w:numFmt w:val="lowerRoman"/>
      <w:lvlText w:val="%3."/>
      <w:lvlJc w:val="right"/>
      <w:pPr>
        <w:ind w:left="2205" w:hanging="180"/>
      </w:pPr>
    </w:lvl>
    <w:lvl w:ilvl="3" w:tplc="08090001" w:tentative="1">
      <w:start w:val="1"/>
      <w:numFmt w:val="decimal"/>
      <w:lvlText w:val="%4."/>
      <w:lvlJc w:val="left"/>
      <w:pPr>
        <w:ind w:left="2925" w:hanging="360"/>
      </w:pPr>
    </w:lvl>
    <w:lvl w:ilvl="4" w:tplc="08090003" w:tentative="1">
      <w:start w:val="1"/>
      <w:numFmt w:val="lowerLetter"/>
      <w:lvlText w:val="%5."/>
      <w:lvlJc w:val="left"/>
      <w:pPr>
        <w:ind w:left="3645" w:hanging="360"/>
      </w:pPr>
    </w:lvl>
    <w:lvl w:ilvl="5" w:tplc="08090005" w:tentative="1">
      <w:start w:val="1"/>
      <w:numFmt w:val="lowerRoman"/>
      <w:lvlText w:val="%6."/>
      <w:lvlJc w:val="right"/>
      <w:pPr>
        <w:ind w:left="4365" w:hanging="180"/>
      </w:pPr>
    </w:lvl>
    <w:lvl w:ilvl="6" w:tplc="08090001" w:tentative="1">
      <w:start w:val="1"/>
      <w:numFmt w:val="decimal"/>
      <w:lvlText w:val="%7."/>
      <w:lvlJc w:val="left"/>
      <w:pPr>
        <w:ind w:left="5085" w:hanging="360"/>
      </w:pPr>
    </w:lvl>
    <w:lvl w:ilvl="7" w:tplc="08090003" w:tentative="1">
      <w:start w:val="1"/>
      <w:numFmt w:val="lowerLetter"/>
      <w:lvlText w:val="%8."/>
      <w:lvlJc w:val="left"/>
      <w:pPr>
        <w:ind w:left="5805" w:hanging="360"/>
      </w:pPr>
    </w:lvl>
    <w:lvl w:ilvl="8" w:tplc="08090005" w:tentative="1">
      <w:start w:val="1"/>
      <w:numFmt w:val="lowerRoman"/>
      <w:lvlText w:val="%9."/>
      <w:lvlJc w:val="right"/>
      <w:pPr>
        <w:ind w:left="6525" w:hanging="180"/>
      </w:pPr>
    </w:lvl>
  </w:abstractNum>
  <w:abstractNum w:abstractNumId="111" w15:restartNumberingAfterBreak="0">
    <w:nsid w:val="50286667"/>
    <w:multiLevelType w:val="hybridMultilevel"/>
    <w:tmpl w:val="D6343DF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51102208"/>
    <w:multiLevelType w:val="hybridMultilevel"/>
    <w:tmpl w:val="B212119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522D540A"/>
    <w:multiLevelType w:val="hybridMultilevel"/>
    <w:tmpl w:val="986C0E2C"/>
    <w:lvl w:ilvl="0" w:tplc="F54621EA">
      <w:start w:val="1"/>
      <w:numFmt w:val="bullet"/>
      <w:lvlText w:val=""/>
      <w:lvlJc w:val="left"/>
      <w:pPr>
        <w:ind w:left="720" w:hanging="360"/>
      </w:pPr>
      <w:rPr>
        <w:rFonts w:ascii="Symbol" w:hAnsi="Symbol" w:hint="default"/>
      </w:rPr>
    </w:lvl>
    <w:lvl w:ilvl="1" w:tplc="5E009EDC">
      <w:start w:val="1"/>
      <w:numFmt w:val="bullet"/>
      <w:lvlText w:val="o"/>
      <w:lvlJc w:val="left"/>
      <w:pPr>
        <w:ind w:left="1440" w:hanging="360"/>
      </w:pPr>
      <w:rPr>
        <w:rFonts w:ascii="Courier New" w:hAnsi="Courier New" w:hint="default"/>
      </w:rPr>
    </w:lvl>
    <w:lvl w:ilvl="2" w:tplc="ED3494DC">
      <w:start w:val="1"/>
      <w:numFmt w:val="bullet"/>
      <w:lvlText w:val=""/>
      <w:lvlJc w:val="left"/>
      <w:pPr>
        <w:ind w:left="2160" w:hanging="360"/>
      </w:pPr>
      <w:rPr>
        <w:rFonts w:ascii="Wingdings" w:hAnsi="Wingdings" w:hint="default"/>
      </w:rPr>
    </w:lvl>
    <w:lvl w:ilvl="3" w:tplc="5A888F34">
      <w:start w:val="1"/>
      <w:numFmt w:val="bullet"/>
      <w:lvlText w:val=""/>
      <w:lvlJc w:val="left"/>
      <w:pPr>
        <w:ind w:left="2880" w:hanging="360"/>
      </w:pPr>
      <w:rPr>
        <w:rFonts w:ascii="Symbol" w:hAnsi="Symbol" w:hint="default"/>
      </w:rPr>
    </w:lvl>
    <w:lvl w:ilvl="4" w:tplc="3978127A">
      <w:start w:val="1"/>
      <w:numFmt w:val="bullet"/>
      <w:lvlText w:val="o"/>
      <w:lvlJc w:val="left"/>
      <w:pPr>
        <w:ind w:left="3600" w:hanging="360"/>
      </w:pPr>
      <w:rPr>
        <w:rFonts w:ascii="Courier New" w:hAnsi="Courier New" w:hint="default"/>
      </w:rPr>
    </w:lvl>
    <w:lvl w:ilvl="5" w:tplc="3692FFB2">
      <w:start w:val="1"/>
      <w:numFmt w:val="bullet"/>
      <w:lvlText w:val=""/>
      <w:lvlJc w:val="left"/>
      <w:pPr>
        <w:ind w:left="4320" w:hanging="360"/>
      </w:pPr>
      <w:rPr>
        <w:rFonts w:ascii="Wingdings" w:hAnsi="Wingdings" w:hint="default"/>
      </w:rPr>
    </w:lvl>
    <w:lvl w:ilvl="6" w:tplc="F766ADDC">
      <w:start w:val="1"/>
      <w:numFmt w:val="bullet"/>
      <w:lvlText w:val=""/>
      <w:lvlJc w:val="left"/>
      <w:pPr>
        <w:ind w:left="5040" w:hanging="360"/>
      </w:pPr>
      <w:rPr>
        <w:rFonts w:ascii="Symbol" w:hAnsi="Symbol" w:hint="default"/>
      </w:rPr>
    </w:lvl>
    <w:lvl w:ilvl="7" w:tplc="5FE426EE">
      <w:start w:val="1"/>
      <w:numFmt w:val="bullet"/>
      <w:lvlText w:val="o"/>
      <w:lvlJc w:val="left"/>
      <w:pPr>
        <w:ind w:left="5760" w:hanging="360"/>
      </w:pPr>
      <w:rPr>
        <w:rFonts w:ascii="Courier New" w:hAnsi="Courier New" w:hint="default"/>
      </w:rPr>
    </w:lvl>
    <w:lvl w:ilvl="8" w:tplc="E11A5C1E">
      <w:start w:val="1"/>
      <w:numFmt w:val="bullet"/>
      <w:lvlText w:val=""/>
      <w:lvlJc w:val="left"/>
      <w:pPr>
        <w:ind w:left="6480" w:hanging="360"/>
      </w:pPr>
      <w:rPr>
        <w:rFonts w:ascii="Wingdings" w:hAnsi="Wingdings" w:hint="default"/>
      </w:rPr>
    </w:lvl>
  </w:abstractNum>
  <w:abstractNum w:abstractNumId="114" w15:restartNumberingAfterBreak="0">
    <w:nsid w:val="522E6528"/>
    <w:multiLevelType w:val="hybridMultilevel"/>
    <w:tmpl w:val="4DA87E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AF4A31E">
      <w:start w:val="10"/>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2BF4322"/>
    <w:multiLevelType w:val="hybridMultilevel"/>
    <w:tmpl w:val="BD423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53332597"/>
    <w:multiLevelType w:val="hybridMultilevel"/>
    <w:tmpl w:val="53685594"/>
    <w:lvl w:ilvl="0" w:tplc="04090003">
      <w:start w:val="1"/>
      <w:numFmt w:val="bullet"/>
      <w:lvlText w:val="o"/>
      <w:lvlJc w:val="left"/>
      <w:pPr>
        <w:ind w:left="770" w:hanging="360"/>
      </w:pPr>
      <w:rPr>
        <w:rFonts w:ascii="Courier New" w:hAnsi="Courier New" w:cs="Courier New" w:hint="default"/>
      </w:rPr>
    </w:lvl>
    <w:lvl w:ilvl="1" w:tplc="04090001">
      <w:start w:val="1"/>
      <w:numFmt w:val="bullet"/>
      <w:lvlText w:val=""/>
      <w:lvlJc w:val="left"/>
      <w:pPr>
        <w:ind w:left="1490" w:hanging="360"/>
      </w:pPr>
      <w:rPr>
        <w:rFonts w:ascii="Symbol" w:hAnsi="Symbol" w:hint="default"/>
      </w:rPr>
    </w:lvl>
    <w:lvl w:ilvl="2" w:tplc="04090005">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17" w15:restartNumberingAfterBreak="0">
    <w:nsid w:val="5353670A"/>
    <w:multiLevelType w:val="hybridMultilevel"/>
    <w:tmpl w:val="6E72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46A2AC7"/>
    <w:multiLevelType w:val="hybridMultilevel"/>
    <w:tmpl w:val="B78E781E"/>
    <w:lvl w:ilvl="0" w:tplc="93EC38CE">
      <w:start w:val="1"/>
      <w:numFmt w:val="bullet"/>
      <w:lvlText w:val=""/>
      <w:lvlJc w:val="left"/>
      <w:pPr>
        <w:ind w:left="720" w:hanging="360"/>
      </w:pPr>
      <w:rPr>
        <w:rFonts w:ascii="Symbol" w:hAnsi="Symbol" w:hint="default"/>
      </w:rPr>
    </w:lvl>
    <w:lvl w:ilvl="1" w:tplc="A71C5CDE">
      <w:start w:val="1"/>
      <w:numFmt w:val="bullet"/>
      <w:lvlText w:val="o"/>
      <w:lvlJc w:val="left"/>
      <w:pPr>
        <w:ind w:left="1440" w:hanging="360"/>
      </w:pPr>
      <w:rPr>
        <w:rFonts w:ascii="Courier New" w:hAnsi="Courier New" w:hint="default"/>
      </w:rPr>
    </w:lvl>
    <w:lvl w:ilvl="2" w:tplc="38EC2FFE">
      <w:start w:val="1"/>
      <w:numFmt w:val="bullet"/>
      <w:lvlText w:val=""/>
      <w:lvlJc w:val="left"/>
      <w:pPr>
        <w:ind w:left="2160" w:hanging="360"/>
      </w:pPr>
      <w:rPr>
        <w:rFonts w:ascii="Wingdings" w:hAnsi="Wingdings" w:hint="default"/>
      </w:rPr>
    </w:lvl>
    <w:lvl w:ilvl="3" w:tplc="8DFEAD18">
      <w:start w:val="1"/>
      <w:numFmt w:val="bullet"/>
      <w:lvlText w:val=""/>
      <w:lvlJc w:val="left"/>
      <w:pPr>
        <w:ind w:left="2880" w:hanging="360"/>
      </w:pPr>
      <w:rPr>
        <w:rFonts w:ascii="Symbol" w:hAnsi="Symbol" w:hint="default"/>
      </w:rPr>
    </w:lvl>
    <w:lvl w:ilvl="4" w:tplc="11C28550">
      <w:start w:val="1"/>
      <w:numFmt w:val="bullet"/>
      <w:lvlText w:val="o"/>
      <w:lvlJc w:val="left"/>
      <w:pPr>
        <w:ind w:left="3600" w:hanging="360"/>
      </w:pPr>
      <w:rPr>
        <w:rFonts w:ascii="Courier New" w:hAnsi="Courier New" w:hint="default"/>
      </w:rPr>
    </w:lvl>
    <w:lvl w:ilvl="5" w:tplc="C83C3630">
      <w:start w:val="1"/>
      <w:numFmt w:val="bullet"/>
      <w:lvlText w:val=""/>
      <w:lvlJc w:val="left"/>
      <w:pPr>
        <w:ind w:left="4320" w:hanging="360"/>
      </w:pPr>
      <w:rPr>
        <w:rFonts w:ascii="Wingdings" w:hAnsi="Wingdings" w:hint="default"/>
      </w:rPr>
    </w:lvl>
    <w:lvl w:ilvl="6" w:tplc="477A86EA">
      <w:start w:val="1"/>
      <w:numFmt w:val="bullet"/>
      <w:lvlText w:val=""/>
      <w:lvlJc w:val="left"/>
      <w:pPr>
        <w:ind w:left="5040" w:hanging="360"/>
      </w:pPr>
      <w:rPr>
        <w:rFonts w:ascii="Symbol" w:hAnsi="Symbol" w:hint="default"/>
      </w:rPr>
    </w:lvl>
    <w:lvl w:ilvl="7" w:tplc="64A8E0E4">
      <w:start w:val="1"/>
      <w:numFmt w:val="bullet"/>
      <w:lvlText w:val="o"/>
      <w:lvlJc w:val="left"/>
      <w:pPr>
        <w:ind w:left="5760" w:hanging="360"/>
      </w:pPr>
      <w:rPr>
        <w:rFonts w:ascii="Courier New" w:hAnsi="Courier New" w:hint="default"/>
      </w:rPr>
    </w:lvl>
    <w:lvl w:ilvl="8" w:tplc="23B06F46">
      <w:start w:val="1"/>
      <w:numFmt w:val="bullet"/>
      <w:lvlText w:val=""/>
      <w:lvlJc w:val="left"/>
      <w:pPr>
        <w:ind w:left="6480" w:hanging="360"/>
      </w:pPr>
      <w:rPr>
        <w:rFonts w:ascii="Wingdings" w:hAnsi="Wingdings" w:hint="default"/>
      </w:rPr>
    </w:lvl>
  </w:abstractNum>
  <w:abstractNum w:abstractNumId="119" w15:restartNumberingAfterBreak="0">
    <w:nsid w:val="54AF7CAA"/>
    <w:multiLevelType w:val="hybridMultilevel"/>
    <w:tmpl w:val="96500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5932591"/>
    <w:multiLevelType w:val="hybridMultilevel"/>
    <w:tmpl w:val="E0548D00"/>
    <w:lvl w:ilvl="0" w:tplc="9F32EF2C">
      <w:numFmt w:val="bullet"/>
      <w:lvlText w:val="-"/>
      <w:lvlJc w:val="left"/>
      <w:pPr>
        <w:ind w:left="360" w:hanging="360"/>
      </w:pPr>
      <w:rPr>
        <w:rFonts w:ascii="Calibri" w:eastAsia="Calibri" w:hAnsi="Calibri" w:cs="Calibri" w:hint="default"/>
      </w:rPr>
    </w:lvl>
    <w:lvl w:ilvl="1" w:tplc="08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56956CFA"/>
    <w:multiLevelType w:val="hybridMultilevel"/>
    <w:tmpl w:val="5A26F0EE"/>
    <w:lvl w:ilvl="0" w:tplc="ABAEA1D0">
      <w:numFmt w:val="bullet"/>
      <w:lvlText w:val="-"/>
      <w:lvlJc w:val="left"/>
      <w:pPr>
        <w:ind w:left="720" w:hanging="360"/>
      </w:pPr>
      <w:rPr>
        <w:rFonts w:ascii="Calibri" w:eastAsia="MS Mincho"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57D60779"/>
    <w:multiLevelType w:val="hybridMultilevel"/>
    <w:tmpl w:val="C8E8F16E"/>
    <w:lvl w:ilvl="0" w:tplc="EED88D36">
      <w:start w:val="1"/>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5AE30CDF"/>
    <w:multiLevelType w:val="multilevel"/>
    <w:tmpl w:val="172898EC"/>
    <w:lvl w:ilvl="0">
      <w:start w:val="1"/>
      <w:numFmt w:val="bullet"/>
      <w:lvlText w:val=""/>
      <w:lvlJc w:val="left"/>
      <w:pPr>
        <w:tabs>
          <w:tab w:val="num" w:pos="720"/>
        </w:tabs>
        <w:ind w:left="720" w:hanging="720"/>
      </w:pPr>
      <w:rPr>
        <w:rFonts w:ascii="Symbol" w:hAnsi="Symbol" w:hint="default"/>
        <w:b w:val="0"/>
      </w:rPr>
    </w:lvl>
    <w:lvl w:ilvl="1">
      <w:numFmt w:val="bullet"/>
      <w:lvlText w:val="•"/>
      <w:lvlJc w:val="left"/>
      <w:pPr>
        <w:ind w:left="1440" w:hanging="360"/>
      </w:pPr>
      <w:rPr>
        <w:rFonts w:ascii="Calibri" w:eastAsia="SimSun" w:hAnsi="Calibri" w:cs="Calibri"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4" w15:restartNumberingAfterBreak="0">
    <w:nsid w:val="5CD4792E"/>
    <w:multiLevelType w:val="hybridMultilevel"/>
    <w:tmpl w:val="540E38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5" w15:restartNumberingAfterBreak="0">
    <w:nsid w:val="5D164C45"/>
    <w:multiLevelType w:val="hybridMultilevel"/>
    <w:tmpl w:val="C1A0920C"/>
    <w:lvl w:ilvl="0" w:tplc="544693F0">
      <w:start w:val="1"/>
      <w:numFmt w:val="bullet"/>
      <w:lvlText w:val=""/>
      <w:lvlJc w:val="left"/>
      <w:pPr>
        <w:ind w:left="765" w:hanging="360"/>
      </w:pPr>
      <w:rPr>
        <w:rFonts w:ascii="Symbol" w:hAnsi="Symbol" w:hint="default"/>
      </w:rPr>
    </w:lvl>
    <w:lvl w:ilvl="1" w:tplc="040C0003">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26" w15:restartNumberingAfterBreak="0">
    <w:nsid w:val="5DEF6D16"/>
    <w:multiLevelType w:val="hybridMultilevel"/>
    <w:tmpl w:val="49EEC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E3B34E6"/>
    <w:multiLevelType w:val="hybridMultilevel"/>
    <w:tmpl w:val="8A4058F8"/>
    <w:lvl w:ilvl="0" w:tplc="FF283ECA">
      <w:start w:val="1"/>
      <w:numFmt w:val="decimal"/>
      <w:lvlText w:val="%1."/>
      <w:lvlJc w:val="left"/>
      <w:pPr>
        <w:ind w:left="360" w:hanging="360"/>
      </w:pPr>
      <w:rPr>
        <w:rFonts w:ascii="Calibri" w:hAnsi="Calibri" w:cs="Calibri" w:hint="default"/>
        <w:b w:val="0"/>
        <w:bCs/>
        <w:i w:val="0"/>
        <w:sz w:val="20"/>
        <w:szCs w:val="20"/>
      </w:rPr>
    </w:lvl>
    <w:lvl w:ilvl="1" w:tplc="0409000F">
      <w:start w:val="1"/>
      <w:numFmt w:val="decimal"/>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8" w15:restartNumberingAfterBreak="0">
    <w:nsid w:val="5F50471C"/>
    <w:multiLevelType w:val="hybridMultilevel"/>
    <w:tmpl w:val="8B8CE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03361F1"/>
    <w:multiLevelType w:val="hybridMultilevel"/>
    <w:tmpl w:val="4E3E02C6"/>
    <w:lvl w:ilvl="0" w:tplc="BCCA1FD0">
      <w:start w:val="1"/>
      <w:numFmt w:val="bullet"/>
      <w:lvlText w:val=""/>
      <w:lvlJc w:val="left"/>
      <w:pPr>
        <w:ind w:left="720" w:hanging="360"/>
      </w:pPr>
      <w:rPr>
        <w:rFonts w:ascii="Symbol" w:hAnsi="Symbol" w:hint="default"/>
      </w:rPr>
    </w:lvl>
    <w:lvl w:ilvl="1" w:tplc="CD20DC1A">
      <w:start w:val="1"/>
      <w:numFmt w:val="bullet"/>
      <w:lvlText w:val="o"/>
      <w:lvlJc w:val="left"/>
      <w:pPr>
        <w:ind w:left="1440" w:hanging="360"/>
      </w:pPr>
      <w:rPr>
        <w:rFonts w:ascii="Courier New" w:hAnsi="Courier New" w:hint="default"/>
      </w:rPr>
    </w:lvl>
    <w:lvl w:ilvl="2" w:tplc="5D48F978">
      <w:start w:val="1"/>
      <w:numFmt w:val="bullet"/>
      <w:lvlText w:val=""/>
      <w:lvlJc w:val="left"/>
      <w:pPr>
        <w:ind w:left="2160" w:hanging="360"/>
      </w:pPr>
      <w:rPr>
        <w:rFonts w:ascii="Wingdings" w:hAnsi="Wingdings" w:hint="default"/>
      </w:rPr>
    </w:lvl>
    <w:lvl w:ilvl="3" w:tplc="332215A0">
      <w:start w:val="1"/>
      <w:numFmt w:val="bullet"/>
      <w:lvlText w:val=""/>
      <w:lvlJc w:val="left"/>
      <w:pPr>
        <w:ind w:left="2880" w:hanging="360"/>
      </w:pPr>
      <w:rPr>
        <w:rFonts w:ascii="Symbol" w:hAnsi="Symbol" w:hint="default"/>
      </w:rPr>
    </w:lvl>
    <w:lvl w:ilvl="4" w:tplc="0ED45646">
      <w:start w:val="1"/>
      <w:numFmt w:val="bullet"/>
      <w:lvlText w:val="o"/>
      <w:lvlJc w:val="left"/>
      <w:pPr>
        <w:ind w:left="3600" w:hanging="360"/>
      </w:pPr>
      <w:rPr>
        <w:rFonts w:ascii="Courier New" w:hAnsi="Courier New" w:hint="default"/>
      </w:rPr>
    </w:lvl>
    <w:lvl w:ilvl="5" w:tplc="4E489102">
      <w:start w:val="1"/>
      <w:numFmt w:val="bullet"/>
      <w:lvlText w:val=""/>
      <w:lvlJc w:val="left"/>
      <w:pPr>
        <w:ind w:left="4320" w:hanging="360"/>
      </w:pPr>
      <w:rPr>
        <w:rFonts w:ascii="Wingdings" w:hAnsi="Wingdings" w:hint="default"/>
      </w:rPr>
    </w:lvl>
    <w:lvl w:ilvl="6" w:tplc="61AEAD2C">
      <w:start w:val="1"/>
      <w:numFmt w:val="bullet"/>
      <w:lvlText w:val=""/>
      <w:lvlJc w:val="left"/>
      <w:pPr>
        <w:ind w:left="5040" w:hanging="360"/>
      </w:pPr>
      <w:rPr>
        <w:rFonts w:ascii="Symbol" w:hAnsi="Symbol" w:hint="default"/>
      </w:rPr>
    </w:lvl>
    <w:lvl w:ilvl="7" w:tplc="09DC9C76">
      <w:start w:val="1"/>
      <w:numFmt w:val="bullet"/>
      <w:lvlText w:val="o"/>
      <w:lvlJc w:val="left"/>
      <w:pPr>
        <w:ind w:left="5760" w:hanging="360"/>
      </w:pPr>
      <w:rPr>
        <w:rFonts w:ascii="Courier New" w:hAnsi="Courier New" w:hint="default"/>
      </w:rPr>
    </w:lvl>
    <w:lvl w:ilvl="8" w:tplc="CE181C64">
      <w:start w:val="1"/>
      <w:numFmt w:val="bullet"/>
      <w:lvlText w:val=""/>
      <w:lvlJc w:val="left"/>
      <w:pPr>
        <w:ind w:left="6480" w:hanging="360"/>
      </w:pPr>
      <w:rPr>
        <w:rFonts w:ascii="Wingdings" w:hAnsi="Wingdings" w:hint="default"/>
      </w:rPr>
    </w:lvl>
  </w:abstractNum>
  <w:abstractNum w:abstractNumId="130" w15:restartNumberingAfterBreak="0">
    <w:nsid w:val="61066CAD"/>
    <w:multiLevelType w:val="hybridMultilevel"/>
    <w:tmpl w:val="0EC60A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625B78DF"/>
    <w:multiLevelType w:val="hybridMultilevel"/>
    <w:tmpl w:val="B59A66E4"/>
    <w:lvl w:ilvl="0" w:tplc="E856B7B0">
      <w:start w:val="1"/>
      <w:numFmt w:val="decimal"/>
      <w:lvlText w:val="%1."/>
      <w:lvlJc w:val="left"/>
      <w:pPr>
        <w:ind w:left="720" w:hanging="360"/>
      </w:pPr>
    </w:lvl>
    <w:lvl w:ilvl="1" w:tplc="66F89C9E">
      <w:start w:val="1"/>
      <w:numFmt w:val="lowerLetter"/>
      <w:lvlText w:val="%2."/>
      <w:lvlJc w:val="left"/>
      <w:pPr>
        <w:ind w:left="1440" w:hanging="360"/>
      </w:pPr>
    </w:lvl>
    <w:lvl w:ilvl="2" w:tplc="D0667B9C">
      <w:start w:val="1"/>
      <w:numFmt w:val="lowerRoman"/>
      <w:lvlText w:val="%3."/>
      <w:lvlJc w:val="right"/>
      <w:pPr>
        <w:ind w:left="2160" w:hanging="180"/>
      </w:pPr>
    </w:lvl>
    <w:lvl w:ilvl="3" w:tplc="72442E64">
      <w:start w:val="1"/>
      <w:numFmt w:val="decimal"/>
      <w:lvlText w:val="%4."/>
      <w:lvlJc w:val="left"/>
      <w:pPr>
        <w:ind w:left="2880" w:hanging="360"/>
      </w:pPr>
    </w:lvl>
    <w:lvl w:ilvl="4" w:tplc="3266EC5A">
      <w:start w:val="1"/>
      <w:numFmt w:val="lowerLetter"/>
      <w:lvlText w:val="%5."/>
      <w:lvlJc w:val="left"/>
      <w:pPr>
        <w:ind w:left="3600" w:hanging="360"/>
      </w:pPr>
    </w:lvl>
    <w:lvl w:ilvl="5" w:tplc="C54A64BA">
      <w:start w:val="1"/>
      <w:numFmt w:val="lowerRoman"/>
      <w:lvlText w:val="%6."/>
      <w:lvlJc w:val="right"/>
      <w:pPr>
        <w:ind w:left="4320" w:hanging="180"/>
      </w:pPr>
    </w:lvl>
    <w:lvl w:ilvl="6" w:tplc="96C47B6A">
      <w:start w:val="1"/>
      <w:numFmt w:val="decimal"/>
      <w:lvlText w:val="%7."/>
      <w:lvlJc w:val="left"/>
      <w:pPr>
        <w:ind w:left="5040" w:hanging="360"/>
      </w:pPr>
    </w:lvl>
    <w:lvl w:ilvl="7" w:tplc="36EAF7EE">
      <w:start w:val="1"/>
      <w:numFmt w:val="lowerLetter"/>
      <w:lvlText w:val="%8."/>
      <w:lvlJc w:val="left"/>
      <w:pPr>
        <w:ind w:left="5760" w:hanging="360"/>
      </w:pPr>
    </w:lvl>
    <w:lvl w:ilvl="8" w:tplc="FFFC30CA">
      <w:start w:val="1"/>
      <w:numFmt w:val="lowerRoman"/>
      <w:lvlText w:val="%9."/>
      <w:lvlJc w:val="right"/>
      <w:pPr>
        <w:ind w:left="6480" w:hanging="180"/>
      </w:pPr>
    </w:lvl>
  </w:abstractNum>
  <w:abstractNum w:abstractNumId="132" w15:restartNumberingAfterBreak="0">
    <w:nsid w:val="644F05E8"/>
    <w:multiLevelType w:val="hybridMultilevel"/>
    <w:tmpl w:val="8F16D0E0"/>
    <w:lvl w:ilvl="0" w:tplc="C93C920E">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3" w15:restartNumberingAfterBreak="0">
    <w:nsid w:val="64E571D6"/>
    <w:multiLevelType w:val="hybridMultilevel"/>
    <w:tmpl w:val="C0D8B5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58C7EA8"/>
    <w:multiLevelType w:val="hybridMultilevel"/>
    <w:tmpl w:val="B7C48B60"/>
    <w:lvl w:ilvl="0" w:tplc="25160F0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65A53C3F"/>
    <w:multiLevelType w:val="hybridMultilevel"/>
    <w:tmpl w:val="1E0E5E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6423A0A"/>
    <w:multiLevelType w:val="hybridMultilevel"/>
    <w:tmpl w:val="8F02B04A"/>
    <w:lvl w:ilvl="0" w:tplc="9C04F674">
      <w:start w:val="1"/>
      <w:numFmt w:val="bullet"/>
      <w:lvlText w:val=""/>
      <w:lvlJc w:val="left"/>
      <w:pPr>
        <w:ind w:left="720" w:hanging="360"/>
      </w:pPr>
      <w:rPr>
        <w:rFonts w:ascii="Symbol" w:hAnsi="Symbol" w:hint="default"/>
      </w:rPr>
    </w:lvl>
    <w:lvl w:ilvl="1" w:tplc="538A2886">
      <w:start w:val="1"/>
      <w:numFmt w:val="bullet"/>
      <w:lvlText w:val="o"/>
      <w:lvlJc w:val="left"/>
      <w:pPr>
        <w:ind w:left="1440" w:hanging="360"/>
      </w:pPr>
      <w:rPr>
        <w:rFonts w:ascii="Courier New" w:hAnsi="Courier New" w:hint="default"/>
      </w:rPr>
    </w:lvl>
    <w:lvl w:ilvl="2" w:tplc="E574376E">
      <w:start w:val="1"/>
      <w:numFmt w:val="bullet"/>
      <w:lvlText w:val=""/>
      <w:lvlJc w:val="left"/>
      <w:pPr>
        <w:ind w:left="2160" w:hanging="360"/>
      </w:pPr>
      <w:rPr>
        <w:rFonts w:ascii="Wingdings" w:hAnsi="Wingdings" w:hint="default"/>
      </w:rPr>
    </w:lvl>
    <w:lvl w:ilvl="3" w:tplc="DD68A1DA">
      <w:start w:val="1"/>
      <w:numFmt w:val="bullet"/>
      <w:lvlText w:val=""/>
      <w:lvlJc w:val="left"/>
      <w:pPr>
        <w:ind w:left="2880" w:hanging="360"/>
      </w:pPr>
      <w:rPr>
        <w:rFonts w:ascii="Symbol" w:hAnsi="Symbol" w:hint="default"/>
      </w:rPr>
    </w:lvl>
    <w:lvl w:ilvl="4" w:tplc="BCDAA076">
      <w:start w:val="1"/>
      <w:numFmt w:val="bullet"/>
      <w:lvlText w:val="o"/>
      <w:lvlJc w:val="left"/>
      <w:pPr>
        <w:ind w:left="3600" w:hanging="360"/>
      </w:pPr>
      <w:rPr>
        <w:rFonts w:ascii="Courier New" w:hAnsi="Courier New" w:hint="default"/>
      </w:rPr>
    </w:lvl>
    <w:lvl w:ilvl="5" w:tplc="68C264A8">
      <w:start w:val="1"/>
      <w:numFmt w:val="bullet"/>
      <w:lvlText w:val=""/>
      <w:lvlJc w:val="left"/>
      <w:pPr>
        <w:ind w:left="4320" w:hanging="360"/>
      </w:pPr>
      <w:rPr>
        <w:rFonts w:ascii="Wingdings" w:hAnsi="Wingdings" w:hint="default"/>
      </w:rPr>
    </w:lvl>
    <w:lvl w:ilvl="6" w:tplc="1D6AC9E8">
      <w:start w:val="1"/>
      <w:numFmt w:val="bullet"/>
      <w:lvlText w:val=""/>
      <w:lvlJc w:val="left"/>
      <w:pPr>
        <w:ind w:left="5040" w:hanging="360"/>
      </w:pPr>
      <w:rPr>
        <w:rFonts w:ascii="Symbol" w:hAnsi="Symbol" w:hint="default"/>
      </w:rPr>
    </w:lvl>
    <w:lvl w:ilvl="7" w:tplc="70968784">
      <w:start w:val="1"/>
      <w:numFmt w:val="bullet"/>
      <w:lvlText w:val="o"/>
      <w:lvlJc w:val="left"/>
      <w:pPr>
        <w:ind w:left="5760" w:hanging="360"/>
      </w:pPr>
      <w:rPr>
        <w:rFonts w:ascii="Courier New" w:hAnsi="Courier New" w:hint="default"/>
      </w:rPr>
    </w:lvl>
    <w:lvl w:ilvl="8" w:tplc="6DF02AC4">
      <w:start w:val="1"/>
      <w:numFmt w:val="bullet"/>
      <w:lvlText w:val=""/>
      <w:lvlJc w:val="left"/>
      <w:pPr>
        <w:ind w:left="6480" w:hanging="360"/>
      </w:pPr>
      <w:rPr>
        <w:rFonts w:ascii="Wingdings" w:hAnsi="Wingdings" w:hint="default"/>
      </w:rPr>
    </w:lvl>
  </w:abstractNum>
  <w:abstractNum w:abstractNumId="138" w15:restartNumberingAfterBreak="0">
    <w:nsid w:val="682760B5"/>
    <w:multiLevelType w:val="hybridMultilevel"/>
    <w:tmpl w:val="7498867E"/>
    <w:lvl w:ilvl="0" w:tplc="9F32EF2C">
      <w:numFmt w:val="bullet"/>
      <w:lvlText w:val="-"/>
      <w:lvlJc w:val="left"/>
      <w:pPr>
        <w:ind w:left="360" w:hanging="360"/>
      </w:pPr>
      <w:rPr>
        <w:rFonts w:ascii="Calibri" w:eastAsia="Calibri" w:hAnsi="Calibri" w:cs="Calibri" w:hint="default"/>
      </w:rPr>
    </w:lvl>
    <w:lvl w:ilvl="1" w:tplc="08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69B215A1"/>
    <w:multiLevelType w:val="hybridMultilevel"/>
    <w:tmpl w:val="C64A86FC"/>
    <w:lvl w:ilvl="0" w:tplc="0809000F">
      <w:start w:val="1"/>
      <w:numFmt w:val="decimal"/>
      <w:lvlText w:val="%1."/>
      <w:lvlJc w:val="left"/>
      <w:pPr>
        <w:ind w:left="360" w:hanging="360"/>
      </w:pPr>
      <w:rPr>
        <w:rFonts w:cs="Times New Roman" w:hint="default"/>
      </w:rPr>
    </w:lvl>
    <w:lvl w:ilvl="1" w:tplc="0809000F">
      <w:start w:val="1"/>
      <w:numFmt w:val="decimal"/>
      <w:lvlText w:val="%2."/>
      <w:lvlJc w:val="left"/>
      <w:pPr>
        <w:ind w:left="1080" w:hanging="360"/>
      </w:pPr>
      <w:rPr>
        <w:rFonts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0" w15:restartNumberingAfterBreak="0">
    <w:nsid w:val="6A1751F0"/>
    <w:multiLevelType w:val="hybridMultilevel"/>
    <w:tmpl w:val="20E8EF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B114810"/>
    <w:multiLevelType w:val="hybridMultilevel"/>
    <w:tmpl w:val="BC3E12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2" w15:restartNumberingAfterBreak="0">
    <w:nsid w:val="6C4D22FB"/>
    <w:multiLevelType w:val="hybridMultilevel"/>
    <w:tmpl w:val="796E1500"/>
    <w:lvl w:ilvl="0" w:tplc="13F870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C4E2D42"/>
    <w:multiLevelType w:val="hybridMultilevel"/>
    <w:tmpl w:val="16589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C791D7B"/>
    <w:multiLevelType w:val="hybridMultilevel"/>
    <w:tmpl w:val="5CD0F846"/>
    <w:lvl w:ilvl="0" w:tplc="4CB6548C">
      <w:start w:val="1"/>
      <w:numFmt w:val="decimal"/>
      <w:lvlText w:val="%1."/>
      <w:lvlJc w:val="left"/>
      <w:pPr>
        <w:ind w:left="720" w:hanging="360"/>
      </w:pPr>
    </w:lvl>
    <w:lvl w:ilvl="1" w:tplc="066CE18A">
      <w:start w:val="1"/>
      <w:numFmt w:val="lowerLetter"/>
      <w:lvlText w:val="%2."/>
      <w:lvlJc w:val="left"/>
      <w:pPr>
        <w:ind w:left="1440" w:hanging="360"/>
      </w:pPr>
    </w:lvl>
    <w:lvl w:ilvl="2" w:tplc="0CAC60DC">
      <w:start w:val="1"/>
      <w:numFmt w:val="lowerRoman"/>
      <w:lvlText w:val="%3."/>
      <w:lvlJc w:val="right"/>
      <w:pPr>
        <w:ind w:left="2160" w:hanging="180"/>
      </w:pPr>
    </w:lvl>
    <w:lvl w:ilvl="3" w:tplc="51744014">
      <w:start w:val="1"/>
      <w:numFmt w:val="decimal"/>
      <w:lvlText w:val="%4."/>
      <w:lvlJc w:val="left"/>
      <w:pPr>
        <w:ind w:left="2880" w:hanging="360"/>
      </w:pPr>
    </w:lvl>
    <w:lvl w:ilvl="4" w:tplc="901E41A2">
      <w:start w:val="1"/>
      <w:numFmt w:val="lowerLetter"/>
      <w:lvlText w:val="%5."/>
      <w:lvlJc w:val="left"/>
      <w:pPr>
        <w:ind w:left="3600" w:hanging="360"/>
      </w:pPr>
    </w:lvl>
    <w:lvl w:ilvl="5" w:tplc="3230C0F2">
      <w:start w:val="1"/>
      <w:numFmt w:val="lowerRoman"/>
      <w:lvlText w:val="%6."/>
      <w:lvlJc w:val="right"/>
      <w:pPr>
        <w:ind w:left="4320" w:hanging="180"/>
      </w:pPr>
    </w:lvl>
    <w:lvl w:ilvl="6" w:tplc="910034EA">
      <w:start w:val="1"/>
      <w:numFmt w:val="decimal"/>
      <w:lvlText w:val="%7."/>
      <w:lvlJc w:val="left"/>
      <w:pPr>
        <w:ind w:left="5040" w:hanging="360"/>
      </w:pPr>
    </w:lvl>
    <w:lvl w:ilvl="7" w:tplc="7158B8DE">
      <w:start w:val="1"/>
      <w:numFmt w:val="lowerLetter"/>
      <w:lvlText w:val="%8."/>
      <w:lvlJc w:val="left"/>
      <w:pPr>
        <w:ind w:left="5760" w:hanging="360"/>
      </w:pPr>
    </w:lvl>
    <w:lvl w:ilvl="8" w:tplc="C3809E20">
      <w:start w:val="1"/>
      <w:numFmt w:val="lowerRoman"/>
      <w:lvlText w:val="%9."/>
      <w:lvlJc w:val="right"/>
      <w:pPr>
        <w:ind w:left="6480" w:hanging="180"/>
      </w:pPr>
    </w:lvl>
  </w:abstractNum>
  <w:abstractNum w:abstractNumId="145" w15:restartNumberingAfterBreak="0">
    <w:nsid w:val="6D047BBB"/>
    <w:multiLevelType w:val="hybridMultilevel"/>
    <w:tmpl w:val="C76E3A34"/>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1298" w:hanging="360"/>
      </w:pPr>
      <w:rPr>
        <w:rFonts w:ascii="Courier New" w:hAnsi="Courier New" w:cs="Courier New" w:hint="default"/>
      </w:rPr>
    </w:lvl>
    <w:lvl w:ilvl="2" w:tplc="04090005">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46" w15:restartNumberingAfterBreak="0">
    <w:nsid w:val="6D053AAA"/>
    <w:multiLevelType w:val="multilevel"/>
    <w:tmpl w:val="7F14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D617838"/>
    <w:multiLevelType w:val="hybridMultilevel"/>
    <w:tmpl w:val="8B9E9518"/>
    <w:lvl w:ilvl="0" w:tplc="4BC64748">
      <w:start w:val="1"/>
      <w:numFmt w:val="decimal"/>
      <w:lvlText w:val="%1."/>
      <w:lvlJc w:val="left"/>
      <w:pPr>
        <w:ind w:left="720" w:hanging="360"/>
      </w:pPr>
    </w:lvl>
    <w:lvl w:ilvl="1" w:tplc="1142859A">
      <w:start w:val="1"/>
      <w:numFmt w:val="lowerLetter"/>
      <w:lvlText w:val="%2."/>
      <w:lvlJc w:val="left"/>
      <w:pPr>
        <w:ind w:left="1440" w:hanging="360"/>
      </w:pPr>
    </w:lvl>
    <w:lvl w:ilvl="2" w:tplc="F44814A4">
      <w:start w:val="1"/>
      <w:numFmt w:val="lowerRoman"/>
      <w:lvlText w:val="%3."/>
      <w:lvlJc w:val="right"/>
      <w:pPr>
        <w:ind w:left="2160" w:hanging="180"/>
      </w:pPr>
    </w:lvl>
    <w:lvl w:ilvl="3" w:tplc="2BB29494">
      <w:start w:val="1"/>
      <w:numFmt w:val="decimal"/>
      <w:lvlText w:val="%4."/>
      <w:lvlJc w:val="left"/>
      <w:pPr>
        <w:ind w:left="2880" w:hanging="360"/>
      </w:pPr>
    </w:lvl>
    <w:lvl w:ilvl="4" w:tplc="81483F6E">
      <w:start w:val="1"/>
      <w:numFmt w:val="lowerLetter"/>
      <w:lvlText w:val="%5."/>
      <w:lvlJc w:val="left"/>
      <w:pPr>
        <w:ind w:left="3600" w:hanging="360"/>
      </w:pPr>
    </w:lvl>
    <w:lvl w:ilvl="5" w:tplc="B2D4DBAA">
      <w:start w:val="1"/>
      <w:numFmt w:val="lowerRoman"/>
      <w:lvlText w:val="%6."/>
      <w:lvlJc w:val="right"/>
      <w:pPr>
        <w:ind w:left="4320" w:hanging="180"/>
      </w:pPr>
    </w:lvl>
    <w:lvl w:ilvl="6" w:tplc="92C06202">
      <w:start w:val="1"/>
      <w:numFmt w:val="decimal"/>
      <w:lvlText w:val="%7."/>
      <w:lvlJc w:val="left"/>
      <w:pPr>
        <w:ind w:left="5040" w:hanging="360"/>
      </w:pPr>
    </w:lvl>
    <w:lvl w:ilvl="7" w:tplc="80BC0AA6">
      <w:start w:val="1"/>
      <w:numFmt w:val="lowerLetter"/>
      <w:lvlText w:val="%8."/>
      <w:lvlJc w:val="left"/>
      <w:pPr>
        <w:ind w:left="5760" w:hanging="360"/>
      </w:pPr>
    </w:lvl>
    <w:lvl w:ilvl="8" w:tplc="CFBE55F6">
      <w:start w:val="1"/>
      <w:numFmt w:val="lowerRoman"/>
      <w:lvlText w:val="%9."/>
      <w:lvlJc w:val="right"/>
      <w:pPr>
        <w:ind w:left="6480" w:hanging="180"/>
      </w:pPr>
    </w:lvl>
  </w:abstractNum>
  <w:abstractNum w:abstractNumId="148" w15:restartNumberingAfterBreak="0">
    <w:nsid w:val="6DB57900"/>
    <w:multiLevelType w:val="hybridMultilevel"/>
    <w:tmpl w:val="77A8F1D0"/>
    <w:lvl w:ilvl="0" w:tplc="3B78DA2A">
      <w:start w:val="1"/>
      <w:numFmt w:val="bullet"/>
      <w:lvlText w:val=""/>
      <w:lvlJc w:val="left"/>
      <w:pPr>
        <w:ind w:left="720" w:hanging="360"/>
      </w:pPr>
      <w:rPr>
        <w:rFonts w:ascii="Symbol" w:hAnsi="Symbol" w:hint="default"/>
      </w:rPr>
    </w:lvl>
    <w:lvl w:ilvl="1" w:tplc="34AC1C9A">
      <w:start w:val="1"/>
      <w:numFmt w:val="bullet"/>
      <w:lvlText w:val="o"/>
      <w:lvlJc w:val="left"/>
      <w:pPr>
        <w:ind w:left="1440" w:hanging="360"/>
      </w:pPr>
      <w:rPr>
        <w:rFonts w:ascii="Courier New" w:hAnsi="Courier New" w:hint="default"/>
      </w:rPr>
    </w:lvl>
    <w:lvl w:ilvl="2" w:tplc="ACCEF382">
      <w:start w:val="1"/>
      <w:numFmt w:val="bullet"/>
      <w:lvlText w:val=""/>
      <w:lvlJc w:val="left"/>
      <w:pPr>
        <w:ind w:left="2160" w:hanging="360"/>
      </w:pPr>
      <w:rPr>
        <w:rFonts w:ascii="Wingdings" w:hAnsi="Wingdings" w:hint="default"/>
      </w:rPr>
    </w:lvl>
    <w:lvl w:ilvl="3" w:tplc="6CE0454E">
      <w:start w:val="1"/>
      <w:numFmt w:val="bullet"/>
      <w:lvlText w:val=""/>
      <w:lvlJc w:val="left"/>
      <w:pPr>
        <w:ind w:left="2880" w:hanging="360"/>
      </w:pPr>
      <w:rPr>
        <w:rFonts w:ascii="Symbol" w:hAnsi="Symbol" w:hint="default"/>
      </w:rPr>
    </w:lvl>
    <w:lvl w:ilvl="4" w:tplc="4C804A76">
      <w:start w:val="1"/>
      <w:numFmt w:val="bullet"/>
      <w:lvlText w:val="o"/>
      <w:lvlJc w:val="left"/>
      <w:pPr>
        <w:ind w:left="3600" w:hanging="360"/>
      </w:pPr>
      <w:rPr>
        <w:rFonts w:ascii="Courier New" w:hAnsi="Courier New" w:hint="default"/>
      </w:rPr>
    </w:lvl>
    <w:lvl w:ilvl="5" w:tplc="E8AA6E64">
      <w:start w:val="1"/>
      <w:numFmt w:val="bullet"/>
      <w:lvlText w:val=""/>
      <w:lvlJc w:val="left"/>
      <w:pPr>
        <w:ind w:left="4320" w:hanging="360"/>
      </w:pPr>
      <w:rPr>
        <w:rFonts w:ascii="Wingdings" w:hAnsi="Wingdings" w:hint="default"/>
      </w:rPr>
    </w:lvl>
    <w:lvl w:ilvl="6" w:tplc="56BCDB80">
      <w:start w:val="1"/>
      <w:numFmt w:val="bullet"/>
      <w:lvlText w:val=""/>
      <w:lvlJc w:val="left"/>
      <w:pPr>
        <w:ind w:left="5040" w:hanging="360"/>
      </w:pPr>
      <w:rPr>
        <w:rFonts w:ascii="Symbol" w:hAnsi="Symbol" w:hint="default"/>
      </w:rPr>
    </w:lvl>
    <w:lvl w:ilvl="7" w:tplc="7E60CF16">
      <w:start w:val="1"/>
      <w:numFmt w:val="bullet"/>
      <w:lvlText w:val="o"/>
      <w:lvlJc w:val="left"/>
      <w:pPr>
        <w:ind w:left="5760" w:hanging="360"/>
      </w:pPr>
      <w:rPr>
        <w:rFonts w:ascii="Courier New" w:hAnsi="Courier New" w:hint="default"/>
      </w:rPr>
    </w:lvl>
    <w:lvl w:ilvl="8" w:tplc="271E1AB0">
      <w:start w:val="1"/>
      <w:numFmt w:val="bullet"/>
      <w:lvlText w:val=""/>
      <w:lvlJc w:val="left"/>
      <w:pPr>
        <w:ind w:left="6480" w:hanging="360"/>
      </w:pPr>
      <w:rPr>
        <w:rFonts w:ascii="Wingdings" w:hAnsi="Wingdings" w:hint="default"/>
      </w:rPr>
    </w:lvl>
  </w:abstractNum>
  <w:abstractNum w:abstractNumId="149" w15:restartNumberingAfterBreak="0">
    <w:nsid w:val="6E2012AB"/>
    <w:multiLevelType w:val="hybridMultilevel"/>
    <w:tmpl w:val="A6F0D2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0" w15:restartNumberingAfterBreak="0">
    <w:nsid w:val="6F8B7071"/>
    <w:multiLevelType w:val="hybridMultilevel"/>
    <w:tmpl w:val="6A4C643C"/>
    <w:lvl w:ilvl="0" w:tplc="E70C76D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1" w15:restartNumberingAfterBreak="0">
    <w:nsid w:val="6F950916"/>
    <w:multiLevelType w:val="hybridMultilevel"/>
    <w:tmpl w:val="745C46D2"/>
    <w:lvl w:ilvl="0" w:tplc="517464EE">
      <w:start w:val="1"/>
      <w:numFmt w:val="bullet"/>
      <w:lvlText w:val=""/>
      <w:lvlJc w:val="left"/>
      <w:pPr>
        <w:ind w:left="720" w:hanging="360"/>
      </w:pPr>
      <w:rPr>
        <w:rFonts w:ascii="Symbol" w:hAnsi="Symbol" w:hint="default"/>
      </w:rPr>
    </w:lvl>
    <w:lvl w:ilvl="1" w:tplc="5AEEB006">
      <w:start w:val="1"/>
      <w:numFmt w:val="bullet"/>
      <w:lvlText w:val="o"/>
      <w:lvlJc w:val="left"/>
      <w:pPr>
        <w:ind w:left="1440" w:hanging="360"/>
      </w:pPr>
      <w:rPr>
        <w:rFonts w:ascii="Courier New" w:hAnsi="Courier New" w:hint="default"/>
      </w:rPr>
    </w:lvl>
    <w:lvl w:ilvl="2" w:tplc="72DA9456">
      <w:start w:val="1"/>
      <w:numFmt w:val="bullet"/>
      <w:lvlText w:val=""/>
      <w:lvlJc w:val="left"/>
      <w:pPr>
        <w:ind w:left="2160" w:hanging="360"/>
      </w:pPr>
      <w:rPr>
        <w:rFonts w:ascii="Wingdings" w:hAnsi="Wingdings" w:hint="default"/>
      </w:rPr>
    </w:lvl>
    <w:lvl w:ilvl="3" w:tplc="20A4AE3C">
      <w:start w:val="1"/>
      <w:numFmt w:val="bullet"/>
      <w:lvlText w:val=""/>
      <w:lvlJc w:val="left"/>
      <w:pPr>
        <w:ind w:left="2880" w:hanging="360"/>
      </w:pPr>
      <w:rPr>
        <w:rFonts w:ascii="Symbol" w:hAnsi="Symbol" w:hint="default"/>
      </w:rPr>
    </w:lvl>
    <w:lvl w:ilvl="4" w:tplc="E468F608">
      <w:start w:val="1"/>
      <w:numFmt w:val="bullet"/>
      <w:lvlText w:val="o"/>
      <w:lvlJc w:val="left"/>
      <w:pPr>
        <w:ind w:left="3600" w:hanging="360"/>
      </w:pPr>
      <w:rPr>
        <w:rFonts w:ascii="Courier New" w:hAnsi="Courier New" w:hint="default"/>
      </w:rPr>
    </w:lvl>
    <w:lvl w:ilvl="5" w:tplc="2DFC6F26">
      <w:start w:val="1"/>
      <w:numFmt w:val="bullet"/>
      <w:lvlText w:val=""/>
      <w:lvlJc w:val="left"/>
      <w:pPr>
        <w:ind w:left="4320" w:hanging="360"/>
      </w:pPr>
      <w:rPr>
        <w:rFonts w:ascii="Wingdings" w:hAnsi="Wingdings" w:hint="default"/>
      </w:rPr>
    </w:lvl>
    <w:lvl w:ilvl="6" w:tplc="916A246C">
      <w:start w:val="1"/>
      <w:numFmt w:val="bullet"/>
      <w:lvlText w:val=""/>
      <w:lvlJc w:val="left"/>
      <w:pPr>
        <w:ind w:left="5040" w:hanging="360"/>
      </w:pPr>
      <w:rPr>
        <w:rFonts w:ascii="Symbol" w:hAnsi="Symbol" w:hint="default"/>
      </w:rPr>
    </w:lvl>
    <w:lvl w:ilvl="7" w:tplc="8584BB30">
      <w:start w:val="1"/>
      <w:numFmt w:val="bullet"/>
      <w:lvlText w:val="o"/>
      <w:lvlJc w:val="left"/>
      <w:pPr>
        <w:ind w:left="5760" w:hanging="360"/>
      </w:pPr>
      <w:rPr>
        <w:rFonts w:ascii="Courier New" w:hAnsi="Courier New" w:hint="default"/>
      </w:rPr>
    </w:lvl>
    <w:lvl w:ilvl="8" w:tplc="DB24A71E">
      <w:start w:val="1"/>
      <w:numFmt w:val="bullet"/>
      <w:lvlText w:val=""/>
      <w:lvlJc w:val="left"/>
      <w:pPr>
        <w:ind w:left="6480" w:hanging="360"/>
      </w:pPr>
      <w:rPr>
        <w:rFonts w:ascii="Wingdings" w:hAnsi="Wingdings" w:hint="default"/>
      </w:rPr>
    </w:lvl>
  </w:abstractNum>
  <w:abstractNum w:abstractNumId="152" w15:restartNumberingAfterBreak="0">
    <w:nsid w:val="6FA848E9"/>
    <w:multiLevelType w:val="hybridMultilevel"/>
    <w:tmpl w:val="9544B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FFC5B2E"/>
    <w:multiLevelType w:val="hybridMultilevel"/>
    <w:tmpl w:val="708079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70251A74"/>
    <w:multiLevelType w:val="multilevel"/>
    <w:tmpl w:val="19C6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A65349"/>
    <w:multiLevelType w:val="hybridMultilevel"/>
    <w:tmpl w:val="CE0665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6" w15:restartNumberingAfterBreak="0">
    <w:nsid w:val="70F067F2"/>
    <w:multiLevelType w:val="hybridMultilevel"/>
    <w:tmpl w:val="4A807B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1843226"/>
    <w:multiLevelType w:val="hybridMultilevel"/>
    <w:tmpl w:val="48904BD0"/>
    <w:lvl w:ilvl="0" w:tplc="0809000F">
      <w:start w:val="1"/>
      <w:numFmt w:val="decimal"/>
      <w:lvlText w:val="%1."/>
      <w:lvlJc w:val="left"/>
      <w:pPr>
        <w:ind w:left="360" w:hanging="360"/>
      </w:pPr>
      <w:rPr>
        <w:rFonts w:cs="Times New Roman" w:hint="default"/>
      </w:rPr>
    </w:lvl>
    <w:lvl w:ilvl="1" w:tplc="08090001">
      <w:start w:val="1"/>
      <w:numFmt w:val="bullet"/>
      <w:lvlText w:val=""/>
      <w:lvlJc w:val="left"/>
      <w:pPr>
        <w:ind w:left="1080" w:hanging="360"/>
      </w:pPr>
      <w:rPr>
        <w:rFonts w:ascii="Symbol" w:hAnsi="Symbol"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8" w15:restartNumberingAfterBreak="0">
    <w:nsid w:val="72822C4B"/>
    <w:multiLevelType w:val="hybridMultilevel"/>
    <w:tmpl w:val="F30010B4"/>
    <w:lvl w:ilvl="0" w:tplc="458A1678">
      <w:start w:val="1"/>
      <w:numFmt w:val="decimal"/>
      <w:lvlText w:val="%1."/>
      <w:lvlJc w:val="left"/>
      <w:pPr>
        <w:ind w:left="720" w:hanging="360"/>
      </w:pPr>
    </w:lvl>
    <w:lvl w:ilvl="1" w:tplc="36B08FD2">
      <w:start w:val="1"/>
      <w:numFmt w:val="lowerLetter"/>
      <w:lvlText w:val="%2."/>
      <w:lvlJc w:val="left"/>
      <w:pPr>
        <w:ind w:left="1440" w:hanging="360"/>
      </w:pPr>
    </w:lvl>
    <w:lvl w:ilvl="2" w:tplc="F0941750">
      <w:start w:val="1"/>
      <w:numFmt w:val="lowerRoman"/>
      <w:lvlText w:val="%3."/>
      <w:lvlJc w:val="right"/>
      <w:pPr>
        <w:ind w:left="2160" w:hanging="180"/>
      </w:pPr>
    </w:lvl>
    <w:lvl w:ilvl="3" w:tplc="D85E4682">
      <w:start w:val="1"/>
      <w:numFmt w:val="decimal"/>
      <w:lvlText w:val="%4."/>
      <w:lvlJc w:val="left"/>
      <w:pPr>
        <w:ind w:left="2880" w:hanging="360"/>
      </w:pPr>
    </w:lvl>
    <w:lvl w:ilvl="4" w:tplc="536CDCA0">
      <w:start w:val="1"/>
      <w:numFmt w:val="lowerLetter"/>
      <w:lvlText w:val="%5."/>
      <w:lvlJc w:val="left"/>
      <w:pPr>
        <w:ind w:left="3600" w:hanging="360"/>
      </w:pPr>
    </w:lvl>
    <w:lvl w:ilvl="5" w:tplc="5EF66DD8">
      <w:start w:val="1"/>
      <w:numFmt w:val="lowerRoman"/>
      <w:lvlText w:val="%6."/>
      <w:lvlJc w:val="right"/>
      <w:pPr>
        <w:ind w:left="4320" w:hanging="180"/>
      </w:pPr>
    </w:lvl>
    <w:lvl w:ilvl="6" w:tplc="65CCA182">
      <w:start w:val="1"/>
      <w:numFmt w:val="decimal"/>
      <w:lvlText w:val="%7."/>
      <w:lvlJc w:val="left"/>
      <w:pPr>
        <w:ind w:left="5040" w:hanging="360"/>
      </w:pPr>
    </w:lvl>
    <w:lvl w:ilvl="7" w:tplc="A888FA06">
      <w:start w:val="1"/>
      <w:numFmt w:val="lowerLetter"/>
      <w:lvlText w:val="%8."/>
      <w:lvlJc w:val="left"/>
      <w:pPr>
        <w:ind w:left="5760" w:hanging="360"/>
      </w:pPr>
    </w:lvl>
    <w:lvl w:ilvl="8" w:tplc="4906E960">
      <w:start w:val="1"/>
      <w:numFmt w:val="lowerRoman"/>
      <w:lvlText w:val="%9."/>
      <w:lvlJc w:val="right"/>
      <w:pPr>
        <w:ind w:left="6480" w:hanging="180"/>
      </w:pPr>
    </w:lvl>
  </w:abstractNum>
  <w:abstractNum w:abstractNumId="159" w15:restartNumberingAfterBreak="0">
    <w:nsid w:val="72DB0894"/>
    <w:multiLevelType w:val="hybridMultilevel"/>
    <w:tmpl w:val="7D06CD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731D0372"/>
    <w:multiLevelType w:val="hybridMultilevel"/>
    <w:tmpl w:val="CD1AF24E"/>
    <w:lvl w:ilvl="0" w:tplc="BAA86478">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4081541"/>
    <w:multiLevelType w:val="hybridMultilevel"/>
    <w:tmpl w:val="7B82C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162" w15:restartNumberingAfterBreak="0">
    <w:nsid w:val="74094FE3"/>
    <w:multiLevelType w:val="hybridMultilevel"/>
    <w:tmpl w:val="E618CF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3" w15:restartNumberingAfterBreak="0">
    <w:nsid w:val="741177DB"/>
    <w:multiLevelType w:val="hybridMultilevel"/>
    <w:tmpl w:val="A3D81F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4" w15:restartNumberingAfterBreak="0">
    <w:nsid w:val="760B564F"/>
    <w:multiLevelType w:val="hybridMultilevel"/>
    <w:tmpl w:val="A1864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77D865B7"/>
    <w:multiLevelType w:val="hybridMultilevel"/>
    <w:tmpl w:val="F306F74E"/>
    <w:lvl w:ilvl="0" w:tplc="5C687E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A1C64AF"/>
    <w:multiLevelType w:val="hybridMultilevel"/>
    <w:tmpl w:val="941A3C6A"/>
    <w:lvl w:ilvl="0" w:tplc="04090001">
      <w:start w:val="1"/>
      <w:numFmt w:val="bullet"/>
      <w:lvlText w:val=""/>
      <w:lvlJc w:val="left"/>
      <w:pPr>
        <w:ind w:left="1080" w:hanging="360"/>
      </w:pPr>
      <w:rPr>
        <w:rFonts w:ascii="Symbol" w:hAnsi="Symbol" w:hint="default"/>
        <w:sz w:val="20"/>
        <w:szCs w:val="20"/>
      </w:rPr>
    </w:lvl>
    <w:lvl w:ilvl="1" w:tplc="0409000F">
      <w:start w:val="1"/>
      <w:numFmt w:val="decimal"/>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7" w15:restartNumberingAfterBreak="0">
    <w:nsid w:val="7AEE3EDB"/>
    <w:multiLevelType w:val="hybridMultilevel"/>
    <w:tmpl w:val="4704B29C"/>
    <w:lvl w:ilvl="0" w:tplc="0809000F">
      <w:start w:val="1"/>
      <w:numFmt w:val="decimal"/>
      <w:lvlText w:val="%1."/>
      <w:lvlJc w:val="left"/>
      <w:pPr>
        <w:ind w:left="360" w:hanging="360"/>
      </w:pPr>
      <w:rPr>
        <w:rFonts w:cs="Times New Roman" w:hint="default"/>
      </w:rPr>
    </w:lvl>
    <w:lvl w:ilvl="1" w:tplc="08090001">
      <w:start w:val="1"/>
      <w:numFmt w:val="bullet"/>
      <w:lvlText w:val=""/>
      <w:lvlJc w:val="left"/>
      <w:pPr>
        <w:ind w:left="1080" w:hanging="360"/>
      </w:pPr>
      <w:rPr>
        <w:rFonts w:ascii="Symbol" w:hAnsi="Symbol"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8" w15:restartNumberingAfterBreak="0">
    <w:nsid w:val="7B1B08F7"/>
    <w:multiLevelType w:val="hybridMultilevel"/>
    <w:tmpl w:val="EBF6DA9E"/>
    <w:lvl w:ilvl="0" w:tplc="04090011">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494" w:hanging="360"/>
      </w:pPr>
      <w:rPr>
        <w:rFonts w:ascii="Courier New" w:hAnsi="Courier New" w:cs="Courier New"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CA51078"/>
    <w:multiLevelType w:val="hybridMultilevel"/>
    <w:tmpl w:val="B59A66E4"/>
    <w:lvl w:ilvl="0" w:tplc="E856B7B0">
      <w:start w:val="1"/>
      <w:numFmt w:val="decimal"/>
      <w:lvlText w:val="%1."/>
      <w:lvlJc w:val="left"/>
      <w:pPr>
        <w:ind w:left="720" w:hanging="360"/>
      </w:pPr>
    </w:lvl>
    <w:lvl w:ilvl="1" w:tplc="66F89C9E">
      <w:start w:val="1"/>
      <w:numFmt w:val="lowerLetter"/>
      <w:lvlText w:val="%2."/>
      <w:lvlJc w:val="left"/>
      <w:pPr>
        <w:ind w:left="1440" w:hanging="360"/>
      </w:pPr>
    </w:lvl>
    <w:lvl w:ilvl="2" w:tplc="D0667B9C">
      <w:start w:val="1"/>
      <w:numFmt w:val="lowerRoman"/>
      <w:lvlText w:val="%3."/>
      <w:lvlJc w:val="right"/>
      <w:pPr>
        <w:ind w:left="2160" w:hanging="180"/>
      </w:pPr>
    </w:lvl>
    <w:lvl w:ilvl="3" w:tplc="72442E64">
      <w:start w:val="1"/>
      <w:numFmt w:val="decimal"/>
      <w:lvlText w:val="%4."/>
      <w:lvlJc w:val="left"/>
      <w:pPr>
        <w:ind w:left="2880" w:hanging="360"/>
      </w:pPr>
    </w:lvl>
    <w:lvl w:ilvl="4" w:tplc="3266EC5A">
      <w:start w:val="1"/>
      <w:numFmt w:val="lowerLetter"/>
      <w:lvlText w:val="%5."/>
      <w:lvlJc w:val="left"/>
      <w:pPr>
        <w:ind w:left="3600" w:hanging="360"/>
      </w:pPr>
    </w:lvl>
    <w:lvl w:ilvl="5" w:tplc="C54A64BA">
      <w:start w:val="1"/>
      <w:numFmt w:val="lowerRoman"/>
      <w:lvlText w:val="%6."/>
      <w:lvlJc w:val="right"/>
      <w:pPr>
        <w:ind w:left="4320" w:hanging="180"/>
      </w:pPr>
    </w:lvl>
    <w:lvl w:ilvl="6" w:tplc="96C47B6A">
      <w:start w:val="1"/>
      <w:numFmt w:val="decimal"/>
      <w:lvlText w:val="%7."/>
      <w:lvlJc w:val="left"/>
      <w:pPr>
        <w:ind w:left="5040" w:hanging="360"/>
      </w:pPr>
    </w:lvl>
    <w:lvl w:ilvl="7" w:tplc="36EAF7EE">
      <w:start w:val="1"/>
      <w:numFmt w:val="lowerLetter"/>
      <w:lvlText w:val="%8."/>
      <w:lvlJc w:val="left"/>
      <w:pPr>
        <w:ind w:left="5760" w:hanging="360"/>
      </w:pPr>
    </w:lvl>
    <w:lvl w:ilvl="8" w:tplc="FFFC30CA">
      <w:start w:val="1"/>
      <w:numFmt w:val="lowerRoman"/>
      <w:lvlText w:val="%9."/>
      <w:lvlJc w:val="right"/>
      <w:pPr>
        <w:ind w:left="6480" w:hanging="180"/>
      </w:pPr>
    </w:lvl>
  </w:abstractNum>
  <w:abstractNum w:abstractNumId="170" w15:restartNumberingAfterBreak="0">
    <w:nsid w:val="7E7D5E7B"/>
    <w:multiLevelType w:val="hybridMultilevel"/>
    <w:tmpl w:val="BFF0FB64"/>
    <w:lvl w:ilvl="0" w:tplc="08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7EE44818"/>
    <w:multiLevelType w:val="hybridMultilevel"/>
    <w:tmpl w:val="ED6E53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F1E7A23"/>
    <w:multiLevelType w:val="hybridMultilevel"/>
    <w:tmpl w:val="AFC0F95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7F552FA2"/>
    <w:multiLevelType w:val="hybridMultilevel"/>
    <w:tmpl w:val="1EB448D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7FA41554"/>
    <w:multiLevelType w:val="multilevel"/>
    <w:tmpl w:val="B3B847A2"/>
    <w:lvl w:ilvl="0">
      <w:start w:val="1"/>
      <w:numFmt w:val="bullet"/>
      <w:lvlText w:val=""/>
      <w:lvlJc w:val="left"/>
      <w:pPr>
        <w:ind w:left="1440" w:hanging="360"/>
      </w:pPr>
      <w:rPr>
        <w:rFonts w:ascii="Wingdings" w:hAnsi="Wingding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5" w15:restartNumberingAfterBreak="0">
    <w:nsid w:val="7FDE2FF8"/>
    <w:multiLevelType w:val="hybridMultilevel"/>
    <w:tmpl w:val="E02459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77559401">
    <w:abstractNumId w:val="38"/>
  </w:num>
  <w:num w:numId="2" w16cid:durableId="951472157">
    <w:abstractNumId w:val="14"/>
  </w:num>
  <w:num w:numId="3" w16cid:durableId="960765565">
    <w:abstractNumId w:val="135"/>
  </w:num>
  <w:num w:numId="4" w16cid:durableId="859583370">
    <w:abstractNumId w:val="60"/>
  </w:num>
  <w:num w:numId="5" w16cid:durableId="930352925">
    <w:abstractNumId w:val="29"/>
  </w:num>
  <w:num w:numId="6" w16cid:durableId="703798434">
    <w:abstractNumId w:val="88"/>
  </w:num>
  <w:num w:numId="7" w16cid:durableId="515729259">
    <w:abstractNumId w:val="161"/>
  </w:num>
  <w:num w:numId="8" w16cid:durableId="1819419347">
    <w:abstractNumId w:val="17"/>
  </w:num>
  <w:num w:numId="9" w16cid:durableId="1298560302">
    <w:abstractNumId w:val="65"/>
  </w:num>
  <w:num w:numId="10" w16cid:durableId="1412000936">
    <w:abstractNumId w:val="114"/>
  </w:num>
  <w:num w:numId="11" w16cid:durableId="1630161271">
    <w:abstractNumId w:val="90"/>
  </w:num>
  <w:num w:numId="12" w16cid:durableId="1592859569">
    <w:abstractNumId w:val="150"/>
  </w:num>
  <w:num w:numId="13" w16cid:durableId="471020683">
    <w:abstractNumId w:val="134"/>
  </w:num>
  <w:num w:numId="14" w16cid:durableId="319116496">
    <w:abstractNumId w:val="57"/>
  </w:num>
  <w:num w:numId="15" w16cid:durableId="147601534">
    <w:abstractNumId w:val="53"/>
  </w:num>
  <w:num w:numId="16" w16cid:durableId="1492527908">
    <w:abstractNumId w:val="72"/>
  </w:num>
  <w:num w:numId="17" w16cid:durableId="292761327">
    <w:abstractNumId w:val="101"/>
  </w:num>
  <w:num w:numId="18" w16cid:durableId="1901228">
    <w:abstractNumId w:val="123"/>
  </w:num>
  <w:num w:numId="19" w16cid:durableId="1213880448">
    <w:abstractNumId w:val="39"/>
  </w:num>
  <w:num w:numId="20" w16cid:durableId="123885630">
    <w:abstractNumId w:val="2"/>
  </w:num>
  <w:num w:numId="21" w16cid:durableId="1777941174">
    <w:abstractNumId w:val="9"/>
  </w:num>
  <w:num w:numId="22" w16cid:durableId="1799836539">
    <w:abstractNumId w:val="22"/>
  </w:num>
  <w:num w:numId="23" w16cid:durableId="1462263373">
    <w:abstractNumId w:val="110"/>
  </w:num>
  <w:num w:numId="24" w16cid:durableId="1077902522">
    <w:abstractNumId w:val="67"/>
  </w:num>
  <w:num w:numId="25" w16cid:durableId="241524006">
    <w:abstractNumId w:val="107"/>
  </w:num>
  <w:num w:numId="26" w16cid:durableId="912282137">
    <w:abstractNumId w:val="36"/>
  </w:num>
  <w:num w:numId="27" w16cid:durableId="40595679">
    <w:abstractNumId w:val="84"/>
  </w:num>
  <w:num w:numId="28" w16cid:durableId="1561091645">
    <w:abstractNumId w:val="85"/>
  </w:num>
  <w:num w:numId="29" w16cid:durableId="1456175837">
    <w:abstractNumId w:val="126"/>
  </w:num>
  <w:num w:numId="30" w16cid:durableId="334187204">
    <w:abstractNumId w:val="89"/>
  </w:num>
  <w:num w:numId="31" w16cid:durableId="325863310">
    <w:abstractNumId w:val="146"/>
  </w:num>
  <w:num w:numId="32" w16cid:durableId="2009744350">
    <w:abstractNumId w:val="117"/>
  </w:num>
  <w:num w:numId="33" w16cid:durableId="315382882">
    <w:abstractNumId w:val="128"/>
  </w:num>
  <w:num w:numId="34" w16cid:durableId="1296334512">
    <w:abstractNumId w:val="94"/>
  </w:num>
  <w:num w:numId="35" w16cid:durableId="792095381">
    <w:abstractNumId w:val="154"/>
  </w:num>
  <w:num w:numId="36" w16cid:durableId="1295596961">
    <w:abstractNumId w:val="127"/>
  </w:num>
  <w:num w:numId="37" w16cid:durableId="1155148197">
    <w:abstractNumId w:val="1"/>
  </w:num>
  <w:num w:numId="38" w16cid:durableId="2110850427">
    <w:abstractNumId w:val="40"/>
  </w:num>
  <w:num w:numId="39" w16cid:durableId="1163474049">
    <w:abstractNumId w:val="7"/>
  </w:num>
  <w:num w:numId="40" w16cid:durableId="1558128999">
    <w:abstractNumId w:val="82"/>
  </w:num>
  <w:num w:numId="41" w16cid:durableId="582684951">
    <w:abstractNumId w:val="3"/>
  </w:num>
  <w:num w:numId="42" w16cid:durableId="543299107">
    <w:abstractNumId w:val="167"/>
  </w:num>
  <w:num w:numId="43" w16cid:durableId="1852983683">
    <w:abstractNumId w:val="143"/>
  </w:num>
  <w:num w:numId="44" w16cid:durableId="1459034404">
    <w:abstractNumId w:val="0"/>
  </w:num>
  <w:num w:numId="45" w16cid:durableId="992682554">
    <w:abstractNumId w:val="24"/>
  </w:num>
  <w:num w:numId="46" w16cid:durableId="384376463">
    <w:abstractNumId w:val="97"/>
  </w:num>
  <w:num w:numId="47" w16cid:durableId="1955090998">
    <w:abstractNumId w:val="71"/>
  </w:num>
  <w:num w:numId="48" w16cid:durableId="1896744349">
    <w:abstractNumId w:val="12"/>
  </w:num>
  <w:num w:numId="49" w16cid:durableId="1747413871">
    <w:abstractNumId w:val="15"/>
  </w:num>
  <w:num w:numId="50" w16cid:durableId="1672685863">
    <w:abstractNumId w:val="142"/>
  </w:num>
  <w:num w:numId="51" w16cid:durableId="1910994431">
    <w:abstractNumId w:val="153"/>
  </w:num>
  <w:num w:numId="52" w16cid:durableId="1237327217">
    <w:abstractNumId w:val="37"/>
  </w:num>
  <w:num w:numId="53" w16cid:durableId="1892495969">
    <w:abstractNumId w:val="119"/>
  </w:num>
  <w:num w:numId="54" w16cid:durableId="494691743">
    <w:abstractNumId w:val="86"/>
  </w:num>
  <w:num w:numId="55" w16cid:durableId="1282807296">
    <w:abstractNumId w:val="115"/>
  </w:num>
  <w:num w:numId="56" w16cid:durableId="1245382184">
    <w:abstractNumId w:val="43"/>
  </w:num>
  <w:num w:numId="57" w16cid:durableId="2065518771">
    <w:abstractNumId w:val="162"/>
  </w:num>
  <w:num w:numId="58" w16cid:durableId="1178690505">
    <w:abstractNumId w:val="133"/>
  </w:num>
  <w:num w:numId="59" w16cid:durableId="1531842555">
    <w:abstractNumId w:val="73"/>
  </w:num>
  <w:num w:numId="60" w16cid:durableId="1597203056">
    <w:abstractNumId w:val="25"/>
  </w:num>
  <w:num w:numId="61" w16cid:durableId="323047278">
    <w:abstractNumId w:val="4"/>
  </w:num>
  <w:num w:numId="62" w16cid:durableId="1702634348">
    <w:abstractNumId w:val="102"/>
  </w:num>
  <w:num w:numId="63" w16cid:durableId="1440105415">
    <w:abstractNumId w:val="105"/>
  </w:num>
  <w:num w:numId="64" w16cid:durableId="439840869">
    <w:abstractNumId w:val="35"/>
  </w:num>
  <w:num w:numId="65" w16cid:durableId="2018580913">
    <w:abstractNumId w:val="59"/>
  </w:num>
  <w:num w:numId="66" w16cid:durableId="337002387">
    <w:abstractNumId w:val="42"/>
  </w:num>
  <w:num w:numId="67" w16cid:durableId="617298515">
    <w:abstractNumId w:val="66"/>
  </w:num>
  <w:num w:numId="68" w16cid:durableId="1936474170">
    <w:abstractNumId w:val="172"/>
  </w:num>
  <w:num w:numId="69" w16cid:durableId="1792627201">
    <w:abstractNumId w:val="91"/>
  </w:num>
  <w:num w:numId="70" w16cid:durableId="527371799">
    <w:abstractNumId w:val="51"/>
  </w:num>
  <w:num w:numId="71" w16cid:durableId="117384821">
    <w:abstractNumId w:val="34"/>
  </w:num>
  <w:num w:numId="72" w16cid:durableId="967321498">
    <w:abstractNumId w:val="99"/>
  </w:num>
  <w:num w:numId="73" w16cid:durableId="888610078">
    <w:abstractNumId w:val="41"/>
  </w:num>
  <w:num w:numId="74" w16cid:durableId="596982179">
    <w:abstractNumId w:val="166"/>
  </w:num>
  <w:num w:numId="75" w16cid:durableId="1209033059">
    <w:abstractNumId w:val="8"/>
  </w:num>
  <w:num w:numId="76" w16cid:durableId="1807695176">
    <w:abstractNumId w:val="152"/>
  </w:num>
  <w:num w:numId="77" w16cid:durableId="1683362213">
    <w:abstractNumId w:val="32"/>
  </w:num>
  <w:num w:numId="78" w16cid:durableId="1108282391">
    <w:abstractNumId w:val="47"/>
  </w:num>
  <w:num w:numId="79" w16cid:durableId="413943044">
    <w:abstractNumId w:val="145"/>
  </w:num>
  <w:num w:numId="80" w16cid:durableId="1342051330">
    <w:abstractNumId w:val="140"/>
  </w:num>
  <w:num w:numId="81" w16cid:durableId="903107963">
    <w:abstractNumId w:val="168"/>
  </w:num>
  <w:num w:numId="82" w16cid:durableId="1722441815">
    <w:abstractNumId w:val="96"/>
  </w:num>
  <w:num w:numId="83" w16cid:durableId="371228092">
    <w:abstractNumId w:val="116"/>
  </w:num>
  <w:num w:numId="84" w16cid:durableId="1771851043">
    <w:abstractNumId w:val="165"/>
  </w:num>
  <w:num w:numId="85" w16cid:durableId="486748180">
    <w:abstractNumId w:val="136"/>
  </w:num>
  <w:num w:numId="86" w16cid:durableId="192039088">
    <w:abstractNumId w:val="20"/>
  </w:num>
  <w:num w:numId="87" w16cid:durableId="940187245">
    <w:abstractNumId w:val="21"/>
  </w:num>
  <w:num w:numId="88" w16cid:durableId="2068188072">
    <w:abstractNumId w:val="121"/>
  </w:num>
  <w:num w:numId="89" w16cid:durableId="1765761657">
    <w:abstractNumId w:val="5"/>
  </w:num>
  <w:num w:numId="90" w16cid:durableId="151602564">
    <w:abstractNumId w:val="64"/>
  </w:num>
  <w:num w:numId="91" w16cid:durableId="1982226348">
    <w:abstractNumId w:val="156"/>
  </w:num>
  <w:num w:numId="92" w16cid:durableId="429395469">
    <w:abstractNumId w:val="160"/>
  </w:num>
  <w:num w:numId="93" w16cid:durableId="2114667776">
    <w:abstractNumId w:val="31"/>
  </w:num>
  <w:num w:numId="94" w16cid:durableId="1353720765">
    <w:abstractNumId w:val="16"/>
  </w:num>
  <w:num w:numId="95" w16cid:durableId="1606964370">
    <w:abstractNumId w:val="174"/>
  </w:num>
  <w:num w:numId="96" w16cid:durableId="629898515">
    <w:abstractNumId w:val="69"/>
  </w:num>
  <w:num w:numId="97" w16cid:durableId="461072295">
    <w:abstractNumId w:val="79"/>
  </w:num>
  <w:num w:numId="98" w16cid:durableId="1888448248">
    <w:abstractNumId w:val="98"/>
  </w:num>
  <w:num w:numId="99" w16cid:durableId="1304002557">
    <w:abstractNumId w:val="78"/>
  </w:num>
  <w:num w:numId="100" w16cid:durableId="1829514128">
    <w:abstractNumId w:val="159"/>
  </w:num>
  <w:num w:numId="101" w16cid:durableId="2144541636">
    <w:abstractNumId w:val="49"/>
  </w:num>
  <w:num w:numId="102" w16cid:durableId="120999602">
    <w:abstractNumId w:val="70"/>
  </w:num>
  <w:num w:numId="103" w16cid:durableId="1429695152">
    <w:abstractNumId w:val="138"/>
  </w:num>
  <w:num w:numId="104" w16cid:durableId="14817517">
    <w:abstractNumId w:val="120"/>
  </w:num>
  <w:num w:numId="105" w16cid:durableId="1717200969">
    <w:abstractNumId w:val="164"/>
  </w:num>
  <w:num w:numId="106" w16cid:durableId="1909875016">
    <w:abstractNumId w:val="75"/>
  </w:num>
  <w:num w:numId="107" w16cid:durableId="782380664">
    <w:abstractNumId w:val="124"/>
  </w:num>
  <w:num w:numId="108" w16cid:durableId="1623221182">
    <w:abstractNumId w:val="139"/>
  </w:num>
  <w:num w:numId="109" w16cid:durableId="1285498403">
    <w:abstractNumId w:val="157"/>
  </w:num>
  <w:num w:numId="110" w16cid:durableId="528959116">
    <w:abstractNumId w:val="61"/>
  </w:num>
  <w:num w:numId="111" w16cid:durableId="2034770255">
    <w:abstractNumId w:val="74"/>
  </w:num>
  <w:num w:numId="112" w16cid:durableId="966736736">
    <w:abstractNumId w:val="10"/>
  </w:num>
  <w:num w:numId="113" w16cid:durableId="380790845">
    <w:abstractNumId w:val="45"/>
  </w:num>
  <w:num w:numId="114" w16cid:durableId="290984163">
    <w:abstractNumId w:val="48"/>
  </w:num>
  <w:num w:numId="115" w16cid:durableId="1366250680">
    <w:abstractNumId w:val="106"/>
  </w:num>
  <w:num w:numId="116" w16cid:durableId="2125954026">
    <w:abstractNumId w:val="103"/>
  </w:num>
  <w:num w:numId="117" w16cid:durableId="1061447604">
    <w:abstractNumId w:val="125"/>
  </w:num>
  <w:num w:numId="118" w16cid:durableId="1740324068">
    <w:abstractNumId w:val="54"/>
  </w:num>
  <w:num w:numId="119" w16cid:durableId="845168427">
    <w:abstractNumId w:val="19"/>
  </w:num>
  <w:num w:numId="120" w16cid:durableId="1658992053">
    <w:abstractNumId w:val="151"/>
  </w:num>
  <w:num w:numId="121" w16cid:durableId="206383059">
    <w:abstractNumId w:val="148"/>
  </w:num>
  <w:num w:numId="122" w16cid:durableId="2035769120">
    <w:abstractNumId w:val="52"/>
  </w:num>
  <w:num w:numId="123" w16cid:durableId="45885385">
    <w:abstractNumId w:val="23"/>
  </w:num>
  <w:num w:numId="124" w16cid:durableId="631712104">
    <w:abstractNumId w:val="169"/>
  </w:num>
  <w:num w:numId="125" w16cid:durableId="328825123">
    <w:abstractNumId w:val="158"/>
  </w:num>
  <w:num w:numId="126" w16cid:durableId="212887332">
    <w:abstractNumId w:val="87"/>
  </w:num>
  <w:num w:numId="127" w16cid:durableId="1444497505">
    <w:abstractNumId w:val="147"/>
  </w:num>
  <w:num w:numId="128" w16cid:durableId="1744257704">
    <w:abstractNumId w:val="44"/>
  </w:num>
  <w:num w:numId="129" w16cid:durableId="257372710">
    <w:abstractNumId w:val="68"/>
  </w:num>
  <w:num w:numId="130" w16cid:durableId="1292832964">
    <w:abstractNumId w:val="109"/>
  </w:num>
  <w:num w:numId="131" w16cid:durableId="1645741970">
    <w:abstractNumId w:val="144"/>
  </w:num>
  <w:num w:numId="132" w16cid:durableId="1556046730">
    <w:abstractNumId w:val="108"/>
  </w:num>
  <w:num w:numId="133" w16cid:durableId="1025910174">
    <w:abstractNumId w:val="137"/>
  </w:num>
  <w:num w:numId="134" w16cid:durableId="1700618139">
    <w:abstractNumId w:val="77"/>
  </w:num>
  <w:num w:numId="135" w16cid:durableId="822235966">
    <w:abstractNumId w:val="92"/>
  </w:num>
  <w:num w:numId="136" w16cid:durableId="190148042">
    <w:abstractNumId w:val="129"/>
  </w:num>
  <w:num w:numId="137" w16cid:durableId="2080981611">
    <w:abstractNumId w:val="76"/>
  </w:num>
  <w:num w:numId="138" w16cid:durableId="2080009272">
    <w:abstractNumId w:val="118"/>
  </w:num>
  <w:num w:numId="139" w16cid:durableId="916402995">
    <w:abstractNumId w:val="46"/>
  </w:num>
  <w:num w:numId="140" w16cid:durableId="597717669">
    <w:abstractNumId w:val="113"/>
  </w:num>
  <w:num w:numId="141" w16cid:durableId="746267060">
    <w:abstractNumId w:val="50"/>
  </w:num>
  <w:num w:numId="142" w16cid:durableId="224805475">
    <w:abstractNumId w:val="81"/>
  </w:num>
  <w:num w:numId="143" w16cid:durableId="1755007512">
    <w:abstractNumId w:val="9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509761066">
    <w:abstractNumId w:val="112"/>
  </w:num>
  <w:num w:numId="145" w16cid:durableId="622468605">
    <w:abstractNumId w:val="122"/>
  </w:num>
  <w:num w:numId="146" w16cid:durableId="83963358">
    <w:abstractNumId w:val="11"/>
  </w:num>
  <w:num w:numId="147" w16cid:durableId="1294094909">
    <w:abstractNumId w:val="55"/>
  </w:num>
  <w:num w:numId="148" w16cid:durableId="534082209">
    <w:abstractNumId w:val="62"/>
  </w:num>
  <w:num w:numId="149" w16cid:durableId="554052980">
    <w:abstractNumId w:val="173"/>
  </w:num>
  <w:num w:numId="150" w16cid:durableId="565528310">
    <w:abstractNumId w:val="30"/>
  </w:num>
  <w:num w:numId="151" w16cid:durableId="93214118">
    <w:abstractNumId w:val="155"/>
  </w:num>
  <w:num w:numId="152" w16cid:durableId="1683316066">
    <w:abstractNumId w:val="56"/>
  </w:num>
  <w:num w:numId="153" w16cid:durableId="418255836">
    <w:abstractNumId w:val="83"/>
  </w:num>
  <w:num w:numId="154" w16cid:durableId="527262442">
    <w:abstractNumId w:val="141"/>
  </w:num>
  <w:num w:numId="155" w16cid:durableId="507715106">
    <w:abstractNumId w:val="163"/>
  </w:num>
  <w:num w:numId="156" w16cid:durableId="320354105">
    <w:abstractNumId w:val="175"/>
  </w:num>
  <w:num w:numId="157" w16cid:durableId="672072456">
    <w:abstractNumId w:val="149"/>
  </w:num>
  <w:num w:numId="158" w16cid:durableId="731738349">
    <w:abstractNumId w:val="28"/>
  </w:num>
  <w:num w:numId="159" w16cid:durableId="945232673">
    <w:abstractNumId w:val="95"/>
  </w:num>
  <w:num w:numId="160" w16cid:durableId="1026322981">
    <w:abstractNumId w:val="58"/>
  </w:num>
  <w:num w:numId="161" w16cid:durableId="2117485521">
    <w:abstractNumId w:val="111"/>
  </w:num>
  <w:num w:numId="162" w16cid:durableId="555747621">
    <w:abstractNumId w:val="27"/>
  </w:num>
  <w:num w:numId="163" w16cid:durableId="687869206">
    <w:abstractNumId w:val="93"/>
  </w:num>
  <w:num w:numId="164" w16cid:durableId="188304105">
    <w:abstractNumId w:val="131"/>
  </w:num>
  <w:num w:numId="165" w16cid:durableId="682052062">
    <w:abstractNumId w:val="80"/>
  </w:num>
  <w:num w:numId="166" w16cid:durableId="953514978">
    <w:abstractNumId w:val="13"/>
  </w:num>
  <w:num w:numId="167" w16cid:durableId="1879008949">
    <w:abstractNumId w:val="130"/>
  </w:num>
  <w:num w:numId="168" w16cid:durableId="1617712012">
    <w:abstractNumId w:val="170"/>
  </w:num>
  <w:num w:numId="169" w16cid:durableId="1951428655">
    <w:abstractNumId w:val="100"/>
  </w:num>
  <w:num w:numId="170" w16cid:durableId="1703675107">
    <w:abstractNumId w:val="104"/>
  </w:num>
  <w:num w:numId="171" w16cid:durableId="888955150">
    <w:abstractNumId w:val="33"/>
  </w:num>
  <w:num w:numId="172" w16cid:durableId="2020278412">
    <w:abstractNumId w:val="132"/>
  </w:num>
  <w:num w:numId="173" w16cid:durableId="130485937">
    <w:abstractNumId w:val="26"/>
  </w:num>
  <w:num w:numId="174" w16cid:durableId="1283196765">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763182874">
    <w:abstractNumId w:val="171"/>
  </w:num>
  <w:num w:numId="176" w16cid:durableId="1713269191">
    <w:abstractNumId w:val="6"/>
  </w:num>
  <w:num w:numId="177" w16cid:durableId="1568956082">
    <w:abstractNumId w:val="63"/>
  </w:num>
  <w:num w:numId="178" w16cid:durableId="1691758798">
    <w:abstractNumId w:val="18"/>
  </w:num>
  <w:numIdMacAtCleanup w:val="17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ela Fikrou">
    <w15:presenceInfo w15:providerId="AD" w15:userId="S::Lela.Fikrou@undp.org::d86be779-9ad3-48ab-9a52-6ac9fba41c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100"/>
  <w:displayHorizontalDrawingGridEvery w:val="2"/>
  <w:displayVerticalDrawingGridEvery w:val="2"/>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FF7"/>
    <w:rsid w:val="0000016F"/>
    <w:rsid w:val="0000081D"/>
    <w:rsid w:val="00000866"/>
    <w:rsid w:val="00000CA8"/>
    <w:rsid w:val="00000FCD"/>
    <w:rsid w:val="00001063"/>
    <w:rsid w:val="000015D9"/>
    <w:rsid w:val="00001D86"/>
    <w:rsid w:val="0000278F"/>
    <w:rsid w:val="000028E3"/>
    <w:rsid w:val="00002A5F"/>
    <w:rsid w:val="00002AF7"/>
    <w:rsid w:val="00002C72"/>
    <w:rsid w:val="00002CC1"/>
    <w:rsid w:val="00002CE3"/>
    <w:rsid w:val="00002DE0"/>
    <w:rsid w:val="00002FE5"/>
    <w:rsid w:val="000032FF"/>
    <w:rsid w:val="00003C72"/>
    <w:rsid w:val="00004007"/>
    <w:rsid w:val="00004157"/>
    <w:rsid w:val="00004182"/>
    <w:rsid w:val="00004A84"/>
    <w:rsid w:val="00005125"/>
    <w:rsid w:val="00005456"/>
    <w:rsid w:val="00005575"/>
    <w:rsid w:val="000055CE"/>
    <w:rsid w:val="000057AA"/>
    <w:rsid w:val="00005845"/>
    <w:rsid w:val="0000586A"/>
    <w:rsid w:val="00005D48"/>
    <w:rsid w:val="00005E24"/>
    <w:rsid w:val="000060AB"/>
    <w:rsid w:val="000064DB"/>
    <w:rsid w:val="0000683B"/>
    <w:rsid w:val="0000706D"/>
    <w:rsid w:val="00007177"/>
    <w:rsid w:val="000075A3"/>
    <w:rsid w:val="000077F2"/>
    <w:rsid w:val="00007867"/>
    <w:rsid w:val="00007B01"/>
    <w:rsid w:val="00007F5A"/>
    <w:rsid w:val="000101B0"/>
    <w:rsid w:val="0001077C"/>
    <w:rsid w:val="000107D3"/>
    <w:rsid w:val="0001093E"/>
    <w:rsid w:val="00010A7A"/>
    <w:rsid w:val="00010E68"/>
    <w:rsid w:val="00010EA4"/>
    <w:rsid w:val="00011183"/>
    <w:rsid w:val="0001134C"/>
    <w:rsid w:val="000115F5"/>
    <w:rsid w:val="0001168F"/>
    <w:rsid w:val="00011819"/>
    <w:rsid w:val="00011976"/>
    <w:rsid w:val="00011EB1"/>
    <w:rsid w:val="00012133"/>
    <w:rsid w:val="000122EA"/>
    <w:rsid w:val="000125B2"/>
    <w:rsid w:val="00012692"/>
    <w:rsid w:val="00012CDF"/>
    <w:rsid w:val="000131D9"/>
    <w:rsid w:val="00013523"/>
    <w:rsid w:val="00013732"/>
    <w:rsid w:val="000139D7"/>
    <w:rsid w:val="00013ADE"/>
    <w:rsid w:val="00013E56"/>
    <w:rsid w:val="00014541"/>
    <w:rsid w:val="0001490D"/>
    <w:rsid w:val="00014AFA"/>
    <w:rsid w:val="00014ED1"/>
    <w:rsid w:val="000152B8"/>
    <w:rsid w:val="00015653"/>
    <w:rsid w:val="000156C7"/>
    <w:rsid w:val="00015860"/>
    <w:rsid w:val="00015B6A"/>
    <w:rsid w:val="00015E4B"/>
    <w:rsid w:val="00016065"/>
    <w:rsid w:val="000161E5"/>
    <w:rsid w:val="00016649"/>
    <w:rsid w:val="00016AAE"/>
    <w:rsid w:val="00016B0F"/>
    <w:rsid w:val="00016C3B"/>
    <w:rsid w:val="000171E3"/>
    <w:rsid w:val="00017278"/>
    <w:rsid w:val="0001746D"/>
    <w:rsid w:val="000177F6"/>
    <w:rsid w:val="00017BFE"/>
    <w:rsid w:val="00017D90"/>
    <w:rsid w:val="000205AF"/>
    <w:rsid w:val="000208E7"/>
    <w:rsid w:val="00020AA0"/>
    <w:rsid w:val="00020F0C"/>
    <w:rsid w:val="00020F72"/>
    <w:rsid w:val="00021004"/>
    <w:rsid w:val="00021050"/>
    <w:rsid w:val="00021238"/>
    <w:rsid w:val="000217F5"/>
    <w:rsid w:val="000219AC"/>
    <w:rsid w:val="00021B7F"/>
    <w:rsid w:val="00021B90"/>
    <w:rsid w:val="000221A7"/>
    <w:rsid w:val="00022295"/>
    <w:rsid w:val="00022401"/>
    <w:rsid w:val="000224C8"/>
    <w:rsid w:val="0002252F"/>
    <w:rsid w:val="000225BF"/>
    <w:rsid w:val="000228A2"/>
    <w:rsid w:val="00022A47"/>
    <w:rsid w:val="00022DE9"/>
    <w:rsid w:val="000230A3"/>
    <w:rsid w:val="0002328F"/>
    <w:rsid w:val="00023314"/>
    <w:rsid w:val="00023435"/>
    <w:rsid w:val="000234A8"/>
    <w:rsid w:val="000234FE"/>
    <w:rsid w:val="00023900"/>
    <w:rsid w:val="00023A51"/>
    <w:rsid w:val="00023A76"/>
    <w:rsid w:val="00023B58"/>
    <w:rsid w:val="00023C29"/>
    <w:rsid w:val="00023C48"/>
    <w:rsid w:val="00024142"/>
    <w:rsid w:val="000243A4"/>
    <w:rsid w:val="00024495"/>
    <w:rsid w:val="000244D6"/>
    <w:rsid w:val="0002458C"/>
    <w:rsid w:val="0002489D"/>
    <w:rsid w:val="00025012"/>
    <w:rsid w:val="0002530B"/>
    <w:rsid w:val="00025C9A"/>
    <w:rsid w:val="00025E57"/>
    <w:rsid w:val="000260FF"/>
    <w:rsid w:val="00026455"/>
    <w:rsid w:val="0002661F"/>
    <w:rsid w:val="000266D2"/>
    <w:rsid w:val="00026DBC"/>
    <w:rsid w:val="00026F5C"/>
    <w:rsid w:val="00026F8C"/>
    <w:rsid w:val="00027702"/>
    <w:rsid w:val="00027A6B"/>
    <w:rsid w:val="00027D57"/>
    <w:rsid w:val="00027D9D"/>
    <w:rsid w:val="00030007"/>
    <w:rsid w:val="00030E6F"/>
    <w:rsid w:val="00030F8A"/>
    <w:rsid w:val="0003122B"/>
    <w:rsid w:val="00031774"/>
    <w:rsid w:val="00031E16"/>
    <w:rsid w:val="00031E84"/>
    <w:rsid w:val="0003214C"/>
    <w:rsid w:val="00032241"/>
    <w:rsid w:val="00032B05"/>
    <w:rsid w:val="00032E1B"/>
    <w:rsid w:val="00032E37"/>
    <w:rsid w:val="00033110"/>
    <w:rsid w:val="0003329A"/>
    <w:rsid w:val="00033828"/>
    <w:rsid w:val="00033869"/>
    <w:rsid w:val="00033EB5"/>
    <w:rsid w:val="00033F65"/>
    <w:rsid w:val="00034140"/>
    <w:rsid w:val="000341EA"/>
    <w:rsid w:val="00034508"/>
    <w:rsid w:val="00034645"/>
    <w:rsid w:val="000348DE"/>
    <w:rsid w:val="00034B29"/>
    <w:rsid w:val="000352F9"/>
    <w:rsid w:val="0003544E"/>
    <w:rsid w:val="00035776"/>
    <w:rsid w:val="00035830"/>
    <w:rsid w:val="000359A9"/>
    <w:rsid w:val="00035A61"/>
    <w:rsid w:val="00035D96"/>
    <w:rsid w:val="0003646E"/>
    <w:rsid w:val="00036711"/>
    <w:rsid w:val="00036804"/>
    <w:rsid w:val="00036A5C"/>
    <w:rsid w:val="00036F60"/>
    <w:rsid w:val="000370D5"/>
    <w:rsid w:val="0003763F"/>
    <w:rsid w:val="000377AB"/>
    <w:rsid w:val="0003782E"/>
    <w:rsid w:val="00037A3E"/>
    <w:rsid w:val="00037E21"/>
    <w:rsid w:val="000401C5"/>
    <w:rsid w:val="00040511"/>
    <w:rsid w:val="0004053D"/>
    <w:rsid w:val="00040B01"/>
    <w:rsid w:val="00040B34"/>
    <w:rsid w:val="000412AF"/>
    <w:rsid w:val="00041336"/>
    <w:rsid w:val="00041B17"/>
    <w:rsid w:val="00041E0C"/>
    <w:rsid w:val="00041EB3"/>
    <w:rsid w:val="00041EFC"/>
    <w:rsid w:val="00041FE0"/>
    <w:rsid w:val="00042BB9"/>
    <w:rsid w:val="000430C9"/>
    <w:rsid w:val="00043249"/>
    <w:rsid w:val="000432CB"/>
    <w:rsid w:val="0004344E"/>
    <w:rsid w:val="00043680"/>
    <w:rsid w:val="000438C6"/>
    <w:rsid w:val="00043A4B"/>
    <w:rsid w:val="00043A5F"/>
    <w:rsid w:val="00043BF0"/>
    <w:rsid w:val="00043EBA"/>
    <w:rsid w:val="000440F9"/>
    <w:rsid w:val="00044177"/>
    <w:rsid w:val="00044298"/>
    <w:rsid w:val="0004450C"/>
    <w:rsid w:val="000445AD"/>
    <w:rsid w:val="00044654"/>
    <w:rsid w:val="00044655"/>
    <w:rsid w:val="00044745"/>
    <w:rsid w:val="00044883"/>
    <w:rsid w:val="00044B8D"/>
    <w:rsid w:val="00044BD9"/>
    <w:rsid w:val="00044FDD"/>
    <w:rsid w:val="00044FED"/>
    <w:rsid w:val="000454A7"/>
    <w:rsid w:val="000459A0"/>
    <w:rsid w:val="00045A66"/>
    <w:rsid w:val="00045C2E"/>
    <w:rsid w:val="00046100"/>
    <w:rsid w:val="000464F1"/>
    <w:rsid w:val="00046804"/>
    <w:rsid w:val="00046CF8"/>
    <w:rsid w:val="0004757A"/>
    <w:rsid w:val="0004759E"/>
    <w:rsid w:val="000477B7"/>
    <w:rsid w:val="00047973"/>
    <w:rsid w:val="00047B03"/>
    <w:rsid w:val="00047ECC"/>
    <w:rsid w:val="00050021"/>
    <w:rsid w:val="00050514"/>
    <w:rsid w:val="000505C6"/>
    <w:rsid w:val="00050658"/>
    <w:rsid w:val="00050982"/>
    <w:rsid w:val="000509F3"/>
    <w:rsid w:val="00050B5F"/>
    <w:rsid w:val="00050D84"/>
    <w:rsid w:val="00050F0A"/>
    <w:rsid w:val="0005135E"/>
    <w:rsid w:val="0005159D"/>
    <w:rsid w:val="000518DB"/>
    <w:rsid w:val="00051A25"/>
    <w:rsid w:val="00051A7A"/>
    <w:rsid w:val="00051BDB"/>
    <w:rsid w:val="00051D7F"/>
    <w:rsid w:val="00051F7B"/>
    <w:rsid w:val="000521ED"/>
    <w:rsid w:val="0005232E"/>
    <w:rsid w:val="00052498"/>
    <w:rsid w:val="00052514"/>
    <w:rsid w:val="00052551"/>
    <w:rsid w:val="0005283C"/>
    <w:rsid w:val="00052D94"/>
    <w:rsid w:val="00052EF5"/>
    <w:rsid w:val="00053305"/>
    <w:rsid w:val="000533D2"/>
    <w:rsid w:val="00053494"/>
    <w:rsid w:val="0005351F"/>
    <w:rsid w:val="0005378F"/>
    <w:rsid w:val="00053F34"/>
    <w:rsid w:val="000540EE"/>
    <w:rsid w:val="000541CD"/>
    <w:rsid w:val="000542AB"/>
    <w:rsid w:val="0005435C"/>
    <w:rsid w:val="000546C9"/>
    <w:rsid w:val="000546CC"/>
    <w:rsid w:val="00054895"/>
    <w:rsid w:val="000548D9"/>
    <w:rsid w:val="000549A0"/>
    <w:rsid w:val="00054B0C"/>
    <w:rsid w:val="00054B82"/>
    <w:rsid w:val="00054C24"/>
    <w:rsid w:val="00054CA3"/>
    <w:rsid w:val="00054CE8"/>
    <w:rsid w:val="00054EB2"/>
    <w:rsid w:val="00054F9D"/>
    <w:rsid w:val="0005530F"/>
    <w:rsid w:val="00055372"/>
    <w:rsid w:val="000556B9"/>
    <w:rsid w:val="000556CB"/>
    <w:rsid w:val="0005571B"/>
    <w:rsid w:val="00055972"/>
    <w:rsid w:val="00055A29"/>
    <w:rsid w:val="00055AC7"/>
    <w:rsid w:val="00055F1F"/>
    <w:rsid w:val="00055F28"/>
    <w:rsid w:val="000560A2"/>
    <w:rsid w:val="00056113"/>
    <w:rsid w:val="000561E4"/>
    <w:rsid w:val="00056542"/>
    <w:rsid w:val="00056567"/>
    <w:rsid w:val="000565AB"/>
    <w:rsid w:val="00056B16"/>
    <w:rsid w:val="00057360"/>
    <w:rsid w:val="00057375"/>
    <w:rsid w:val="000575CF"/>
    <w:rsid w:val="00057D7D"/>
    <w:rsid w:val="00057E03"/>
    <w:rsid w:val="00057F1E"/>
    <w:rsid w:val="0006004C"/>
    <w:rsid w:val="0006010A"/>
    <w:rsid w:val="0006041E"/>
    <w:rsid w:val="000607F0"/>
    <w:rsid w:val="000608AA"/>
    <w:rsid w:val="00060901"/>
    <w:rsid w:val="00060C9A"/>
    <w:rsid w:val="00060D9A"/>
    <w:rsid w:val="00060E4F"/>
    <w:rsid w:val="00061536"/>
    <w:rsid w:val="000618B1"/>
    <w:rsid w:val="00061AC8"/>
    <w:rsid w:val="00061AE1"/>
    <w:rsid w:val="00061B53"/>
    <w:rsid w:val="00062063"/>
    <w:rsid w:val="000622F8"/>
    <w:rsid w:val="0006232F"/>
    <w:rsid w:val="00062792"/>
    <w:rsid w:val="00062D2E"/>
    <w:rsid w:val="00062E19"/>
    <w:rsid w:val="00062E78"/>
    <w:rsid w:val="00062FD8"/>
    <w:rsid w:val="0006300C"/>
    <w:rsid w:val="000631C4"/>
    <w:rsid w:val="00063456"/>
    <w:rsid w:val="00063762"/>
    <w:rsid w:val="00063935"/>
    <w:rsid w:val="00063A10"/>
    <w:rsid w:val="00063B77"/>
    <w:rsid w:val="00063D70"/>
    <w:rsid w:val="00063DD1"/>
    <w:rsid w:val="00063E7C"/>
    <w:rsid w:val="00064100"/>
    <w:rsid w:val="0006441A"/>
    <w:rsid w:val="00064466"/>
    <w:rsid w:val="0006474F"/>
    <w:rsid w:val="000647A0"/>
    <w:rsid w:val="000647A3"/>
    <w:rsid w:val="00064966"/>
    <w:rsid w:val="00064A11"/>
    <w:rsid w:val="00064A5C"/>
    <w:rsid w:val="00064A64"/>
    <w:rsid w:val="00064BBE"/>
    <w:rsid w:val="0006562F"/>
    <w:rsid w:val="000657FF"/>
    <w:rsid w:val="000659DA"/>
    <w:rsid w:val="00065E32"/>
    <w:rsid w:val="00065E69"/>
    <w:rsid w:val="00065FCA"/>
    <w:rsid w:val="000661A1"/>
    <w:rsid w:val="0006682D"/>
    <w:rsid w:val="00066A40"/>
    <w:rsid w:val="00066A76"/>
    <w:rsid w:val="00066C4E"/>
    <w:rsid w:val="00066E5B"/>
    <w:rsid w:val="00067271"/>
    <w:rsid w:val="0006741E"/>
    <w:rsid w:val="0006793B"/>
    <w:rsid w:val="00067AB1"/>
    <w:rsid w:val="00067C2A"/>
    <w:rsid w:val="00067FC8"/>
    <w:rsid w:val="00070127"/>
    <w:rsid w:val="0007025D"/>
    <w:rsid w:val="0007034C"/>
    <w:rsid w:val="000708FE"/>
    <w:rsid w:val="0007094D"/>
    <w:rsid w:val="00070B1A"/>
    <w:rsid w:val="00070B4F"/>
    <w:rsid w:val="00070C85"/>
    <w:rsid w:val="000711EF"/>
    <w:rsid w:val="0007137A"/>
    <w:rsid w:val="000715AE"/>
    <w:rsid w:val="0007168E"/>
    <w:rsid w:val="00071E65"/>
    <w:rsid w:val="00071F11"/>
    <w:rsid w:val="0007253F"/>
    <w:rsid w:val="00072768"/>
    <w:rsid w:val="000729D2"/>
    <w:rsid w:val="00072CB3"/>
    <w:rsid w:val="00072DC0"/>
    <w:rsid w:val="000734D7"/>
    <w:rsid w:val="000734EF"/>
    <w:rsid w:val="00073983"/>
    <w:rsid w:val="00073E99"/>
    <w:rsid w:val="0007404F"/>
    <w:rsid w:val="00074273"/>
    <w:rsid w:val="00074763"/>
    <w:rsid w:val="0007479A"/>
    <w:rsid w:val="000748FE"/>
    <w:rsid w:val="00074B7D"/>
    <w:rsid w:val="00074D27"/>
    <w:rsid w:val="00075056"/>
    <w:rsid w:val="00075100"/>
    <w:rsid w:val="00075324"/>
    <w:rsid w:val="0007533E"/>
    <w:rsid w:val="0007559C"/>
    <w:rsid w:val="00075CD0"/>
    <w:rsid w:val="00075FD8"/>
    <w:rsid w:val="000761BB"/>
    <w:rsid w:val="000761BF"/>
    <w:rsid w:val="00076F75"/>
    <w:rsid w:val="00077232"/>
    <w:rsid w:val="00077367"/>
    <w:rsid w:val="0007756E"/>
    <w:rsid w:val="00077F20"/>
    <w:rsid w:val="00080AAB"/>
    <w:rsid w:val="00080BD1"/>
    <w:rsid w:val="00080EAA"/>
    <w:rsid w:val="0008138B"/>
    <w:rsid w:val="000815B3"/>
    <w:rsid w:val="000816B1"/>
    <w:rsid w:val="00081B5A"/>
    <w:rsid w:val="00081B78"/>
    <w:rsid w:val="000824D6"/>
    <w:rsid w:val="00082542"/>
    <w:rsid w:val="00082B33"/>
    <w:rsid w:val="00082B40"/>
    <w:rsid w:val="00082C65"/>
    <w:rsid w:val="00082C98"/>
    <w:rsid w:val="00082E59"/>
    <w:rsid w:val="00082F7F"/>
    <w:rsid w:val="0008309A"/>
    <w:rsid w:val="00083542"/>
    <w:rsid w:val="00083CA8"/>
    <w:rsid w:val="000843F3"/>
    <w:rsid w:val="0008482D"/>
    <w:rsid w:val="0008485F"/>
    <w:rsid w:val="00084901"/>
    <w:rsid w:val="00084A10"/>
    <w:rsid w:val="00084A69"/>
    <w:rsid w:val="00084C30"/>
    <w:rsid w:val="00084E2B"/>
    <w:rsid w:val="00085230"/>
    <w:rsid w:val="0008541E"/>
    <w:rsid w:val="00085B5C"/>
    <w:rsid w:val="00085C18"/>
    <w:rsid w:val="00085EB0"/>
    <w:rsid w:val="00086173"/>
    <w:rsid w:val="000867F9"/>
    <w:rsid w:val="00086CF1"/>
    <w:rsid w:val="00086D18"/>
    <w:rsid w:val="00086FA9"/>
    <w:rsid w:val="0008739C"/>
    <w:rsid w:val="00087D9D"/>
    <w:rsid w:val="000901A6"/>
    <w:rsid w:val="000902FD"/>
    <w:rsid w:val="00090966"/>
    <w:rsid w:val="0009099C"/>
    <w:rsid w:val="00090A53"/>
    <w:rsid w:val="00090AF2"/>
    <w:rsid w:val="00090BF9"/>
    <w:rsid w:val="00090CD1"/>
    <w:rsid w:val="00090D05"/>
    <w:rsid w:val="00090D3E"/>
    <w:rsid w:val="00090EB0"/>
    <w:rsid w:val="0009100C"/>
    <w:rsid w:val="0009107D"/>
    <w:rsid w:val="0009110C"/>
    <w:rsid w:val="0009121E"/>
    <w:rsid w:val="000914E0"/>
    <w:rsid w:val="000915CD"/>
    <w:rsid w:val="000919F2"/>
    <w:rsid w:val="00091E62"/>
    <w:rsid w:val="00092282"/>
    <w:rsid w:val="000923DC"/>
    <w:rsid w:val="00092B44"/>
    <w:rsid w:val="00092C9B"/>
    <w:rsid w:val="00092F58"/>
    <w:rsid w:val="00093096"/>
    <w:rsid w:val="000930CD"/>
    <w:rsid w:val="00093769"/>
    <w:rsid w:val="00093874"/>
    <w:rsid w:val="000938C2"/>
    <w:rsid w:val="000938E9"/>
    <w:rsid w:val="00093CD7"/>
    <w:rsid w:val="00093FF7"/>
    <w:rsid w:val="0009424B"/>
    <w:rsid w:val="000944FE"/>
    <w:rsid w:val="00094E53"/>
    <w:rsid w:val="00095647"/>
    <w:rsid w:val="000957FE"/>
    <w:rsid w:val="00095885"/>
    <w:rsid w:val="00095F6D"/>
    <w:rsid w:val="00096087"/>
    <w:rsid w:val="00096230"/>
    <w:rsid w:val="000964BA"/>
    <w:rsid w:val="0009673B"/>
    <w:rsid w:val="00096807"/>
    <w:rsid w:val="0009688F"/>
    <w:rsid w:val="00096B56"/>
    <w:rsid w:val="00096C29"/>
    <w:rsid w:val="00097017"/>
    <w:rsid w:val="000971A7"/>
    <w:rsid w:val="000973F9"/>
    <w:rsid w:val="00097543"/>
    <w:rsid w:val="00097632"/>
    <w:rsid w:val="000977CC"/>
    <w:rsid w:val="00097814"/>
    <w:rsid w:val="00097A1E"/>
    <w:rsid w:val="00097F0F"/>
    <w:rsid w:val="00097F96"/>
    <w:rsid w:val="000A013F"/>
    <w:rsid w:val="000A024F"/>
    <w:rsid w:val="000A0261"/>
    <w:rsid w:val="000A0289"/>
    <w:rsid w:val="000A02FD"/>
    <w:rsid w:val="000A0594"/>
    <w:rsid w:val="000A0830"/>
    <w:rsid w:val="000A08E0"/>
    <w:rsid w:val="000A0A2B"/>
    <w:rsid w:val="000A0B46"/>
    <w:rsid w:val="000A0E18"/>
    <w:rsid w:val="000A0F4C"/>
    <w:rsid w:val="000A0F5A"/>
    <w:rsid w:val="000A12A8"/>
    <w:rsid w:val="000A145B"/>
    <w:rsid w:val="000A1533"/>
    <w:rsid w:val="000A1F0F"/>
    <w:rsid w:val="000A20A2"/>
    <w:rsid w:val="000A20DC"/>
    <w:rsid w:val="000A2181"/>
    <w:rsid w:val="000A2196"/>
    <w:rsid w:val="000A21B8"/>
    <w:rsid w:val="000A2806"/>
    <w:rsid w:val="000A2C62"/>
    <w:rsid w:val="000A2E53"/>
    <w:rsid w:val="000A2F7D"/>
    <w:rsid w:val="000A2FC1"/>
    <w:rsid w:val="000A308B"/>
    <w:rsid w:val="000A3589"/>
    <w:rsid w:val="000A3778"/>
    <w:rsid w:val="000A3DD0"/>
    <w:rsid w:val="000A40F6"/>
    <w:rsid w:val="000A4135"/>
    <w:rsid w:val="000A4287"/>
    <w:rsid w:val="000A44E4"/>
    <w:rsid w:val="000A4779"/>
    <w:rsid w:val="000A47FB"/>
    <w:rsid w:val="000A498F"/>
    <w:rsid w:val="000A5086"/>
    <w:rsid w:val="000A5408"/>
    <w:rsid w:val="000A5C6D"/>
    <w:rsid w:val="000A5EF3"/>
    <w:rsid w:val="000A5FFD"/>
    <w:rsid w:val="000A60FE"/>
    <w:rsid w:val="000A6186"/>
    <w:rsid w:val="000A6583"/>
    <w:rsid w:val="000A6A46"/>
    <w:rsid w:val="000A6A7D"/>
    <w:rsid w:val="000A6C50"/>
    <w:rsid w:val="000A6CEB"/>
    <w:rsid w:val="000A6D37"/>
    <w:rsid w:val="000A6EF8"/>
    <w:rsid w:val="000A74B2"/>
    <w:rsid w:val="000A798A"/>
    <w:rsid w:val="000A7ABD"/>
    <w:rsid w:val="000A7B8A"/>
    <w:rsid w:val="000A7BC6"/>
    <w:rsid w:val="000B004D"/>
    <w:rsid w:val="000B0877"/>
    <w:rsid w:val="000B08EE"/>
    <w:rsid w:val="000B0F64"/>
    <w:rsid w:val="000B0FE0"/>
    <w:rsid w:val="000B12F9"/>
    <w:rsid w:val="000B14C7"/>
    <w:rsid w:val="000B16F0"/>
    <w:rsid w:val="000B1BA8"/>
    <w:rsid w:val="000B2393"/>
    <w:rsid w:val="000B23ED"/>
    <w:rsid w:val="000B2495"/>
    <w:rsid w:val="000B2585"/>
    <w:rsid w:val="000B267F"/>
    <w:rsid w:val="000B2845"/>
    <w:rsid w:val="000B31B8"/>
    <w:rsid w:val="000B35EC"/>
    <w:rsid w:val="000B36AF"/>
    <w:rsid w:val="000B3A46"/>
    <w:rsid w:val="000B3B1D"/>
    <w:rsid w:val="000B3D40"/>
    <w:rsid w:val="000B3D4F"/>
    <w:rsid w:val="000B4350"/>
    <w:rsid w:val="000B48A6"/>
    <w:rsid w:val="000B4A35"/>
    <w:rsid w:val="000B4C07"/>
    <w:rsid w:val="000B5072"/>
    <w:rsid w:val="000B508E"/>
    <w:rsid w:val="000B5523"/>
    <w:rsid w:val="000B5696"/>
    <w:rsid w:val="000B582A"/>
    <w:rsid w:val="000B59F0"/>
    <w:rsid w:val="000B5E17"/>
    <w:rsid w:val="000B601A"/>
    <w:rsid w:val="000B6132"/>
    <w:rsid w:val="000B6262"/>
    <w:rsid w:val="000B6775"/>
    <w:rsid w:val="000B69ED"/>
    <w:rsid w:val="000B6B92"/>
    <w:rsid w:val="000B6EBD"/>
    <w:rsid w:val="000B70B5"/>
    <w:rsid w:val="000B739A"/>
    <w:rsid w:val="000B7CFE"/>
    <w:rsid w:val="000C0415"/>
    <w:rsid w:val="000C06D6"/>
    <w:rsid w:val="000C06D7"/>
    <w:rsid w:val="000C07E2"/>
    <w:rsid w:val="000C1039"/>
    <w:rsid w:val="000C13DB"/>
    <w:rsid w:val="000C1847"/>
    <w:rsid w:val="000C1B10"/>
    <w:rsid w:val="000C1D2C"/>
    <w:rsid w:val="000C2141"/>
    <w:rsid w:val="000C2545"/>
    <w:rsid w:val="000C2571"/>
    <w:rsid w:val="000C2632"/>
    <w:rsid w:val="000C27AC"/>
    <w:rsid w:val="000C28BA"/>
    <w:rsid w:val="000C295E"/>
    <w:rsid w:val="000C2FD3"/>
    <w:rsid w:val="000C306A"/>
    <w:rsid w:val="000C3108"/>
    <w:rsid w:val="000C310A"/>
    <w:rsid w:val="000C3392"/>
    <w:rsid w:val="000C3409"/>
    <w:rsid w:val="000C352C"/>
    <w:rsid w:val="000C3921"/>
    <w:rsid w:val="000C3D1A"/>
    <w:rsid w:val="000C3FF2"/>
    <w:rsid w:val="000C4354"/>
    <w:rsid w:val="000C4512"/>
    <w:rsid w:val="000C4672"/>
    <w:rsid w:val="000C498C"/>
    <w:rsid w:val="000C4A02"/>
    <w:rsid w:val="000C4CA9"/>
    <w:rsid w:val="000C4DDD"/>
    <w:rsid w:val="000C506D"/>
    <w:rsid w:val="000C533E"/>
    <w:rsid w:val="000C53C5"/>
    <w:rsid w:val="000C56C6"/>
    <w:rsid w:val="000C5908"/>
    <w:rsid w:val="000C5C1D"/>
    <w:rsid w:val="000C5F12"/>
    <w:rsid w:val="000C62AE"/>
    <w:rsid w:val="000C66BF"/>
    <w:rsid w:val="000C6915"/>
    <w:rsid w:val="000C6F08"/>
    <w:rsid w:val="000C7202"/>
    <w:rsid w:val="000C7760"/>
    <w:rsid w:val="000C78C6"/>
    <w:rsid w:val="000C7997"/>
    <w:rsid w:val="000D00F9"/>
    <w:rsid w:val="000D048C"/>
    <w:rsid w:val="000D04BB"/>
    <w:rsid w:val="000D05BB"/>
    <w:rsid w:val="000D075C"/>
    <w:rsid w:val="000D0818"/>
    <w:rsid w:val="000D09A0"/>
    <w:rsid w:val="000D0A74"/>
    <w:rsid w:val="000D0ABB"/>
    <w:rsid w:val="000D0DB4"/>
    <w:rsid w:val="000D0FD6"/>
    <w:rsid w:val="000D11EC"/>
    <w:rsid w:val="000D1449"/>
    <w:rsid w:val="000D17A6"/>
    <w:rsid w:val="000D1979"/>
    <w:rsid w:val="000D1BDB"/>
    <w:rsid w:val="000D1E42"/>
    <w:rsid w:val="000D1EE9"/>
    <w:rsid w:val="000D285B"/>
    <w:rsid w:val="000D2999"/>
    <w:rsid w:val="000D2A72"/>
    <w:rsid w:val="000D2A90"/>
    <w:rsid w:val="000D2DF2"/>
    <w:rsid w:val="000D2E10"/>
    <w:rsid w:val="000D3449"/>
    <w:rsid w:val="000D37B4"/>
    <w:rsid w:val="000D398D"/>
    <w:rsid w:val="000D3D7D"/>
    <w:rsid w:val="000D41A1"/>
    <w:rsid w:val="000D43BE"/>
    <w:rsid w:val="000D451E"/>
    <w:rsid w:val="000D45C5"/>
    <w:rsid w:val="000D45FB"/>
    <w:rsid w:val="000D4732"/>
    <w:rsid w:val="000D4E89"/>
    <w:rsid w:val="000D4FE2"/>
    <w:rsid w:val="000D5052"/>
    <w:rsid w:val="000D5385"/>
    <w:rsid w:val="000D607C"/>
    <w:rsid w:val="000D609E"/>
    <w:rsid w:val="000D6334"/>
    <w:rsid w:val="000D643F"/>
    <w:rsid w:val="000D65C1"/>
    <w:rsid w:val="000D6C23"/>
    <w:rsid w:val="000D6C80"/>
    <w:rsid w:val="000D777B"/>
    <w:rsid w:val="000D7AC5"/>
    <w:rsid w:val="000E045E"/>
    <w:rsid w:val="000E072D"/>
    <w:rsid w:val="000E089B"/>
    <w:rsid w:val="000E0CA4"/>
    <w:rsid w:val="000E0DAD"/>
    <w:rsid w:val="000E13F8"/>
    <w:rsid w:val="000E19A8"/>
    <w:rsid w:val="000E1BA5"/>
    <w:rsid w:val="000E1C96"/>
    <w:rsid w:val="000E2300"/>
    <w:rsid w:val="000E2363"/>
    <w:rsid w:val="000E2794"/>
    <w:rsid w:val="000E2A33"/>
    <w:rsid w:val="000E2CEB"/>
    <w:rsid w:val="000E2D85"/>
    <w:rsid w:val="000E2FCF"/>
    <w:rsid w:val="000E3085"/>
    <w:rsid w:val="000E3117"/>
    <w:rsid w:val="000E3178"/>
    <w:rsid w:val="000E33DF"/>
    <w:rsid w:val="000E3AC9"/>
    <w:rsid w:val="000E3C19"/>
    <w:rsid w:val="000E3CBE"/>
    <w:rsid w:val="000E4471"/>
    <w:rsid w:val="000E4478"/>
    <w:rsid w:val="000E4687"/>
    <w:rsid w:val="000E47EC"/>
    <w:rsid w:val="000E4D6A"/>
    <w:rsid w:val="000E506E"/>
    <w:rsid w:val="000E5387"/>
    <w:rsid w:val="000E586B"/>
    <w:rsid w:val="000E5B28"/>
    <w:rsid w:val="000E5DC8"/>
    <w:rsid w:val="000E6178"/>
    <w:rsid w:val="000E6481"/>
    <w:rsid w:val="000E6550"/>
    <w:rsid w:val="000E6707"/>
    <w:rsid w:val="000E6930"/>
    <w:rsid w:val="000E6D00"/>
    <w:rsid w:val="000E7595"/>
    <w:rsid w:val="000E7618"/>
    <w:rsid w:val="000E7649"/>
    <w:rsid w:val="000E7AD0"/>
    <w:rsid w:val="000F0373"/>
    <w:rsid w:val="000F0689"/>
    <w:rsid w:val="000F0E78"/>
    <w:rsid w:val="000F10B5"/>
    <w:rsid w:val="000F1149"/>
    <w:rsid w:val="000F17C2"/>
    <w:rsid w:val="000F18E8"/>
    <w:rsid w:val="000F1A04"/>
    <w:rsid w:val="000F1A3F"/>
    <w:rsid w:val="000F225E"/>
    <w:rsid w:val="000F2503"/>
    <w:rsid w:val="000F2931"/>
    <w:rsid w:val="000F2A0F"/>
    <w:rsid w:val="000F2B73"/>
    <w:rsid w:val="000F2C3A"/>
    <w:rsid w:val="000F3057"/>
    <w:rsid w:val="000F32EE"/>
    <w:rsid w:val="000F3503"/>
    <w:rsid w:val="000F384F"/>
    <w:rsid w:val="000F3BA7"/>
    <w:rsid w:val="000F3BFC"/>
    <w:rsid w:val="000F3E52"/>
    <w:rsid w:val="000F4082"/>
    <w:rsid w:val="000F4095"/>
    <w:rsid w:val="000F41B2"/>
    <w:rsid w:val="000F4475"/>
    <w:rsid w:val="000F468D"/>
    <w:rsid w:val="000F477E"/>
    <w:rsid w:val="000F47E2"/>
    <w:rsid w:val="000F4D0E"/>
    <w:rsid w:val="000F51C9"/>
    <w:rsid w:val="000F523D"/>
    <w:rsid w:val="000F5440"/>
    <w:rsid w:val="000F55A3"/>
    <w:rsid w:val="000F57E8"/>
    <w:rsid w:val="000F5920"/>
    <w:rsid w:val="000F5C5B"/>
    <w:rsid w:val="000F5CDD"/>
    <w:rsid w:val="000F5DE0"/>
    <w:rsid w:val="000F5E02"/>
    <w:rsid w:val="000F5F7A"/>
    <w:rsid w:val="000F615E"/>
    <w:rsid w:val="000F6317"/>
    <w:rsid w:val="000F635E"/>
    <w:rsid w:val="000F64F0"/>
    <w:rsid w:val="000F6504"/>
    <w:rsid w:val="000F673A"/>
    <w:rsid w:val="000F67CB"/>
    <w:rsid w:val="000F6944"/>
    <w:rsid w:val="000F6AFE"/>
    <w:rsid w:val="000F797F"/>
    <w:rsid w:val="000F7C74"/>
    <w:rsid w:val="00100203"/>
    <w:rsid w:val="001003F0"/>
    <w:rsid w:val="00100497"/>
    <w:rsid w:val="0010065E"/>
    <w:rsid w:val="00100AA9"/>
    <w:rsid w:val="0010116A"/>
    <w:rsid w:val="001011C4"/>
    <w:rsid w:val="001013C0"/>
    <w:rsid w:val="001014FF"/>
    <w:rsid w:val="00101F60"/>
    <w:rsid w:val="001026F6"/>
    <w:rsid w:val="001028EC"/>
    <w:rsid w:val="00102C1E"/>
    <w:rsid w:val="00103072"/>
    <w:rsid w:val="00103DC8"/>
    <w:rsid w:val="00103E01"/>
    <w:rsid w:val="001047C6"/>
    <w:rsid w:val="001049C0"/>
    <w:rsid w:val="00105201"/>
    <w:rsid w:val="001053A8"/>
    <w:rsid w:val="00105A7B"/>
    <w:rsid w:val="00105D4D"/>
    <w:rsid w:val="00105EF0"/>
    <w:rsid w:val="00105F03"/>
    <w:rsid w:val="00105F17"/>
    <w:rsid w:val="001060F5"/>
    <w:rsid w:val="001068EA"/>
    <w:rsid w:val="00106D42"/>
    <w:rsid w:val="0010710C"/>
    <w:rsid w:val="001071AE"/>
    <w:rsid w:val="00107272"/>
    <w:rsid w:val="0010727C"/>
    <w:rsid w:val="00107472"/>
    <w:rsid w:val="001077D3"/>
    <w:rsid w:val="0010796D"/>
    <w:rsid w:val="00107CD6"/>
    <w:rsid w:val="00107D07"/>
    <w:rsid w:val="00107E31"/>
    <w:rsid w:val="00107F7C"/>
    <w:rsid w:val="00110171"/>
    <w:rsid w:val="001101B5"/>
    <w:rsid w:val="001106D9"/>
    <w:rsid w:val="001107FC"/>
    <w:rsid w:val="00110869"/>
    <w:rsid w:val="00110A84"/>
    <w:rsid w:val="00110B0F"/>
    <w:rsid w:val="00110F87"/>
    <w:rsid w:val="0011110D"/>
    <w:rsid w:val="00111347"/>
    <w:rsid w:val="00111510"/>
    <w:rsid w:val="0011158A"/>
    <w:rsid w:val="00111710"/>
    <w:rsid w:val="00111777"/>
    <w:rsid w:val="00111F0E"/>
    <w:rsid w:val="001123E5"/>
    <w:rsid w:val="0011260C"/>
    <w:rsid w:val="00112B30"/>
    <w:rsid w:val="00112F30"/>
    <w:rsid w:val="00113106"/>
    <w:rsid w:val="001134AE"/>
    <w:rsid w:val="00113B22"/>
    <w:rsid w:val="00114140"/>
    <w:rsid w:val="0011459A"/>
    <w:rsid w:val="00114632"/>
    <w:rsid w:val="001149D1"/>
    <w:rsid w:val="00114ADB"/>
    <w:rsid w:val="00115547"/>
    <w:rsid w:val="0011558E"/>
    <w:rsid w:val="00115A81"/>
    <w:rsid w:val="00115B6D"/>
    <w:rsid w:val="00115EED"/>
    <w:rsid w:val="001166C1"/>
    <w:rsid w:val="0011725F"/>
    <w:rsid w:val="00117E23"/>
    <w:rsid w:val="00117EFD"/>
    <w:rsid w:val="00117FD1"/>
    <w:rsid w:val="00120135"/>
    <w:rsid w:val="0012047E"/>
    <w:rsid w:val="00120855"/>
    <w:rsid w:val="001210CC"/>
    <w:rsid w:val="0012128B"/>
    <w:rsid w:val="00121376"/>
    <w:rsid w:val="001217E6"/>
    <w:rsid w:val="00121C4F"/>
    <w:rsid w:val="00121C51"/>
    <w:rsid w:val="00121DBA"/>
    <w:rsid w:val="00122301"/>
    <w:rsid w:val="001225F7"/>
    <w:rsid w:val="001225FF"/>
    <w:rsid w:val="00122A6C"/>
    <w:rsid w:val="00122E1C"/>
    <w:rsid w:val="00123183"/>
    <w:rsid w:val="0012326F"/>
    <w:rsid w:val="00123959"/>
    <w:rsid w:val="00123B59"/>
    <w:rsid w:val="00123E52"/>
    <w:rsid w:val="00124080"/>
    <w:rsid w:val="00124147"/>
    <w:rsid w:val="00124B5A"/>
    <w:rsid w:val="00124B9D"/>
    <w:rsid w:val="00124EF1"/>
    <w:rsid w:val="001252EE"/>
    <w:rsid w:val="0012547F"/>
    <w:rsid w:val="001256AE"/>
    <w:rsid w:val="0012575A"/>
    <w:rsid w:val="0012585C"/>
    <w:rsid w:val="00125A46"/>
    <w:rsid w:val="00125E42"/>
    <w:rsid w:val="00126A6A"/>
    <w:rsid w:val="00126D7F"/>
    <w:rsid w:val="00126DEF"/>
    <w:rsid w:val="001274AB"/>
    <w:rsid w:val="00127659"/>
    <w:rsid w:val="00127866"/>
    <w:rsid w:val="00127D0D"/>
    <w:rsid w:val="001301F6"/>
    <w:rsid w:val="0013022A"/>
    <w:rsid w:val="001304B5"/>
    <w:rsid w:val="00130603"/>
    <w:rsid w:val="00130620"/>
    <w:rsid w:val="00130678"/>
    <w:rsid w:val="0013084B"/>
    <w:rsid w:val="00130875"/>
    <w:rsid w:val="001309D3"/>
    <w:rsid w:val="001310FB"/>
    <w:rsid w:val="0013167C"/>
    <w:rsid w:val="00131A2B"/>
    <w:rsid w:val="00131EBA"/>
    <w:rsid w:val="001327E0"/>
    <w:rsid w:val="00132BFA"/>
    <w:rsid w:val="00132C27"/>
    <w:rsid w:val="00133018"/>
    <w:rsid w:val="001330DE"/>
    <w:rsid w:val="001331CC"/>
    <w:rsid w:val="00133902"/>
    <w:rsid w:val="00134015"/>
    <w:rsid w:val="00134214"/>
    <w:rsid w:val="001348D8"/>
    <w:rsid w:val="00134D5D"/>
    <w:rsid w:val="00134F15"/>
    <w:rsid w:val="00135392"/>
    <w:rsid w:val="0013544E"/>
    <w:rsid w:val="001354CF"/>
    <w:rsid w:val="001354E3"/>
    <w:rsid w:val="00135592"/>
    <w:rsid w:val="00135706"/>
    <w:rsid w:val="0013572A"/>
    <w:rsid w:val="001362CA"/>
    <w:rsid w:val="001363D1"/>
    <w:rsid w:val="00136B4B"/>
    <w:rsid w:val="001374FF"/>
    <w:rsid w:val="001376B1"/>
    <w:rsid w:val="00137980"/>
    <w:rsid w:val="00137C16"/>
    <w:rsid w:val="00137D12"/>
    <w:rsid w:val="00137E70"/>
    <w:rsid w:val="00137F67"/>
    <w:rsid w:val="00140A39"/>
    <w:rsid w:val="00140BE1"/>
    <w:rsid w:val="00140EE1"/>
    <w:rsid w:val="00140FA1"/>
    <w:rsid w:val="00141057"/>
    <w:rsid w:val="001411C6"/>
    <w:rsid w:val="00141B89"/>
    <w:rsid w:val="00141E37"/>
    <w:rsid w:val="00141F64"/>
    <w:rsid w:val="00141FF8"/>
    <w:rsid w:val="001420C9"/>
    <w:rsid w:val="001420F8"/>
    <w:rsid w:val="001425A3"/>
    <w:rsid w:val="001426DA"/>
    <w:rsid w:val="00142791"/>
    <w:rsid w:val="00142B69"/>
    <w:rsid w:val="00142D1C"/>
    <w:rsid w:val="00142D7F"/>
    <w:rsid w:val="00142F51"/>
    <w:rsid w:val="001430A9"/>
    <w:rsid w:val="00143544"/>
    <w:rsid w:val="00143B00"/>
    <w:rsid w:val="00143B91"/>
    <w:rsid w:val="00143D63"/>
    <w:rsid w:val="00143F97"/>
    <w:rsid w:val="001441A6"/>
    <w:rsid w:val="001443C3"/>
    <w:rsid w:val="0014449E"/>
    <w:rsid w:val="001447EB"/>
    <w:rsid w:val="00144C46"/>
    <w:rsid w:val="00145010"/>
    <w:rsid w:val="001455F1"/>
    <w:rsid w:val="0014570D"/>
    <w:rsid w:val="0014574A"/>
    <w:rsid w:val="00145816"/>
    <w:rsid w:val="0014622C"/>
    <w:rsid w:val="00146321"/>
    <w:rsid w:val="00146350"/>
    <w:rsid w:val="0014662F"/>
    <w:rsid w:val="0014673C"/>
    <w:rsid w:val="0014674B"/>
    <w:rsid w:val="00146C58"/>
    <w:rsid w:val="00146D5A"/>
    <w:rsid w:val="00146DAE"/>
    <w:rsid w:val="00146E4B"/>
    <w:rsid w:val="00147322"/>
    <w:rsid w:val="00147443"/>
    <w:rsid w:val="00147529"/>
    <w:rsid w:val="00147A34"/>
    <w:rsid w:val="00147AC2"/>
    <w:rsid w:val="0015031A"/>
    <w:rsid w:val="0015056C"/>
    <w:rsid w:val="00150C86"/>
    <w:rsid w:val="00150FCD"/>
    <w:rsid w:val="00151B85"/>
    <w:rsid w:val="0015241F"/>
    <w:rsid w:val="00152AC3"/>
    <w:rsid w:val="00152D55"/>
    <w:rsid w:val="00152EB5"/>
    <w:rsid w:val="0015306C"/>
    <w:rsid w:val="00153156"/>
    <w:rsid w:val="001535D0"/>
    <w:rsid w:val="00153794"/>
    <w:rsid w:val="00153DFA"/>
    <w:rsid w:val="00153E02"/>
    <w:rsid w:val="001540FE"/>
    <w:rsid w:val="001543B4"/>
    <w:rsid w:val="00154646"/>
    <w:rsid w:val="00154716"/>
    <w:rsid w:val="00154E7A"/>
    <w:rsid w:val="00155458"/>
    <w:rsid w:val="0015560C"/>
    <w:rsid w:val="00155610"/>
    <w:rsid w:val="0015568A"/>
    <w:rsid w:val="00155772"/>
    <w:rsid w:val="00155911"/>
    <w:rsid w:val="00155C7C"/>
    <w:rsid w:val="00155D98"/>
    <w:rsid w:val="0015600E"/>
    <w:rsid w:val="001566BA"/>
    <w:rsid w:val="001567E7"/>
    <w:rsid w:val="0015686F"/>
    <w:rsid w:val="00156889"/>
    <w:rsid w:val="00156C3E"/>
    <w:rsid w:val="001571F9"/>
    <w:rsid w:val="0015737E"/>
    <w:rsid w:val="00157759"/>
    <w:rsid w:val="00157A33"/>
    <w:rsid w:val="00157CFD"/>
    <w:rsid w:val="00157E85"/>
    <w:rsid w:val="00160337"/>
    <w:rsid w:val="0016045E"/>
    <w:rsid w:val="0016062A"/>
    <w:rsid w:val="00160C3A"/>
    <w:rsid w:val="00160F58"/>
    <w:rsid w:val="0016121C"/>
    <w:rsid w:val="001614E1"/>
    <w:rsid w:val="001617DC"/>
    <w:rsid w:val="00161809"/>
    <w:rsid w:val="0016180B"/>
    <w:rsid w:val="00161BAD"/>
    <w:rsid w:val="00161C3D"/>
    <w:rsid w:val="00161F04"/>
    <w:rsid w:val="001621AA"/>
    <w:rsid w:val="00162560"/>
    <w:rsid w:val="001625D0"/>
    <w:rsid w:val="001629E8"/>
    <w:rsid w:val="00162AE2"/>
    <w:rsid w:val="00162B97"/>
    <w:rsid w:val="00162C8F"/>
    <w:rsid w:val="00162DAA"/>
    <w:rsid w:val="00163050"/>
    <w:rsid w:val="00163094"/>
    <w:rsid w:val="00163153"/>
    <w:rsid w:val="00163393"/>
    <w:rsid w:val="00163544"/>
    <w:rsid w:val="001636B9"/>
    <w:rsid w:val="001638EC"/>
    <w:rsid w:val="001639D9"/>
    <w:rsid w:val="00163E91"/>
    <w:rsid w:val="001643BA"/>
    <w:rsid w:val="00164633"/>
    <w:rsid w:val="001648C1"/>
    <w:rsid w:val="00164CA4"/>
    <w:rsid w:val="00164D85"/>
    <w:rsid w:val="00164E11"/>
    <w:rsid w:val="00164E1E"/>
    <w:rsid w:val="00164FF9"/>
    <w:rsid w:val="0016548D"/>
    <w:rsid w:val="00165779"/>
    <w:rsid w:val="001666A0"/>
    <w:rsid w:val="0016676B"/>
    <w:rsid w:val="00166EBA"/>
    <w:rsid w:val="00167101"/>
    <w:rsid w:val="00167281"/>
    <w:rsid w:val="00167579"/>
    <w:rsid w:val="00167D48"/>
    <w:rsid w:val="00167F98"/>
    <w:rsid w:val="0017005A"/>
    <w:rsid w:val="001705A6"/>
    <w:rsid w:val="00170C27"/>
    <w:rsid w:val="00170DFF"/>
    <w:rsid w:val="00171832"/>
    <w:rsid w:val="001718A7"/>
    <w:rsid w:val="00171C43"/>
    <w:rsid w:val="00171D38"/>
    <w:rsid w:val="001726EB"/>
    <w:rsid w:val="00172B12"/>
    <w:rsid w:val="00172B6E"/>
    <w:rsid w:val="00172BBE"/>
    <w:rsid w:val="00172E20"/>
    <w:rsid w:val="001732C2"/>
    <w:rsid w:val="0017375D"/>
    <w:rsid w:val="00173799"/>
    <w:rsid w:val="0017399E"/>
    <w:rsid w:val="00173D7D"/>
    <w:rsid w:val="00174151"/>
    <w:rsid w:val="001741B8"/>
    <w:rsid w:val="001745A2"/>
    <w:rsid w:val="001748C7"/>
    <w:rsid w:val="00174BBF"/>
    <w:rsid w:val="00174F5B"/>
    <w:rsid w:val="00174F8B"/>
    <w:rsid w:val="00175107"/>
    <w:rsid w:val="001754B1"/>
    <w:rsid w:val="001755F4"/>
    <w:rsid w:val="00175842"/>
    <w:rsid w:val="001758C1"/>
    <w:rsid w:val="00175918"/>
    <w:rsid w:val="00175957"/>
    <w:rsid w:val="00175A93"/>
    <w:rsid w:val="00175BC7"/>
    <w:rsid w:val="00176005"/>
    <w:rsid w:val="00176215"/>
    <w:rsid w:val="0017626D"/>
    <w:rsid w:val="0017651C"/>
    <w:rsid w:val="00176704"/>
    <w:rsid w:val="0017674A"/>
    <w:rsid w:val="00176CF9"/>
    <w:rsid w:val="00176DDE"/>
    <w:rsid w:val="00176DEF"/>
    <w:rsid w:val="0017747C"/>
    <w:rsid w:val="001774AD"/>
    <w:rsid w:val="001777B9"/>
    <w:rsid w:val="00177976"/>
    <w:rsid w:val="00177A33"/>
    <w:rsid w:val="00177B72"/>
    <w:rsid w:val="00177EFD"/>
    <w:rsid w:val="00177F10"/>
    <w:rsid w:val="0017971D"/>
    <w:rsid w:val="0018007C"/>
    <w:rsid w:val="001806C3"/>
    <w:rsid w:val="0018089C"/>
    <w:rsid w:val="00180BB0"/>
    <w:rsid w:val="00181244"/>
    <w:rsid w:val="0018131E"/>
    <w:rsid w:val="00181BBD"/>
    <w:rsid w:val="00181C67"/>
    <w:rsid w:val="00181D07"/>
    <w:rsid w:val="00181E7A"/>
    <w:rsid w:val="0018211F"/>
    <w:rsid w:val="00182292"/>
    <w:rsid w:val="00182588"/>
    <w:rsid w:val="00182770"/>
    <w:rsid w:val="0018295F"/>
    <w:rsid w:val="00182CA1"/>
    <w:rsid w:val="00182E04"/>
    <w:rsid w:val="00182E9E"/>
    <w:rsid w:val="00183156"/>
    <w:rsid w:val="0018347B"/>
    <w:rsid w:val="001838F7"/>
    <w:rsid w:val="001839AF"/>
    <w:rsid w:val="00183B54"/>
    <w:rsid w:val="00183CCE"/>
    <w:rsid w:val="00183D3E"/>
    <w:rsid w:val="00183D6B"/>
    <w:rsid w:val="00184429"/>
    <w:rsid w:val="001844C0"/>
    <w:rsid w:val="00184AA4"/>
    <w:rsid w:val="00184B18"/>
    <w:rsid w:val="00184BCE"/>
    <w:rsid w:val="00184D9B"/>
    <w:rsid w:val="0018509D"/>
    <w:rsid w:val="001854F2"/>
    <w:rsid w:val="00185527"/>
    <w:rsid w:val="00185D47"/>
    <w:rsid w:val="00185E9B"/>
    <w:rsid w:val="00185EC9"/>
    <w:rsid w:val="00185FE5"/>
    <w:rsid w:val="001860C7"/>
    <w:rsid w:val="0018613E"/>
    <w:rsid w:val="0018637D"/>
    <w:rsid w:val="001864B3"/>
    <w:rsid w:val="001865CE"/>
    <w:rsid w:val="00186638"/>
    <w:rsid w:val="00186B8E"/>
    <w:rsid w:val="00186BFB"/>
    <w:rsid w:val="00186D11"/>
    <w:rsid w:val="001878C8"/>
    <w:rsid w:val="001879E7"/>
    <w:rsid w:val="00187A65"/>
    <w:rsid w:val="00187F77"/>
    <w:rsid w:val="00187F7A"/>
    <w:rsid w:val="00190860"/>
    <w:rsid w:val="001909E5"/>
    <w:rsid w:val="00190C89"/>
    <w:rsid w:val="00190D6F"/>
    <w:rsid w:val="00190E7B"/>
    <w:rsid w:val="00190F06"/>
    <w:rsid w:val="001912B9"/>
    <w:rsid w:val="00191551"/>
    <w:rsid w:val="00191863"/>
    <w:rsid w:val="00191A6D"/>
    <w:rsid w:val="00191B1F"/>
    <w:rsid w:val="00191D2F"/>
    <w:rsid w:val="00191F69"/>
    <w:rsid w:val="00192102"/>
    <w:rsid w:val="0019216B"/>
    <w:rsid w:val="001922D9"/>
    <w:rsid w:val="001923E3"/>
    <w:rsid w:val="0019250A"/>
    <w:rsid w:val="00192531"/>
    <w:rsid w:val="00192618"/>
    <w:rsid w:val="00192812"/>
    <w:rsid w:val="00193120"/>
    <w:rsid w:val="0019338B"/>
    <w:rsid w:val="001938DD"/>
    <w:rsid w:val="001939D9"/>
    <w:rsid w:val="00193BFC"/>
    <w:rsid w:val="00194333"/>
    <w:rsid w:val="00194665"/>
    <w:rsid w:val="00194839"/>
    <w:rsid w:val="00194938"/>
    <w:rsid w:val="001949DA"/>
    <w:rsid w:val="00194ADF"/>
    <w:rsid w:val="00194BA9"/>
    <w:rsid w:val="00194E4F"/>
    <w:rsid w:val="00194EE1"/>
    <w:rsid w:val="00194F28"/>
    <w:rsid w:val="0019529B"/>
    <w:rsid w:val="00195776"/>
    <w:rsid w:val="0019577A"/>
    <w:rsid w:val="00195906"/>
    <w:rsid w:val="00195F54"/>
    <w:rsid w:val="001961AB"/>
    <w:rsid w:val="00196502"/>
    <w:rsid w:val="0019691E"/>
    <w:rsid w:val="00196AC3"/>
    <w:rsid w:val="00196E4C"/>
    <w:rsid w:val="0019742F"/>
    <w:rsid w:val="001974EA"/>
    <w:rsid w:val="0019755B"/>
    <w:rsid w:val="0019774B"/>
    <w:rsid w:val="00197758"/>
    <w:rsid w:val="00197AC9"/>
    <w:rsid w:val="00197B08"/>
    <w:rsid w:val="00197DE3"/>
    <w:rsid w:val="00197F91"/>
    <w:rsid w:val="001A02F3"/>
    <w:rsid w:val="001A0445"/>
    <w:rsid w:val="001A07EF"/>
    <w:rsid w:val="001A0917"/>
    <w:rsid w:val="001A0CB6"/>
    <w:rsid w:val="001A1150"/>
    <w:rsid w:val="001A1400"/>
    <w:rsid w:val="001A17A2"/>
    <w:rsid w:val="001A1BF2"/>
    <w:rsid w:val="001A1E4A"/>
    <w:rsid w:val="001A2021"/>
    <w:rsid w:val="001A214B"/>
    <w:rsid w:val="001A234D"/>
    <w:rsid w:val="001A2451"/>
    <w:rsid w:val="001A280A"/>
    <w:rsid w:val="001A2986"/>
    <w:rsid w:val="001A2B30"/>
    <w:rsid w:val="001A2D26"/>
    <w:rsid w:val="001A30B3"/>
    <w:rsid w:val="001A393A"/>
    <w:rsid w:val="001A3B22"/>
    <w:rsid w:val="001A3E87"/>
    <w:rsid w:val="001A408D"/>
    <w:rsid w:val="001A44AC"/>
    <w:rsid w:val="001A4769"/>
    <w:rsid w:val="001A497E"/>
    <w:rsid w:val="001A49C9"/>
    <w:rsid w:val="001A4BE6"/>
    <w:rsid w:val="001A5491"/>
    <w:rsid w:val="001A579A"/>
    <w:rsid w:val="001A584F"/>
    <w:rsid w:val="001A594E"/>
    <w:rsid w:val="001A5C28"/>
    <w:rsid w:val="001A5CD7"/>
    <w:rsid w:val="001A60F2"/>
    <w:rsid w:val="001A61E9"/>
    <w:rsid w:val="001A64B0"/>
    <w:rsid w:val="001A6602"/>
    <w:rsid w:val="001A695F"/>
    <w:rsid w:val="001A6AD0"/>
    <w:rsid w:val="001A6DAD"/>
    <w:rsid w:val="001A7113"/>
    <w:rsid w:val="001A753E"/>
    <w:rsid w:val="001A7828"/>
    <w:rsid w:val="001A7B9D"/>
    <w:rsid w:val="001A7D44"/>
    <w:rsid w:val="001A7F0F"/>
    <w:rsid w:val="001B030E"/>
    <w:rsid w:val="001B0329"/>
    <w:rsid w:val="001B03D2"/>
    <w:rsid w:val="001B063C"/>
    <w:rsid w:val="001B0749"/>
    <w:rsid w:val="001B0AD2"/>
    <w:rsid w:val="001B0CF4"/>
    <w:rsid w:val="001B0DA6"/>
    <w:rsid w:val="001B0DD9"/>
    <w:rsid w:val="001B0F8B"/>
    <w:rsid w:val="001B127F"/>
    <w:rsid w:val="001B1361"/>
    <w:rsid w:val="001B14E4"/>
    <w:rsid w:val="001B171D"/>
    <w:rsid w:val="001B1BCE"/>
    <w:rsid w:val="001B1E64"/>
    <w:rsid w:val="001B22CF"/>
    <w:rsid w:val="001B2519"/>
    <w:rsid w:val="001B25DA"/>
    <w:rsid w:val="001B263B"/>
    <w:rsid w:val="001B26FF"/>
    <w:rsid w:val="001B2AEE"/>
    <w:rsid w:val="001B2B3F"/>
    <w:rsid w:val="001B2C07"/>
    <w:rsid w:val="001B3291"/>
    <w:rsid w:val="001B3329"/>
    <w:rsid w:val="001B3351"/>
    <w:rsid w:val="001B3622"/>
    <w:rsid w:val="001B3839"/>
    <w:rsid w:val="001B3854"/>
    <w:rsid w:val="001B3A9E"/>
    <w:rsid w:val="001B42BA"/>
    <w:rsid w:val="001B43BC"/>
    <w:rsid w:val="001B493D"/>
    <w:rsid w:val="001B5284"/>
    <w:rsid w:val="001B56A2"/>
    <w:rsid w:val="001B570B"/>
    <w:rsid w:val="001B5A8E"/>
    <w:rsid w:val="001B5E74"/>
    <w:rsid w:val="001B6223"/>
    <w:rsid w:val="001B62ED"/>
    <w:rsid w:val="001B66AF"/>
    <w:rsid w:val="001B6B6B"/>
    <w:rsid w:val="001B7011"/>
    <w:rsid w:val="001B7015"/>
    <w:rsid w:val="001B7151"/>
    <w:rsid w:val="001B7192"/>
    <w:rsid w:val="001B7366"/>
    <w:rsid w:val="001B7A8D"/>
    <w:rsid w:val="001B7DE3"/>
    <w:rsid w:val="001B7E38"/>
    <w:rsid w:val="001C0126"/>
    <w:rsid w:val="001C0157"/>
    <w:rsid w:val="001C043C"/>
    <w:rsid w:val="001C046B"/>
    <w:rsid w:val="001C05C4"/>
    <w:rsid w:val="001C0996"/>
    <w:rsid w:val="001C0BBD"/>
    <w:rsid w:val="001C0C59"/>
    <w:rsid w:val="001C0EEB"/>
    <w:rsid w:val="001C127F"/>
    <w:rsid w:val="001C1A01"/>
    <w:rsid w:val="001C1A16"/>
    <w:rsid w:val="001C2197"/>
    <w:rsid w:val="001C22CA"/>
    <w:rsid w:val="001C2765"/>
    <w:rsid w:val="001C27F8"/>
    <w:rsid w:val="001C289C"/>
    <w:rsid w:val="001C2A42"/>
    <w:rsid w:val="001C2A72"/>
    <w:rsid w:val="001C2B79"/>
    <w:rsid w:val="001C33E4"/>
    <w:rsid w:val="001C39D6"/>
    <w:rsid w:val="001C3F4A"/>
    <w:rsid w:val="001C46C1"/>
    <w:rsid w:val="001C477A"/>
    <w:rsid w:val="001C4A7A"/>
    <w:rsid w:val="001C4D24"/>
    <w:rsid w:val="001C4F5E"/>
    <w:rsid w:val="001C502A"/>
    <w:rsid w:val="001C505F"/>
    <w:rsid w:val="001C53C6"/>
    <w:rsid w:val="001C5460"/>
    <w:rsid w:val="001C576B"/>
    <w:rsid w:val="001C577A"/>
    <w:rsid w:val="001C579F"/>
    <w:rsid w:val="001C57D4"/>
    <w:rsid w:val="001C5993"/>
    <w:rsid w:val="001C59E3"/>
    <w:rsid w:val="001C5D45"/>
    <w:rsid w:val="001C5F2C"/>
    <w:rsid w:val="001C60E3"/>
    <w:rsid w:val="001C6205"/>
    <w:rsid w:val="001C621F"/>
    <w:rsid w:val="001C64FC"/>
    <w:rsid w:val="001C677D"/>
    <w:rsid w:val="001C6898"/>
    <w:rsid w:val="001C6AA8"/>
    <w:rsid w:val="001C6E41"/>
    <w:rsid w:val="001C6F07"/>
    <w:rsid w:val="001C7024"/>
    <w:rsid w:val="001C7076"/>
    <w:rsid w:val="001C71A7"/>
    <w:rsid w:val="001C7E82"/>
    <w:rsid w:val="001C7EEF"/>
    <w:rsid w:val="001D036F"/>
    <w:rsid w:val="001D066F"/>
    <w:rsid w:val="001D072B"/>
    <w:rsid w:val="001D085B"/>
    <w:rsid w:val="001D09CD"/>
    <w:rsid w:val="001D0B24"/>
    <w:rsid w:val="001D0B98"/>
    <w:rsid w:val="001D0F8F"/>
    <w:rsid w:val="001D124F"/>
    <w:rsid w:val="001D15C1"/>
    <w:rsid w:val="001D1EB5"/>
    <w:rsid w:val="001D202C"/>
    <w:rsid w:val="001D2097"/>
    <w:rsid w:val="001D216F"/>
    <w:rsid w:val="001D2237"/>
    <w:rsid w:val="001D2681"/>
    <w:rsid w:val="001D275B"/>
    <w:rsid w:val="001D27CF"/>
    <w:rsid w:val="001D3054"/>
    <w:rsid w:val="001D3251"/>
    <w:rsid w:val="001D3679"/>
    <w:rsid w:val="001D381C"/>
    <w:rsid w:val="001D3AB7"/>
    <w:rsid w:val="001D3C40"/>
    <w:rsid w:val="001D3CE5"/>
    <w:rsid w:val="001D4300"/>
    <w:rsid w:val="001D43C4"/>
    <w:rsid w:val="001D45FA"/>
    <w:rsid w:val="001D4798"/>
    <w:rsid w:val="001D4980"/>
    <w:rsid w:val="001D4DEC"/>
    <w:rsid w:val="001D52B4"/>
    <w:rsid w:val="001D577E"/>
    <w:rsid w:val="001D5B18"/>
    <w:rsid w:val="001D5E45"/>
    <w:rsid w:val="001D60C0"/>
    <w:rsid w:val="001D6668"/>
    <w:rsid w:val="001D669C"/>
    <w:rsid w:val="001D697E"/>
    <w:rsid w:val="001D6F4F"/>
    <w:rsid w:val="001D6F87"/>
    <w:rsid w:val="001D71D3"/>
    <w:rsid w:val="001D734E"/>
    <w:rsid w:val="001D7438"/>
    <w:rsid w:val="001D7CB4"/>
    <w:rsid w:val="001D7E35"/>
    <w:rsid w:val="001E0069"/>
    <w:rsid w:val="001E0176"/>
    <w:rsid w:val="001E01A9"/>
    <w:rsid w:val="001E02C9"/>
    <w:rsid w:val="001E0A62"/>
    <w:rsid w:val="001E0F01"/>
    <w:rsid w:val="001E152F"/>
    <w:rsid w:val="001E1E3B"/>
    <w:rsid w:val="001E2955"/>
    <w:rsid w:val="001E29BF"/>
    <w:rsid w:val="001E2E4E"/>
    <w:rsid w:val="001E3017"/>
    <w:rsid w:val="001E361F"/>
    <w:rsid w:val="001E3650"/>
    <w:rsid w:val="001E382D"/>
    <w:rsid w:val="001E401E"/>
    <w:rsid w:val="001E4241"/>
    <w:rsid w:val="001E5527"/>
    <w:rsid w:val="001E5562"/>
    <w:rsid w:val="001E5573"/>
    <w:rsid w:val="001E5772"/>
    <w:rsid w:val="001E5CAF"/>
    <w:rsid w:val="001E61F7"/>
    <w:rsid w:val="001E6563"/>
    <w:rsid w:val="001E6AB0"/>
    <w:rsid w:val="001E6C2C"/>
    <w:rsid w:val="001E7476"/>
    <w:rsid w:val="001E77BF"/>
    <w:rsid w:val="001E77E5"/>
    <w:rsid w:val="001E78BD"/>
    <w:rsid w:val="001E78CE"/>
    <w:rsid w:val="001E7C29"/>
    <w:rsid w:val="001E7D8C"/>
    <w:rsid w:val="001E7FE6"/>
    <w:rsid w:val="001F0014"/>
    <w:rsid w:val="001F0209"/>
    <w:rsid w:val="001F0632"/>
    <w:rsid w:val="001F0A89"/>
    <w:rsid w:val="001F0D77"/>
    <w:rsid w:val="001F0DE9"/>
    <w:rsid w:val="001F0F81"/>
    <w:rsid w:val="001F12F8"/>
    <w:rsid w:val="001F131B"/>
    <w:rsid w:val="001F1397"/>
    <w:rsid w:val="001F173E"/>
    <w:rsid w:val="001F1973"/>
    <w:rsid w:val="001F1A8A"/>
    <w:rsid w:val="001F1C72"/>
    <w:rsid w:val="001F1D15"/>
    <w:rsid w:val="001F1D51"/>
    <w:rsid w:val="001F3098"/>
    <w:rsid w:val="001F3A96"/>
    <w:rsid w:val="001F412A"/>
    <w:rsid w:val="001F4133"/>
    <w:rsid w:val="001F4467"/>
    <w:rsid w:val="001F44E0"/>
    <w:rsid w:val="001F4641"/>
    <w:rsid w:val="001F47A1"/>
    <w:rsid w:val="001F4811"/>
    <w:rsid w:val="001F4987"/>
    <w:rsid w:val="001F49F2"/>
    <w:rsid w:val="001F4B06"/>
    <w:rsid w:val="001F4BA5"/>
    <w:rsid w:val="001F4E51"/>
    <w:rsid w:val="001F51AA"/>
    <w:rsid w:val="001F51F2"/>
    <w:rsid w:val="001F57AB"/>
    <w:rsid w:val="001F61BB"/>
    <w:rsid w:val="001F627B"/>
    <w:rsid w:val="001F6948"/>
    <w:rsid w:val="001F6C2A"/>
    <w:rsid w:val="001F6E52"/>
    <w:rsid w:val="001F7279"/>
    <w:rsid w:val="001F731B"/>
    <w:rsid w:val="001F77EF"/>
    <w:rsid w:val="001F7909"/>
    <w:rsid w:val="001F7BE8"/>
    <w:rsid w:val="00200053"/>
    <w:rsid w:val="002004A5"/>
    <w:rsid w:val="00200606"/>
    <w:rsid w:val="002007D7"/>
    <w:rsid w:val="00200AF5"/>
    <w:rsid w:val="00200E91"/>
    <w:rsid w:val="0020179D"/>
    <w:rsid w:val="002018E2"/>
    <w:rsid w:val="00201B77"/>
    <w:rsid w:val="00201C6E"/>
    <w:rsid w:val="00201F50"/>
    <w:rsid w:val="0020221D"/>
    <w:rsid w:val="002022B1"/>
    <w:rsid w:val="00202506"/>
    <w:rsid w:val="002025B6"/>
    <w:rsid w:val="002026B3"/>
    <w:rsid w:val="0020280D"/>
    <w:rsid w:val="00202E24"/>
    <w:rsid w:val="0020310F"/>
    <w:rsid w:val="00203140"/>
    <w:rsid w:val="00203328"/>
    <w:rsid w:val="0020342A"/>
    <w:rsid w:val="0020351D"/>
    <w:rsid w:val="00203814"/>
    <w:rsid w:val="00203894"/>
    <w:rsid w:val="00203A61"/>
    <w:rsid w:val="00203B0E"/>
    <w:rsid w:val="00203C11"/>
    <w:rsid w:val="002045D1"/>
    <w:rsid w:val="00204667"/>
    <w:rsid w:val="0020477E"/>
    <w:rsid w:val="00204AD5"/>
    <w:rsid w:val="00204AE2"/>
    <w:rsid w:val="00204B74"/>
    <w:rsid w:val="00204C05"/>
    <w:rsid w:val="00204E38"/>
    <w:rsid w:val="00204FE1"/>
    <w:rsid w:val="00205213"/>
    <w:rsid w:val="00205234"/>
    <w:rsid w:val="0020555E"/>
    <w:rsid w:val="0020563D"/>
    <w:rsid w:val="00205829"/>
    <w:rsid w:val="00205A02"/>
    <w:rsid w:val="00205AAA"/>
    <w:rsid w:val="00205B65"/>
    <w:rsid w:val="0020620C"/>
    <w:rsid w:val="002064E0"/>
    <w:rsid w:val="002067D4"/>
    <w:rsid w:val="002068FA"/>
    <w:rsid w:val="00206AA5"/>
    <w:rsid w:val="002071DC"/>
    <w:rsid w:val="002072AC"/>
    <w:rsid w:val="0020748F"/>
    <w:rsid w:val="00207505"/>
    <w:rsid w:val="0020776B"/>
    <w:rsid w:val="00207843"/>
    <w:rsid w:val="002078C3"/>
    <w:rsid w:val="00210082"/>
    <w:rsid w:val="0021009B"/>
    <w:rsid w:val="0021011B"/>
    <w:rsid w:val="002102D3"/>
    <w:rsid w:val="0021033F"/>
    <w:rsid w:val="00210381"/>
    <w:rsid w:val="002106F7"/>
    <w:rsid w:val="0021071A"/>
    <w:rsid w:val="00210C35"/>
    <w:rsid w:val="00210C82"/>
    <w:rsid w:val="00210CB9"/>
    <w:rsid w:val="00211045"/>
    <w:rsid w:val="00211050"/>
    <w:rsid w:val="0021113D"/>
    <w:rsid w:val="00211985"/>
    <w:rsid w:val="00211A1C"/>
    <w:rsid w:val="00211AE1"/>
    <w:rsid w:val="00211BEA"/>
    <w:rsid w:val="00211D8B"/>
    <w:rsid w:val="002121B9"/>
    <w:rsid w:val="002125F2"/>
    <w:rsid w:val="0021263D"/>
    <w:rsid w:val="002128BB"/>
    <w:rsid w:val="002128F2"/>
    <w:rsid w:val="00212B0D"/>
    <w:rsid w:val="00212E44"/>
    <w:rsid w:val="00212EA2"/>
    <w:rsid w:val="00212ED0"/>
    <w:rsid w:val="00212F0C"/>
    <w:rsid w:val="00212F82"/>
    <w:rsid w:val="0021324D"/>
    <w:rsid w:val="002136F7"/>
    <w:rsid w:val="00213700"/>
    <w:rsid w:val="0021392B"/>
    <w:rsid w:val="00213AEE"/>
    <w:rsid w:val="00213B3C"/>
    <w:rsid w:val="00214157"/>
    <w:rsid w:val="002141BC"/>
    <w:rsid w:val="0021429F"/>
    <w:rsid w:val="00214320"/>
    <w:rsid w:val="0021483F"/>
    <w:rsid w:val="002148F9"/>
    <w:rsid w:val="00214C11"/>
    <w:rsid w:val="00214E14"/>
    <w:rsid w:val="0021504F"/>
    <w:rsid w:val="002157E8"/>
    <w:rsid w:val="0021581F"/>
    <w:rsid w:val="00215C19"/>
    <w:rsid w:val="002162A0"/>
    <w:rsid w:val="00216441"/>
    <w:rsid w:val="002165C8"/>
    <w:rsid w:val="002168D9"/>
    <w:rsid w:val="0021693A"/>
    <w:rsid w:val="00216D60"/>
    <w:rsid w:val="00217105"/>
    <w:rsid w:val="00217471"/>
    <w:rsid w:val="00217638"/>
    <w:rsid w:val="0021780B"/>
    <w:rsid w:val="00217A3A"/>
    <w:rsid w:val="00217A5E"/>
    <w:rsid w:val="00220076"/>
    <w:rsid w:val="00220696"/>
    <w:rsid w:val="0022073C"/>
    <w:rsid w:val="00221020"/>
    <w:rsid w:val="002216BF"/>
    <w:rsid w:val="00221CCB"/>
    <w:rsid w:val="00221DB3"/>
    <w:rsid w:val="00221ED4"/>
    <w:rsid w:val="00222128"/>
    <w:rsid w:val="002226B0"/>
    <w:rsid w:val="0022282B"/>
    <w:rsid w:val="00222B46"/>
    <w:rsid w:val="00222B80"/>
    <w:rsid w:val="00222D47"/>
    <w:rsid w:val="00222F5E"/>
    <w:rsid w:val="002231C2"/>
    <w:rsid w:val="002233B2"/>
    <w:rsid w:val="002234BE"/>
    <w:rsid w:val="0022359C"/>
    <w:rsid w:val="002239A2"/>
    <w:rsid w:val="00223AFD"/>
    <w:rsid w:val="00223E6D"/>
    <w:rsid w:val="00223FD3"/>
    <w:rsid w:val="002242E9"/>
    <w:rsid w:val="00224318"/>
    <w:rsid w:val="00224417"/>
    <w:rsid w:val="0022475F"/>
    <w:rsid w:val="00224938"/>
    <w:rsid w:val="00224DC8"/>
    <w:rsid w:val="002250C4"/>
    <w:rsid w:val="0022514A"/>
    <w:rsid w:val="00225248"/>
    <w:rsid w:val="0022541B"/>
    <w:rsid w:val="002255BB"/>
    <w:rsid w:val="00225A8D"/>
    <w:rsid w:val="00225AFE"/>
    <w:rsid w:val="002260A4"/>
    <w:rsid w:val="00226351"/>
    <w:rsid w:val="0022640B"/>
    <w:rsid w:val="00226584"/>
    <w:rsid w:val="00226878"/>
    <w:rsid w:val="00226ADE"/>
    <w:rsid w:val="00226D1B"/>
    <w:rsid w:val="0022711C"/>
    <w:rsid w:val="0022718C"/>
    <w:rsid w:val="00227811"/>
    <w:rsid w:val="00227C3C"/>
    <w:rsid w:val="00227D00"/>
    <w:rsid w:val="00227D74"/>
    <w:rsid w:val="00227E73"/>
    <w:rsid w:val="00227FA9"/>
    <w:rsid w:val="0023034D"/>
    <w:rsid w:val="0023043B"/>
    <w:rsid w:val="002312BC"/>
    <w:rsid w:val="00231368"/>
    <w:rsid w:val="00231380"/>
    <w:rsid w:val="00231598"/>
    <w:rsid w:val="002315CB"/>
    <w:rsid w:val="002317AF"/>
    <w:rsid w:val="00231A45"/>
    <w:rsid w:val="00231AAE"/>
    <w:rsid w:val="00231CF8"/>
    <w:rsid w:val="00231E36"/>
    <w:rsid w:val="00232B13"/>
    <w:rsid w:val="00232B7C"/>
    <w:rsid w:val="00233370"/>
    <w:rsid w:val="00233434"/>
    <w:rsid w:val="002335E6"/>
    <w:rsid w:val="00233774"/>
    <w:rsid w:val="002338E0"/>
    <w:rsid w:val="00233B1C"/>
    <w:rsid w:val="00233C2D"/>
    <w:rsid w:val="00233F11"/>
    <w:rsid w:val="002343A9"/>
    <w:rsid w:val="00234446"/>
    <w:rsid w:val="00234A45"/>
    <w:rsid w:val="00234D78"/>
    <w:rsid w:val="00234E8E"/>
    <w:rsid w:val="00234E92"/>
    <w:rsid w:val="00235AE4"/>
    <w:rsid w:val="00235F3D"/>
    <w:rsid w:val="002367DC"/>
    <w:rsid w:val="0023688D"/>
    <w:rsid w:val="002369B0"/>
    <w:rsid w:val="00236A33"/>
    <w:rsid w:val="00236D71"/>
    <w:rsid w:val="00236E5E"/>
    <w:rsid w:val="0023700A"/>
    <w:rsid w:val="002373DC"/>
    <w:rsid w:val="00237487"/>
    <w:rsid w:val="0023749D"/>
    <w:rsid w:val="00237532"/>
    <w:rsid w:val="002375A5"/>
    <w:rsid w:val="00237676"/>
    <w:rsid w:val="00237CAD"/>
    <w:rsid w:val="00237FE5"/>
    <w:rsid w:val="0024022B"/>
    <w:rsid w:val="00240789"/>
    <w:rsid w:val="00240BF7"/>
    <w:rsid w:val="00240C13"/>
    <w:rsid w:val="0024122D"/>
    <w:rsid w:val="00241390"/>
    <w:rsid w:val="002413B1"/>
    <w:rsid w:val="00241A75"/>
    <w:rsid w:val="00241BA7"/>
    <w:rsid w:val="00241BF2"/>
    <w:rsid w:val="00241CD9"/>
    <w:rsid w:val="00242881"/>
    <w:rsid w:val="00242B34"/>
    <w:rsid w:val="00243032"/>
    <w:rsid w:val="00243069"/>
    <w:rsid w:val="0024349A"/>
    <w:rsid w:val="00243898"/>
    <w:rsid w:val="002438E1"/>
    <w:rsid w:val="00243D31"/>
    <w:rsid w:val="00243DCD"/>
    <w:rsid w:val="002440C4"/>
    <w:rsid w:val="0024471E"/>
    <w:rsid w:val="00245970"/>
    <w:rsid w:val="00245AA1"/>
    <w:rsid w:val="00245C33"/>
    <w:rsid w:val="002460CE"/>
    <w:rsid w:val="002462B2"/>
    <w:rsid w:val="00246539"/>
    <w:rsid w:val="0024684B"/>
    <w:rsid w:val="00246D62"/>
    <w:rsid w:val="00247060"/>
    <w:rsid w:val="00247233"/>
    <w:rsid w:val="00247730"/>
    <w:rsid w:val="002479BE"/>
    <w:rsid w:val="00247A61"/>
    <w:rsid w:val="00247DAF"/>
    <w:rsid w:val="00247F33"/>
    <w:rsid w:val="002500DF"/>
    <w:rsid w:val="002500E5"/>
    <w:rsid w:val="00250105"/>
    <w:rsid w:val="00250252"/>
    <w:rsid w:val="002504D6"/>
    <w:rsid w:val="00250821"/>
    <w:rsid w:val="00250882"/>
    <w:rsid w:val="00250F60"/>
    <w:rsid w:val="00251158"/>
    <w:rsid w:val="00251596"/>
    <w:rsid w:val="00251752"/>
    <w:rsid w:val="0025191F"/>
    <w:rsid w:val="00251CD1"/>
    <w:rsid w:val="00251D3E"/>
    <w:rsid w:val="0025203A"/>
    <w:rsid w:val="00252371"/>
    <w:rsid w:val="0025249D"/>
    <w:rsid w:val="0025249E"/>
    <w:rsid w:val="002525B0"/>
    <w:rsid w:val="00252686"/>
    <w:rsid w:val="002528C2"/>
    <w:rsid w:val="00253370"/>
    <w:rsid w:val="0025358E"/>
    <w:rsid w:val="002535D2"/>
    <w:rsid w:val="002537BB"/>
    <w:rsid w:val="002538D8"/>
    <w:rsid w:val="00253C83"/>
    <w:rsid w:val="00254005"/>
    <w:rsid w:val="0025451A"/>
    <w:rsid w:val="0025478C"/>
    <w:rsid w:val="00254C86"/>
    <w:rsid w:val="00254E0E"/>
    <w:rsid w:val="00254F75"/>
    <w:rsid w:val="00254F89"/>
    <w:rsid w:val="00254F98"/>
    <w:rsid w:val="00254FC2"/>
    <w:rsid w:val="0025519D"/>
    <w:rsid w:val="002552A0"/>
    <w:rsid w:val="00255C9D"/>
    <w:rsid w:val="0025608E"/>
    <w:rsid w:val="00256104"/>
    <w:rsid w:val="00256632"/>
    <w:rsid w:val="00256CA2"/>
    <w:rsid w:val="00256D5D"/>
    <w:rsid w:val="002572B9"/>
    <w:rsid w:val="002572BD"/>
    <w:rsid w:val="00257F36"/>
    <w:rsid w:val="00260299"/>
    <w:rsid w:val="0026029B"/>
    <w:rsid w:val="002603D4"/>
    <w:rsid w:val="00260583"/>
    <w:rsid w:val="00260794"/>
    <w:rsid w:val="00260802"/>
    <w:rsid w:val="00260E56"/>
    <w:rsid w:val="002610BE"/>
    <w:rsid w:val="002612D0"/>
    <w:rsid w:val="0026145E"/>
    <w:rsid w:val="00261582"/>
    <w:rsid w:val="002616CF"/>
    <w:rsid w:val="0026179E"/>
    <w:rsid w:val="00261839"/>
    <w:rsid w:val="00261C10"/>
    <w:rsid w:val="00261C22"/>
    <w:rsid w:val="00261F8B"/>
    <w:rsid w:val="0026200B"/>
    <w:rsid w:val="00262443"/>
    <w:rsid w:val="002624D5"/>
    <w:rsid w:val="002626B2"/>
    <w:rsid w:val="00262BFE"/>
    <w:rsid w:val="00262E1F"/>
    <w:rsid w:val="00263128"/>
    <w:rsid w:val="0026327B"/>
    <w:rsid w:val="00263361"/>
    <w:rsid w:val="0026364E"/>
    <w:rsid w:val="00263814"/>
    <w:rsid w:val="002638A7"/>
    <w:rsid w:val="00263A5F"/>
    <w:rsid w:val="00263CD5"/>
    <w:rsid w:val="00263CE5"/>
    <w:rsid w:val="00263F74"/>
    <w:rsid w:val="00264073"/>
    <w:rsid w:val="00264113"/>
    <w:rsid w:val="002641E8"/>
    <w:rsid w:val="002644B0"/>
    <w:rsid w:val="002647A9"/>
    <w:rsid w:val="002647B5"/>
    <w:rsid w:val="00264995"/>
    <w:rsid w:val="00264C7D"/>
    <w:rsid w:val="00265023"/>
    <w:rsid w:val="002650A4"/>
    <w:rsid w:val="002654C0"/>
    <w:rsid w:val="002657EC"/>
    <w:rsid w:val="002657EF"/>
    <w:rsid w:val="0026593F"/>
    <w:rsid w:val="00265A20"/>
    <w:rsid w:val="00265D79"/>
    <w:rsid w:val="002664A8"/>
    <w:rsid w:val="002664F9"/>
    <w:rsid w:val="0026686B"/>
    <w:rsid w:val="002668C2"/>
    <w:rsid w:val="00266CFB"/>
    <w:rsid w:val="00266D70"/>
    <w:rsid w:val="00266ED9"/>
    <w:rsid w:val="00266FC2"/>
    <w:rsid w:val="00267044"/>
    <w:rsid w:val="00267145"/>
    <w:rsid w:val="00267256"/>
    <w:rsid w:val="0026741A"/>
    <w:rsid w:val="002675A6"/>
    <w:rsid w:val="002675DF"/>
    <w:rsid w:val="0026768E"/>
    <w:rsid w:val="00267856"/>
    <w:rsid w:val="0027098C"/>
    <w:rsid w:val="002709F1"/>
    <w:rsid w:val="00270B73"/>
    <w:rsid w:val="00270C8B"/>
    <w:rsid w:val="00270E7B"/>
    <w:rsid w:val="0027113A"/>
    <w:rsid w:val="00271377"/>
    <w:rsid w:val="00271599"/>
    <w:rsid w:val="002715E1"/>
    <w:rsid w:val="00271A05"/>
    <w:rsid w:val="00271CFC"/>
    <w:rsid w:val="00271ED9"/>
    <w:rsid w:val="00272435"/>
    <w:rsid w:val="0027284E"/>
    <w:rsid w:val="00272864"/>
    <w:rsid w:val="00272ABC"/>
    <w:rsid w:val="00272BAD"/>
    <w:rsid w:val="00272E05"/>
    <w:rsid w:val="00273186"/>
    <w:rsid w:val="0027321E"/>
    <w:rsid w:val="0027330C"/>
    <w:rsid w:val="00273884"/>
    <w:rsid w:val="002738AE"/>
    <w:rsid w:val="00273A38"/>
    <w:rsid w:val="00273F23"/>
    <w:rsid w:val="0027400A"/>
    <w:rsid w:val="00274167"/>
    <w:rsid w:val="00274187"/>
    <w:rsid w:val="002741DA"/>
    <w:rsid w:val="0027428A"/>
    <w:rsid w:val="002745C0"/>
    <w:rsid w:val="00274AD6"/>
    <w:rsid w:val="00274AFF"/>
    <w:rsid w:val="00274F09"/>
    <w:rsid w:val="002753B9"/>
    <w:rsid w:val="00275A49"/>
    <w:rsid w:val="00275C1F"/>
    <w:rsid w:val="00275F2B"/>
    <w:rsid w:val="00275F42"/>
    <w:rsid w:val="00275FDE"/>
    <w:rsid w:val="00276422"/>
    <w:rsid w:val="002765D8"/>
    <w:rsid w:val="0027670F"/>
    <w:rsid w:val="002767C0"/>
    <w:rsid w:val="00276CDA"/>
    <w:rsid w:val="002770D7"/>
    <w:rsid w:val="00277114"/>
    <w:rsid w:val="002771E7"/>
    <w:rsid w:val="00277383"/>
    <w:rsid w:val="002773F8"/>
    <w:rsid w:val="00277514"/>
    <w:rsid w:val="002775D9"/>
    <w:rsid w:val="00277747"/>
    <w:rsid w:val="002777BA"/>
    <w:rsid w:val="0027799A"/>
    <w:rsid w:val="00277DFD"/>
    <w:rsid w:val="00277E9A"/>
    <w:rsid w:val="00280250"/>
    <w:rsid w:val="0028070E"/>
    <w:rsid w:val="00280771"/>
    <w:rsid w:val="00280818"/>
    <w:rsid w:val="0028083C"/>
    <w:rsid w:val="00280A24"/>
    <w:rsid w:val="00280C29"/>
    <w:rsid w:val="002811A8"/>
    <w:rsid w:val="002813DA"/>
    <w:rsid w:val="002814B8"/>
    <w:rsid w:val="002814C1"/>
    <w:rsid w:val="002818C1"/>
    <w:rsid w:val="00281B70"/>
    <w:rsid w:val="00281E03"/>
    <w:rsid w:val="0028206C"/>
    <w:rsid w:val="0028279F"/>
    <w:rsid w:val="00282E27"/>
    <w:rsid w:val="00282E2B"/>
    <w:rsid w:val="00283042"/>
    <w:rsid w:val="00283533"/>
    <w:rsid w:val="002835CA"/>
    <w:rsid w:val="00283BAD"/>
    <w:rsid w:val="00283BC6"/>
    <w:rsid w:val="00283E36"/>
    <w:rsid w:val="0028409D"/>
    <w:rsid w:val="002842AC"/>
    <w:rsid w:val="0028478A"/>
    <w:rsid w:val="00284A80"/>
    <w:rsid w:val="00284BA8"/>
    <w:rsid w:val="00284BB5"/>
    <w:rsid w:val="00284C4E"/>
    <w:rsid w:val="00284FE1"/>
    <w:rsid w:val="00284FE6"/>
    <w:rsid w:val="0028508A"/>
    <w:rsid w:val="0028508B"/>
    <w:rsid w:val="002851CB"/>
    <w:rsid w:val="002854A2"/>
    <w:rsid w:val="00285A7D"/>
    <w:rsid w:val="00285B8F"/>
    <w:rsid w:val="00285C36"/>
    <w:rsid w:val="00286154"/>
    <w:rsid w:val="00286816"/>
    <w:rsid w:val="00286E02"/>
    <w:rsid w:val="00287241"/>
    <w:rsid w:val="002872A4"/>
    <w:rsid w:val="002872E1"/>
    <w:rsid w:val="00287491"/>
    <w:rsid w:val="00287554"/>
    <w:rsid w:val="0028789A"/>
    <w:rsid w:val="0028799E"/>
    <w:rsid w:val="00287AC6"/>
    <w:rsid w:val="00290145"/>
    <w:rsid w:val="002902F8"/>
    <w:rsid w:val="0029044E"/>
    <w:rsid w:val="00290661"/>
    <w:rsid w:val="002906AA"/>
    <w:rsid w:val="00290885"/>
    <w:rsid w:val="002908AB"/>
    <w:rsid w:val="002918E9"/>
    <w:rsid w:val="00291BF8"/>
    <w:rsid w:val="0029241E"/>
    <w:rsid w:val="00292515"/>
    <w:rsid w:val="00292737"/>
    <w:rsid w:val="00292797"/>
    <w:rsid w:val="00292A1D"/>
    <w:rsid w:val="00293059"/>
    <w:rsid w:val="00293482"/>
    <w:rsid w:val="00293643"/>
    <w:rsid w:val="00293647"/>
    <w:rsid w:val="00293C23"/>
    <w:rsid w:val="00293CC4"/>
    <w:rsid w:val="00293D40"/>
    <w:rsid w:val="00293E2C"/>
    <w:rsid w:val="00293F31"/>
    <w:rsid w:val="00294602"/>
    <w:rsid w:val="0029467D"/>
    <w:rsid w:val="0029468D"/>
    <w:rsid w:val="002946AC"/>
    <w:rsid w:val="00294CE8"/>
    <w:rsid w:val="0029500E"/>
    <w:rsid w:val="002954E9"/>
    <w:rsid w:val="00295507"/>
    <w:rsid w:val="00295582"/>
    <w:rsid w:val="00295628"/>
    <w:rsid w:val="002956B3"/>
    <w:rsid w:val="00295809"/>
    <w:rsid w:val="00295B70"/>
    <w:rsid w:val="00295D45"/>
    <w:rsid w:val="002960B4"/>
    <w:rsid w:val="00296497"/>
    <w:rsid w:val="0029674B"/>
    <w:rsid w:val="00296A76"/>
    <w:rsid w:val="00296C6F"/>
    <w:rsid w:val="00296D6B"/>
    <w:rsid w:val="00296E09"/>
    <w:rsid w:val="00296EBC"/>
    <w:rsid w:val="00297560"/>
    <w:rsid w:val="0029760D"/>
    <w:rsid w:val="00297969"/>
    <w:rsid w:val="00297B5C"/>
    <w:rsid w:val="00297BBF"/>
    <w:rsid w:val="00297F36"/>
    <w:rsid w:val="002A05C3"/>
    <w:rsid w:val="002A05E1"/>
    <w:rsid w:val="002A065B"/>
    <w:rsid w:val="002A0900"/>
    <w:rsid w:val="002A0DD7"/>
    <w:rsid w:val="002A0E3E"/>
    <w:rsid w:val="002A118F"/>
    <w:rsid w:val="002A1376"/>
    <w:rsid w:val="002A13AB"/>
    <w:rsid w:val="002A13EB"/>
    <w:rsid w:val="002A1634"/>
    <w:rsid w:val="002A17B1"/>
    <w:rsid w:val="002A1923"/>
    <w:rsid w:val="002A1A0F"/>
    <w:rsid w:val="002A1F81"/>
    <w:rsid w:val="002A238E"/>
    <w:rsid w:val="002A2398"/>
    <w:rsid w:val="002A243E"/>
    <w:rsid w:val="002A2552"/>
    <w:rsid w:val="002A2615"/>
    <w:rsid w:val="002A28A0"/>
    <w:rsid w:val="002A2F09"/>
    <w:rsid w:val="002A3373"/>
    <w:rsid w:val="002A3557"/>
    <w:rsid w:val="002A3786"/>
    <w:rsid w:val="002A38BB"/>
    <w:rsid w:val="002A500E"/>
    <w:rsid w:val="002A50C6"/>
    <w:rsid w:val="002A528B"/>
    <w:rsid w:val="002A55F4"/>
    <w:rsid w:val="002A58F3"/>
    <w:rsid w:val="002A5AD3"/>
    <w:rsid w:val="002A5C87"/>
    <w:rsid w:val="002A5D81"/>
    <w:rsid w:val="002A5E27"/>
    <w:rsid w:val="002A5FA6"/>
    <w:rsid w:val="002A6266"/>
    <w:rsid w:val="002A62FD"/>
    <w:rsid w:val="002A6344"/>
    <w:rsid w:val="002A6BEC"/>
    <w:rsid w:val="002A6FFA"/>
    <w:rsid w:val="002A7441"/>
    <w:rsid w:val="002A755B"/>
    <w:rsid w:val="002A77A6"/>
    <w:rsid w:val="002A77E6"/>
    <w:rsid w:val="002A79D3"/>
    <w:rsid w:val="002B0019"/>
    <w:rsid w:val="002B08DF"/>
    <w:rsid w:val="002B09B5"/>
    <w:rsid w:val="002B0C53"/>
    <w:rsid w:val="002B0F37"/>
    <w:rsid w:val="002B0FE8"/>
    <w:rsid w:val="002B1456"/>
    <w:rsid w:val="002B17EC"/>
    <w:rsid w:val="002B19A4"/>
    <w:rsid w:val="002B1D0A"/>
    <w:rsid w:val="002B1FDE"/>
    <w:rsid w:val="002B2137"/>
    <w:rsid w:val="002B21F1"/>
    <w:rsid w:val="002B25F0"/>
    <w:rsid w:val="002B289E"/>
    <w:rsid w:val="002B2A16"/>
    <w:rsid w:val="002B2A3C"/>
    <w:rsid w:val="002B2ABA"/>
    <w:rsid w:val="002B2C3F"/>
    <w:rsid w:val="002B2D62"/>
    <w:rsid w:val="002B2F61"/>
    <w:rsid w:val="002B3222"/>
    <w:rsid w:val="002B32E3"/>
    <w:rsid w:val="002B33FA"/>
    <w:rsid w:val="002B3404"/>
    <w:rsid w:val="002B3466"/>
    <w:rsid w:val="002B3843"/>
    <w:rsid w:val="002B3C64"/>
    <w:rsid w:val="002B3CFB"/>
    <w:rsid w:val="002B43A2"/>
    <w:rsid w:val="002B4636"/>
    <w:rsid w:val="002B4784"/>
    <w:rsid w:val="002B4912"/>
    <w:rsid w:val="002B4D3D"/>
    <w:rsid w:val="002B4D5D"/>
    <w:rsid w:val="002B4FAC"/>
    <w:rsid w:val="002B505C"/>
    <w:rsid w:val="002B51C9"/>
    <w:rsid w:val="002B5220"/>
    <w:rsid w:val="002B5851"/>
    <w:rsid w:val="002B585B"/>
    <w:rsid w:val="002B5ABD"/>
    <w:rsid w:val="002B5B2B"/>
    <w:rsid w:val="002B5DE9"/>
    <w:rsid w:val="002B5E82"/>
    <w:rsid w:val="002B5FE5"/>
    <w:rsid w:val="002B62CB"/>
    <w:rsid w:val="002B6694"/>
    <w:rsid w:val="002B6846"/>
    <w:rsid w:val="002B6AD8"/>
    <w:rsid w:val="002B6ADB"/>
    <w:rsid w:val="002B6CC2"/>
    <w:rsid w:val="002B6E4F"/>
    <w:rsid w:val="002B75F5"/>
    <w:rsid w:val="002B784B"/>
    <w:rsid w:val="002B788B"/>
    <w:rsid w:val="002B7966"/>
    <w:rsid w:val="002B7AFE"/>
    <w:rsid w:val="002B7B0D"/>
    <w:rsid w:val="002B7E61"/>
    <w:rsid w:val="002C00C8"/>
    <w:rsid w:val="002C0228"/>
    <w:rsid w:val="002C0250"/>
    <w:rsid w:val="002C048C"/>
    <w:rsid w:val="002C0F24"/>
    <w:rsid w:val="002C126F"/>
    <w:rsid w:val="002C1326"/>
    <w:rsid w:val="002C133E"/>
    <w:rsid w:val="002C14B4"/>
    <w:rsid w:val="002C1781"/>
    <w:rsid w:val="002C1804"/>
    <w:rsid w:val="002C2360"/>
    <w:rsid w:val="002C23AD"/>
    <w:rsid w:val="002C23EF"/>
    <w:rsid w:val="002C27BE"/>
    <w:rsid w:val="002C2DE0"/>
    <w:rsid w:val="002C2F16"/>
    <w:rsid w:val="002C3867"/>
    <w:rsid w:val="002C3A97"/>
    <w:rsid w:val="002C3D03"/>
    <w:rsid w:val="002C3D07"/>
    <w:rsid w:val="002C3DE5"/>
    <w:rsid w:val="002C3F19"/>
    <w:rsid w:val="002C3FED"/>
    <w:rsid w:val="002C44E3"/>
    <w:rsid w:val="002C471F"/>
    <w:rsid w:val="002C47C5"/>
    <w:rsid w:val="002C49B0"/>
    <w:rsid w:val="002C510E"/>
    <w:rsid w:val="002C52B9"/>
    <w:rsid w:val="002C593C"/>
    <w:rsid w:val="002C5D13"/>
    <w:rsid w:val="002C5E24"/>
    <w:rsid w:val="002C6099"/>
    <w:rsid w:val="002C629B"/>
    <w:rsid w:val="002C646C"/>
    <w:rsid w:val="002C69AE"/>
    <w:rsid w:val="002C7073"/>
    <w:rsid w:val="002C72D1"/>
    <w:rsid w:val="002C7388"/>
    <w:rsid w:val="002D017F"/>
    <w:rsid w:val="002D0513"/>
    <w:rsid w:val="002D05FC"/>
    <w:rsid w:val="002D084B"/>
    <w:rsid w:val="002D0867"/>
    <w:rsid w:val="002D0BC5"/>
    <w:rsid w:val="002D1057"/>
    <w:rsid w:val="002D16C4"/>
    <w:rsid w:val="002D17F8"/>
    <w:rsid w:val="002D19B3"/>
    <w:rsid w:val="002D2257"/>
    <w:rsid w:val="002D2421"/>
    <w:rsid w:val="002D25F7"/>
    <w:rsid w:val="002D2714"/>
    <w:rsid w:val="002D2818"/>
    <w:rsid w:val="002D29DF"/>
    <w:rsid w:val="002D2A32"/>
    <w:rsid w:val="002D2A53"/>
    <w:rsid w:val="002D33E4"/>
    <w:rsid w:val="002D345E"/>
    <w:rsid w:val="002D3873"/>
    <w:rsid w:val="002D38E5"/>
    <w:rsid w:val="002D3DDA"/>
    <w:rsid w:val="002D421E"/>
    <w:rsid w:val="002D469A"/>
    <w:rsid w:val="002D4975"/>
    <w:rsid w:val="002D49DD"/>
    <w:rsid w:val="002D4A31"/>
    <w:rsid w:val="002D4AFC"/>
    <w:rsid w:val="002D4B27"/>
    <w:rsid w:val="002D4CF7"/>
    <w:rsid w:val="002D4D67"/>
    <w:rsid w:val="002D4DF8"/>
    <w:rsid w:val="002D4F8E"/>
    <w:rsid w:val="002D5146"/>
    <w:rsid w:val="002D5383"/>
    <w:rsid w:val="002D570D"/>
    <w:rsid w:val="002D5860"/>
    <w:rsid w:val="002D5993"/>
    <w:rsid w:val="002D59BE"/>
    <w:rsid w:val="002D6038"/>
    <w:rsid w:val="002D608A"/>
    <w:rsid w:val="002D60AA"/>
    <w:rsid w:val="002D61D9"/>
    <w:rsid w:val="002D624A"/>
    <w:rsid w:val="002D6AD3"/>
    <w:rsid w:val="002D6CB7"/>
    <w:rsid w:val="002D6D74"/>
    <w:rsid w:val="002D72DD"/>
    <w:rsid w:val="002D72F3"/>
    <w:rsid w:val="002D7431"/>
    <w:rsid w:val="002D752D"/>
    <w:rsid w:val="002D76AD"/>
    <w:rsid w:val="002D78F3"/>
    <w:rsid w:val="002D7ADF"/>
    <w:rsid w:val="002D7DC6"/>
    <w:rsid w:val="002E0045"/>
    <w:rsid w:val="002E02BD"/>
    <w:rsid w:val="002E0472"/>
    <w:rsid w:val="002E115D"/>
    <w:rsid w:val="002E1359"/>
    <w:rsid w:val="002E157D"/>
    <w:rsid w:val="002E1C7E"/>
    <w:rsid w:val="002E1D0B"/>
    <w:rsid w:val="002E21E5"/>
    <w:rsid w:val="002E2536"/>
    <w:rsid w:val="002E297B"/>
    <w:rsid w:val="002E2C88"/>
    <w:rsid w:val="002E3127"/>
    <w:rsid w:val="002E312B"/>
    <w:rsid w:val="002E337C"/>
    <w:rsid w:val="002E37A0"/>
    <w:rsid w:val="002E402B"/>
    <w:rsid w:val="002E41B7"/>
    <w:rsid w:val="002E43AD"/>
    <w:rsid w:val="002E48FD"/>
    <w:rsid w:val="002E4F8C"/>
    <w:rsid w:val="002E528D"/>
    <w:rsid w:val="002E537D"/>
    <w:rsid w:val="002E5972"/>
    <w:rsid w:val="002E5E3E"/>
    <w:rsid w:val="002E60D3"/>
    <w:rsid w:val="002E617F"/>
    <w:rsid w:val="002E63C2"/>
    <w:rsid w:val="002E6666"/>
    <w:rsid w:val="002E68EB"/>
    <w:rsid w:val="002E6A7A"/>
    <w:rsid w:val="002E741A"/>
    <w:rsid w:val="002E76B5"/>
    <w:rsid w:val="002E7733"/>
    <w:rsid w:val="002E7AFA"/>
    <w:rsid w:val="002E7E33"/>
    <w:rsid w:val="002E7F8F"/>
    <w:rsid w:val="002F01E0"/>
    <w:rsid w:val="002F0711"/>
    <w:rsid w:val="002F07FC"/>
    <w:rsid w:val="002F0992"/>
    <w:rsid w:val="002F09CD"/>
    <w:rsid w:val="002F0BC5"/>
    <w:rsid w:val="002F1015"/>
    <w:rsid w:val="002F17C9"/>
    <w:rsid w:val="002F1903"/>
    <w:rsid w:val="002F1AC5"/>
    <w:rsid w:val="002F1D35"/>
    <w:rsid w:val="002F1F88"/>
    <w:rsid w:val="002F22AC"/>
    <w:rsid w:val="002F241D"/>
    <w:rsid w:val="002F269E"/>
    <w:rsid w:val="002F303A"/>
    <w:rsid w:val="002F3084"/>
    <w:rsid w:val="002F3600"/>
    <w:rsid w:val="002F3616"/>
    <w:rsid w:val="002F3761"/>
    <w:rsid w:val="002F3B8B"/>
    <w:rsid w:val="002F3C93"/>
    <w:rsid w:val="002F3D00"/>
    <w:rsid w:val="002F3DE6"/>
    <w:rsid w:val="002F3EC0"/>
    <w:rsid w:val="002F3F23"/>
    <w:rsid w:val="002F4203"/>
    <w:rsid w:val="002F4657"/>
    <w:rsid w:val="002F4685"/>
    <w:rsid w:val="002F4718"/>
    <w:rsid w:val="002F49B6"/>
    <w:rsid w:val="002F4A33"/>
    <w:rsid w:val="002F5065"/>
    <w:rsid w:val="002F5094"/>
    <w:rsid w:val="002F5588"/>
    <w:rsid w:val="002F5827"/>
    <w:rsid w:val="002F588E"/>
    <w:rsid w:val="002F59E6"/>
    <w:rsid w:val="002F5D75"/>
    <w:rsid w:val="002F6148"/>
    <w:rsid w:val="002F629F"/>
    <w:rsid w:val="002F6A3A"/>
    <w:rsid w:val="002F7027"/>
    <w:rsid w:val="002F736B"/>
    <w:rsid w:val="002F79F9"/>
    <w:rsid w:val="002F7A47"/>
    <w:rsid w:val="002F7BF3"/>
    <w:rsid w:val="002F7D83"/>
    <w:rsid w:val="002F7D93"/>
    <w:rsid w:val="0030009F"/>
    <w:rsid w:val="003001B7"/>
    <w:rsid w:val="00300258"/>
    <w:rsid w:val="0030092A"/>
    <w:rsid w:val="00300A72"/>
    <w:rsid w:val="00300E73"/>
    <w:rsid w:val="00301044"/>
    <w:rsid w:val="003011A0"/>
    <w:rsid w:val="00301DF0"/>
    <w:rsid w:val="00301FDD"/>
    <w:rsid w:val="003020BD"/>
    <w:rsid w:val="00302277"/>
    <w:rsid w:val="00302288"/>
    <w:rsid w:val="003024B0"/>
    <w:rsid w:val="003024B7"/>
    <w:rsid w:val="003027DB"/>
    <w:rsid w:val="00302C6A"/>
    <w:rsid w:val="00302DE3"/>
    <w:rsid w:val="003030F9"/>
    <w:rsid w:val="0030362A"/>
    <w:rsid w:val="003038E0"/>
    <w:rsid w:val="0030398D"/>
    <w:rsid w:val="003039EF"/>
    <w:rsid w:val="00303B82"/>
    <w:rsid w:val="00303C1B"/>
    <w:rsid w:val="00303C7B"/>
    <w:rsid w:val="00303DC5"/>
    <w:rsid w:val="0030407D"/>
    <w:rsid w:val="00304209"/>
    <w:rsid w:val="00304259"/>
    <w:rsid w:val="00304340"/>
    <w:rsid w:val="003043A4"/>
    <w:rsid w:val="00304769"/>
    <w:rsid w:val="00304FFF"/>
    <w:rsid w:val="0030527E"/>
    <w:rsid w:val="003055CB"/>
    <w:rsid w:val="00305738"/>
    <w:rsid w:val="003057A8"/>
    <w:rsid w:val="00305A10"/>
    <w:rsid w:val="00305C59"/>
    <w:rsid w:val="00305D59"/>
    <w:rsid w:val="00306048"/>
    <w:rsid w:val="003061EA"/>
    <w:rsid w:val="00306290"/>
    <w:rsid w:val="003065F7"/>
    <w:rsid w:val="0030661A"/>
    <w:rsid w:val="0030695F"/>
    <w:rsid w:val="00306B42"/>
    <w:rsid w:val="00306C5C"/>
    <w:rsid w:val="00306E2C"/>
    <w:rsid w:val="00307273"/>
    <w:rsid w:val="0030784D"/>
    <w:rsid w:val="0030798F"/>
    <w:rsid w:val="00307B5A"/>
    <w:rsid w:val="0031015E"/>
    <w:rsid w:val="00310296"/>
    <w:rsid w:val="003106D1"/>
    <w:rsid w:val="003107C2"/>
    <w:rsid w:val="003109D4"/>
    <w:rsid w:val="00310A6A"/>
    <w:rsid w:val="00310E42"/>
    <w:rsid w:val="00310E44"/>
    <w:rsid w:val="00310F68"/>
    <w:rsid w:val="0031147C"/>
    <w:rsid w:val="003115F7"/>
    <w:rsid w:val="0031177D"/>
    <w:rsid w:val="00311BD3"/>
    <w:rsid w:val="00311DD2"/>
    <w:rsid w:val="00311EB0"/>
    <w:rsid w:val="00311FFB"/>
    <w:rsid w:val="003122C4"/>
    <w:rsid w:val="003125A7"/>
    <w:rsid w:val="00313472"/>
    <w:rsid w:val="00313846"/>
    <w:rsid w:val="00313A81"/>
    <w:rsid w:val="00313B34"/>
    <w:rsid w:val="00313BE8"/>
    <w:rsid w:val="003147A5"/>
    <w:rsid w:val="00314B45"/>
    <w:rsid w:val="00314D60"/>
    <w:rsid w:val="003155CC"/>
    <w:rsid w:val="00315872"/>
    <w:rsid w:val="00315ADA"/>
    <w:rsid w:val="00315B6F"/>
    <w:rsid w:val="00315C43"/>
    <w:rsid w:val="00315C4E"/>
    <w:rsid w:val="003160C0"/>
    <w:rsid w:val="00316476"/>
    <w:rsid w:val="003164E5"/>
    <w:rsid w:val="0031668C"/>
    <w:rsid w:val="0031678D"/>
    <w:rsid w:val="00316890"/>
    <w:rsid w:val="00316FB0"/>
    <w:rsid w:val="00316FC9"/>
    <w:rsid w:val="00317025"/>
    <w:rsid w:val="0031715A"/>
    <w:rsid w:val="003171C8"/>
    <w:rsid w:val="0031730F"/>
    <w:rsid w:val="003173AB"/>
    <w:rsid w:val="003174B4"/>
    <w:rsid w:val="0031751B"/>
    <w:rsid w:val="003175D6"/>
    <w:rsid w:val="0031784F"/>
    <w:rsid w:val="00317881"/>
    <w:rsid w:val="003179FD"/>
    <w:rsid w:val="00317C00"/>
    <w:rsid w:val="00317C55"/>
    <w:rsid w:val="00317FEC"/>
    <w:rsid w:val="00320044"/>
    <w:rsid w:val="0032007D"/>
    <w:rsid w:val="003201C1"/>
    <w:rsid w:val="003202AD"/>
    <w:rsid w:val="00320666"/>
    <w:rsid w:val="003209B7"/>
    <w:rsid w:val="00320DF2"/>
    <w:rsid w:val="00320E63"/>
    <w:rsid w:val="00321457"/>
    <w:rsid w:val="0032183A"/>
    <w:rsid w:val="00321E8B"/>
    <w:rsid w:val="003221C6"/>
    <w:rsid w:val="00322406"/>
    <w:rsid w:val="0032260E"/>
    <w:rsid w:val="0032291F"/>
    <w:rsid w:val="00322B55"/>
    <w:rsid w:val="00322E65"/>
    <w:rsid w:val="00323437"/>
    <w:rsid w:val="0032348D"/>
    <w:rsid w:val="003234CA"/>
    <w:rsid w:val="00323613"/>
    <w:rsid w:val="00323C80"/>
    <w:rsid w:val="00323D78"/>
    <w:rsid w:val="0032415A"/>
    <w:rsid w:val="00324525"/>
    <w:rsid w:val="0032476B"/>
    <w:rsid w:val="00324873"/>
    <w:rsid w:val="00324D7F"/>
    <w:rsid w:val="00324E58"/>
    <w:rsid w:val="003250AD"/>
    <w:rsid w:val="003252B7"/>
    <w:rsid w:val="003255C9"/>
    <w:rsid w:val="003255CA"/>
    <w:rsid w:val="00325787"/>
    <w:rsid w:val="00325AA5"/>
    <w:rsid w:val="00325BA4"/>
    <w:rsid w:val="00325FC5"/>
    <w:rsid w:val="00326350"/>
    <w:rsid w:val="00326472"/>
    <w:rsid w:val="00326589"/>
    <w:rsid w:val="00327284"/>
    <w:rsid w:val="0032735B"/>
    <w:rsid w:val="00327BDD"/>
    <w:rsid w:val="00327D3D"/>
    <w:rsid w:val="0033072B"/>
    <w:rsid w:val="00330863"/>
    <w:rsid w:val="00330A28"/>
    <w:rsid w:val="00330C85"/>
    <w:rsid w:val="00330E09"/>
    <w:rsid w:val="00331487"/>
    <w:rsid w:val="003314D8"/>
    <w:rsid w:val="003315F6"/>
    <w:rsid w:val="003316A1"/>
    <w:rsid w:val="00331AD5"/>
    <w:rsid w:val="00331BEE"/>
    <w:rsid w:val="00331FFA"/>
    <w:rsid w:val="0033211B"/>
    <w:rsid w:val="0033222E"/>
    <w:rsid w:val="003324B7"/>
    <w:rsid w:val="0033295F"/>
    <w:rsid w:val="003329A4"/>
    <w:rsid w:val="00332B6E"/>
    <w:rsid w:val="00332BD2"/>
    <w:rsid w:val="00333636"/>
    <w:rsid w:val="003336F0"/>
    <w:rsid w:val="003336FB"/>
    <w:rsid w:val="0033391A"/>
    <w:rsid w:val="003339BD"/>
    <w:rsid w:val="00333AB1"/>
    <w:rsid w:val="00333CDF"/>
    <w:rsid w:val="00333FF8"/>
    <w:rsid w:val="003340D9"/>
    <w:rsid w:val="0033444C"/>
    <w:rsid w:val="0033479E"/>
    <w:rsid w:val="00334918"/>
    <w:rsid w:val="00334D07"/>
    <w:rsid w:val="00335150"/>
    <w:rsid w:val="00335154"/>
    <w:rsid w:val="0033536E"/>
    <w:rsid w:val="003354D7"/>
    <w:rsid w:val="0033556F"/>
    <w:rsid w:val="0033584C"/>
    <w:rsid w:val="00335A0C"/>
    <w:rsid w:val="00335D96"/>
    <w:rsid w:val="00335E8B"/>
    <w:rsid w:val="0033635D"/>
    <w:rsid w:val="003364CC"/>
    <w:rsid w:val="003366A6"/>
    <w:rsid w:val="00336AEE"/>
    <w:rsid w:val="00336B96"/>
    <w:rsid w:val="00336CA4"/>
    <w:rsid w:val="00336DA1"/>
    <w:rsid w:val="0033712F"/>
    <w:rsid w:val="003375C3"/>
    <w:rsid w:val="00337622"/>
    <w:rsid w:val="00337768"/>
    <w:rsid w:val="00337AEC"/>
    <w:rsid w:val="00337F47"/>
    <w:rsid w:val="00337F7D"/>
    <w:rsid w:val="003401ED"/>
    <w:rsid w:val="00340781"/>
    <w:rsid w:val="00340A20"/>
    <w:rsid w:val="00340A96"/>
    <w:rsid w:val="00340E23"/>
    <w:rsid w:val="00340E5E"/>
    <w:rsid w:val="00341005"/>
    <w:rsid w:val="00341207"/>
    <w:rsid w:val="0034145C"/>
    <w:rsid w:val="003416D9"/>
    <w:rsid w:val="0034178C"/>
    <w:rsid w:val="003418EC"/>
    <w:rsid w:val="0034199B"/>
    <w:rsid w:val="00341D7C"/>
    <w:rsid w:val="00342156"/>
    <w:rsid w:val="003421CC"/>
    <w:rsid w:val="00342556"/>
    <w:rsid w:val="00342846"/>
    <w:rsid w:val="00343041"/>
    <w:rsid w:val="0034324F"/>
    <w:rsid w:val="0034342B"/>
    <w:rsid w:val="003436D8"/>
    <w:rsid w:val="003437CE"/>
    <w:rsid w:val="00343A13"/>
    <w:rsid w:val="00343BAD"/>
    <w:rsid w:val="00343CCA"/>
    <w:rsid w:val="00344542"/>
    <w:rsid w:val="00344790"/>
    <w:rsid w:val="0034481F"/>
    <w:rsid w:val="00344B62"/>
    <w:rsid w:val="00344EC0"/>
    <w:rsid w:val="00344F06"/>
    <w:rsid w:val="00344F5D"/>
    <w:rsid w:val="003453B2"/>
    <w:rsid w:val="003456CA"/>
    <w:rsid w:val="0034575E"/>
    <w:rsid w:val="00345E51"/>
    <w:rsid w:val="00345FF5"/>
    <w:rsid w:val="00346462"/>
    <w:rsid w:val="003466F6"/>
    <w:rsid w:val="003469D1"/>
    <w:rsid w:val="00346D8A"/>
    <w:rsid w:val="00346F20"/>
    <w:rsid w:val="00347028"/>
    <w:rsid w:val="003470C2"/>
    <w:rsid w:val="00347347"/>
    <w:rsid w:val="00347790"/>
    <w:rsid w:val="00347998"/>
    <w:rsid w:val="00347EFC"/>
    <w:rsid w:val="00347F8D"/>
    <w:rsid w:val="00347FAB"/>
    <w:rsid w:val="0035027B"/>
    <w:rsid w:val="003503CC"/>
    <w:rsid w:val="0035052A"/>
    <w:rsid w:val="0035056B"/>
    <w:rsid w:val="00350927"/>
    <w:rsid w:val="00350996"/>
    <w:rsid w:val="00350C6D"/>
    <w:rsid w:val="003511A9"/>
    <w:rsid w:val="00351266"/>
    <w:rsid w:val="003512CF"/>
    <w:rsid w:val="003518E9"/>
    <w:rsid w:val="00351AC2"/>
    <w:rsid w:val="0035213B"/>
    <w:rsid w:val="0035218D"/>
    <w:rsid w:val="0035223A"/>
    <w:rsid w:val="00352526"/>
    <w:rsid w:val="00352558"/>
    <w:rsid w:val="0035273E"/>
    <w:rsid w:val="00352936"/>
    <w:rsid w:val="003531C7"/>
    <w:rsid w:val="00353312"/>
    <w:rsid w:val="00353A23"/>
    <w:rsid w:val="00353CB0"/>
    <w:rsid w:val="00353F26"/>
    <w:rsid w:val="0035406A"/>
    <w:rsid w:val="00354326"/>
    <w:rsid w:val="0035489D"/>
    <w:rsid w:val="00354950"/>
    <w:rsid w:val="00354A3A"/>
    <w:rsid w:val="00354AF7"/>
    <w:rsid w:val="00354F0E"/>
    <w:rsid w:val="00355270"/>
    <w:rsid w:val="0035550C"/>
    <w:rsid w:val="003558FF"/>
    <w:rsid w:val="00355954"/>
    <w:rsid w:val="00355B1D"/>
    <w:rsid w:val="00355D08"/>
    <w:rsid w:val="00356039"/>
    <w:rsid w:val="003562EF"/>
    <w:rsid w:val="003564F2"/>
    <w:rsid w:val="00356510"/>
    <w:rsid w:val="00356527"/>
    <w:rsid w:val="003567A2"/>
    <w:rsid w:val="00356BB7"/>
    <w:rsid w:val="003571CD"/>
    <w:rsid w:val="00357544"/>
    <w:rsid w:val="0035786D"/>
    <w:rsid w:val="00357938"/>
    <w:rsid w:val="003579B7"/>
    <w:rsid w:val="00357C53"/>
    <w:rsid w:val="00357D78"/>
    <w:rsid w:val="00357F46"/>
    <w:rsid w:val="00361028"/>
    <w:rsid w:val="0036165F"/>
    <w:rsid w:val="00361728"/>
    <w:rsid w:val="0036189E"/>
    <w:rsid w:val="0036207B"/>
    <w:rsid w:val="003622A7"/>
    <w:rsid w:val="0036237E"/>
    <w:rsid w:val="00362677"/>
    <w:rsid w:val="00362855"/>
    <w:rsid w:val="00362948"/>
    <w:rsid w:val="00362C64"/>
    <w:rsid w:val="00362D59"/>
    <w:rsid w:val="003633DF"/>
    <w:rsid w:val="0036360C"/>
    <w:rsid w:val="003638CD"/>
    <w:rsid w:val="00363B0B"/>
    <w:rsid w:val="00363C6A"/>
    <w:rsid w:val="00363D15"/>
    <w:rsid w:val="00363D28"/>
    <w:rsid w:val="00363DBD"/>
    <w:rsid w:val="00364055"/>
    <w:rsid w:val="003640F7"/>
    <w:rsid w:val="003644BD"/>
    <w:rsid w:val="00364990"/>
    <w:rsid w:val="00364C2A"/>
    <w:rsid w:val="00364C42"/>
    <w:rsid w:val="00364D88"/>
    <w:rsid w:val="00364E1E"/>
    <w:rsid w:val="003650FF"/>
    <w:rsid w:val="0036517D"/>
    <w:rsid w:val="003652C5"/>
    <w:rsid w:val="00365385"/>
    <w:rsid w:val="00365683"/>
    <w:rsid w:val="00365BFC"/>
    <w:rsid w:val="00365FC2"/>
    <w:rsid w:val="00366095"/>
    <w:rsid w:val="003660B3"/>
    <w:rsid w:val="0036680C"/>
    <w:rsid w:val="0036685B"/>
    <w:rsid w:val="003669F4"/>
    <w:rsid w:val="003670B6"/>
    <w:rsid w:val="003673A0"/>
    <w:rsid w:val="00367508"/>
    <w:rsid w:val="00367806"/>
    <w:rsid w:val="003679F7"/>
    <w:rsid w:val="00367AD4"/>
    <w:rsid w:val="003700E8"/>
    <w:rsid w:val="003702F2"/>
    <w:rsid w:val="0037073E"/>
    <w:rsid w:val="003707A4"/>
    <w:rsid w:val="0037085B"/>
    <w:rsid w:val="00370C1D"/>
    <w:rsid w:val="00370FD1"/>
    <w:rsid w:val="003712F8"/>
    <w:rsid w:val="0037132E"/>
    <w:rsid w:val="003714D3"/>
    <w:rsid w:val="0037184F"/>
    <w:rsid w:val="00371B0D"/>
    <w:rsid w:val="00371B8F"/>
    <w:rsid w:val="00372198"/>
    <w:rsid w:val="003721DB"/>
    <w:rsid w:val="0037228D"/>
    <w:rsid w:val="003723DF"/>
    <w:rsid w:val="0037247E"/>
    <w:rsid w:val="00372A19"/>
    <w:rsid w:val="00372CE6"/>
    <w:rsid w:val="00372F33"/>
    <w:rsid w:val="00372FF7"/>
    <w:rsid w:val="0037309E"/>
    <w:rsid w:val="00373187"/>
    <w:rsid w:val="00373232"/>
    <w:rsid w:val="0037351F"/>
    <w:rsid w:val="00373787"/>
    <w:rsid w:val="0037391F"/>
    <w:rsid w:val="00374009"/>
    <w:rsid w:val="00374126"/>
    <w:rsid w:val="00374482"/>
    <w:rsid w:val="003744B9"/>
    <w:rsid w:val="003747AD"/>
    <w:rsid w:val="00374A28"/>
    <w:rsid w:val="00374CBE"/>
    <w:rsid w:val="00374DE3"/>
    <w:rsid w:val="003750DD"/>
    <w:rsid w:val="00375887"/>
    <w:rsid w:val="003758BF"/>
    <w:rsid w:val="003758CA"/>
    <w:rsid w:val="00375CC1"/>
    <w:rsid w:val="00375D52"/>
    <w:rsid w:val="00376100"/>
    <w:rsid w:val="003762C1"/>
    <w:rsid w:val="003764FF"/>
    <w:rsid w:val="00376683"/>
    <w:rsid w:val="00376A9C"/>
    <w:rsid w:val="00376DE1"/>
    <w:rsid w:val="003770A9"/>
    <w:rsid w:val="00377357"/>
    <w:rsid w:val="0037737A"/>
    <w:rsid w:val="003777AE"/>
    <w:rsid w:val="00377D60"/>
    <w:rsid w:val="00377DB6"/>
    <w:rsid w:val="00377E72"/>
    <w:rsid w:val="003801B9"/>
    <w:rsid w:val="003806E9"/>
    <w:rsid w:val="00380786"/>
    <w:rsid w:val="00380B68"/>
    <w:rsid w:val="00380B7C"/>
    <w:rsid w:val="00380D4B"/>
    <w:rsid w:val="00380F6A"/>
    <w:rsid w:val="003810DA"/>
    <w:rsid w:val="003811C1"/>
    <w:rsid w:val="0038120F"/>
    <w:rsid w:val="00381498"/>
    <w:rsid w:val="00381757"/>
    <w:rsid w:val="00381A47"/>
    <w:rsid w:val="00381AB1"/>
    <w:rsid w:val="00381D63"/>
    <w:rsid w:val="00381F20"/>
    <w:rsid w:val="00382748"/>
    <w:rsid w:val="0038281A"/>
    <w:rsid w:val="003828AD"/>
    <w:rsid w:val="003829A3"/>
    <w:rsid w:val="00382BBF"/>
    <w:rsid w:val="00382D11"/>
    <w:rsid w:val="0038316F"/>
    <w:rsid w:val="003831E3"/>
    <w:rsid w:val="0038348D"/>
    <w:rsid w:val="00383606"/>
    <w:rsid w:val="0038368E"/>
    <w:rsid w:val="00383AAE"/>
    <w:rsid w:val="00383E4E"/>
    <w:rsid w:val="00383E77"/>
    <w:rsid w:val="003840B4"/>
    <w:rsid w:val="003840D3"/>
    <w:rsid w:val="0038417E"/>
    <w:rsid w:val="00384331"/>
    <w:rsid w:val="0038466E"/>
    <w:rsid w:val="003847E4"/>
    <w:rsid w:val="0038492B"/>
    <w:rsid w:val="00384BB5"/>
    <w:rsid w:val="003850F4"/>
    <w:rsid w:val="003851FC"/>
    <w:rsid w:val="00385456"/>
    <w:rsid w:val="00385520"/>
    <w:rsid w:val="003858CC"/>
    <w:rsid w:val="00385BFD"/>
    <w:rsid w:val="00385DF5"/>
    <w:rsid w:val="00385F64"/>
    <w:rsid w:val="0038611F"/>
    <w:rsid w:val="00386971"/>
    <w:rsid w:val="00386989"/>
    <w:rsid w:val="00386F0C"/>
    <w:rsid w:val="00386F9A"/>
    <w:rsid w:val="00387166"/>
    <w:rsid w:val="00387287"/>
    <w:rsid w:val="00387376"/>
    <w:rsid w:val="00387486"/>
    <w:rsid w:val="003875A5"/>
    <w:rsid w:val="003875E8"/>
    <w:rsid w:val="00387C24"/>
    <w:rsid w:val="00387D0E"/>
    <w:rsid w:val="00387E71"/>
    <w:rsid w:val="00391046"/>
    <w:rsid w:val="00391231"/>
    <w:rsid w:val="00391336"/>
    <w:rsid w:val="0039139E"/>
    <w:rsid w:val="00391701"/>
    <w:rsid w:val="00391C06"/>
    <w:rsid w:val="00391DC2"/>
    <w:rsid w:val="00391F78"/>
    <w:rsid w:val="00392188"/>
    <w:rsid w:val="00392560"/>
    <w:rsid w:val="00392E99"/>
    <w:rsid w:val="00393241"/>
    <w:rsid w:val="00393350"/>
    <w:rsid w:val="003942EE"/>
    <w:rsid w:val="003949C6"/>
    <w:rsid w:val="00394C21"/>
    <w:rsid w:val="00395025"/>
    <w:rsid w:val="0039516A"/>
    <w:rsid w:val="0039547D"/>
    <w:rsid w:val="003954AC"/>
    <w:rsid w:val="00395A85"/>
    <w:rsid w:val="00395CA9"/>
    <w:rsid w:val="00396117"/>
    <w:rsid w:val="0039626C"/>
    <w:rsid w:val="003963B5"/>
    <w:rsid w:val="00396601"/>
    <w:rsid w:val="003967DE"/>
    <w:rsid w:val="00396EB2"/>
    <w:rsid w:val="003970BC"/>
    <w:rsid w:val="003977F6"/>
    <w:rsid w:val="0039782D"/>
    <w:rsid w:val="0039788B"/>
    <w:rsid w:val="00397AAF"/>
    <w:rsid w:val="00397DE6"/>
    <w:rsid w:val="00397EA0"/>
    <w:rsid w:val="003A0114"/>
    <w:rsid w:val="003A01F2"/>
    <w:rsid w:val="003A03A5"/>
    <w:rsid w:val="003A08D6"/>
    <w:rsid w:val="003A09DA"/>
    <w:rsid w:val="003A0A79"/>
    <w:rsid w:val="003A0FAF"/>
    <w:rsid w:val="003A102F"/>
    <w:rsid w:val="003A11EA"/>
    <w:rsid w:val="003A158E"/>
    <w:rsid w:val="003A171F"/>
    <w:rsid w:val="003A1BE9"/>
    <w:rsid w:val="003A1C82"/>
    <w:rsid w:val="003A1C9A"/>
    <w:rsid w:val="003A2234"/>
    <w:rsid w:val="003A238E"/>
    <w:rsid w:val="003A274B"/>
    <w:rsid w:val="003A2789"/>
    <w:rsid w:val="003A2BE7"/>
    <w:rsid w:val="003A2C7D"/>
    <w:rsid w:val="003A3087"/>
    <w:rsid w:val="003A3228"/>
    <w:rsid w:val="003A3403"/>
    <w:rsid w:val="003A4074"/>
    <w:rsid w:val="003A4205"/>
    <w:rsid w:val="003A42EA"/>
    <w:rsid w:val="003A466E"/>
    <w:rsid w:val="003A46A8"/>
    <w:rsid w:val="003A4AAB"/>
    <w:rsid w:val="003A4B12"/>
    <w:rsid w:val="003A4C6D"/>
    <w:rsid w:val="003A5012"/>
    <w:rsid w:val="003A5219"/>
    <w:rsid w:val="003A5299"/>
    <w:rsid w:val="003A52BB"/>
    <w:rsid w:val="003A5372"/>
    <w:rsid w:val="003A54A5"/>
    <w:rsid w:val="003A55F7"/>
    <w:rsid w:val="003A592A"/>
    <w:rsid w:val="003A5B9D"/>
    <w:rsid w:val="003A5D57"/>
    <w:rsid w:val="003A5DBA"/>
    <w:rsid w:val="003A63EF"/>
    <w:rsid w:val="003A65E2"/>
    <w:rsid w:val="003A68B4"/>
    <w:rsid w:val="003A6FFD"/>
    <w:rsid w:val="003A70F8"/>
    <w:rsid w:val="003A72F0"/>
    <w:rsid w:val="003A75B6"/>
    <w:rsid w:val="003A77C8"/>
    <w:rsid w:val="003A790A"/>
    <w:rsid w:val="003A7F91"/>
    <w:rsid w:val="003B0440"/>
    <w:rsid w:val="003B06D2"/>
    <w:rsid w:val="003B0971"/>
    <w:rsid w:val="003B0AE6"/>
    <w:rsid w:val="003B0B3E"/>
    <w:rsid w:val="003B0E68"/>
    <w:rsid w:val="003B10A4"/>
    <w:rsid w:val="003B11C3"/>
    <w:rsid w:val="003B13BF"/>
    <w:rsid w:val="003B17C5"/>
    <w:rsid w:val="003B1B69"/>
    <w:rsid w:val="003B1E9C"/>
    <w:rsid w:val="003B1EB0"/>
    <w:rsid w:val="003B215C"/>
    <w:rsid w:val="003B21CA"/>
    <w:rsid w:val="003B2233"/>
    <w:rsid w:val="003B2905"/>
    <w:rsid w:val="003B29A9"/>
    <w:rsid w:val="003B2A79"/>
    <w:rsid w:val="003B32FC"/>
    <w:rsid w:val="003B346A"/>
    <w:rsid w:val="003B385B"/>
    <w:rsid w:val="003B396B"/>
    <w:rsid w:val="003B42F0"/>
    <w:rsid w:val="003B4345"/>
    <w:rsid w:val="003B45DC"/>
    <w:rsid w:val="003B45E9"/>
    <w:rsid w:val="003B49A3"/>
    <w:rsid w:val="003B4B9C"/>
    <w:rsid w:val="003B4C19"/>
    <w:rsid w:val="003B4C98"/>
    <w:rsid w:val="003B4DEC"/>
    <w:rsid w:val="003B50AC"/>
    <w:rsid w:val="003B52CD"/>
    <w:rsid w:val="003B54FD"/>
    <w:rsid w:val="003B573E"/>
    <w:rsid w:val="003B5A5B"/>
    <w:rsid w:val="003B5C2D"/>
    <w:rsid w:val="003B5C81"/>
    <w:rsid w:val="003B6162"/>
    <w:rsid w:val="003B62FC"/>
    <w:rsid w:val="003B6502"/>
    <w:rsid w:val="003B6528"/>
    <w:rsid w:val="003B6735"/>
    <w:rsid w:val="003B68DF"/>
    <w:rsid w:val="003B68E3"/>
    <w:rsid w:val="003B6A7B"/>
    <w:rsid w:val="003B6B28"/>
    <w:rsid w:val="003B760D"/>
    <w:rsid w:val="003B7A89"/>
    <w:rsid w:val="003B7B1E"/>
    <w:rsid w:val="003B7C08"/>
    <w:rsid w:val="003C0371"/>
    <w:rsid w:val="003C0423"/>
    <w:rsid w:val="003C0446"/>
    <w:rsid w:val="003C0568"/>
    <w:rsid w:val="003C0C73"/>
    <w:rsid w:val="003C0EA7"/>
    <w:rsid w:val="003C0F94"/>
    <w:rsid w:val="003C1046"/>
    <w:rsid w:val="003C120B"/>
    <w:rsid w:val="003C1501"/>
    <w:rsid w:val="003C1611"/>
    <w:rsid w:val="003C163A"/>
    <w:rsid w:val="003C1C76"/>
    <w:rsid w:val="003C1F2C"/>
    <w:rsid w:val="003C20FA"/>
    <w:rsid w:val="003C2127"/>
    <w:rsid w:val="003C2386"/>
    <w:rsid w:val="003C23F6"/>
    <w:rsid w:val="003C2582"/>
    <w:rsid w:val="003C25B6"/>
    <w:rsid w:val="003C2885"/>
    <w:rsid w:val="003C290D"/>
    <w:rsid w:val="003C2B7E"/>
    <w:rsid w:val="003C2BF3"/>
    <w:rsid w:val="003C2C9D"/>
    <w:rsid w:val="003C2D10"/>
    <w:rsid w:val="003C2D66"/>
    <w:rsid w:val="003C2F90"/>
    <w:rsid w:val="003C3B22"/>
    <w:rsid w:val="003C3E2F"/>
    <w:rsid w:val="003C42D3"/>
    <w:rsid w:val="003C4791"/>
    <w:rsid w:val="003C4A47"/>
    <w:rsid w:val="003C4B11"/>
    <w:rsid w:val="003C4FE3"/>
    <w:rsid w:val="003C500C"/>
    <w:rsid w:val="003C5347"/>
    <w:rsid w:val="003C5620"/>
    <w:rsid w:val="003C586A"/>
    <w:rsid w:val="003C5AB9"/>
    <w:rsid w:val="003C5EC0"/>
    <w:rsid w:val="003C5F35"/>
    <w:rsid w:val="003C608A"/>
    <w:rsid w:val="003C624F"/>
    <w:rsid w:val="003C62C5"/>
    <w:rsid w:val="003C6499"/>
    <w:rsid w:val="003C64D3"/>
    <w:rsid w:val="003C6504"/>
    <w:rsid w:val="003C681C"/>
    <w:rsid w:val="003C69F5"/>
    <w:rsid w:val="003C6AB4"/>
    <w:rsid w:val="003C7435"/>
    <w:rsid w:val="003C7597"/>
    <w:rsid w:val="003C7C1A"/>
    <w:rsid w:val="003C7EAF"/>
    <w:rsid w:val="003D0289"/>
    <w:rsid w:val="003D0AE8"/>
    <w:rsid w:val="003D227B"/>
    <w:rsid w:val="003D2C23"/>
    <w:rsid w:val="003D2D7E"/>
    <w:rsid w:val="003D3E2D"/>
    <w:rsid w:val="003D4144"/>
    <w:rsid w:val="003D445B"/>
    <w:rsid w:val="003D461A"/>
    <w:rsid w:val="003D4868"/>
    <w:rsid w:val="003D4903"/>
    <w:rsid w:val="003D4A6D"/>
    <w:rsid w:val="003D5156"/>
    <w:rsid w:val="003D53D6"/>
    <w:rsid w:val="003D5B3A"/>
    <w:rsid w:val="003D5B9E"/>
    <w:rsid w:val="003D5BAA"/>
    <w:rsid w:val="003D642E"/>
    <w:rsid w:val="003D654B"/>
    <w:rsid w:val="003D66AA"/>
    <w:rsid w:val="003D6A2E"/>
    <w:rsid w:val="003D6AD1"/>
    <w:rsid w:val="003D6C8A"/>
    <w:rsid w:val="003D6E31"/>
    <w:rsid w:val="003D6FE3"/>
    <w:rsid w:val="003D7521"/>
    <w:rsid w:val="003D758F"/>
    <w:rsid w:val="003D7601"/>
    <w:rsid w:val="003D77D8"/>
    <w:rsid w:val="003D7DA2"/>
    <w:rsid w:val="003E0327"/>
    <w:rsid w:val="003E03CE"/>
    <w:rsid w:val="003E04D9"/>
    <w:rsid w:val="003E0CDB"/>
    <w:rsid w:val="003E0E2C"/>
    <w:rsid w:val="003E0F17"/>
    <w:rsid w:val="003E10AE"/>
    <w:rsid w:val="003E124E"/>
    <w:rsid w:val="003E15B4"/>
    <w:rsid w:val="003E1896"/>
    <w:rsid w:val="003E1954"/>
    <w:rsid w:val="003E1A69"/>
    <w:rsid w:val="003E1ABC"/>
    <w:rsid w:val="003E1C96"/>
    <w:rsid w:val="003E1CBA"/>
    <w:rsid w:val="003E1F71"/>
    <w:rsid w:val="003E2279"/>
    <w:rsid w:val="003E266B"/>
    <w:rsid w:val="003E2844"/>
    <w:rsid w:val="003E29DE"/>
    <w:rsid w:val="003E2B56"/>
    <w:rsid w:val="003E3ABA"/>
    <w:rsid w:val="003E407D"/>
    <w:rsid w:val="003E40F8"/>
    <w:rsid w:val="003E43DD"/>
    <w:rsid w:val="003E455D"/>
    <w:rsid w:val="003E45F2"/>
    <w:rsid w:val="003E4B9D"/>
    <w:rsid w:val="003E4C11"/>
    <w:rsid w:val="003E4C79"/>
    <w:rsid w:val="003E55A2"/>
    <w:rsid w:val="003E5768"/>
    <w:rsid w:val="003E596F"/>
    <w:rsid w:val="003E5B2E"/>
    <w:rsid w:val="003E5C8B"/>
    <w:rsid w:val="003E6089"/>
    <w:rsid w:val="003E612D"/>
    <w:rsid w:val="003E6852"/>
    <w:rsid w:val="003E6E67"/>
    <w:rsid w:val="003E7315"/>
    <w:rsid w:val="003E7392"/>
    <w:rsid w:val="003E73EB"/>
    <w:rsid w:val="003E74DF"/>
    <w:rsid w:val="003E785A"/>
    <w:rsid w:val="003E7860"/>
    <w:rsid w:val="003E7D66"/>
    <w:rsid w:val="003E7D93"/>
    <w:rsid w:val="003E7E3D"/>
    <w:rsid w:val="003F0390"/>
    <w:rsid w:val="003F03FE"/>
    <w:rsid w:val="003F05CA"/>
    <w:rsid w:val="003F0771"/>
    <w:rsid w:val="003F0C30"/>
    <w:rsid w:val="003F0CC8"/>
    <w:rsid w:val="003F0F21"/>
    <w:rsid w:val="003F1173"/>
    <w:rsid w:val="003F1175"/>
    <w:rsid w:val="003F123E"/>
    <w:rsid w:val="003F13B3"/>
    <w:rsid w:val="003F144E"/>
    <w:rsid w:val="003F15AF"/>
    <w:rsid w:val="003F1660"/>
    <w:rsid w:val="003F22CA"/>
    <w:rsid w:val="003F2425"/>
    <w:rsid w:val="003F2678"/>
    <w:rsid w:val="003F27D9"/>
    <w:rsid w:val="003F2900"/>
    <w:rsid w:val="003F2D3D"/>
    <w:rsid w:val="003F2EF8"/>
    <w:rsid w:val="003F2F54"/>
    <w:rsid w:val="003F3430"/>
    <w:rsid w:val="003F354C"/>
    <w:rsid w:val="003F37F9"/>
    <w:rsid w:val="003F3AE0"/>
    <w:rsid w:val="003F3B61"/>
    <w:rsid w:val="003F3BC5"/>
    <w:rsid w:val="003F3E7C"/>
    <w:rsid w:val="003F468A"/>
    <w:rsid w:val="003F492C"/>
    <w:rsid w:val="003F5615"/>
    <w:rsid w:val="003F56A9"/>
    <w:rsid w:val="003F5C14"/>
    <w:rsid w:val="003F60B8"/>
    <w:rsid w:val="003F6443"/>
    <w:rsid w:val="003F6490"/>
    <w:rsid w:val="003F6F9C"/>
    <w:rsid w:val="003F6FA9"/>
    <w:rsid w:val="003F709E"/>
    <w:rsid w:val="003F7121"/>
    <w:rsid w:val="003F7169"/>
    <w:rsid w:val="003F72A1"/>
    <w:rsid w:val="003F77BC"/>
    <w:rsid w:val="003F786D"/>
    <w:rsid w:val="003F78AD"/>
    <w:rsid w:val="003F7A29"/>
    <w:rsid w:val="003F7A38"/>
    <w:rsid w:val="003F7D6D"/>
    <w:rsid w:val="00400132"/>
    <w:rsid w:val="0040014B"/>
    <w:rsid w:val="00400171"/>
    <w:rsid w:val="004001DD"/>
    <w:rsid w:val="004002DB"/>
    <w:rsid w:val="004003A9"/>
    <w:rsid w:val="004004AC"/>
    <w:rsid w:val="0040059C"/>
    <w:rsid w:val="00400802"/>
    <w:rsid w:val="00400B22"/>
    <w:rsid w:val="00400E97"/>
    <w:rsid w:val="00400EC8"/>
    <w:rsid w:val="0040122B"/>
    <w:rsid w:val="00401AF0"/>
    <w:rsid w:val="00401B58"/>
    <w:rsid w:val="00401CC7"/>
    <w:rsid w:val="00401F01"/>
    <w:rsid w:val="004022C6"/>
    <w:rsid w:val="004024C9"/>
    <w:rsid w:val="0040253E"/>
    <w:rsid w:val="00402743"/>
    <w:rsid w:val="004028D4"/>
    <w:rsid w:val="00402AA1"/>
    <w:rsid w:val="00402E3C"/>
    <w:rsid w:val="004039A8"/>
    <w:rsid w:val="00403C0E"/>
    <w:rsid w:val="00403EA8"/>
    <w:rsid w:val="0040413F"/>
    <w:rsid w:val="00404619"/>
    <w:rsid w:val="004049A3"/>
    <w:rsid w:val="00404D1F"/>
    <w:rsid w:val="00404EB4"/>
    <w:rsid w:val="00404F49"/>
    <w:rsid w:val="004050B6"/>
    <w:rsid w:val="00405188"/>
    <w:rsid w:val="0040529B"/>
    <w:rsid w:val="0040588B"/>
    <w:rsid w:val="00405DCD"/>
    <w:rsid w:val="00405E60"/>
    <w:rsid w:val="00406085"/>
    <w:rsid w:val="0040640E"/>
    <w:rsid w:val="00406452"/>
    <w:rsid w:val="00406578"/>
    <w:rsid w:val="00406995"/>
    <w:rsid w:val="00406BFF"/>
    <w:rsid w:val="00406CA5"/>
    <w:rsid w:val="00406F5F"/>
    <w:rsid w:val="00407483"/>
    <w:rsid w:val="00407586"/>
    <w:rsid w:val="0040793A"/>
    <w:rsid w:val="00407B36"/>
    <w:rsid w:val="00407C7F"/>
    <w:rsid w:val="00407CE5"/>
    <w:rsid w:val="00407DF8"/>
    <w:rsid w:val="00410429"/>
    <w:rsid w:val="004104CD"/>
    <w:rsid w:val="00410872"/>
    <w:rsid w:val="00410D1A"/>
    <w:rsid w:val="00410E7B"/>
    <w:rsid w:val="0041108A"/>
    <w:rsid w:val="004112F2"/>
    <w:rsid w:val="004113D4"/>
    <w:rsid w:val="00411516"/>
    <w:rsid w:val="00411D2C"/>
    <w:rsid w:val="00411F4F"/>
    <w:rsid w:val="004123E5"/>
    <w:rsid w:val="00412A28"/>
    <w:rsid w:val="00412BF9"/>
    <w:rsid w:val="0041323A"/>
    <w:rsid w:val="0041342D"/>
    <w:rsid w:val="00414949"/>
    <w:rsid w:val="00414B3B"/>
    <w:rsid w:val="00414EBD"/>
    <w:rsid w:val="00414FD3"/>
    <w:rsid w:val="004156F1"/>
    <w:rsid w:val="00415C0B"/>
    <w:rsid w:val="00415C7C"/>
    <w:rsid w:val="00415D1F"/>
    <w:rsid w:val="00415EA0"/>
    <w:rsid w:val="0041620B"/>
    <w:rsid w:val="004162B1"/>
    <w:rsid w:val="004165DC"/>
    <w:rsid w:val="00416AEF"/>
    <w:rsid w:val="00416B45"/>
    <w:rsid w:val="00416D14"/>
    <w:rsid w:val="0041701A"/>
    <w:rsid w:val="004174BA"/>
    <w:rsid w:val="0041768D"/>
    <w:rsid w:val="00417AEF"/>
    <w:rsid w:val="00417B1D"/>
    <w:rsid w:val="00417C3C"/>
    <w:rsid w:val="00417D9F"/>
    <w:rsid w:val="004201DD"/>
    <w:rsid w:val="004205E1"/>
    <w:rsid w:val="004209B7"/>
    <w:rsid w:val="004211A1"/>
    <w:rsid w:val="004213D9"/>
    <w:rsid w:val="0042197D"/>
    <w:rsid w:val="00421D1B"/>
    <w:rsid w:val="00421D27"/>
    <w:rsid w:val="00421DC3"/>
    <w:rsid w:val="00421E4E"/>
    <w:rsid w:val="00421EDA"/>
    <w:rsid w:val="00421FD8"/>
    <w:rsid w:val="00422057"/>
    <w:rsid w:val="00422193"/>
    <w:rsid w:val="0042237F"/>
    <w:rsid w:val="00422C43"/>
    <w:rsid w:val="00422D9E"/>
    <w:rsid w:val="00423735"/>
    <w:rsid w:val="00423D8E"/>
    <w:rsid w:val="00423EAD"/>
    <w:rsid w:val="00423F5D"/>
    <w:rsid w:val="00424365"/>
    <w:rsid w:val="0042436E"/>
    <w:rsid w:val="00424483"/>
    <w:rsid w:val="00424579"/>
    <w:rsid w:val="004248E2"/>
    <w:rsid w:val="00424D09"/>
    <w:rsid w:val="00424E8C"/>
    <w:rsid w:val="0042562F"/>
    <w:rsid w:val="00425CA7"/>
    <w:rsid w:val="0042636E"/>
    <w:rsid w:val="004268C3"/>
    <w:rsid w:val="00426A97"/>
    <w:rsid w:val="00426AA2"/>
    <w:rsid w:val="00426EEB"/>
    <w:rsid w:val="00426F66"/>
    <w:rsid w:val="00427240"/>
    <w:rsid w:val="004273F2"/>
    <w:rsid w:val="00427610"/>
    <w:rsid w:val="004300A2"/>
    <w:rsid w:val="004303EC"/>
    <w:rsid w:val="004304F5"/>
    <w:rsid w:val="004305E4"/>
    <w:rsid w:val="00430661"/>
    <w:rsid w:val="004309FA"/>
    <w:rsid w:val="00430AE5"/>
    <w:rsid w:val="00430D70"/>
    <w:rsid w:val="00430E57"/>
    <w:rsid w:val="00430F9D"/>
    <w:rsid w:val="0043121A"/>
    <w:rsid w:val="0043130C"/>
    <w:rsid w:val="004314DD"/>
    <w:rsid w:val="0043158F"/>
    <w:rsid w:val="004316DE"/>
    <w:rsid w:val="00431D59"/>
    <w:rsid w:val="00431DCA"/>
    <w:rsid w:val="004326FE"/>
    <w:rsid w:val="00432D24"/>
    <w:rsid w:val="004336BD"/>
    <w:rsid w:val="00433732"/>
    <w:rsid w:val="00433816"/>
    <w:rsid w:val="00433AE5"/>
    <w:rsid w:val="00433E74"/>
    <w:rsid w:val="004341C8"/>
    <w:rsid w:val="00434285"/>
    <w:rsid w:val="0043446D"/>
    <w:rsid w:val="00434C02"/>
    <w:rsid w:val="00434E3D"/>
    <w:rsid w:val="0043514A"/>
    <w:rsid w:val="004358DB"/>
    <w:rsid w:val="00435B9A"/>
    <w:rsid w:val="00435F65"/>
    <w:rsid w:val="0043623C"/>
    <w:rsid w:val="0043628A"/>
    <w:rsid w:val="0043644E"/>
    <w:rsid w:val="0043669F"/>
    <w:rsid w:val="0043692A"/>
    <w:rsid w:val="00436C87"/>
    <w:rsid w:val="0043725B"/>
    <w:rsid w:val="00437834"/>
    <w:rsid w:val="004378B8"/>
    <w:rsid w:val="00437950"/>
    <w:rsid w:val="00437AC4"/>
    <w:rsid w:val="00437C2C"/>
    <w:rsid w:val="0044022F"/>
    <w:rsid w:val="004405FA"/>
    <w:rsid w:val="00440705"/>
    <w:rsid w:val="0044077A"/>
    <w:rsid w:val="00440893"/>
    <w:rsid w:val="00440918"/>
    <w:rsid w:val="00440AD9"/>
    <w:rsid w:val="004410FE"/>
    <w:rsid w:val="00441220"/>
    <w:rsid w:val="0044123F"/>
    <w:rsid w:val="004414EB"/>
    <w:rsid w:val="004416CB"/>
    <w:rsid w:val="00441749"/>
    <w:rsid w:val="00441802"/>
    <w:rsid w:val="00441F64"/>
    <w:rsid w:val="00441FB8"/>
    <w:rsid w:val="004421E1"/>
    <w:rsid w:val="0044229E"/>
    <w:rsid w:val="0044266A"/>
    <w:rsid w:val="00442A32"/>
    <w:rsid w:val="00442E1A"/>
    <w:rsid w:val="00442E8C"/>
    <w:rsid w:val="00443046"/>
    <w:rsid w:val="00443360"/>
    <w:rsid w:val="00443AAA"/>
    <w:rsid w:val="00443BAA"/>
    <w:rsid w:val="00443E42"/>
    <w:rsid w:val="004440C2"/>
    <w:rsid w:val="004442F6"/>
    <w:rsid w:val="00444597"/>
    <w:rsid w:val="0044466B"/>
    <w:rsid w:val="00444A3E"/>
    <w:rsid w:val="00444A7F"/>
    <w:rsid w:val="00444BB0"/>
    <w:rsid w:val="00445633"/>
    <w:rsid w:val="00445A4A"/>
    <w:rsid w:val="00445C35"/>
    <w:rsid w:val="00445DBA"/>
    <w:rsid w:val="00445E34"/>
    <w:rsid w:val="00445F1F"/>
    <w:rsid w:val="00445F60"/>
    <w:rsid w:val="0044609E"/>
    <w:rsid w:val="004463B6"/>
    <w:rsid w:val="004464B0"/>
    <w:rsid w:val="004466C3"/>
    <w:rsid w:val="00446D08"/>
    <w:rsid w:val="00446D7A"/>
    <w:rsid w:val="00446F71"/>
    <w:rsid w:val="00447057"/>
    <w:rsid w:val="004470DE"/>
    <w:rsid w:val="0044712D"/>
    <w:rsid w:val="00447610"/>
    <w:rsid w:val="004476DC"/>
    <w:rsid w:val="0044777E"/>
    <w:rsid w:val="00447A11"/>
    <w:rsid w:val="00447ED9"/>
    <w:rsid w:val="004501B9"/>
    <w:rsid w:val="00450470"/>
    <w:rsid w:val="00450604"/>
    <w:rsid w:val="004506A4"/>
    <w:rsid w:val="00450A7C"/>
    <w:rsid w:val="0045116A"/>
    <w:rsid w:val="00451531"/>
    <w:rsid w:val="00451696"/>
    <w:rsid w:val="0045185A"/>
    <w:rsid w:val="00451F33"/>
    <w:rsid w:val="00452144"/>
    <w:rsid w:val="00452195"/>
    <w:rsid w:val="00452332"/>
    <w:rsid w:val="00452353"/>
    <w:rsid w:val="00452926"/>
    <w:rsid w:val="0045293F"/>
    <w:rsid w:val="00452966"/>
    <w:rsid w:val="00452C67"/>
    <w:rsid w:val="00452CDF"/>
    <w:rsid w:val="00453452"/>
    <w:rsid w:val="004534B2"/>
    <w:rsid w:val="00453699"/>
    <w:rsid w:val="00453814"/>
    <w:rsid w:val="00453A3C"/>
    <w:rsid w:val="00453D4C"/>
    <w:rsid w:val="004541AC"/>
    <w:rsid w:val="00454254"/>
    <w:rsid w:val="0045435C"/>
    <w:rsid w:val="00454662"/>
    <w:rsid w:val="004546F5"/>
    <w:rsid w:val="004547F9"/>
    <w:rsid w:val="00454932"/>
    <w:rsid w:val="00454A59"/>
    <w:rsid w:val="00454CF7"/>
    <w:rsid w:val="00454D3E"/>
    <w:rsid w:val="00455106"/>
    <w:rsid w:val="004551F4"/>
    <w:rsid w:val="0045549B"/>
    <w:rsid w:val="004556B4"/>
    <w:rsid w:val="0045573C"/>
    <w:rsid w:val="004558BD"/>
    <w:rsid w:val="00456028"/>
    <w:rsid w:val="0045673F"/>
    <w:rsid w:val="004567DA"/>
    <w:rsid w:val="00456C0F"/>
    <w:rsid w:val="0045724E"/>
    <w:rsid w:val="0045750B"/>
    <w:rsid w:val="0045763B"/>
    <w:rsid w:val="004577B0"/>
    <w:rsid w:val="004601A6"/>
    <w:rsid w:val="004602F7"/>
    <w:rsid w:val="00460DB4"/>
    <w:rsid w:val="004612EE"/>
    <w:rsid w:val="00461640"/>
    <w:rsid w:val="0046169D"/>
    <w:rsid w:val="004617EE"/>
    <w:rsid w:val="00461D61"/>
    <w:rsid w:val="00461ECA"/>
    <w:rsid w:val="004620D0"/>
    <w:rsid w:val="00462A23"/>
    <w:rsid w:val="00462A2B"/>
    <w:rsid w:val="00462AA0"/>
    <w:rsid w:val="00462C3E"/>
    <w:rsid w:val="00462E60"/>
    <w:rsid w:val="00463248"/>
    <w:rsid w:val="00463435"/>
    <w:rsid w:val="00463496"/>
    <w:rsid w:val="004634A9"/>
    <w:rsid w:val="00463705"/>
    <w:rsid w:val="00463D5B"/>
    <w:rsid w:val="00463DDF"/>
    <w:rsid w:val="00463F8A"/>
    <w:rsid w:val="004642CD"/>
    <w:rsid w:val="004643D6"/>
    <w:rsid w:val="004644B9"/>
    <w:rsid w:val="0046450D"/>
    <w:rsid w:val="00464766"/>
    <w:rsid w:val="0046476B"/>
    <w:rsid w:val="00464D42"/>
    <w:rsid w:val="00464FA5"/>
    <w:rsid w:val="0046500E"/>
    <w:rsid w:val="0046544E"/>
    <w:rsid w:val="004655B3"/>
    <w:rsid w:val="004655B5"/>
    <w:rsid w:val="0046565B"/>
    <w:rsid w:val="0046577E"/>
    <w:rsid w:val="00465A54"/>
    <w:rsid w:val="00465AE6"/>
    <w:rsid w:val="00465F2D"/>
    <w:rsid w:val="00466184"/>
    <w:rsid w:val="00466334"/>
    <w:rsid w:val="00466632"/>
    <w:rsid w:val="004666D8"/>
    <w:rsid w:val="004669B2"/>
    <w:rsid w:val="00466A80"/>
    <w:rsid w:val="0046717A"/>
    <w:rsid w:val="0046717C"/>
    <w:rsid w:val="0046733E"/>
    <w:rsid w:val="004673D9"/>
    <w:rsid w:val="00467667"/>
    <w:rsid w:val="00467926"/>
    <w:rsid w:val="00467A74"/>
    <w:rsid w:val="00467BF4"/>
    <w:rsid w:val="00467F61"/>
    <w:rsid w:val="00470033"/>
    <w:rsid w:val="004700A2"/>
    <w:rsid w:val="004700DB"/>
    <w:rsid w:val="0047010E"/>
    <w:rsid w:val="00470442"/>
    <w:rsid w:val="00470E9A"/>
    <w:rsid w:val="0047136E"/>
    <w:rsid w:val="004715F3"/>
    <w:rsid w:val="00471A18"/>
    <w:rsid w:val="00471C19"/>
    <w:rsid w:val="00471FCA"/>
    <w:rsid w:val="0047203B"/>
    <w:rsid w:val="0047214D"/>
    <w:rsid w:val="004723D1"/>
    <w:rsid w:val="0047242D"/>
    <w:rsid w:val="00472675"/>
    <w:rsid w:val="00472770"/>
    <w:rsid w:val="00472782"/>
    <w:rsid w:val="0047285B"/>
    <w:rsid w:val="00472880"/>
    <w:rsid w:val="00472968"/>
    <w:rsid w:val="00472ACC"/>
    <w:rsid w:val="00472F5D"/>
    <w:rsid w:val="004731BC"/>
    <w:rsid w:val="00473556"/>
    <w:rsid w:val="0047394A"/>
    <w:rsid w:val="004743C2"/>
    <w:rsid w:val="00474554"/>
    <w:rsid w:val="00474A34"/>
    <w:rsid w:val="0047541A"/>
    <w:rsid w:val="00475432"/>
    <w:rsid w:val="004755C0"/>
    <w:rsid w:val="00475907"/>
    <w:rsid w:val="0047620B"/>
    <w:rsid w:val="004763E0"/>
    <w:rsid w:val="004766CF"/>
    <w:rsid w:val="0047682D"/>
    <w:rsid w:val="00476DB6"/>
    <w:rsid w:val="00477011"/>
    <w:rsid w:val="00477137"/>
    <w:rsid w:val="004773E3"/>
    <w:rsid w:val="004777AD"/>
    <w:rsid w:val="00477E70"/>
    <w:rsid w:val="0048017B"/>
    <w:rsid w:val="00480204"/>
    <w:rsid w:val="00480719"/>
    <w:rsid w:val="00480B1E"/>
    <w:rsid w:val="00480EAD"/>
    <w:rsid w:val="00481812"/>
    <w:rsid w:val="00481DC0"/>
    <w:rsid w:val="00481FE1"/>
    <w:rsid w:val="00482271"/>
    <w:rsid w:val="00482804"/>
    <w:rsid w:val="00482B02"/>
    <w:rsid w:val="0048328F"/>
    <w:rsid w:val="00483320"/>
    <w:rsid w:val="00483371"/>
    <w:rsid w:val="00483987"/>
    <w:rsid w:val="00483A16"/>
    <w:rsid w:val="00483A63"/>
    <w:rsid w:val="00483D48"/>
    <w:rsid w:val="00483FA3"/>
    <w:rsid w:val="00483FCB"/>
    <w:rsid w:val="0048445D"/>
    <w:rsid w:val="00484A2E"/>
    <w:rsid w:val="00484B9D"/>
    <w:rsid w:val="00484BC6"/>
    <w:rsid w:val="00484D0C"/>
    <w:rsid w:val="00485121"/>
    <w:rsid w:val="0048528B"/>
    <w:rsid w:val="004852A6"/>
    <w:rsid w:val="0048540A"/>
    <w:rsid w:val="0048545C"/>
    <w:rsid w:val="004854E9"/>
    <w:rsid w:val="004855BD"/>
    <w:rsid w:val="00485715"/>
    <w:rsid w:val="004859B2"/>
    <w:rsid w:val="00485D9F"/>
    <w:rsid w:val="00485E6A"/>
    <w:rsid w:val="0048603C"/>
    <w:rsid w:val="004863AE"/>
    <w:rsid w:val="004863C3"/>
    <w:rsid w:val="0048668A"/>
    <w:rsid w:val="00486850"/>
    <w:rsid w:val="00486A8D"/>
    <w:rsid w:val="0048713A"/>
    <w:rsid w:val="004871A5"/>
    <w:rsid w:val="00487DE0"/>
    <w:rsid w:val="0049067C"/>
    <w:rsid w:val="00490742"/>
    <w:rsid w:val="00490D35"/>
    <w:rsid w:val="00490F23"/>
    <w:rsid w:val="004914CA"/>
    <w:rsid w:val="0049165D"/>
    <w:rsid w:val="0049181B"/>
    <w:rsid w:val="00491894"/>
    <w:rsid w:val="00491B35"/>
    <w:rsid w:val="00491C6B"/>
    <w:rsid w:val="00491C9F"/>
    <w:rsid w:val="00492198"/>
    <w:rsid w:val="004923E4"/>
    <w:rsid w:val="004926C6"/>
    <w:rsid w:val="004927F2"/>
    <w:rsid w:val="00492B76"/>
    <w:rsid w:val="00492BEF"/>
    <w:rsid w:val="00492CB5"/>
    <w:rsid w:val="00492E71"/>
    <w:rsid w:val="004932C0"/>
    <w:rsid w:val="004933B7"/>
    <w:rsid w:val="004937E8"/>
    <w:rsid w:val="00493B17"/>
    <w:rsid w:val="00493C90"/>
    <w:rsid w:val="00493F18"/>
    <w:rsid w:val="0049415E"/>
    <w:rsid w:val="004946C8"/>
    <w:rsid w:val="00494717"/>
    <w:rsid w:val="00494749"/>
    <w:rsid w:val="00494C24"/>
    <w:rsid w:val="0049502F"/>
    <w:rsid w:val="00495218"/>
    <w:rsid w:val="00495BB7"/>
    <w:rsid w:val="00495C83"/>
    <w:rsid w:val="00495CF0"/>
    <w:rsid w:val="00495EDC"/>
    <w:rsid w:val="0049628F"/>
    <w:rsid w:val="004962CF"/>
    <w:rsid w:val="00496471"/>
    <w:rsid w:val="00496492"/>
    <w:rsid w:val="00496AB3"/>
    <w:rsid w:val="00496BD2"/>
    <w:rsid w:val="00496EDD"/>
    <w:rsid w:val="00497440"/>
    <w:rsid w:val="00497FBF"/>
    <w:rsid w:val="004A03A0"/>
    <w:rsid w:val="004A046B"/>
    <w:rsid w:val="004A0527"/>
    <w:rsid w:val="004A07ED"/>
    <w:rsid w:val="004A0E61"/>
    <w:rsid w:val="004A1146"/>
    <w:rsid w:val="004A1157"/>
    <w:rsid w:val="004A11B1"/>
    <w:rsid w:val="004A11CB"/>
    <w:rsid w:val="004A1475"/>
    <w:rsid w:val="004A15E1"/>
    <w:rsid w:val="004A2169"/>
    <w:rsid w:val="004A281B"/>
    <w:rsid w:val="004A2E74"/>
    <w:rsid w:val="004A311B"/>
    <w:rsid w:val="004A3369"/>
    <w:rsid w:val="004A395B"/>
    <w:rsid w:val="004A39D9"/>
    <w:rsid w:val="004A3D5C"/>
    <w:rsid w:val="004A40AA"/>
    <w:rsid w:val="004A40E3"/>
    <w:rsid w:val="004A4107"/>
    <w:rsid w:val="004A4352"/>
    <w:rsid w:val="004A4809"/>
    <w:rsid w:val="004A54CF"/>
    <w:rsid w:val="004A56E9"/>
    <w:rsid w:val="004A574B"/>
    <w:rsid w:val="004A5852"/>
    <w:rsid w:val="004A59EE"/>
    <w:rsid w:val="004A5A56"/>
    <w:rsid w:val="004A5C91"/>
    <w:rsid w:val="004A618F"/>
    <w:rsid w:val="004A6483"/>
    <w:rsid w:val="004A6783"/>
    <w:rsid w:val="004A67F3"/>
    <w:rsid w:val="004A6AEF"/>
    <w:rsid w:val="004A6F41"/>
    <w:rsid w:val="004A6F99"/>
    <w:rsid w:val="004A7175"/>
    <w:rsid w:val="004A7184"/>
    <w:rsid w:val="004A74DF"/>
    <w:rsid w:val="004A79A0"/>
    <w:rsid w:val="004A7D62"/>
    <w:rsid w:val="004B024E"/>
    <w:rsid w:val="004B0375"/>
    <w:rsid w:val="004B0ED1"/>
    <w:rsid w:val="004B127E"/>
    <w:rsid w:val="004B13C1"/>
    <w:rsid w:val="004B153F"/>
    <w:rsid w:val="004B17AA"/>
    <w:rsid w:val="004B189A"/>
    <w:rsid w:val="004B1F50"/>
    <w:rsid w:val="004B20AE"/>
    <w:rsid w:val="004B238A"/>
    <w:rsid w:val="004B276B"/>
    <w:rsid w:val="004B27DC"/>
    <w:rsid w:val="004B2B5C"/>
    <w:rsid w:val="004B2CDB"/>
    <w:rsid w:val="004B2D0B"/>
    <w:rsid w:val="004B2D8B"/>
    <w:rsid w:val="004B2EDE"/>
    <w:rsid w:val="004B331C"/>
    <w:rsid w:val="004B35B7"/>
    <w:rsid w:val="004B3722"/>
    <w:rsid w:val="004B38C1"/>
    <w:rsid w:val="004B3E47"/>
    <w:rsid w:val="004B3F1D"/>
    <w:rsid w:val="004B4641"/>
    <w:rsid w:val="004B49B7"/>
    <w:rsid w:val="004B4BE5"/>
    <w:rsid w:val="004B50D4"/>
    <w:rsid w:val="004B515A"/>
    <w:rsid w:val="004B612C"/>
    <w:rsid w:val="004B6303"/>
    <w:rsid w:val="004B67EF"/>
    <w:rsid w:val="004B69B5"/>
    <w:rsid w:val="004B6C12"/>
    <w:rsid w:val="004B70C2"/>
    <w:rsid w:val="004B719F"/>
    <w:rsid w:val="004B7231"/>
    <w:rsid w:val="004B7312"/>
    <w:rsid w:val="004B74C5"/>
    <w:rsid w:val="004B784B"/>
    <w:rsid w:val="004B79B1"/>
    <w:rsid w:val="004B7B7E"/>
    <w:rsid w:val="004B7D0D"/>
    <w:rsid w:val="004C059F"/>
    <w:rsid w:val="004C05DE"/>
    <w:rsid w:val="004C066B"/>
    <w:rsid w:val="004C0675"/>
    <w:rsid w:val="004C0680"/>
    <w:rsid w:val="004C0749"/>
    <w:rsid w:val="004C0814"/>
    <w:rsid w:val="004C0832"/>
    <w:rsid w:val="004C08C5"/>
    <w:rsid w:val="004C0C60"/>
    <w:rsid w:val="004C1065"/>
    <w:rsid w:val="004C10E9"/>
    <w:rsid w:val="004C127C"/>
    <w:rsid w:val="004C1582"/>
    <w:rsid w:val="004C1DCA"/>
    <w:rsid w:val="004C219E"/>
    <w:rsid w:val="004C2261"/>
    <w:rsid w:val="004C256B"/>
    <w:rsid w:val="004C2C38"/>
    <w:rsid w:val="004C2C55"/>
    <w:rsid w:val="004C2CE5"/>
    <w:rsid w:val="004C2DEA"/>
    <w:rsid w:val="004C2E7E"/>
    <w:rsid w:val="004C314C"/>
    <w:rsid w:val="004C33C6"/>
    <w:rsid w:val="004C3717"/>
    <w:rsid w:val="004C3B36"/>
    <w:rsid w:val="004C3CE0"/>
    <w:rsid w:val="004C427B"/>
    <w:rsid w:val="004C42BE"/>
    <w:rsid w:val="004C4429"/>
    <w:rsid w:val="004C454A"/>
    <w:rsid w:val="004C4C9A"/>
    <w:rsid w:val="004C4F40"/>
    <w:rsid w:val="004C52E0"/>
    <w:rsid w:val="004C52EE"/>
    <w:rsid w:val="004C5304"/>
    <w:rsid w:val="004C583B"/>
    <w:rsid w:val="004C5AE6"/>
    <w:rsid w:val="004C708B"/>
    <w:rsid w:val="004C7322"/>
    <w:rsid w:val="004C756D"/>
    <w:rsid w:val="004C7878"/>
    <w:rsid w:val="004C7F9B"/>
    <w:rsid w:val="004C8820"/>
    <w:rsid w:val="004D025E"/>
    <w:rsid w:val="004D03E2"/>
    <w:rsid w:val="004D070D"/>
    <w:rsid w:val="004D1035"/>
    <w:rsid w:val="004D111F"/>
    <w:rsid w:val="004D16E4"/>
    <w:rsid w:val="004D1993"/>
    <w:rsid w:val="004D1EBD"/>
    <w:rsid w:val="004D204D"/>
    <w:rsid w:val="004D2095"/>
    <w:rsid w:val="004D23D0"/>
    <w:rsid w:val="004D2515"/>
    <w:rsid w:val="004D2520"/>
    <w:rsid w:val="004D279D"/>
    <w:rsid w:val="004D27C6"/>
    <w:rsid w:val="004D2B27"/>
    <w:rsid w:val="004D2BF7"/>
    <w:rsid w:val="004D2D60"/>
    <w:rsid w:val="004D2F2A"/>
    <w:rsid w:val="004D2F82"/>
    <w:rsid w:val="004D3179"/>
    <w:rsid w:val="004D38A5"/>
    <w:rsid w:val="004D3931"/>
    <w:rsid w:val="004D3B68"/>
    <w:rsid w:val="004D3E00"/>
    <w:rsid w:val="004D4334"/>
    <w:rsid w:val="004D4661"/>
    <w:rsid w:val="004D4865"/>
    <w:rsid w:val="004D512A"/>
    <w:rsid w:val="004D52B7"/>
    <w:rsid w:val="004D57C7"/>
    <w:rsid w:val="004D581F"/>
    <w:rsid w:val="004D5988"/>
    <w:rsid w:val="004D6184"/>
    <w:rsid w:val="004D61AD"/>
    <w:rsid w:val="004D64C3"/>
    <w:rsid w:val="004D667D"/>
    <w:rsid w:val="004D6B42"/>
    <w:rsid w:val="004D6E9B"/>
    <w:rsid w:val="004D7623"/>
    <w:rsid w:val="004D7853"/>
    <w:rsid w:val="004D7A02"/>
    <w:rsid w:val="004E03E8"/>
    <w:rsid w:val="004E078A"/>
    <w:rsid w:val="004E0DA6"/>
    <w:rsid w:val="004E0DC0"/>
    <w:rsid w:val="004E0FCD"/>
    <w:rsid w:val="004E124D"/>
    <w:rsid w:val="004E1255"/>
    <w:rsid w:val="004E12D9"/>
    <w:rsid w:val="004E163A"/>
    <w:rsid w:val="004E1860"/>
    <w:rsid w:val="004E192D"/>
    <w:rsid w:val="004E1A4B"/>
    <w:rsid w:val="004E1B14"/>
    <w:rsid w:val="004E1C0F"/>
    <w:rsid w:val="004E1C6D"/>
    <w:rsid w:val="004E1CE8"/>
    <w:rsid w:val="004E1E2E"/>
    <w:rsid w:val="004E1FAC"/>
    <w:rsid w:val="004E202B"/>
    <w:rsid w:val="004E249F"/>
    <w:rsid w:val="004E298B"/>
    <w:rsid w:val="004E3282"/>
    <w:rsid w:val="004E32F3"/>
    <w:rsid w:val="004E35AF"/>
    <w:rsid w:val="004E3D58"/>
    <w:rsid w:val="004E3F8F"/>
    <w:rsid w:val="004E474F"/>
    <w:rsid w:val="004E47BF"/>
    <w:rsid w:val="004E4921"/>
    <w:rsid w:val="004E49D7"/>
    <w:rsid w:val="004E4A21"/>
    <w:rsid w:val="004E4AE0"/>
    <w:rsid w:val="004E4E51"/>
    <w:rsid w:val="004E4FF9"/>
    <w:rsid w:val="004E53D7"/>
    <w:rsid w:val="004E581E"/>
    <w:rsid w:val="004E5984"/>
    <w:rsid w:val="004E5B57"/>
    <w:rsid w:val="004E5B7D"/>
    <w:rsid w:val="004E5D22"/>
    <w:rsid w:val="004E5F2C"/>
    <w:rsid w:val="004E62B4"/>
    <w:rsid w:val="004E637F"/>
    <w:rsid w:val="004E65EE"/>
    <w:rsid w:val="004E664E"/>
    <w:rsid w:val="004E6978"/>
    <w:rsid w:val="004E69BA"/>
    <w:rsid w:val="004E7592"/>
    <w:rsid w:val="004E76AD"/>
    <w:rsid w:val="004E7826"/>
    <w:rsid w:val="004E79F6"/>
    <w:rsid w:val="004E7AC9"/>
    <w:rsid w:val="004E7C49"/>
    <w:rsid w:val="004F00A3"/>
    <w:rsid w:val="004F02C7"/>
    <w:rsid w:val="004F05A5"/>
    <w:rsid w:val="004F0EEC"/>
    <w:rsid w:val="004F1268"/>
    <w:rsid w:val="004F130A"/>
    <w:rsid w:val="004F137C"/>
    <w:rsid w:val="004F148D"/>
    <w:rsid w:val="004F182F"/>
    <w:rsid w:val="004F187F"/>
    <w:rsid w:val="004F1895"/>
    <w:rsid w:val="004F1952"/>
    <w:rsid w:val="004F1A89"/>
    <w:rsid w:val="004F1BE4"/>
    <w:rsid w:val="004F218B"/>
    <w:rsid w:val="004F2706"/>
    <w:rsid w:val="004F28ED"/>
    <w:rsid w:val="004F2985"/>
    <w:rsid w:val="004F2A0D"/>
    <w:rsid w:val="004F2A27"/>
    <w:rsid w:val="004F2A99"/>
    <w:rsid w:val="004F2BA8"/>
    <w:rsid w:val="004F2C39"/>
    <w:rsid w:val="004F3011"/>
    <w:rsid w:val="004F3109"/>
    <w:rsid w:val="004F34C0"/>
    <w:rsid w:val="004F3A51"/>
    <w:rsid w:val="004F3AFC"/>
    <w:rsid w:val="004F3B10"/>
    <w:rsid w:val="004F3B77"/>
    <w:rsid w:val="004F3C2F"/>
    <w:rsid w:val="004F3F7B"/>
    <w:rsid w:val="004F405C"/>
    <w:rsid w:val="004F41C1"/>
    <w:rsid w:val="004F4269"/>
    <w:rsid w:val="004F4875"/>
    <w:rsid w:val="004F4B00"/>
    <w:rsid w:val="004F4B7C"/>
    <w:rsid w:val="004F4BE2"/>
    <w:rsid w:val="004F4C1E"/>
    <w:rsid w:val="004F4DA0"/>
    <w:rsid w:val="004F4DD9"/>
    <w:rsid w:val="004F4EA7"/>
    <w:rsid w:val="004F4EBD"/>
    <w:rsid w:val="004F530D"/>
    <w:rsid w:val="004F5385"/>
    <w:rsid w:val="004F552B"/>
    <w:rsid w:val="004F6592"/>
    <w:rsid w:val="004F67FE"/>
    <w:rsid w:val="004F6C9D"/>
    <w:rsid w:val="004F7F0C"/>
    <w:rsid w:val="00500886"/>
    <w:rsid w:val="005008AD"/>
    <w:rsid w:val="00500A1A"/>
    <w:rsid w:val="00500B8F"/>
    <w:rsid w:val="00500BA9"/>
    <w:rsid w:val="00500DF2"/>
    <w:rsid w:val="00500E01"/>
    <w:rsid w:val="00500E5D"/>
    <w:rsid w:val="0050143A"/>
    <w:rsid w:val="005015CF"/>
    <w:rsid w:val="00501ACB"/>
    <w:rsid w:val="00501B2E"/>
    <w:rsid w:val="0050227A"/>
    <w:rsid w:val="005022C0"/>
    <w:rsid w:val="005022EF"/>
    <w:rsid w:val="0050245C"/>
    <w:rsid w:val="00502B1E"/>
    <w:rsid w:val="00502BB8"/>
    <w:rsid w:val="00502C0E"/>
    <w:rsid w:val="00502FD4"/>
    <w:rsid w:val="005033A4"/>
    <w:rsid w:val="005038C2"/>
    <w:rsid w:val="00503B4E"/>
    <w:rsid w:val="00503D39"/>
    <w:rsid w:val="00503EEE"/>
    <w:rsid w:val="00503F2A"/>
    <w:rsid w:val="005042D6"/>
    <w:rsid w:val="00504344"/>
    <w:rsid w:val="00504643"/>
    <w:rsid w:val="005046D4"/>
    <w:rsid w:val="005047B0"/>
    <w:rsid w:val="00504EF1"/>
    <w:rsid w:val="00504F56"/>
    <w:rsid w:val="0050502B"/>
    <w:rsid w:val="0050515E"/>
    <w:rsid w:val="00505275"/>
    <w:rsid w:val="00505527"/>
    <w:rsid w:val="00505585"/>
    <w:rsid w:val="00505A8C"/>
    <w:rsid w:val="00505D67"/>
    <w:rsid w:val="0050627D"/>
    <w:rsid w:val="00506289"/>
    <w:rsid w:val="005066CA"/>
    <w:rsid w:val="00506A0D"/>
    <w:rsid w:val="00506A39"/>
    <w:rsid w:val="00506C9C"/>
    <w:rsid w:val="005072DD"/>
    <w:rsid w:val="00507691"/>
    <w:rsid w:val="005079C5"/>
    <w:rsid w:val="00507B8E"/>
    <w:rsid w:val="00507CB2"/>
    <w:rsid w:val="00510217"/>
    <w:rsid w:val="00510354"/>
    <w:rsid w:val="005103B1"/>
    <w:rsid w:val="00510412"/>
    <w:rsid w:val="005106F3"/>
    <w:rsid w:val="005108BC"/>
    <w:rsid w:val="00510B6D"/>
    <w:rsid w:val="00510C42"/>
    <w:rsid w:val="005114DF"/>
    <w:rsid w:val="00511AAD"/>
    <w:rsid w:val="00511D66"/>
    <w:rsid w:val="00511D86"/>
    <w:rsid w:val="0051235D"/>
    <w:rsid w:val="00512474"/>
    <w:rsid w:val="0051274E"/>
    <w:rsid w:val="00512878"/>
    <w:rsid w:val="00512A3A"/>
    <w:rsid w:val="00512A7C"/>
    <w:rsid w:val="00512B39"/>
    <w:rsid w:val="00512E41"/>
    <w:rsid w:val="0051301A"/>
    <w:rsid w:val="00513296"/>
    <w:rsid w:val="00513420"/>
    <w:rsid w:val="00513C7D"/>
    <w:rsid w:val="00513D34"/>
    <w:rsid w:val="00513EE9"/>
    <w:rsid w:val="00513EFB"/>
    <w:rsid w:val="00514147"/>
    <w:rsid w:val="005142F8"/>
    <w:rsid w:val="00514555"/>
    <w:rsid w:val="00514928"/>
    <w:rsid w:val="00514B43"/>
    <w:rsid w:val="00514B6E"/>
    <w:rsid w:val="00514F9D"/>
    <w:rsid w:val="00514FA1"/>
    <w:rsid w:val="00515129"/>
    <w:rsid w:val="00515394"/>
    <w:rsid w:val="005156ED"/>
    <w:rsid w:val="00515D66"/>
    <w:rsid w:val="005160A2"/>
    <w:rsid w:val="005162ED"/>
    <w:rsid w:val="00516467"/>
    <w:rsid w:val="00516797"/>
    <w:rsid w:val="0051694E"/>
    <w:rsid w:val="005169FC"/>
    <w:rsid w:val="00516BD6"/>
    <w:rsid w:val="00517108"/>
    <w:rsid w:val="00517124"/>
    <w:rsid w:val="00517C88"/>
    <w:rsid w:val="00517CC3"/>
    <w:rsid w:val="005203F2"/>
    <w:rsid w:val="00520701"/>
    <w:rsid w:val="005208E0"/>
    <w:rsid w:val="00520A61"/>
    <w:rsid w:val="00520AF8"/>
    <w:rsid w:val="00520FE3"/>
    <w:rsid w:val="0052111B"/>
    <w:rsid w:val="005214C9"/>
    <w:rsid w:val="00521598"/>
    <w:rsid w:val="00521685"/>
    <w:rsid w:val="0052183C"/>
    <w:rsid w:val="00521AC6"/>
    <w:rsid w:val="00521B18"/>
    <w:rsid w:val="00521FA0"/>
    <w:rsid w:val="0052243F"/>
    <w:rsid w:val="005224EE"/>
    <w:rsid w:val="0052260A"/>
    <w:rsid w:val="00522997"/>
    <w:rsid w:val="005229D1"/>
    <w:rsid w:val="00522AD1"/>
    <w:rsid w:val="00522CEA"/>
    <w:rsid w:val="00522F3F"/>
    <w:rsid w:val="005234E1"/>
    <w:rsid w:val="005235C8"/>
    <w:rsid w:val="00523728"/>
    <w:rsid w:val="00524440"/>
    <w:rsid w:val="00524DF9"/>
    <w:rsid w:val="005250C0"/>
    <w:rsid w:val="005250F1"/>
    <w:rsid w:val="005255F4"/>
    <w:rsid w:val="0052577A"/>
    <w:rsid w:val="00525831"/>
    <w:rsid w:val="00525895"/>
    <w:rsid w:val="00525F36"/>
    <w:rsid w:val="00525F93"/>
    <w:rsid w:val="00525FCE"/>
    <w:rsid w:val="00526067"/>
    <w:rsid w:val="005265AA"/>
    <w:rsid w:val="005266A7"/>
    <w:rsid w:val="005266C9"/>
    <w:rsid w:val="0052677E"/>
    <w:rsid w:val="005270AC"/>
    <w:rsid w:val="00527184"/>
    <w:rsid w:val="0052737A"/>
    <w:rsid w:val="005274AB"/>
    <w:rsid w:val="0052764B"/>
    <w:rsid w:val="005279BA"/>
    <w:rsid w:val="00527E48"/>
    <w:rsid w:val="00527E4D"/>
    <w:rsid w:val="00530108"/>
    <w:rsid w:val="005301E8"/>
    <w:rsid w:val="0053057B"/>
    <w:rsid w:val="00530606"/>
    <w:rsid w:val="00530A60"/>
    <w:rsid w:val="00530E38"/>
    <w:rsid w:val="00530E86"/>
    <w:rsid w:val="00531778"/>
    <w:rsid w:val="005317E6"/>
    <w:rsid w:val="0053197A"/>
    <w:rsid w:val="005319A3"/>
    <w:rsid w:val="005319C5"/>
    <w:rsid w:val="00531C25"/>
    <w:rsid w:val="0053213E"/>
    <w:rsid w:val="00532324"/>
    <w:rsid w:val="00532410"/>
    <w:rsid w:val="00532524"/>
    <w:rsid w:val="005325D0"/>
    <w:rsid w:val="00532894"/>
    <w:rsid w:val="00532951"/>
    <w:rsid w:val="005332EB"/>
    <w:rsid w:val="00533648"/>
    <w:rsid w:val="005339C9"/>
    <w:rsid w:val="005339F1"/>
    <w:rsid w:val="00533DE5"/>
    <w:rsid w:val="00533E92"/>
    <w:rsid w:val="00533EC7"/>
    <w:rsid w:val="00533ED1"/>
    <w:rsid w:val="0053408E"/>
    <w:rsid w:val="005343A0"/>
    <w:rsid w:val="005345BA"/>
    <w:rsid w:val="005346D7"/>
    <w:rsid w:val="005349A3"/>
    <w:rsid w:val="0053525E"/>
    <w:rsid w:val="00535497"/>
    <w:rsid w:val="00535750"/>
    <w:rsid w:val="005358BE"/>
    <w:rsid w:val="00535A9C"/>
    <w:rsid w:val="00535C02"/>
    <w:rsid w:val="00535CA4"/>
    <w:rsid w:val="00536189"/>
    <w:rsid w:val="0053632D"/>
    <w:rsid w:val="005363F5"/>
    <w:rsid w:val="0053658A"/>
    <w:rsid w:val="00536640"/>
    <w:rsid w:val="0053694E"/>
    <w:rsid w:val="005369DE"/>
    <w:rsid w:val="00536C2B"/>
    <w:rsid w:val="00536E7F"/>
    <w:rsid w:val="00536F65"/>
    <w:rsid w:val="00537145"/>
    <w:rsid w:val="005371C0"/>
    <w:rsid w:val="005372BC"/>
    <w:rsid w:val="0053758C"/>
    <w:rsid w:val="0053772A"/>
    <w:rsid w:val="005377B6"/>
    <w:rsid w:val="00537C91"/>
    <w:rsid w:val="00537D50"/>
    <w:rsid w:val="00537E1E"/>
    <w:rsid w:val="00537E2E"/>
    <w:rsid w:val="0054003C"/>
    <w:rsid w:val="00540550"/>
    <w:rsid w:val="00540C4F"/>
    <w:rsid w:val="00540DF8"/>
    <w:rsid w:val="005416AE"/>
    <w:rsid w:val="0054170B"/>
    <w:rsid w:val="00541AC6"/>
    <w:rsid w:val="00541C73"/>
    <w:rsid w:val="00541E6F"/>
    <w:rsid w:val="00541ED7"/>
    <w:rsid w:val="00542026"/>
    <w:rsid w:val="005421E0"/>
    <w:rsid w:val="0054264A"/>
    <w:rsid w:val="0054265E"/>
    <w:rsid w:val="0054268D"/>
    <w:rsid w:val="005426DD"/>
    <w:rsid w:val="005429D2"/>
    <w:rsid w:val="00542B31"/>
    <w:rsid w:val="00542C07"/>
    <w:rsid w:val="00542ED9"/>
    <w:rsid w:val="00542FA9"/>
    <w:rsid w:val="005436F7"/>
    <w:rsid w:val="0054375D"/>
    <w:rsid w:val="00543765"/>
    <w:rsid w:val="00543A83"/>
    <w:rsid w:val="00543B41"/>
    <w:rsid w:val="00543B9B"/>
    <w:rsid w:val="00543CDA"/>
    <w:rsid w:val="00543D49"/>
    <w:rsid w:val="00543DF2"/>
    <w:rsid w:val="00544099"/>
    <w:rsid w:val="00544B05"/>
    <w:rsid w:val="00544C43"/>
    <w:rsid w:val="00544E79"/>
    <w:rsid w:val="00544EF1"/>
    <w:rsid w:val="00544F78"/>
    <w:rsid w:val="00545077"/>
    <w:rsid w:val="005453F7"/>
    <w:rsid w:val="00545728"/>
    <w:rsid w:val="005459DC"/>
    <w:rsid w:val="00545F8E"/>
    <w:rsid w:val="005464BD"/>
    <w:rsid w:val="005464E9"/>
    <w:rsid w:val="0054685E"/>
    <w:rsid w:val="00546B1C"/>
    <w:rsid w:val="00546E87"/>
    <w:rsid w:val="005470E0"/>
    <w:rsid w:val="0054733C"/>
    <w:rsid w:val="00547407"/>
    <w:rsid w:val="0054775C"/>
    <w:rsid w:val="0054791C"/>
    <w:rsid w:val="00547E3A"/>
    <w:rsid w:val="0055000C"/>
    <w:rsid w:val="005506A1"/>
    <w:rsid w:val="005507B6"/>
    <w:rsid w:val="00550ACC"/>
    <w:rsid w:val="00550B07"/>
    <w:rsid w:val="00550BAE"/>
    <w:rsid w:val="00550D8E"/>
    <w:rsid w:val="00550F98"/>
    <w:rsid w:val="0055115E"/>
    <w:rsid w:val="00551687"/>
    <w:rsid w:val="005517F0"/>
    <w:rsid w:val="00551AFE"/>
    <w:rsid w:val="00552012"/>
    <w:rsid w:val="0055246C"/>
    <w:rsid w:val="0055273C"/>
    <w:rsid w:val="00552769"/>
    <w:rsid w:val="00552F78"/>
    <w:rsid w:val="00553904"/>
    <w:rsid w:val="005547C6"/>
    <w:rsid w:val="00554D82"/>
    <w:rsid w:val="005550B6"/>
    <w:rsid w:val="0055555C"/>
    <w:rsid w:val="005557EC"/>
    <w:rsid w:val="00555F2A"/>
    <w:rsid w:val="00555F8F"/>
    <w:rsid w:val="00555FEC"/>
    <w:rsid w:val="0055612B"/>
    <w:rsid w:val="005561A4"/>
    <w:rsid w:val="005561F1"/>
    <w:rsid w:val="00556585"/>
    <w:rsid w:val="00556C0D"/>
    <w:rsid w:val="00556D02"/>
    <w:rsid w:val="00556F17"/>
    <w:rsid w:val="00556F2B"/>
    <w:rsid w:val="005576E4"/>
    <w:rsid w:val="005578A3"/>
    <w:rsid w:val="00557C92"/>
    <w:rsid w:val="00557DF6"/>
    <w:rsid w:val="00557F53"/>
    <w:rsid w:val="00560154"/>
    <w:rsid w:val="00560175"/>
    <w:rsid w:val="0056038A"/>
    <w:rsid w:val="005607F6"/>
    <w:rsid w:val="00560B6E"/>
    <w:rsid w:val="00560D3E"/>
    <w:rsid w:val="00561126"/>
    <w:rsid w:val="00561253"/>
    <w:rsid w:val="0056147F"/>
    <w:rsid w:val="005617D9"/>
    <w:rsid w:val="005618BB"/>
    <w:rsid w:val="00561F55"/>
    <w:rsid w:val="005620A9"/>
    <w:rsid w:val="005621F7"/>
    <w:rsid w:val="00562B53"/>
    <w:rsid w:val="00562B69"/>
    <w:rsid w:val="00562EA1"/>
    <w:rsid w:val="0056301B"/>
    <w:rsid w:val="0056340F"/>
    <w:rsid w:val="00563611"/>
    <w:rsid w:val="005636AF"/>
    <w:rsid w:val="0056378E"/>
    <w:rsid w:val="005637A8"/>
    <w:rsid w:val="00563BBA"/>
    <w:rsid w:val="00563CE2"/>
    <w:rsid w:val="00563ED4"/>
    <w:rsid w:val="005640F8"/>
    <w:rsid w:val="0056414D"/>
    <w:rsid w:val="00564787"/>
    <w:rsid w:val="00564CD5"/>
    <w:rsid w:val="00565050"/>
    <w:rsid w:val="005650BA"/>
    <w:rsid w:val="0056539A"/>
    <w:rsid w:val="00565687"/>
    <w:rsid w:val="00565B7D"/>
    <w:rsid w:val="00565BB3"/>
    <w:rsid w:val="005661A8"/>
    <w:rsid w:val="005669A4"/>
    <w:rsid w:val="0056703B"/>
    <w:rsid w:val="0056722A"/>
    <w:rsid w:val="0056796C"/>
    <w:rsid w:val="00567A64"/>
    <w:rsid w:val="00567BB2"/>
    <w:rsid w:val="00567DB7"/>
    <w:rsid w:val="00567F04"/>
    <w:rsid w:val="005695CC"/>
    <w:rsid w:val="005702B3"/>
    <w:rsid w:val="00570561"/>
    <w:rsid w:val="005705F7"/>
    <w:rsid w:val="005707F8"/>
    <w:rsid w:val="00570A80"/>
    <w:rsid w:val="00570B09"/>
    <w:rsid w:val="00570D36"/>
    <w:rsid w:val="00570D37"/>
    <w:rsid w:val="00570E55"/>
    <w:rsid w:val="00570E6B"/>
    <w:rsid w:val="00571386"/>
    <w:rsid w:val="005715A4"/>
    <w:rsid w:val="005715C2"/>
    <w:rsid w:val="0057187E"/>
    <w:rsid w:val="005719B4"/>
    <w:rsid w:val="00571B2A"/>
    <w:rsid w:val="00571EDC"/>
    <w:rsid w:val="005722AF"/>
    <w:rsid w:val="00572387"/>
    <w:rsid w:val="005723D2"/>
    <w:rsid w:val="00572403"/>
    <w:rsid w:val="005724DA"/>
    <w:rsid w:val="00572674"/>
    <w:rsid w:val="005727CB"/>
    <w:rsid w:val="005728DE"/>
    <w:rsid w:val="00572905"/>
    <w:rsid w:val="00572CE0"/>
    <w:rsid w:val="00572F2B"/>
    <w:rsid w:val="00572F3B"/>
    <w:rsid w:val="00573879"/>
    <w:rsid w:val="00573AC4"/>
    <w:rsid w:val="00573D1A"/>
    <w:rsid w:val="00573EC0"/>
    <w:rsid w:val="00573FB1"/>
    <w:rsid w:val="0057481A"/>
    <w:rsid w:val="00574A47"/>
    <w:rsid w:val="00574F63"/>
    <w:rsid w:val="005750BB"/>
    <w:rsid w:val="005751FA"/>
    <w:rsid w:val="00575726"/>
    <w:rsid w:val="0057578A"/>
    <w:rsid w:val="00575806"/>
    <w:rsid w:val="00575820"/>
    <w:rsid w:val="00575BFE"/>
    <w:rsid w:val="00575E97"/>
    <w:rsid w:val="0057611C"/>
    <w:rsid w:val="005762C3"/>
    <w:rsid w:val="0057689E"/>
    <w:rsid w:val="00576D6B"/>
    <w:rsid w:val="00576DB6"/>
    <w:rsid w:val="00576E59"/>
    <w:rsid w:val="00577090"/>
    <w:rsid w:val="005772B9"/>
    <w:rsid w:val="00577422"/>
    <w:rsid w:val="0057778E"/>
    <w:rsid w:val="00577B75"/>
    <w:rsid w:val="00577C2F"/>
    <w:rsid w:val="00577C93"/>
    <w:rsid w:val="00577EE8"/>
    <w:rsid w:val="00577FC2"/>
    <w:rsid w:val="0058006A"/>
    <w:rsid w:val="00580075"/>
    <w:rsid w:val="00580096"/>
    <w:rsid w:val="005800E4"/>
    <w:rsid w:val="0058024A"/>
    <w:rsid w:val="00580408"/>
    <w:rsid w:val="00580530"/>
    <w:rsid w:val="00580730"/>
    <w:rsid w:val="00580770"/>
    <w:rsid w:val="005808AC"/>
    <w:rsid w:val="00580C40"/>
    <w:rsid w:val="00581007"/>
    <w:rsid w:val="00581989"/>
    <w:rsid w:val="00581DB5"/>
    <w:rsid w:val="0058234B"/>
    <w:rsid w:val="0058244B"/>
    <w:rsid w:val="005827F1"/>
    <w:rsid w:val="00582E59"/>
    <w:rsid w:val="00582EA0"/>
    <w:rsid w:val="00582F28"/>
    <w:rsid w:val="00583734"/>
    <w:rsid w:val="00583995"/>
    <w:rsid w:val="00583B46"/>
    <w:rsid w:val="00583D7C"/>
    <w:rsid w:val="00583E2B"/>
    <w:rsid w:val="00584494"/>
    <w:rsid w:val="00584522"/>
    <w:rsid w:val="00584587"/>
    <w:rsid w:val="00584C75"/>
    <w:rsid w:val="00584D8D"/>
    <w:rsid w:val="00584E58"/>
    <w:rsid w:val="0058527E"/>
    <w:rsid w:val="00585565"/>
    <w:rsid w:val="005858CC"/>
    <w:rsid w:val="00585982"/>
    <w:rsid w:val="005859CD"/>
    <w:rsid w:val="00585C82"/>
    <w:rsid w:val="00585DCD"/>
    <w:rsid w:val="00586076"/>
    <w:rsid w:val="0058627A"/>
    <w:rsid w:val="005862A8"/>
    <w:rsid w:val="005862BB"/>
    <w:rsid w:val="005862CE"/>
    <w:rsid w:val="005865FF"/>
    <w:rsid w:val="00586716"/>
    <w:rsid w:val="00586A91"/>
    <w:rsid w:val="00586AC4"/>
    <w:rsid w:val="00586EB9"/>
    <w:rsid w:val="00587070"/>
    <w:rsid w:val="00587248"/>
    <w:rsid w:val="0058750C"/>
    <w:rsid w:val="0058768C"/>
    <w:rsid w:val="005876A4"/>
    <w:rsid w:val="00587A17"/>
    <w:rsid w:val="00587ED4"/>
    <w:rsid w:val="00590040"/>
    <w:rsid w:val="00590C33"/>
    <w:rsid w:val="00590EC3"/>
    <w:rsid w:val="005913BC"/>
    <w:rsid w:val="00591746"/>
    <w:rsid w:val="00591868"/>
    <w:rsid w:val="00591904"/>
    <w:rsid w:val="00591A29"/>
    <w:rsid w:val="00591C5D"/>
    <w:rsid w:val="00591D26"/>
    <w:rsid w:val="00591D7F"/>
    <w:rsid w:val="005927D2"/>
    <w:rsid w:val="00592CAE"/>
    <w:rsid w:val="0059326F"/>
    <w:rsid w:val="00593402"/>
    <w:rsid w:val="005934FB"/>
    <w:rsid w:val="005936CF"/>
    <w:rsid w:val="00594316"/>
    <w:rsid w:val="005943B6"/>
    <w:rsid w:val="00594499"/>
    <w:rsid w:val="00594667"/>
    <w:rsid w:val="0059479C"/>
    <w:rsid w:val="00594CA6"/>
    <w:rsid w:val="005957B5"/>
    <w:rsid w:val="00595882"/>
    <w:rsid w:val="005958EF"/>
    <w:rsid w:val="00595A23"/>
    <w:rsid w:val="00596012"/>
    <w:rsid w:val="00596105"/>
    <w:rsid w:val="00596316"/>
    <w:rsid w:val="00596374"/>
    <w:rsid w:val="005966D3"/>
    <w:rsid w:val="0059698F"/>
    <w:rsid w:val="00596A98"/>
    <w:rsid w:val="00596CC3"/>
    <w:rsid w:val="00596E60"/>
    <w:rsid w:val="00596E9A"/>
    <w:rsid w:val="00596F55"/>
    <w:rsid w:val="00596FC2"/>
    <w:rsid w:val="0059763D"/>
    <w:rsid w:val="0059774D"/>
    <w:rsid w:val="00597A09"/>
    <w:rsid w:val="00597C3A"/>
    <w:rsid w:val="00597DEC"/>
    <w:rsid w:val="00597E41"/>
    <w:rsid w:val="005A0163"/>
    <w:rsid w:val="005A0367"/>
    <w:rsid w:val="005A073A"/>
    <w:rsid w:val="005A096A"/>
    <w:rsid w:val="005A0B3C"/>
    <w:rsid w:val="005A1027"/>
    <w:rsid w:val="005A1227"/>
    <w:rsid w:val="005A1AAD"/>
    <w:rsid w:val="005A1C30"/>
    <w:rsid w:val="005A1CCE"/>
    <w:rsid w:val="005A1DB2"/>
    <w:rsid w:val="005A238E"/>
    <w:rsid w:val="005A2AA6"/>
    <w:rsid w:val="005A2BE1"/>
    <w:rsid w:val="005A2ED2"/>
    <w:rsid w:val="005A2FB6"/>
    <w:rsid w:val="005A3205"/>
    <w:rsid w:val="005A3213"/>
    <w:rsid w:val="005A39D2"/>
    <w:rsid w:val="005A3CE7"/>
    <w:rsid w:val="005A3D35"/>
    <w:rsid w:val="005A4709"/>
    <w:rsid w:val="005A4CB9"/>
    <w:rsid w:val="005A4CC0"/>
    <w:rsid w:val="005A4F9C"/>
    <w:rsid w:val="005A5023"/>
    <w:rsid w:val="005A50BC"/>
    <w:rsid w:val="005A5282"/>
    <w:rsid w:val="005A5463"/>
    <w:rsid w:val="005A550E"/>
    <w:rsid w:val="005A558C"/>
    <w:rsid w:val="005A5B1F"/>
    <w:rsid w:val="005A5BAF"/>
    <w:rsid w:val="005A5BCA"/>
    <w:rsid w:val="005A5CD9"/>
    <w:rsid w:val="005A6E6F"/>
    <w:rsid w:val="005A6F8D"/>
    <w:rsid w:val="005A71A3"/>
    <w:rsid w:val="005A7391"/>
    <w:rsid w:val="005A7488"/>
    <w:rsid w:val="005A7653"/>
    <w:rsid w:val="005A765B"/>
    <w:rsid w:val="005A7667"/>
    <w:rsid w:val="005A7695"/>
    <w:rsid w:val="005A7714"/>
    <w:rsid w:val="005A7791"/>
    <w:rsid w:val="005A780E"/>
    <w:rsid w:val="005A7882"/>
    <w:rsid w:val="005A7B3E"/>
    <w:rsid w:val="005A7CDC"/>
    <w:rsid w:val="005B0195"/>
    <w:rsid w:val="005B01EF"/>
    <w:rsid w:val="005B0229"/>
    <w:rsid w:val="005B05D6"/>
    <w:rsid w:val="005B06E4"/>
    <w:rsid w:val="005B0D15"/>
    <w:rsid w:val="005B16F7"/>
    <w:rsid w:val="005B18BE"/>
    <w:rsid w:val="005B1DE2"/>
    <w:rsid w:val="005B1F35"/>
    <w:rsid w:val="005B20D4"/>
    <w:rsid w:val="005B211D"/>
    <w:rsid w:val="005B225B"/>
    <w:rsid w:val="005B237C"/>
    <w:rsid w:val="005B2392"/>
    <w:rsid w:val="005B24C6"/>
    <w:rsid w:val="005B2641"/>
    <w:rsid w:val="005B2799"/>
    <w:rsid w:val="005B27BF"/>
    <w:rsid w:val="005B2852"/>
    <w:rsid w:val="005B2C44"/>
    <w:rsid w:val="005B35B0"/>
    <w:rsid w:val="005B3695"/>
    <w:rsid w:val="005B3838"/>
    <w:rsid w:val="005B39B9"/>
    <w:rsid w:val="005B3A7B"/>
    <w:rsid w:val="005B3F0E"/>
    <w:rsid w:val="005B4064"/>
    <w:rsid w:val="005B4071"/>
    <w:rsid w:val="005B437A"/>
    <w:rsid w:val="005B43A7"/>
    <w:rsid w:val="005B462D"/>
    <w:rsid w:val="005B47DF"/>
    <w:rsid w:val="005B47FC"/>
    <w:rsid w:val="005B49CA"/>
    <w:rsid w:val="005B4C71"/>
    <w:rsid w:val="005B52CA"/>
    <w:rsid w:val="005B5493"/>
    <w:rsid w:val="005B59BF"/>
    <w:rsid w:val="005B59C5"/>
    <w:rsid w:val="005B5B2E"/>
    <w:rsid w:val="005B5F67"/>
    <w:rsid w:val="005B632E"/>
    <w:rsid w:val="005B6B19"/>
    <w:rsid w:val="005B6D49"/>
    <w:rsid w:val="005B6E15"/>
    <w:rsid w:val="005B6EDE"/>
    <w:rsid w:val="005B7242"/>
    <w:rsid w:val="005B7564"/>
    <w:rsid w:val="005B794D"/>
    <w:rsid w:val="005B7AC4"/>
    <w:rsid w:val="005B7EA0"/>
    <w:rsid w:val="005C014E"/>
    <w:rsid w:val="005C03B2"/>
    <w:rsid w:val="005C0934"/>
    <w:rsid w:val="005C0966"/>
    <w:rsid w:val="005C09BF"/>
    <w:rsid w:val="005C0A27"/>
    <w:rsid w:val="005C105E"/>
    <w:rsid w:val="005C1670"/>
    <w:rsid w:val="005C1A0C"/>
    <w:rsid w:val="005C1B05"/>
    <w:rsid w:val="005C1B34"/>
    <w:rsid w:val="005C1EF2"/>
    <w:rsid w:val="005C1F44"/>
    <w:rsid w:val="005C2131"/>
    <w:rsid w:val="005C234E"/>
    <w:rsid w:val="005C2467"/>
    <w:rsid w:val="005C2494"/>
    <w:rsid w:val="005C2501"/>
    <w:rsid w:val="005C2A37"/>
    <w:rsid w:val="005C2CAA"/>
    <w:rsid w:val="005C34C1"/>
    <w:rsid w:val="005C3DC1"/>
    <w:rsid w:val="005C426F"/>
    <w:rsid w:val="005C44F6"/>
    <w:rsid w:val="005C460C"/>
    <w:rsid w:val="005C482E"/>
    <w:rsid w:val="005C48B4"/>
    <w:rsid w:val="005C4B5E"/>
    <w:rsid w:val="005C4BE0"/>
    <w:rsid w:val="005C526E"/>
    <w:rsid w:val="005C5675"/>
    <w:rsid w:val="005C572C"/>
    <w:rsid w:val="005C5890"/>
    <w:rsid w:val="005C58E3"/>
    <w:rsid w:val="005C620C"/>
    <w:rsid w:val="005C6299"/>
    <w:rsid w:val="005C62F5"/>
    <w:rsid w:val="005C6391"/>
    <w:rsid w:val="005C6672"/>
    <w:rsid w:val="005C69EB"/>
    <w:rsid w:val="005C6F1C"/>
    <w:rsid w:val="005C731A"/>
    <w:rsid w:val="005C7597"/>
    <w:rsid w:val="005C7701"/>
    <w:rsid w:val="005C7C21"/>
    <w:rsid w:val="005C7D89"/>
    <w:rsid w:val="005D023C"/>
    <w:rsid w:val="005D0B7F"/>
    <w:rsid w:val="005D0C12"/>
    <w:rsid w:val="005D0C5A"/>
    <w:rsid w:val="005D0EA8"/>
    <w:rsid w:val="005D0F39"/>
    <w:rsid w:val="005D1077"/>
    <w:rsid w:val="005D1185"/>
    <w:rsid w:val="005D15F2"/>
    <w:rsid w:val="005D1A4B"/>
    <w:rsid w:val="005D1B12"/>
    <w:rsid w:val="005D1C2D"/>
    <w:rsid w:val="005D20B4"/>
    <w:rsid w:val="005D20CF"/>
    <w:rsid w:val="005D22F7"/>
    <w:rsid w:val="005D284D"/>
    <w:rsid w:val="005D2B18"/>
    <w:rsid w:val="005D300D"/>
    <w:rsid w:val="005D321F"/>
    <w:rsid w:val="005D330B"/>
    <w:rsid w:val="005D352D"/>
    <w:rsid w:val="005D35EE"/>
    <w:rsid w:val="005D3A6F"/>
    <w:rsid w:val="005D3B90"/>
    <w:rsid w:val="005D3C91"/>
    <w:rsid w:val="005D3D6B"/>
    <w:rsid w:val="005D3DC7"/>
    <w:rsid w:val="005D4312"/>
    <w:rsid w:val="005D44C4"/>
    <w:rsid w:val="005D460F"/>
    <w:rsid w:val="005D4830"/>
    <w:rsid w:val="005D48AC"/>
    <w:rsid w:val="005D4A1D"/>
    <w:rsid w:val="005D4C86"/>
    <w:rsid w:val="005D4D38"/>
    <w:rsid w:val="005D4F97"/>
    <w:rsid w:val="005D51BE"/>
    <w:rsid w:val="005D530D"/>
    <w:rsid w:val="005D5326"/>
    <w:rsid w:val="005D53D1"/>
    <w:rsid w:val="005D5604"/>
    <w:rsid w:val="005D5945"/>
    <w:rsid w:val="005D6383"/>
    <w:rsid w:val="005D67A1"/>
    <w:rsid w:val="005D6A12"/>
    <w:rsid w:val="005D6A5F"/>
    <w:rsid w:val="005D6B48"/>
    <w:rsid w:val="005D6B4F"/>
    <w:rsid w:val="005D6D7E"/>
    <w:rsid w:val="005D6EEC"/>
    <w:rsid w:val="005D6F7F"/>
    <w:rsid w:val="005D7001"/>
    <w:rsid w:val="005D73F8"/>
    <w:rsid w:val="005D77D6"/>
    <w:rsid w:val="005D77E2"/>
    <w:rsid w:val="005D7B8C"/>
    <w:rsid w:val="005D7DC7"/>
    <w:rsid w:val="005D7E67"/>
    <w:rsid w:val="005E0560"/>
    <w:rsid w:val="005E060C"/>
    <w:rsid w:val="005E06F9"/>
    <w:rsid w:val="005E0DFE"/>
    <w:rsid w:val="005E11D3"/>
    <w:rsid w:val="005E1246"/>
    <w:rsid w:val="005E1454"/>
    <w:rsid w:val="005E2156"/>
    <w:rsid w:val="005E218B"/>
    <w:rsid w:val="005E2453"/>
    <w:rsid w:val="005E258D"/>
    <w:rsid w:val="005E278A"/>
    <w:rsid w:val="005E28E2"/>
    <w:rsid w:val="005E29B9"/>
    <w:rsid w:val="005E2C84"/>
    <w:rsid w:val="005E2F94"/>
    <w:rsid w:val="005E310B"/>
    <w:rsid w:val="005E32E5"/>
    <w:rsid w:val="005E3364"/>
    <w:rsid w:val="005E3517"/>
    <w:rsid w:val="005E354C"/>
    <w:rsid w:val="005E36C4"/>
    <w:rsid w:val="005E3913"/>
    <w:rsid w:val="005E41F4"/>
    <w:rsid w:val="005E433C"/>
    <w:rsid w:val="005E4534"/>
    <w:rsid w:val="005E4982"/>
    <w:rsid w:val="005E4C83"/>
    <w:rsid w:val="005E4D7E"/>
    <w:rsid w:val="005E50F2"/>
    <w:rsid w:val="005E5190"/>
    <w:rsid w:val="005E5274"/>
    <w:rsid w:val="005E527F"/>
    <w:rsid w:val="005E553C"/>
    <w:rsid w:val="005E58ED"/>
    <w:rsid w:val="005E5BB6"/>
    <w:rsid w:val="005E5FBE"/>
    <w:rsid w:val="005E6206"/>
    <w:rsid w:val="005E651C"/>
    <w:rsid w:val="005E65FA"/>
    <w:rsid w:val="005E6D31"/>
    <w:rsid w:val="005E77D3"/>
    <w:rsid w:val="005E7BED"/>
    <w:rsid w:val="005E7BF6"/>
    <w:rsid w:val="005E7E35"/>
    <w:rsid w:val="005E7E42"/>
    <w:rsid w:val="005E7FA6"/>
    <w:rsid w:val="005F0491"/>
    <w:rsid w:val="005F0B16"/>
    <w:rsid w:val="005F0C29"/>
    <w:rsid w:val="005F0D8C"/>
    <w:rsid w:val="005F0E51"/>
    <w:rsid w:val="005F122B"/>
    <w:rsid w:val="005F145D"/>
    <w:rsid w:val="005F1A66"/>
    <w:rsid w:val="005F1AEB"/>
    <w:rsid w:val="005F1D4B"/>
    <w:rsid w:val="005F1DD5"/>
    <w:rsid w:val="005F2201"/>
    <w:rsid w:val="005F22B6"/>
    <w:rsid w:val="005F28F9"/>
    <w:rsid w:val="005F2BFF"/>
    <w:rsid w:val="005F2D13"/>
    <w:rsid w:val="005F2E51"/>
    <w:rsid w:val="005F3015"/>
    <w:rsid w:val="005F3246"/>
    <w:rsid w:val="005F3465"/>
    <w:rsid w:val="005F393D"/>
    <w:rsid w:val="005F3B4D"/>
    <w:rsid w:val="005F3BF8"/>
    <w:rsid w:val="005F3C83"/>
    <w:rsid w:val="005F3D9B"/>
    <w:rsid w:val="005F41A2"/>
    <w:rsid w:val="005F41B2"/>
    <w:rsid w:val="005F42EA"/>
    <w:rsid w:val="005F448D"/>
    <w:rsid w:val="005F471B"/>
    <w:rsid w:val="005F48B6"/>
    <w:rsid w:val="005F4B80"/>
    <w:rsid w:val="005F4C2F"/>
    <w:rsid w:val="005F4D61"/>
    <w:rsid w:val="005F4E6A"/>
    <w:rsid w:val="005F4F40"/>
    <w:rsid w:val="005F517F"/>
    <w:rsid w:val="005F5541"/>
    <w:rsid w:val="005F5573"/>
    <w:rsid w:val="005F5AE2"/>
    <w:rsid w:val="005F5D1E"/>
    <w:rsid w:val="005F6003"/>
    <w:rsid w:val="005F6572"/>
    <w:rsid w:val="005F6745"/>
    <w:rsid w:val="005F67B4"/>
    <w:rsid w:val="005F69DB"/>
    <w:rsid w:val="005F6AD4"/>
    <w:rsid w:val="005F6C74"/>
    <w:rsid w:val="005F6F56"/>
    <w:rsid w:val="005F7D75"/>
    <w:rsid w:val="005F7F03"/>
    <w:rsid w:val="00600360"/>
    <w:rsid w:val="006003B3"/>
    <w:rsid w:val="0060073A"/>
    <w:rsid w:val="00600E38"/>
    <w:rsid w:val="00600E90"/>
    <w:rsid w:val="00601376"/>
    <w:rsid w:val="006013CB"/>
    <w:rsid w:val="006016D0"/>
    <w:rsid w:val="00601A3D"/>
    <w:rsid w:val="00601E27"/>
    <w:rsid w:val="00602176"/>
    <w:rsid w:val="00602306"/>
    <w:rsid w:val="00602634"/>
    <w:rsid w:val="006028BD"/>
    <w:rsid w:val="006028DA"/>
    <w:rsid w:val="0060294A"/>
    <w:rsid w:val="00602B3E"/>
    <w:rsid w:val="00602EAA"/>
    <w:rsid w:val="00602F1A"/>
    <w:rsid w:val="006033A9"/>
    <w:rsid w:val="00603A45"/>
    <w:rsid w:val="00604002"/>
    <w:rsid w:val="006042D0"/>
    <w:rsid w:val="006049B6"/>
    <w:rsid w:val="00604B1F"/>
    <w:rsid w:val="00604CFF"/>
    <w:rsid w:val="00604F06"/>
    <w:rsid w:val="00605190"/>
    <w:rsid w:val="00605567"/>
    <w:rsid w:val="00605572"/>
    <w:rsid w:val="00605616"/>
    <w:rsid w:val="006058C4"/>
    <w:rsid w:val="00605C79"/>
    <w:rsid w:val="006064A1"/>
    <w:rsid w:val="0060681E"/>
    <w:rsid w:val="00606AB9"/>
    <w:rsid w:val="00606BE6"/>
    <w:rsid w:val="00606F9B"/>
    <w:rsid w:val="006075A2"/>
    <w:rsid w:val="00607789"/>
    <w:rsid w:val="00610251"/>
    <w:rsid w:val="006103EB"/>
    <w:rsid w:val="00610567"/>
    <w:rsid w:val="0061064E"/>
    <w:rsid w:val="0061085B"/>
    <w:rsid w:val="006108C3"/>
    <w:rsid w:val="00611299"/>
    <w:rsid w:val="00611364"/>
    <w:rsid w:val="00611614"/>
    <w:rsid w:val="00611FE1"/>
    <w:rsid w:val="006121FA"/>
    <w:rsid w:val="00612266"/>
    <w:rsid w:val="00612267"/>
    <w:rsid w:val="0061266E"/>
    <w:rsid w:val="006126B3"/>
    <w:rsid w:val="00612959"/>
    <w:rsid w:val="00612C46"/>
    <w:rsid w:val="00612D5D"/>
    <w:rsid w:val="00612F90"/>
    <w:rsid w:val="006130D4"/>
    <w:rsid w:val="0061335F"/>
    <w:rsid w:val="006134F6"/>
    <w:rsid w:val="00613861"/>
    <w:rsid w:val="00613D71"/>
    <w:rsid w:val="00614188"/>
    <w:rsid w:val="006142FB"/>
    <w:rsid w:val="00614605"/>
    <w:rsid w:val="0061482B"/>
    <w:rsid w:val="00615799"/>
    <w:rsid w:val="00615AD2"/>
    <w:rsid w:val="00615B7B"/>
    <w:rsid w:val="00615C9C"/>
    <w:rsid w:val="00615FEA"/>
    <w:rsid w:val="0061631C"/>
    <w:rsid w:val="00616475"/>
    <w:rsid w:val="00616521"/>
    <w:rsid w:val="006166B6"/>
    <w:rsid w:val="0061687B"/>
    <w:rsid w:val="0061694F"/>
    <w:rsid w:val="006169B4"/>
    <w:rsid w:val="00616B65"/>
    <w:rsid w:val="006176EA"/>
    <w:rsid w:val="006206C5"/>
    <w:rsid w:val="00620776"/>
    <w:rsid w:val="006208E6"/>
    <w:rsid w:val="00620EB8"/>
    <w:rsid w:val="00620FB1"/>
    <w:rsid w:val="006214BF"/>
    <w:rsid w:val="00621601"/>
    <w:rsid w:val="00621613"/>
    <w:rsid w:val="00621653"/>
    <w:rsid w:val="00621750"/>
    <w:rsid w:val="00621C0C"/>
    <w:rsid w:val="00621D65"/>
    <w:rsid w:val="00621DA5"/>
    <w:rsid w:val="00621F8E"/>
    <w:rsid w:val="0062201B"/>
    <w:rsid w:val="00622092"/>
    <w:rsid w:val="006222BD"/>
    <w:rsid w:val="006223A4"/>
    <w:rsid w:val="00622873"/>
    <w:rsid w:val="00622AD0"/>
    <w:rsid w:val="00622CF4"/>
    <w:rsid w:val="00623219"/>
    <w:rsid w:val="00623583"/>
    <w:rsid w:val="006238B3"/>
    <w:rsid w:val="006239DF"/>
    <w:rsid w:val="0062442A"/>
    <w:rsid w:val="006244A3"/>
    <w:rsid w:val="00624591"/>
    <w:rsid w:val="006245C6"/>
    <w:rsid w:val="00624679"/>
    <w:rsid w:val="006248B1"/>
    <w:rsid w:val="00624A78"/>
    <w:rsid w:val="00624B5D"/>
    <w:rsid w:val="00625279"/>
    <w:rsid w:val="006252B9"/>
    <w:rsid w:val="0062539C"/>
    <w:rsid w:val="00625432"/>
    <w:rsid w:val="006254CA"/>
    <w:rsid w:val="006255AC"/>
    <w:rsid w:val="0062598B"/>
    <w:rsid w:val="00625AA2"/>
    <w:rsid w:val="00625D19"/>
    <w:rsid w:val="00625D5D"/>
    <w:rsid w:val="00625DED"/>
    <w:rsid w:val="00625EAB"/>
    <w:rsid w:val="0062620B"/>
    <w:rsid w:val="00626350"/>
    <w:rsid w:val="00626358"/>
    <w:rsid w:val="0062685C"/>
    <w:rsid w:val="00626ABF"/>
    <w:rsid w:val="00626B6E"/>
    <w:rsid w:val="00626C60"/>
    <w:rsid w:val="00626D27"/>
    <w:rsid w:val="00626DB5"/>
    <w:rsid w:val="00626FD3"/>
    <w:rsid w:val="00627270"/>
    <w:rsid w:val="00627483"/>
    <w:rsid w:val="006277EE"/>
    <w:rsid w:val="00627A38"/>
    <w:rsid w:val="00627A89"/>
    <w:rsid w:val="00627C07"/>
    <w:rsid w:val="00627CC9"/>
    <w:rsid w:val="0063027B"/>
    <w:rsid w:val="006303DA"/>
    <w:rsid w:val="0063048E"/>
    <w:rsid w:val="00630873"/>
    <w:rsid w:val="00630A6D"/>
    <w:rsid w:val="00630AF6"/>
    <w:rsid w:val="00630B28"/>
    <w:rsid w:val="00630D4D"/>
    <w:rsid w:val="00630EEF"/>
    <w:rsid w:val="006310B1"/>
    <w:rsid w:val="006310D4"/>
    <w:rsid w:val="006312B3"/>
    <w:rsid w:val="006312F3"/>
    <w:rsid w:val="00631301"/>
    <w:rsid w:val="006316F2"/>
    <w:rsid w:val="00631982"/>
    <w:rsid w:val="00631B2F"/>
    <w:rsid w:val="0063265D"/>
    <w:rsid w:val="00632BC5"/>
    <w:rsid w:val="00632C85"/>
    <w:rsid w:val="00633BA5"/>
    <w:rsid w:val="00633BAF"/>
    <w:rsid w:val="00633E0D"/>
    <w:rsid w:val="00633E7B"/>
    <w:rsid w:val="0063409C"/>
    <w:rsid w:val="006341A4"/>
    <w:rsid w:val="0063442A"/>
    <w:rsid w:val="0063448F"/>
    <w:rsid w:val="0063452E"/>
    <w:rsid w:val="00634920"/>
    <w:rsid w:val="00634981"/>
    <w:rsid w:val="00634C6E"/>
    <w:rsid w:val="0063514C"/>
    <w:rsid w:val="006352BB"/>
    <w:rsid w:val="006353F2"/>
    <w:rsid w:val="00635405"/>
    <w:rsid w:val="0063568A"/>
    <w:rsid w:val="006357C6"/>
    <w:rsid w:val="00635963"/>
    <w:rsid w:val="00635A28"/>
    <w:rsid w:val="00635B36"/>
    <w:rsid w:val="00635DF1"/>
    <w:rsid w:val="00635EA5"/>
    <w:rsid w:val="00635FE4"/>
    <w:rsid w:val="00636010"/>
    <w:rsid w:val="00636066"/>
    <w:rsid w:val="00636252"/>
    <w:rsid w:val="00636318"/>
    <w:rsid w:val="006364A0"/>
    <w:rsid w:val="006367A0"/>
    <w:rsid w:val="006368D7"/>
    <w:rsid w:val="00637472"/>
    <w:rsid w:val="006377B8"/>
    <w:rsid w:val="0063796B"/>
    <w:rsid w:val="00637FED"/>
    <w:rsid w:val="006405CC"/>
    <w:rsid w:val="006407FF"/>
    <w:rsid w:val="00640838"/>
    <w:rsid w:val="00640B3F"/>
    <w:rsid w:val="00641086"/>
    <w:rsid w:val="006412F2"/>
    <w:rsid w:val="006414DC"/>
    <w:rsid w:val="006419A1"/>
    <w:rsid w:val="00641CC1"/>
    <w:rsid w:val="00642178"/>
    <w:rsid w:val="006423C0"/>
    <w:rsid w:val="0064244B"/>
    <w:rsid w:val="00642788"/>
    <w:rsid w:val="0064286C"/>
    <w:rsid w:val="0064288A"/>
    <w:rsid w:val="006428D0"/>
    <w:rsid w:val="00642B2B"/>
    <w:rsid w:val="00642C74"/>
    <w:rsid w:val="00642D3A"/>
    <w:rsid w:val="006433A2"/>
    <w:rsid w:val="006438FE"/>
    <w:rsid w:val="00643966"/>
    <w:rsid w:val="00643A06"/>
    <w:rsid w:val="00643EF7"/>
    <w:rsid w:val="0064569F"/>
    <w:rsid w:val="00645A0A"/>
    <w:rsid w:val="00645A9F"/>
    <w:rsid w:val="00645C43"/>
    <w:rsid w:val="00645C5B"/>
    <w:rsid w:val="00645E00"/>
    <w:rsid w:val="00645F6C"/>
    <w:rsid w:val="00646055"/>
    <w:rsid w:val="006464F3"/>
    <w:rsid w:val="006468F6"/>
    <w:rsid w:val="006469AA"/>
    <w:rsid w:val="0064787A"/>
    <w:rsid w:val="00647933"/>
    <w:rsid w:val="006479EB"/>
    <w:rsid w:val="00647AD9"/>
    <w:rsid w:val="00647E1F"/>
    <w:rsid w:val="00647FE3"/>
    <w:rsid w:val="006501C0"/>
    <w:rsid w:val="006508A6"/>
    <w:rsid w:val="00650969"/>
    <w:rsid w:val="00650D07"/>
    <w:rsid w:val="00650D2A"/>
    <w:rsid w:val="00650F25"/>
    <w:rsid w:val="006512C4"/>
    <w:rsid w:val="0065154C"/>
    <w:rsid w:val="006518AC"/>
    <w:rsid w:val="006519DE"/>
    <w:rsid w:val="006524B3"/>
    <w:rsid w:val="00652948"/>
    <w:rsid w:val="00652BD9"/>
    <w:rsid w:val="00653294"/>
    <w:rsid w:val="006534AF"/>
    <w:rsid w:val="006535C8"/>
    <w:rsid w:val="006536F1"/>
    <w:rsid w:val="0065370E"/>
    <w:rsid w:val="00653A72"/>
    <w:rsid w:val="00653AB6"/>
    <w:rsid w:val="00653B08"/>
    <w:rsid w:val="0065459C"/>
    <w:rsid w:val="00654B1D"/>
    <w:rsid w:val="00654D16"/>
    <w:rsid w:val="00655018"/>
    <w:rsid w:val="006550C1"/>
    <w:rsid w:val="0065558C"/>
    <w:rsid w:val="00655758"/>
    <w:rsid w:val="00655793"/>
    <w:rsid w:val="006559DA"/>
    <w:rsid w:val="00655B9D"/>
    <w:rsid w:val="0065627F"/>
    <w:rsid w:val="00656AD4"/>
    <w:rsid w:val="00656B40"/>
    <w:rsid w:val="00656CBB"/>
    <w:rsid w:val="00656DA1"/>
    <w:rsid w:val="00656F05"/>
    <w:rsid w:val="00657071"/>
    <w:rsid w:val="00657099"/>
    <w:rsid w:val="006570AE"/>
    <w:rsid w:val="006576E3"/>
    <w:rsid w:val="006579A4"/>
    <w:rsid w:val="00660167"/>
    <w:rsid w:val="006606D0"/>
    <w:rsid w:val="00660764"/>
    <w:rsid w:val="006608BD"/>
    <w:rsid w:val="00660C6C"/>
    <w:rsid w:val="00661117"/>
    <w:rsid w:val="006613D1"/>
    <w:rsid w:val="006614DA"/>
    <w:rsid w:val="006615C8"/>
    <w:rsid w:val="00661989"/>
    <w:rsid w:val="00661CEA"/>
    <w:rsid w:val="006620B4"/>
    <w:rsid w:val="006620C6"/>
    <w:rsid w:val="00662314"/>
    <w:rsid w:val="0066278E"/>
    <w:rsid w:val="006629DA"/>
    <w:rsid w:val="00662B85"/>
    <w:rsid w:val="00662C88"/>
    <w:rsid w:val="00662D3D"/>
    <w:rsid w:val="00662ECE"/>
    <w:rsid w:val="00663219"/>
    <w:rsid w:val="00663E6D"/>
    <w:rsid w:val="00663F17"/>
    <w:rsid w:val="00663F90"/>
    <w:rsid w:val="006640E0"/>
    <w:rsid w:val="00664176"/>
    <w:rsid w:val="0066422B"/>
    <w:rsid w:val="006642E3"/>
    <w:rsid w:val="00664454"/>
    <w:rsid w:val="00664611"/>
    <w:rsid w:val="0066468D"/>
    <w:rsid w:val="00664713"/>
    <w:rsid w:val="00664BAE"/>
    <w:rsid w:val="00665516"/>
    <w:rsid w:val="006657CE"/>
    <w:rsid w:val="006657F0"/>
    <w:rsid w:val="0066587B"/>
    <w:rsid w:val="006659D7"/>
    <w:rsid w:val="00665AC8"/>
    <w:rsid w:val="00665D09"/>
    <w:rsid w:val="00665D22"/>
    <w:rsid w:val="00665E01"/>
    <w:rsid w:val="00665E45"/>
    <w:rsid w:val="00665EA0"/>
    <w:rsid w:val="00665FAC"/>
    <w:rsid w:val="006662B3"/>
    <w:rsid w:val="006663C3"/>
    <w:rsid w:val="00666992"/>
    <w:rsid w:val="006669D4"/>
    <w:rsid w:val="00666A76"/>
    <w:rsid w:val="00666ADC"/>
    <w:rsid w:val="00667134"/>
    <w:rsid w:val="006671AA"/>
    <w:rsid w:val="006674A2"/>
    <w:rsid w:val="00667627"/>
    <w:rsid w:val="00667857"/>
    <w:rsid w:val="00667B10"/>
    <w:rsid w:val="00667C9E"/>
    <w:rsid w:val="00667D35"/>
    <w:rsid w:val="00667E02"/>
    <w:rsid w:val="00667E9E"/>
    <w:rsid w:val="0067001E"/>
    <w:rsid w:val="00670138"/>
    <w:rsid w:val="006703D0"/>
    <w:rsid w:val="00670466"/>
    <w:rsid w:val="006707CE"/>
    <w:rsid w:val="00670823"/>
    <w:rsid w:val="00670B57"/>
    <w:rsid w:val="00670C06"/>
    <w:rsid w:val="00670F13"/>
    <w:rsid w:val="00671017"/>
    <w:rsid w:val="006711F0"/>
    <w:rsid w:val="00671C4D"/>
    <w:rsid w:val="00671EF0"/>
    <w:rsid w:val="00672486"/>
    <w:rsid w:val="006729D4"/>
    <w:rsid w:val="00672DD1"/>
    <w:rsid w:val="00672EC3"/>
    <w:rsid w:val="00673CE8"/>
    <w:rsid w:val="00673DBE"/>
    <w:rsid w:val="00673E89"/>
    <w:rsid w:val="00674C8F"/>
    <w:rsid w:val="00674D0E"/>
    <w:rsid w:val="00674F1F"/>
    <w:rsid w:val="00674F48"/>
    <w:rsid w:val="00675023"/>
    <w:rsid w:val="006751F7"/>
    <w:rsid w:val="00675432"/>
    <w:rsid w:val="00675B3D"/>
    <w:rsid w:val="00675D07"/>
    <w:rsid w:val="00675E8C"/>
    <w:rsid w:val="006765EF"/>
    <w:rsid w:val="00676705"/>
    <w:rsid w:val="006768D2"/>
    <w:rsid w:val="0067731A"/>
    <w:rsid w:val="00677513"/>
    <w:rsid w:val="0067783C"/>
    <w:rsid w:val="00677D5D"/>
    <w:rsid w:val="00677E08"/>
    <w:rsid w:val="00680080"/>
    <w:rsid w:val="0068055D"/>
    <w:rsid w:val="00680685"/>
    <w:rsid w:val="006806D3"/>
    <w:rsid w:val="006809A4"/>
    <w:rsid w:val="00680B07"/>
    <w:rsid w:val="00680ED6"/>
    <w:rsid w:val="00680EDE"/>
    <w:rsid w:val="00680EF6"/>
    <w:rsid w:val="0068101A"/>
    <w:rsid w:val="0068131E"/>
    <w:rsid w:val="00681684"/>
    <w:rsid w:val="00681937"/>
    <w:rsid w:val="00681BB9"/>
    <w:rsid w:val="00681EC0"/>
    <w:rsid w:val="006820B2"/>
    <w:rsid w:val="006820C5"/>
    <w:rsid w:val="00682175"/>
    <w:rsid w:val="0068219D"/>
    <w:rsid w:val="006827E0"/>
    <w:rsid w:val="0068291C"/>
    <w:rsid w:val="00682A53"/>
    <w:rsid w:val="00682B6A"/>
    <w:rsid w:val="00682D89"/>
    <w:rsid w:val="00682E0D"/>
    <w:rsid w:val="0068307F"/>
    <w:rsid w:val="006830DD"/>
    <w:rsid w:val="00683676"/>
    <w:rsid w:val="0068369F"/>
    <w:rsid w:val="00683743"/>
    <w:rsid w:val="0068382C"/>
    <w:rsid w:val="00683A9C"/>
    <w:rsid w:val="00683BC5"/>
    <w:rsid w:val="00683DBA"/>
    <w:rsid w:val="00683EB1"/>
    <w:rsid w:val="00684264"/>
    <w:rsid w:val="006843B8"/>
    <w:rsid w:val="00684401"/>
    <w:rsid w:val="00684620"/>
    <w:rsid w:val="00684878"/>
    <w:rsid w:val="00684999"/>
    <w:rsid w:val="00684A36"/>
    <w:rsid w:val="00684B3A"/>
    <w:rsid w:val="00684EA1"/>
    <w:rsid w:val="0068531C"/>
    <w:rsid w:val="00685432"/>
    <w:rsid w:val="0068552F"/>
    <w:rsid w:val="006856A7"/>
    <w:rsid w:val="00685A4E"/>
    <w:rsid w:val="00685DEB"/>
    <w:rsid w:val="00685E91"/>
    <w:rsid w:val="0068641E"/>
    <w:rsid w:val="0068643D"/>
    <w:rsid w:val="0068646D"/>
    <w:rsid w:val="006865F4"/>
    <w:rsid w:val="006866B5"/>
    <w:rsid w:val="006866E3"/>
    <w:rsid w:val="006868FC"/>
    <w:rsid w:val="00686B3D"/>
    <w:rsid w:val="00686B65"/>
    <w:rsid w:val="00686D80"/>
    <w:rsid w:val="00687125"/>
    <w:rsid w:val="006871E3"/>
    <w:rsid w:val="006873C2"/>
    <w:rsid w:val="00687718"/>
    <w:rsid w:val="006879A2"/>
    <w:rsid w:val="00687FFB"/>
    <w:rsid w:val="0069012A"/>
    <w:rsid w:val="00690226"/>
    <w:rsid w:val="006903B1"/>
    <w:rsid w:val="006903D0"/>
    <w:rsid w:val="00690501"/>
    <w:rsid w:val="006909EB"/>
    <w:rsid w:val="00690B13"/>
    <w:rsid w:val="00690B88"/>
    <w:rsid w:val="00691110"/>
    <w:rsid w:val="0069115B"/>
    <w:rsid w:val="006914F8"/>
    <w:rsid w:val="006915DE"/>
    <w:rsid w:val="0069189F"/>
    <w:rsid w:val="00691BDF"/>
    <w:rsid w:val="00691D2F"/>
    <w:rsid w:val="00691DA0"/>
    <w:rsid w:val="00691EA3"/>
    <w:rsid w:val="006921E6"/>
    <w:rsid w:val="00692602"/>
    <w:rsid w:val="00692920"/>
    <w:rsid w:val="00692AE7"/>
    <w:rsid w:val="00692B95"/>
    <w:rsid w:val="00692D96"/>
    <w:rsid w:val="0069304D"/>
    <w:rsid w:val="00693569"/>
    <w:rsid w:val="00693608"/>
    <w:rsid w:val="0069368E"/>
    <w:rsid w:val="006939D8"/>
    <w:rsid w:val="00693B9C"/>
    <w:rsid w:val="0069403C"/>
    <w:rsid w:val="00694092"/>
    <w:rsid w:val="0069424B"/>
    <w:rsid w:val="006942C2"/>
    <w:rsid w:val="0069436B"/>
    <w:rsid w:val="00694485"/>
    <w:rsid w:val="006946F3"/>
    <w:rsid w:val="00694786"/>
    <w:rsid w:val="0069489D"/>
    <w:rsid w:val="00694EB4"/>
    <w:rsid w:val="00694ECB"/>
    <w:rsid w:val="006957EB"/>
    <w:rsid w:val="0069594E"/>
    <w:rsid w:val="00695C5E"/>
    <w:rsid w:val="00695D69"/>
    <w:rsid w:val="006963FC"/>
    <w:rsid w:val="00696695"/>
    <w:rsid w:val="00696B9B"/>
    <w:rsid w:val="00696C1B"/>
    <w:rsid w:val="00696D59"/>
    <w:rsid w:val="00696D65"/>
    <w:rsid w:val="006970B1"/>
    <w:rsid w:val="0069710B"/>
    <w:rsid w:val="00697A87"/>
    <w:rsid w:val="00697C0E"/>
    <w:rsid w:val="00697C1E"/>
    <w:rsid w:val="006A04DB"/>
    <w:rsid w:val="006A05E3"/>
    <w:rsid w:val="006A061F"/>
    <w:rsid w:val="006A0733"/>
    <w:rsid w:val="006A08D5"/>
    <w:rsid w:val="006A0B2E"/>
    <w:rsid w:val="006A0BA1"/>
    <w:rsid w:val="006A10FF"/>
    <w:rsid w:val="006A249E"/>
    <w:rsid w:val="006A2559"/>
    <w:rsid w:val="006A2C75"/>
    <w:rsid w:val="006A2FA6"/>
    <w:rsid w:val="006A3567"/>
    <w:rsid w:val="006A3810"/>
    <w:rsid w:val="006A4795"/>
    <w:rsid w:val="006A4914"/>
    <w:rsid w:val="006A49BB"/>
    <w:rsid w:val="006A4AFB"/>
    <w:rsid w:val="006A4F75"/>
    <w:rsid w:val="006A51F9"/>
    <w:rsid w:val="006A5230"/>
    <w:rsid w:val="006A5420"/>
    <w:rsid w:val="006A5438"/>
    <w:rsid w:val="006A54B4"/>
    <w:rsid w:val="006A5802"/>
    <w:rsid w:val="006A596D"/>
    <w:rsid w:val="006A599D"/>
    <w:rsid w:val="006A5E95"/>
    <w:rsid w:val="006A610C"/>
    <w:rsid w:val="006A611E"/>
    <w:rsid w:val="006A62A7"/>
    <w:rsid w:val="006A64A8"/>
    <w:rsid w:val="006A669D"/>
    <w:rsid w:val="006A6A9E"/>
    <w:rsid w:val="006A6C30"/>
    <w:rsid w:val="006A6D78"/>
    <w:rsid w:val="006A789A"/>
    <w:rsid w:val="006A79F2"/>
    <w:rsid w:val="006A7C21"/>
    <w:rsid w:val="006A7CF4"/>
    <w:rsid w:val="006A7D69"/>
    <w:rsid w:val="006A7EDD"/>
    <w:rsid w:val="006B00F4"/>
    <w:rsid w:val="006B0293"/>
    <w:rsid w:val="006B0439"/>
    <w:rsid w:val="006B0548"/>
    <w:rsid w:val="006B0A04"/>
    <w:rsid w:val="006B1239"/>
    <w:rsid w:val="006B181B"/>
    <w:rsid w:val="006B18E6"/>
    <w:rsid w:val="006B1B7F"/>
    <w:rsid w:val="006B1E13"/>
    <w:rsid w:val="006B2013"/>
    <w:rsid w:val="006B27B7"/>
    <w:rsid w:val="006B2827"/>
    <w:rsid w:val="006B28BF"/>
    <w:rsid w:val="006B29F5"/>
    <w:rsid w:val="006B342C"/>
    <w:rsid w:val="006B368D"/>
    <w:rsid w:val="006B3796"/>
    <w:rsid w:val="006B39F5"/>
    <w:rsid w:val="006B3C52"/>
    <w:rsid w:val="006B3F2D"/>
    <w:rsid w:val="006B43E8"/>
    <w:rsid w:val="006B4E1D"/>
    <w:rsid w:val="006B4F6A"/>
    <w:rsid w:val="006B4F76"/>
    <w:rsid w:val="006B4FD8"/>
    <w:rsid w:val="006B52AF"/>
    <w:rsid w:val="006B5629"/>
    <w:rsid w:val="006B5925"/>
    <w:rsid w:val="006B59B6"/>
    <w:rsid w:val="006B5A1D"/>
    <w:rsid w:val="006B5C99"/>
    <w:rsid w:val="006B5DCE"/>
    <w:rsid w:val="006B67FA"/>
    <w:rsid w:val="006B6B68"/>
    <w:rsid w:val="006B7273"/>
    <w:rsid w:val="006B73AE"/>
    <w:rsid w:val="006B7442"/>
    <w:rsid w:val="006B77B9"/>
    <w:rsid w:val="006B7C69"/>
    <w:rsid w:val="006B7FBD"/>
    <w:rsid w:val="006C02BA"/>
    <w:rsid w:val="006C0E7E"/>
    <w:rsid w:val="006C1804"/>
    <w:rsid w:val="006C181C"/>
    <w:rsid w:val="006C196B"/>
    <w:rsid w:val="006C1A36"/>
    <w:rsid w:val="006C1B1C"/>
    <w:rsid w:val="006C1B8E"/>
    <w:rsid w:val="006C1BC1"/>
    <w:rsid w:val="006C1CB1"/>
    <w:rsid w:val="006C1D2C"/>
    <w:rsid w:val="006C1F00"/>
    <w:rsid w:val="006C1FEC"/>
    <w:rsid w:val="006C20FC"/>
    <w:rsid w:val="006C23C5"/>
    <w:rsid w:val="006C2606"/>
    <w:rsid w:val="006C2617"/>
    <w:rsid w:val="006C268B"/>
    <w:rsid w:val="006C2897"/>
    <w:rsid w:val="006C2923"/>
    <w:rsid w:val="006C2A19"/>
    <w:rsid w:val="006C2A4F"/>
    <w:rsid w:val="006C2D0C"/>
    <w:rsid w:val="006C2DD5"/>
    <w:rsid w:val="006C32E6"/>
    <w:rsid w:val="006C3599"/>
    <w:rsid w:val="006C35A3"/>
    <w:rsid w:val="006C363D"/>
    <w:rsid w:val="006C3698"/>
    <w:rsid w:val="006C3AA6"/>
    <w:rsid w:val="006C4102"/>
    <w:rsid w:val="006C42C2"/>
    <w:rsid w:val="006C42DE"/>
    <w:rsid w:val="006C4582"/>
    <w:rsid w:val="006C45A0"/>
    <w:rsid w:val="006C4C7C"/>
    <w:rsid w:val="006C4DA6"/>
    <w:rsid w:val="006C4FAE"/>
    <w:rsid w:val="006C5010"/>
    <w:rsid w:val="006C52D4"/>
    <w:rsid w:val="006C5B17"/>
    <w:rsid w:val="006C6072"/>
    <w:rsid w:val="006C617C"/>
    <w:rsid w:val="006C6690"/>
    <w:rsid w:val="006C7027"/>
    <w:rsid w:val="006C70CC"/>
    <w:rsid w:val="006C72E6"/>
    <w:rsid w:val="006C731D"/>
    <w:rsid w:val="006C7404"/>
    <w:rsid w:val="006D0045"/>
    <w:rsid w:val="006D0156"/>
    <w:rsid w:val="006D017D"/>
    <w:rsid w:val="006D0B6D"/>
    <w:rsid w:val="006D136F"/>
    <w:rsid w:val="006D1842"/>
    <w:rsid w:val="006D2049"/>
    <w:rsid w:val="006D2252"/>
    <w:rsid w:val="006D2370"/>
    <w:rsid w:val="006D2B5C"/>
    <w:rsid w:val="006D2C73"/>
    <w:rsid w:val="006D2E54"/>
    <w:rsid w:val="006D2EE4"/>
    <w:rsid w:val="006D31B2"/>
    <w:rsid w:val="006D35B0"/>
    <w:rsid w:val="006D3855"/>
    <w:rsid w:val="006D3A23"/>
    <w:rsid w:val="006D3A59"/>
    <w:rsid w:val="006D41A0"/>
    <w:rsid w:val="006D4384"/>
    <w:rsid w:val="006D43CA"/>
    <w:rsid w:val="006D48E4"/>
    <w:rsid w:val="006D4A52"/>
    <w:rsid w:val="006D4FAC"/>
    <w:rsid w:val="006D5834"/>
    <w:rsid w:val="006D590B"/>
    <w:rsid w:val="006D5911"/>
    <w:rsid w:val="006D601F"/>
    <w:rsid w:val="006D6763"/>
    <w:rsid w:val="006D67A3"/>
    <w:rsid w:val="006D67FD"/>
    <w:rsid w:val="006D6807"/>
    <w:rsid w:val="006D68B3"/>
    <w:rsid w:val="006D6B6D"/>
    <w:rsid w:val="006D6DA8"/>
    <w:rsid w:val="006D6EC5"/>
    <w:rsid w:val="006D7202"/>
    <w:rsid w:val="006D7825"/>
    <w:rsid w:val="006D796D"/>
    <w:rsid w:val="006D7B3E"/>
    <w:rsid w:val="006D7BED"/>
    <w:rsid w:val="006E00E2"/>
    <w:rsid w:val="006E037C"/>
    <w:rsid w:val="006E0398"/>
    <w:rsid w:val="006E0441"/>
    <w:rsid w:val="006E04AE"/>
    <w:rsid w:val="006E138C"/>
    <w:rsid w:val="006E141A"/>
    <w:rsid w:val="006E1E3D"/>
    <w:rsid w:val="006E1F6F"/>
    <w:rsid w:val="006E1F90"/>
    <w:rsid w:val="006E28D9"/>
    <w:rsid w:val="006E29A7"/>
    <w:rsid w:val="006E2A3A"/>
    <w:rsid w:val="006E2A88"/>
    <w:rsid w:val="006E3197"/>
    <w:rsid w:val="006E3244"/>
    <w:rsid w:val="006E3851"/>
    <w:rsid w:val="006E3853"/>
    <w:rsid w:val="006E3AAD"/>
    <w:rsid w:val="006E3B0E"/>
    <w:rsid w:val="006E3CBA"/>
    <w:rsid w:val="006E3DF5"/>
    <w:rsid w:val="006E3E42"/>
    <w:rsid w:val="006E4088"/>
    <w:rsid w:val="006E40C1"/>
    <w:rsid w:val="006E4128"/>
    <w:rsid w:val="006E41E0"/>
    <w:rsid w:val="006E426A"/>
    <w:rsid w:val="006E42FE"/>
    <w:rsid w:val="006E43D6"/>
    <w:rsid w:val="006E4871"/>
    <w:rsid w:val="006E4A87"/>
    <w:rsid w:val="006E4DE3"/>
    <w:rsid w:val="006E582F"/>
    <w:rsid w:val="006E58C9"/>
    <w:rsid w:val="006E5B14"/>
    <w:rsid w:val="006E632F"/>
    <w:rsid w:val="006E6933"/>
    <w:rsid w:val="006E6A69"/>
    <w:rsid w:val="006E6CD8"/>
    <w:rsid w:val="006E6E4F"/>
    <w:rsid w:val="006E709F"/>
    <w:rsid w:val="006E732F"/>
    <w:rsid w:val="006E7929"/>
    <w:rsid w:val="006E7C40"/>
    <w:rsid w:val="006E7EA0"/>
    <w:rsid w:val="006E7EC7"/>
    <w:rsid w:val="006E7F60"/>
    <w:rsid w:val="006F0051"/>
    <w:rsid w:val="006F0E20"/>
    <w:rsid w:val="006F0FF1"/>
    <w:rsid w:val="006F106B"/>
    <w:rsid w:val="006F11B2"/>
    <w:rsid w:val="006F11FF"/>
    <w:rsid w:val="006F13A5"/>
    <w:rsid w:val="006F1845"/>
    <w:rsid w:val="006F1BAB"/>
    <w:rsid w:val="006F1D31"/>
    <w:rsid w:val="006F2142"/>
    <w:rsid w:val="006F2256"/>
    <w:rsid w:val="006F2339"/>
    <w:rsid w:val="006F2582"/>
    <w:rsid w:val="006F274B"/>
    <w:rsid w:val="006F28D6"/>
    <w:rsid w:val="006F305C"/>
    <w:rsid w:val="006F308D"/>
    <w:rsid w:val="006F3657"/>
    <w:rsid w:val="006F36E4"/>
    <w:rsid w:val="006F379D"/>
    <w:rsid w:val="006F37AA"/>
    <w:rsid w:val="006F38CC"/>
    <w:rsid w:val="006F3972"/>
    <w:rsid w:val="006F3AFD"/>
    <w:rsid w:val="006F3C04"/>
    <w:rsid w:val="006F3CEC"/>
    <w:rsid w:val="006F4486"/>
    <w:rsid w:val="006F461E"/>
    <w:rsid w:val="006F47AD"/>
    <w:rsid w:val="006F4827"/>
    <w:rsid w:val="006F493B"/>
    <w:rsid w:val="006F4CD7"/>
    <w:rsid w:val="006F5050"/>
    <w:rsid w:val="006F52C8"/>
    <w:rsid w:val="006F5798"/>
    <w:rsid w:val="006F58CD"/>
    <w:rsid w:val="006F5941"/>
    <w:rsid w:val="006F5A24"/>
    <w:rsid w:val="006F5BFD"/>
    <w:rsid w:val="006F6033"/>
    <w:rsid w:val="006F6356"/>
    <w:rsid w:val="006F6400"/>
    <w:rsid w:val="006F67CB"/>
    <w:rsid w:val="006F69A5"/>
    <w:rsid w:val="006F7150"/>
    <w:rsid w:val="006F748C"/>
    <w:rsid w:val="006F785E"/>
    <w:rsid w:val="006F7A48"/>
    <w:rsid w:val="006F7E0A"/>
    <w:rsid w:val="006F7F79"/>
    <w:rsid w:val="00700206"/>
    <w:rsid w:val="007004A4"/>
    <w:rsid w:val="00700745"/>
    <w:rsid w:val="007008FA"/>
    <w:rsid w:val="00700A21"/>
    <w:rsid w:val="00700B85"/>
    <w:rsid w:val="00700C8A"/>
    <w:rsid w:val="00700D7C"/>
    <w:rsid w:val="007010F7"/>
    <w:rsid w:val="007012E8"/>
    <w:rsid w:val="007013C0"/>
    <w:rsid w:val="007015E9"/>
    <w:rsid w:val="0070195A"/>
    <w:rsid w:val="00701A33"/>
    <w:rsid w:val="00701CC9"/>
    <w:rsid w:val="00701E91"/>
    <w:rsid w:val="0070201A"/>
    <w:rsid w:val="0070216B"/>
    <w:rsid w:val="0070216C"/>
    <w:rsid w:val="0070252C"/>
    <w:rsid w:val="007025A5"/>
    <w:rsid w:val="00702BD6"/>
    <w:rsid w:val="00703437"/>
    <w:rsid w:val="00703A26"/>
    <w:rsid w:val="00703A93"/>
    <w:rsid w:val="00703E07"/>
    <w:rsid w:val="0070407F"/>
    <w:rsid w:val="00704966"/>
    <w:rsid w:val="007050EF"/>
    <w:rsid w:val="00705166"/>
    <w:rsid w:val="007051E5"/>
    <w:rsid w:val="007051F8"/>
    <w:rsid w:val="00705526"/>
    <w:rsid w:val="007059DF"/>
    <w:rsid w:val="00705E78"/>
    <w:rsid w:val="00705E93"/>
    <w:rsid w:val="0070606B"/>
    <w:rsid w:val="00706B5E"/>
    <w:rsid w:val="00706CD8"/>
    <w:rsid w:val="00707864"/>
    <w:rsid w:val="007079DD"/>
    <w:rsid w:val="007079DE"/>
    <w:rsid w:val="00707A93"/>
    <w:rsid w:val="00707ACD"/>
    <w:rsid w:val="00707BF6"/>
    <w:rsid w:val="00707C90"/>
    <w:rsid w:val="00710283"/>
    <w:rsid w:val="0071098E"/>
    <w:rsid w:val="00710B22"/>
    <w:rsid w:val="00710BCB"/>
    <w:rsid w:val="00710FE1"/>
    <w:rsid w:val="0071172A"/>
    <w:rsid w:val="0071188C"/>
    <w:rsid w:val="00711A1A"/>
    <w:rsid w:val="00711C7F"/>
    <w:rsid w:val="00711CD6"/>
    <w:rsid w:val="00711D15"/>
    <w:rsid w:val="00711D58"/>
    <w:rsid w:val="00711DC1"/>
    <w:rsid w:val="00711FFD"/>
    <w:rsid w:val="0071268B"/>
    <w:rsid w:val="00712CFE"/>
    <w:rsid w:val="007132EC"/>
    <w:rsid w:val="00713559"/>
    <w:rsid w:val="00713660"/>
    <w:rsid w:val="0071368B"/>
    <w:rsid w:val="007137D1"/>
    <w:rsid w:val="00713AEE"/>
    <w:rsid w:val="00714748"/>
    <w:rsid w:val="0071495C"/>
    <w:rsid w:val="00714B1D"/>
    <w:rsid w:val="00714D83"/>
    <w:rsid w:val="00715458"/>
    <w:rsid w:val="00715559"/>
    <w:rsid w:val="00715A9D"/>
    <w:rsid w:val="00715E49"/>
    <w:rsid w:val="00715EDA"/>
    <w:rsid w:val="00715F88"/>
    <w:rsid w:val="00716178"/>
    <w:rsid w:val="0071651D"/>
    <w:rsid w:val="00716624"/>
    <w:rsid w:val="0071668C"/>
    <w:rsid w:val="007166DF"/>
    <w:rsid w:val="007169C3"/>
    <w:rsid w:val="007169D0"/>
    <w:rsid w:val="00716F75"/>
    <w:rsid w:val="007175F4"/>
    <w:rsid w:val="00717AB7"/>
    <w:rsid w:val="00717C81"/>
    <w:rsid w:val="00717C85"/>
    <w:rsid w:val="00720284"/>
    <w:rsid w:val="00720382"/>
    <w:rsid w:val="00720790"/>
    <w:rsid w:val="00720BB0"/>
    <w:rsid w:val="00720F89"/>
    <w:rsid w:val="00720FA6"/>
    <w:rsid w:val="0072111C"/>
    <w:rsid w:val="00721245"/>
    <w:rsid w:val="0072136C"/>
    <w:rsid w:val="0072141E"/>
    <w:rsid w:val="007214E4"/>
    <w:rsid w:val="00721613"/>
    <w:rsid w:val="0072185C"/>
    <w:rsid w:val="00721FA5"/>
    <w:rsid w:val="0072249D"/>
    <w:rsid w:val="007224ED"/>
    <w:rsid w:val="00722DD8"/>
    <w:rsid w:val="00722F3B"/>
    <w:rsid w:val="0072303C"/>
    <w:rsid w:val="007230A0"/>
    <w:rsid w:val="00723204"/>
    <w:rsid w:val="007233AF"/>
    <w:rsid w:val="007233C7"/>
    <w:rsid w:val="0072349E"/>
    <w:rsid w:val="007236DC"/>
    <w:rsid w:val="00723833"/>
    <w:rsid w:val="00723B1C"/>
    <w:rsid w:val="00723C31"/>
    <w:rsid w:val="00723EA4"/>
    <w:rsid w:val="00724288"/>
    <w:rsid w:val="00724383"/>
    <w:rsid w:val="0072475F"/>
    <w:rsid w:val="00724961"/>
    <w:rsid w:val="00724A3C"/>
    <w:rsid w:val="00724A92"/>
    <w:rsid w:val="00724D5D"/>
    <w:rsid w:val="00724E46"/>
    <w:rsid w:val="00724EBC"/>
    <w:rsid w:val="0072518E"/>
    <w:rsid w:val="007259BD"/>
    <w:rsid w:val="00725BBA"/>
    <w:rsid w:val="00726406"/>
    <w:rsid w:val="00726C4B"/>
    <w:rsid w:val="00726CA8"/>
    <w:rsid w:val="00726D9A"/>
    <w:rsid w:val="00727653"/>
    <w:rsid w:val="0072794A"/>
    <w:rsid w:val="00727C15"/>
    <w:rsid w:val="00727F09"/>
    <w:rsid w:val="007305CD"/>
    <w:rsid w:val="007307CF"/>
    <w:rsid w:val="007309A0"/>
    <w:rsid w:val="00730ABC"/>
    <w:rsid w:val="00730B4A"/>
    <w:rsid w:val="00730B85"/>
    <w:rsid w:val="00730C92"/>
    <w:rsid w:val="00730FDA"/>
    <w:rsid w:val="0073104B"/>
    <w:rsid w:val="00731147"/>
    <w:rsid w:val="0073116D"/>
    <w:rsid w:val="007315E7"/>
    <w:rsid w:val="007316A3"/>
    <w:rsid w:val="0073194E"/>
    <w:rsid w:val="00731A35"/>
    <w:rsid w:val="00731BDA"/>
    <w:rsid w:val="00731C11"/>
    <w:rsid w:val="00731D30"/>
    <w:rsid w:val="00732144"/>
    <w:rsid w:val="00732217"/>
    <w:rsid w:val="00732600"/>
    <w:rsid w:val="00732712"/>
    <w:rsid w:val="00732957"/>
    <w:rsid w:val="00732F43"/>
    <w:rsid w:val="00732F48"/>
    <w:rsid w:val="007330FE"/>
    <w:rsid w:val="00733258"/>
    <w:rsid w:val="007337BA"/>
    <w:rsid w:val="00733853"/>
    <w:rsid w:val="0073393D"/>
    <w:rsid w:val="0073395B"/>
    <w:rsid w:val="00733A97"/>
    <w:rsid w:val="0073479D"/>
    <w:rsid w:val="00734DFD"/>
    <w:rsid w:val="00734E23"/>
    <w:rsid w:val="0073518C"/>
    <w:rsid w:val="00735223"/>
    <w:rsid w:val="00735640"/>
    <w:rsid w:val="00735904"/>
    <w:rsid w:val="007360EA"/>
    <w:rsid w:val="00736440"/>
    <w:rsid w:val="00736733"/>
    <w:rsid w:val="0073673A"/>
    <w:rsid w:val="00736B97"/>
    <w:rsid w:val="00736DBB"/>
    <w:rsid w:val="0073717A"/>
    <w:rsid w:val="00737518"/>
    <w:rsid w:val="0073766F"/>
    <w:rsid w:val="00737D5C"/>
    <w:rsid w:val="00737F58"/>
    <w:rsid w:val="00740309"/>
    <w:rsid w:val="00740355"/>
    <w:rsid w:val="00740471"/>
    <w:rsid w:val="00740665"/>
    <w:rsid w:val="0074092E"/>
    <w:rsid w:val="00740E60"/>
    <w:rsid w:val="00740F26"/>
    <w:rsid w:val="0074178B"/>
    <w:rsid w:val="00742159"/>
    <w:rsid w:val="00742203"/>
    <w:rsid w:val="007424B3"/>
    <w:rsid w:val="00742AEE"/>
    <w:rsid w:val="00742B38"/>
    <w:rsid w:val="00742B41"/>
    <w:rsid w:val="00743442"/>
    <w:rsid w:val="00743544"/>
    <w:rsid w:val="00743D67"/>
    <w:rsid w:val="007440E9"/>
    <w:rsid w:val="0074489D"/>
    <w:rsid w:val="00744A70"/>
    <w:rsid w:val="00744AD0"/>
    <w:rsid w:val="00744B25"/>
    <w:rsid w:val="00744C84"/>
    <w:rsid w:val="00744EBF"/>
    <w:rsid w:val="00745599"/>
    <w:rsid w:val="00745935"/>
    <w:rsid w:val="00745B6E"/>
    <w:rsid w:val="00745C6B"/>
    <w:rsid w:val="00746361"/>
    <w:rsid w:val="0074640F"/>
    <w:rsid w:val="007464D5"/>
    <w:rsid w:val="00746B6A"/>
    <w:rsid w:val="00746FD3"/>
    <w:rsid w:val="00747168"/>
    <w:rsid w:val="007471CE"/>
    <w:rsid w:val="0074731A"/>
    <w:rsid w:val="007473C4"/>
    <w:rsid w:val="007473E3"/>
    <w:rsid w:val="007473F0"/>
    <w:rsid w:val="0074753D"/>
    <w:rsid w:val="00747598"/>
    <w:rsid w:val="00747674"/>
    <w:rsid w:val="007478E1"/>
    <w:rsid w:val="00747952"/>
    <w:rsid w:val="00747ABB"/>
    <w:rsid w:val="00747FB0"/>
    <w:rsid w:val="00747FC1"/>
    <w:rsid w:val="0075064F"/>
    <w:rsid w:val="0075070A"/>
    <w:rsid w:val="00750BD1"/>
    <w:rsid w:val="00750D65"/>
    <w:rsid w:val="007510AE"/>
    <w:rsid w:val="00751243"/>
    <w:rsid w:val="0075139A"/>
    <w:rsid w:val="007513A1"/>
    <w:rsid w:val="007517C6"/>
    <w:rsid w:val="00751975"/>
    <w:rsid w:val="00751A5F"/>
    <w:rsid w:val="00751CCC"/>
    <w:rsid w:val="00751CFA"/>
    <w:rsid w:val="00751D79"/>
    <w:rsid w:val="00751ED1"/>
    <w:rsid w:val="00752157"/>
    <w:rsid w:val="007521FF"/>
    <w:rsid w:val="007523E4"/>
    <w:rsid w:val="00752429"/>
    <w:rsid w:val="0075250E"/>
    <w:rsid w:val="007525FF"/>
    <w:rsid w:val="00752863"/>
    <w:rsid w:val="00752CCF"/>
    <w:rsid w:val="00752D03"/>
    <w:rsid w:val="00752DE4"/>
    <w:rsid w:val="00753293"/>
    <w:rsid w:val="00753BC1"/>
    <w:rsid w:val="00753CC9"/>
    <w:rsid w:val="00753E79"/>
    <w:rsid w:val="00753FFA"/>
    <w:rsid w:val="00754034"/>
    <w:rsid w:val="00754180"/>
    <w:rsid w:val="0075427C"/>
    <w:rsid w:val="00754723"/>
    <w:rsid w:val="00754AD2"/>
    <w:rsid w:val="00754C5D"/>
    <w:rsid w:val="00754FDC"/>
    <w:rsid w:val="00755020"/>
    <w:rsid w:val="007556B8"/>
    <w:rsid w:val="007556C7"/>
    <w:rsid w:val="00755803"/>
    <w:rsid w:val="007562D2"/>
    <w:rsid w:val="00756737"/>
    <w:rsid w:val="007570EC"/>
    <w:rsid w:val="00757417"/>
    <w:rsid w:val="007579EE"/>
    <w:rsid w:val="00757B10"/>
    <w:rsid w:val="00757B4A"/>
    <w:rsid w:val="0076005F"/>
    <w:rsid w:val="007603C5"/>
    <w:rsid w:val="00760419"/>
    <w:rsid w:val="00760446"/>
    <w:rsid w:val="00760531"/>
    <w:rsid w:val="00760587"/>
    <w:rsid w:val="00760754"/>
    <w:rsid w:val="0076097B"/>
    <w:rsid w:val="00760A49"/>
    <w:rsid w:val="00760CDA"/>
    <w:rsid w:val="00760D3A"/>
    <w:rsid w:val="00761042"/>
    <w:rsid w:val="007614B6"/>
    <w:rsid w:val="0076157B"/>
    <w:rsid w:val="00761BD3"/>
    <w:rsid w:val="00761CDB"/>
    <w:rsid w:val="00762199"/>
    <w:rsid w:val="007622B3"/>
    <w:rsid w:val="00762FEC"/>
    <w:rsid w:val="0076309E"/>
    <w:rsid w:val="007632CF"/>
    <w:rsid w:val="007633A8"/>
    <w:rsid w:val="00763414"/>
    <w:rsid w:val="007634C0"/>
    <w:rsid w:val="00763642"/>
    <w:rsid w:val="00763679"/>
    <w:rsid w:val="00763EFB"/>
    <w:rsid w:val="00764549"/>
    <w:rsid w:val="0076454B"/>
    <w:rsid w:val="00764757"/>
    <w:rsid w:val="00764918"/>
    <w:rsid w:val="007649D2"/>
    <w:rsid w:val="00764AED"/>
    <w:rsid w:val="00765163"/>
    <w:rsid w:val="00765237"/>
    <w:rsid w:val="007654AE"/>
    <w:rsid w:val="00765713"/>
    <w:rsid w:val="0076581D"/>
    <w:rsid w:val="00766227"/>
    <w:rsid w:val="007668C5"/>
    <w:rsid w:val="00766B42"/>
    <w:rsid w:val="00766DC7"/>
    <w:rsid w:val="00767568"/>
    <w:rsid w:val="007675DE"/>
    <w:rsid w:val="00767C3F"/>
    <w:rsid w:val="00767F72"/>
    <w:rsid w:val="0077065D"/>
    <w:rsid w:val="00770843"/>
    <w:rsid w:val="0077088A"/>
    <w:rsid w:val="00770B83"/>
    <w:rsid w:val="00770DC8"/>
    <w:rsid w:val="00770F60"/>
    <w:rsid w:val="00771124"/>
    <w:rsid w:val="00771F57"/>
    <w:rsid w:val="00772100"/>
    <w:rsid w:val="007721B5"/>
    <w:rsid w:val="007721C5"/>
    <w:rsid w:val="0077273B"/>
    <w:rsid w:val="00772931"/>
    <w:rsid w:val="00772C46"/>
    <w:rsid w:val="007732F7"/>
    <w:rsid w:val="0077331E"/>
    <w:rsid w:val="0077333C"/>
    <w:rsid w:val="007739AC"/>
    <w:rsid w:val="00773D8B"/>
    <w:rsid w:val="00774221"/>
    <w:rsid w:val="007744DE"/>
    <w:rsid w:val="00774618"/>
    <w:rsid w:val="00774B54"/>
    <w:rsid w:val="00774B5E"/>
    <w:rsid w:val="00774B94"/>
    <w:rsid w:val="00774DE4"/>
    <w:rsid w:val="00774EC9"/>
    <w:rsid w:val="00774F46"/>
    <w:rsid w:val="00774F91"/>
    <w:rsid w:val="0077509F"/>
    <w:rsid w:val="00775366"/>
    <w:rsid w:val="0077552E"/>
    <w:rsid w:val="00775CD3"/>
    <w:rsid w:val="00775D41"/>
    <w:rsid w:val="00775D92"/>
    <w:rsid w:val="00775EE3"/>
    <w:rsid w:val="0077695C"/>
    <w:rsid w:val="007769DA"/>
    <w:rsid w:val="00776AC9"/>
    <w:rsid w:val="00776E0D"/>
    <w:rsid w:val="00777139"/>
    <w:rsid w:val="00777B1F"/>
    <w:rsid w:val="00777B2F"/>
    <w:rsid w:val="00777F4D"/>
    <w:rsid w:val="0078001E"/>
    <w:rsid w:val="00780054"/>
    <w:rsid w:val="00780619"/>
    <w:rsid w:val="007809F1"/>
    <w:rsid w:val="00780AD1"/>
    <w:rsid w:val="00780DCC"/>
    <w:rsid w:val="00781771"/>
    <w:rsid w:val="007817B5"/>
    <w:rsid w:val="00781B50"/>
    <w:rsid w:val="00781D85"/>
    <w:rsid w:val="00781DEC"/>
    <w:rsid w:val="00781FB8"/>
    <w:rsid w:val="00781FF2"/>
    <w:rsid w:val="00782108"/>
    <w:rsid w:val="00782B38"/>
    <w:rsid w:val="00782B8A"/>
    <w:rsid w:val="0078365D"/>
    <w:rsid w:val="00783755"/>
    <w:rsid w:val="0078384E"/>
    <w:rsid w:val="007838CE"/>
    <w:rsid w:val="00783D91"/>
    <w:rsid w:val="00783E21"/>
    <w:rsid w:val="00783E49"/>
    <w:rsid w:val="00783EB8"/>
    <w:rsid w:val="00783FA8"/>
    <w:rsid w:val="007846E7"/>
    <w:rsid w:val="00784852"/>
    <w:rsid w:val="007848B4"/>
    <w:rsid w:val="007848E4"/>
    <w:rsid w:val="007849BD"/>
    <w:rsid w:val="00784B83"/>
    <w:rsid w:val="00784CB2"/>
    <w:rsid w:val="00784D5B"/>
    <w:rsid w:val="00785223"/>
    <w:rsid w:val="00785427"/>
    <w:rsid w:val="007855FB"/>
    <w:rsid w:val="00786231"/>
    <w:rsid w:val="0078689A"/>
    <w:rsid w:val="00786926"/>
    <w:rsid w:val="00786946"/>
    <w:rsid w:val="00786B61"/>
    <w:rsid w:val="00787406"/>
    <w:rsid w:val="007877D6"/>
    <w:rsid w:val="007878A9"/>
    <w:rsid w:val="00787CD1"/>
    <w:rsid w:val="00787D88"/>
    <w:rsid w:val="007902F4"/>
    <w:rsid w:val="007903FE"/>
    <w:rsid w:val="00790848"/>
    <w:rsid w:val="0079099A"/>
    <w:rsid w:val="00790AE5"/>
    <w:rsid w:val="00790BDE"/>
    <w:rsid w:val="00790E66"/>
    <w:rsid w:val="00791151"/>
    <w:rsid w:val="007911A4"/>
    <w:rsid w:val="0079130D"/>
    <w:rsid w:val="007917D9"/>
    <w:rsid w:val="00791858"/>
    <w:rsid w:val="00791A8A"/>
    <w:rsid w:val="00791C9A"/>
    <w:rsid w:val="007921CA"/>
    <w:rsid w:val="007925E8"/>
    <w:rsid w:val="0079270D"/>
    <w:rsid w:val="00792807"/>
    <w:rsid w:val="00792938"/>
    <w:rsid w:val="00792BF6"/>
    <w:rsid w:val="00792DAD"/>
    <w:rsid w:val="00792E9A"/>
    <w:rsid w:val="00793099"/>
    <w:rsid w:val="007931D4"/>
    <w:rsid w:val="007934EC"/>
    <w:rsid w:val="0079376B"/>
    <w:rsid w:val="00793791"/>
    <w:rsid w:val="007938D0"/>
    <w:rsid w:val="007939B6"/>
    <w:rsid w:val="00793A57"/>
    <w:rsid w:val="00793DB9"/>
    <w:rsid w:val="00794B7A"/>
    <w:rsid w:val="00794BA9"/>
    <w:rsid w:val="00794CF8"/>
    <w:rsid w:val="00794E5C"/>
    <w:rsid w:val="00794EF4"/>
    <w:rsid w:val="00794FA3"/>
    <w:rsid w:val="007952E3"/>
    <w:rsid w:val="00795499"/>
    <w:rsid w:val="007956DE"/>
    <w:rsid w:val="00795AFF"/>
    <w:rsid w:val="00795B80"/>
    <w:rsid w:val="00796317"/>
    <w:rsid w:val="0079638F"/>
    <w:rsid w:val="00796397"/>
    <w:rsid w:val="007963B2"/>
    <w:rsid w:val="00796653"/>
    <w:rsid w:val="00796666"/>
    <w:rsid w:val="00796807"/>
    <w:rsid w:val="00796953"/>
    <w:rsid w:val="00796CD0"/>
    <w:rsid w:val="0079709B"/>
    <w:rsid w:val="00797175"/>
    <w:rsid w:val="007977D2"/>
    <w:rsid w:val="00797BD3"/>
    <w:rsid w:val="00797CB0"/>
    <w:rsid w:val="007A0B1C"/>
    <w:rsid w:val="007A0CCB"/>
    <w:rsid w:val="007A11EE"/>
    <w:rsid w:val="007A13F6"/>
    <w:rsid w:val="007A1511"/>
    <w:rsid w:val="007A24F2"/>
    <w:rsid w:val="007A2655"/>
    <w:rsid w:val="007A2ABF"/>
    <w:rsid w:val="007A2D98"/>
    <w:rsid w:val="007A2DD2"/>
    <w:rsid w:val="007A3144"/>
    <w:rsid w:val="007A31CE"/>
    <w:rsid w:val="007A4A4B"/>
    <w:rsid w:val="007A4F5F"/>
    <w:rsid w:val="007A5114"/>
    <w:rsid w:val="007A525A"/>
    <w:rsid w:val="007A5377"/>
    <w:rsid w:val="007A53A9"/>
    <w:rsid w:val="007A591A"/>
    <w:rsid w:val="007A5AA4"/>
    <w:rsid w:val="007A5C67"/>
    <w:rsid w:val="007A6239"/>
    <w:rsid w:val="007A62E1"/>
    <w:rsid w:val="007A64D9"/>
    <w:rsid w:val="007A7196"/>
    <w:rsid w:val="007A746B"/>
    <w:rsid w:val="007A74ED"/>
    <w:rsid w:val="007A7CEA"/>
    <w:rsid w:val="007A7DF1"/>
    <w:rsid w:val="007A7F2F"/>
    <w:rsid w:val="007B0417"/>
    <w:rsid w:val="007B04AF"/>
    <w:rsid w:val="007B04E8"/>
    <w:rsid w:val="007B0BE7"/>
    <w:rsid w:val="007B0FEE"/>
    <w:rsid w:val="007B1503"/>
    <w:rsid w:val="007B1761"/>
    <w:rsid w:val="007B19B2"/>
    <w:rsid w:val="007B1CEE"/>
    <w:rsid w:val="007B1D5A"/>
    <w:rsid w:val="007B1ED4"/>
    <w:rsid w:val="007B213E"/>
    <w:rsid w:val="007B2413"/>
    <w:rsid w:val="007B248F"/>
    <w:rsid w:val="007B286D"/>
    <w:rsid w:val="007B2EA6"/>
    <w:rsid w:val="007B2F81"/>
    <w:rsid w:val="007B384C"/>
    <w:rsid w:val="007B3D2E"/>
    <w:rsid w:val="007B4042"/>
    <w:rsid w:val="007B4257"/>
    <w:rsid w:val="007B44D6"/>
    <w:rsid w:val="007B496D"/>
    <w:rsid w:val="007B49F4"/>
    <w:rsid w:val="007B5029"/>
    <w:rsid w:val="007B555D"/>
    <w:rsid w:val="007B557E"/>
    <w:rsid w:val="007B568B"/>
    <w:rsid w:val="007B5B38"/>
    <w:rsid w:val="007B5C12"/>
    <w:rsid w:val="007B5C8C"/>
    <w:rsid w:val="007B60D5"/>
    <w:rsid w:val="007B6147"/>
    <w:rsid w:val="007B61D1"/>
    <w:rsid w:val="007B6541"/>
    <w:rsid w:val="007B693E"/>
    <w:rsid w:val="007B6946"/>
    <w:rsid w:val="007B6D36"/>
    <w:rsid w:val="007B72D6"/>
    <w:rsid w:val="007B76D4"/>
    <w:rsid w:val="007B773D"/>
    <w:rsid w:val="007B7928"/>
    <w:rsid w:val="007B7CA2"/>
    <w:rsid w:val="007B7D91"/>
    <w:rsid w:val="007B7EA8"/>
    <w:rsid w:val="007B7F83"/>
    <w:rsid w:val="007B7FF2"/>
    <w:rsid w:val="007C0050"/>
    <w:rsid w:val="007C0246"/>
    <w:rsid w:val="007C05B6"/>
    <w:rsid w:val="007C080C"/>
    <w:rsid w:val="007C0977"/>
    <w:rsid w:val="007C09CA"/>
    <w:rsid w:val="007C0B7B"/>
    <w:rsid w:val="007C0DD4"/>
    <w:rsid w:val="007C0E85"/>
    <w:rsid w:val="007C1019"/>
    <w:rsid w:val="007C1763"/>
    <w:rsid w:val="007C178E"/>
    <w:rsid w:val="007C1997"/>
    <w:rsid w:val="007C1E74"/>
    <w:rsid w:val="007C2492"/>
    <w:rsid w:val="007C2A2F"/>
    <w:rsid w:val="007C3023"/>
    <w:rsid w:val="007C34DF"/>
    <w:rsid w:val="007C3FE0"/>
    <w:rsid w:val="007C42E3"/>
    <w:rsid w:val="007C4333"/>
    <w:rsid w:val="007C4829"/>
    <w:rsid w:val="007C49CF"/>
    <w:rsid w:val="007C50E3"/>
    <w:rsid w:val="007C51A7"/>
    <w:rsid w:val="007C52FD"/>
    <w:rsid w:val="007C54F5"/>
    <w:rsid w:val="007C5CB6"/>
    <w:rsid w:val="007C6114"/>
    <w:rsid w:val="007C635E"/>
    <w:rsid w:val="007C63D7"/>
    <w:rsid w:val="007C6533"/>
    <w:rsid w:val="007C690C"/>
    <w:rsid w:val="007C6E13"/>
    <w:rsid w:val="007C6E71"/>
    <w:rsid w:val="007C6ED6"/>
    <w:rsid w:val="007C707E"/>
    <w:rsid w:val="007C75F8"/>
    <w:rsid w:val="007C79F8"/>
    <w:rsid w:val="007D00E0"/>
    <w:rsid w:val="007D0AB3"/>
    <w:rsid w:val="007D0C7A"/>
    <w:rsid w:val="007D0D96"/>
    <w:rsid w:val="007D10B7"/>
    <w:rsid w:val="007D1183"/>
    <w:rsid w:val="007D1564"/>
    <w:rsid w:val="007D1B97"/>
    <w:rsid w:val="007D2555"/>
    <w:rsid w:val="007D2DC7"/>
    <w:rsid w:val="007D3016"/>
    <w:rsid w:val="007D3075"/>
    <w:rsid w:val="007D3104"/>
    <w:rsid w:val="007D32A8"/>
    <w:rsid w:val="007D33F8"/>
    <w:rsid w:val="007D3618"/>
    <w:rsid w:val="007D3690"/>
    <w:rsid w:val="007D3A5D"/>
    <w:rsid w:val="007D4147"/>
    <w:rsid w:val="007D493E"/>
    <w:rsid w:val="007D4C66"/>
    <w:rsid w:val="007D4FC6"/>
    <w:rsid w:val="007D56ED"/>
    <w:rsid w:val="007D571C"/>
    <w:rsid w:val="007D58EB"/>
    <w:rsid w:val="007D5911"/>
    <w:rsid w:val="007D5C35"/>
    <w:rsid w:val="007D5F28"/>
    <w:rsid w:val="007D617F"/>
    <w:rsid w:val="007D6BFA"/>
    <w:rsid w:val="007D6DB9"/>
    <w:rsid w:val="007D6E9B"/>
    <w:rsid w:val="007D6F7C"/>
    <w:rsid w:val="007D6F88"/>
    <w:rsid w:val="007D7184"/>
    <w:rsid w:val="007D7256"/>
    <w:rsid w:val="007D728B"/>
    <w:rsid w:val="007D72F8"/>
    <w:rsid w:val="007D7590"/>
    <w:rsid w:val="007D75DC"/>
    <w:rsid w:val="007D7877"/>
    <w:rsid w:val="007D78F9"/>
    <w:rsid w:val="007D792E"/>
    <w:rsid w:val="007D7AA4"/>
    <w:rsid w:val="007D7CFF"/>
    <w:rsid w:val="007D7DF9"/>
    <w:rsid w:val="007D7EF1"/>
    <w:rsid w:val="007D7F86"/>
    <w:rsid w:val="007E0122"/>
    <w:rsid w:val="007E022F"/>
    <w:rsid w:val="007E03E7"/>
    <w:rsid w:val="007E0CA7"/>
    <w:rsid w:val="007E0E91"/>
    <w:rsid w:val="007E1251"/>
    <w:rsid w:val="007E140F"/>
    <w:rsid w:val="007E15A8"/>
    <w:rsid w:val="007E1882"/>
    <w:rsid w:val="007E1A8E"/>
    <w:rsid w:val="007E1F3B"/>
    <w:rsid w:val="007E2098"/>
    <w:rsid w:val="007E3151"/>
    <w:rsid w:val="007E3375"/>
    <w:rsid w:val="007E36D1"/>
    <w:rsid w:val="007E3A98"/>
    <w:rsid w:val="007E3DD7"/>
    <w:rsid w:val="007E40A9"/>
    <w:rsid w:val="007E40F7"/>
    <w:rsid w:val="007E4136"/>
    <w:rsid w:val="007E4156"/>
    <w:rsid w:val="007E4173"/>
    <w:rsid w:val="007E48EF"/>
    <w:rsid w:val="007E49DB"/>
    <w:rsid w:val="007E4D99"/>
    <w:rsid w:val="007E511D"/>
    <w:rsid w:val="007E546E"/>
    <w:rsid w:val="007E56B3"/>
    <w:rsid w:val="007E56BC"/>
    <w:rsid w:val="007E59A4"/>
    <w:rsid w:val="007E5AA0"/>
    <w:rsid w:val="007E5FDA"/>
    <w:rsid w:val="007E60FB"/>
    <w:rsid w:val="007E6657"/>
    <w:rsid w:val="007E69EA"/>
    <w:rsid w:val="007E6B60"/>
    <w:rsid w:val="007E6CC1"/>
    <w:rsid w:val="007E6E85"/>
    <w:rsid w:val="007E721C"/>
    <w:rsid w:val="007E7295"/>
    <w:rsid w:val="007E737D"/>
    <w:rsid w:val="007E799C"/>
    <w:rsid w:val="007E7A27"/>
    <w:rsid w:val="007E7AC9"/>
    <w:rsid w:val="007E7AF3"/>
    <w:rsid w:val="007F0122"/>
    <w:rsid w:val="007F0374"/>
    <w:rsid w:val="007F05D0"/>
    <w:rsid w:val="007F0AD0"/>
    <w:rsid w:val="007F0D1D"/>
    <w:rsid w:val="007F111D"/>
    <w:rsid w:val="007F13DF"/>
    <w:rsid w:val="007F1572"/>
    <w:rsid w:val="007F1D81"/>
    <w:rsid w:val="007F1E39"/>
    <w:rsid w:val="007F1F1D"/>
    <w:rsid w:val="007F21F0"/>
    <w:rsid w:val="007F27D0"/>
    <w:rsid w:val="007F2A02"/>
    <w:rsid w:val="007F2ADD"/>
    <w:rsid w:val="007F2BFA"/>
    <w:rsid w:val="007F30A7"/>
    <w:rsid w:val="007F33B5"/>
    <w:rsid w:val="007F35C8"/>
    <w:rsid w:val="007F379F"/>
    <w:rsid w:val="007F3C35"/>
    <w:rsid w:val="007F3C36"/>
    <w:rsid w:val="007F3E21"/>
    <w:rsid w:val="007F41F1"/>
    <w:rsid w:val="007F44F7"/>
    <w:rsid w:val="007F4AAC"/>
    <w:rsid w:val="007F4C8F"/>
    <w:rsid w:val="007F4FB7"/>
    <w:rsid w:val="007F5125"/>
    <w:rsid w:val="007F52D1"/>
    <w:rsid w:val="007F5357"/>
    <w:rsid w:val="007F5483"/>
    <w:rsid w:val="007F5638"/>
    <w:rsid w:val="007F5750"/>
    <w:rsid w:val="007F57A5"/>
    <w:rsid w:val="007F58BD"/>
    <w:rsid w:val="007F590D"/>
    <w:rsid w:val="007F604C"/>
    <w:rsid w:val="007F60D4"/>
    <w:rsid w:val="007F61EA"/>
    <w:rsid w:val="007F6407"/>
    <w:rsid w:val="007F653B"/>
    <w:rsid w:val="007F705A"/>
    <w:rsid w:val="007F741B"/>
    <w:rsid w:val="0080030E"/>
    <w:rsid w:val="00800A8F"/>
    <w:rsid w:val="00800A9C"/>
    <w:rsid w:val="00800C1E"/>
    <w:rsid w:val="00800DB8"/>
    <w:rsid w:val="00800F2B"/>
    <w:rsid w:val="00801536"/>
    <w:rsid w:val="00801599"/>
    <w:rsid w:val="008019E4"/>
    <w:rsid w:val="00801C1B"/>
    <w:rsid w:val="00801DE1"/>
    <w:rsid w:val="008020B8"/>
    <w:rsid w:val="00802301"/>
    <w:rsid w:val="008028DF"/>
    <w:rsid w:val="00802E90"/>
    <w:rsid w:val="00803A0E"/>
    <w:rsid w:val="00803DB3"/>
    <w:rsid w:val="00803EC1"/>
    <w:rsid w:val="00803F6D"/>
    <w:rsid w:val="008041C6"/>
    <w:rsid w:val="008042E0"/>
    <w:rsid w:val="008043C3"/>
    <w:rsid w:val="00804A61"/>
    <w:rsid w:val="00804EFD"/>
    <w:rsid w:val="008050DD"/>
    <w:rsid w:val="008050F8"/>
    <w:rsid w:val="0080519E"/>
    <w:rsid w:val="00806102"/>
    <w:rsid w:val="008061CA"/>
    <w:rsid w:val="00806397"/>
    <w:rsid w:val="00806AED"/>
    <w:rsid w:val="00806B46"/>
    <w:rsid w:val="008071BF"/>
    <w:rsid w:val="008078F4"/>
    <w:rsid w:val="00807AE4"/>
    <w:rsid w:val="00807DD3"/>
    <w:rsid w:val="008103EA"/>
    <w:rsid w:val="00810591"/>
    <w:rsid w:val="00810A26"/>
    <w:rsid w:val="00810A80"/>
    <w:rsid w:val="00810FD9"/>
    <w:rsid w:val="008110FE"/>
    <w:rsid w:val="00811173"/>
    <w:rsid w:val="00811217"/>
    <w:rsid w:val="00811350"/>
    <w:rsid w:val="00811355"/>
    <w:rsid w:val="00811988"/>
    <w:rsid w:val="00811F60"/>
    <w:rsid w:val="00812001"/>
    <w:rsid w:val="008121B3"/>
    <w:rsid w:val="008121D4"/>
    <w:rsid w:val="00812790"/>
    <w:rsid w:val="00812887"/>
    <w:rsid w:val="0081321A"/>
    <w:rsid w:val="008132F7"/>
    <w:rsid w:val="008141ED"/>
    <w:rsid w:val="008149E2"/>
    <w:rsid w:val="00814A8E"/>
    <w:rsid w:val="00814B96"/>
    <w:rsid w:val="00814FB9"/>
    <w:rsid w:val="00815277"/>
    <w:rsid w:val="00815570"/>
    <w:rsid w:val="008155AC"/>
    <w:rsid w:val="00815716"/>
    <w:rsid w:val="00815748"/>
    <w:rsid w:val="008158DB"/>
    <w:rsid w:val="00815AAF"/>
    <w:rsid w:val="00815C1C"/>
    <w:rsid w:val="00816272"/>
    <w:rsid w:val="00816389"/>
    <w:rsid w:val="008163F5"/>
    <w:rsid w:val="00816571"/>
    <w:rsid w:val="008165F1"/>
    <w:rsid w:val="00816715"/>
    <w:rsid w:val="00816BDB"/>
    <w:rsid w:val="00816E15"/>
    <w:rsid w:val="00816EE6"/>
    <w:rsid w:val="00817167"/>
    <w:rsid w:val="00817700"/>
    <w:rsid w:val="00817762"/>
    <w:rsid w:val="00817CEE"/>
    <w:rsid w:val="00820168"/>
    <w:rsid w:val="008202FD"/>
    <w:rsid w:val="008203B4"/>
    <w:rsid w:val="0082052C"/>
    <w:rsid w:val="008207A7"/>
    <w:rsid w:val="0082088F"/>
    <w:rsid w:val="008208F6"/>
    <w:rsid w:val="00820B1A"/>
    <w:rsid w:val="00820F7A"/>
    <w:rsid w:val="008210AE"/>
    <w:rsid w:val="008211EB"/>
    <w:rsid w:val="008213F4"/>
    <w:rsid w:val="0082163E"/>
    <w:rsid w:val="008219C8"/>
    <w:rsid w:val="00821C97"/>
    <w:rsid w:val="00821CF7"/>
    <w:rsid w:val="00821E53"/>
    <w:rsid w:val="008222A0"/>
    <w:rsid w:val="008222F8"/>
    <w:rsid w:val="008223E5"/>
    <w:rsid w:val="008224ED"/>
    <w:rsid w:val="0082267F"/>
    <w:rsid w:val="00822C4C"/>
    <w:rsid w:val="00822D90"/>
    <w:rsid w:val="008234AE"/>
    <w:rsid w:val="00823806"/>
    <w:rsid w:val="008238B5"/>
    <w:rsid w:val="00823C72"/>
    <w:rsid w:val="00823D7C"/>
    <w:rsid w:val="00823E32"/>
    <w:rsid w:val="00823FD0"/>
    <w:rsid w:val="00824685"/>
    <w:rsid w:val="00824C1E"/>
    <w:rsid w:val="00824DB6"/>
    <w:rsid w:val="008253E8"/>
    <w:rsid w:val="00825878"/>
    <w:rsid w:val="00825D43"/>
    <w:rsid w:val="00825EBB"/>
    <w:rsid w:val="008260D6"/>
    <w:rsid w:val="0082656E"/>
    <w:rsid w:val="008265A0"/>
    <w:rsid w:val="00826C9B"/>
    <w:rsid w:val="00826DE6"/>
    <w:rsid w:val="00826EA0"/>
    <w:rsid w:val="00826EFD"/>
    <w:rsid w:val="0082707E"/>
    <w:rsid w:val="0082712B"/>
    <w:rsid w:val="00827594"/>
    <w:rsid w:val="008277AC"/>
    <w:rsid w:val="00827E60"/>
    <w:rsid w:val="00827FD9"/>
    <w:rsid w:val="008300AC"/>
    <w:rsid w:val="00830149"/>
    <w:rsid w:val="0083023F"/>
    <w:rsid w:val="0083040D"/>
    <w:rsid w:val="008308EC"/>
    <w:rsid w:val="008309D4"/>
    <w:rsid w:val="00830B9B"/>
    <w:rsid w:val="00830C36"/>
    <w:rsid w:val="0083141B"/>
    <w:rsid w:val="00831628"/>
    <w:rsid w:val="00831763"/>
    <w:rsid w:val="0083188C"/>
    <w:rsid w:val="008318C2"/>
    <w:rsid w:val="008319C0"/>
    <w:rsid w:val="00831BAB"/>
    <w:rsid w:val="00831D6F"/>
    <w:rsid w:val="00831D74"/>
    <w:rsid w:val="00832210"/>
    <w:rsid w:val="008322BD"/>
    <w:rsid w:val="0083267D"/>
    <w:rsid w:val="008326AC"/>
    <w:rsid w:val="00832D93"/>
    <w:rsid w:val="0083326D"/>
    <w:rsid w:val="008333DA"/>
    <w:rsid w:val="008335C1"/>
    <w:rsid w:val="008339F0"/>
    <w:rsid w:val="00833BC2"/>
    <w:rsid w:val="00833C6A"/>
    <w:rsid w:val="00833C8F"/>
    <w:rsid w:val="00833DD5"/>
    <w:rsid w:val="00833E43"/>
    <w:rsid w:val="008340FB"/>
    <w:rsid w:val="00834340"/>
    <w:rsid w:val="008343BF"/>
    <w:rsid w:val="00834B1D"/>
    <w:rsid w:val="00834B68"/>
    <w:rsid w:val="0083511F"/>
    <w:rsid w:val="00835823"/>
    <w:rsid w:val="0083586F"/>
    <w:rsid w:val="00835BA1"/>
    <w:rsid w:val="008363EB"/>
    <w:rsid w:val="00836534"/>
    <w:rsid w:val="008367CC"/>
    <w:rsid w:val="0083684C"/>
    <w:rsid w:val="00836866"/>
    <w:rsid w:val="0083690F"/>
    <w:rsid w:val="00836A41"/>
    <w:rsid w:val="00836DE9"/>
    <w:rsid w:val="008370C4"/>
    <w:rsid w:val="00837417"/>
    <w:rsid w:val="00837BDA"/>
    <w:rsid w:val="0084006E"/>
    <w:rsid w:val="00840109"/>
    <w:rsid w:val="00840112"/>
    <w:rsid w:val="008401B6"/>
    <w:rsid w:val="0084037F"/>
    <w:rsid w:val="008405EC"/>
    <w:rsid w:val="00840B96"/>
    <w:rsid w:val="008414CE"/>
    <w:rsid w:val="00841551"/>
    <w:rsid w:val="00841D0A"/>
    <w:rsid w:val="00841FC9"/>
    <w:rsid w:val="0084204E"/>
    <w:rsid w:val="00842145"/>
    <w:rsid w:val="008423A0"/>
    <w:rsid w:val="008428EC"/>
    <w:rsid w:val="00842EAD"/>
    <w:rsid w:val="00843059"/>
    <w:rsid w:val="00843159"/>
    <w:rsid w:val="008432CB"/>
    <w:rsid w:val="00843451"/>
    <w:rsid w:val="008434E5"/>
    <w:rsid w:val="00843895"/>
    <w:rsid w:val="008438D6"/>
    <w:rsid w:val="00843912"/>
    <w:rsid w:val="00843ACB"/>
    <w:rsid w:val="00843B23"/>
    <w:rsid w:val="00843F2C"/>
    <w:rsid w:val="0084405A"/>
    <w:rsid w:val="008443F5"/>
    <w:rsid w:val="0084452F"/>
    <w:rsid w:val="00844C43"/>
    <w:rsid w:val="00845077"/>
    <w:rsid w:val="00845399"/>
    <w:rsid w:val="00845CCC"/>
    <w:rsid w:val="00845DD4"/>
    <w:rsid w:val="00846042"/>
    <w:rsid w:val="00846051"/>
    <w:rsid w:val="008462B4"/>
    <w:rsid w:val="008466F0"/>
    <w:rsid w:val="008469E7"/>
    <w:rsid w:val="00846D59"/>
    <w:rsid w:val="00846E4C"/>
    <w:rsid w:val="00846FE0"/>
    <w:rsid w:val="008475D3"/>
    <w:rsid w:val="008478CD"/>
    <w:rsid w:val="00847AB0"/>
    <w:rsid w:val="00847B20"/>
    <w:rsid w:val="0085016F"/>
    <w:rsid w:val="00850616"/>
    <w:rsid w:val="008507F3"/>
    <w:rsid w:val="00850D28"/>
    <w:rsid w:val="00851391"/>
    <w:rsid w:val="0085142B"/>
    <w:rsid w:val="008517D5"/>
    <w:rsid w:val="00851A11"/>
    <w:rsid w:val="0085244D"/>
    <w:rsid w:val="008527A4"/>
    <w:rsid w:val="00852880"/>
    <w:rsid w:val="00852B1F"/>
    <w:rsid w:val="00852BE3"/>
    <w:rsid w:val="00852C5A"/>
    <w:rsid w:val="00852C90"/>
    <w:rsid w:val="00852D00"/>
    <w:rsid w:val="00852F5B"/>
    <w:rsid w:val="0085318C"/>
    <w:rsid w:val="0085364F"/>
    <w:rsid w:val="0085423A"/>
    <w:rsid w:val="0085443A"/>
    <w:rsid w:val="0085452F"/>
    <w:rsid w:val="00854646"/>
    <w:rsid w:val="00854E0C"/>
    <w:rsid w:val="0085524B"/>
    <w:rsid w:val="00855272"/>
    <w:rsid w:val="00855695"/>
    <w:rsid w:val="00855974"/>
    <w:rsid w:val="00855990"/>
    <w:rsid w:val="0085629B"/>
    <w:rsid w:val="0085644D"/>
    <w:rsid w:val="00856834"/>
    <w:rsid w:val="00856A06"/>
    <w:rsid w:val="00856A2C"/>
    <w:rsid w:val="00856DD4"/>
    <w:rsid w:val="00857033"/>
    <w:rsid w:val="008571BA"/>
    <w:rsid w:val="008571D4"/>
    <w:rsid w:val="008578B9"/>
    <w:rsid w:val="00857D8B"/>
    <w:rsid w:val="008603D3"/>
    <w:rsid w:val="00860499"/>
    <w:rsid w:val="0086069F"/>
    <w:rsid w:val="008606FD"/>
    <w:rsid w:val="00860739"/>
    <w:rsid w:val="008613EF"/>
    <w:rsid w:val="00861513"/>
    <w:rsid w:val="00861607"/>
    <w:rsid w:val="008619CA"/>
    <w:rsid w:val="00861B9A"/>
    <w:rsid w:val="0086215A"/>
    <w:rsid w:val="00862196"/>
    <w:rsid w:val="0086219E"/>
    <w:rsid w:val="008622D2"/>
    <w:rsid w:val="0086255E"/>
    <w:rsid w:val="00862C6B"/>
    <w:rsid w:val="00862E50"/>
    <w:rsid w:val="0086371F"/>
    <w:rsid w:val="0086381F"/>
    <w:rsid w:val="008638A7"/>
    <w:rsid w:val="00863A10"/>
    <w:rsid w:val="00863B22"/>
    <w:rsid w:val="0086407F"/>
    <w:rsid w:val="008640C0"/>
    <w:rsid w:val="008641F8"/>
    <w:rsid w:val="00864464"/>
    <w:rsid w:val="00864468"/>
    <w:rsid w:val="008644B7"/>
    <w:rsid w:val="008645AF"/>
    <w:rsid w:val="008647F9"/>
    <w:rsid w:val="00864ACE"/>
    <w:rsid w:val="00864BB8"/>
    <w:rsid w:val="008650F8"/>
    <w:rsid w:val="00865103"/>
    <w:rsid w:val="00865184"/>
    <w:rsid w:val="00865575"/>
    <w:rsid w:val="00865C94"/>
    <w:rsid w:val="00866084"/>
    <w:rsid w:val="008660A8"/>
    <w:rsid w:val="008663AC"/>
    <w:rsid w:val="00866416"/>
    <w:rsid w:val="00866552"/>
    <w:rsid w:val="008666F7"/>
    <w:rsid w:val="008672D0"/>
    <w:rsid w:val="00867423"/>
    <w:rsid w:val="00867CCC"/>
    <w:rsid w:val="00867E56"/>
    <w:rsid w:val="00867E75"/>
    <w:rsid w:val="0087008D"/>
    <w:rsid w:val="00870206"/>
    <w:rsid w:val="00870252"/>
    <w:rsid w:val="0087027C"/>
    <w:rsid w:val="008702EE"/>
    <w:rsid w:val="00870394"/>
    <w:rsid w:val="0087039F"/>
    <w:rsid w:val="008703C2"/>
    <w:rsid w:val="00870777"/>
    <w:rsid w:val="008707D7"/>
    <w:rsid w:val="00870A68"/>
    <w:rsid w:val="00870D61"/>
    <w:rsid w:val="00871632"/>
    <w:rsid w:val="008717BF"/>
    <w:rsid w:val="00871931"/>
    <w:rsid w:val="00871AD6"/>
    <w:rsid w:val="00871D31"/>
    <w:rsid w:val="00871F02"/>
    <w:rsid w:val="00872665"/>
    <w:rsid w:val="008726BF"/>
    <w:rsid w:val="00872742"/>
    <w:rsid w:val="00872D48"/>
    <w:rsid w:val="00872DA4"/>
    <w:rsid w:val="00872F38"/>
    <w:rsid w:val="00873166"/>
    <w:rsid w:val="008731D8"/>
    <w:rsid w:val="00873229"/>
    <w:rsid w:val="0087337F"/>
    <w:rsid w:val="0087346E"/>
    <w:rsid w:val="008736C5"/>
    <w:rsid w:val="00873E02"/>
    <w:rsid w:val="00873E22"/>
    <w:rsid w:val="00874363"/>
    <w:rsid w:val="0087437D"/>
    <w:rsid w:val="008747AE"/>
    <w:rsid w:val="0087512A"/>
    <w:rsid w:val="0087516A"/>
    <w:rsid w:val="00875203"/>
    <w:rsid w:val="00875898"/>
    <w:rsid w:val="00875BD8"/>
    <w:rsid w:val="00875F6E"/>
    <w:rsid w:val="00875FCB"/>
    <w:rsid w:val="00876132"/>
    <w:rsid w:val="00876731"/>
    <w:rsid w:val="00876C64"/>
    <w:rsid w:val="00876C81"/>
    <w:rsid w:val="00876CFA"/>
    <w:rsid w:val="00876F21"/>
    <w:rsid w:val="00876FD3"/>
    <w:rsid w:val="00877275"/>
    <w:rsid w:val="008776C0"/>
    <w:rsid w:val="0087782A"/>
    <w:rsid w:val="00877876"/>
    <w:rsid w:val="00877A82"/>
    <w:rsid w:val="00877F62"/>
    <w:rsid w:val="008800E4"/>
    <w:rsid w:val="008804B6"/>
    <w:rsid w:val="008805A1"/>
    <w:rsid w:val="00880751"/>
    <w:rsid w:val="00880978"/>
    <w:rsid w:val="00880B7D"/>
    <w:rsid w:val="00880CDE"/>
    <w:rsid w:val="00880E7B"/>
    <w:rsid w:val="00880F8D"/>
    <w:rsid w:val="0088101D"/>
    <w:rsid w:val="008816BC"/>
    <w:rsid w:val="00881793"/>
    <w:rsid w:val="00881A26"/>
    <w:rsid w:val="00881B56"/>
    <w:rsid w:val="00881CA0"/>
    <w:rsid w:val="00881EC9"/>
    <w:rsid w:val="00881F0F"/>
    <w:rsid w:val="00882644"/>
    <w:rsid w:val="00882A7C"/>
    <w:rsid w:val="0088356A"/>
    <w:rsid w:val="008835F4"/>
    <w:rsid w:val="008836D5"/>
    <w:rsid w:val="008836FB"/>
    <w:rsid w:val="0088384B"/>
    <w:rsid w:val="00883A3A"/>
    <w:rsid w:val="00883DE9"/>
    <w:rsid w:val="00883F52"/>
    <w:rsid w:val="00884532"/>
    <w:rsid w:val="00884A6F"/>
    <w:rsid w:val="00884CFC"/>
    <w:rsid w:val="00884DC8"/>
    <w:rsid w:val="00884F69"/>
    <w:rsid w:val="00884FC6"/>
    <w:rsid w:val="00885087"/>
    <w:rsid w:val="0088514D"/>
    <w:rsid w:val="008852F1"/>
    <w:rsid w:val="00885461"/>
    <w:rsid w:val="00885545"/>
    <w:rsid w:val="008855C1"/>
    <w:rsid w:val="008857FA"/>
    <w:rsid w:val="00885AFB"/>
    <w:rsid w:val="00885C2E"/>
    <w:rsid w:val="00885CD7"/>
    <w:rsid w:val="00885D7F"/>
    <w:rsid w:val="00885F49"/>
    <w:rsid w:val="008865D8"/>
    <w:rsid w:val="00886795"/>
    <w:rsid w:val="00886845"/>
    <w:rsid w:val="00886C14"/>
    <w:rsid w:val="008870DF"/>
    <w:rsid w:val="008872D3"/>
    <w:rsid w:val="00887335"/>
    <w:rsid w:val="0088741B"/>
    <w:rsid w:val="008878F8"/>
    <w:rsid w:val="008879E9"/>
    <w:rsid w:val="00887AA1"/>
    <w:rsid w:val="00887C90"/>
    <w:rsid w:val="00890195"/>
    <w:rsid w:val="0089071C"/>
    <w:rsid w:val="00890845"/>
    <w:rsid w:val="008908AA"/>
    <w:rsid w:val="0089096D"/>
    <w:rsid w:val="00890C7A"/>
    <w:rsid w:val="00890C9A"/>
    <w:rsid w:val="00890CC6"/>
    <w:rsid w:val="00890E3C"/>
    <w:rsid w:val="0089118D"/>
    <w:rsid w:val="0089182C"/>
    <w:rsid w:val="008919DB"/>
    <w:rsid w:val="00891A9E"/>
    <w:rsid w:val="00891B35"/>
    <w:rsid w:val="00891B71"/>
    <w:rsid w:val="00891B73"/>
    <w:rsid w:val="00892228"/>
    <w:rsid w:val="00892379"/>
    <w:rsid w:val="008925C4"/>
    <w:rsid w:val="008927A0"/>
    <w:rsid w:val="0089280B"/>
    <w:rsid w:val="00892934"/>
    <w:rsid w:val="00892B01"/>
    <w:rsid w:val="00892C0D"/>
    <w:rsid w:val="00892C64"/>
    <w:rsid w:val="00893146"/>
    <w:rsid w:val="008934A9"/>
    <w:rsid w:val="00893515"/>
    <w:rsid w:val="0089379D"/>
    <w:rsid w:val="008938FA"/>
    <w:rsid w:val="00893A3C"/>
    <w:rsid w:val="00893C5E"/>
    <w:rsid w:val="00893CEB"/>
    <w:rsid w:val="0089430E"/>
    <w:rsid w:val="008948C7"/>
    <w:rsid w:val="00894B32"/>
    <w:rsid w:val="00894B3A"/>
    <w:rsid w:val="00894C0B"/>
    <w:rsid w:val="00894D47"/>
    <w:rsid w:val="00894F61"/>
    <w:rsid w:val="0089535E"/>
    <w:rsid w:val="008956B8"/>
    <w:rsid w:val="00895738"/>
    <w:rsid w:val="008957D0"/>
    <w:rsid w:val="00895F7A"/>
    <w:rsid w:val="008960F6"/>
    <w:rsid w:val="00896458"/>
    <w:rsid w:val="00896626"/>
    <w:rsid w:val="008966D4"/>
    <w:rsid w:val="00896798"/>
    <w:rsid w:val="008968AE"/>
    <w:rsid w:val="0089702F"/>
    <w:rsid w:val="0089737D"/>
    <w:rsid w:val="008976A4"/>
    <w:rsid w:val="00897773"/>
    <w:rsid w:val="00897F6C"/>
    <w:rsid w:val="0089916D"/>
    <w:rsid w:val="008A0062"/>
    <w:rsid w:val="008A048B"/>
    <w:rsid w:val="008A0760"/>
    <w:rsid w:val="008A0C8F"/>
    <w:rsid w:val="008A0E37"/>
    <w:rsid w:val="008A1015"/>
    <w:rsid w:val="008A11E1"/>
    <w:rsid w:val="008A1898"/>
    <w:rsid w:val="008A190E"/>
    <w:rsid w:val="008A1B63"/>
    <w:rsid w:val="008A2447"/>
    <w:rsid w:val="008A2938"/>
    <w:rsid w:val="008A2BB5"/>
    <w:rsid w:val="008A3099"/>
    <w:rsid w:val="008A31D7"/>
    <w:rsid w:val="008A347C"/>
    <w:rsid w:val="008A3645"/>
    <w:rsid w:val="008A40B2"/>
    <w:rsid w:val="008A4267"/>
    <w:rsid w:val="008A4316"/>
    <w:rsid w:val="008A45BE"/>
    <w:rsid w:val="008A49F4"/>
    <w:rsid w:val="008A5C8C"/>
    <w:rsid w:val="008A5E27"/>
    <w:rsid w:val="008A6548"/>
    <w:rsid w:val="008A6833"/>
    <w:rsid w:val="008A690C"/>
    <w:rsid w:val="008A6A65"/>
    <w:rsid w:val="008A6C89"/>
    <w:rsid w:val="008A71BE"/>
    <w:rsid w:val="008A78CA"/>
    <w:rsid w:val="008B0047"/>
    <w:rsid w:val="008B0911"/>
    <w:rsid w:val="008B0939"/>
    <w:rsid w:val="008B0B61"/>
    <w:rsid w:val="008B0C58"/>
    <w:rsid w:val="008B0D90"/>
    <w:rsid w:val="008B0E4B"/>
    <w:rsid w:val="008B0F0C"/>
    <w:rsid w:val="008B1081"/>
    <w:rsid w:val="008B1245"/>
    <w:rsid w:val="008B1338"/>
    <w:rsid w:val="008B1841"/>
    <w:rsid w:val="008B1E07"/>
    <w:rsid w:val="008B2137"/>
    <w:rsid w:val="008B235F"/>
    <w:rsid w:val="008B288C"/>
    <w:rsid w:val="008B2C36"/>
    <w:rsid w:val="008B3177"/>
    <w:rsid w:val="008B317B"/>
    <w:rsid w:val="008B3392"/>
    <w:rsid w:val="008B3690"/>
    <w:rsid w:val="008B373B"/>
    <w:rsid w:val="008B3793"/>
    <w:rsid w:val="008B3813"/>
    <w:rsid w:val="008B3C2C"/>
    <w:rsid w:val="008B3CF0"/>
    <w:rsid w:val="008B3E21"/>
    <w:rsid w:val="008B44D3"/>
    <w:rsid w:val="008B49C9"/>
    <w:rsid w:val="008B4C49"/>
    <w:rsid w:val="008B4C71"/>
    <w:rsid w:val="008B509D"/>
    <w:rsid w:val="008B50CB"/>
    <w:rsid w:val="008B5186"/>
    <w:rsid w:val="008B51DB"/>
    <w:rsid w:val="008B52C3"/>
    <w:rsid w:val="008B55F8"/>
    <w:rsid w:val="008B5657"/>
    <w:rsid w:val="008B56FE"/>
    <w:rsid w:val="008B5F25"/>
    <w:rsid w:val="008B62F3"/>
    <w:rsid w:val="008B6375"/>
    <w:rsid w:val="008B6670"/>
    <w:rsid w:val="008B681D"/>
    <w:rsid w:val="008B693A"/>
    <w:rsid w:val="008B76AE"/>
    <w:rsid w:val="008B7945"/>
    <w:rsid w:val="008B7F96"/>
    <w:rsid w:val="008C0057"/>
    <w:rsid w:val="008C00DB"/>
    <w:rsid w:val="008C0DC2"/>
    <w:rsid w:val="008C183A"/>
    <w:rsid w:val="008C1862"/>
    <w:rsid w:val="008C19AB"/>
    <w:rsid w:val="008C2511"/>
    <w:rsid w:val="008C27C6"/>
    <w:rsid w:val="008C2B4F"/>
    <w:rsid w:val="008C2C41"/>
    <w:rsid w:val="008C2EDC"/>
    <w:rsid w:val="008C335A"/>
    <w:rsid w:val="008C33EC"/>
    <w:rsid w:val="008C3635"/>
    <w:rsid w:val="008C3B23"/>
    <w:rsid w:val="008C3D73"/>
    <w:rsid w:val="008C3F68"/>
    <w:rsid w:val="008C405C"/>
    <w:rsid w:val="008C427F"/>
    <w:rsid w:val="008C48A1"/>
    <w:rsid w:val="008C4AA6"/>
    <w:rsid w:val="008C4BD6"/>
    <w:rsid w:val="008C4E75"/>
    <w:rsid w:val="008C527C"/>
    <w:rsid w:val="008C53CE"/>
    <w:rsid w:val="008C53E7"/>
    <w:rsid w:val="008C5646"/>
    <w:rsid w:val="008C5737"/>
    <w:rsid w:val="008C58C1"/>
    <w:rsid w:val="008C5DA0"/>
    <w:rsid w:val="008C5E5B"/>
    <w:rsid w:val="008C6272"/>
    <w:rsid w:val="008C65EB"/>
    <w:rsid w:val="008C677D"/>
    <w:rsid w:val="008C68BC"/>
    <w:rsid w:val="008C6C80"/>
    <w:rsid w:val="008C6F0A"/>
    <w:rsid w:val="008C6F0C"/>
    <w:rsid w:val="008C7030"/>
    <w:rsid w:val="008C70F7"/>
    <w:rsid w:val="008C72AA"/>
    <w:rsid w:val="008C74F5"/>
    <w:rsid w:val="008C7547"/>
    <w:rsid w:val="008C7876"/>
    <w:rsid w:val="008C7EFD"/>
    <w:rsid w:val="008D0297"/>
    <w:rsid w:val="008D0471"/>
    <w:rsid w:val="008D0E81"/>
    <w:rsid w:val="008D0EE3"/>
    <w:rsid w:val="008D0F65"/>
    <w:rsid w:val="008D1382"/>
    <w:rsid w:val="008D1705"/>
    <w:rsid w:val="008D1CC6"/>
    <w:rsid w:val="008D1CF3"/>
    <w:rsid w:val="008D1DE5"/>
    <w:rsid w:val="008D1EBA"/>
    <w:rsid w:val="008D2033"/>
    <w:rsid w:val="008D2B3F"/>
    <w:rsid w:val="008D2FB7"/>
    <w:rsid w:val="008D316B"/>
    <w:rsid w:val="008D338C"/>
    <w:rsid w:val="008D33FA"/>
    <w:rsid w:val="008D344A"/>
    <w:rsid w:val="008D372F"/>
    <w:rsid w:val="008D390F"/>
    <w:rsid w:val="008D3D15"/>
    <w:rsid w:val="008D4055"/>
    <w:rsid w:val="008D475B"/>
    <w:rsid w:val="008D47BA"/>
    <w:rsid w:val="008D486A"/>
    <w:rsid w:val="008D4AF5"/>
    <w:rsid w:val="008D52DE"/>
    <w:rsid w:val="008D552A"/>
    <w:rsid w:val="008D582F"/>
    <w:rsid w:val="008D5A40"/>
    <w:rsid w:val="008D5C88"/>
    <w:rsid w:val="008D5DC1"/>
    <w:rsid w:val="008D5F5B"/>
    <w:rsid w:val="008D5FF0"/>
    <w:rsid w:val="008D61DA"/>
    <w:rsid w:val="008D64E7"/>
    <w:rsid w:val="008D657B"/>
    <w:rsid w:val="008D6A1D"/>
    <w:rsid w:val="008D6A36"/>
    <w:rsid w:val="008D6E8C"/>
    <w:rsid w:val="008D743F"/>
    <w:rsid w:val="008D7547"/>
    <w:rsid w:val="008D78A2"/>
    <w:rsid w:val="008E0026"/>
    <w:rsid w:val="008E019F"/>
    <w:rsid w:val="008E04F1"/>
    <w:rsid w:val="008E07EB"/>
    <w:rsid w:val="008E0D6F"/>
    <w:rsid w:val="008E0E7B"/>
    <w:rsid w:val="008E1080"/>
    <w:rsid w:val="008E12EE"/>
    <w:rsid w:val="008E1554"/>
    <w:rsid w:val="008E1835"/>
    <w:rsid w:val="008E1B6D"/>
    <w:rsid w:val="008E251A"/>
    <w:rsid w:val="008E27C2"/>
    <w:rsid w:val="008E3106"/>
    <w:rsid w:val="008E31DD"/>
    <w:rsid w:val="008E3490"/>
    <w:rsid w:val="008E355F"/>
    <w:rsid w:val="008E3EA4"/>
    <w:rsid w:val="008E3FC5"/>
    <w:rsid w:val="008E4074"/>
    <w:rsid w:val="008E4291"/>
    <w:rsid w:val="008E4458"/>
    <w:rsid w:val="008E44F9"/>
    <w:rsid w:val="008E4532"/>
    <w:rsid w:val="008E4727"/>
    <w:rsid w:val="008E4DB0"/>
    <w:rsid w:val="008E5111"/>
    <w:rsid w:val="008E5310"/>
    <w:rsid w:val="008E5BF2"/>
    <w:rsid w:val="008E5C1F"/>
    <w:rsid w:val="008E5F3F"/>
    <w:rsid w:val="008E614E"/>
    <w:rsid w:val="008E6C91"/>
    <w:rsid w:val="008E6D2F"/>
    <w:rsid w:val="008E72EC"/>
    <w:rsid w:val="008E7428"/>
    <w:rsid w:val="008E7842"/>
    <w:rsid w:val="008E788D"/>
    <w:rsid w:val="008E79B0"/>
    <w:rsid w:val="008E79E7"/>
    <w:rsid w:val="008F0340"/>
    <w:rsid w:val="008F0894"/>
    <w:rsid w:val="008F08EA"/>
    <w:rsid w:val="008F09D5"/>
    <w:rsid w:val="008F0C64"/>
    <w:rsid w:val="008F0D9D"/>
    <w:rsid w:val="008F0EBC"/>
    <w:rsid w:val="008F1020"/>
    <w:rsid w:val="008F1069"/>
    <w:rsid w:val="008F165E"/>
    <w:rsid w:val="008F17B9"/>
    <w:rsid w:val="008F194D"/>
    <w:rsid w:val="008F1968"/>
    <w:rsid w:val="008F19A0"/>
    <w:rsid w:val="008F19B4"/>
    <w:rsid w:val="008F1B52"/>
    <w:rsid w:val="008F1BB8"/>
    <w:rsid w:val="008F1D08"/>
    <w:rsid w:val="008F2096"/>
    <w:rsid w:val="008F231C"/>
    <w:rsid w:val="008F2362"/>
    <w:rsid w:val="008F2451"/>
    <w:rsid w:val="008F2E86"/>
    <w:rsid w:val="008F2F73"/>
    <w:rsid w:val="008F3357"/>
    <w:rsid w:val="008F356A"/>
    <w:rsid w:val="008F3FF0"/>
    <w:rsid w:val="008F3FF3"/>
    <w:rsid w:val="008F432B"/>
    <w:rsid w:val="008F4431"/>
    <w:rsid w:val="008F454F"/>
    <w:rsid w:val="008F45A2"/>
    <w:rsid w:val="008F45C4"/>
    <w:rsid w:val="008F4712"/>
    <w:rsid w:val="008F486A"/>
    <w:rsid w:val="008F4D11"/>
    <w:rsid w:val="008F4D63"/>
    <w:rsid w:val="008F5291"/>
    <w:rsid w:val="008F5693"/>
    <w:rsid w:val="008F5733"/>
    <w:rsid w:val="008F5E11"/>
    <w:rsid w:val="008F5EA4"/>
    <w:rsid w:val="008F5F49"/>
    <w:rsid w:val="008F6495"/>
    <w:rsid w:val="008F64A6"/>
    <w:rsid w:val="008F665F"/>
    <w:rsid w:val="008F68B9"/>
    <w:rsid w:val="008F6B75"/>
    <w:rsid w:val="008F6FAB"/>
    <w:rsid w:val="008F6FFA"/>
    <w:rsid w:val="008F7176"/>
    <w:rsid w:val="008F760E"/>
    <w:rsid w:val="008F76CE"/>
    <w:rsid w:val="008F7B3D"/>
    <w:rsid w:val="008F7B8A"/>
    <w:rsid w:val="008F7C42"/>
    <w:rsid w:val="008F7EF3"/>
    <w:rsid w:val="008F7F77"/>
    <w:rsid w:val="00900031"/>
    <w:rsid w:val="0090037E"/>
    <w:rsid w:val="009005CD"/>
    <w:rsid w:val="009006FB"/>
    <w:rsid w:val="009009BB"/>
    <w:rsid w:val="0090100A"/>
    <w:rsid w:val="009011B2"/>
    <w:rsid w:val="0090138E"/>
    <w:rsid w:val="009013C2"/>
    <w:rsid w:val="00901804"/>
    <w:rsid w:val="00901B76"/>
    <w:rsid w:val="00901C95"/>
    <w:rsid w:val="00901CCD"/>
    <w:rsid w:val="00902441"/>
    <w:rsid w:val="00902472"/>
    <w:rsid w:val="00902512"/>
    <w:rsid w:val="0090267F"/>
    <w:rsid w:val="009028ED"/>
    <w:rsid w:val="00902964"/>
    <w:rsid w:val="00902C1B"/>
    <w:rsid w:val="00902CA5"/>
    <w:rsid w:val="00902DE3"/>
    <w:rsid w:val="00902E76"/>
    <w:rsid w:val="00903572"/>
    <w:rsid w:val="0090383A"/>
    <w:rsid w:val="00903EB0"/>
    <w:rsid w:val="00903F2D"/>
    <w:rsid w:val="00903FFF"/>
    <w:rsid w:val="0090403D"/>
    <w:rsid w:val="00904182"/>
    <w:rsid w:val="00904214"/>
    <w:rsid w:val="0090431B"/>
    <w:rsid w:val="009043F7"/>
    <w:rsid w:val="009046BA"/>
    <w:rsid w:val="00904D59"/>
    <w:rsid w:val="0090528D"/>
    <w:rsid w:val="00905854"/>
    <w:rsid w:val="00905A72"/>
    <w:rsid w:val="00905B28"/>
    <w:rsid w:val="00905FA0"/>
    <w:rsid w:val="00905FEF"/>
    <w:rsid w:val="0090635E"/>
    <w:rsid w:val="00906399"/>
    <w:rsid w:val="009065E4"/>
    <w:rsid w:val="00906694"/>
    <w:rsid w:val="00906AF7"/>
    <w:rsid w:val="00906F14"/>
    <w:rsid w:val="00907201"/>
    <w:rsid w:val="009073E6"/>
    <w:rsid w:val="0090742D"/>
    <w:rsid w:val="009075A5"/>
    <w:rsid w:val="00907618"/>
    <w:rsid w:val="009078F9"/>
    <w:rsid w:val="0090799F"/>
    <w:rsid w:val="00907B1B"/>
    <w:rsid w:val="00907C61"/>
    <w:rsid w:val="00907CF2"/>
    <w:rsid w:val="00907D58"/>
    <w:rsid w:val="00910313"/>
    <w:rsid w:val="00910320"/>
    <w:rsid w:val="0091033D"/>
    <w:rsid w:val="0091089B"/>
    <w:rsid w:val="00910A44"/>
    <w:rsid w:val="00910BED"/>
    <w:rsid w:val="00910CAD"/>
    <w:rsid w:val="00910E9A"/>
    <w:rsid w:val="00910F27"/>
    <w:rsid w:val="0091104D"/>
    <w:rsid w:val="0091140F"/>
    <w:rsid w:val="00911428"/>
    <w:rsid w:val="00911D16"/>
    <w:rsid w:val="009120E1"/>
    <w:rsid w:val="00912142"/>
    <w:rsid w:val="00912D5B"/>
    <w:rsid w:val="00912DA1"/>
    <w:rsid w:val="009132ED"/>
    <w:rsid w:val="0091373D"/>
    <w:rsid w:val="00913747"/>
    <w:rsid w:val="009137B9"/>
    <w:rsid w:val="00913A83"/>
    <w:rsid w:val="00913C73"/>
    <w:rsid w:val="00913CF3"/>
    <w:rsid w:val="00913E1F"/>
    <w:rsid w:val="009141F1"/>
    <w:rsid w:val="00914E41"/>
    <w:rsid w:val="00914F84"/>
    <w:rsid w:val="00915079"/>
    <w:rsid w:val="009150F7"/>
    <w:rsid w:val="009153A7"/>
    <w:rsid w:val="0091545C"/>
    <w:rsid w:val="0091550C"/>
    <w:rsid w:val="009156EE"/>
    <w:rsid w:val="00915713"/>
    <w:rsid w:val="00915752"/>
    <w:rsid w:val="00915AE4"/>
    <w:rsid w:val="00915C10"/>
    <w:rsid w:val="00915C1C"/>
    <w:rsid w:val="00916406"/>
    <w:rsid w:val="00916586"/>
    <w:rsid w:val="00916A08"/>
    <w:rsid w:val="00916D52"/>
    <w:rsid w:val="00917315"/>
    <w:rsid w:val="0091735E"/>
    <w:rsid w:val="009175F2"/>
    <w:rsid w:val="00920360"/>
    <w:rsid w:val="00920525"/>
    <w:rsid w:val="009205D3"/>
    <w:rsid w:val="009206D3"/>
    <w:rsid w:val="00921058"/>
    <w:rsid w:val="009211C1"/>
    <w:rsid w:val="0092126D"/>
    <w:rsid w:val="0092127C"/>
    <w:rsid w:val="0092164E"/>
    <w:rsid w:val="00921B4A"/>
    <w:rsid w:val="00921D93"/>
    <w:rsid w:val="00921E11"/>
    <w:rsid w:val="00922549"/>
    <w:rsid w:val="0092262A"/>
    <w:rsid w:val="00922826"/>
    <w:rsid w:val="00922A16"/>
    <w:rsid w:val="00922DE5"/>
    <w:rsid w:val="00923599"/>
    <w:rsid w:val="0092387D"/>
    <w:rsid w:val="00923C81"/>
    <w:rsid w:val="00923DE7"/>
    <w:rsid w:val="00924623"/>
    <w:rsid w:val="009247C0"/>
    <w:rsid w:val="00924A31"/>
    <w:rsid w:val="00924B91"/>
    <w:rsid w:val="00924D9D"/>
    <w:rsid w:val="00924E54"/>
    <w:rsid w:val="009258B2"/>
    <w:rsid w:val="00925D33"/>
    <w:rsid w:val="00925FB8"/>
    <w:rsid w:val="0092612A"/>
    <w:rsid w:val="00926656"/>
    <w:rsid w:val="00926801"/>
    <w:rsid w:val="00926BC3"/>
    <w:rsid w:val="00926DD0"/>
    <w:rsid w:val="00926ED2"/>
    <w:rsid w:val="00926EE4"/>
    <w:rsid w:val="009273A0"/>
    <w:rsid w:val="0092776E"/>
    <w:rsid w:val="00927CDF"/>
    <w:rsid w:val="00930051"/>
    <w:rsid w:val="00930339"/>
    <w:rsid w:val="00930493"/>
    <w:rsid w:val="00930610"/>
    <w:rsid w:val="00930709"/>
    <w:rsid w:val="009307B3"/>
    <w:rsid w:val="00930D8B"/>
    <w:rsid w:val="0093110D"/>
    <w:rsid w:val="0093143B"/>
    <w:rsid w:val="0093143C"/>
    <w:rsid w:val="0093185E"/>
    <w:rsid w:val="00931B33"/>
    <w:rsid w:val="00931BBC"/>
    <w:rsid w:val="00931FF3"/>
    <w:rsid w:val="00932633"/>
    <w:rsid w:val="00933126"/>
    <w:rsid w:val="009332A9"/>
    <w:rsid w:val="00933B20"/>
    <w:rsid w:val="00933E3C"/>
    <w:rsid w:val="00934052"/>
    <w:rsid w:val="00934180"/>
    <w:rsid w:val="00934215"/>
    <w:rsid w:val="0093440D"/>
    <w:rsid w:val="00934446"/>
    <w:rsid w:val="00934784"/>
    <w:rsid w:val="00934807"/>
    <w:rsid w:val="00934864"/>
    <w:rsid w:val="00934CB6"/>
    <w:rsid w:val="00934CFA"/>
    <w:rsid w:val="00934E74"/>
    <w:rsid w:val="00935288"/>
    <w:rsid w:val="0093570E"/>
    <w:rsid w:val="009357ED"/>
    <w:rsid w:val="00935BDB"/>
    <w:rsid w:val="00935EC6"/>
    <w:rsid w:val="0093649F"/>
    <w:rsid w:val="00936676"/>
    <w:rsid w:val="009367DF"/>
    <w:rsid w:val="00936A7F"/>
    <w:rsid w:val="0093710E"/>
    <w:rsid w:val="0093722B"/>
    <w:rsid w:val="009372C1"/>
    <w:rsid w:val="00937700"/>
    <w:rsid w:val="0093791E"/>
    <w:rsid w:val="00937AA9"/>
    <w:rsid w:val="00937AB1"/>
    <w:rsid w:val="00937F2A"/>
    <w:rsid w:val="009400FC"/>
    <w:rsid w:val="00940112"/>
    <w:rsid w:val="00940169"/>
    <w:rsid w:val="00940309"/>
    <w:rsid w:val="0094042F"/>
    <w:rsid w:val="00940679"/>
    <w:rsid w:val="0094068D"/>
    <w:rsid w:val="009407F4"/>
    <w:rsid w:val="00940D03"/>
    <w:rsid w:val="00941223"/>
    <w:rsid w:val="00941466"/>
    <w:rsid w:val="009419B9"/>
    <w:rsid w:val="00941A5E"/>
    <w:rsid w:val="00941AD8"/>
    <w:rsid w:val="00941B1F"/>
    <w:rsid w:val="00941CAD"/>
    <w:rsid w:val="00941D2C"/>
    <w:rsid w:val="0094237B"/>
    <w:rsid w:val="0094351B"/>
    <w:rsid w:val="0094376A"/>
    <w:rsid w:val="0094380A"/>
    <w:rsid w:val="00943D64"/>
    <w:rsid w:val="00943EB8"/>
    <w:rsid w:val="009443D8"/>
    <w:rsid w:val="0094440F"/>
    <w:rsid w:val="00944425"/>
    <w:rsid w:val="00944451"/>
    <w:rsid w:val="0094449B"/>
    <w:rsid w:val="00944892"/>
    <w:rsid w:val="00944EC1"/>
    <w:rsid w:val="00945113"/>
    <w:rsid w:val="009454ED"/>
    <w:rsid w:val="0094568D"/>
    <w:rsid w:val="009457D6"/>
    <w:rsid w:val="00945A96"/>
    <w:rsid w:val="00945F93"/>
    <w:rsid w:val="009465FF"/>
    <w:rsid w:val="009466B3"/>
    <w:rsid w:val="009469AA"/>
    <w:rsid w:val="009469E5"/>
    <w:rsid w:val="00946FCE"/>
    <w:rsid w:val="0094720D"/>
    <w:rsid w:val="0094725B"/>
    <w:rsid w:val="0094781E"/>
    <w:rsid w:val="00947920"/>
    <w:rsid w:val="00947995"/>
    <w:rsid w:val="00947BEA"/>
    <w:rsid w:val="00947DE6"/>
    <w:rsid w:val="00950066"/>
    <w:rsid w:val="00950631"/>
    <w:rsid w:val="00950888"/>
    <w:rsid w:val="00950975"/>
    <w:rsid w:val="00950A01"/>
    <w:rsid w:val="00950B42"/>
    <w:rsid w:val="00950D20"/>
    <w:rsid w:val="00950D37"/>
    <w:rsid w:val="00950E95"/>
    <w:rsid w:val="00950FE1"/>
    <w:rsid w:val="0095140A"/>
    <w:rsid w:val="0095170F"/>
    <w:rsid w:val="009517E9"/>
    <w:rsid w:val="0095193F"/>
    <w:rsid w:val="00951AE8"/>
    <w:rsid w:val="00951D16"/>
    <w:rsid w:val="0095235F"/>
    <w:rsid w:val="0095291D"/>
    <w:rsid w:val="0095292F"/>
    <w:rsid w:val="00952E6D"/>
    <w:rsid w:val="00952E8A"/>
    <w:rsid w:val="00952F3E"/>
    <w:rsid w:val="0095323D"/>
    <w:rsid w:val="009532F2"/>
    <w:rsid w:val="0095338E"/>
    <w:rsid w:val="009533C2"/>
    <w:rsid w:val="00953400"/>
    <w:rsid w:val="009536A0"/>
    <w:rsid w:val="009539EB"/>
    <w:rsid w:val="00953A52"/>
    <w:rsid w:val="00953B49"/>
    <w:rsid w:val="00953DA6"/>
    <w:rsid w:val="00953E1C"/>
    <w:rsid w:val="00953EDE"/>
    <w:rsid w:val="00953FB6"/>
    <w:rsid w:val="009540A0"/>
    <w:rsid w:val="009540CB"/>
    <w:rsid w:val="0095410D"/>
    <w:rsid w:val="00954495"/>
    <w:rsid w:val="00954680"/>
    <w:rsid w:val="00954799"/>
    <w:rsid w:val="0095498F"/>
    <w:rsid w:val="00954A3F"/>
    <w:rsid w:val="00954FCA"/>
    <w:rsid w:val="00955102"/>
    <w:rsid w:val="00955948"/>
    <w:rsid w:val="00955F92"/>
    <w:rsid w:val="00955FB3"/>
    <w:rsid w:val="00956168"/>
    <w:rsid w:val="0095626D"/>
    <w:rsid w:val="00956A94"/>
    <w:rsid w:val="00956B3B"/>
    <w:rsid w:val="00956B60"/>
    <w:rsid w:val="00956F0F"/>
    <w:rsid w:val="009572FA"/>
    <w:rsid w:val="00957325"/>
    <w:rsid w:val="009573F9"/>
    <w:rsid w:val="009579C9"/>
    <w:rsid w:val="00957D37"/>
    <w:rsid w:val="00957F4C"/>
    <w:rsid w:val="00960CF3"/>
    <w:rsid w:val="00960DC4"/>
    <w:rsid w:val="009619E3"/>
    <w:rsid w:val="00961B52"/>
    <w:rsid w:val="00961C44"/>
    <w:rsid w:val="00961D9F"/>
    <w:rsid w:val="00961EA7"/>
    <w:rsid w:val="009620A8"/>
    <w:rsid w:val="00962597"/>
    <w:rsid w:val="009626D4"/>
    <w:rsid w:val="009626F1"/>
    <w:rsid w:val="00962835"/>
    <w:rsid w:val="0096284E"/>
    <w:rsid w:val="00962A13"/>
    <w:rsid w:val="00962B9E"/>
    <w:rsid w:val="00962C26"/>
    <w:rsid w:val="00963151"/>
    <w:rsid w:val="00963219"/>
    <w:rsid w:val="0096328E"/>
    <w:rsid w:val="00963374"/>
    <w:rsid w:val="00963790"/>
    <w:rsid w:val="00963856"/>
    <w:rsid w:val="0096398E"/>
    <w:rsid w:val="00963E90"/>
    <w:rsid w:val="0096420A"/>
    <w:rsid w:val="00964373"/>
    <w:rsid w:val="00964803"/>
    <w:rsid w:val="00964A5D"/>
    <w:rsid w:val="009654BE"/>
    <w:rsid w:val="0096561C"/>
    <w:rsid w:val="00965861"/>
    <w:rsid w:val="009658FF"/>
    <w:rsid w:val="00965BED"/>
    <w:rsid w:val="0096665D"/>
    <w:rsid w:val="00966B19"/>
    <w:rsid w:val="00966DC9"/>
    <w:rsid w:val="00966EC9"/>
    <w:rsid w:val="00967029"/>
    <w:rsid w:val="009673B1"/>
    <w:rsid w:val="00967407"/>
    <w:rsid w:val="0096759F"/>
    <w:rsid w:val="009675CD"/>
    <w:rsid w:val="00967981"/>
    <w:rsid w:val="00967A16"/>
    <w:rsid w:val="00967A25"/>
    <w:rsid w:val="00967A77"/>
    <w:rsid w:val="00967E58"/>
    <w:rsid w:val="00967F2B"/>
    <w:rsid w:val="009701BE"/>
    <w:rsid w:val="00970984"/>
    <w:rsid w:val="00970A78"/>
    <w:rsid w:val="00970B84"/>
    <w:rsid w:val="00970D00"/>
    <w:rsid w:val="00970DA7"/>
    <w:rsid w:val="00970FEB"/>
    <w:rsid w:val="009711FA"/>
    <w:rsid w:val="0097137E"/>
    <w:rsid w:val="00971820"/>
    <w:rsid w:val="0097183C"/>
    <w:rsid w:val="0097210F"/>
    <w:rsid w:val="009721AA"/>
    <w:rsid w:val="009722CC"/>
    <w:rsid w:val="0097237C"/>
    <w:rsid w:val="009724FF"/>
    <w:rsid w:val="00972986"/>
    <w:rsid w:val="00972CBE"/>
    <w:rsid w:val="00972D15"/>
    <w:rsid w:val="009733B9"/>
    <w:rsid w:val="00973513"/>
    <w:rsid w:val="00973806"/>
    <w:rsid w:val="0097430D"/>
    <w:rsid w:val="009746DA"/>
    <w:rsid w:val="009747C3"/>
    <w:rsid w:val="009747F2"/>
    <w:rsid w:val="009748EE"/>
    <w:rsid w:val="00974908"/>
    <w:rsid w:val="009749F9"/>
    <w:rsid w:val="00974D1B"/>
    <w:rsid w:val="00975058"/>
    <w:rsid w:val="009750B4"/>
    <w:rsid w:val="0097523B"/>
    <w:rsid w:val="00975281"/>
    <w:rsid w:val="00975A37"/>
    <w:rsid w:val="00975AF0"/>
    <w:rsid w:val="00975E98"/>
    <w:rsid w:val="00976020"/>
    <w:rsid w:val="0097619D"/>
    <w:rsid w:val="0097635E"/>
    <w:rsid w:val="00976410"/>
    <w:rsid w:val="00976525"/>
    <w:rsid w:val="009765C7"/>
    <w:rsid w:val="00976798"/>
    <w:rsid w:val="009768B7"/>
    <w:rsid w:val="009769EA"/>
    <w:rsid w:val="009769EE"/>
    <w:rsid w:val="00976A1D"/>
    <w:rsid w:val="00976AC0"/>
    <w:rsid w:val="00976B58"/>
    <w:rsid w:val="00976D95"/>
    <w:rsid w:val="009775E4"/>
    <w:rsid w:val="0097768C"/>
    <w:rsid w:val="00977944"/>
    <w:rsid w:val="009802F1"/>
    <w:rsid w:val="00980402"/>
    <w:rsid w:val="00980EC0"/>
    <w:rsid w:val="009812A6"/>
    <w:rsid w:val="0098142B"/>
    <w:rsid w:val="009816E4"/>
    <w:rsid w:val="0098227F"/>
    <w:rsid w:val="00982576"/>
    <w:rsid w:val="00982796"/>
    <w:rsid w:val="00982901"/>
    <w:rsid w:val="00982C6D"/>
    <w:rsid w:val="00982EF3"/>
    <w:rsid w:val="00982FBE"/>
    <w:rsid w:val="00983058"/>
    <w:rsid w:val="00983136"/>
    <w:rsid w:val="009836A6"/>
    <w:rsid w:val="00983702"/>
    <w:rsid w:val="0098370A"/>
    <w:rsid w:val="0098379C"/>
    <w:rsid w:val="00983FD7"/>
    <w:rsid w:val="009841D2"/>
    <w:rsid w:val="009842D9"/>
    <w:rsid w:val="00984890"/>
    <w:rsid w:val="00984906"/>
    <w:rsid w:val="00984A32"/>
    <w:rsid w:val="00984B54"/>
    <w:rsid w:val="00985121"/>
    <w:rsid w:val="00985350"/>
    <w:rsid w:val="00985599"/>
    <w:rsid w:val="00985735"/>
    <w:rsid w:val="00985821"/>
    <w:rsid w:val="00985DCB"/>
    <w:rsid w:val="0098604D"/>
    <w:rsid w:val="009862A4"/>
    <w:rsid w:val="00986447"/>
    <w:rsid w:val="009865DB"/>
    <w:rsid w:val="00986A20"/>
    <w:rsid w:val="00986A3C"/>
    <w:rsid w:val="00986B2E"/>
    <w:rsid w:val="00986F68"/>
    <w:rsid w:val="00987433"/>
    <w:rsid w:val="00987AB4"/>
    <w:rsid w:val="00987AC8"/>
    <w:rsid w:val="00990814"/>
    <w:rsid w:val="00990A0A"/>
    <w:rsid w:val="00990C5B"/>
    <w:rsid w:val="00990FD1"/>
    <w:rsid w:val="00991237"/>
    <w:rsid w:val="009914A5"/>
    <w:rsid w:val="009914EE"/>
    <w:rsid w:val="009919FA"/>
    <w:rsid w:val="00991FAC"/>
    <w:rsid w:val="00991FF7"/>
    <w:rsid w:val="00992265"/>
    <w:rsid w:val="009926CB"/>
    <w:rsid w:val="009928FD"/>
    <w:rsid w:val="00992AE0"/>
    <w:rsid w:val="00993136"/>
    <w:rsid w:val="009932BF"/>
    <w:rsid w:val="0099360B"/>
    <w:rsid w:val="00993697"/>
    <w:rsid w:val="00993A63"/>
    <w:rsid w:val="00993D41"/>
    <w:rsid w:val="00993F4B"/>
    <w:rsid w:val="00994037"/>
    <w:rsid w:val="00994081"/>
    <w:rsid w:val="009940F2"/>
    <w:rsid w:val="0099420C"/>
    <w:rsid w:val="00994232"/>
    <w:rsid w:val="00994251"/>
    <w:rsid w:val="009946A4"/>
    <w:rsid w:val="0099479B"/>
    <w:rsid w:val="00994D6A"/>
    <w:rsid w:val="0099500B"/>
    <w:rsid w:val="009952DE"/>
    <w:rsid w:val="009957A0"/>
    <w:rsid w:val="00995842"/>
    <w:rsid w:val="00995A11"/>
    <w:rsid w:val="00995C44"/>
    <w:rsid w:val="00995CB9"/>
    <w:rsid w:val="009960FC"/>
    <w:rsid w:val="009961F0"/>
    <w:rsid w:val="00996732"/>
    <w:rsid w:val="0099685F"/>
    <w:rsid w:val="00996865"/>
    <w:rsid w:val="00996BD8"/>
    <w:rsid w:val="00996E56"/>
    <w:rsid w:val="009971C5"/>
    <w:rsid w:val="0099741B"/>
    <w:rsid w:val="009976A0"/>
    <w:rsid w:val="00997759"/>
    <w:rsid w:val="00997AFE"/>
    <w:rsid w:val="00997B80"/>
    <w:rsid w:val="00997F87"/>
    <w:rsid w:val="009A0097"/>
    <w:rsid w:val="009A060A"/>
    <w:rsid w:val="009A0774"/>
    <w:rsid w:val="009A0A68"/>
    <w:rsid w:val="009A0D83"/>
    <w:rsid w:val="009A0F8F"/>
    <w:rsid w:val="009A17B1"/>
    <w:rsid w:val="009A180E"/>
    <w:rsid w:val="009A1B61"/>
    <w:rsid w:val="009A1D93"/>
    <w:rsid w:val="009A20BA"/>
    <w:rsid w:val="009A20F9"/>
    <w:rsid w:val="009A2296"/>
    <w:rsid w:val="009A236F"/>
    <w:rsid w:val="009A278E"/>
    <w:rsid w:val="009A2BB6"/>
    <w:rsid w:val="009A2DB9"/>
    <w:rsid w:val="009A3283"/>
    <w:rsid w:val="009A3564"/>
    <w:rsid w:val="009A38BA"/>
    <w:rsid w:val="009A390A"/>
    <w:rsid w:val="009A39C3"/>
    <w:rsid w:val="009A3BCF"/>
    <w:rsid w:val="009A3F76"/>
    <w:rsid w:val="009A44C3"/>
    <w:rsid w:val="009A44D6"/>
    <w:rsid w:val="009A4659"/>
    <w:rsid w:val="009A46F1"/>
    <w:rsid w:val="009A496C"/>
    <w:rsid w:val="009A4E9B"/>
    <w:rsid w:val="009A5386"/>
    <w:rsid w:val="009A5410"/>
    <w:rsid w:val="009A5430"/>
    <w:rsid w:val="009A54B5"/>
    <w:rsid w:val="009A5D22"/>
    <w:rsid w:val="009A62B1"/>
    <w:rsid w:val="009A62E5"/>
    <w:rsid w:val="009A6486"/>
    <w:rsid w:val="009A650B"/>
    <w:rsid w:val="009A650E"/>
    <w:rsid w:val="009A6A4F"/>
    <w:rsid w:val="009A6B19"/>
    <w:rsid w:val="009A6BFF"/>
    <w:rsid w:val="009A6D53"/>
    <w:rsid w:val="009A6DE0"/>
    <w:rsid w:val="009A6FD8"/>
    <w:rsid w:val="009A7046"/>
    <w:rsid w:val="009A7381"/>
    <w:rsid w:val="009A79E9"/>
    <w:rsid w:val="009A7C1D"/>
    <w:rsid w:val="009A7C5F"/>
    <w:rsid w:val="009A7F5C"/>
    <w:rsid w:val="009B0091"/>
    <w:rsid w:val="009B0103"/>
    <w:rsid w:val="009B132A"/>
    <w:rsid w:val="009B1574"/>
    <w:rsid w:val="009B1BD0"/>
    <w:rsid w:val="009B1C64"/>
    <w:rsid w:val="009B1F71"/>
    <w:rsid w:val="009B204D"/>
    <w:rsid w:val="009B2458"/>
    <w:rsid w:val="009B2545"/>
    <w:rsid w:val="009B2E6C"/>
    <w:rsid w:val="009B2E78"/>
    <w:rsid w:val="009B317B"/>
    <w:rsid w:val="009B32D3"/>
    <w:rsid w:val="009B372D"/>
    <w:rsid w:val="009B3BCE"/>
    <w:rsid w:val="009B3D63"/>
    <w:rsid w:val="009B3EB9"/>
    <w:rsid w:val="009B3F9E"/>
    <w:rsid w:val="009B4295"/>
    <w:rsid w:val="009B430D"/>
    <w:rsid w:val="009B46D9"/>
    <w:rsid w:val="009B4720"/>
    <w:rsid w:val="009B497E"/>
    <w:rsid w:val="009B4B95"/>
    <w:rsid w:val="009B4D6A"/>
    <w:rsid w:val="009B4E64"/>
    <w:rsid w:val="009B4FCE"/>
    <w:rsid w:val="009B5536"/>
    <w:rsid w:val="009B5599"/>
    <w:rsid w:val="009B5631"/>
    <w:rsid w:val="009B5882"/>
    <w:rsid w:val="009B5A66"/>
    <w:rsid w:val="009B5B8D"/>
    <w:rsid w:val="009B634D"/>
    <w:rsid w:val="009B6481"/>
    <w:rsid w:val="009B6A6B"/>
    <w:rsid w:val="009B6C2A"/>
    <w:rsid w:val="009B6E52"/>
    <w:rsid w:val="009B7002"/>
    <w:rsid w:val="009B7195"/>
    <w:rsid w:val="009B7666"/>
    <w:rsid w:val="009B76BF"/>
    <w:rsid w:val="009B7773"/>
    <w:rsid w:val="009B78CF"/>
    <w:rsid w:val="009B79A2"/>
    <w:rsid w:val="009B7B3E"/>
    <w:rsid w:val="009C018F"/>
    <w:rsid w:val="009C02CB"/>
    <w:rsid w:val="009C04F0"/>
    <w:rsid w:val="009C0E59"/>
    <w:rsid w:val="009C0EC2"/>
    <w:rsid w:val="009C1059"/>
    <w:rsid w:val="009C1597"/>
    <w:rsid w:val="009C16D0"/>
    <w:rsid w:val="009C1C56"/>
    <w:rsid w:val="009C1C5D"/>
    <w:rsid w:val="009C1EAF"/>
    <w:rsid w:val="009C202E"/>
    <w:rsid w:val="009C25A5"/>
    <w:rsid w:val="009C2603"/>
    <w:rsid w:val="009C279B"/>
    <w:rsid w:val="009C302D"/>
    <w:rsid w:val="009C309E"/>
    <w:rsid w:val="009C3109"/>
    <w:rsid w:val="009C33F2"/>
    <w:rsid w:val="009C3A63"/>
    <w:rsid w:val="009C42E5"/>
    <w:rsid w:val="009C45A2"/>
    <w:rsid w:val="009C4969"/>
    <w:rsid w:val="009C49AB"/>
    <w:rsid w:val="009C4B32"/>
    <w:rsid w:val="009C4D65"/>
    <w:rsid w:val="009C5142"/>
    <w:rsid w:val="009C5302"/>
    <w:rsid w:val="009C54C6"/>
    <w:rsid w:val="009C560E"/>
    <w:rsid w:val="009C6371"/>
    <w:rsid w:val="009C6519"/>
    <w:rsid w:val="009C6BC5"/>
    <w:rsid w:val="009C6E97"/>
    <w:rsid w:val="009C6FE4"/>
    <w:rsid w:val="009C7092"/>
    <w:rsid w:val="009C7124"/>
    <w:rsid w:val="009C712D"/>
    <w:rsid w:val="009C73C1"/>
    <w:rsid w:val="009C7489"/>
    <w:rsid w:val="009C7B72"/>
    <w:rsid w:val="009C7DCE"/>
    <w:rsid w:val="009D002D"/>
    <w:rsid w:val="009D003F"/>
    <w:rsid w:val="009D01C7"/>
    <w:rsid w:val="009D0396"/>
    <w:rsid w:val="009D0423"/>
    <w:rsid w:val="009D045F"/>
    <w:rsid w:val="009D0740"/>
    <w:rsid w:val="009D07C1"/>
    <w:rsid w:val="009D08C5"/>
    <w:rsid w:val="009D0B41"/>
    <w:rsid w:val="009D0D8B"/>
    <w:rsid w:val="009D0F1C"/>
    <w:rsid w:val="009D0F7F"/>
    <w:rsid w:val="009D1329"/>
    <w:rsid w:val="009D1644"/>
    <w:rsid w:val="009D19D5"/>
    <w:rsid w:val="009D1AAB"/>
    <w:rsid w:val="009D1B02"/>
    <w:rsid w:val="009D1CC0"/>
    <w:rsid w:val="009D1F73"/>
    <w:rsid w:val="009D2256"/>
    <w:rsid w:val="009D2406"/>
    <w:rsid w:val="009D250B"/>
    <w:rsid w:val="009D29DF"/>
    <w:rsid w:val="009D2A13"/>
    <w:rsid w:val="009D32EA"/>
    <w:rsid w:val="009D34D4"/>
    <w:rsid w:val="009D34F3"/>
    <w:rsid w:val="009D3BED"/>
    <w:rsid w:val="009D3DA9"/>
    <w:rsid w:val="009D3E4B"/>
    <w:rsid w:val="009D3F0C"/>
    <w:rsid w:val="009D40D0"/>
    <w:rsid w:val="009D438D"/>
    <w:rsid w:val="009D4451"/>
    <w:rsid w:val="009D49E7"/>
    <w:rsid w:val="009D4A0A"/>
    <w:rsid w:val="009D4BAA"/>
    <w:rsid w:val="009D4C0D"/>
    <w:rsid w:val="009D510B"/>
    <w:rsid w:val="009D542E"/>
    <w:rsid w:val="009D5463"/>
    <w:rsid w:val="009D55AA"/>
    <w:rsid w:val="009D55BA"/>
    <w:rsid w:val="009D583B"/>
    <w:rsid w:val="009D5A1C"/>
    <w:rsid w:val="009D5D26"/>
    <w:rsid w:val="009D5EDE"/>
    <w:rsid w:val="009D602A"/>
    <w:rsid w:val="009D6244"/>
    <w:rsid w:val="009D6354"/>
    <w:rsid w:val="009D681A"/>
    <w:rsid w:val="009D682C"/>
    <w:rsid w:val="009D68E4"/>
    <w:rsid w:val="009D690E"/>
    <w:rsid w:val="009D6B9E"/>
    <w:rsid w:val="009D6D7F"/>
    <w:rsid w:val="009D6E72"/>
    <w:rsid w:val="009D6F9B"/>
    <w:rsid w:val="009D7145"/>
    <w:rsid w:val="009D7528"/>
    <w:rsid w:val="009D75BD"/>
    <w:rsid w:val="009D7D49"/>
    <w:rsid w:val="009D7E0E"/>
    <w:rsid w:val="009E015C"/>
    <w:rsid w:val="009E023B"/>
    <w:rsid w:val="009E0683"/>
    <w:rsid w:val="009E0ACA"/>
    <w:rsid w:val="009E0B4C"/>
    <w:rsid w:val="009E1233"/>
    <w:rsid w:val="009E1282"/>
    <w:rsid w:val="009E19A1"/>
    <w:rsid w:val="009E19D9"/>
    <w:rsid w:val="009E1D78"/>
    <w:rsid w:val="009E2049"/>
    <w:rsid w:val="009E206B"/>
    <w:rsid w:val="009E286F"/>
    <w:rsid w:val="009E2CBE"/>
    <w:rsid w:val="009E2E64"/>
    <w:rsid w:val="009E2F6C"/>
    <w:rsid w:val="009E305C"/>
    <w:rsid w:val="009E3075"/>
    <w:rsid w:val="009E314C"/>
    <w:rsid w:val="009E370B"/>
    <w:rsid w:val="009E38AD"/>
    <w:rsid w:val="009E3A60"/>
    <w:rsid w:val="009E3AB4"/>
    <w:rsid w:val="009E3C5A"/>
    <w:rsid w:val="009E40F6"/>
    <w:rsid w:val="009E430C"/>
    <w:rsid w:val="009E44C7"/>
    <w:rsid w:val="009E4BAC"/>
    <w:rsid w:val="009E505E"/>
    <w:rsid w:val="009E5331"/>
    <w:rsid w:val="009E5498"/>
    <w:rsid w:val="009E5690"/>
    <w:rsid w:val="009E58FC"/>
    <w:rsid w:val="009E5AA2"/>
    <w:rsid w:val="009E5D05"/>
    <w:rsid w:val="009E5D2E"/>
    <w:rsid w:val="009E61C2"/>
    <w:rsid w:val="009E6297"/>
    <w:rsid w:val="009E65AC"/>
    <w:rsid w:val="009E6708"/>
    <w:rsid w:val="009E69F2"/>
    <w:rsid w:val="009E6BB4"/>
    <w:rsid w:val="009E6BC8"/>
    <w:rsid w:val="009E6D6A"/>
    <w:rsid w:val="009E6DA2"/>
    <w:rsid w:val="009E6DE6"/>
    <w:rsid w:val="009E6E73"/>
    <w:rsid w:val="009E796D"/>
    <w:rsid w:val="009E7C06"/>
    <w:rsid w:val="009E7EBB"/>
    <w:rsid w:val="009F0330"/>
    <w:rsid w:val="009F0556"/>
    <w:rsid w:val="009F0AE0"/>
    <w:rsid w:val="009F0EC8"/>
    <w:rsid w:val="009F117B"/>
    <w:rsid w:val="009F1352"/>
    <w:rsid w:val="009F1418"/>
    <w:rsid w:val="009F152A"/>
    <w:rsid w:val="009F15E7"/>
    <w:rsid w:val="009F165D"/>
    <w:rsid w:val="009F1663"/>
    <w:rsid w:val="009F16AE"/>
    <w:rsid w:val="009F19D4"/>
    <w:rsid w:val="009F1A0B"/>
    <w:rsid w:val="009F1E35"/>
    <w:rsid w:val="009F2089"/>
    <w:rsid w:val="009F2273"/>
    <w:rsid w:val="009F255F"/>
    <w:rsid w:val="009F2AD7"/>
    <w:rsid w:val="009F2BD0"/>
    <w:rsid w:val="009F2EBB"/>
    <w:rsid w:val="009F30A5"/>
    <w:rsid w:val="009F32B6"/>
    <w:rsid w:val="009F338F"/>
    <w:rsid w:val="009F38EE"/>
    <w:rsid w:val="009F38F8"/>
    <w:rsid w:val="009F396B"/>
    <w:rsid w:val="009F396E"/>
    <w:rsid w:val="009F39A3"/>
    <w:rsid w:val="009F43BF"/>
    <w:rsid w:val="009F46D4"/>
    <w:rsid w:val="009F49A0"/>
    <w:rsid w:val="009F4DB4"/>
    <w:rsid w:val="009F5087"/>
    <w:rsid w:val="009F50F7"/>
    <w:rsid w:val="009F5172"/>
    <w:rsid w:val="009F529F"/>
    <w:rsid w:val="009F52B5"/>
    <w:rsid w:val="009F591D"/>
    <w:rsid w:val="009F6580"/>
    <w:rsid w:val="009F6B0E"/>
    <w:rsid w:val="009F735D"/>
    <w:rsid w:val="009F75AC"/>
    <w:rsid w:val="009F7633"/>
    <w:rsid w:val="009F76F1"/>
    <w:rsid w:val="009F7913"/>
    <w:rsid w:val="009F7F43"/>
    <w:rsid w:val="009F7F59"/>
    <w:rsid w:val="00A005C6"/>
    <w:rsid w:val="00A0099F"/>
    <w:rsid w:val="00A00ADB"/>
    <w:rsid w:val="00A00FAC"/>
    <w:rsid w:val="00A012CD"/>
    <w:rsid w:val="00A01F5F"/>
    <w:rsid w:val="00A0202E"/>
    <w:rsid w:val="00A02284"/>
    <w:rsid w:val="00A02BA5"/>
    <w:rsid w:val="00A02D68"/>
    <w:rsid w:val="00A02D7E"/>
    <w:rsid w:val="00A02FE4"/>
    <w:rsid w:val="00A034A0"/>
    <w:rsid w:val="00A0353A"/>
    <w:rsid w:val="00A035A1"/>
    <w:rsid w:val="00A03F5C"/>
    <w:rsid w:val="00A04129"/>
    <w:rsid w:val="00A04652"/>
    <w:rsid w:val="00A047FA"/>
    <w:rsid w:val="00A0487E"/>
    <w:rsid w:val="00A048FB"/>
    <w:rsid w:val="00A04BFB"/>
    <w:rsid w:val="00A04CBD"/>
    <w:rsid w:val="00A04CCC"/>
    <w:rsid w:val="00A04D54"/>
    <w:rsid w:val="00A04E6F"/>
    <w:rsid w:val="00A04EB0"/>
    <w:rsid w:val="00A05068"/>
    <w:rsid w:val="00A051A0"/>
    <w:rsid w:val="00A05A98"/>
    <w:rsid w:val="00A05B2F"/>
    <w:rsid w:val="00A062B8"/>
    <w:rsid w:val="00A063A3"/>
    <w:rsid w:val="00A06414"/>
    <w:rsid w:val="00A0647B"/>
    <w:rsid w:val="00A068A9"/>
    <w:rsid w:val="00A06A88"/>
    <w:rsid w:val="00A06C12"/>
    <w:rsid w:val="00A075E2"/>
    <w:rsid w:val="00A07DE8"/>
    <w:rsid w:val="00A1006B"/>
    <w:rsid w:val="00A10620"/>
    <w:rsid w:val="00A10917"/>
    <w:rsid w:val="00A11459"/>
    <w:rsid w:val="00A11480"/>
    <w:rsid w:val="00A115AE"/>
    <w:rsid w:val="00A117CD"/>
    <w:rsid w:val="00A11989"/>
    <w:rsid w:val="00A11AC3"/>
    <w:rsid w:val="00A11CEE"/>
    <w:rsid w:val="00A1216C"/>
    <w:rsid w:val="00A12317"/>
    <w:rsid w:val="00A1256F"/>
    <w:rsid w:val="00A127EA"/>
    <w:rsid w:val="00A13052"/>
    <w:rsid w:val="00A13074"/>
    <w:rsid w:val="00A13348"/>
    <w:rsid w:val="00A1363C"/>
    <w:rsid w:val="00A136AA"/>
    <w:rsid w:val="00A136D2"/>
    <w:rsid w:val="00A13877"/>
    <w:rsid w:val="00A13B00"/>
    <w:rsid w:val="00A13B26"/>
    <w:rsid w:val="00A13CA9"/>
    <w:rsid w:val="00A13E13"/>
    <w:rsid w:val="00A13E75"/>
    <w:rsid w:val="00A13EA2"/>
    <w:rsid w:val="00A13F97"/>
    <w:rsid w:val="00A140C5"/>
    <w:rsid w:val="00A1411D"/>
    <w:rsid w:val="00A1442F"/>
    <w:rsid w:val="00A1449E"/>
    <w:rsid w:val="00A144AA"/>
    <w:rsid w:val="00A147EF"/>
    <w:rsid w:val="00A14A21"/>
    <w:rsid w:val="00A14A28"/>
    <w:rsid w:val="00A14A79"/>
    <w:rsid w:val="00A14B70"/>
    <w:rsid w:val="00A14DDD"/>
    <w:rsid w:val="00A14ECB"/>
    <w:rsid w:val="00A150A5"/>
    <w:rsid w:val="00A15662"/>
    <w:rsid w:val="00A15D97"/>
    <w:rsid w:val="00A15E86"/>
    <w:rsid w:val="00A15F1B"/>
    <w:rsid w:val="00A15F1E"/>
    <w:rsid w:val="00A15F49"/>
    <w:rsid w:val="00A16222"/>
    <w:rsid w:val="00A16708"/>
    <w:rsid w:val="00A167E5"/>
    <w:rsid w:val="00A16A44"/>
    <w:rsid w:val="00A16D95"/>
    <w:rsid w:val="00A16FDF"/>
    <w:rsid w:val="00A17120"/>
    <w:rsid w:val="00A17343"/>
    <w:rsid w:val="00A1755E"/>
    <w:rsid w:val="00A17785"/>
    <w:rsid w:val="00A17D2A"/>
    <w:rsid w:val="00A17EE4"/>
    <w:rsid w:val="00A17FCB"/>
    <w:rsid w:val="00A18A28"/>
    <w:rsid w:val="00A202B7"/>
    <w:rsid w:val="00A205F2"/>
    <w:rsid w:val="00A20612"/>
    <w:rsid w:val="00A2075F"/>
    <w:rsid w:val="00A20954"/>
    <w:rsid w:val="00A20977"/>
    <w:rsid w:val="00A20B93"/>
    <w:rsid w:val="00A20E9D"/>
    <w:rsid w:val="00A210C8"/>
    <w:rsid w:val="00A21473"/>
    <w:rsid w:val="00A2152A"/>
    <w:rsid w:val="00A216D2"/>
    <w:rsid w:val="00A21856"/>
    <w:rsid w:val="00A21B0D"/>
    <w:rsid w:val="00A21DEC"/>
    <w:rsid w:val="00A21F3D"/>
    <w:rsid w:val="00A22170"/>
    <w:rsid w:val="00A22455"/>
    <w:rsid w:val="00A224CB"/>
    <w:rsid w:val="00A22F6A"/>
    <w:rsid w:val="00A2301E"/>
    <w:rsid w:val="00A2310D"/>
    <w:rsid w:val="00A236C5"/>
    <w:rsid w:val="00A237A4"/>
    <w:rsid w:val="00A23B2B"/>
    <w:rsid w:val="00A23D5D"/>
    <w:rsid w:val="00A24593"/>
    <w:rsid w:val="00A2461D"/>
    <w:rsid w:val="00A2462A"/>
    <w:rsid w:val="00A2465E"/>
    <w:rsid w:val="00A248D9"/>
    <w:rsid w:val="00A2497F"/>
    <w:rsid w:val="00A24E89"/>
    <w:rsid w:val="00A24F21"/>
    <w:rsid w:val="00A253B8"/>
    <w:rsid w:val="00A2541F"/>
    <w:rsid w:val="00A2567D"/>
    <w:rsid w:val="00A25B7F"/>
    <w:rsid w:val="00A25C3F"/>
    <w:rsid w:val="00A25CCB"/>
    <w:rsid w:val="00A25D29"/>
    <w:rsid w:val="00A25E0D"/>
    <w:rsid w:val="00A2612B"/>
    <w:rsid w:val="00A26586"/>
    <w:rsid w:val="00A265F6"/>
    <w:rsid w:val="00A269B0"/>
    <w:rsid w:val="00A26CB1"/>
    <w:rsid w:val="00A26CBC"/>
    <w:rsid w:val="00A270D1"/>
    <w:rsid w:val="00A272C4"/>
    <w:rsid w:val="00A272FC"/>
    <w:rsid w:val="00A2774F"/>
    <w:rsid w:val="00A27858"/>
    <w:rsid w:val="00A27AA4"/>
    <w:rsid w:val="00A30495"/>
    <w:rsid w:val="00A30589"/>
    <w:rsid w:val="00A30D77"/>
    <w:rsid w:val="00A30E37"/>
    <w:rsid w:val="00A30E47"/>
    <w:rsid w:val="00A30EFA"/>
    <w:rsid w:val="00A3179D"/>
    <w:rsid w:val="00A317B2"/>
    <w:rsid w:val="00A31A68"/>
    <w:rsid w:val="00A31DF6"/>
    <w:rsid w:val="00A31FD6"/>
    <w:rsid w:val="00A3201A"/>
    <w:rsid w:val="00A322AE"/>
    <w:rsid w:val="00A323D2"/>
    <w:rsid w:val="00A32845"/>
    <w:rsid w:val="00A32B2E"/>
    <w:rsid w:val="00A32B55"/>
    <w:rsid w:val="00A32C1B"/>
    <w:rsid w:val="00A32C52"/>
    <w:rsid w:val="00A32D39"/>
    <w:rsid w:val="00A32F80"/>
    <w:rsid w:val="00A337D6"/>
    <w:rsid w:val="00A339CE"/>
    <w:rsid w:val="00A33C87"/>
    <w:rsid w:val="00A33E9F"/>
    <w:rsid w:val="00A342F0"/>
    <w:rsid w:val="00A342FD"/>
    <w:rsid w:val="00A3436E"/>
    <w:rsid w:val="00A34574"/>
    <w:rsid w:val="00A348A4"/>
    <w:rsid w:val="00A34C1D"/>
    <w:rsid w:val="00A34CB6"/>
    <w:rsid w:val="00A34E16"/>
    <w:rsid w:val="00A3520F"/>
    <w:rsid w:val="00A353E4"/>
    <w:rsid w:val="00A35476"/>
    <w:rsid w:val="00A35521"/>
    <w:rsid w:val="00A358A2"/>
    <w:rsid w:val="00A358D6"/>
    <w:rsid w:val="00A35E1B"/>
    <w:rsid w:val="00A35EBA"/>
    <w:rsid w:val="00A3600C"/>
    <w:rsid w:val="00A36155"/>
    <w:rsid w:val="00A36184"/>
    <w:rsid w:val="00A365B9"/>
    <w:rsid w:val="00A37107"/>
    <w:rsid w:val="00A371A9"/>
    <w:rsid w:val="00A374B8"/>
    <w:rsid w:val="00A378C4"/>
    <w:rsid w:val="00A378F8"/>
    <w:rsid w:val="00A37C56"/>
    <w:rsid w:val="00A37D18"/>
    <w:rsid w:val="00A40D42"/>
    <w:rsid w:val="00A40DE0"/>
    <w:rsid w:val="00A414E5"/>
    <w:rsid w:val="00A41550"/>
    <w:rsid w:val="00A41906"/>
    <w:rsid w:val="00A41BF5"/>
    <w:rsid w:val="00A42184"/>
    <w:rsid w:val="00A425B0"/>
    <w:rsid w:val="00A42604"/>
    <w:rsid w:val="00A4262B"/>
    <w:rsid w:val="00A42CB1"/>
    <w:rsid w:val="00A42E11"/>
    <w:rsid w:val="00A42F7D"/>
    <w:rsid w:val="00A433DF"/>
    <w:rsid w:val="00A433F8"/>
    <w:rsid w:val="00A43925"/>
    <w:rsid w:val="00A43946"/>
    <w:rsid w:val="00A439A0"/>
    <w:rsid w:val="00A43C8D"/>
    <w:rsid w:val="00A43D73"/>
    <w:rsid w:val="00A44553"/>
    <w:rsid w:val="00A446B8"/>
    <w:rsid w:val="00A44A88"/>
    <w:rsid w:val="00A44B30"/>
    <w:rsid w:val="00A44EC7"/>
    <w:rsid w:val="00A44FE2"/>
    <w:rsid w:val="00A45364"/>
    <w:rsid w:val="00A455D1"/>
    <w:rsid w:val="00A45699"/>
    <w:rsid w:val="00A456EA"/>
    <w:rsid w:val="00A45A9E"/>
    <w:rsid w:val="00A466B8"/>
    <w:rsid w:val="00A46B2D"/>
    <w:rsid w:val="00A46BDC"/>
    <w:rsid w:val="00A46CAD"/>
    <w:rsid w:val="00A46CC4"/>
    <w:rsid w:val="00A46E10"/>
    <w:rsid w:val="00A46E61"/>
    <w:rsid w:val="00A46EE2"/>
    <w:rsid w:val="00A4751B"/>
    <w:rsid w:val="00A47587"/>
    <w:rsid w:val="00A47698"/>
    <w:rsid w:val="00A478F2"/>
    <w:rsid w:val="00A47986"/>
    <w:rsid w:val="00A47A78"/>
    <w:rsid w:val="00A47E9C"/>
    <w:rsid w:val="00A50654"/>
    <w:rsid w:val="00A508DE"/>
    <w:rsid w:val="00A5093F"/>
    <w:rsid w:val="00A50B36"/>
    <w:rsid w:val="00A50E2B"/>
    <w:rsid w:val="00A51056"/>
    <w:rsid w:val="00A51073"/>
    <w:rsid w:val="00A5121E"/>
    <w:rsid w:val="00A5153E"/>
    <w:rsid w:val="00A517AD"/>
    <w:rsid w:val="00A517AF"/>
    <w:rsid w:val="00A51DDA"/>
    <w:rsid w:val="00A52139"/>
    <w:rsid w:val="00A5218F"/>
    <w:rsid w:val="00A52225"/>
    <w:rsid w:val="00A522C5"/>
    <w:rsid w:val="00A5265D"/>
    <w:rsid w:val="00A527FA"/>
    <w:rsid w:val="00A52B89"/>
    <w:rsid w:val="00A52D36"/>
    <w:rsid w:val="00A52EC6"/>
    <w:rsid w:val="00A530AD"/>
    <w:rsid w:val="00A53781"/>
    <w:rsid w:val="00A53FF4"/>
    <w:rsid w:val="00A54002"/>
    <w:rsid w:val="00A5406E"/>
    <w:rsid w:val="00A549D3"/>
    <w:rsid w:val="00A54AB7"/>
    <w:rsid w:val="00A54E96"/>
    <w:rsid w:val="00A55442"/>
    <w:rsid w:val="00A5545D"/>
    <w:rsid w:val="00A554CD"/>
    <w:rsid w:val="00A5588B"/>
    <w:rsid w:val="00A55ADE"/>
    <w:rsid w:val="00A55BA8"/>
    <w:rsid w:val="00A55D2B"/>
    <w:rsid w:val="00A55D99"/>
    <w:rsid w:val="00A56435"/>
    <w:rsid w:val="00A5686A"/>
    <w:rsid w:val="00A5698E"/>
    <w:rsid w:val="00A56D2E"/>
    <w:rsid w:val="00A572FB"/>
    <w:rsid w:val="00A57B17"/>
    <w:rsid w:val="00A57BD3"/>
    <w:rsid w:val="00A57E5C"/>
    <w:rsid w:val="00A57EF4"/>
    <w:rsid w:val="00A60112"/>
    <w:rsid w:val="00A601E2"/>
    <w:rsid w:val="00A60238"/>
    <w:rsid w:val="00A60553"/>
    <w:rsid w:val="00A60714"/>
    <w:rsid w:val="00A607BA"/>
    <w:rsid w:val="00A60DD5"/>
    <w:rsid w:val="00A60F02"/>
    <w:rsid w:val="00A61010"/>
    <w:rsid w:val="00A6126F"/>
    <w:rsid w:val="00A6167C"/>
    <w:rsid w:val="00A61C0B"/>
    <w:rsid w:val="00A61D61"/>
    <w:rsid w:val="00A61DC1"/>
    <w:rsid w:val="00A61E3B"/>
    <w:rsid w:val="00A61EF4"/>
    <w:rsid w:val="00A61F3A"/>
    <w:rsid w:val="00A620F1"/>
    <w:rsid w:val="00A627DA"/>
    <w:rsid w:val="00A6291E"/>
    <w:rsid w:val="00A62EF6"/>
    <w:rsid w:val="00A62FAB"/>
    <w:rsid w:val="00A63227"/>
    <w:rsid w:val="00A6339F"/>
    <w:rsid w:val="00A635E9"/>
    <w:rsid w:val="00A63B3E"/>
    <w:rsid w:val="00A63D67"/>
    <w:rsid w:val="00A63E79"/>
    <w:rsid w:val="00A63EC1"/>
    <w:rsid w:val="00A63F47"/>
    <w:rsid w:val="00A63F8F"/>
    <w:rsid w:val="00A64011"/>
    <w:rsid w:val="00A644A9"/>
    <w:rsid w:val="00A647D1"/>
    <w:rsid w:val="00A64867"/>
    <w:rsid w:val="00A64CA1"/>
    <w:rsid w:val="00A64F0F"/>
    <w:rsid w:val="00A65503"/>
    <w:rsid w:val="00A656D5"/>
    <w:rsid w:val="00A658BD"/>
    <w:rsid w:val="00A658D0"/>
    <w:rsid w:val="00A65F7D"/>
    <w:rsid w:val="00A661A8"/>
    <w:rsid w:val="00A66240"/>
    <w:rsid w:val="00A668D4"/>
    <w:rsid w:val="00A66917"/>
    <w:rsid w:val="00A66A8C"/>
    <w:rsid w:val="00A66E44"/>
    <w:rsid w:val="00A673C4"/>
    <w:rsid w:val="00A673EF"/>
    <w:rsid w:val="00A67522"/>
    <w:rsid w:val="00A67939"/>
    <w:rsid w:val="00A67DA7"/>
    <w:rsid w:val="00A67E4A"/>
    <w:rsid w:val="00A67E7A"/>
    <w:rsid w:val="00A70D8B"/>
    <w:rsid w:val="00A7123D"/>
    <w:rsid w:val="00A7131E"/>
    <w:rsid w:val="00A71835"/>
    <w:rsid w:val="00A71AB5"/>
    <w:rsid w:val="00A71D5F"/>
    <w:rsid w:val="00A720EC"/>
    <w:rsid w:val="00A7232F"/>
    <w:rsid w:val="00A7243B"/>
    <w:rsid w:val="00A72924"/>
    <w:rsid w:val="00A72F9E"/>
    <w:rsid w:val="00A731DA"/>
    <w:rsid w:val="00A73636"/>
    <w:rsid w:val="00A73F4B"/>
    <w:rsid w:val="00A7435D"/>
    <w:rsid w:val="00A743FC"/>
    <w:rsid w:val="00A7443B"/>
    <w:rsid w:val="00A74BFE"/>
    <w:rsid w:val="00A74C75"/>
    <w:rsid w:val="00A75317"/>
    <w:rsid w:val="00A75A7E"/>
    <w:rsid w:val="00A75BC2"/>
    <w:rsid w:val="00A76052"/>
    <w:rsid w:val="00A76687"/>
    <w:rsid w:val="00A7671B"/>
    <w:rsid w:val="00A768C3"/>
    <w:rsid w:val="00A768DA"/>
    <w:rsid w:val="00A76B9C"/>
    <w:rsid w:val="00A76BDC"/>
    <w:rsid w:val="00A76E67"/>
    <w:rsid w:val="00A76F86"/>
    <w:rsid w:val="00A7718E"/>
    <w:rsid w:val="00A77636"/>
    <w:rsid w:val="00A7774D"/>
    <w:rsid w:val="00A77964"/>
    <w:rsid w:val="00A77D60"/>
    <w:rsid w:val="00A77E7A"/>
    <w:rsid w:val="00A80149"/>
    <w:rsid w:val="00A80541"/>
    <w:rsid w:val="00A805EC"/>
    <w:rsid w:val="00A8080C"/>
    <w:rsid w:val="00A80D01"/>
    <w:rsid w:val="00A80F48"/>
    <w:rsid w:val="00A81038"/>
    <w:rsid w:val="00A81354"/>
    <w:rsid w:val="00A813B8"/>
    <w:rsid w:val="00A814CD"/>
    <w:rsid w:val="00A815DB"/>
    <w:rsid w:val="00A816B1"/>
    <w:rsid w:val="00A81761"/>
    <w:rsid w:val="00A81776"/>
    <w:rsid w:val="00A81814"/>
    <w:rsid w:val="00A81A96"/>
    <w:rsid w:val="00A81BC1"/>
    <w:rsid w:val="00A81D15"/>
    <w:rsid w:val="00A81F46"/>
    <w:rsid w:val="00A8227C"/>
    <w:rsid w:val="00A82341"/>
    <w:rsid w:val="00A824A5"/>
    <w:rsid w:val="00A82A81"/>
    <w:rsid w:val="00A82B79"/>
    <w:rsid w:val="00A82C78"/>
    <w:rsid w:val="00A82E7C"/>
    <w:rsid w:val="00A8337B"/>
    <w:rsid w:val="00A833BD"/>
    <w:rsid w:val="00A83447"/>
    <w:rsid w:val="00A8359D"/>
    <w:rsid w:val="00A837A4"/>
    <w:rsid w:val="00A83AA8"/>
    <w:rsid w:val="00A83B7D"/>
    <w:rsid w:val="00A83D06"/>
    <w:rsid w:val="00A83F18"/>
    <w:rsid w:val="00A846AD"/>
    <w:rsid w:val="00A84792"/>
    <w:rsid w:val="00A849AB"/>
    <w:rsid w:val="00A84A16"/>
    <w:rsid w:val="00A84B2F"/>
    <w:rsid w:val="00A84C13"/>
    <w:rsid w:val="00A84E39"/>
    <w:rsid w:val="00A84E3D"/>
    <w:rsid w:val="00A84F81"/>
    <w:rsid w:val="00A850C7"/>
    <w:rsid w:val="00A85256"/>
    <w:rsid w:val="00A852C4"/>
    <w:rsid w:val="00A85305"/>
    <w:rsid w:val="00A856D3"/>
    <w:rsid w:val="00A857A2"/>
    <w:rsid w:val="00A85E1F"/>
    <w:rsid w:val="00A8600E"/>
    <w:rsid w:val="00A86044"/>
    <w:rsid w:val="00A862AA"/>
    <w:rsid w:val="00A863B1"/>
    <w:rsid w:val="00A86630"/>
    <w:rsid w:val="00A866C1"/>
    <w:rsid w:val="00A86CE4"/>
    <w:rsid w:val="00A86CFD"/>
    <w:rsid w:val="00A86E5B"/>
    <w:rsid w:val="00A87025"/>
    <w:rsid w:val="00A871B2"/>
    <w:rsid w:val="00A872FA"/>
    <w:rsid w:val="00A87355"/>
    <w:rsid w:val="00A873A1"/>
    <w:rsid w:val="00A8759D"/>
    <w:rsid w:val="00A87995"/>
    <w:rsid w:val="00A87AD5"/>
    <w:rsid w:val="00A900AA"/>
    <w:rsid w:val="00A906DD"/>
    <w:rsid w:val="00A9092B"/>
    <w:rsid w:val="00A90B38"/>
    <w:rsid w:val="00A910B2"/>
    <w:rsid w:val="00A91A62"/>
    <w:rsid w:val="00A91B03"/>
    <w:rsid w:val="00A92094"/>
    <w:rsid w:val="00A9222A"/>
    <w:rsid w:val="00A927A9"/>
    <w:rsid w:val="00A9284E"/>
    <w:rsid w:val="00A92970"/>
    <w:rsid w:val="00A92A12"/>
    <w:rsid w:val="00A92F28"/>
    <w:rsid w:val="00A93106"/>
    <w:rsid w:val="00A931BA"/>
    <w:rsid w:val="00A93291"/>
    <w:rsid w:val="00A93974"/>
    <w:rsid w:val="00A93A95"/>
    <w:rsid w:val="00A944D4"/>
    <w:rsid w:val="00A94ABD"/>
    <w:rsid w:val="00A94B61"/>
    <w:rsid w:val="00A94B84"/>
    <w:rsid w:val="00A94EC3"/>
    <w:rsid w:val="00A94EDE"/>
    <w:rsid w:val="00A94FFC"/>
    <w:rsid w:val="00A952B9"/>
    <w:rsid w:val="00A95305"/>
    <w:rsid w:val="00A953D9"/>
    <w:rsid w:val="00A954E8"/>
    <w:rsid w:val="00A95680"/>
    <w:rsid w:val="00A95DB6"/>
    <w:rsid w:val="00A95F46"/>
    <w:rsid w:val="00A96008"/>
    <w:rsid w:val="00A9608A"/>
    <w:rsid w:val="00A960BE"/>
    <w:rsid w:val="00A960DD"/>
    <w:rsid w:val="00A96300"/>
    <w:rsid w:val="00A9636B"/>
    <w:rsid w:val="00A964BD"/>
    <w:rsid w:val="00A966F8"/>
    <w:rsid w:val="00A96761"/>
    <w:rsid w:val="00A96C84"/>
    <w:rsid w:val="00A96CE0"/>
    <w:rsid w:val="00A96F5E"/>
    <w:rsid w:val="00A976B4"/>
    <w:rsid w:val="00A97C2E"/>
    <w:rsid w:val="00A97D72"/>
    <w:rsid w:val="00AA04D5"/>
    <w:rsid w:val="00AA07AD"/>
    <w:rsid w:val="00AA093C"/>
    <w:rsid w:val="00AA0C36"/>
    <w:rsid w:val="00AA0D65"/>
    <w:rsid w:val="00AA0FFB"/>
    <w:rsid w:val="00AA1191"/>
    <w:rsid w:val="00AA1265"/>
    <w:rsid w:val="00AA127B"/>
    <w:rsid w:val="00AA1863"/>
    <w:rsid w:val="00AA1D5F"/>
    <w:rsid w:val="00AA1E2A"/>
    <w:rsid w:val="00AA1E3C"/>
    <w:rsid w:val="00AA2086"/>
    <w:rsid w:val="00AA20DC"/>
    <w:rsid w:val="00AA21D4"/>
    <w:rsid w:val="00AA2296"/>
    <w:rsid w:val="00AA22CF"/>
    <w:rsid w:val="00AA2F24"/>
    <w:rsid w:val="00AA3081"/>
    <w:rsid w:val="00AA362F"/>
    <w:rsid w:val="00AA3650"/>
    <w:rsid w:val="00AA3C17"/>
    <w:rsid w:val="00AA3C18"/>
    <w:rsid w:val="00AA3C6F"/>
    <w:rsid w:val="00AA3E97"/>
    <w:rsid w:val="00AA3FF0"/>
    <w:rsid w:val="00AA4271"/>
    <w:rsid w:val="00AA430B"/>
    <w:rsid w:val="00AA4349"/>
    <w:rsid w:val="00AA4438"/>
    <w:rsid w:val="00AA4608"/>
    <w:rsid w:val="00AA4E57"/>
    <w:rsid w:val="00AA4F0B"/>
    <w:rsid w:val="00AA5180"/>
    <w:rsid w:val="00AA51AA"/>
    <w:rsid w:val="00AA5331"/>
    <w:rsid w:val="00AA5363"/>
    <w:rsid w:val="00AA578E"/>
    <w:rsid w:val="00AA5C7B"/>
    <w:rsid w:val="00AA5D97"/>
    <w:rsid w:val="00AA634E"/>
    <w:rsid w:val="00AA64D8"/>
    <w:rsid w:val="00AA657D"/>
    <w:rsid w:val="00AA6691"/>
    <w:rsid w:val="00AA678A"/>
    <w:rsid w:val="00AA6B6E"/>
    <w:rsid w:val="00AA6CBA"/>
    <w:rsid w:val="00AA74B5"/>
    <w:rsid w:val="00AA7506"/>
    <w:rsid w:val="00AA7514"/>
    <w:rsid w:val="00AA75B5"/>
    <w:rsid w:val="00AA7683"/>
    <w:rsid w:val="00AA7C63"/>
    <w:rsid w:val="00AA7DFC"/>
    <w:rsid w:val="00AA7FDE"/>
    <w:rsid w:val="00AB03BE"/>
    <w:rsid w:val="00AB097D"/>
    <w:rsid w:val="00AB0AA1"/>
    <w:rsid w:val="00AB0C9F"/>
    <w:rsid w:val="00AB0CD6"/>
    <w:rsid w:val="00AB1170"/>
    <w:rsid w:val="00AB140C"/>
    <w:rsid w:val="00AB15F2"/>
    <w:rsid w:val="00AB22B5"/>
    <w:rsid w:val="00AB2515"/>
    <w:rsid w:val="00AB2F4C"/>
    <w:rsid w:val="00AB32DD"/>
    <w:rsid w:val="00AB368B"/>
    <w:rsid w:val="00AB375F"/>
    <w:rsid w:val="00AB3980"/>
    <w:rsid w:val="00AB3EBA"/>
    <w:rsid w:val="00AB410B"/>
    <w:rsid w:val="00AB4120"/>
    <w:rsid w:val="00AB43FC"/>
    <w:rsid w:val="00AB4836"/>
    <w:rsid w:val="00AB4EFD"/>
    <w:rsid w:val="00AB4F9E"/>
    <w:rsid w:val="00AB540F"/>
    <w:rsid w:val="00AB587A"/>
    <w:rsid w:val="00AB589B"/>
    <w:rsid w:val="00AB5BEA"/>
    <w:rsid w:val="00AB5EEC"/>
    <w:rsid w:val="00AB6072"/>
    <w:rsid w:val="00AB6461"/>
    <w:rsid w:val="00AB64F0"/>
    <w:rsid w:val="00AB6BF2"/>
    <w:rsid w:val="00AB7126"/>
    <w:rsid w:val="00AB7D04"/>
    <w:rsid w:val="00AB7DE6"/>
    <w:rsid w:val="00AB7F13"/>
    <w:rsid w:val="00AB7F49"/>
    <w:rsid w:val="00AC015A"/>
    <w:rsid w:val="00AC0231"/>
    <w:rsid w:val="00AC02F6"/>
    <w:rsid w:val="00AC05A7"/>
    <w:rsid w:val="00AC08D6"/>
    <w:rsid w:val="00AC0AAE"/>
    <w:rsid w:val="00AC0B8F"/>
    <w:rsid w:val="00AC0E8B"/>
    <w:rsid w:val="00AC120C"/>
    <w:rsid w:val="00AC1264"/>
    <w:rsid w:val="00AC151E"/>
    <w:rsid w:val="00AC1709"/>
    <w:rsid w:val="00AC1BAF"/>
    <w:rsid w:val="00AC1F47"/>
    <w:rsid w:val="00AC253C"/>
    <w:rsid w:val="00AC2990"/>
    <w:rsid w:val="00AC30C8"/>
    <w:rsid w:val="00AC31BC"/>
    <w:rsid w:val="00AC3729"/>
    <w:rsid w:val="00AC3AD8"/>
    <w:rsid w:val="00AC3F48"/>
    <w:rsid w:val="00AC41F3"/>
    <w:rsid w:val="00AC42BA"/>
    <w:rsid w:val="00AC455F"/>
    <w:rsid w:val="00AC4719"/>
    <w:rsid w:val="00AC49E8"/>
    <w:rsid w:val="00AC4BF0"/>
    <w:rsid w:val="00AC4C91"/>
    <w:rsid w:val="00AC52E5"/>
    <w:rsid w:val="00AC54DC"/>
    <w:rsid w:val="00AC5549"/>
    <w:rsid w:val="00AC5A28"/>
    <w:rsid w:val="00AC5A45"/>
    <w:rsid w:val="00AC5C70"/>
    <w:rsid w:val="00AC5DBC"/>
    <w:rsid w:val="00AC5EC2"/>
    <w:rsid w:val="00AC5FA1"/>
    <w:rsid w:val="00AC63FB"/>
    <w:rsid w:val="00AC6946"/>
    <w:rsid w:val="00AC6A9E"/>
    <w:rsid w:val="00AC6FC9"/>
    <w:rsid w:val="00AC7072"/>
    <w:rsid w:val="00AC722A"/>
    <w:rsid w:val="00AC72B3"/>
    <w:rsid w:val="00AC72E7"/>
    <w:rsid w:val="00AC778E"/>
    <w:rsid w:val="00AC787F"/>
    <w:rsid w:val="00AC7943"/>
    <w:rsid w:val="00AC7B71"/>
    <w:rsid w:val="00AC7BE7"/>
    <w:rsid w:val="00AD001C"/>
    <w:rsid w:val="00AD04CD"/>
    <w:rsid w:val="00AD0571"/>
    <w:rsid w:val="00AD0638"/>
    <w:rsid w:val="00AD090B"/>
    <w:rsid w:val="00AD0B07"/>
    <w:rsid w:val="00AD0B43"/>
    <w:rsid w:val="00AD0CCE"/>
    <w:rsid w:val="00AD0E6D"/>
    <w:rsid w:val="00AD0F88"/>
    <w:rsid w:val="00AD0F8C"/>
    <w:rsid w:val="00AD0FD4"/>
    <w:rsid w:val="00AD1050"/>
    <w:rsid w:val="00AD10CA"/>
    <w:rsid w:val="00AD116D"/>
    <w:rsid w:val="00AD121B"/>
    <w:rsid w:val="00AD1252"/>
    <w:rsid w:val="00AD1864"/>
    <w:rsid w:val="00AD1A52"/>
    <w:rsid w:val="00AD1B00"/>
    <w:rsid w:val="00AD2469"/>
    <w:rsid w:val="00AD2913"/>
    <w:rsid w:val="00AD2A12"/>
    <w:rsid w:val="00AD2F82"/>
    <w:rsid w:val="00AD3078"/>
    <w:rsid w:val="00AD30C0"/>
    <w:rsid w:val="00AD3103"/>
    <w:rsid w:val="00AD310F"/>
    <w:rsid w:val="00AD35BA"/>
    <w:rsid w:val="00AD3CB5"/>
    <w:rsid w:val="00AD3DC6"/>
    <w:rsid w:val="00AD4094"/>
    <w:rsid w:val="00AD46DD"/>
    <w:rsid w:val="00AD483F"/>
    <w:rsid w:val="00AD5185"/>
    <w:rsid w:val="00AD5215"/>
    <w:rsid w:val="00AD5270"/>
    <w:rsid w:val="00AD5944"/>
    <w:rsid w:val="00AD5FD0"/>
    <w:rsid w:val="00AD658B"/>
    <w:rsid w:val="00AD68B0"/>
    <w:rsid w:val="00AD6929"/>
    <w:rsid w:val="00AD6A9B"/>
    <w:rsid w:val="00AD6A9D"/>
    <w:rsid w:val="00AD6B83"/>
    <w:rsid w:val="00AD6DDE"/>
    <w:rsid w:val="00AD6ED8"/>
    <w:rsid w:val="00AD6FEB"/>
    <w:rsid w:val="00AD6FED"/>
    <w:rsid w:val="00AD76AA"/>
    <w:rsid w:val="00AD7858"/>
    <w:rsid w:val="00AD790F"/>
    <w:rsid w:val="00AD7B91"/>
    <w:rsid w:val="00AD7BCD"/>
    <w:rsid w:val="00AD7CC2"/>
    <w:rsid w:val="00AD7D31"/>
    <w:rsid w:val="00AE0314"/>
    <w:rsid w:val="00AE0415"/>
    <w:rsid w:val="00AE041F"/>
    <w:rsid w:val="00AE070D"/>
    <w:rsid w:val="00AE0B6D"/>
    <w:rsid w:val="00AE0BE9"/>
    <w:rsid w:val="00AE0F86"/>
    <w:rsid w:val="00AE117D"/>
    <w:rsid w:val="00AE12C3"/>
    <w:rsid w:val="00AE13DF"/>
    <w:rsid w:val="00AE14FA"/>
    <w:rsid w:val="00AE19DB"/>
    <w:rsid w:val="00AE1BF9"/>
    <w:rsid w:val="00AE1F97"/>
    <w:rsid w:val="00AE20A4"/>
    <w:rsid w:val="00AE20EA"/>
    <w:rsid w:val="00AE244E"/>
    <w:rsid w:val="00AE25BF"/>
    <w:rsid w:val="00AE2674"/>
    <w:rsid w:val="00AE2836"/>
    <w:rsid w:val="00AE2BCC"/>
    <w:rsid w:val="00AE2C47"/>
    <w:rsid w:val="00AE2E7A"/>
    <w:rsid w:val="00AE2F3E"/>
    <w:rsid w:val="00AE2FE6"/>
    <w:rsid w:val="00AE31A1"/>
    <w:rsid w:val="00AE3697"/>
    <w:rsid w:val="00AE3729"/>
    <w:rsid w:val="00AE3740"/>
    <w:rsid w:val="00AE3745"/>
    <w:rsid w:val="00AE3AF7"/>
    <w:rsid w:val="00AE3FBF"/>
    <w:rsid w:val="00AE40F9"/>
    <w:rsid w:val="00AE43F6"/>
    <w:rsid w:val="00AE4462"/>
    <w:rsid w:val="00AE4547"/>
    <w:rsid w:val="00AE47E0"/>
    <w:rsid w:val="00AE4B4C"/>
    <w:rsid w:val="00AE4D64"/>
    <w:rsid w:val="00AE5068"/>
    <w:rsid w:val="00AE522F"/>
    <w:rsid w:val="00AE54C3"/>
    <w:rsid w:val="00AE558E"/>
    <w:rsid w:val="00AE562C"/>
    <w:rsid w:val="00AE5634"/>
    <w:rsid w:val="00AE5A78"/>
    <w:rsid w:val="00AE5AB1"/>
    <w:rsid w:val="00AE61DB"/>
    <w:rsid w:val="00AE6343"/>
    <w:rsid w:val="00AE6624"/>
    <w:rsid w:val="00AE682E"/>
    <w:rsid w:val="00AE69EA"/>
    <w:rsid w:val="00AE6ABA"/>
    <w:rsid w:val="00AE6B69"/>
    <w:rsid w:val="00AE6D3F"/>
    <w:rsid w:val="00AE6F87"/>
    <w:rsid w:val="00AE706F"/>
    <w:rsid w:val="00AE71E5"/>
    <w:rsid w:val="00AE7416"/>
    <w:rsid w:val="00AE7933"/>
    <w:rsid w:val="00AE7CDF"/>
    <w:rsid w:val="00AE7DE1"/>
    <w:rsid w:val="00AE7EF6"/>
    <w:rsid w:val="00AE7FC3"/>
    <w:rsid w:val="00AF055C"/>
    <w:rsid w:val="00AF0697"/>
    <w:rsid w:val="00AF073E"/>
    <w:rsid w:val="00AF08A8"/>
    <w:rsid w:val="00AF0D94"/>
    <w:rsid w:val="00AF0DAA"/>
    <w:rsid w:val="00AF10B9"/>
    <w:rsid w:val="00AF11BB"/>
    <w:rsid w:val="00AF13E7"/>
    <w:rsid w:val="00AF1542"/>
    <w:rsid w:val="00AF157E"/>
    <w:rsid w:val="00AF173D"/>
    <w:rsid w:val="00AF1778"/>
    <w:rsid w:val="00AF1853"/>
    <w:rsid w:val="00AF1BD1"/>
    <w:rsid w:val="00AF1CED"/>
    <w:rsid w:val="00AF1DAE"/>
    <w:rsid w:val="00AF1F00"/>
    <w:rsid w:val="00AF1F61"/>
    <w:rsid w:val="00AF24CF"/>
    <w:rsid w:val="00AF28D4"/>
    <w:rsid w:val="00AF31A2"/>
    <w:rsid w:val="00AF3602"/>
    <w:rsid w:val="00AF3683"/>
    <w:rsid w:val="00AF37FD"/>
    <w:rsid w:val="00AF38EF"/>
    <w:rsid w:val="00AF39A2"/>
    <w:rsid w:val="00AF3C5A"/>
    <w:rsid w:val="00AF43BA"/>
    <w:rsid w:val="00AF444B"/>
    <w:rsid w:val="00AF4698"/>
    <w:rsid w:val="00AF4B40"/>
    <w:rsid w:val="00AF4E3C"/>
    <w:rsid w:val="00AF57B9"/>
    <w:rsid w:val="00AF5937"/>
    <w:rsid w:val="00AF5A45"/>
    <w:rsid w:val="00AF5B14"/>
    <w:rsid w:val="00AF5D29"/>
    <w:rsid w:val="00AF5DF8"/>
    <w:rsid w:val="00AF6018"/>
    <w:rsid w:val="00AF6972"/>
    <w:rsid w:val="00AF6C42"/>
    <w:rsid w:val="00AF7267"/>
    <w:rsid w:val="00AF74F2"/>
    <w:rsid w:val="00AF7DF9"/>
    <w:rsid w:val="00AF7F5B"/>
    <w:rsid w:val="00AF7FC1"/>
    <w:rsid w:val="00B00241"/>
    <w:rsid w:val="00B00282"/>
    <w:rsid w:val="00B0037B"/>
    <w:rsid w:val="00B007F2"/>
    <w:rsid w:val="00B00EAC"/>
    <w:rsid w:val="00B00F4B"/>
    <w:rsid w:val="00B00FAD"/>
    <w:rsid w:val="00B010C6"/>
    <w:rsid w:val="00B01231"/>
    <w:rsid w:val="00B01326"/>
    <w:rsid w:val="00B016A5"/>
    <w:rsid w:val="00B01880"/>
    <w:rsid w:val="00B01B57"/>
    <w:rsid w:val="00B01BB4"/>
    <w:rsid w:val="00B01DDA"/>
    <w:rsid w:val="00B0204C"/>
    <w:rsid w:val="00B025CB"/>
    <w:rsid w:val="00B027D8"/>
    <w:rsid w:val="00B03215"/>
    <w:rsid w:val="00B03864"/>
    <w:rsid w:val="00B03872"/>
    <w:rsid w:val="00B03B05"/>
    <w:rsid w:val="00B03E03"/>
    <w:rsid w:val="00B03E6E"/>
    <w:rsid w:val="00B0403C"/>
    <w:rsid w:val="00B0414D"/>
    <w:rsid w:val="00B042B1"/>
    <w:rsid w:val="00B042CF"/>
    <w:rsid w:val="00B04848"/>
    <w:rsid w:val="00B0496E"/>
    <w:rsid w:val="00B04FE3"/>
    <w:rsid w:val="00B050D7"/>
    <w:rsid w:val="00B051EE"/>
    <w:rsid w:val="00B0534E"/>
    <w:rsid w:val="00B056BD"/>
    <w:rsid w:val="00B05909"/>
    <w:rsid w:val="00B05A1A"/>
    <w:rsid w:val="00B05A25"/>
    <w:rsid w:val="00B05B17"/>
    <w:rsid w:val="00B05B4F"/>
    <w:rsid w:val="00B05DB3"/>
    <w:rsid w:val="00B06142"/>
    <w:rsid w:val="00B06361"/>
    <w:rsid w:val="00B069F5"/>
    <w:rsid w:val="00B06AD0"/>
    <w:rsid w:val="00B06DD4"/>
    <w:rsid w:val="00B06E38"/>
    <w:rsid w:val="00B07009"/>
    <w:rsid w:val="00B070B3"/>
    <w:rsid w:val="00B0710E"/>
    <w:rsid w:val="00B071E2"/>
    <w:rsid w:val="00B0724D"/>
    <w:rsid w:val="00B072EA"/>
    <w:rsid w:val="00B0745E"/>
    <w:rsid w:val="00B075D1"/>
    <w:rsid w:val="00B07698"/>
    <w:rsid w:val="00B07A0D"/>
    <w:rsid w:val="00B07A33"/>
    <w:rsid w:val="00B103B0"/>
    <w:rsid w:val="00B10DED"/>
    <w:rsid w:val="00B11491"/>
    <w:rsid w:val="00B118A7"/>
    <w:rsid w:val="00B11944"/>
    <w:rsid w:val="00B1271E"/>
    <w:rsid w:val="00B12754"/>
    <w:rsid w:val="00B12FB7"/>
    <w:rsid w:val="00B1325F"/>
    <w:rsid w:val="00B132D8"/>
    <w:rsid w:val="00B13319"/>
    <w:rsid w:val="00B13428"/>
    <w:rsid w:val="00B1351F"/>
    <w:rsid w:val="00B1378E"/>
    <w:rsid w:val="00B13794"/>
    <w:rsid w:val="00B13E4B"/>
    <w:rsid w:val="00B1415B"/>
    <w:rsid w:val="00B14226"/>
    <w:rsid w:val="00B1434C"/>
    <w:rsid w:val="00B146A2"/>
    <w:rsid w:val="00B14C06"/>
    <w:rsid w:val="00B1585E"/>
    <w:rsid w:val="00B159C5"/>
    <w:rsid w:val="00B16467"/>
    <w:rsid w:val="00B165E7"/>
    <w:rsid w:val="00B16745"/>
    <w:rsid w:val="00B168F7"/>
    <w:rsid w:val="00B16FDB"/>
    <w:rsid w:val="00B17451"/>
    <w:rsid w:val="00B1755C"/>
    <w:rsid w:val="00B176E0"/>
    <w:rsid w:val="00B17796"/>
    <w:rsid w:val="00B178EF"/>
    <w:rsid w:val="00B17A26"/>
    <w:rsid w:val="00B17CD2"/>
    <w:rsid w:val="00B17EB5"/>
    <w:rsid w:val="00B202A7"/>
    <w:rsid w:val="00B202FE"/>
    <w:rsid w:val="00B20535"/>
    <w:rsid w:val="00B20DB4"/>
    <w:rsid w:val="00B210AA"/>
    <w:rsid w:val="00B2114F"/>
    <w:rsid w:val="00B215FA"/>
    <w:rsid w:val="00B216AF"/>
    <w:rsid w:val="00B21C15"/>
    <w:rsid w:val="00B21C9E"/>
    <w:rsid w:val="00B21EA1"/>
    <w:rsid w:val="00B22258"/>
    <w:rsid w:val="00B226B1"/>
    <w:rsid w:val="00B22C03"/>
    <w:rsid w:val="00B22C10"/>
    <w:rsid w:val="00B22ED9"/>
    <w:rsid w:val="00B233CB"/>
    <w:rsid w:val="00B23641"/>
    <w:rsid w:val="00B2390D"/>
    <w:rsid w:val="00B23C44"/>
    <w:rsid w:val="00B23D4D"/>
    <w:rsid w:val="00B24073"/>
    <w:rsid w:val="00B24857"/>
    <w:rsid w:val="00B2490E"/>
    <w:rsid w:val="00B24D86"/>
    <w:rsid w:val="00B25035"/>
    <w:rsid w:val="00B2519B"/>
    <w:rsid w:val="00B2521D"/>
    <w:rsid w:val="00B258EA"/>
    <w:rsid w:val="00B25BFC"/>
    <w:rsid w:val="00B2603E"/>
    <w:rsid w:val="00B262D7"/>
    <w:rsid w:val="00B2643D"/>
    <w:rsid w:val="00B266AB"/>
    <w:rsid w:val="00B267A2"/>
    <w:rsid w:val="00B26D4E"/>
    <w:rsid w:val="00B270EB"/>
    <w:rsid w:val="00B275BF"/>
    <w:rsid w:val="00B278ED"/>
    <w:rsid w:val="00B27E19"/>
    <w:rsid w:val="00B30279"/>
    <w:rsid w:val="00B305ED"/>
    <w:rsid w:val="00B3073E"/>
    <w:rsid w:val="00B30A0B"/>
    <w:rsid w:val="00B30A5E"/>
    <w:rsid w:val="00B30B3A"/>
    <w:rsid w:val="00B30C38"/>
    <w:rsid w:val="00B30C9E"/>
    <w:rsid w:val="00B3104E"/>
    <w:rsid w:val="00B31194"/>
    <w:rsid w:val="00B3171F"/>
    <w:rsid w:val="00B31E75"/>
    <w:rsid w:val="00B32309"/>
    <w:rsid w:val="00B32D42"/>
    <w:rsid w:val="00B332DA"/>
    <w:rsid w:val="00B33EDE"/>
    <w:rsid w:val="00B33F96"/>
    <w:rsid w:val="00B3409E"/>
    <w:rsid w:val="00B34150"/>
    <w:rsid w:val="00B34418"/>
    <w:rsid w:val="00B344BE"/>
    <w:rsid w:val="00B34527"/>
    <w:rsid w:val="00B34648"/>
    <w:rsid w:val="00B3472A"/>
    <w:rsid w:val="00B34BD7"/>
    <w:rsid w:val="00B34BD9"/>
    <w:rsid w:val="00B34BE3"/>
    <w:rsid w:val="00B34C98"/>
    <w:rsid w:val="00B351BC"/>
    <w:rsid w:val="00B35449"/>
    <w:rsid w:val="00B355E2"/>
    <w:rsid w:val="00B3570F"/>
    <w:rsid w:val="00B35961"/>
    <w:rsid w:val="00B35DBC"/>
    <w:rsid w:val="00B35F71"/>
    <w:rsid w:val="00B3605F"/>
    <w:rsid w:val="00B360B9"/>
    <w:rsid w:val="00B360BC"/>
    <w:rsid w:val="00B36148"/>
    <w:rsid w:val="00B361C1"/>
    <w:rsid w:val="00B364A5"/>
    <w:rsid w:val="00B364C9"/>
    <w:rsid w:val="00B36688"/>
    <w:rsid w:val="00B36857"/>
    <w:rsid w:val="00B36C26"/>
    <w:rsid w:val="00B36FF8"/>
    <w:rsid w:val="00B371EF"/>
    <w:rsid w:val="00B37204"/>
    <w:rsid w:val="00B37277"/>
    <w:rsid w:val="00B3728F"/>
    <w:rsid w:val="00B37353"/>
    <w:rsid w:val="00B374A7"/>
    <w:rsid w:val="00B3774C"/>
    <w:rsid w:val="00B37A80"/>
    <w:rsid w:val="00B37B7B"/>
    <w:rsid w:val="00B37B94"/>
    <w:rsid w:val="00B37BCE"/>
    <w:rsid w:val="00B400B2"/>
    <w:rsid w:val="00B4026A"/>
    <w:rsid w:val="00B404FF"/>
    <w:rsid w:val="00B405D6"/>
    <w:rsid w:val="00B40BA6"/>
    <w:rsid w:val="00B40FFD"/>
    <w:rsid w:val="00B4128B"/>
    <w:rsid w:val="00B41340"/>
    <w:rsid w:val="00B41383"/>
    <w:rsid w:val="00B41428"/>
    <w:rsid w:val="00B4166F"/>
    <w:rsid w:val="00B4178D"/>
    <w:rsid w:val="00B41BFC"/>
    <w:rsid w:val="00B4216D"/>
    <w:rsid w:val="00B421DE"/>
    <w:rsid w:val="00B422D3"/>
    <w:rsid w:val="00B422FA"/>
    <w:rsid w:val="00B425CB"/>
    <w:rsid w:val="00B4292D"/>
    <w:rsid w:val="00B42D9F"/>
    <w:rsid w:val="00B42FAE"/>
    <w:rsid w:val="00B430DC"/>
    <w:rsid w:val="00B43639"/>
    <w:rsid w:val="00B4379F"/>
    <w:rsid w:val="00B437C1"/>
    <w:rsid w:val="00B438E4"/>
    <w:rsid w:val="00B43C59"/>
    <w:rsid w:val="00B44261"/>
    <w:rsid w:val="00B4435E"/>
    <w:rsid w:val="00B447A6"/>
    <w:rsid w:val="00B44D01"/>
    <w:rsid w:val="00B44EAC"/>
    <w:rsid w:val="00B45104"/>
    <w:rsid w:val="00B4514B"/>
    <w:rsid w:val="00B4535D"/>
    <w:rsid w:val="00B453C6"/>
    <w:rsid w:val="00B45437"/>
    <w:rsid w:val="00B45769"/>
    <w:rsid w:val="00B45E07"/>
    <w:rsid w:val="00B45F7D"/>
    <w:rsid w:val="00B4664A"/>
    <w:rsid w:val="00B4674C"/>
    <w:rsid w:val="00B4697F"/>
    <w:rsid w:val="00B46BAC"/>
    <w:rsid w:val="00B46D51"/>
    <w:rsid w:val="00B46D63"/>
    <w:rsid w:val="00B46E3C"/>
    <w:rsid w:val="00B47248"/>
    <w:rsid w:val="00B474EB"/>
    <w:rsid w:val="00B4783C"/>
    <w:rsid w:val="00B479A6"/>
    <w:rsid w:val="00B479E1"/>
    <w:rsid w:val="00B47C70"/>
    <w:rsid w:val="00B47E57"/>
    <w:rsid w:val="00B500D1"/>
    <w:rsid w:val="00B500E0"/>
    <w:rsid w:val="00B5043B"/>
    <w:rsid w:val="00B5043F"/>
    <w:rsid w:val="00B508E4"/>
    <w:rsid w:val="00B50F5E"/>
    <w:rsid w:val="00B50FF5"/>
    <w:rsid w:val="00B51087"/>
    <w:rsid w:val="00B51201"/>
    <w:rsid w:val="00B514C0"/>
    <w:rsid w:val="00B517C0"/>
    <w:rsid w:val="00B51CCA"/>
    <w:rsid w:val="00B51D5C"/>
    <w:rsid w:val="00B52330"/>
    <w:rsid w:val="00B52A0D"/>
    <w:rsid w:val="00B52FF0"/>
    <w:rsid w:val="00B530B1"/>
    <w:rsid w:val="00B5312C"/>
    <w:rsid w:val="00B5341F"/>
    <w:rsid w:val="00B5368E"/>
    <w:rsid w:val="00B5384E"/>
    <w:rsid w:val="00B53B44"/>
    <w:rsid w:val="00B53C0F"/>
    <w:rsid w:val="00B53F56"/>
    <w:rsid w:val="00B53FBD"/>
    <w:rsid w:val="00B53FFE"/>
    <w:rsid w:val="00B54B17"/>
    <w:rsid w:val="00B54BF6"/>
    <w:rsid w:val="00B54BF8"/>
    <w:rsid w:val="00B54E97"/>
    <w:rsid w:val="00B54EC9"/>
    <w:rsid w:val="00B5508F"/>
    <w:rsid w:val="00B5520D"/>
    <w:rsid w:val="00B5527F"/>
    <w:rsid w:val="00B5558B"/>
    <w:rsid w:val="00B55C54"/>
    <w:rsid w:val="00B55D7F"/>
    <w:rsid w:val="00B55FE3"/>
    <w:rsid w:val="00B5603E"/>
    <w:rsid w:val="00B561CC"/>
    <w:rsid w:val="00B561FC"/>
    <w:rsid w:val="00B56275"/>
    <w:rsid w:val="00B563C3"/>
    <w:rsid w:val="00B563CF"/>
    <w:rsid w:val="00B56522"/>
    <w:rsid w:val="00B56579"/>
    <w:rsid w:val="00B56609"/>
    <w:rsid w:val="00B56704"/>
    <w:rsid w:val="00B5709C"/>
    <w:rsid w:val="00B578FC"/>
    <w:rsid w:val="00B57D4C"/>
    <w:rsid w:val="00B57ED8"/>
    <w:rsid w:val="00B6000A"/>
    <w:rsid w:val="00B6041E"/>
    <w:rsid w:val="00B60A9F"/>
    <w:rsid w:val="00B60AAB"/>
    <w:rsid w:val="00B60EE4"/>
    <w:rsid w:val="00B613A8"/>
    <w:rsid w:val="00B6194D"/>
    <w:rsid w:val="00B62177"/>
    <w:rsid w:val="00B623D6"/>
    <w:rsid w:val="00B627ED"/>
    <w:rsid w:val="00B62841"/>
    <w:rsid w:val="00B629D3"/>
    <w:rsid w:val="00B62C65"/>
    <w:rsid w:val="00B62CDB"/>
    <w:rsid w:val="00B62F66"/>
    <w:rsid w:val="00B63089"/>
    <w:rsid w:val="00B631BD"/>
    <w:rsid w:val="00B634AA"/>
    <w:rsid w:val="00B63A59"/>
    <w:rsid w:val="00B63BAB"/>
    <w:rsid w:val="00B640C8"/>
    <w:rsid w:val="00B640CF"/>
    <w:rsid w:val="00B64AE8"/>
    <w:rsid w:val="00B64CC5"/>
    <w:rsid w:val="00B64D7F"/>
    <w:rsid w:val="00B65044"/>
    <w:rsid w:val="00B65207"/>
    <w:rsid w:val="00B6526B"/>
    <w:rsid w:val="00B652C8"/>
    <w:rsid w:val="00B65886"/>
    <w:rsid w:val="00B65A35"/>
    <w:rsid w:val="00B65B8B"/>
    <w:rsid w:val="00B65BAD"/>
    <w:rsid w:val="00B65C96"/>
    <w:rsid w:val="00B65E1A"/>
    <w:rsid w:val="00B65F09"/>
    <w:rsid w:val="00B661DB"/>
    <w:rsid w:val="00B6629B"/>
    <w:rsid w:val="00B66913"/>
    <w:rsid w:val="00B66BF3"/>
    <w:rsid w:val="00B66C78"/>
    <w:rsid w:val="00B67011"/>
    <w:rsid w:val="00B67670"/>
    <w:rsid w:val="00B679A2"/>
    <w:rsid w:val="00B67F02"/>
    <w:rsid w:val="00B700C6"/>
    <w:rsid w:val="00B708E6"/>
    <w:rsid w:val="00B70A07"/>
    <w:rsid w:val="00B70A93"/>
    <w:rsid w:val="00B70B95"/>
    <w:rsid w:val="00B70D02"/>
    <w:rsid w:val="00B70E26"/>
    <w:rsid w:val="00B70F78"/>
    <w:rsid w:val="00B713A7"/>
    <w:rsid w:val="00B716C0"/>
    <w:rsid w:val="00B718A2"/>
    <w:rsid w:val="00B71C39"/>
    <w:rsid w:val="00B71D7F"/>
    <w:rsid w:val="00B71E35"/>
    <w:rsid w:val="00B7257B"/>
    <w:rsid w:val="00B728C9"/>
    <w:rsid w:val="00B7294D"/>
    <w:rsid w:val="00B72D88"/>
    <w:rsid w:val="00B7321E"/>
    <w:rsid w:val="00B73352"/>
    <w:rsid w:val="00B7369E"/>
    <w:rsid w:val="00B73782"/>
    <w:rsid w:val="00B737FA"/>
    <w:rsid w:val="00B73CA0"/>
    <w:rsid w:val="00B73DD9"/>
    <w:rsid w:val="00B73E9E"/>
    <w:rsid w:val="00B741E1"/>
    <w:rsid w:val="00B74352"/>
    <w:rsid w:val="00B746E7"/>
    <w:rsid w:val="00B7564F"/>
    <w:rsid w:val="00B75A2E"/>
    <w:rsid w:val="00B75C8D"/>
    <w:rsid w:val="00B761C7"/>
    <w:rsid w:val="00B76284"/>
    <w:rsid w:val="00B762CD"/>
    <w:rsid w:val="00B7673C"/>
    <w:rsid w:val="00B76816"/>
    <w:rsid w:val="00B768D5"/>
    <w:rsid w:val="00B76D99"/>
    <w:rsid w:val="00B7700B"/>
    <w:rsid w:val="00B77586"/>
    <w:rsid w:val="00B777E3"/>
    <w:rsid w:val="00B77831"/>
    <w:rsid w:val="00B77DA2"/>
    <w:rsid w:val="00B8034F"/>
    <w:rsid w:val="00B806F2"/>
    <w:rsid w:val="00B80882"/>
    <w:rsid w:val="00B80DB9"/>
    <w:rsid w:val="00B80E1D"/>
    <w:rsid w:val="00B811A6"/>
    <w:rsid w:val="00B813D1"/>
    <w:rsid w:val="00B81608"/>
    <w:rsid w:val="00B81D57"/>
    <w:rsid w:val="00B81EED"/>
    <w:rsid w:val="00B8206B"/>
    <w:rsid w:val="00B82289"/>
    <w:rsid w:val="00B8284D"/>
    <w:rsid w:val="00B82B95"/>
    <w:rsid w:val="00B82EE3"/>
    <w:rsid w:val="00B830D2"/>
    <w:rsid w:val="00B83BF8"/>
    <w:rsid w:val="00B83C8D"/>
    <w:rsid w:val="00B83E0E"/>
    <w:rsid w:val="00B83F3E"/>
    <w:rsid w:val="00B83FE7"/>
    <w:rsid w:val="00B8428E"/>
    <w:rsid w:val="00B845EC"/>
    <w:rsid w:val="00B84B50"/>
    <w:rsid w:val="00B84DC5"/>
    <w:rsid w:val="00B84F64"/>
    <w:rsid w:val="00B85196"/>
    <w:rsid w:val="00B8527B"/>
    <w:rsid w:val="00B85323"/>
    <w:rsid w:val="00B854D4"/>
    <w:rsid w:val="00B859C2"/>
    <w:rsid w:val="00B85B75"/>
    <w:rsid w:val="00B85EA1"/>
    <w:rsid w:val="00B8656D"/>
    <w:rsid w:val="00B865DB"/>
    <w:rsid w:val="00B86A60"/>
    <w:rsid w:val="00B86B06"/>
    <w:rsid w:val="00B86FD7"/>
    <w:rsid w:val="00B87076"/>
    <w:rsid w:val="00B87822"/>
    <w:rsid w:val="00B87A34"/>
    <w:rsid w:val="00B87DC4"/>
    <w:rsid w:val="00B9038F"/>
    <w:rsid w:val="00B906A9"/>
    <w:rsid w:val="00B90CB1"/>
    <w:rsid w:val="00B90D09"/>
    <w:rsid w:val="00B90D44"/>
    <w:rsid w:val="00B90D56"/>
    <w:rsid w:val="00B9108C"/>
    <w:rsid w:val="00B911C2"/>
    <w:rsid w:val="00B912F7"/>
    <w:rsid w:val="00B9162C"/>
    <w:rsid w:val="00B916DB"/>
    <w:rsid w:val="00B91774"/>
    <w:rsid w:val="00B91910"/>
    <w:rsid w:val="00B91EE6"/>
    <w:rsid w:val="00B92004"/>
    <w:rsid w:val="00B921E8"/>
    <w:rsid w:val="00B922FC"/>
    <w:rsid w:val="00B9234F"/>
    <w:rsid w:val="00B92445"/>
    <w:rsid w:val="00B92686"/>
    <w:rsid w:val="00B927D3"/>
    <w:rsid w:val="00B92A14"/>
    <w:rsid w:val="00B92C1E"/>
    <w:rsid w:val="00B92FA8"/>
    <w:rsid w:val="00B9316F"/>
    <w:rsid w:val="00B935E3"/>
    <w:rsid w:val="00B93989"/>
    <w:rsid w:val="00B939D8"/>
    <w:rsid w:val="00B9408A"/>
    <w:rsid w:val="00B9432B"/>
    <w:rsid w:val="00B94640"/>
    <w:rsid w:val="00B9474A"/>
    <w:rsid w:val="00B94A38"/>
    <w:rsid w:val="00B94BA6"/>
    <w:rsid w:val="00B950B7"/>
    <w:rsid w:val="00B951B5"/>
    <w:rsid w:val="00B954D2"/>
    <w:rsid w:val="00B95A55"/>
    <w:rsid w:val="00B95DDE"/>
    <w:rsid w:val="00B95EB3"/>
    <w:rsid w:val="00B961A1"/>
    <w:rsid w:val="00B964F5"/>
    <w:rsid w:val="00B96509"/>
    <w:rsid w:val="00B96644"/>
    <w:rsid w:val="00B96A42"/>
    <w:rsid w:val="00B974D3"/>
    <w:rsid w:val="00B9764C"/>
    <w:rsid w:val="00B976B9"/>
    <w:rsid w:val="00B97B39"/>
    <w:rsid w:val="00B97B96"/>
    <w:rsid w:val="00B97E22"/>
    <w:rsid w:val="00B97EA7"/>
    <w:rsid w:val="00BA0256"/>
    <w:rsid w:val="00BA0E69"/>
    <w:rsid w:val="00BA10A2"/>
    <w:rsid w:val="00BA11D2"/>
    <w:rsid w:val="00BA143E"/>
    <w:rsid w:val="00BA1558"/>
    <w:rsid w:val="00BA179F"/>
    <w:rsid w:val="00BA1A7E"/>
    <w:rsid w:val="00BA1B87"/>
    <w:rsid w:val="00BA1E30"/>
    <w:rsid w:val="00BA21C0"/>
    <w:rsid w:val="00BA2674"/>
    <w:rsid w:val="00BA26CB"/>
    <w:rsid w:val="00BA2909"/>
    <w:rsid w:val="00BA3021"/>
    <w:rsid w:val="00BA30F4"/>
    <w:rsid w:val="00BA3218"/>
    <w:rsid w:val="00BA3647"/>
    <w:rsid w:val="00BA3731"/>
    <w:rsid w:val="00BA3AFE"/>
    <w:rsid w:val="00BA3C34"/>
    <w:rsid w:val="00BA3EF2"/>
    <w:rsid w:val="00BA4255"/>
    <w:rsid w:val="00BA44F8"/>
    <w:rsid w:val="00BA47D0"/>
    <w:rsid w:val="00BA4BD0"/>
    <w:rsid w:val="00BA4BED"/>
    <w:rsid w:val="00BA53CE"/>
    <w:rsid w:val="00BA5476"/>
    <w:rsid w:val="00BA54AD"/>
    <w:rsid w:val="00BA56C5"/>
    <w:rsid w:val="00BA59A7"/>
    <w:rsid w:val="00BA5F64"/>
    <w:rsid w:val="00BA64B7"/>
    <w:rsid w:val="00BA6786"/>
    <w:rsid w:val="00BA68CB"/>
    <w:rsid w:val="00BA6F2E"/>
    <w:rsid w:val="00BA75EA"/>
    <w:rsid w:val="00BA7749"/>
    <w:rsid w:val="00BA77CE"/>
    <w:rsid w:val="00BA7B0C"/>
    <w:rsid w:val="00BB0136"/>
    <w:rsid w:val="00BB0459"/>
    <w:rsid w:val="00BB0855"/>
    <w:rsid w:val="00BB09EF"/>
    <w:rsid w:val="00BB0A5A"/>
    <w:rsid w:val="00BB0CF9"/>
    <w:rsid w:val="00BB0E20"/>
    <w:rsid w:val="00BB11FB"/>
    <w:rsid w:val="00BB1537"/>
    <w:rsid w:val="00BB17E3"/>
    <w:rsid w:val="00BB1922"/>
    <w:rsid w:val="00BB1A44"/>
    <w:rsid w:val="00BB1C0F"/>
    <w:rsid w:val="00BB2047"/>
    <w:rsid w:val="00BB218E"/>
    <w:rsid w:val="00BB266C"/>
    <w:rsid w:val="00BB287A"/>
    <w:rsid w:val="00BB2934"/>
    <w:rsid w:val="00BB29C4"/>
    <w:rsid w:val="00BB2A7E"/>
    <w:rsid w:val="00BB2C3C"/>
    <w:rsid w:val="00BB3153"/>
    <w:rsid w:val="00BB332D"/>
    <w:rsid w:val="00BB3666"/>
    <w:rsid w:val="00BB3960"/>
    <w:rsid w:val="00BB3972"/>
    <w:rsid w:val="00BB3DC9"/>
    <w:rsid w:val="00BB3EAD"/>
    <w:rsid w:val="00BB420C"/>
    <w:rsid w:val="00BB4496"/>
    <w:rsid w:val="00BB46E5"/>
    <w:rsid w:val="00BB485D"/>
    <w:rsid w:val="00BB4C36"/>
    <w:rsid w:val="00BB4CCC"/>
    <w:rsid w:val="00BB582F"/>
    <w:rsid w:val="00BB58E6"/>
    <w:rsid w:val="00BB5A47"/>
    <w:rsid w:val="00BB5A70"/>
    <w:rsid w:val="00BB5C5F"/>
    <w:rsid w:val="00BB6068"/>
    <w:rsid w:val="00BB624C"/>
    <w:rsid w:val="00BB6B81"/>
    <w:rsid w:val="00BB6CD3"/>
    <w:rsid w:val="00BB6CEA"/>
    <w:rsid w:val="00BB7124"/>
    <w:rsid w:val="00BB75A0"/>
    <w:rsid w:val="00BB7CFB"/>
    <w:rsid w:val="00BB7D81"/>
    <w:rsid w:val="00BC027D"/>
    <w:rsid w:val="00BC03AF"/>
    <w:rsid w:val="00BC0576"/>
    <w:rsid w:val="00BC0927"/>
    <w:rsid w:val="00BC0CE1"/>
    <w:rsid w:val="00BC0E84"/>
    <w:rsid w:val="00BC154D"/>
    <w:rsid w:val="00BC1A72"/>
    <w:rsid w:val="00BC1B09"/>
    <w:rsid w:val="00BC1BC4"/>
    <w:rsid w:val="00BC1C7D"/>
    <w:rsid w:val="00BC1DA2"/>
    <w:rsid w:val="00BC1DF3"/>
    <w:rsid w:val="00BC21AA"/>
    <w:rsid w:val="00BC2245"/>
    <w:rsid w:val="00BC22BB"/>
    <w:rsid w:val="00BC2580"/>
    <w:rsid w:val="00BC2600"/>
    <w:rsid w:val="00BC268C"/>
    <w:rsid w:val="00BC27AA"/>
    <w:rsid w:val="00BC28E4"/>
    <w:rsid w:val="00BC299E"/>
    <w:rsid w:val="00BC2D95"/>
    <w:rsid w:val="00BC2E8F"/>
    <w:rsid w:val="00BC3346"/>
    <w:rsid w:val="00BC37E7"/>
    <w:rsid w:val="00BC38EB"/>
    <w:rsid w:val="00BC392E"/>
    <w:rsid w:val="00BC3A58"/>
    <w:rsid w:val="00BC3B6E"/>
    <w:rsid w:val="00BC3B97"/>
    <w:rsid w:val="00BC3CE1"/>
    <w:rsid w:val="00BC3D94"/>
    <w:rsid w:val="00BC3E92"/>
    <w:rsid w:val="00BC4045"/>
    <w:rsid w:val="00BC413D"/>
    <w:rsid w:val="00BC4267"/>
    <w:rsid w:val="00BC4452"/>
    <w:rsid w:val="00BC462A"/>
    <w:rsid w:val="00BC474A"/>
    <w:rsid w:val="00BC4D42"/>
    <w:rsid w:val="00BC4FE8"/>
    <w:rsid w:val="00BC50A2"/>
    <w:rsid w:val="00BC51D2"/>
    <w:rsid w:val="00BC51F8"/>
    <w:rsid w:val="00BC54FA"/>
    <w:rsid w:val="00BC56A7"/>
    <w:rsid w:val="00BC5ABD"/>
    <w:rsid w:val="00BC5AC6"/>
    <w:rsid w:val="00BC5B55"/>
    <w:rsid w:val="00BC5C62"/>
    <w:rsid w:val="00BC5D01"/>
    <w:rsid w:val="00BC5D99"/>
    <w:rsid w:val="00BC6006"/>
    <w:rsid w:val="00BC6721"/>
    <w:rsid w:val="00BC68E9"/>
    <w:rsid w:val="00BC6C18"/>
    <w:rsid w:val="00BC7050"/>
    <w:rsid w:val="00BC760D"/>
    <w:rsid w:val="00BC77ED"/>
    <w:rsid w:val="00BC7B8B"/>
    <w:rsid w:val="00BC7D7B"/>
    <w:rsid w:val="00BC7FC6"/>
    <w:rsid w:val="00BD0075"/>
    <w:rsid w:val="00BD0349"/>
    <w:rsid w:val="00BD0421"/>
    <w:rsid w:val="00BD0A61"/>
    <w:rsid w:val="00BD0C02"/>
    <w:rsid w:val="00BD0D6F"/>
    <w:rsid w:val="00BD1137"/>
    <w:rsid w:val="00BD129C"/>
    <w:rsid w:val="00BD160B"/>
    <w:rsid w:val="00BD163E"/>
    <w:rsid w:val="00BD1AD6"/>
    <w:rsid w:val="00BD1ED6"/>
    <w:rsid w:val="00BD2296"/>
    <w:rsid w:val="00BD279D"/>
    <w:rsid w:val="00BD3450"/>
    <w:rsid w:val="00BD366A"/>
    <w:rsid w:val="00BD3C9C"/>
    <w:rsid w:val="00BD47A9"/>
    <w:rsid w:val="00BD488F"/>
    <w:rsid w:val="00BD48F0"/>
    <w:rsid w:val="00BD4A6D"/>
    <w:rsid w:val="00BD52EF"/>
    <w:rsid w:val="00BD5425"/>
    <w:rsid w:val="00BD5696"/>
    <w:rsid w:val="00BD5802"/>
    <w:rsid w:val="00BD5A19"/>
    <w:rsid w:val="00BD610D"/>
    <w:rsid w:val="00BD6386"/>
    <w:rsid w:val="00BD63DB"/>
    <w:rsid w:val="00BD65CB"/>
    <w:rsid w:val="00BD65E0"/>
    <w:rsid w:val="00BD6BA6"/>
    <w:rsid w:val="00BD6F50"/>
    <w:rsid w:val="00BD702C"/>
    <w:rsid w:val="00BD71C5"/>
    <w:rsid w:val="00BD749B"/>
    <w:rsid w:val="00BD750B"/>
    <w:rsid w:val="00BD76AF"/>
    <w:rsid w:val="00BD76E6"/>
    <w:rsid w:val="00BD77F2"/>
    <w:rsid w:val="00BD787A"/>
    <w:rsid w:val="00BD78D5"/>
    <w:rsid w:val="00BE0011"/>
    <w:rsid w:val="00BE033E"/>
    <w:rsid w:val="00BE0800"/>
    <w:rsid w:val="00BE09B3"/>
    <w:rsid w:val="00BE0AC5"/>
    <w:rsid w:val="00BE0C59"/>
    <w:rsid w:val="00BE0C5B"/>
    <w:rsid w:val="00BE1169"/>
    <w:rsid w:val="00BE1341"/>
    <w:rsid w:val="00BE15A0"/>
    <w:rsid w:val="00BE17D8"/>
    <w:rsid w:val="00BE1BED"/>
    <w:rsid w:val="00BE1C05"/>
    <w:rsid w:val="00BE1C20"/>
    <w:rsid w:val="00BE2324"/>
    <w:rsid w:val="00BE287C"/>
    <w:rsid w:val="00BE2A75"/>
    <w:rsid w:val="00BE2BAB"/>
    <w:rsid w:val="00BE3006"/>
    <w:rsid w:val="00BE3632"/>
    <w:rsid w:val="00BE36B9"/>
    <w:rsid w:val="00BE3B9A"/>
    <w:rsid w:val="00BE423A"/>
    <w:rsid w:val="00BE4460"/>
    <w:rsid w:val="00BE47D4"/>
    <w:rsid w:val="00BE4A54"/>
    <w:rsid w:val="00BE52CA"/>
    <w:rsid w:val="00BE52F5"/>
    <w:rsid w:val="00BE5575"/>
    <w:rsid w:val="00BE5676"/>
    <w:rsid w:val="00BE5780"/>
    <w:rsid w:val="00BE5A11"/>
    <w:rsid w:val="00BE627A"/>
    <w:rsid w:val="00BE627B"/>
    <w:rsid w:val="00BE643C"/>
    <w:rsid w:val="00BE66FC"/>
    <w:rsid w:val="00BE6812"/>
    <w:rsid w:val="00BE6F2A"/>
    <w:rsid w:val="00BE6F47"/>
    <w:rsid w:val="00BE72C6"/>
    <w:rsid w:val="00BE7480"/>
    <w:rsid w:val="00BE7487"/>
    <w:rsid w:val="00BE796A"/>
    <w:rsid w:val="00BE79EB"/>
    <w:rsid w:val="00BE7DAD"/>
    <w:rsid w:val="00BE7ED4"/>
    <w:rsid w:val="00BF001A"/>
    <w:rsid w:val="00BF0055"/>
    <w:rsid w:val="00BF059B"/>
    <w:rsid w:val="00BF072F"/>
    <w:rsid w:val="00BF0753"/>
    <w:rsid w:val="00BF0A5A"/>
    <w:rsid w:val="00BF0AFF"/>
    <w:rsid w:val="00BF0B77"/>
    <w:rsid w:val="00BF0D52"/>
    <w:rsid w:val="00BF14A8"/>
    <w:rsid w:val="00BF17B6"/>
    <w:rsid w:val="00BF19B0"/>
    <w:rsid w:val="00BF1BAC"/>
    <w:rsid w:val="00BF1DCB"/>
    <w:rsid w:val="00BF2481"/>
    <w:rsid w:val="00BF2858"/>
    <w:rsid w:val="00BF28E3"/>
    <w:rsid w:val="00BF2A01"/>
    <w:rsid w:val="00BF2AD5"/>
    <w:rsid w:val="00BF2CD7"/>
    <w:rsid w:val="00BF2EBF"/>
    <w:rsid w:val="00BF2FA9"/>
    <w:rsid w:val="00BF32CE"/>
    <w:rsid w:val="00BF33FC"/>
    <w:rsid w:val="00BF351B"/>
    <w:rsid w:val="00BF392B"/>
    <w:rsid w:val="00BF3CE4"/>
    <w:rsid w:val="00BF3E24"/>
    <w:rsid w:val="00BF3F26"/>
    <w:rsid w:val="00BF4054"/>
    <w:rsid w:val="00BF44B7"/>
    <w:rsid w:val="00BF463C"/>
    <w:rsid w:val="00BF4673"/>
    <w:rsid w:val="00BF50E7"/>
    <w:rsid w:val="00BF54FE"/>
    <w:rsid w:val="00BF552D"/>
    <w:rsid w:val="00BF57A2"/>
    <w:rsid w:val="00BF5BEB"/>
    <w:rsid w:val="00BF5C85"/>
    <w:rsid w:val="00BF5D9A"/>
    <w:rsid w:val="00BF62CF"/>
    <w:rsid w:val="00BF6425"/>
    <w:rsid w:val="00BF65EA"/>
    <w:rsid w:val="00BF66EF"/>
    <w:rsid w:val="00BF6906"/>
    <w:rsid w:val="00BF6D96"/>
    <w:rsid w:val="00BF79BA"/>
    <w:rsid w:val="00BF7FFD"/>
    <w:rsid w:val="00C000D8"/>
    <w:rsid w:val="00C000DE"/>
    <w:rsid w:val="00C0034F"/>
    <w:rsid w:val="00C00641"/>
    <w:rsid w:val="00C007A3"/>
    <w:rsid w:val="00C00847"/>
    <w:rsid w:val="00C00ABE"/>
    <w:rsid w:val="00C00D31"/>
    <w:rsid w:val="00C00FF9"/>
    <w:rsid w:val="00C016E2"/>
    <w:rsid w:val="00C029AC"/>
    <w:rsid w:val="00C02B58"/>
    <w:rsid w:val="00C02DF3"/>
    <w:rsid w:val="00C0302B"/>
    <w:rsid w:val="00C0303B"/>
    <w:rsid w:val="00C03537"/>
    <w:rsid w:val="00C03653"/>
    <w:rsid w:val="00C03EEC"/>
    <w:rsid w:val="00C04138"/>
    <w:rsid w:val="00C041E6"/>
    <w:rsid w:val="00C04735"/>
    <w:rsid w:val="00C0474A"/>
    <w:rsid w:val="00C0493A"/>
    <w:rsid w:val="00C049AE"/>
    <w:rsid w:val="00C05129"/>
    <w:rsid w:val="00C0571E"/>
    <w:rsid w:val="00C05B27"/>
    <w:rsid w:val="00C05C0C"/>
    <w:rsid w:val="00C05DCE"/>
    <w:rsid w:val="00C05E02"/>
    <w:rsid w:val="00C05EAD"/>
    <w:rsid w:val="00C063FA"/>
    <w:rsid w:val="00C06501"/>
    <w:rsid w:val="00C06728"/>
    <w:rsid w:val="00C06885"/>
    <w:rsid w:val="00C068F0"/>
    <w:rsid w:val="00C06949"/>
    <w:rsid w:val="00C06B09"/>
    <w:rsid w:val="00C06C96"/>
    <w:rsid w:val="00C06F6B"/>
    <w:rsid w:val="00C06F8D"/>
    <w:rsid w:val="00C071FA"/>
    <w:rsid w:val="00C072C0"/>
    <w:rsid w:val="00C07365"/>
    <w:rsid w:val="00C0748E"/>
    <w:rsid w:val="00C078A8"/>
    <w:rsid w:val="00C07BA7"/>
    <w:rsid w:val="00C07EDE"/>
    <w:rsid w:val="00C10228"/>
    <w:rsid w:val="00C104A1"/>
    <w:rsid w:val="00C105A3"/>
    <w:rsid w:val="00C10824"/>
    <w:rsid w:val="00C10AC7"/>
    <w:rsid w:val="00C10B30"/>
    <w:rsid w:val="00C10E06"/>
    <w:rsid w:val="00C1121D"/>
    <w:rsid w:val="00C11459"/>
    <w:rsid w:val="00C11595"/>
    <w:rsid w:val="00C11A4E"/>
    <w:rsid w:val="00C11CD2"/>
    <w:rsid w:val="00C11EC0"/>
    <w:rsid w:val="00C11F6F"/>
    <w:rsid w:val="00C12126"/>
    <w:rsid w:val="00C121D0"/>
    <w:rsid w:val="00C1227D"/>
    <w:rsid w:val="00C1231E"/>
    <w:rsid w:val="00C12504"/>
    <w:rsid w:val="00C12627"/>
    <w:rsid w:val="00C12865"/>
    <w:rsid w:val="00C12B02"/>
    <w:rsid w:val="00C12D36"/>
    <w:rsid w:val="00C13AC6"/>
    <w:rsid w:val="00C13B05"/>
    <w:rsid w:val="00C13BA9"/>
    <w:rsid w:val="00C13D56"/>
    <w:rsid w:val="00C13EC0"/>
    <w:rsid w:val="00C14950"/>
    <w:rsid w:val="00C149AE"/>
    <w:rsid w:val="00C14F9D"/>
    <w:rsid w:val="00C15062"/>
    <w:rsid w:val="00C152AE"/>
    <w:rsid w:val="00C153B2"/>
    <w:rsid w:val="00C153E4"/>
    <w:rsid w:val="00C155D3"/>
    <w:rsid w:val="00C157A9"/>
    <w:rsid w:val="00C158CE"/>
    <w:rsid w:val="00C15934"/>
    <w:rsid w:val="00C15A20"/>
    <w:rsid w:val="00C15A76"/>
    <w:rsid w:val="00C15ACE"/>
    <w:rsid w:val="00C15E9A"/>
    <w:rsid w:val="00C16062"/>
    <w:rsid w:val="00C161A9"/>
    <w:rsid w:val="00C165B7"/>
    <w:rsid w:val="00C166DB"/>
    <w:rsid w:val="00C166E4"/>
    <w:rsid w:val="00C16CD6"/>
    <w:rsid w:val="00C1719F"/>
    <w:rsid w:val="00C17220"/>
    <w:rsid w:val="00C17740"/>
    <w:rsid w:val="00C1798B"/>
    <w:rsid w:val="00C17DE2"/>
    <w:rsid w:val="00C2015E"/>
    <w:rsid w:val="00C202B5"/>
    <w:rsid w:val="00C205EE"/>
    <w:rsid w:val="00C20E73"/>
    <w:rsid w:val="00C2125C"/>
    <w:rsid w:val="00C2139B"/>
    <w:rsid w:val="00C21497"/>
    <w:rsid w:val="00C215E3"/>
    <w:rsid w:val="00C216B8"/>
    <w:rsid w:val="00C21796"/>
    <w:rsid w:val="00C21C48"/>
    <w:rsid w:val="00C220CB"/>
    <w:rsid w:val="00C2214F"/>
    <w:rsid w:val="00C22357"/>
    <w:rsid w:val="00C23014"/>
    <w:rsid w:val="00C230E0"/>
    <w:rsid w:val="00C230EA"/>
    <w:rsid w:val="00C231F3"/>
    <w:rsid w:val="00C23420"/>
    <w:rsid w:val="00C23B4B"/>
    <w:rsid w:val="00C23D6E"/>
    <w:rsid w:val="00C23E83"/>
    <w:rsid w:val="00C24014"/>
    <w:rsid w:val="00C2403E"/>
    <w:rsid w:val="00C24228"/>
    <w:rsid w:val="00C24669"/>
    <w:rsid w:val="00C24754"/>
    <w:rsid w:val="00C2499A"/>
    <w:rsid w:val="00C249F1"/>
    <w:rsid w:val="00C24ACA"/>
    <w:rsid w:val="00C24B37"/>
    <w:rsid w:val="00C24F2A"/>
    <w:rsid w:val="00C25177"/>
    <w:rsid w:val="00C251AD"/>
    <w:rsid w:val="00C251B0"/>
    <w:rsid w:val="00C254CC"/>
    <w:rsid w:val="00C2550C"/>
    <w:rsid w:val="00C256DE"/>
    <w:rsid w:val="00C258C3"/>
    <w:rsid w:val="00C25933"/>
    <w:rsid w:val="00C25C9C"/>
    <w:rsid w:val="00C25D07"/>
    <w:rsid w:val="00C25EA2"/>
    <w:rsid w:val="00C2638C"/>
    <w:rsid w:val="00C268C6"/>
    <w:rsid w:val="00C26A6C"/>
    <w:rsid w:val="00C26D7B"/>
    <w:rsid w:val="00C26DE0"/>
    <w:rsid w:val="00C26E4F"/>
    <w:rsid w:val="00C26FEC"/>
    <w:rsid w:val="00C27BF3"/>
    <w:rsid w:val="00C303C2"/>
    <w:rsid w:val="00C30736"/>
    <w:rsid w:val="00C30982"/>
    <w:rsid w:val="00C30A4A"/>
    <w:rsid w:val="00C30AA8"/>
    <w:rsid w:val="00C30EAD"/>
    <w:rsid w:val="00C313D2"/>
    <w:rsid w:val="00C315E0"/>
    <w:rsid w:val="00C3181C"/>
    <w:rsid w:val="00C31899"/>
    <w:rsid w:val="00C31B02"/>
    <w:rsid w:val="00C31E41"/>
    <w:rsid w:val="00C31F06"/>
    <w:rsid w:val="00C31F40"/>
    <w:rsid w:val="00C323FA"/>
    <w:rsid w:val="00C32478"/>
    <w:rsid w:val="00C32983"/>
    <w:rsid w:val="00C32A88"/>
    <w:rsid w:val="00C3372E"/>
    <w:rsid w:val="00C33854"/>
    <w:rsid w:val="00C33CBF"/>
    <w:rsid w:val="00C33DA0"/>
    <w:rsid w:val="00C34186"/>
    <w:rsid w:val="00C34402"/>
    <w:rsid w:val="00C34B58"/>
    <w:rsid w:val="00C34D8F"/>
    <w:rsid w:val="00C34DB6"/>
    <w:rsid w:val="00C3504A"/>
    <w:rsid w:val="00C35363"/>
    <w:rsid w:val="00C35893"/>
    <w:rsid w:val="00C359EA"/>
    <w:rsid w:val="00C35C4A"/>
    <w:rsid w:val="00C35E32"/>
    <w:rsid w:val="00C36162"/>
    <w:rsid w:val="00C36703"/>
    <w:rsid w:val="00C3693F"/>
    <w:rsid w:val="00C36983"/>
    <w:rsid w:val="00C36ABD"/>
    <w:rsid w:val="00C36AF4"/>
    <w:rsid w:val="00C36DD6"/>
    <w:rsid w:val="00C36E9E"/>
    <w:rsid w:val="00C36EA5"/>
    <w:rsid w:val="00C36EC7"/>
    <w:rsid w:val="00C3700C"/>
    <w:rsid w:val="00C3711E"/>
    <w:rsid w:val="00C3716A"/>
    <w:rsid w:val="00C371CA"/>
    <w:rsid w:val="00C37B9D"/>
    <w:rsid w:val="00C37BD4"/>
    <w:rsid w:val="00C40340"/>
    <w:rsid w:val="00C404CC"/>
    <w:rsid w:val="00C409FC"/>
    <w:rsid w:val="00C40AAF"/>
    <w:rsid w:val="00C40DBD"/>
    <w:rsid w:val="00C40EF4"/>
    <w:rsid w:val="00C40FDB"/>
    <w:rsid w:val="00C41131"/>
    <w:rsid w:val="00C4145C"/>
    <w:rsid w:val="00C414DE"/>
    <w:rsid w:val="00C4155B"/>
    <w:rsid w:val="00C41756"/>
    <w:rsid w:val="00C417BD"/>
    <w:rsid w:val="00C41B22"/>
    <w:rsid w:val="00C41E73"/>
    <w:rsid w:val="00C41F56"/>
    <w:rsid w:val="00C423A2"/>
    <w:rsid w:val="00C42433"/>
    <w:rsid w:val="00C42477"/>
    <w:rsid w:val="00C4276B"/>
    <w:rsid w:val="00C427FD"/>
    <w:rsid w:val="00C42AD0"/>
    <w:rsid w:val="00C4322D"/>
    <w:rsid w:val="00C43654"/>
    <w:rsid w:val="00C43898"/>
    <w:rsid w:val="00C43998"/>
    <w:rsid w:val="00C43B90"/>
    <w:rsid w:val="00C43D68"/>
    <w:rsid w:val="00C43F27"/>
    <w:rsid w:val="00C43FA1"/>
    <w:rsid w:val="00C44296"/>
    <w:rsid w:val="00C443DB"/>
    <w:rsid w:val="00C4448F"/>
    <w:rsid w:val="00C44BD1"/>
    <w:rsid w:val="00C44E73"/>
    <w:rsid w:val="00C45603"/>
    <w:rsid w:val="00C4568F"/>
    <w:rsid w:val="00C46023"/>
    <w:rsid w:val="00C466DF"/>
    <w:rsid w:val="00C46735"/>
    <w:rsid w:val="00C46AD1"/>
    <w:rsid w:val="00C46B3C"/>
    <w:rsid w:val="00C46B5F"/>
    <w:rsid w:val="00C47161"/>
    <w:rsid w:val="00C47182"/>
    <w:rsid w:val="00C471A5"/>
    <w:rsid w:val="00C4738F"/>
    <w:rsid w:val="00C473EA"/>
    <w:rsid w:val="00C47858"/>
    <w:rsid w:val="00C47C7E"/>
    <w:rsid w:val="00C47CEB"/>
    <w:rsid w:val="00C47EFB"/>
    <w:rsid w:val="00C47F74"/>
    <w:rsid w:val="00C5007C"/>
    <w:rsid w:val="00C50BB4"/>
    <w:rsid w:val="00C50C5C"/>
    <w:rsid w:val="00C51306"/>
    <w:rsid w:val="00C51663"/>
    <w:rsid w:val="00C519C7"/>
    <w:rsid w:val="00C51A3B"/>
    <w:rsid w:val="00C51AF2"/>
    <w:rsid w:val="00C51B9A"/>
    <w:rsid w:val="00C51C27"/>
    <w:rsid w:val="00C51CC3"/>
    <w:rsid w:val="00C521BB"/>
    <w:rsid w:val="00C5222E"/>
    <w:rsid w:val="00C52253"/>
    <w:rsid w:val="00C5263A"/>
    <w:rsid w:val="00C5272C"/>
    <w:rsid w:val="00C52A74"/>
    <w:rsid w:val="00C52BE8"/>
    <w:rsid w:val="00C52D26"/>
    <w:rsid w:val="00C52E05"/>
    <w:rsid w:val="00C5303F"/>
    <w:rsid w:val="00C5307C"/>
    <w:rsid w:val="00C531AE"/>
    <w:rsid w:val="00C531E7"/>
    <w:rsid w:val="00C53694"/>
    <w:rsid w:val="00C53A4D"/>
    <w:rsid w:val="00C53FF2"/>
    <w:rsid w:val="00C5416E"/>
    <w:rsid w:val="00C542A6"/>
    <w:rsid w:val="00C54378"/>
    <w:rsid w:val="00C544EF"/>
    <w:rsid w:val="00C545A3"/>
    <w:rsid w:val="00C549A4"/>
    <w:rsid w:val="00C549DF"/>
    <w:rsid w:val="00C54A16"/>
    <w:rsid w:val="00C54AE1"/>
    <w:rsid w:val="00C54AF3"/>
    <w:rsid w:val="00C54E60"/>
    <w:rsid w:val="00C54EF1"/>
    <w:rsid w:val="00C55149"/>
    <w:rsid w:val="00C551B0"/>
    <w:rsid w:val="00C55489"/>
    <w:rsid w:val="00C55685"/>
    <w:rsid w:val="00C55726"/>
    <w:rsid w:val="00C55C68"/>
    <w:rsid w:val="00C55DD1"/>
    <w:rsid w:val="00C56570"/>
    <w:rsid w:val="00C565F4"/>
    <w:rsid w:val="00C56765"/>
    <w:rsid w:val="00C56E25"/>
    <w:rsid w:val="00C5732A"/>
    <w:rsid w:val="00C57369"/>
    <w:rsid w:val="00C573F3"/>
    <w:rsid w:val="00C574BE"/>
    <w:rsid w:val="00C57898"/>
    <w:rsid w:val="00C57BDD"/>
    <w:rsid w:val="00C57F5C"/>
    <w:rsid w:val="00C600F2"/>
    <w:rsid w:val="00C606BD"/>
    <w:rsid w:val="00C6074A"/>
    <w:rsid w:val="00C607FD"/>
    <w:rsid w:val="00C608E6"/>
    <w:rsid w:val="00C60D04"/>
    <w:rsid w:val="00C611BD"/>
    <w:rsid w:val="00C612E7"/>
    <w:rsid w:val="00C614EF"/>
    <w:rsid w:val="00C61B52"/>
    <w:rsid w:val="00C61E56"/>
    <w:rsid w:val="00C6215A"/>
    <w:rsid w:val="00C6248B"/>
    <w:rsid w:val="00C6291B"/>
    <w:rsid w:val="00C6313A"/>
    <w:rsid w:val="00C6391A"/>
    <w:rsid w:val="00C63A9E"/>
    <w:rsid w:val="00C63C40"/>
    <w:rsid w:val="00C63C42"/>
    <w:rsid w:val="00C63E07"/>
    <w:rsid w:val="00C63E5F"/>
    <w:rsid w:val="00C63FF7"/>
    <w:rsid w:val="00C64010"/>
    <w:rsid w:val="00C64027"/>
    <w:rsid w:val="00C6409A"/>
    <w:rsid w:val="00C644BD"/>
    <w:rsid w:val="00C646F9"/>
    <w:rsid w:val="00C647BD"/>
    <w:rsid w:val="00C64BBA"/>
    <w:rsid w:val="00C651FC"/>
    <w:rsid w:val="00C65BD5"/>
    <w:rsid w:val="00C66268"/>
    <w:rsid w:val="00C66C2B"/>
    <w:rsid w:val="00C672B5"/>
    <w:rsid w:val="00C673C6"/>
    <w:rsid w:val="00C6742B"/>
    <w:rsid w:val="00C67B01"/>
    <w:rsid w:val="00C70077"/>
    <w:rsid w:val="00C70099"/>
    <w:rsid w:val="00C700EE"/>
    <w:rsid w:val="00C7041F"/>
    <w:rsid w:val="00C705F0"/>
    <w:rsid w:val="00C7078E"/>
    <w:rsid w:val="00C70886"/>
    <w:rsid w:val="00C70CA7"/>
    <w:rsid w:val="00C710BB"/>
    <w:rsid w:val="00C71260"/>
    <w:rsid w:val="00C718B9"/>
    <w:rsid w:val="00C71F0E"/>
    <w:rsid w:val="00C720DA"/>
    <w:rsid w:val="00C720E6"/>
    <w:rsid w:val="00C72330"/>
    <w:rsid w:val="00C72375"/>
    <w:rsid w:val="00C723AC"/>
    <w:rsid w:val="00C7261E"/>
    <w:rsid w:val="00C7279B"/>
    <w:rsid w:val="00C728AD"/>
    <w:rsid w:val="00C72B23"/>
    <w:rsid w:val="00C72DE3"/>
    <w:rsid w:val="00C73062"/>
    <w:rsid w:val="00C734FE"/>
    <w:rsid w:val="00C73569"/>
    <w:rsid w:val="00C735BC"/>
    <w:rsid w:val="00C738D2"/>
    <w:rsid w:val="00C73919"/>
    <w:rsid w:val="00C73AE7"/>
    <w:rsid w:val="00C7412B"/>
    <w:rsid w:val="00C74181"/>
    <w:rsid w:val="00C74210"/>
    <w:rsid w:val="00C74305"/>
    <w:rsid w:val="00C74B9A"/>
    <w:rsid w:val="00C752D6"/>
    <w:rsid w:val="00C7563C"/>
    <w:rsid w:val="00C75729"/>
    <w:rsid w:val="00C75820"/>
    <w:rsid w:val="00C758CF"/>
    <w:rsid w:val="00C759BB"/>
    <w:rsid w:val="00C75A99"/>
    <w:rsid w:val="00C763CA"/>
    <w:rsid w:val="00C764DF"/>
    <w:rsid w:val="00C76B11"/>
    <w:rsid w:val="00C76CDE"/>
    <w:rsid w:val="00C76DF4"/>
    <w:rsid w:val="00C76E1D"/>
    <w:rsid w:val="00C77326"/>
    <w:rsid w:val="00C77441"/>
    <w:rsid w:val="00C775AC"/>
    <w:rsid w:val="00C777E3"/>
    <w:rsid w:val="00C77943"/>
    <w:rsid w:val="00C779CD"/>
    <w:rsid w:val="00C77ABA"/>
    <w:rsid w:val="00C77D5E"/>
    <w:rsid w:val="00C77DA4"/>
    <w:rsid w:val="00C77E42"/>
    <w:rsid w:val="00C77F38"/>
    <w:rsid w:val="00C80384"/>
    <w:rsid w:val="00C80732"/>
    <w:rsid w:val="00C8099D"/>
    <w:rsid w:val="00C80C96"/>
    <w:rsid w:val="00C81218"/>
    <w:rsid w:val="00C81B7C"/>
    <w:rsid w:val="00C81F06"/>
    <w:rsid w:val="00C81F0D"/>
    <w:rsid w:val="00C81F9D"/>
    <w:rsid w:val="00C81FEB"/>
    <w:rsid w:val="00C824D7"/>
    <w:rsid w:val="00C824E8"/>
    <w:rsid w:val="00C82BF5"/>
    <w:rsid w:val="00C82D3D"/>
    <w:rsid w:val="00C82D55"/>
    <w:rsid w:val="00C82E29"/>
    <w:rsid w:val="00C82F2C"/>
    <w:rsid w:val="00C83545"/>
    <w:rsid w:val="00C8358E"/>
    <w:rsid w:val="00C83593"/>
    <w:rsid w:val="00C835B3"/>
    <w:rsid w:val="00C8361A"/>
    <w:rsid w:val="00C8371F"/>
    <w:rsid w:val="00C83801"/>
    <w:rsid w:val="00C83A92"/>
    <w:rsid w:val="00C83B37"/>
    <w:rsid w:val="00C83F56"/>
    <w:rsid w:val="00C84063"/>
    <w:rsid w:val="00C847D1"/>
    <w:rsid w:val="00C84A5E"/>
    <w:rsid w:val="00C84A72"/>
    <w:rsid w:val="00C84B1E"/>
    <w:rsid w:val="00C84B24"/>
    <w:rsid w:val="00C84C8F"/>
    <w:rsid w:val="00C84C97"/>
    <w:rsid w:val="00C8581D"/>
    <w:rsid w:val="00C85B54"/>
    <w:rsid w:val="00C85BA1"/>
    <w:rsid w:val="00C85CE9"/>
    <w:rsid w:val="00C86085"/>
    <w:rsid w:val="00C861E2"/>
    <w:rsid w:val="00C86346"/>
    <w:rsid w:val="00C864A3"/>
    <w:rsid w:val="00C86A7E"/>
    <w:rsid w:val="00C86AE1"/>
    <w:rsid w:val="00C87177"/>
    <w:rsid w:val="00C87AE5"/>
    <w:rsid w:val="00C87D49"/>
    <w:rsid w:val="00C87E4B"/>
    <w:rsid w:val="00C903CE"/>
    <w:rsid w:val="00C90709"/>
    <w:rsid w:val="00C90718"/>
    <w:rsid w:val="00C9074A"/>
    <w:rsid w:val="00C90C09"/>
    <w:rsid w:val="00C90F59"/>
    <w:rsid w:val="00C91161"/>
    <w:rsid w:val="00C91173"/>
    <w:rsid w:val="00C91474"/>
    <w:rsid w:val="00C914BA"/>
    <w:rsid w:val="00C914D9"/>
    <w:rsid w:val="00C91708"/>
    <w:rsid w:val="00C917AB"/>
    <w:rsid w:val="00C9188C"/>
    <w:rsid w:val="00C91A2F"/>
    <w:rsid w:val="00C92400"/>
    <w:rsid w:val="00C9274C"/>
    <w:rsid w:val="00C9294C"/>
    <w:rsid w:val="00C92E84"/>
    <w:rsid w:val="00C930C8"/>
    <w:rsid w:val="00C9321A"/>
    <w:rsid w:val="00C93228"/>
    <w:rsid w:val="00C93721"/>
    <w:rsid w:val="00C93843"/>
    <w:rsid w:val="00C93947"/>
    <w:rsid w:val="00C93F2A"/>
    <w:rsid w:val="00C93F2D"/>
    <w:rsid w:val="00C947C9"/>
    <w:rsid w:val="00C95281"/>
    <w:rsid w:val="00C95A24"/>
    <w:rsid w:val="00C95CC6"/>
    <w:rsid w:val="00C9600B"/>
    <w:rsid w:val="00C96214"/>
    <w:rsid w:val="00C96308"/>
    <w:rsid w:val="00C963D7"/>
    <w:rsid w:val="00C963DA"/>
    <w:rsid w:val="00C967CD"/>
    <w:rsid w:val="00C96A9C"/>
    <w:rsid w:val="00C96E7A"/>
    <w:rsid w:val="00C96E7D"/>
    <w:rsid w:val="00C96FBB"/>
    <w:rsid w:val="00C9725B"/>
    <w:rsid w:val="00C972C2"/>
    <w:rsid w:val="00C9767B"/>
    <w:rsid w:val="00C97930"/>
    <w:rsid w:val="00C97A85"/>
    <w:rsid w:val="00C97C2A"/>
    <w:rsid w:val="00CA0085"/>
    <w:rsid w:val="00CA0215"/>
    <w:rsid w:val="00CA058B"/>
    <w:rsid w:val="00CA061A"/>
    <w:rsid w:val="00CA0729"/>
    <w:rsid w:val="00CA0766"/>
    <w:rsid w:val="00CA0914"/>
    <w:rsid w:val="00CA0C5A"/>
    <w:rsid w:val="00CA0EF5"/>
    <w:rsid w:val="00CA10C3"/>
    <w:rsid w:val="00CA138E"/>
    <w:rsid w:val="00CA1824"/>
    <w:rsid w:val="00CA183A"/>
    <w:rsid w:val="00CA1943"/>
    <w:rsid w:val="00CA1DCA"/>
    <w:rsid w:val="00CA209D"/>
    <w:rsid w:val="00CA23BA"/>
    <w:rsid w:val="00CA2560"/>
    <w:rsid w:val="00CA27A1"/>
    <w:rsid w:val="00CA2817"/>
    <w:rsid w:val="00CA2834"/>
    <w:rsid w:val="00CA2BA8"/>
    <w:rsid w:val="00CA2E93"/>
    <w:rsid w:val="00CA31DB"/>
    <w:rsid w:val="00CA360E"/>
    <w:rsid w:val="00CA38A2"/>
    <w:rsid w:val="00CA3AE5"/>
    <w:rsid w:val="00CA3F7C"/>
    <w:rsid w:val="00CA3F84"/>
    <w:rsid w:val="00CA406B"/>
    <w:rsid w:val="00CA425A"/>
    <w:rsid w:val="00CA4A23"/>
    <w:rsid w:val="00CA4A91"/>
    <w:rsid w:val="00CA4C07"/>
    <w:rsid w:val="00CA5097"/>
    <w:rsid w:val="00CA54B4"/>
    <w:rsid w:val="00CA565F"/>
    <w:rsid w:val="00CA58D0"/>
    <w:rsid w:val="00CA5BE2"/>
    <w:rsid w:val="00CA5EE9"/>
    <w:rsid w:val="00CA609F"/>
    <w:rsid w:val="00CA61D7"/>
    <w:rsid w:val="00CA625C"/>
    <w:rsid w:val="00CA6473"/>
    <w:rsid w:val="00CA64DD"/>
    <w:rsid w:val="00CA6792"/>
    <w:rsid w:val="00CA683A"/>
    <w:rsid w:val="00CA699F"/>
    <w:rsid w:val="00CA6B69"/>
    <w:rsid w:val="00CA725C"/>
    <w:rsid w:val="00CA739E"/>
    <w:rsid w:val="00CA7738"/>
    <w:rsid w:val="00CA7AF0"/>
    <w:rsid w:val="00CA7BF0"/>
    <w:rsid w:val="00CB04E0"/>
    <w:rsid w:val="00CB0596"/>
    <w:rsid w:val="00CB05E0"/>
    <w:rsid w:val="00CB0802"/>
    <w:rsid w:val="00CB0C55"/>
    <w:rsid w:val="00CB0CFC"/>
    <w:rsid w:val="00CB0D57"/>
    <w:rsid w:val="00CB0FAD"/>
    <w:rsid w:val="00CB10AB"/>
    <w:rsid w:val="00CB10B0"/>
    <w:rsid w:val="00CB1142"/>
    <w:rsid w:val="00CB1360"/>
    <w:rsid w:val="00CB1BD8"/>
    <w:rsid w:val="00CB1D82"/>
    <w:rsid w:val="00CB1E87"/>
    <w:rsid w:val="00CB1EAE"/>
    <w:rsid w:val="00CB2037"/>
    <w:rsid w:val="00CB216A"/>
    <w:rsid w:val="00CB21BE"/>
    <w:rsid w:val="00CB2694"/>
    <w:rsid w:val="00CB2C95"/>
    <w:rsid w:val="00CB2D73"/>
    <w:rsid w:val="00CB2F3A"/>
    <w:rsid w:val="00CB2F67"/>
    <w:rsid w:val="00CB3002"/>
    <w:rsid w:val="00CB3CBB"/>
    <w:rsid w:val="00CB4185"/>
    <w:rsid w:val="00CB44EB"/>
    <w:rsid w:val="00CB44F5"/>
    <w:rsid w:val="00CB4660"/>
    <w:rsid w:val="00CB4B5D"/>
    <w:rsid w:val="00CB4CD3"/>
    <w:rsid w:val="00CB528C"/>
    <w:rsid w:val="00CB5293"/>
    <w:rsid w:val="00CB52A0"/>
    <w:rsid w:val="00CB531D"/>
    <w:rsid w:val="00CB56EC"/>
    <w:rsid w:val="00CB5D9D"/>
    <w:rsid w:val="00CB5DBA"/>
    <w:rsid w:val="00CB5EFA"/>
    <w:rsid w:val="00CB5F8B"/>
    <w:rsid w:val="00CB61D5"/>
    <w:rsid w:val="00CB63A1"/>
    <w:rsid w:val="00CB6E0E"/>
    <w:rsid w:val="00CB72BC"/>
    <w:rsid w:val="00CB73AF"/>
    <w:rsid w:val="00CB79B6"/>
    <w:rsid w:val="00CB7A83"/>
    <w:rsid w:val="00CB7E4F"/>
    <w:rsid w:val="00CB7E97"/>
    <w:rsid w:val="00CC014E"/>
    <w:rsid w:val="00CC038D"/>
    <w:rsid w:val="00CC03B4"/>
    <w:rsid w:val="00CC0585"/>
    <w:rsid w:val="00CC08C2"/>
    <w:rsid w:val="00CC0A30"/>
    <w:rsid w:val="00CC0D3E"/>
    <w:rsid w:val="00CC1083"/>
    <w:rsid w:val="00CC11FD"/>
    <w:rsid w:val="00CC1296"/>
    <w:rsid w:val="00CC12B2"/>
    <w:rsid w:val="00CC138B"/>
    <w:rsid w:val="00CC1588"/>
    <w:rsid w:val="00CC1CE7"/>
    <w:rsid w:val="00CC1F5D"/>
    <w:rsid w:val="00CC20EA"/>
    <w:rsid w:val="00CC228B"/>
    <w:rsid w:val="00CC2498"/>
    <w:rsid w:val="00CC295F"/>
    <w:rsid w:val="00CC2A9B"/>
    <w:rsid w:val="00CC2D2C"/>
    <w:rsid w:val="00CC32E1"/>
    <w:rsid w:val="00CC38B6"/>
    <w:rsid w:val="00CC3E0A"/>
    <w:rsid w:val="00CC4088"/>
    <w:rsid w:val="00CC4700"/>
    <w:rsid w:val="00CC4817"/>
    <w:rsid w:val="00CC4873"/>
    <w:rsid w:val="00CC4D3D"/>
    <w:rsid w:val="00CC4EE1"/>
    <w:rsid w:val="00CC4F16"/>
    <w:rsid w:val="00CC5B62"/>
    <w:rsid w:val="00CC5D17"/>
    <w:rsid w:val="00CC5F3D"/>
    <w:rsid w:val="00CC61C2"/>
    <w:rsid w:val="00CC6898"/>
    <w:rsid w:val="00CC6E34"/>
    <w:rsid w:val="00CC7127"/>
    <w:rsid w:val="00CC72B1"/>
    <w:rsid w:val="00CC7C4A"/>
    <w:rsid w:val="00CD021C"/>
    <w:rsid w:val="00CD1020"/>
    <w:rsid w:val="00CD12A4"/>
    <w:rsid w:val="00CD1321"/>
    <w:rsid w:val="00CD1BC5"/>
    <w:rsid w:val="00CD1C92"/>
    <w:rsid w:val="00CD1CE9"/>
    <w:rsid w:val="00CD1E88"/>
    <w:rsid w:val="00CD1ED2"/>
    <w:rsid w:val="00CD1F16"/>
    <w:rsid w:val="00CD1FB0"/>
    <w:rsid w:val="00CD2133"/>
    <w:rsid w:val="00CD2910"/>
    <w:rsid w:val="00CD2C29"/>
    <w:rsid w:val="00CD2FB4"/>
    <w:rsid w:val="00CD324D"/>
    <w:rsid w:val="00CD329B"/>
    <w:rsid w:val="00CD390E"/>
    <w:rsid w:val="00CD3D57"/>
    <w:rsid w:val="00CD412C"/>
    <w:rsid w:val="00CD4398"/>
    <w:rsid w:val="00CD4485"/>
    <w:rsid w:val="00CD46EB"/>
    <w:rsid w:val="00CD4922"/>
    <w:rsid w:val="00CD4A3C"/>
    <w:rsid w:val="00CD4B99"/>
    <w:rsid w:val="00CD4BDB"/>
    <w:rsid w:val="00CD4CD7"/>
    <w:rsid w:val="00CD4DF9"/>
    <w:rsid w:val="00CD4F1A"/>
    <w:rsid w:val="00CD5741"/>
    <w:rsid w:val="00CD5EF8"/>
    <w:rsid w:val="00CD6079"/>
    <w:rsid w:val="00CD61A6"/>
    <w:rsid w:val="00CD6546"/>
    <w:rsid w:val="00CD6809"/>
    <w:rsid w:val="00CD6906"/>
    <w:rsid w:val="00CD6997"/>
    <w:rsid w:val="00CD6A50"/>
    <w:rsid w:val="00CD6AB4"/>
    <w:rsid w:val="00CD6B6B"/>
    <w:rsid w:val="00CD77B0"/>
    <w:rsid w:val="00CD7C7F"/>
    <w:rsid w:val="00CD7D1E"/>
    <w:rsid w:val="00CE0196"/>
    <w:rsid w:val="00CE0378"/>
    <w:rsid w:val="00CE04B7"/>
    <w:rsid w:val="00CE0FEB"/>
    <w:rsid w:val="00CE1318"/>
    <w:rsid w:val="00CE13B8"/>
    <w:rsid w:val="00CE13CB"/>
    <w:rsid w:val="00CE144B"/>
    <w:rsid w:val="00CE1873"/>
    <w:rsid w:val="00CE19AB"/>
    <w:rsid w:val="00CE1DD7"/>
    <w:rsid w:val="00CE23BC"/>
    <w:rsid w:val="00CE25A8"/>
    <w:rsid w:val="00CE26E6"/>
    <w:rsid w:val="00CE2A11"/>
    <w:rsid w:val="00CE2AA6"/>
    <w:rsid w:val="00CE2F1F"/>
    <w:rsid w:val="00CE3319"/>
    <w:rsid w:val="00CE3D14"/>
    <w:rsid w:val="00CE3E44"/>
    <w:rsid w:val="00CE3ECB"/>
    <w:rsid w:val="00CE4329"/>
    <w:rsid w:val="00CE4674"/>
    <w:rsid w:val="00CE474A"/>
    <w:rsid w:val="00CE47B1"/>
    <w:rsid w:val="00CE481D"/>
    <w:rsid w:val="00CE483E"/>
    <w:rsid w:val="00CE4E82"/>
    <w:rsid w:val="00CE5556"/>
    <w:rsid w:val="00CE5725"/>
    <w:rsid w:val="00CE5747"/>
    <w:rsid w:val="00CE5859"/>
    <w:rsid w:val="00CE5961"/>
    <w:rsid w:val="00CE5A9C"/>
    <w:rsid w:val="00CE5BBB"/>
    <w:rsid w:val="00CE5C65"/>
    <w:rsid w:val="00CE5DD0"/>
    <w:rsid w:val="00CE5ECA"/>
    <w:rsid w:val="00CE62FD"/>
    <w:rsid w:val="00CE630E"/>
    <w:rsid w:val="00CE64F4"/>
    <w:rsid w:val="00CE65D3"/>
    <w:rsid w:val="00CE6756"/>
    <w:rsid w:val="00CE6A21"/>
    <w:rsid w:val="00CE6F65"/>
    <w:rsid w:val="00CE710A"/>
    <w:rsid w:val="00CE72C2"/>
    <w:rsid w:val="00CE72D9"/>
    <w:rsid w:val="00CE7617"/>
    <w:rsid w:val="00CE761C"/>
    <w:rsid w:val="00CE7658"/>
    <w:rsid w:val="00CE7668"/>
    <w:rsid w:val="00CE773F"/>
    <w:rsid w:val="00CE7CBB"/>
    <w:rsid w:val="00CE7D4E"/>
    <w:rsid w:val="00CE7E24"/>
    <w:rsid w:val="00CF023C"/>
    <w:rsid w:val="00CF02DA"/>
    <w:rsid w:val="00CF070F"/>
    <w:rsid w:val="00CF0948"/>
    <w:rsid w:val="00CF10D8"/>
    <w:rsid w:val="00CF11D6"/>
    <w:rsid w:val="00CF1835"/>
    <w:rsid w:val="00CF1BA0"/>
    <w:rsid w:val="00CF2122"/>
    <w:rsid w:val="00CF21B5"/>
    <w:rsid w:val="00CF249F"/>
    <w:rsid w:val="00CF27ED"/>
    <w:rsid w:val="00CF2CA0"/>
    <w:rsid w:val="00CF2D73"/>
    <w:rsid w:val="00CF31C2"/>
    <w:rsid w:val="00CF3232"/>
    <w:rsid w:val="00CF33F6"/>
    <w:rsid w:val="00CF345B"/>
    <w:rsid w:val="00CF3824"/>
    <w:rsid w:val="00CF403B"/>
    <w:rsid w:val="00CF405A"/>
    <w:rsid w:val="00CF4212"/>
    <w:rsid w:val="00CF448F"/>
    <w:rsid w:val="00CF4FDF"/>
    <w:rsid w:val="00CF6384"/>
    <w:rsid w:val="00CF68C4"/>
    <w:rsid w:val="00CF68C8"/>
    <w:rsid w:val="00CF6A22"/>
    <w:rsid w:val="00CF6C17"/>
    <w:rsid w:val="00CF6E2B"/>
    <w:rsid w:val="00CF715D"/>
    <w:rsid w:val="00CF77E6"/>
    <w:rsid w:val="00CF7CCE"/>
    <w:rsid w:val="00D0009C"/>
    <w:rsid w:val="00D0025D"/>
    <w:rsid w:val="00D00737"/>
    <w:rsid w:val="00D0125C"/>
    <w:rsid w:val="00D0135C"/>
    <w:rsid w:val="00D01550"/>
    <w:rsid w:val="00D015DD"/>
    <w:rsid w:val="00D015EE"/>
    <w:rsid w:val="00D017AF"/>
    <w:rsid w:val="00D019A5"/>
    <w:rsid w:val="00D01B7B"/>
    <w:rsid w:val="00D02040"/>
    <w:rsid w:val="00D020A4"/>
    <w:rsid w:val="00D02810"/>
    <w:rsid w:val="00D02A6B"/>
    <w:rsid w:val="00D02CD0"/>
    <w:rsid w:val="00D02DBA"/>
    <w:rsid w:val="00D02E85"/>
    <w:rsid w:val="00D02EB4"/>
    <w:rsid w:val="00D035AF"/>
    <w:rsid w:val="00D038E1"/>
    <w:rsid w:val="00D03B02"/>
    <w:rsid w:val="00D040B1"/>
    <w:rsid w:val="00D047DF"/>
    <w:rsid w:val="00D04AC5"/>
    <w:rsid w:val="00D04B5B"/>
    <w:rsid w:val="00D0524D"/>
    <w:rsid w:val="00D05E53"/>
    <w:rsid w:val="00D061C3"/>
    <w:rsid w:val="00D067EA"/>
    <w:rsid w:val="00D06B8C"/>
    <w:rsid w:val="00D070EF"/>
    <w:rsid w:val="00D07289"/>
    <w:rsid w:val="00D072EA"/>
    <w:rsid w:val="00D076AB"/>
    <w:rsid w:val="00D07975"/>
    <w:rsid w:val="00D07A0A"/>
    <w:rsid w:val="00D07AE8"/>
    <w:rsid w:val="00D07DD7"/>
    <w:rsid w:val="00D1062B"/>
    <w:rsid w:val="00D10678"/>
    <w:rsid w:val="00D10957"/>
    <w:rsid w:val="00D10E95"/>
    <w:rsid w:val="00D11329"/>
    <w:rsid w:val="00D11515"/>
    <w:rsid w:val="00D11558"/>
    <w:rsid w:val="00D115AD"/>
    <w:rsid w:val="00D116C5"/>
    <w:rsid w:val="00D11739"/>
    <w:rsid w:val="00D117FA"/>
    <w:rsid w:val="00D11A6E"/>
    <w:rsid w:val="00D11DE9"/>
    <w:rsid w:val="00D12017"/>
    <w:rsid w:val="00D12048"/>
    <w:rsid w:val="00D122DD"/>
    <w:rsid w:val="00D12977"/>
    <w:rsid w:val="00D134AB"/>
    <w:rsid w:val="00D13510"/>
    <w:rsid w:val="00D139E9"/>
    <w:rsid w:val="00D13AC9"/>
    <w:rsid w:val="00D13D54"/>
    <w:rsid w:val="00D13E9B"/>
    <w:rsid w:val="00D13FAD"/>
    <w:rsid w:val="00D14062"/>
    <w:rsid w:val="00D14086"/>
    <w:rsid w:val="00D1435B"/>
    <w:rsid w:val="00D14770"/>
    <w:rsid w:val="00D14F01"/>
    <w:rsid w:val="00D150C9"/>
    <w:rsid w:val="00D152E1"/>
    <w:rsid w:val="00D1546F"/>
    <w:rsid w:val="00D1565C"/>
    <w:rsid w:val="00D15A6E"/>
    <w:rsid w:val="00D15CE2"/>
    <w:rsid w:val="00D15D73"/>
    <w:rsid w:val="00D15DE2"/>
    <w:rsid w:val="00D16108"/>
    <w:rsid w:val="00D16722"/>
    <w:rsid w:val="00D1673E"/>
    <w:rsid w:val="00D168B1"/>
    <w:rsid w:val="00D168B4"/>
    <w:rsid w:val="00D16A48"/>
    <w:rsid w:val="00D16AE0"/>
    <w:rsid w:val="00D1708B"/>
    <w:rsid w:val="00D17477"/>
    <w:rsid w:val="00D17AF5"/>
    <w:rsid w:val="00D17E20"/>
    <w:rsid w:val="00D2001F"/>
    <w:rsid w:val="00D206E6"/>
    <w:rsid w:val="00D206F2"/>
    <w:rsid w:val="00D20805"/>
    <w:rsid w:val="00D20E16"/>
    <w:rsid w:val="00D20E6C"/>
    <w:rsid w:val="00D21562"/>
    <w:rsid w:val="00D2165B"/>
    <w:rsid w:val="00D2177D"/>
    <w:rsid w:val="00D2187C"/>
    <w:rsid w:val="00D218B7"/>
    <w:rsid w:val="00D21B38"/>
    <w:rsid w:val="00D21B7A"/>
    <w:rsid w:val="00D21BED"/>
    <w:rsid w:val="00D22079"/>
    <w:rsid w:val="00D22393"/>
    <w:rsid w:val="00D223F0"/>
    <w:rsid w:val="00D2263F"/>
    <w:rsid w:val="00D22900"/>
    <w:rsid w:val="00D22C45"/>
    <w:rsid w:val="00D22D00"/>
    <w:rsid w:val="00D234D0"/>
    <w:rsid w:val="00D2355E"/>
    <w:rsid w:val="00D23A7E"/>
    <w:rsid w:val="00D23AFA"/>
    <w:rsid w:val="00D23D18"/>
    <w:rsid w:val="00D23EE4"/>
    <w:rsid w:val="00D23F51"/>
    <w:rsid w:val="00D2402B"/>
    <w:rsid w:val="00D24240"/>
    <w:rsid w:val="00D24311"/>
    <w:rsid w:val="00D247C1"/>
    <w:rsid w:val="00D2481E"/>
    <w:rsid w:val="00D24DFA"/>
    <w:rsid w:val="00D2545B"/>
    <w:rsid w:val="00D25569"/>
    <w:rsid w:val="00D258CC"/>
    <w:rsid w:val="00D259C8"/>
    <w:rsid w:val="00D25A9F"/>
    <w:rsid w:val="00D25F1B"/>
    <w:rsid w:val="00D2605B"/>
    <w:rsid w:val="00D260B0"/>
    <w:rsid w:val="00D26140"/>
    <w:rsid w:val="00D26454"/>
    <w:rsid w:val="00D265C1"/>
    <w:rsid w:val="00D26C74"/>
    <w:rsid w:val="00D26F94"/>
    <w:rsid w:val="00D27151"/>
    <w:rsid w:val="00D272D7"/>
    <w:rsid w:val="00D2733B"/>
    <w:rsid w:val="00D273F9"/>
    <w:rsid w:val="00D27763"/>
    <w:rsid w:val="00D27A12"/>
    <w:rsid w:val="00D301AE"/>
    <w:rsid w:val="00D304E5"/>
    <w:rsid w:val="00D305A8"/>
    <w:rsid w:val="00D30808"/>
    <w:rsid w:val="00D30864"/>
    <w:rsid w:val="00D308B6"/>
    <w:rsid w:val="00D30A83"/>
    <w:rsid w:val="00D30ADA"/>
    <w:rsid w:val="00D30C0D"/>
    <w:rsid w:val="00D31027"/>
    <w:rsid w:val="00D31041"/>
    <w:rsid w:val="00D31B14"/>
    <w:rsid w:val="00D31F69"/>
    <w:rsid w:val="00D3228D"/>
    <w:rsid w:val="00D32447"/>
    <w:rsid w:val="00D32451"/>
    <w:rsid w:val="00D328AD"/>
    <w:rsid w:val="00D32A2B"/>
    <w:rsid w:val="00D32BA8"/>
    <w:rsid w:val="00D330A1"/>
    <w:rsid w:val="00D33330"/>
    <w:rsid w:val="00D33591"/>
    <w:rsid w:val="00D33629"/>
    <w:rsid w:val="00D336F9"/>
    <w:rsid w:val="00D337E3"/>
    <w:rsid w:val="00D33B1D"/>
    <w:rsid w:val="00D33D8B"/>
    <w:rsid w:val="00D34360"/>
    <w:rsid w:val="00D34427"/>
    <w:rsid w:val="00D3457D"/>
    <w:rsid w:val="00D345C4"/>
    <w:rsid w:val="00D34737"/>
    <w:rsid w:val="00D34793"/>
    <w:rsid w:val="00D34876"/>
    <w:rsid w:val="00D34B1B"/>
    <w:rsid w:val="00D34BC3"/>
    <w:rsid w:val="00D34C9B"/>
    <w:rsid w:val="00D34F7D"/>
    <w:rsid w:val="00D350F5"/>
    <w:rsid w:val="00D35493"/>
    <w:rsid w:val="00D35585"/>
    <w:rsid w:val="00D356CC"/>
    <w:rsid w:val="00D358FF"/>
    <w:rsid w:val="00D35AF5"/>
    <w:rsid w:val="00D35ED7"/>
    <w:rsid w:val="00D36507"/>
    <w:rsid w:val="00D367CF"/>
    <w:rsid w:val="00D36BF9"/>
    <w:rsid w:val="00D36C38"/>
    <w:rsid w:val="00D36C54"/>
    <w:rsid w:val="00D36DBB"/>
    <w:rsid w:val="00D36F34"/>
    <w:rsid w:val="00D372EC"/>
    <w:rsid w:val="00D37354"/>
    <w:rsid w:val="00D3741A"/>
    <w:rsid w:val="00D374E0"/>
    <w:rsid w:val="00D3750D"/>
    <w:rsid w:val="00D37E7A"/>
    <w:rsid w:val="00D37FAF"/>
    <w:rsid w:val="00D4010B"/>
    <w:rsid w:val="00D40318"/>
    <w:rsid w:val="00D40C0F"/>
    <w:rsid w:val="00D40D28"/>
    <w:rsid w:val="00D40DB8"/>
    <w:rsid w:val="00D40DE4"/>
    <w:rsid w:val="00D40F1C"/>
    <w:rsid w:val="00D40FDE"/>
    <w:rsid w:val="00D41148"/>
    <w:rsid w:val="00D413D4"/>
    <w:rsid w:val="00D41474"/>
    <w:rsid w:val="00D4159A"/>
    <w:rsid w:val="00D416B3"/>
    <w:rsid w:val="00D41822"/>
    <w:rsid w:val="00D4195F"/>
    <w:rsid w:val="00D41F4E"/>
    <w:rsid w:val="00D4202B"/>
    <w:rsid w:val="00D421CC"/>
    <w:rsid w:val="00D4225C"/>
    <w:rsid w:val="00D4275C"/>
    <w:rsid w:val="00D42863"/>
    <w:rsid w:val="00D428F3"/>
    <w:rsid w:val="00D43009"/>
    <w:rsid w:val="00D43375"/>
    <w:rsid w:val="00D4374B"/>
    <w:rsid w:val="00D43782"/>
    <w:rsid w:val="00D43A2D"/>
    <w:rsid w:val="00D43E71"/>
    <w:rsid w:val="00D43F15"/>
    <w:rsid w:val="00D44120"/>
    <w:rsid w:val="00D441A9"/>
    <w:rsid w:val="00D44496"/>
    <w:rsid w:val="00D447E1"/>
    <w:rsid w:val="00D448AC"/>
    <w:rsid w:val="00D44C64"/>
    <w:rsid w:val="00D44E7A"/>
    <w:rsid w:val="00D44FCB"/>
    <w:rsid w:val="00D453E4"/>
    <w:rsid w:val="00D4577E"/>
    <w:rsid w:val="00D45D10"/>
    <w:rsid w:val="00D45ECA"/>
    <w:rsid w:val="00D45F1A"/>
    <w:rsid w:val="00D46138"/>
    <w:rsid w:val="00D463B6"/>
    <w:rsid w:val="00D468AA"/>
    <w:rsid w:val="00D468C6"/>
    <w:rsid w:val="00D46AAB"/>
    <w:rsid w:val="00D46F40"/>
    <w:rsid w:val="00D4726C"/>
    <w:rsid w:val="00D47427"/>
    <w:rsid w:val="00D4771D"/>
    <w:rsid w:val="00D47AA4"/>
    <w:rsid w:val="00D47D3B"/>
    <w:rsid w:val="00D50010"/>
    <w:rsid w:val="00D501C8"/>
    <w:rsid w:val="00D50308"/>
    <w:rsid w:val="00D50312"/>
    <w:rsid w:val="00D505CD"/>
    <w:rsid w:val="00D506D1"/>
    <w:rsid w:val="00D50809"/>
    <w:rsid w:val="00D508F5"/>
    <w:rsid w:val="00D50D8E"/>
    <w:rsid w:val="00D50F27"/>
    <w:rsid w:val="00D51FFC"/>
    <w:rsid w:val="00D52007"/>
    <w:rsid w:val="00D521CC"/>
    <w:rsid w:val="00D52279"/>
    <w:rsid w:val="00D52A9A"/>
    <w:rsid w:val="00D53206"/>
    <w:rsid w:val="00D532F8"/>
    <w:rsid w:val="00D53363"/>
    <w:rsid w:val="00D53639"/>
    <w:rsid w:val="00D5367C"/>
    <w:rsid w:val="00D53A9C"/>
    <w:rsid w:val="00D53AEB"/>
    <w:rsid w:val="00D53CF5"/>
    <w:rsid w:val="00D54258"/>
    <w:rsid w:val="00D54340"/>
    <w:rsid w:val="00D543BE"/>
    <w:rsid w:val="00D543D6"/>
    <w:rsid w:val="00D545CB"/>
    <w:rsid w:val="00D546CF"/>
    <w:rsid w:val="00D5481A"/>
    <w:rsid w:val="00D54950"/>
    <w:rsid w:val="00D55223"/>
    <w:rsid w:val="00D552AC"/>
    <w:rsid w:val="00D55384"/>
    <w:rsid w:val="00D555AA"/>
    <w:rsid w:val="00D55AEF"/>
    <w:rsid w:val="00D55BA6"/>
    <w:rsid w:val="00D55D7F"/>
    <w:rsid w:val="00D55E12"/>
    <w:rsid w:val="00D5609A"/>
    <w:rsid w:val="00D56443"/>
    <w:rsid w:val="00D56511"/>
    <w:rsid w:val="00D5657D"/>
    <w:rsid w:val="00D56741"/>
    <w:rsid w:val="00D569A9"/>
    <w:rsid w:val="00D56A91"/>
    <w:rsid w:val="00D56C07"/>
    <w:rsid w:val="00D56D3B"/>
    <w:rsid w:val="00D56D55"/>
    <w:rsid w:val="00D56E08"/>
    <w:rsid w:val="00D56E2C"/>
    <w:rsid w:val="00D57245"/>
    <w:rsid w:val="00D572E2"/>
    <w:rsid w:val="00D573DB"/>
    <w:rsid w:val="00D5786E"/>
    <w:rsid w:val="00D5798F"/>
    <w:rsid w:val="00D602CC"/>
    <w:rsid w:val="00D602E5"/>
    <w:rsid w:val="00D6035E"/>
    <w:rsid w:val="00D605C5"/>
    <w:rsid w:val="00D606F4"/>
    <w:rsid w:val="00D60B0B"/>
    <w:rsid w:val="00D60F24"/>
    <w:rsid w:val="00D610E1"/>
    <w:rsid w:val="00D611D1"/>
    <w:rsid w:val="00D61B91"/>
    <w:rsid w:val="00D61FC3"/>
    <w:rsid w:val="00D6220B"/>
    <w:rsid w:val="00D62436"/>
    <w:rsid w:val="00D62826"/>
    <w:rsid w:val="00D62BF4"/>
    <w:rsid w:val="00D6301E"/>
    <w:rsid w:val="00D632DC"/>
    <w:rsid w:val="00D63409"/>
    <w:rsid w:val="00D6354A"/>
    <w:rsid w:val="00D6364B"/>
    <w:rsid w:val="00D6394A"/>
    <w:rsid w:val="00D6398F"/>
    <w:rsid w:val="00D63D8B"/>
    <w:rsid w:val="00D64002"/>
    <w:rsid w:val="00D640E4"/>
    <w:rsid w:val="00D641BF"/>
    <w:rsid w:val="00D64205"/>
    <w:rsid w:val="00D6461A"/>
    <w:rsid w:val="00D647BD"/>
    <w:rsid w:val="00D6484A"/>
    <w:rsid w:val="00D64948"/>
    <w:rsid w:val="00D64C7E"/>
    <w:rsid w:val="00D64EA4"/>
    <w:rsid w:val="00D64ECF"/>
    <w:rsid w:val="00D650B1"/>
    <w:rsid w:val="00D658A3"/>
    <w:rsid w:val="00D658B1"/>
    <w:rsid w:val="00D65B98"/>
    <w:rsid w:val="00D666CC"/>
    <w:rsid w:val="00D666EC"/>
    <w:rsid w:val="00D66749"/>
    <w:rsid w:val="00D667AF"/>
    <w:rsid w:val="00D669A1"/>
    <w:rsid w:val="00D66EB8"/>
    <w:rsid w:val="00D6730B"/>
    <w:rsid w:val="00D67374"/>
    <w:rsid w:val="00D676CA"/>
    <w:rsid w:val="00D67742"/>
    <w:rsid w:val="00D67899"/>
    <w:rsid w:val="00D678B2"/>
    <w:rsid w:val="00D6796A"/>
    <w:rsid w:val="00D67A96"/>
    <w:rsid w:val="00D67B0B"/>
    <w:rsid w:val="00D67B59"/>
    <w:rsid w:val="00D67B5A"/>
    <w:rsid w:val="00D67E26"/>
    <w:rsid w:val="00D67EDF"/>
    <w:rsid w:val="00D7040F"/>
    <w:rsid w:val="00D70557"/>
    <w:rsid w:val="00D7070E"/>
    <w:rsid w:val="00D70983"/>
    <w:rsid w:val="00D70CCD"/>
    <w:rsid w:val="00D70D36"/>
    <w:rsid w:val="00D71284"/>
    <w:rsid w:val="00D71290"/>
    <w:rsid w:val="00D7152F"/>
    <w:rsid w:val="00D71C9F"/>
    <w:rsid w:val="00D72307"/>
    <w:rsid w:val="00D7252A"/>
    <w:rsid w:val="00D7275B"/>
    <w:rsid w:val="00D72A9B"/>
    <w:rsid w:val="00D72B7B"/>
    <w:rsid w:val="00D72C64"/>
    <w:rsid w:val="00D72E84"/>
    <w:rsid w:val="00D73823"/>
    <w:rsid w:val="00D73BAA"/>
    <w:rsid w:val="00D74158"/>
    <w:rsid w:val="00D7437C"/>
    <w:rsid w:val="00D74555"/>
    <w:rsid w:val="00D74A26"/>
    <w:rsid w:val="00D74A57"/>
    <w:rsid w:val="00D74AA0"/>
    <w:rsid w:val="00D74DD2"/>
    <w:rsid w:val="00D751FF"/>
    <w:rsid w:val="00D753CA"/>
    <w:rsid w:val="00D75B32"/>
    <w:rsid w:val="00D760B4"/>
    <w:rsid w:val="00D7615D"/>
    <w:rsid w:val="00D7616C"/>
    <w:rsid w:val="00D76209"/>
    <w:rsid w:val="00D76465"/>
    <w:rsid w:val="00D76473"/>
    <w:rsid w:val="00D76BD1"/>
    <w:rsid w:val="00D76D1C"/>
    <w:rsid w:val="00D76F17"/>
    <w:rsid w:val="00D77003"/>
    <w:rsid w:val="00D77316"/>
    <w:rsid w:val="00D7735A"/>
    <w:rsid w:val="00D77AF2"/>
    <w:rsid w:val="00D802CD"/>
    <w:rsid w:val="00D80588"/>
    <w:rsid w:val="00D80E37"/>
    <w:rsid w:val="00D812C9"/>
    <w:rsid w:val="00D81414"/>
    <w:rsid w:val="00D81453"/>
    <w:rsid w:val="00D81AA1"/>
    <w:rsid w:val="00D81AE0"/>
    <w:rsid w:val="00D81B08"/>
    <w:rsid w:val="00D81E79"/>
    <w:rsid w:val="00D82167"/>
    <w:rsid w:val="00D82250"/>
    <w:rsid w:val="00D82846"/>
    <w:rsid w:val="00D82B11"/>
    <w:rsid w:val="00D82DA8"/>
    <w:rsid w:val="00D83157"/>
    <w:rsid w:val="00D8342F"/>
    <w:rsid w:val="00D835ED"/>
    <w:rsid w:val="00D83683"/>
    <w:rsid w:val="00D83922"/>
    <w:rsid w:val="00D83B5D"/>
    <w:rsid w:val="00D83C5A"/>
    <w:rsid w:val="00D83D02"/>
    <w:rsid w:val="00D83E22"/>
    <w:rsid w:val="00D84113"/>
    <w:rsid w:val="00D84947"/>
    <w:rsid w:val="00D84A65"/>
    <w:rsid w:val="00D84DFE"/>
    <w:rsid w:val="00D84F7B"/>
    <w:rsid w:val="00D855F9"/>
    <w:rsid w:val="00D85C2E"/>
    <w:rsid w:val="00D85CDD"/>
    <w:rsid w:val="00D85F9E"/>
    <w:rsid w:val="00D86114"/>
    <w:rsid w:val="00D8638E"/>
    <w:rsid w:val="00D8639E"/>
    <w:rsid w:val="00D869C7"/>
    <w:rsid w:val="00D86BF5"/>
    <w:rsid w:val="00D86FB1"/>
    <w:rsid w:val="00D87209"/>
    <w:rsid w:val="00D87C68"/>
    <w:rsid w:val="00D87C91"/>
    <w:rsid w:val="00D87D58"/>
    <w:rsid w:val="00D87FC7"/>
    <w:rsid w:val="00D9043B"/>
    <w:rsid w:val="00D907CC"/>
    <w:rsid w:val="00D90C42"/>
    <w:rsid w:val="00D913D8"/>
    <w:rsid w:val="00D915B2"/>
    <w:rsid w:val="00D91686"/>
    <w:rsid w:val="00D91D2B"/>
    <w:rsid w:val="00D91DF6"/>
    <w:rsid w:val="00D91E8D"/>
    <w:rsid w:val="00D91EC7"/>
    <w:rsid w:val="00D92227"/>
    <w:rsid w:val="00D922DA"/>
    <w:rsid w:val="00D924A0"/>
    <w:rsid w:val="00D9318F"/>
    <w:rsid w:val="00D93421"/>
    <w:rsid w:val="00D9354C"/>
    <w:rsid w:val="00D938C9"/>
    <w:rsid w:val="00D93A7F"/>
    <w:rsid w:val="00D93C6F"/>
    <w:rsid w:val="00D94019"/>
    <w:rsid w:val="00D94704"/>
    <w:rsid w:val="00D94866"/>
    <w:rsid w:val="00D94A64"/>
    <w:rsid w:val="00D94AFC"/>
    <w:rsid w:val="00D94B33"/>
    <w:rsid w:val="00D94B58"/>
    <w:rsid w:val="00D94BAE"/>
    <w:rsid w:val="00D94ED0"/>
    <w:rsid w:val="00D94FF2"/>
    <w:rsid w:val="00D950C0"/>
    <w:rsid w:val="00D952FE"/>
    <w:rsid w:val="00D9534E"/>
    <w:rsid w:val="00D95A1E"/>
    <w:rsid w:val="00D95B55"/>
    <w:rsid w:val="00D965E2"/>
    <w:rsid w:val="00D96CD3"/>
    <w:rsid w:val="00D96E3D"/>
    <w:rsid w:val="00D97112"/>
    <w:rsid w:val="00D97673"/>
    <w:rsid w:val="00D976D1"/>
    <w:rsid w:val="00D9779D"/>
    <w:rsid w:val="00D97C9D"/>
    <w:rsid w:val="00D97D20"/>
    <w:rsid w:val="00D97EA8"/>
    <w:rsid w:val="00D97FDF"/>
    <w:rsid w:val="00DA00B5"/>
    <w:rsid w:val="00DA03C1"/>
    <w:rsid w:val="00DA055C"/>
    <w:rsid w:val="00DA072D"/>
    <w:rsid w:val="00DA08AC"/>
    <w:rsid w:val="00DA0C0A"/>
    <w:rsid w:val="00DA13C2"/>
    <w:rsid w:val="00DA151C"/>
    <w:rsid w:val="00DA16DD"/>
    <w:rsid w:val="00DA18C3"/>
    <w:rsid w:val="00DA1B85"/>
    <w:rsid w:val="00DA1C4D"/>
    <w:rsid w:val="00DA1CBD"/>
    <w:rsid w:val="00DA1E46"/>
    <w:rsid w:val="00DA1FCA"/>
    <w:rsid w:val="00DA2876"/>
    <w:rsid w:val="00DA2E81"/>
    <w:rsid w:val="00DA2E89"/>
    <w:rsid w:val="00DA30DB"/>
    <w:rsid w:val="00DA33F7"/>
    <w:rsid w:val="00DA3600"/>
    <w:rsid w:val="00DA3833"/>
    <w:rsid w:val="00DA3D46"/>
    <w:rsid w:val="00DA3F4B"/>
    <w:rsid w:val="00DA40FF"/>
    <w:rsid w:val="00DA42E3"/>
    <w:rsid w:val="00DA43AA"/>
    <w:rsid w:val="00DA46DF"/>
    <w:rsid w:val="00DA4B58"/>
    <w:rsid w:val="00DA4F23"/>
    <w:rsid w:val="00DA5508"/>
    <w:rsid w:val="00DA5618"/>
    <w:rsid w:val="00DA573E"/>
    <w:rsid w:val="00DA57B2"/>
    <w:rsid w:val="00DA5C17"/>
    <w:rsid w:val="00DA5D4E"/>
    <w:rsid w:val="00DA5FD4"/>
    <w:rsid w:val="00DA5FF1"/>
    <w:rsid w:val="00DA62B8"/>
    <w:rsid w:val="00DA6A2A"/>
    <w:rsid w:val="00DA6DA0"/>
    <w:rsid w:val="00DA71B5"/>
    <w:rsid w:val="00DA73F1"/>
    <w:rsid w:val="00DA7B16"/>
    <w:rsid w:val="00DA7BE7"/>
    <w:rsid w:val="00DA7C53"/>
    <w:rsid w:val="00DA7CE2"/>
    <w:rsid w:val="00DA7E6D"/>
    <w:rsid w:val="00DA7EB9"/>
    <w:rsid w:val="00DA7FAE"/>
    <w:rsid w:val="00DA7FD5"/>
    <w:rsid w:val="00DB0509"/>
    <w:rsid w:val="00DB0978"/>
    <w:rsid w:val="00DB0995"/>
    <w:rsid w:val="00DB1830"/>
    <w:rsid w:val="00DB18FA"/>
    <w:rsid w:val="00DB1EC9"/>
    <w:rsid w:val="00DB2081"/>
    <w:rsid w:val="00DB20AC"/>
    <w:rsid w:val="00DB21B3"/>
    <w:rsid w:val="00DB24D5"/>
    <w:rsid w:val="00DB2906"/>
    <w:rsid w:val="00DB29F9"/>
    <w:rsid w:val="00DB2A84"/>
    <w:rsid w:val="00DB2CD1"/>
    <w:rsid w:val="00DB2DAE"/>
    <w:rsid w:val="00DB2E99"/>
    <w:rsid w:val="00DB369B"/>
    <w:rsid w:val="00DB38FA"/>
    <w:rsid w:val="00DB3A3E"/>
    <w:rsid w:val="00DB3B12"/>
    <w:rsid w:val="00DB448A"/>
    <w:rsid w:val="00DB4917"/>
    <w:rsid w:val="00DB4A97"/>
    <w:rsid w:val="00DB4BE6"/>
    <w:rsid w:val="00DB4EB3"/>
    <w:rsid w:val="00DB520F"/>
    <w:rsid w:val="00DB53E9"/>
    <w:rsid w:val="00DB57A6"/>
    <w:rsid w:val="00DB5ABB"/>
    <w:rsid w:val="00DB5B8C"/>
    <w:rsid w:val="00DB5C07"/>
    <w:rsid w:val="00DB5D03"/>
    <w:rsid w:val="00DB5D51"/>
    <w:rsid w:val="00DB5ED8"/>
    <w:rsid w:val="00DB5F9D"/>
    <w:rsid w:val="00DB604A"/>
    <w:rsid w:val="00DB6114"/>
    <w:rsid w:val="00DB66B7"/>
    <w:rsid w:val="00DB6A0C"/>
    <w:rsid w:val="00DB71CD"/>
    <w:rsid w:val="00DB739C"/>
    <w:rsid w:val="00DB743A"/>
    <w:rsid w:val="00DB752E"/>
    <w:rsid w:val="00DB7749"/>
    <w:rsid w:val="00DB797A"/>
    <w:rsid w:val="00DB7D22"/>
    <w:rsid w:val="00DB7F61"/>
    <w:rsid w:val="00DB7FC5"/>
    <w:rsid w:val="00DC023A"/>
    <w:rsid w:val="00DC02F7"/>
    <w:rsid w:val="00DC05C1"/>
    <w:rsid w:val="00DC095D"/>
    <w:rsid w:val="00DC098D"/>
    <w:rsid w:val="00DC0AF7"/>
    <w:rsid w:val="00DC0C85"/>
    <w:rsid w:val="00DC1280"/>
    <w:rsid w:val="00DC12EC"/>
    <w:rsid w:val="00DC1621"/>
    <w:rsid w:val="00DC16A7"/>
    <w:rsid w:val="00DC178A"/>
    <w:rsid w:val="00DC1807"/>
    <w:rsid w:val="00DC1B41"/>
    <w:rsid w:val="00DC1BE4"/>
    <w:rsid w:val="00DC1C0F"/>
    <w:rsid w:val="00DC1C6A"/>
    <w:rsid w:val="00DC2173"/>
    <w:rsid w:val="00DC23AF"/>
    <w:rsid w:val="00DC2AA7"/>
    <w:rsid w:val="00DC2CA4"/>
    <w:rsid w:val="00DC2E46"/>
    <w:rsid w:val="00DC2FC9"/>
    <w:rsid w:val="00DC2FDE"/>
    <w:rsid w:val="00DC3289"/>
    <w:rsid w:val="00DC345A"/>
    <w:rsid w:val="00DC3A48"/>
    <w:rsid w:val="00DC3B43"/>
    <w:rsid w:val="00DC3BA0"/>
    <w:rsid w:val="00DC43A4"/>
    <w:rsid w:val="00DC468C"/>
    <w:rsid w:val="00DC473A"/>
    <w:rsid w:val="00DC487D"/>
    <w:rsid w:val="00DC4BB2"/>
    <w:rsid w:val="00DC543B"/>
    <w:rsid w:val="00DC6170"/>
    <w:rsid w:val="00DC6305"/>
    <w:rsid w:val="00DC64AB"/>
    <w:rsid w:val="00DC65FA"/>
    <w:rsid w:val="00DC67BA"/>
    <w:rsid w:val="00DC6879"/>
    <w:rsid w:val="00DC68C6"/>
    <w:rsid w:val="00DC6A43"/>
    <w:rsid w:val="00DC6C41"/>
    <w:rsid w:val="00DC6E35"/>
    <w:rsid w:val="00DC73C4"/>
    <w:rsid w:val="00DC73D0"/>
    <w:rsid w:val="00DC73FD"/>
    <w:rsid w:val="00DC772A"/>
    <w:rsid w:val="00DC7D9D"/>
    <w:rsid w:val="00DC7EE1"/>
    <w:rsid w:val="00DC7FA0"/>
    <w:rsid w:val="00DD00B6"/>
    <w:rsid w:val="00DD06EA"/>
    <w:rsid w:val="00DD152A"/>
    <w:rsid w:val="00DD16F9"/>
    <w:rsid w:val="00DD17AE"/>
    <w:rsid w:val="00DD1924"/>
    <w:rsid w:val="00DD1C24"/>
    <w:rsid w:val="00DD2543"/>
    <w:rsid w:val="00DD2826"/>
    <w:rsid w:val="00DD2989"/>
    <w:rsid w:val="00DD29D0"/>
    <w:rsid w:val="00DD2BDD"/>
    <w:rsid w:val="00DD2F00"/>
    <w:rsid w:val="00DD358F"/>
    <w:rsid w:val="00DD3648"/>
    <w:rsid w:val="00DD45EC"/>
    <w:rsid w:val="00DD472A"/>
    <w:rsid w:val="00DD4831"/>
    <w:rsid w:val="00DD4959"/>
    <w:rsid w:val="00DD4D30"/>
    <w:rsid w:val="00DD4DDE"/>
    <w:rsid w:val="00DD4E95"/>
    <w:rsid w:val="00DD5425"/>
    <w:rsid w:val="00DD5AA7"/>
    <w:rsid w:val="00DD5C93"/>
    <w:rsid w:val="00DD5F60"/>
    <w:rsid w:val="00DD606D"/>
    <w:rsid w:val="00DD664C"/>
    <w:rsid w:val="00DD6917"/>
    <w:rsid w:val="00DD6A07"/>
    <w:rsid w:val="00DD715A"/>
    <w:rsid w:val="00DD71F7"/>
    <w:rsid w:val="00DD7219"/>
    <w:rsid w:val="00DD728B"/>
    <w:rsid w:val="00DD732D"/>
    <w:rsid w:val="00DD7BBC"/>
    <w:rsid w:val="00DD7C45"/>
    <w:rsid w:val="00DD7F4F"/>
    <w:rsid w:val="00DE026A"/>
    <w:rsid w:val="00DE08BC"/>
    <w:rsid w:val="00DE0910"/>
    <w:rsid w:val="00DE0C76"/>
    <w:rsid w:val="00DE0C90"/>
    <w:rsid w:val="00DE0D93"/>
    <w:rsid w:val="00DE1239"/>
    <w:rsid w:val="00DE12B8"/>
    <w:rsid w:val="00DE12E6"/>
    <w:rsid w:val="00DE13F8"/>
    <w:rsid w:val="00DE155D"/>
    <w:rsid w:val="00DE1620"/>
    <w:rsid w:val="00DE1C81"/>
    <w:rsid w:val="00DE2332"/>
    <w:rsid w:val="00DE355F"/>
    <w:rsid w:val="00DE368A"/>
    <w:rsid w:val="00DE378F"/>
    <w:rsid w:val="00DE386E"/>
    <w:rsid w:val="00DE399D"/>
    <w:rsid w:val="00DE3A5F"/>
    <w:rsid w:val="00DE3AC1"/>
    <w:rsid w:val="00DE3F27"/>
    <w:rsid w:val="00DE41C3"/>
    <w:rsid w:val="00DE41FF"/>
    <w:rsid w:val="00DE431B"/>
    <w:rsid w:val="00DE49A4"/>
    <w:rsid w:val="00DE4C50"/>
    <w:rsid w:val="00DE503F"/>
    <w:rsid w:val="00DE5466"/>
    <w:rsid w:val="00DE5525"/>
    <w:rsid w:val="00DE5A11"/>
    <w:rsid w:val="00DE5BBD"/>
    <w:rsid w:val="00DE5C04"/>
    <w:rsid w:val="00DE5DDD"/>
    <w:rsid w:val="00DE64AF"/>
    <w:rsid w:val="00DE66BE"/>
    <w:rsid w:val="00DE69A3"/>
    <w:rsid w:val="00DE69A6"/>
    <w:rsid w:val="00DE6C31"/>
    <w:rsid w:val="00DE6FE5"/>
    <w:rsid w:val="00DE7029"/>
    <w:rsid w:val="00DE704C"/>
    <w:rsid w:val="00DE73B0"/>
    <w:rsid w:val="00DE761A"/>
    <w:rsid w:val="00DE77A3"/>
    <w:rsid w:val="00DE7948"/>
    <w:rsid w:val="00DE7966"/>
    <w:rsid w:val="00DE7FD0"/>
    <w:rsid w:val="00DF029E"/>
    <w:rsid w:val="00DF0782"/>
    <w:rsid w:val="00DF08E3"/>
    <w:rsid w:val="00DF0A4D"/>
    <w:rsid w:val="00DF0DED"/>
    <w:rsid w:val="00DF11B5"/>
    <w:rsid w:val="00DF1240"/>
    <w:rsid w:val="00DF164B"/>
    <w:rsid w:val="00DF165B"/>
    <w:rsid w:val="00DF1A75"/>
    <w:rsid w:val="00DF1BCC"/>
    <w:rsid w:val="00DF1C8A"/>
    <w:rsid w:val="00DF2199"/>
    <w:rsid w:val="00DF23BE"/>
    <w:rsid w:val="00DF2ABF"/>
    <w:rsid w:val="00DF2D3A"/>
    <w:rsid w:val="00DF3132"/>
    <w:rsid w:val="00DF31A3"/>
    <w:rsid w:val="00DF333B"/>
    <w:rsid w:val="00DF3546"/>
    <w:rsid w:val="00DF3C39"/>
    <w:rsid w:val="00DF3CAB"/>
    <w:rsid w:val="00DF4419"/>
    <w:rsid w:val="00DF4B29"/>
    <w:rsid w:val="00DF4C94"/>
    <w:rsid w:val="00DF555A"/>
    <w:rsid w:val="00DF55FF"/>
    <w:rsid w:val="00DF61BF"/>
    <w:rsid w:val="00DF6341"/>
    <w:rsid w:val="00DF6374"/>
    <w:rsid w:val="00DF65E2"/>
    <w:rsid w:val="00DF6679"/>
    <w:rsid w:val="00DF6795"/>
    <w:rsid w:val="00DF69F8"/>
    <w:rsid w:val="00DF6CA2"/>
    <w:rsid w:val="00DF6D54"/>
    <w:rsid w:val="00DF70AA"/>
    <w:rsid w:val="00DF7639"/>
    <w:rsid w:val="00DF7A49"/>
    <w:rsid w:val="00DF7AB2"/>
    <w:rsid w:val="00DF7D45"/>
    <w:rsid w:val="00DF7F2C"/>
    <w:rsid w:val="00E00328"/>
    <w:rsid w:val="00E007E5"/>
    <w:rsid w:val="00E00A86"/>
    <w:rsid w:val="00E00CA5"/>
    <w:rsid w:val="00E00CE1"/>
    <w:rsid w:val="00E00D12"/>
    <w:rsid w:val="00E00EC4"/>
    <w:rsid w:val="00E01538"/>
    <w:rsid w:val="00E01585"/>
    <w:rsid w:val="00E01845"/>
    <w:rsid w:val="00E01867"/>
    <w:rsid w:val="00E01925"/>
    <w:rsid w:val="00E01E48"/>
    <w:rsid w:val="00E026D3"/>
    <w:rsid w:val="00E02896"/>
    <w:rsid w:val="00E029BA"/>
    <w:rsid w:val="00E02B05"/>
    <w:rsid w:val="00E02CFD"/>
    <w:rsid w:val="00E02E03"/>
    <w:rsid w:val="00E03030"/>
    <w:rsid w:val="00E030D5"/>
    <w:rsid w:val="00E032EE"/>
    <w:rsid w:val="00E03AC5"/>
    <w:rsid w:val="00E03B83"/>
    <w:rsid w:val="00E03C99"/>
    <w:rsid w:val="00E03D7D"/>
    <w:rsid w:val="00E03D98"/>
    <w:rsid w:val="00E03EC0"/>
    <w:rsid w:val="00E03FC0"/>
    <w:rsid w:val="00E0405A"/>
    <w:rsid w:val="00E042D7"/>
    <w:rsid w:val="00E04D71"/>
    <w:rsid w:val="00E04E06"/>
    <w:rsid w:val="00E052EA"/>
    <w:rsid w:val="00E05490"/>
    <w:rsid w:val="00E05714"/>
    <w:rsid w:val="00E05779"/>
    <w:rsid w:val="00E058CD"/>
    <w:rsid w:val="00E05948"/>
    <w:rsid w:val="00E0596F"/>
    <w:rsid w:val="00E05B61"/>
    <w:rsid w:val="00E05BFA"/>
    <w:rsid w:val="00E062CD"/>
    <w:rsid w:val="00E0643C"/>
    <w:rsid w:val="00E0669E"/>
    <w:rsid w:val="00E069E4"/>
    <w:rsid w:val="00E06A7B"/>
    <w:rsid w:val="00E06B49"/>
    <w:rsid w:val="00E076A5"/>
    <w:rsid w:val="00E078B9"/>
    <w:rsid w:val="00E078E8"/>
    <w:rsid w:val="00E07BF8"/>
    <w:rsid w:val="00E07E54"/>
    <w:rsid w:val="00E100CA"/>
    <w:rsid w:val="00E102E8"/>
    <w:rsid w:val="00E10441"/>
    <w:rsid w:val="00E105CA"/>
    <w:rsid w:val="00E10625"/>
    <w:rsid w:val="00E1064D"/>
    <w:rsid w:val="00E10CAB"/>
    <w:rsid w:val="00E10F49"/>
    <w:rsid w:val="00E11369"/>
    <w:rsid w:val="00E114E5"/>
    <w:rsid w:val="00E11C06"/>
    <w:rsid w:val="00E11EE3"/>
    <w:rsid w:val="00E11EE7"/>
    <w:rsid w:val="00E120DB"/>
    <w:rsid w:val="00E120E9"/>
    <w:rsid w:val="00E125D1"/>
    <w:rsid w:val="00E12805"/>
    <w:rsid w:val="00E12864"/>
    <w:rsid w:val="00E12EB3"/>
    <w:rsid w:val="00E12F2D"/>
    <w:rsid w:val="00E13152"/>
    <w:rsid w:val="00E131C3"/>
    <w:rsid w:val="00E1338C"/>
    <w:rsid w:val="00E133D7"/>
    <w:rsid w:val="00E135F2"/>
    <w:rsid w:val="00E13996"/>
    <w:rsid w:val="00E13EFD"/>
    <w:rsid w:val="00E140FF"/>
    <w:rsid w:val="00E142A4"/>
    <w:rsid w:val="00E1433A"/>
    <w:rsid w:val="00E1433C"/>
    <w:rsid w:val="00E14571"/>
    <w:rsid w:val="00E14731"/>
    <w:rsid w:val="00E14C16"/>
    <w:rsid w:val="00E1506A"/>
    <w:rsid w:val="00E15424"/>
    <w:rsid w:val="00E158FE"/>
    <w:rsid w:val="00E15983"/>
    <w:rsid w:val="00E161E9"/>
    <w:rsid w:val="00E171EC"/>
    <w:rsid w:val="00E1729C"/>
    <w:rsid w:val="00E1745C"/>
    <w:rsid w:val="00E175C3"/>
    <w:rsid w:val="00E17644"/>
    <w:rsid w:val="00E17661"/>
    <w:rsid w:val="00E17698"/>
    <w:rsid w:val="00E1773E"/>
    <w:rsid w:val="00E17902"/>
    <w:rsid w:val="00E201F6"/>
    <w:rsid w:val="00E2021A"/>
    <w:rsid w:val="00E20341"/>
    <w:rsid w:val="00E204F7"/>
    <w:rsid w:val="00E207E3"/>
    <w:rsid w:val="00E208B2"/>
    <w:rsid w:val="00E20DBC"/>
    <w:rsid w:val="00E21360"/>
    <w:rsid w:val="00E2167D"/>
    <w:rsid w:val="00E219E7"/>
    <w:rsid w:val="00E21AAD"/>
    <w:rsid w:val="00E21BC0"/>
    <w:rsid w:val="00E21DF2"/>
    <w:rsid w:val="00E21FDB"/>
    <w:rsid w:val="00E22341"/>
    <w:rsid w:val="00E223D9"/>
    <w:rsid w:val="00E22778"/>
    <w:rsid w:val="00E228D9"/>
    <w:rsid w:val="00E22943"/>
    <w:rsid w:val="00E2294B"/>
    <w:rsid w:val="00E22C0A"/>
    <w:rsid w:val="00E22D56"/>
    <w:rsid w:val="00E230B6"/>
    <w:rsid w:val="00E23395"/>
    <w:rsid w:val="00E23425"/>
    <w:rsid w:val="00E239A6"/>
    <w:rsid w:val="00E23B51"/>
    <w:rsid w:val="00E23D9E"/>
    <w:rsid w:val="00E23DC5"/>
    <w:rsid w:val="00E23EDA"/>
    <w:rsid w:val="00E2405D"/>
    <w:rsid w:val="00E24702"/>
    <w:rsid w:val="00E24802"/>
    <w:rsid w:val="00E24C3C"/>
    <w:rsid w:val="00E25000"/>
    <w:rsid w:val="00E2507A"/>
    <w:rsid w:val="00E2517E"/>
    <w:rsid w:val="00E251BD"/>
    <w:rsid w:val="00E25202"/>
    <w:rsid w:val="00E25A99"/>
    <w:rsid w:val="00E25BFE"/>
    <w:rsid w:val="00E25D4A"/>
    <w:rsid w:val="00E25DC0"/>
    <w:rsid w:val="00E26282"/>
    <w:rsid w:val="00E26385"/>
    <w:rsid w:val="00E2660F"/>
    <w:rsid w:val="00E26827"/>
    <w:rsid w:val="00E268B8"/>
    <w:rsid w:val="00E26E2D"/>
    <w:rsid w:val="00E2721B"/>
    <w:rsid w:val="00E2728A"/>
    <w:rsid w:val="00E273CA"/>
    <w:rsid w:val="00E274A7"/>
    <w:rsid w:val="00E2766C"/>
    <w:rsid w:val="00E27A2F"/>
    <w:rsid w:val="00E27DDA"/>
    <w:rsid w:val="00E3086E"/>
    <w:rsid w:val="00E3087E"/>
    <w:rsid w:val="00E30BF7"/>
    <w:rsid w:val="00E30C04"/>
    <w:rsid w:val="00E30D8C"/>
    <w:rsid w:val="00E31932"/>
    <w:rsid w:val="00E31EF1"/>
    <w:rsid w:val="00E321C7"/>
    <w:rsid w:val="00E323E8"/>
    <w:rsid w:val="00E327E6"/>
    <w:rsid w:val="00E32CA1"/>
    <w:rsid w:val="00E33011"/>
    <w:rsid w:val="00E334FF"/>
    <w:rsid w:val="00E336E5"/>
    <w:rsid w:val="00E33719"/>
    <w:rsid w:val="00E33758"/>
    <w:rsid w:val="00E3375A"/>
    <w:rsid w:val="00E33DCE"/>
    <w:rsid w:val="00E33F96"/>
    <w:rsid w:val="00E3403A"/>
    <w:rsid w:val="00E349BA"/>
    <w:rsid w:val="00E3519C"/>
    <w:rsid w:val="00E3540F"/>
    <w:rsid w:val="00E3545F"/>
    <w:rsid w:val="00E354B1"/>
    <w:rsid w:val="00E35858"/>
    <w:rsid w:val="00E35B7E"/>
    <w:rsid w:val="00E35C01"/>
    <w:rsid w:val="00E35EE1"/>
    <w:rsid w:val="00E360C2"/>
    <w:rsid w:val="00E361B1"/>
    <w:rsid w:val="00E362F0"/>
    <w:rsid w:val="00E36405"/>
    <w:rsid w:val="00E366B6"/>
    <w:rsid w:val="00E36B7D"/>
    <w:rsid w:val="00E36C47"/>
    <w:rsid w:val="00E3743A"/>
    <w:rsid w:val="00E374D5"/>
    <w:rsid w:val="00E37564"/>
    <w:rsid w:val="00E37633"/>
    <w:rsid w:val="00E3784F"/>
    <w:rsid w:val="00E37FA8"/>
    <w:rsid w:val="00E40013"/>
    <w:rsid w:val="00E40105"/>
    <w:rsid w:val="00E403C1"/>
    <w:rsid w:val="00E4066A"/>
    <w:rsid w:val="00E40683"/>
    <w:rsid w:val="00E409E6"/>
    <w:rsid w:val="00E40C36"/>
    <w:rsid w:val="00E40D10"/>
    <w:rsid w:val="00E40E9E"/>
    <w:rsid w:val="00E41282"/>
    <w:rsid w:val="00E417B0"/>
    <w:rsid w:val="00E4181B"/>
    <w:rsid w:val="00E41E2A"/>
    <w:rsid w:val="00E423C5"/>
    <w:rsid w:val="00E4248A"/>
    <w:rsid w:val="00E424A0"/>
    <w:rsid w:val="00E42834"/>
    <w:rsid w:val="00E4283E"/>
    <w:rsid w:val="00E42DF9"/>
    <w:rsid w:val="00E42E1C"/>
    <w:rsid w:val="00E42EEF"/>
    <w:rsid w:val="00E42FAE"/>
    <w:rsid w:val="00E4316D"/>
    <w:rsid w:val="00E43305"/>
    <w:rsid w:val="00E43494"/>
    <w:rsid w:val="00E4354E"/>
    <w:rsid w:val="00E4393C"/>
    <w:rsid w:val="00E43A41"/>
    <w:rsid w:val="00E43E88"/>
    <w:rsid w:val="00E444AE"/>
    <w:rsid w:val="00E446E5"/>
    <w:rsid w:val="00E44ABF"/>
    <w:rsid w:val="00E44C34"/>
    <w:rsid w:val="00E44FFD"/>
    <w:rsid w:val="00E454AD"/>
    <w:rsid w:val="00E45785"/>
    <w:rsid w:val="00E459A4"/>
    <w:rsid w:val="00E459E9"/>
    <w:rsid w:val="00E45C24"/>
    <w:rsid w:val="00E45C46"/>
    <w:rsid w:val="00E45C91"/>
    <w:rsid w:val="00E45CC9"/>
    <w:rsid w:val="00E45EC4"/>
    <w:rsid w:val="00E45FB8"/>
    <w:rsid w:val="00E470F5"/>
    <w:rsid w:val="00E47226"/>
    <w:rsid w:val="00E474E8"/>
    <w:rsid w:val="00E47863"/>
    <w:rsid w:val="00E47B40"/>
    <w:rsid w:val="00E47C5F"/>
    <w:rsid w:val="00E47F16"/>
    <w:rsid w:val="00E507CB"/>
    <w:rsid w:val="00E5081C"/>
    <w:rsid w:val="00E508BF"/>
    <w:rsid w:val="00E5091B"/>
    <w:rsid w:val="00E50A63"/>
    <w:rsid w:val="00E50E59"/>
    <w:rsid w:val="00E514C0"/>
    <w:rsid w:val="00E51B16"/>
    <w:rsid w:val="00E51B1D"/>
    <w:rsid w:val="00E520BA"/>
    <w:rsid w:val="00E522E6"/>
    <w:rsid w:val="00E52484"/>
    <w:rsid w:val="00E5276B"/>
    <w:rsid w:val="00E527AF"/>
    <w:rsid w:val="00E52814"/>
    <w:rsid w:val="00E528EA"/>
    <w:rsid w:val="00E529B1"/>
    <w:rsid w:val="00E52CAE"/>
    <w:rsid w:val="00E52CC5"/>
    <w:rsid w:val="00E5332B"/>
    <w:rsid w:val="00E535A8"/>
    <w:rsid w:val="00E53671"/>
    <w:rsid w:val="00E53697"/>
    <w:rsid w:val="00E5404D"/>
    <w:rsid w:val="00E54168"/>
    <w:rsid w:val="00E545E5"/>
    <w:rsid w:val="00E548E6"/>
    <w:rsid w:val="00E55298"/>
    <w:rsid w:val="00E55601"/>
    <w:rsid w:val="00E55605"/>
    <w:rsid w:val="00E5582C"/>
    <w:rsid w:val="00E5620C"/>
    <w:rsid w:val="00E56319"/>
    <w:rsid w:val="00E563B5"/>
    <w:rsid w:val="00E5667A"/>
    <w:rsid w:val="00E567A9"/>
    <w:rsid w:val="00E56B9E"/>
    <w:rsid w:val="00E57859"/>
    <w:rsid w:val="00E5788E"/>
    <w:rsid w:val="00E579E0"/>
    <w:rsid w:val="00E57D70"/>
    <w:rsid w:val="00E57E1A"/>
    <w:rsid w:val="00E57F98"/>
    <w:rsid w:val="00E60357"/>
    <w:rsid w:val="00E6060B"/>
    <w:rsid w:val="00E61142"/>
    <w:rsid w:val="00E6153D"/>
    <w:rsid w:val="00E61587"/>
    <w:rsid w:val="00E61681"/>
    <w:rsid w:val="00E61BB0"/>
    <w:rsid w:val="00E61DB5"/>
    <w:rsid w:val="00E61EC8"/>
    <w:rsid w:val="00E624A0"/>
    <w:rsid w:val="00E6284F"/>
    <w:rsid w:val="00E62A56"/>
    <w:rsid w:val="00E62E1B"/>
    <w:rsid w:val="00E633AF"/>
    <w:rsid w:val="00E633F1"/>
    <w:rsid w:val="00E636F5"/>
    <w:rsid w:val="00E636FD"/>
    <w:rsid w:val="00E6378B"/>
    <w:rsid w:val="00E63BC4"/>
    <w:rsid w:val="00E63ECF"/>
    <w:rsid w:val="00E63FDF"/>
    <w:rsid w:val="00E64195"/>
    <w:rsid w:val="00E64617"/>
    <w:rsid w:val="00E647F9"/>
    <w:rsid w:val="00E649E4"/>
    <w:rsid w:val="00E64D9F"/>
    <w:rsid w:val="00E64DAA"/>
    <w:rsid w:val="00E65084"/>
    <w:rsid w:val="00E6508A"/>
    <w:rsid w:val="00E650EB"/>
    <w:rsid w:val="00E6527D"/>
    <w:rsid w:val="00E652EA"/>
    <w:rsid w:val="00E6542B"/>
    <w:rsid w:val="00E6548E"/>
    <w:rsid w:val="00E655FC"/>
    <w:rsid w:val="00E657DB"/>
    <w:rsid w:val="00E657FD"/>
    <w:rsid w:val="00E65B8B"/>
    <w:rsid w:val="00E65D92"/>
    <w:rsid w:val="00E65FDD"/>
    <w:rsid w:val="00E661B9"/>
    <w:rsid w:val="00E663CF"/>
    <w:rsid w:val="00E66418"/>
    <w:rsid w:val="00E665AE"/>
    <w:rsid w:val="00E665DE"/>
    <w:rsid w:val="00E66842"/>
    <w:rsid w:val="00E669D9"/>
    <w:rsid w:val="00E66D16"/>
    <w:rsid w:val="00E66EE2"/>
    <w:rsid w:val="00E66F0D"/>
    <w:rsid w:val="00E6721C"/>
    <w:rsid w:val="00E674F1"/>
    <w:rsid w:val="00E6763F"/>
    <w:rsid w:val="00E67B44"/>
    <w:rsid w:val="00E67CB1"/>
    <w:rsid w:val="00E70037"/>
    <w:rsid w:val="00E704B6"/>
    <w:rsid w:val="00E704FA"/>
    <w:rsid w:val="00E70534"/>
    <w:rsid w:val="00E706B9"/>
    <w:rsid w:val="00E70976"/>
    <w:rsid w:val="00E70A84"/>
    <w:rsid w:val="00E70B63"/>
    <w:rsid w:val="00E70BE5"/>
    <w:rsid w:val="00E70E87"/>
    <w:rsid w:val="00E71356"/>
    <w:rsid w:val="00E7161D"/>
    <w:rsid w:val="00E71DBA"/>
    <w:rsid w:val="00E723EF"/>
    <w:rsid w:val="00E72897"/>
    <w:rsid w:val="00E72937"/>
    <w:rsid w:val="00E72BEB"/>
    <w:rsid w:val="00E72E08"/>
    <w:rsid w:val="00E72E41"/>
    <w:rsid w:val="00E73712"/>
    <w:rsid w:val="00E73AA5"/>
    <w:rsid w:val="00E73EAE"/>
    <w:rsid w:val="00E74007"/>
    <w:rsid w:val="00E74254"/>
    <w:rsid w:val="00E7428F"/>
    <w:rsid w:val="00E754A4"/>
    <w:rsid w:val="00E7562E"/>
    <w:rsid w:val="00E75903"/>
    <w:rsid w:val="00E75926"/>
    <w:rsid w:val="00E7629E"/>
    <w:rsid w:val="00E763A2"/>
    <w:rsid w:val="00E768D4"/>
    <w:rsid w:val="00E7696C"/>
    <w:rsid w:val="00E76DD1"/>
    <w:rsid w:val="00E76F0B"/>
    <w:rsid w:val="00E7708D"/>
    <w:rsid w:val="00E770CE"/>
    <w:rsid w:val="00E77161"/>
    <w:rsid w:val="00E771B7"/>
    <w:rsid w:val="00E778E9"/>
    <w:rsid w:val="00E77976"/>
    <w:rsid w:val="00E77E05"/>
    <w:rsid w:val="00E802C1"/>
    <w:rsid w:val="00E80450"/>
    <w:rsid w:val="00E804FD"/>
    <w:rsid w:val="00E80540"/>
    <w:rsid w:val="00E805B8"/>
    <w:rsid w:val="00E805CD"/>
    <w:rsid w:val="00E80686"/>
    <w:rsid w:val="00E80793"/>
    <w:rsid w:val="00E80AE7"/>
    <w:rsid w:val="00E80B36"/>
    <w:rsid w:val="00E80E2A"/>
    <w:rsid w:val="00E81025"/>
    <w:rsid w:val="00E8108A"/>
    <w:rsid w:val="00E810C1"/>
    <w:rsid w:val="00E81283"/>
    <w:rsid w:val="00E8130A"/>
    <w:rsid w:val="00E81451"/>
    <w:rsid w:val="00E8189A"/>
    <w:rsid w:val="00E818BA"/>
    <w:rsid w:val="00E81915"/>
    <w:rsid w:val="00E81A0C"/>
    <w:rsid w:val="00E81B30"/>
    <w:rsid w:val="00E81B3F"/>
    <w:rsid w:val="00E81F5B"/>
    <w:rsid w:val="00E81F88"/>
    <w:rsid w:val="00E8205E"/>
    <w:rsid w:val="00E8213A"/>
    <w:rsid w:val="00E8227E"/>
    <w:rsid w:val="00E8265E"/>
    <w:rsid w:val="00E8290C"/>
    <w:rsid w:val="00E82983"/>
    <w:rsid w:val="00E82C2F"/>
    <w:rsid w:val="00E82D3B"/>
    <w:rsid w:val="00E82D42"/>
    <w:rsid w:val="00E82E8A"/>
    <w:rsid w:val="00E83099"/>
    <w:rsid w:val="00E83296"/>
    <w:rsid w:val="00E83357"/>
    <w:rsid w:val="00E83405"/>
    <w:rsid w:val="00E838A4"/>
    <w:rsid w:val="00E838D1"/>
    <w:rsid w:val="00E83B00"/>
    <w:rsid w:val="00E847EA"/>
    <w:rsid w:val="00E84B9C"/>
    <w:rsid w:val="00E84C9C"/>
    <w:rsid w:val="00E84D86"/>
    <w:rsid w:val="00E84D9F"/>
    <w:rsid w:val="00E84F8D"/>
    <w:rsid w:val="00E84FFC"/>
    <w:rsid w:val="00E851A8"/>
    <w:rsid w:val="00E85418"/>
    <w:rsid w:val="00E85646"/>
    <w:rsid w:val="00E85708"/>
    <w:rsid w:val="00E8576F"/>
    <w:rsid w:val="00E85835"/>
    <w:rsid w:val="00E85A89"/>
    <w:rsid w:val="00E85DC1"/>
    <w:rsid w:val="00E85F50"/>
    <w:rsid w:val="00E85F89"/>
    <w:rsid w:val="00E85FCC"/>
    <w:rsid w:val="00E8644E"/>
    <w:rsid w:val="00E86A06"/>
    <w:rsid w:val="00E86AC3"/>
    <w:rsid w:val="00E86B1D"/>
    <w:rsid w:val="00E86DFA"/>
    <w:rsid w:val="00E87076"/>
    <w:rsid w:val="00E87129"/>
    <w:rsid w:val="00E87303"/>
    <w:rsid w:val="00E873AC"/>
    <w:rsid w:val="00E874A6"/>
    <w:rsid w:val="00E874EB"/>
    <w:rsid w:val="00E876D5"/>
    <w:rsid w:val="00E901B8"/>
    <w:rsid w:val="00E9026D"/>
    <w:rsid w:val="00E90644"/>
    <w:rsid w:val="00E906D0"/>
    <w:rsid w:val="00E90891"/>
    <w:rsid w:val="00E90D62"/>
    <w:rsid w:val="00E90E6C"/>
    <w:rsid w:val="00E90F70"/>
    <w:rsid w:val="00E910D5"/>
    <w:rsid w:val="00E916FE"/>
    <w:rsid w:val="00E91EF9"/>
    <w:rsid w:val="00E921BF"/>
    <w:rsid w:val="00E923E0"/>
    <w:rsid w:val="00E92789"/>
    <w:rsid w:val="00E92996"/>
    <w:rsid w:val="00E92C50"/>
    <w:rsid w:val="00E930C5"/>
    <w:rsid w:val="00E93529"/>
    <w:rsid w:val="00E9379A"/>
    <w:rsid w:val="00E938D5"/>
    <w:rsid w:val="00E93DC1"/>
    <w:rsid w:val="00E94140"/>
    <w:rsid w:val="00E9424F"/>
    <w:rsid w:val="00E944CE"/>
    <w:rsid w:val="00E947A9"/>
    <w:rsid w:val="00E947C4"/>
    <w:rsid w:val="00E948E7"/>
    <w:rsid w:val="00E94B45"/>
    <w:rsid w:val="00E94C02"/>
    <w:rsid w:val="00E94E25"/>
    <w:rsid w:val="00E950A9"/>
    <w:rsid w:val="00E950DD"/>
    <w:rsid w:val="00E9516C"/>
    <w:rsid w:val="00E951B6"/>
    <w:rsid w:val="00E952FA"/>
    <w:rsid w:val="00E9560F"/>
    <w:rsid w:val="00E95B7D"/>
    <w:rsid w:val="00E95C19"/>
    <w:rsid w:val="00E960CB"/>
    <w:rsid w:val="00E9620E"/>
    <w:rsid w:val="00E9639C"/>
    <w:rsid w:val="00E96458"/>
    <w:rsid w:val="00E964E6"/>
    <w:rsid w:val="00E96B61"/>
    <w:rsid w:val="00E96F5E"/>
    <w:rsid w:val="00E96F6A"/>
    <w:rsid w:val="00E9727A"/>
    <w:rsid w:val="00E973C1"/>
    <w:rsid w:val="00E976D5"/>
    <w:rsid w:val="00E9798C"/>
    <w:rsid w:val="00E97CD2"/>
    <w:rsid w:val="00E97E3B"/>
    <w:rsid w:val="00E97E48"/>
    <w:rsid w:val="00E97F71"/>
    <w:rsid w:val="00EA02AB"/>
    <w:rsid w:val="00EA0750"/>
    <w:rsid w:val="00EA0BA7"/>
    <w:rsid w:val="00EA0E05"/>
    <w:rsid w:val="00EA0E5D"/>
    <w:rsid w:val="00EA16A9"/>
    <w:rsid w:val="00EA1C73"/>
    <w:rsid w:val="00EA1E99"/>
    <w:rsid w:val="00EA1F5A"/>
    <w:rsid w:val="00EA24A7"/>
    <w:rsid w:val="00EA2794"/>
    <w:rsid w:val="00EA2807"/>
    <w:rsid w:val="00EA2909"/>
    <w:rsid w:val="00EA2B5D"/>
    <w:rsid w:val="00EA2E48"/>
    <w:rsid w:val="00EA2EAA"/>
    <w:rsid w:val="00EA2FE8"/>
    <w:rsid w:val="00EA33AD"/>
    <w:rsid w:val="00EA35DC"/>
    <w:rsid w:val="00EA3B5D"/>
    <w:rsid w:val="00EA3D57"/>
    <w:rsid w:val="00EA412C"/>
    <w:rsid w:val="00EA4281"/>
    <w:rsid w:val="00EA43AE"/>
    <w:rsid w:val="00EA451B"/>
    <w:rsid w:val="00EA46E3"/>
    <w:rsid w:val="00EA474F"/>
    <w:rsid w:val="00EA4938"/>
    <w:rsid w:val="00EA4940"/>
    <w:rsid w:val="00EA4C0A"/>
    <w:rsid w:val="00EA4D2E"/>
    <w:rsid w:val="00EA4E95"/>
    <w:rsid w:val="00EA53B6"/>
    <w:rsid w:val="00EA5469"/>
    <w:rsid w:val="00EA613B"/>
    <w:rsid w:val="00EA6198"/>
    <w:rsid w:val="00EA6421"/>
    <w:rsid w:val="00EA65FD"/>
    <w:rsid w:val="00EA6699"/>
    <w:rsid w:val="00EA6F6A"/>
    <w:rsid w:val="00EA6F75"/>
    <w:rsid w:val="00EA709E"/>
    <w:rsid w:val="00EA70C5"/>
    <w:rsid w:val="00EA71EE"/>
    <w:rsid w:val="00EA7230"/>
    <w:rsid w:val="00EA78EA"/>
    <w:rsid w:val="00EA7A14"/>
    <w:rsid w:val="00EA7A9C"/>
    <w:rsid w:val="00EB0092"/>
    <w:rsid w:val="00EB03A7"/>
    <w:rsid w:val="00EB04E7"/>
    <w:rsid w:val="00EB064F"/>
    <w:rsid w:val="00EB06A7"/>
    <w:rsid w:val="00EB089A"/>
    <w:rsid w:val="00EB0C7C"/>
    <w:rsid w:val="00EB0E52"/>
    <w:rsid w:val="00EB10A9"/>
    <w:rsid w:val="00EB1DEF"/>
    <w:rsid w:val="00EB286F"/>
    <w:rsid w:val="00EB2FCA"/>
    <w:rsid w:val="00EB354A"/>
    <w:rsid w:val="00EB3614"/>
    <w:rsid w:val="00EB3653"/>
    <w:rsid w:val="00EB37A2"/>
    <w:rsid w:val="00EB3A0A"/>
    <w:rsid w:val="00EB3B02"/>
    <w:rsid w:val="00EB3B68"/>
    <w:rsid w:val="00EB4066"/>
    <w:rsid w:val="00EB439D"/>
    <w:rsid w:val="00EB453D"/>
    <w:rsid w:val="00EB4ABF"/>
    <w:rsid w:val="00EB4AD0"/>
    <w:rsid w:val="00EB5113"/>
    <w:rsid w:val="00EB52D0"/>
    <w:rsid w:val="00EB55B9"/>
    <w:rsid w:val="00EB563A"/>
    <w:rsid w:val="00EB59B9"/>
    <w:rsid w:val="00EB5A78"/>
    <w:rsid w:val="00EB5C9E"/>
    <w:rsid w:val="00EB69AE"/>
    <w:rsid w:val="00EB6D63"/>
    <w:rsid w:val="00EB6DF5"/>
    <w:rsid w:val="00EB6F21"/>
    <w:rsid w:val="00EB71ED"/>
    <w:rsid w:val="00EB748E"/>
    <w:rsid w:val="00EB7734"/>
    <w:rsid w:val="00EB77A0"/>
    <w:rsid w:val="00EB7827"/>
    <w:rsid w:val="00EB7840"/>
    <w:rsid w:val="00EB7A40"/>
    <w:rsid w:val="00EB7BCF"/>
    <w:rsid w:val="00EC0117"/>
    <w:rsid w:val="00EC012C"/>
    <w:rsid w:val="00EC097A"/>
    <w:rsid w:val="00EC0A30"/>
    <w:rsid w:val="00EC0C34"/>
    <w:rsid w:val="00EC0E4D"/>
    <w:rsid w:val="00EC11B6"/>
    <w:rsid w:val="00EC1351"/>
    <w:rsid w:val="00EC191D"/>
    <w:rsid w:val="00EC1C2C"/>
    <w:rsid w:val="00EC1DDC"/>
    <w:rsid w:val="00EC279D"/>
    <w:rsid w:val="00EC2A37"/>
    <w:rsid w:val="00EC2A7B"/>
    <w:rsid w:val="00EC2DDA"/>
    <w:rsid w:val="00EC2EEA"/>
    <w:rsid w:val="00EC32EE"/>
    <w:rsid w:val="00EC330C"/>
    <w:rsid w:val="00EC3410"/>
    <w:rsid w:val="00EC38D1"/>
    <w:rsid w:val="00EC39DA"/>
    <w:rsid w:val="00EC3BCE"/>
    <w:rsid w:val="00EC3E02"/>
    <w:rsid w:val="00EC3E9C"/>
    <w:rsid w:val="00EC3FD3"/>
    <w:rsid w:val="00EC4263"/>
    <w:rsid w:val="00EC489D"/>
    <w:rsid w:val="00EC4A19"/>
    <w:rsid w:val="00EC4C75"/>
    <w:rsid w:val="00EC52BA"/>
    <w:rsid w:val="00EC5485"/>
    <w:rsid w:val="00EC5AF4"/>
    <w:rsid w:val="00EC5B04"/>
    <w:rsid w:val="00EC6163"/>
    <w:rsid w:val="00EC6BA4"/>
    <w:rsid w:val="00EC6D67"/>
    <w:rsid w:val="00EC700D"/>
    <w:rsid w:val="00EC7030"/>
    <w:rsid w:val="00EC7207"/>
    <w:rsid w:val="00EC73FF"/>
    <w:rsid w:val="00EC75E5"/>
    <w:rsid w:val="00EC7C35"/>
    <w:rsid w:val="00ED0560"/>
    <w:rsid w:val="00ED05BA"/>
    <w:rsid w:val="00ED0AE2"/>
    <w:rsid w:val="00ED0C5F"/>
    <w:rsid w:val="00ED0CBB"/>
    <w:rsid w:val="00ED122C"/>
    <w:rsid w:val="00ED13E5"/>
    <w:rsid w:val="00ED148D"/>
    <w:rsid w:val="00ED1526"/>
    <w:rsid w:val="00ED1BF4"/>
    <w:rsid w:val="00ED1C29"/>
    <w:rsid w:val="00ED1F7B"/>
    <w:rsid w:val="00ED20F3"/>
    <w:rsid w:val="00ED29BF"/>
    <w:rsid w:val="00ED2C72"/>
    <w:rsid w:val="00ED304F"/>
    <w:rsid w:val="00ED306B"/>
    <w:rsid w:val="00ED346B"/>
    <w:rsid w:val="00ED355E"/>
    <w:rsid w:val="00ED3681"/>
    <w:rsid w:val="00ED3719"/>
    <w:rsid w:val="00ED3A0A"/>
    <w:rsid w:val="00ED3D65"/>
    <w:rsid w:val="00ED3EE1"/>
    <w:rsid w:val="00ED3F20"/>
    <w:rsid w:val="00ED405E"/>
    <w:rsid w:val="00ED42ED"/>
    <w:rsid w:val="00ED473B"/>
    <w:rsid w:val="00ED48B1"/>
    <w:rsid w:val="00ED48D5"/>
    <w:rsid w:val="00ED4BE8"/>
    <w:rsid w:val="00ED4C89"/>
    <w:rsid w:val="00ED4D52"/>
    <w:rsid w:val="00ED501C"/>
    <w:rsid w:val="00ED5259"/>
    <w:rsid w:val="00ED55DF"/>
    <w:rsid w:val="00ED55FA"/>
    <w:rsid w:val="00ED58DB"/>
    <w:rsid w:val="00ED592C"/>
    <w:rsid w:val="00ED5DF5"/>
    <w:rsid w:val="00ED5EEB"/>
    <w:rsid w:val="00ED5F9B"/>
    <w:rsid w:val="00ED6048"/>
    <w:rsid w:val="00ED606E"/>
    <w:rsid w:val="00ED614B"/>
    <w:rsid w:val="00ED625F"/>
    <w:rsid w:val="00ED628E"/>
    <w:rsid w:val="00ED65AF"/>
    <w:rsid w:val="00ED6723"/>
    <w:rsid w:val="00ED6748"/>
    <w:rsid w:val="00ED6F38"/>
    <w:rsid w:val="00ED7322"/>
    <w:rsid w:val="00ED7570"/>
    <w:rsid w:val="00ED7742"/>
    <w:rsid w:val="00ED7CA0"/>
    <w:rsid w:val="00ED7D36"/>
    <w:rsid w:val="00ED7ED2"/>
    <w:rsid w:val="00EE0038"/>
    <w:rsid w:val="00EE03F6"/>
    <w:rsid w:val="00EE05E6"/>
    <w:rsid w:val="00EE0802"/>
    <w:rsid w:val="00EE0CC9"/>
    <w:rsid w:val="00EE0F5D"/>
    <w:rsid w:val="00EE134A"/>
    <w:rsid w:val="00EE147D"/>
    <w:rsid w:val="00EE1A64"/>
    <w:rsid w:val="00EE1BF6"/>
    <w:rsid w:val="00EE1D4B"/>
    <w:rsid w:val="00EE1EFB"/>
    <w:rsid w:val="00EE20FF"/>
    <w:rsid w:val="00EE274F"/>
    <w:rsid w:val="00EE2B41"/>
    <w:rsid w:val="00EE2D61"/>
    <w:rsid w:val="00EE2FAA"/>
    <w:rsid w:val="00EE3061"/>
    <w:rsid w:val="00EE3137"/>
    <w:rsid w:val="00EE34C5"/>
    <w:rsid w:val="00EE3C60"/>
    <w:rsid w:val="00EE3FDC"/>
    <w:rsid w:val="00EE418C"/>
    <w:rsid w:val="00EE4651"/>
    <w:rsid w:val="00EE4807"/>
    <w:rsid w:val="00EE48EB"/>
    <w:rsid w:val="00EE498F"/>
    <w:rsid w:val="00EE4AD3"/>
    <w:rsid w:val="00EE4D77"/>
    <w:rsid w:val="00EE4FBD"/>
    <w:rsid w:val="00EE50D5"/>
    <w:rsid w:val="00EE521D"/>
    <w:rsid w:val="00EE5385"/>
    <w:rsid w:val="00EE581B"/>
    <w:rsid w:val="00EE58B3"/>
    <w:rsid w:val="00EE5D4D"/>
    <w:rsid w:val="00EE5D8E"/>
    <w:rsid w:val="00EE5DB1"/>
    <w:rsid w:val="00EE6586"/>
    <w:rsid w:val="00EE67A6"/>
    <w:rsid w:val="00EE6CCB"/>
    <w:rsid w:val="00EE6EA0"/>
    <w:rsid w:val="00EE6F28"/>
    <w:rsid w:val="00EE72A7"/>
    <w:rsid w:val="00EE77A8"/>
    <w:rsid w:val="00EE77F5"/>
    <w:rsid w:val="00EE7871"/>
    <w:rsid w:val="00EE789F"/>
    <w:rsid w:val="00EE7957"/>
    <w:rsid w:val="00EE7B7B"/>
    <w:rsid w:val="00EE7BAA"/>
    <w:rsid w:val="00EE7F5D"/>
    <w:rsid w:val="00EE7F6F"/>
    <w:rsid w:val="00EF006A"/>
    <w:rsid w:val="00EF057B"/>
    <w:rsid w:val="00EF0947"/>
    <w:rsid w:val="00EF0ECA"/>
    <w:rsid w:val="00EF0F21"/>
    <w:rsid w:val="00EF1013"/>
    <w:rsid w:val="00EF127A"/>
    <w:rsid w:val="00EF134C"/>
    <w:rsid w:val="00EF1741"/>
    <w:rsid w:val="00EF21D9"/>
    <w:rsid w:val="00EF24FE"/>
    <w:rsid w:val="00EF2ABF"/>
    <w:rsid w:val="00EF347E"/>
    <w:rsid w:val="00EF372A"/>
    <w:rsid w:val="00EF3AE2"/>
    <w:rsid w:val="00EF3E93"/>
    <w:rsid w:val="00EF3F52"/>
    <w:rsid w:val="00EF3F8F"/>
    <w:rsid w:val="00EF4134"/>
    <w:rsid w:val="00EF4296"/>
    <w:rsid w:val="00EF44C4"/>
    <w:rsid w:val="00EF46F3"/>
    <w:rsid w:val="00EF485B"/>
    <w:rsid w:val="00EF489B"/>
    <w:rsid w:val="00EF4A8D"/>
    <w:rsid w:val="00EF4AB8"/>
    <w:rsid w:val="00EF504E"/>
    <w:rsid w:val="00EF55D0"/>
    <w:rsid w:val="00EF576B"/>
    <w:rsid w:val="00EF581D"/>
    <w:rsid w:val="00EF583B"/>
    <w:rsid w:val="00EF59F1"/>
    <w:rsid w:val="00EF5BAA"/>
    <w:rsid w:val="00EF5F9B"/>
    <w:rsid w:val="00EF619F"/>
    <w:rsid w:val="00EF6275"/>
    <w:rsid w:val="00EF630B"/>
    <w:rsid w:val="00EF6525"/>
    <w:rsid w:val="00EF65F4"/>
    <w:rsid w:val="00EF67B3"/>
    <w:rsid w:val="00EF6C84"/>
    <w:rsid w:val="00EF6E9C"/>
    <w:rsid w:val="00EF6EFD"/>
    <w:rsid w:val="00EF7353"/>
    <w:rsid w:val="00EF73C5"/>
    <w:rsid w:val="00EF7D99"/>
    <w:rsid w:val="00EF7FD6"/>
    <w:rsid w:val="00F00E11"/>
    <w:rsid w:val="00F01094"/>
    <w:rsid w:val="00F010FA"/>
    <w:rsid w:val="00F01114"/>
    <w:rsid w:val="00F017DC"/>
    <w:rsid w:val="00F018D7"/>
    <w:rsid w:val="00F019EE"/>
    <w:rsid w:val="00F01D04"/>
    <w:rsid w:val="00F01D8B"/>
    <w:rsid w:val="00F0266C"/>
    <w:rsid w:val="00F02921"/>
    <w:rsid w:val="00F02E55"/>
    <w:rsid w:val="00F03202"/>
    <w:rsid w:val="00F033A9"/>
    <w:rsid w:val="00F035DB"/>
    <w:rsid w:val="00F036EC"/>
    <w:rsid w:val="00F03DBF"/>
    <w:rsid w:val="00F04269"/>
    <w:rsid w:val="00F042FF"/>
    <w:rsid w:val="00F0431C"/>
    <w:rsid w:val="00F043CC"/>
    <w:rsid w:val="00F04492"/>
    <w:rsid w:val="00F0482E"/>
    <w:rsid w:val="00F04D27"/>
    <w:rsid w:val="00F04E51"/>
    <w:rsid w:val="00F053D4"/>
    <w:rsid w:val="00F05920"/>
    <w:rsid w:val="00F063FA"/>
    <w:rsid w:val="00F06414"/>
    <w:rsid w:val="00F06823"/>
    <w:rsid w:val="00F06F0F"/>
    <w:rsid w:val="00F07397"/>
    <w:rsid w:val="00F074DC"/>
    <w:rsid w:val="00F0764B"/>
    <w:rsid w:val="00F1048A"/>
    <w:rsid w:val="00F1055C"/>
    <w:rsid w:val="00F10F99"/>
    <w:rsid w:val="00F1170E"/>
    <w:rsid w:val="00F119EB"/>
    <w:rsid w:val="00F120BB"/>
    <w:rsid w:val="00F12575"/>
    <w:rsid w:val="00F126E7"/>
    <w:rsid w:val="00F12769"/>
    <w:rsid w:val="00F12A0D"/>
    <w:rsid w:val="00F12B14"/>
    <w:rsid w:val="00F12CA2"/>
    <w:rsid w:val="00F13016"/>
    <w:rsid w:val="00F13130"/>
    <w:rsid w:val="00F13368"/>
    <w:rsid w:val="00F13834"/>
    <w:rsid w:val="00F1395B"/>
    <w:rsid w:val="00F13F7C"/>
    <w:rsid w:val="00F13F98"/>
    <w:rsid w:val="00F1416B"/>
    <w:rsid w:val="00F142A3"/>
    <w:rsid w:val="00F142C6"/>
    <w:rsid w:val="00F14388"/>
    <w:rsid w:val="00F14431"/>
    <w:rsid w:val="00F144D6"/>
    <w:rsid w:val="00F147B8"/>
    <w:rsid w:val="00F14D21"/>
    <w:rsid w:val="00F1544F"/>
    <w:rsid w:val="00F15685"/>
    <w:rsid w:val="00F158A9"/>
    <w:rsid w:val="00F158BA"/>
    <w:rsid w:val="00F159ED"/>
    <w:rsid w:val="00F15A63"/>
    <w:rsid w:val="00F15CE5"/>
    <w:rsid w:val="00F15F93"/>
    <w:rsid w:val="00F163B7"/>
    <w:rsid w:val="00F1693B"/>
    <w:rsid w:val="00F16BEB"/>
    <w:rsid w:val="00F16CA9"/>
    <w:rsid w:val="00F16DEF"/>
    <w:rsid w:val="00F17267"/>
    <w:rsid w:val="00F17516"/>
    <w:rsid w:val="00F1792B"/>
    <w:rsid w:val="00F17974"/>
    <w:rsid w:val="00F17B51"/>
    <w:rsid w:val="00F200D4"/>
    <w:rsid w:val="00F20188"/>
    <w:rsid w:val="00F20604"/>
    <w:rsid w:val="00F20606"/>
    <w:rsid w:val="00F20987"/>
    <w:rsid w:val="00F20A6C"/>
    <w:rsid w:val="00F20DCE"/>
    <w:rsid w:val="00F21008"/>
    <w:rsid w:val="00F214E2"/>
    <w:rsid w:val="00F21533"/>
    <w:rsid w:val="00F216B4"/>
    <w:rsid w:val="00F2187C"/>
    <w:rsid w:val="00F21B99"/>
    <w:rsid w:val="00F21D68"/>
    <w:rsid w:val="00F21E1A"/>
    <w:rsid w:val="00F220D8"/>
    <w:rsid w:val="00F2212C"/>
    <w:rsid w:val="00F225E8"/>
    <w:rsid w:val="00F226DE"/>
    <w:rsid w:val="00F2289E"/>
    <w:rsid w:val="00F22DE1"/>
    <w:rsid w:val="00F232F8"/>
    <w:rsid w:val="00F2340B"/>
    <w:rsid w:val="00F236E5"/>
    <w:rsid w:val="00F23837"/>
    <w:rsid w:val="00F23B03"/>
    <w:rsid w:val="00F23D49"/>
    <w:rsid w:val="00F23D5F"/>
    <w:rsid w:val="00F23E6E"/>
    <w:rsid w:val="00F2431B"/>
    <w:rsid w:val="00F245A3"/>
    <w:rsid w:val="00F245FA"/>
    <w:rsid w:val="00F250D7"/>
    <w:rsid w:val="00F2546D"/>
    <w:rsid w:val="00F258E9"/>
    <w:rsid w:val="00F25A31"/>
    <w:rsid w:val="00F25ADF"/>
    <w:rsid w:val="00F25AEC"/>
    <w:rsid w:val="00F25E01"/>
    <w:rsid w:val="00F266AB"/>
    <w:rsid w:val="00F26CFB"/>
    <w:rsid w:val="00F26E4E"/>
    <w:rsid w:val="00F26F3A"/>
    <w:rsid w:val="00F27371"/>
    <w:rsid w:val="00F2749C"/>
    <w:rsid w:val="00F27944"/>
    <w:rsid w:val="00F27BD0"/>
    <w:rsid w:val="00F27C94"/>
    <w:rsid w:val="00F27F41"/>
    <w:rsid w:val="00F30150"/>
    <w:rsid w:val="00F30338"/>
    <w:rsid w:val="00F307CA"/>
    <w:rsid w:val="00F3124F"/>
    <w:rsid w:val="00F31882"/>
    <w:rsid w:val="00F31A10"/>
    <w:rsid w:val="00F31C16"/>
    <w:rsid w:val="00F31E25"/>
    <w:rsid w:val="00F31F91"/>
    <w:rsid w:val="00F321BE"/>
    <w:rsid w:val="00F3239C"/>
    <w:rsid w:val="00F3276A"/>
    <w:rsid w:val="00F32B0F"/>
    <w:rsid w:val="00F32CAD"/>
    <w:rsid w:val="00F32D2C"/>
    <w:rsid w:val="00F32E09"/>
    <w:rsid w:val="00F32F78"/>
    <w:rsid w:val="00F32FD3"/>
    <w:rsid w:val="00F33239"/>
    <w:rsid w:val="00F3335A"/>
    <w:rsid w:val="00F33A5F"/>
    <w:rsid w:val="00F343BD"/>
    <w:rsid w:val="00F344FE"/>
    <w:rsid w:val="00F34518"/>
    <w:rsid w:val="00F345A4"/>
    <w:rsid w:val="00F3465B"/>
    <w:rsid w:val="00F34CBD"/>
    <w:rsid w:val="00F34CCB"/>
    <w:rsid w:val="00F351F4"/>
    <w:rsid w:val="00F355CF"/>
    <w:rsid w:val="00F35619"/>
    <w:rsid w:val="00F35806"/>
    <w:rsid w:val="00F358EA"/>
    <w:rsid w:val="00F3650D"/>
    <w:rsid w:val="00F366A4"/>
    <w:rsid w:val="00F36A78"/>
    <w:rsid w:val="00F36DC7"/>
    <w:rsid w:val="00F36EED"/>
    <w:rsid w:val="00F36F3A"/>
    <w:rsid w:val="00F3701B"/>
    <w:rsid w:val="00F371B8"/>
    <w:rsid w:val="00F372CE"/>
    <w:rsid w:val="00F37ADB"/>
    <w:rsid w:val="00F4004A"/>
    <w:rsid w:val="00F400D2"/>
    <w:rsid w:val="00F40521"/>
    <w:rsid w:val="00F40803"/>
    <w:rsid w:val="00F40D17"/>
    <w:rsid w:val="00F40DF5"/>
    <w:rsid w:val="00F40F3F"/>
    <w:rsid w:val="00F410E9"/>
    <w:rsid w:val="00F4142E"/>
    <w:rsid w:val="00F41B3D"/>
    <w:rsid w:val="00F41F6F"/>
    <w:rsid w:val="00F424B1"/>
    <w:rsid w:val="00F424BD"/>
    <w:rsid w:val="00F426B7"/>
    <w:rsid w:val="00F427AA"/>
    <w:rsid w:val="00F4281F"/>
    <w:rsid w:val="00F42A4A"/>
    <w:rsid w:val="00F42AA7"/>
    <w:rsid w:val="00F42FF3"/>
    <w:rsid w:val="00F4341B"/>
    <w:rsid w:val="00F43474"/>
    <w:rsid w:val="00F4348B"/>
    <w:rsid w:val="00F43604"/>
    <w:rsid w:val="00F43735"/>
    <w:rsid w:val="00F43801"/>
    <w:rsid w:val="00F43D21"/>
    <w:rsid w:val="00F43D8F"/>
    <w:rsid w:val="00F44330"/>
    <w:rsid w:val="00F44B26"/>
    <w:rsid w:val="00F44BE4"/>
    <w:rsid w:val="00F44D28"/>
    <w:rsid w:val="00F44D2D"/>
    <w:rsid w:val="00F44FBD"/>
    <w:rsid w:val="00F45179"/>
    <w:rsid w:val="00F45440"/>
    <w:rsid w:val="00F4550E"/>
    <w:rsid w:val="00F4588D"/>
    <w:rsid w:val="00F45D4F"/>
    <w:rsid w:val="00F45D83"/>
    <w:rsid w:val="00F45F90"/>
    <w:rsid w:val="00F46D83"/>
    <w:rsid w:val="00F46E8B"/>
    <w:rsid w:val="00F4773A"/>
    <w:rsid w:val="00F47856"/>
    <w:rsid w:val="00F47BAC"/>
    <w:rsid w:val="00F47D2F"/>
    <w:rsid w:val="00F47DCE"/>
    <w:rsid w:val="00F47EFA"/>
    <w:rsid w:val="00F5013B"/>
    <w:rsid w:val="00F501B1"/>
    <w:rsid w:val="00F50242"/>
    <w:rsid w:val="00F505B2"/>
    <w:rsid w:val="00F50643"/>
    <w:rsid w:val="00F50B85"/>
    <w:rsid w:val="00F51108"/>
    <w:rsid w:val="00F5141C"/>
    <w:rsid w:val="00F517DB"/>
    <w:rsid w:val="00F51C45"/>
    <w:rsid w:val="00F51D25"/>
    <w:rsid w:val="00F520AA"/>
    <w:rsid w:val="00F5216D"/>
    <w:rsid w:val="00F52180"/>
    <w:rsid w:val="00F52206"/>
    <w:rsid w:val="00F52306"/>
    <w:rsid w:val="00F5239B"/>
    <w:rsid w:val="00F523F3"/>
    <w:rsid w:val="00F52712"/>
    <w:rsid w:val="00F52A12"/>
    <w:rsid w:val="00F52B7B"/>
    <w:rsid w:val="00F52F31"/>
    <w:rsid w:val="00F535EC"/>
    <w:rsid w:val="00F53A7E"/>
    <w:rsid w:val="00F53ABC"/>
    <w:rsid w:val="00F53ADE"/>
    <w:rsid w:val="00F53F7B"/>
    <w:rsid w:val="00F543DC"/>
    <w:rsid w:val="00F544E7"/>
    <w:rsid w:val="00F545E1"/>
    <w:rsid w:val="00F54609"/>
    <w:rsid w:val="00F547D6"/>
    <w:rsid w:val="00F5481E"/>
    <w:rsid w:val="00F549E2"/>
    <w:rsid w:val="00F54B90"/>
    <w:rsid w:val="00F54BCE"/>
    <w:rsid w:val="00F559BE"/>
    <w:rsid w:val="00F55C6F"/>
    <w:rsid w:val="00F55D36"/>
    <w:rsid w:val="00F55F9F"/>
    <w:rsid w:val="00F56066"/>
    <w:rsid w:val="00F5606B"/>
    <w:rsid w:val="00F562CE"/>
    <w:rsid w:val="00F5659C"/>
    <w:rsid w:val="00F5679F"/>
    <w:rsid w:val="00F5690B"/>
    <w:rsid w:val="00F57301"/>
    <w:rsid w:val="00F5740C"/>
    <w:rsid w:val="00F5761E"/>
    <w:rsid w:val="00F5781A"/>
    <w:rsid w:val="00F57A4A"/>
    <w:rsid w:val="00F57AFE"/>
    <w:rsid w:val="00F6019C"/>
    <w:rsid w:val="00F60661"/>
    <w:rsid w:val="00F6067B"/>
    <w:rsid w:val="00F60874"/>
    <w:rsid w:val="00F6098B"/>
    <w:rsid w:val="00F60B61"/>
    <w:rsid w:val="00F60D84"/>
    <w:rsid w:val="00F61099"/>
    <w:rsid w:val="00F6159C"/>
    <w:rsid w:val="00F61887"/>
    <w:rsid w:val="00F6199B"/>
    <w:rsid w:val="00F61BC4"/>
    <w:rsid w:val="00F61C8A"/>
    <w:rsid w:val="00F622D4"/>
    <w:rsid w:val="00F62A77"/>
    <w:rsid w:val="00F62BA3"/>
    <w:rsid w:val="00F62FCA"/>
    <w:rsid w:val="00F6357B"/>
    <w:rsid w:val="00F637AA"/>
    <w:rsid w:val="00F638EF"/>
    <w:rsid w:val="00F63AC4"/>
    <w:rsid w:val="00F63F07"/>
    <w:rsid w:val="00F642A4"/>
    <w:rsid w:val="00F644F3"/>
    <w:rsid w:val="00F64768"/>
    <w:rsid w:val="00F64C89"/>
    <w:rsid w:val="00F64D2C"/>
    <w:rsid w:val="00F64EA1"/>
    <w:rsid w:val="00F64ED5"/>
    <w:rsid w:val="00F64EFC"/>
    <w:rsid w:val="00F65038"/>
    <w:rsid w:val="00F65323"/>
    <w:rsid w:val="00F655E0"/>
    <w:rsid w:val="00F656B6"/>
    <w:rsid w:val="00F65930"/>
    <w:rsid w:val="00F65B6C"/>
    <w:rsid w:val="00F66226"/>
    <w:rsid w:val="00F66692"/>
    <w:rsid w:val="00F66DC1"/>
    <w:rsid w:val="00F6745D"/>
    <w:rsid w:val="00F675C9"/>
    <w:rsid w:val="00F6762E"/>
    <w:rsid w:val="00F67651"/>
    <w:rsid w:val="00F676A2"/>
    <w:rsid w:val="00F67746"/>
    <w:rsid w:val="00F677EE"/>
    <w:rsid w:val="00F677FC"/>
    <w:rsid w:val="00F6792E"/>
    <w:rsid w:val="00F67D75"/>
    <w:rsid w:val="00F67FE1"/>
    <w:rsid w:val="00F701F9"/>
    <w:rsid w:val="00F70681"/>
    <w:rsid w:val="00F70A7C"/>
    <w:rsid w:val="00F70B21"/>
    <w:rsid w:val="00F70CB4"/>
    <w:rsid w:val="00F70DDA"/>
    <w:rsid w:val="00F70F0D"/>
    <w:rsid w:val="00F71156"/>
    <w:rsid w:val="00F7161B"/>
    <w:rsid w:val="00F71782"/>
    <w:rsid w:val="00F71799"/>
    <w:rsid w:val="00F717C2"/>
    <w:rsid w:val="00F71A77"/>
    <w:rsid w:val="00F71A7B"/>
    <w:rsid w:val="00F71A93"/>
    <w:rsid w:val="00F71B0C"/>
    <w:rsid w:val="00F724EB"/>
    <w:rsid w:val="00F729BB"/>
    <w:rsid w:val="00F72F07"/>
    <w:rsid w:val="00F72FAE"/>
    <w:rsid w:val="00F73F43"/>
    <w:rsid w:val="00F740B8"/>
    <w:rsid w:val="00F747F1"/>
    <w:rsid w:val="00F748D3"/>
    <w:rsid w:val="00F74C3A"/>
    <w:rsid w:val="00F75308"/>
    <w:rsid w:val="00F755D9"/>
    <w:rsid w:val="00F75A9F"/>
    <w:rsid w:val="00F761BF"/>
    <w:rsid w:val="00F7634B"/>
    <w:rsid w:val="00F7694F"/>
    <w:rsid w:val="00F76AD0"/>
    <w:rsid w:val="00F76DDD"/>
    <w:rsid w:val="00F76DE5"/>
    <w:rsid w:val="00F7709F"/>
    <w:rsid w:val="00F771A1"/>
    <w:rsid w:val="00F771D6"/>
    <w:rsid w:val="00F772B0"/>
    <w:rsid w:val="00F77BD3"/>
    <w:rsid w:val="00F77CA1"/>
    <w:rsid w:val="00F77D11"/>
    <w:rsid w:val="00F77E8B"/>
    <w:rsid w:val="00F77EBE"/>
    <w:rsid w:val="00F77ED2"/>
    <w:rsid w:val="00F80040"/>
    <w:rsid w:val="00F80083"/>
    <w:rsid w:val="00F8018A"/>
    <w:rsid w:val="00F80A2B"/>
    <w:rsid w:val="00F80AA3"/>
    <w:rsid w:val="00F80CB9"/>
    <w:rsid w:val="00F810C7"/>
    <w:rsid w:val="00F8128E"/>
    <w:rsid w:val="00F81848"/>
    <w:rsid w:val="00F818DC"/>
    <w:rsid w:val="00F81B41"/>
    <w:rsid w:val="00F81F4E"/>
    <w:rsid w:val="00F8203F"/>
    <w:rsid w:val="00F82340"/>
    <w:rsid w:val="00F83ABA"/>
    <w:rsid w:val="00F83CE5"/>
    <w:rsid w:val="00F840EB"/>
    <w:rsid w:val="00F842B8"/>
    <w:rsid w:val="00F848E0"/>
    <w:rsid w:val="00F84BEF"/>
    <w:rsid w:val="00F84C1E"/>
    <w:rsid w:val="00F84F97"/>
    <w:rsid w:val="00F851B2"/>
    <w:rsid w:val="00F856A0"/>
    <w:rsid w:val="00F85A1A"/>
    <w:rsid w:val="00F86017"/>
    <w:rsid w:val="00F86073"/>
    <w:rsid w:val="00F863F6"/>
    <w:rsid w:val="00F865B0"/>
    <w:rsid w:val="00F86DCB"/>
    <w:rsid w:val="00F86FCD"/>
    <w:rsid w:val="00F873AA"/>
    <w:rsid w:val="00F875B1"/>
    <w:rsid w:val="00F878E0"/>
    <w:rsid w:val="00F87EA9"/>
    <w:rsid w:val="00F90242"/>
    <w:rsid w:val="00F903D4"/>
    <w:rsid w:val="00F90522"/>
    <w:rsid w:val="00F9072E"/>
    <w:rsid w:val="00F90780"/>
    <w:rsid w:val="00F90966"/>
    <w:rsid w:val="00F90D32"/>
    <w:rsid w:val="00F90FD3"/>
    <w:rsid w:val="00F912BA"/>
    <w:rsid w:val="00F91348"/>
    <w:rsid w:val="00F913A5"/>
    <w:rsid w:val="00F91C06"/>
    <w:rsid w:val="00F92372"/>
    <w:rsid w:val="00F923C8"/>
    <w:rsid w:val="00F924CC"/>
    <w:rsid w:val="00F925C3"/>
    <w:rsid w:val="00F925FD"/>
    <w:rsid w:val="00F9293D"/>
    <w:rsid w:val="00F92AD1"/>
    <w:rsid w:val="00F92AFA"/>
    <w:rsid w:val="00F92C4B"/>
    <w:rsid w:val="00F93090"/>
    <w:rsid w:val="00F93855"/>
    <w:rsid w:val="00F93A86"/>
    <w:rsid w:val="00F93DBB"/>
    <w:rsid w:val="00F94356"/>
    <w:rsid w:val="00F94CBD"/>
    <w:rsid w:val="00F94CE2"/>
    <w:rsid w:val="00F94FC6"/>
    <w:rsid w:val="00F95057"/>
    <w:rsid w:val="00F95325"/>
    <w:rsid w:val="00F954A9"/>
    <w:rsid w:val="00F955D3"/>
    <w:rsid w:val="00F957DF"/>
    <w:rsid w:val="00F96284"/>
    <w:rsid w:val="00F9668C"/>
    <w:rsid w:val="00F968C2"/>
    <w:rsid w:val="00F96C9D"/>
    <w:rsid w:val="00F96CA9"/>
    <w:rsid w:val="00F96D0A"/>
    <w:rsid w:val="00F96D9E"/>
    <w:rsid w:val="00F96E1C"/>
    <w:rsid w:val="00F96E43"/>
    <w:rsid w:val="00F97642"/>
    <w:rsid w:val="00F97717"/>
    <w:rsid w:val="00F97A35"/>
    <w:rsid w:val="00FA062C"/>
    <w:rsid w:val="00FA0A56"/>
    <w:rsid w:val="00FA124F"/>
    <w:rsid w:val="00FA125F"/>
    <w:rsid w:val="00FA146A"/>
    <w:rsid w:val="00FA1BD0"/>
    <w:rsid w:val="00FA1CC7"/>
    <w:rsid w:val="00FA1DF2"/>
    <w:rsid w:val="00FA1F2D"/>
    <w:rsid w:val="00FA22F4"/>
    <w:rsid w:val="00FA2347"/>
    <w:rsid w:val="00FA264C"/>
    <w:rsid w:val="00FA26E1"/>
    <w:rsid w:val="00FA29D0"/>
    <w:rsid w:val="00FA2C9A"/>
    <w:rsid w:val="00FA2E67"/>
    <w:rsid w:val="00FA31A2"/>
    <w:rsid w:val="00FA3209"/>
    <w:rsid w:val="00FA3535"/>
    <w:rsid w:val="00FA3901"/>
    <w:rsid w:val="00FA3B0F"/>
    <w:rsid w:val="00FA3CE0"/>
    <w:rsid w:val="00FA3D8B"/>
    <w:rsid w:val="00FA3DF6"/>
    <w:rsid w:val="00FA40EF"/>
    <w:rsid w:val="00FA4543"/>
    <w:rsid w:val="00FA48FB"/>
    <w:rsid w:val="00FA4BC8"/>
    <w:rsid w:val="00FA5148"/>
    <w:rsid w:val="00FA52B1"/>
    <w:rsid w:val="00FA5394"/>
    <w:rsid w:val="00FA55FC"/>
    <w:rsid w:val="00FA5A60"/>
    <w:rsid w:val="00FA5AF8"/>
    <w:rsid w:val="00FA5CEA"/>
    <w:rsid w:val="00FA5ED6"/>
    <w:rsid w:val="00FA5F80"/>
    <w:rsid w:val="00FA6049"/>
    <w:rsid w:val="00FA60E9"/>
    <w:rsid w:val="00FA6278"/>
    <w:rsid w:val="00FA6492"/>
    <w:rsid w:val="00FA6535"/>
    <w:rsid w:val="00FA6638"/>
    <w:rsid w:val="00FA699D"/>
    <w:rsid w:val="00FA6CC7"/>
    <w:rsid w:val="00FA7079"/>
    <w:rsid w:val="00FA7166"/>
    <w:rsid w:val="00FA7455"/>
    <w:rsid w:val="00FA76F4"/>
    <w:rsid w:val="00FA77C2"/>
    <w:rsid w:val="00FA7FA3"/>
    <w:rsid w:val="00FB0122"/>
    <w:rsid w:val="00FB02C0"/>
    <w:rsid w:val="00FB03FD"/>
    <w:rsid w:val="00FB067A"/>
    <w:rsid w:val="00FB08FB"/>
    <w:rsid w:val="00FB0C82"/>
    <w:rsid w:val="00FB0D46"/>
    <w:rsid w:val="00FB0DB2"/>
    <w:rsid w:val="00FB0FF3"/>
    <w:rsid w:val="00FB1451"/>
    <w:rsid w:val="00FB1578"/>
    <w:rsid w:val="00FB158F"/>
    <w:rsid w:val="00FB1B4E"/>
    <w:rsid w:val="00FB2085"/>
    <w:rsid w:val="00FB22B4"/>
    <w:rsid w:val="00FB23FF"/>
    <w:rsid w:val="00FB27A6"/>
    <w:rsid w:val="00FB2EA5"/>
    <w:rsid w:val="00FB35BA"/>
    <w:rsid w:val="00FB37C9"/>
    <w:rsid w:val="00FB3A4A"/>
    <w:rsid w:val="00FB3C2B"/>
    <w:rsid w:val="00FB3DCE"/>
    <w:rsid w:val="00FB3EA4"/>
    <w:rsid w:val="00FB48E6"/>
    <w:rsid w:val="00FB4D58"/>
    <w:rsid w:val="00FB4F83"/>
    <w:rsid w:val="00FB5035"/>
    <w:rsid w:val="00FB512D"/>
    <w:rsid w:val="00FB562E"/>
    <w:rsid w:val="00FB5744"/>
    <w:rsid w:val="00FB58DD"/>
    <w:rsid w:val="00FB5A6A"/>
    <w:rsid w:val="00FB5C82"/>
    <w:rsid w:val="00FB638F"/>
    <w:rsid w:val="00FB642B"/>
    <w:rsid w:val="00FB6622"/>
    <w:rsid w:val="00FB6A73"/>
    <w:rsid w:val="00FB6F50"/>
    <w:rsid w:val="00FB76AB"/>
    <w:rsid w:val="00FB7D57"/>
    <w:rsid w:val="00FB7F8A"/>
    <w:rsid w:val="00FC01BD"/>
    <w:rsid w:val="00FC02D9"/>
    <w:rsid w:val="00FC0458"/>
    <w:rsid w:val="00FC05B4"/>
    <w:rsid w:val="00FC08D5"/>
    <w:rsid w:val="00FC08DA"/>
    <w:rsid w:val="00FC0B61"/>
    <w:rsid w:val="00FC0FE9"/>
    <w:rsid w:val="00FC1440"/>
    <w:rsid w:val="00FC17EC"/>
    <w:rsid w:val="00FC18C5"/>
    <w:rsid w:val="00FC195B"/>
    <w:rsid w:val="00FC1DE4"/>
    <w:rsid w:val="00FC1E89"/>
    <w:rsid w:val="00FC1F80"/>
    <w:rsid w:val="00FC257E"/>
    <w:rsid w:val="00FC2BF3"/>
    <w:rsid w:val="00FC2C90"/>
    <w:rsid w:val="00FC2EB2"/>
    <w:rsid w:val="00FC340A"/>
    <w:rsid w:val="00FC3A9B"/>
    <w:rsid w:val="00FC461E"/>
    <w:rsid w:val="00FC4DD4"/>
    <w:rsid w:val="00FC59B8"/>
    <w:rsid w:val="00FC59F0"/>
    <w:rsid w:val="00FC5C92"/>
    <w:rsid w:val="00FC5CF6"/>
    <w:rsid w:val="00FC5EE1"/>
    <w:rsid w:val="00FC5EFD"/>
    <w:rsid w:val="00FC6820"/>
    <w:rsid w:val="00FC6AE8"/>
    <w:rsid w:val="00FC6B18"/>
    <w:rsid w:val="00FC6B55"/>
    <w:rsid w:val="00FC6C83"/>
    <w:rsid w:val="00FC6F82"/>
    <w:rsid w:val="00FC70B5"/>
    <w:rsid w:val="00FC7217"/>
    <w:rsid w:val="00FC73B7"/>
    <w:rsid w:val="00FC79B3"/>
    <w:rsid w:val="00FC7DF7"/>
    <w:rsid w:val="00FD0209"/>
    <w:rsid w:val="00FD02DA"/>
    <w:rsid w:val="00FD0497"/>
    <w:rsid w:val="00FD0748"/>
    <w:rsid w:val="00FD0A94"/>
    <w:rsid w:val="00FD0B3E"/>
    <w:rsid w:val="00FD0EC1"/>
    <w:rsid w:val="00FD1198"/>
    <w:rsid w:val="00FD1533"/>
    <w:rsid w:val="00FD17E3"/>
    <w:rsid w:val="00FD1890"/>
    <w:rsid w:val="00FD191E"/>
    <w:rsid w:val="00FD1A8C"/>
    <w:rsid w:val="00FD1DB8"/>
    <w:rsid w:val="00FD1EC0"/>
    <w:rsid w:val="00FD1F50"/>
    <w:rsid w:val="00FD2025"/>
    <w:rsid w:val="00FD28FF"/>
    <w:rsid w:val="00FD2D14"/>
    <w:rsid w:val="00FD36BC"/>
    <w:rsid w:val="00FD3A8F"/>
    <w:rsid w:val="00FD449E"/>
    <w:rsid w:val="00FD462B"/>
    <w:rsid w:val="00FD4879"/>
    <w:rsid w:val="00FD49F6"/>
    <w:rsid w:val="00FD4CF7"/>
    <w:rsid w:val="00FD4E3E"/>
    <w:rsid w:val="00FD4F78"/>
    <w:rsid w:val="00FD5120"/>
    <w:rsid w:val="00FD52DD"/>
    <w:rsid w:val="00FD5430"/>
    <w:rsid w:val="00FD544C"/>
    <w:rsid w:val="00FD5947"/>
    <w:rsid w:val="00FD5E4F"/>
    <w:rsid w:val="00FD6155"/>
    <w:rsid w:val="00FD616E"/>
    <w:rsid w:val="00FD6184"/>
    <w:rsid w:val="00FD6188"/>
    <w:rsid w:val="00FD6216"/>
    <w:rsid w:val="00FD62B6"/>
    <w:rsid w:val="00FD62DA"/>
    <w:rsid w:val="00FD653D"/>
    <w:rsid w:val="00FD657E"/>
    <w:rsid w:val="00FD67D6"/>
    <w:rsid w:val="00FD6A71"/>
    <w:rsid w:val="00FD6A7F"/>
    <w:rsid w:val="00FD6FE0"/>
    <w:rsid w:val="00FD73A4"/>
    <w:rsid w:val="00FD7475"/>
    <w:rsid w:val="00FD7768"/>
    <w:rsid w:val="00FD7987"/>
    <w:rsid w:val="00FD7B6E"/>
    <w:rsid w:val="00FD7B96"/>
    <w:rsid w:val="00FD7C66"/>
    <w:rsid w:val="00FD7D1F"/>
    <w:rsid w:val="00FD7FC7"/>
    <w:rsid w:val="00FE0156"/>
    <w:rsid w:val="00FE01C7"/>
    <w:rsid w:val="00FE08E6"/>
    <w:rsid w:val="00FE0C26"/>
    <w:rsid w:val="00FE0E15"/>
    <w:rsid w:val="00FE110C"/>
    <w:rsid w:val="00FE19F5"/>
    <w:rsid w:val="00FE1A62"/>
    <w:rsid w:val="00FE1B6D"/>
    <w:rsid w:val="00FE1C92"/>
    <w:rsid w:val="00FE2020"/>
    <w:rsid w:val="00FE23D4"/>
    <w:rsid w:val="00FE2530"/>
    <w:rsid w:val="00FE281F"/>
    <w:rsid w:val="00FE2DF7"/>
    <w:rsid w:val="00FE2EC9"/>
    <w:rsid w:val="00FE2FA4"/>
    <w:rsid w:val="00FE2FAF"/>
    <w:rsid w:val="00FE3991"/>
    <w:rsid w:val="00FE3B5D"/>
    <w:rsid w:val="00FE3C00"/>
    <w:rsid w:val="00FE4256"/>
    <w:rsid w:val="00FE4523"/>
    <w:rsid w:val="00FE4820"/>
    <w:rsid w:val="00FE4886"/>
    <w:rsid w:val="00FE4AAB"/>
    <w:rsid w:val="00FE5074"/>
    <w:rsid w:val="00FE5075"/>
    <w:rsid w:val="00FE53BD"/>
    <w:rsid w:val="00FE53C3"/>
    <w:rsid w:val="00FE5A09"/>
    <w:rsid w:val="00FE5A90"/>
    <w:rsid w:val="00FE5A9F"/>
    <w:rsid w:val="00FE5DED"/>
    <w:rsid w:val="00FE6543"/>
    <w:rsid w:val="00FE6644"/>
    <w:rsid w:val="00FE6791"/>
    <w:rsid w:val="00FE67B9"/>
    <w:rsid w:val="00FE6879"/>
    <w:rsid w:val="00FE69D4"/>
    <w:rsid w:val="00FE6C9B"/>
    <w:rsid w:val="00FE6F05"/>
    <w:rsid w:val="00FE72E8"/>
    <w:rsid w:val="00FE746E"/>
    <w:rsid w:val="00FE74E5"/>
    <w:rsid w:val="00FE7A73"/>
    <w:rsid w:val="00FE7B89"/>
    <w:rsid w:val="00FF0236"/>
    <w:rsid w:val="00FF09CC"/>
    <w:rsid w:val="00FF09F6"/>
    <w:rsid w:val="00FF1788"/>
    <w:rsid w:val="00FF18D7"/>
    <w:rsid w:val="00FF1998"/>
    <w:rsid w:val="00FF1D7C"/>
    <w:rsid w:val="00FF2588"/>
    <w:rsid w:val="00FF25E1"/>
    <w:rsid w:val="00FF2605"/>
    <w:rsid w:val="00FF2960"/>
    <w:rsid w:val="00FF337D"/>
    <w:rsid w:val="00FF34C1"/>
    <w:rsid w:val="00FF3551"/>
    <w:rsid w:val="00FF3BF9"/>
    <w:rsid w:val="00FF3C34"/>
    <w:rsid w:val="00FF3D3D"/>
    <w:rsid w:val="00FF4253"/>
    <w:rsid w:val="00FF5576"/>
    <w:rsid w:val="00FF5596"/>
    <w:rsid w:val="00FF5772"/>
    <w:rsid w:val="00FF57EA"/>
    <w:rsid w:val="00FF5A7E"/>
    <w:rsid w:val="00FF5F15"/>
    <w:rsid w:val="00FF65B6"/>
    <w:rsid w:val="00FF6764"/>
    <w:rsid w:val="00FF741D"/>
    <w:rsid w:val="00FF7C9A"/>
    <w:rsid w:val="00FF7F79"/>
    <w:rsid w:val="0135F944"/>
    <w:rsid w:val="01585B9C"/>
    <w:rsid w:val="0197F17A"/>
    <w:rsid w:val="019A0A87"/>
    <w:rsid w:val="01B3677E"/>
    <w:rsid w:val="01DB7D2B"/>
    <w:rsid w:val="022F4D02"/>
    <w:rsid w:val="023E4DC7"/>
    <w:rsid w:val="027FB102"/>
    <w:rsid w:val="0367F8DB"/>
    <w:rsid w:val="036CD825"/>
    <w:rsid w:val="0379B7DA"/>
    <w:rsid w:val="03AD62B5"/>
    <w:rsid w:val="03B3EF9D"/>
    <w:rsid w:val="03B8148A"/>
    <w:rsid w:val="03C1EF16"/>
    <w:rsid w:val="03E0D8EC"/>
    <w:rsid w:val="03E3D4CF"/>
    <w:rsid w:val="0402D392"/>
    <w:rsid w:val="043573A2"/>
    <w:rsid w:val="04428BD1"/>
    <w:rsid w:val="049FF43A"/>
    <w:rsid w:val="04AB7A8C"/>
    <w:rsid w:val="04D28362"/>
    <w:rsid w:val="04E870FD"/>
    <w:rsid w:val="0506D4BC"/>
    <w:rsid w:val="0561FB71"/>
    <w:rsid w:val="061025EE"/>
    <w:rsid w:val="064DE0D1"/>
    <w:rsid w:val="0685CE09"/>
    <w:rsid w:val="06AEDC36"/>
    <w:rsid w:val="06C52544"/>
    <w:rsid w:val="06D53381"/>
    <w:rsid w:val="06DC5BAF"/>
    <w:rsid w:val="071618BC"/>
    <w:rsid w:val="07BDF6FE"/>
    <w:rsid w:val="07C07996"/>
    <w:rsid w:val="08034265"/>
    <w:rsid w:val="081F1034"/>
    <w:rsid w:val="0869D447"/>
    <w:rsid w:val="086F708A"/>
    <w:rsid w:val="0888AC81"/>
    <w:rsid w:val="088FF28D"/>
    <w:rsid w:val="08A7885A"/>
    <w:rsid w:val="096A774D"/>
    <w:rsid w:val="096B9BDD"/>
    <w:rsid w:val="098FBF29"/>
    <w:rsid w:val="0A73DDD2"/>
    <w:rsid w:val="0A9A89A0"/>
    <w:rsid w:val="0AB7E2DC"/>
    <w:rsid w:val="0AF7CA19"/>
    <w:rsid w:val="0B96F075"/>
    <w:rsid w:val="0BE33D47"/>
    <w:rsid w:val="0BE65DED"/>
    <w:rsid w:val="0BF57CA3"/>
    <w:rsid w:val="0C21E3C6"/>
    <w:rsid w:val="0C23A736"/>
    <w:rsid w:val="0C621DB4"/>
    <w:rsid w:val="0CBFD970"/>
    <w:rsid w:val="0CC4F776"/>
    <w:rsid w:val="0CD0736A"/>
    <w:rsid w:val="0CF13746"/>
    <w:rsid w:val="0D029878"/>
    <w:rsid w:val="0D2C302A"/>
    <w:rsid w:val="0D414DBB"/>
    <w:rsid w:val="0D5B9FCE"/>
    <w:rsid w:val="0DA26607"/>
    <w:rsid w:val="0DD8375E"/>
    <w:rsid w:val="0DEA4A38"/>
    <w:rsid w:val="0E140C01"/>
    <w:rsid w:val="0E25D5E4"/>
    <w:rsid w:val="0E5E7FEE"/>
    <w:rsid w:val="0EC84B75"/>
    <w:rsid w:val="0EE0E57C"/>
    <w:rsid w:val="0F00E127"/>
    <w:rsid w:val="0F60E639"/>
    <w:rsid w:val="0FB5C74D"/>
    <w:rsid w:val="0FFC06AC"/>
    <w:rsid w:val="103B28B9"/>
    <w:rsid w:val="1078F9F7"/>
    <w:rsid w:val="10AD32AE"/>
    <w:rsid w:val="10AEE9E5"/>
    <w:rsid w:val="10B51175"/>
    <w:rsid w:val="10BFC42E"/>
    <w:rsid w:val="111EBBD8"/>
    <w:rsid w:val="116C4612"/>
    <w:rsid w:val="1185768F"/>
    <w:rsid w:val="119C832E"/>
    <w:rsid w:val="11C5A189"/>
    <w:rsid w:val="11CA301E"/>
    <w:rsid w:val="1238352B"/>
    <w:rsid w:val="125838FF"/>
    <w:rsid w:val="1261A827"/>
    <w:rsid w:val="12A571AF"/>
    <w:rsid w:val="12BB6FD3"/>
    <w:rsid w:val="12D58DCB"/>
    <w:rsid w:val="12E05B61"/>
    <w:rsid w:val="12F04069"/>
    <w:rsid w:val="12F47252"/>
    <w:rsid w:val="12FE472E"/>
    <w:rsid w:val="132EFD34"/>
    <w:rsid w:val="1333FD4C"/>
    <w:rsid w:val="1354C90F"/>
    <w:rsid w:val="135B70DF"/>
    <w:rsid w:val="1371DDCE"/>
    <w:rsid w:val="13948A23"/>
    <w:rsid w:val="13B16B3D"/>
    <w:rsid w:val="13DEC9ED"/>
    <w:rsid w:val="143E927D"/>
    <w:rsid w:val="14452343"/>
    <w:rsid w:val="144D98EA"/>
    <w:rsid w:val="144FABDA"/>
    <w:rsid w:val="145B817F"/>
    <w:rsid w:val="14A4C88E"/>
    <w:rsid w:val="14E0AAEE"/>
    <w:rsid w:val="156B25F2"/>
    <w:rsid w:val="1571BE06"/>
    <w:rsid w:val="15D59B73"/>
    <w:rsid w:val="15FE6C44"/>
    <w:rsid w:val="1624D3B2"/>
    <w:rsid w:val="177C6C68"/>
    <w:rsid w:val="18697442"/>
    <w:rsid w:val="18CE0A0D"/>
    <w:rsid w:val="19057CDB"/>
    <w:rsid w:val="1915FCF4"/>
    <w:rsid w:val="192F5C4A"/>
    <w:rsid w:val="1942BFEA"/>
    <w:rsid w:val="195B5BD4"/>
    <w:rsid w:val="197AD107"/>
    <w:rsid w:val="19C0B1B0"/>
    <w:rsid w:val="19FF0643"/>
    <w:rsid w:val="1A6593EA"/>
    <w:rsid w:val="1A6DAA29"/>
    <w:rsid w:val="1A7F0481"/>
    <w:rsid w:val="1A928523"/>
    <w:rsid w:val="1AB1EEF4"/>
    <w:rsid w:val="1AD60D63"/>
    <w:rsid w:val="1B0952A3"/>
    <w:rsid w:val="1B6B7CD2"/>
    <w:rsid w:val="1B9F26F8"/>
    <w:rsid w:val="1C338CC6"/>
    <w:rsid w:val="1C579713"/>
    <w:rsid w:val="1C590E3D"/>
    <w:rsid w:val="1C5F57E4"/>
    <w:rsid w:val="1C6F7852"/>
    <w:rsid w:val="1C85B316"/>
    <w:rsid w:val="1C8EB63A"/>
    <w:rsid w:val="1C9CE72A"/>
    <w:rsid w:val="1D216A37"/>
    <w:rsid w:val="1D3F3C24"/>
    <w:rsid w:val="1DA160AB"/>
    <w:rsid w:val="1DA539D6"/>
    <w:rsid w:val="1DAB9584"/>
    <w:rsid w:val="1DCCC5EA"/>
    <w:rsid w:val="1DE01AEA"/>
    <w:rsid w:val="1DF69290"/>
    <w:rsid w:val="1E278300"/>
    <w:rsid w:val="1E2A59CC"/>
    <w:rsid w:val="1E4AD5A6"/>
    <w:rsid w:val="1E88DDA5"/>
    <w:rsid w:val="1E8B6B75"/>
    <w:rsid w:val="1EB75513"/>
    <w:rsid w:val="1EBE0427"/>
    <w:rsid w:val="1EC88A36"/>
    <w:rsid w:val="1EED7827"/>
    <w:rsid w:val="1F321B91"/>
    <w:rsid w:val="1F583BBB"/>
    <w:rsid w:val="1F7982E6"/>
    <w:rsid w:val="1F96DB2E"/>
    <w:rsid w:val="1FE0EDE2"/>
    <w:rsid w:val="201B48CE"/>
    <w:rsid w:val="2071AA5A"/>
    <w:rsid w:val="208FC60C"/>
    <w:rsid w:val="20AD3C74"/>
    <w:rsid w:val="20D3CBCE"/>
    <w:rsid w:val="20E8BA8B"/>
    <w:rsid w:val="23525306"/>
    <w:rsid w:val="23932011"/>
    <w:rsid w:val="24284364"/>
    <w:rsid w:val="243A960E"/>
    <w:rsid w:val="2441289E"/>
    <w:rsid w:val="244B060B"/>
    <w:rsid w:val="2455FBC2"/>
    <w:rsid w:val="246550FE"/>
    <w:rsid w:val="24BA4D76"/>
    <w:rsid w:val="24D3A1C3"/>
    <w:rsid w:val="24EED44F"/>
    <w:rsid w:val="25168016"/>
    <w:rsid w:val="254B32BA"/>
    <w:rsid w:val="254CAB51"/>
    <w:rsid w:val="2551BE33"/>
    <w:rsid w:val="259AB1ED"/>
    <w:rsid w:val="25AD8561"/>
    <w:rsid w:val="25C22376"/>
    <w:rsid w:val="25DAA08A"/>
    <w:rsid w:val="2675BEAC"/>
    <w:rsid w:val="26C8E17C"/>
    <w:rsid w:val="2728E801"/>
    <w:rsid w:val="273E1831"/>
    <w:rsid w:val="275B1202"/>
    <w:rsid w:val="275DE132"/>
    <w:rsid w:val="27AE00C3"/>
    <w:rsid w:val="282782BA"/>
    <w:rsid w:val="283B36B2"/>
    <w:rsid w:val="284379AE"/>
    <w:rsid w:val="285C890F"/>
    <w:rsid w:val="28A3417C"/>
    <w:rsid w:val="28AB89B2"/>
    <w:rsid w:val="292D8790"/>
    <w:rsid w:val="29563C0F"/>
    <w:rsid w:val="296662BF"/>
    <w:rsid w:val="29C18FA9"/>
    <w:rsid w:val="29D364B3"/>
    <w:rsid w:val="29F2E7BC"/>
    <w:rsid w:val="2A3CFB9D"/>
    <w:rsid w:val="2A702427"/>
    <w:rsid w:val="2AC2FA59"/>
    <w:rsid w:val="2AE08A49"/>
    <w:rsid w:val="2AED5C92"/>
    <w:rsid w:val="2B0AAF16"/>
    <w:rsid w:val="2B0D0C9A"/>
    <w:rsid w:val="2B0F80D2"/>
    <w:rsid w:val="2B3EBA1E"/>
    <w:rsid w:val="2BCEA100"/>
    <w:rsid w:val="2BEBB397"/>
    <w:rsid w:val="2BF8F39D"/>
    <w:rsid w:val="2C038DEB"/>
    <w:rsid w:val="2C6543F0"/>
    <w:rsid w:val="2C769EB5"/>
    <w:rsid w:val="2CC9DEF3"/>
    <w:rsid w:val="2CDADB14"/>
    <w:rsid w:val="2DA9C354"/>
    <w:rsid w:val="2DF28E24"/>
    <w:rsid w:val="2E9CDA1A"/>
    <w:rsid w:val="2EAC5229"/>
    <w:rsid w:val="2EAE8ADA"/>
    <w:rsid w:val="2EB591D1"/>
    <w:rsid w:val="2EB9B62F"/>
    <w:rsid w:val="2ECADD8F"/>
    <w:rsid w:val="2ECB3E40"/>
    <w:rsid w:val="2ED0EA01"/>
    <w:rsid w:val="2ED4FAD8"/>
    <w:rsid w:val="2EFF3B1B"/>
    <w:rsid w:val="2F1461D1"/>
    <w:rsid w:val="2F8117CC"/>
    <w:rsid w:val="2F85D03C"/>
    <w:rsid w:val="2F8F9189"/>
    <w:rsid w:val="2F9BF0E6"/>
    <w:rsid w:val="2FA47789"/>
    <w:rsid w:val="2FCA233C"/>
    <w:rsid w:val="2FF1B039"/>
    <w:rsid w:val="3027D267"/>
    <w:rsid w:val="303A130D"/>
    <w:rsid w:val="305AB4F9"/>
    <w:rsid w:val="30748DF2"/>
    <w:rsid w:val="307EB8CD"/>
    <w:rsid w:val="31030A49"/>
    <w:rsid w:val="314EE00C"/>
    <w:rsid w:val="31655C48"/>
    <w:rsid w:val="319C81CC"/>
    <w:rsid w:val="31DB3E5F"/>
    <w:rsid w:val="32047DFD"/>
    <w:rsid w:val="329CCE14"/>
    <w:rsid w:val="32C2C539"/>
    <w:rsid w:val="32FB7F16"/>
    <w:rsid w:val="33007DB2"/>
    <w:rsid w:val="33046266"/>
    <w:rsid w:val="33082DEE"/>
    <w:rsid w:val="33534FA0"/>
    <w:rsid w:val="33AC5180"/>
    <w:rsid w:val="33B715E3"/>
    <w:rsid w:val="33BE0866"/>
    <w:rsid w:val="33CCA38C"/>
    <w:rsid w:val="33E15B0D"/>
    <w:rsid w:val="33EFB576"/>
    <w:rsid w:val="33F4AEDE"/>
    <w:rsid w:val="342ECBD0"/>
    <w:rsid w:val="3439FFDF"/>
    <w:rsid w:val="3490E630"/>
    <w:rsid w:val="34990249"/>
    <w:rsid w:val="349A01AB"/>
    <w:rsid w:val="34A23875"/>
    <w:rsid w:val="34CDFEA0"/>
    <w:rsid w:val="34FC1566"/>
    <w:rsid w:val="352DDDCE"/>
    <w:rsid w:val="35E5E014"/>
    <w:rsid w:val="35E7537F"/>
    <w:rsid w:val="35EEF3DE"/>
    <w:rsid w:val="36898A6F"/>
    <w:rsid w:val="36EBD4B1"/>
    <w:rsid w:val="36F7655C"/>
    <w:rsid w:val="36FF3851"/>
    <w:rsid w:val="37DFF43C"/>
    <w:rsid w:val="37E07487"/>
    <w:rsid w:val="37E40E68"/>
    <w:rsid w:val="384A6224"/>
    <w:rsid w:val="385DF75E"/>
    <w:rsid w:val="391E6555"/>
    <w:rsid w:val="39F4B392"/>
    <w:rsid w:val="3A1681D5"/>
    <w:rsid w:val="3A17C9A5"/>
    <w:rsid w:val="3A48DBA0"/>
    <w:rsid w:val="3A4C4AED"/>
    <w:rsid w:val="3A58ACD6"/>
    <w:rsid w:val="3AA1D1A1"/>
    <w:rsid w:val="3AC37DBD"/>
    <w:rsid w:val="3AD62F5E"/>
    <w:rsid w:val="3B04B379"/>
    <w:rsid w:val="3B1F579D"/>
    <w:rsid w:val="3B24FAAB"/>
    <w:rsid w:val="3B5A2C61"/>
    <w:rsid w:val="3B9FFC04"/>
    <w:rsid w:val="3BB7939F"/>
    <w:rsid w:val="3C73867A"/>
    <w:rsid w:val="3C8CB5C0"/>
    <w:rsid w:val="3CB20FF9"/>
    <w:rsid w:val="3CB4C6F1"/>
    <w:rsid w:val="3CB7FFAA"/>
    <w:rsid w:val="3CE0D681"/>
    <w:rsid w:val="3D2AE4F6"/>
    <w:rsid w:val="3DC14179"/>
    <w:rsid w:val="3DD18A02"/>
    <w:rsid w:val="3E6EC0FA"/>
    <w:rsid w:val="3E8E7341"/>
    <w:rsid w:val="3EB46370"/>
    <w:rsid w:val="3EBB1A29"/>
    <w:rsid w:val="3ED802D3"/>
    <w:rsid w:val="3EF9DF09"/>
    <w:rsid w:val="3F8590B7"/>
    <w:rsid w:val="3FC50CD6"/>
    <w:rsid w:val="3FED60A3"/>
    <w:rsid w:val="3FF3770B"/>
    <w:rsid w:val="403FFF2B"/>
    <w:rsid w:val="409E4ABE"/>
    <w:rsid w:val="409FD3A4"/>
    <w:rsid w:val="40FCD5A4"/>
    <w:rsid w:val="41060B7A"/>
    <w:rsid w:val="4193158A"/>
    <w:rsid w:val="41D85517"/>
    <w:rsid w:val="41FAE04B"/>
    <w:rsid w:val="42170A38"/>
    <w:rsid w:val="42529561"/>
    <w:rsid w:val="42827482"/>
    <w:rsid w:val="42971921"/>
    <w:rsid w:val="42A95ED3"/>
    <w:rsid w:val="42ACB7DA"/>
    <w:rsid w:val="42ADCEA6"/>
    <w:rsid w:val="42B19B19"/>
    <w:rsid w:val="42FD59FA"/>
    <w:rsid w:val="43502B3C"/>
    <w:rsid w:val="43719FDC"/>
    <w:rsid w:val="4373A870"/>
    <w:rsid w:val="43A0D9C0"/>
    <w:rsid w:val="43B02C74"/>
    <w:rsid w:val="43B08833"/>
    <w:rsid w:val="44088FD2"/>
    <w:rsid w:val="44295502"/>
    <w:rsid w:val="446CC3C4"/>
    <w:rsid w:val="446EF619"/>
    <w:rsid w:val="44E3E05C"/>
    <w:rsid w:val="44F1904D"/>
    <w:rsid w:val="45849FA9"/>
    <w:rsid w:val="45D9BC2F"/>
    <w:rsid w:val="45E9C95A"/>
    <w:rsid w:val="4634620B"/>
    <w:rsid w:val="4639EC8D"/>
    <w:rsid w:val="46A6BF16"/>
    <w:rsid w:val="46CA63B4"/>
    <w:rsid w:val="47406AB0"/>
    <w:rsid w:val="476432EB"/>
    <w:rsid w:val="47D8899C"/>
    <w:rsid w:val="483DFA31"/>
    <w:rsid w:val="48553C94"/>
    <w:rsid w:val="4891F435"/>
    <w:rsid w:val="489E92A0"/>
    <w:rsid w:val="490CF39C"/>
    <w:rsid w:val="49388F46"/>
    <w:rsid w:val="49632E11"/>
    <w:rsid w:val="4A13154A"/>
    <w:rsid w:val="4A41A185"/>
    <w:rsid w:val="4A5F2188"/>
    <w:rsid w:val="4A6F9217"/>
    <w:rsid w:val="4B2B7A04"/>
    <w:rsid w:val="4B2CC3E5"/>
    <w:rsid w:val="4B5FFF66"/>
    <w:rsid w:val="4B7A3039"/>
    <w:rsid w:val="4B7FD664"/>
    <w:rsid w:val="4BCA60C8"/>
    <w:rsid w:val="4C22EE27"/>
    <w:rsid w:val="4C6D9FD3"/>
    <w:rsid w:val="4CB26F7E"/>
    <w:rsid w:val="4CCC7213"/>
    <w:rsid w:val="4D240B28"/>
    <w:rsid w:val="4D4A921B"/>
    <w:rsid w:val="4D6C556D"/>
    <w:rsid w:val="4D7B68FC"/>
    <w:rsid w:val="4DB40A2A"/>
    <w:rsid w:val="4DD93629"/>
    <w:rsid w:val="4E5725A7"/>
    <w:rsid w:val="4E7265A9"/>
    <w:rsid w:val="4E9E6649"/>
    <w:rsid w:val="4EA24C9B"/>
    <w:rsid w:val="4ECD8FB3"/>
    <w:rsid w:val="4EF0BD45"/>
    <w:rsid w:val="4F00464D"/>
    <w:rsid w:val="4F38FE2E"/>
    <w:rsid w:val="4F6E480E"/>
    <w:rsid w:val="4F90BFF0"/>
    <w:rsid w:val="4FCE5295"/>
    <w:rsid w:val="501B30FB"/>
    <w:rsid w:val="503A3E15"/>
    <w:rsid w:val="506F706D"/>
    <w:rsid w:val="50854F32"/>
    <w:rsid w:val="509CE42A"/>
    <w:rsid w:val="50BF6F19"/>
    <w:rsid w:val="50C40F27"/>
    <w:rsid w:val="512461D5"/>
    <w:rsid w:val="5142C616"/>
    <w:rsid w:val="514458AC"/>
    <w:rsid w:val="51CB1F5C"/>
    <w:rsid w:val="521B92BD"/>
    <w:rsid w:val="52367A36"/>
    <w:rsid w:val="5248F874"/>
    <w:rsid w:val="525166D7"/>
    <w:rsid w:val="531CA4BF"/>
    <w:rsid w:val="531E11C0"/>
    <w:rsid w:val="534EFC6F"/>
    <w:rsid w:val="53621986"/>
    <w:rsid w:val="53ACD1D8"/>
    <w:rsid w:val="53BBADDA"/>
    <w:rsid w:val="53CAF8D4"/>
    <w:rsid w:val="53ECA267"/>
    <w:rsid w:val="5421E757"/>
    <w:rsid w:val="54292A61"/>
    <w:rsid w:val="54B49639"/>
    <w:rsid w:val="54CF4E4C"/>
    <w:rsid w:val="550B6B0F"/>
    <w:rsid w:val="557E734D"/>
    <w:rsid w:val="55807E92"/>
    <w:rsid w:val="55C1F9B8"/>
    <w:rsid w:val="55F6E96F"/>
    <w:rsid w:val="56223459"/>
    <w:rsid w:val="562B4A2D"/>
    <w:rsid w:val="566DE1B0"/>
    <w:rsid w:val="566E18E8"/>
    <w:rsid w:val="5683341A"/>
    <w:rsid w:val="5687E27B"/>
    <w:rsid w:val="56D11D1E"/>
    <w:rsid w:val="5701B737"/>
    <w:rsid w:val="57120FCD"/>
    <w:rsid w:val="574B7898"/>
    <w:rsid w:val="576A525A"/>
    <w:rsid w:val="577E1E11"/>
    <w:rsid w:val="578D5766"/>
    <w:rsid w:val="579D19F5"/>
    <w:rsid w:val="57BB0FBA"/>
    <w:rsid w:val="57D388CA"/>
    <w:rsid w:val="58090E71"/>
    <w:rsid w:val="588C7F55"/>
    <w:rsid w:val="58A72ACF"/>
    <w:rsid w:val="58B6E25B"/>
    <w:rsid w:val="5940D1C8"/>
    <w:rsid w:val="597A8BF1"/>
    <w:rsid w:val="59C32C0F"/>
    <w:rsid w:val="59D55BE5"/>
    <w:rsid w:val="5A2359E7"/>
    <w:rsid w:val="5A6D0A8C"/>
    <w:rsid w:val="5A7B6F11"/>
    <w:rsid w:val="5A94496F"/>
    <w:rsid w:val="5ABB9857"/>
    <w:rsid w:val="5AC8CA05"/>
    <w:rsid w:val="5AD610B9"/>
    <w:rsid w:val="5B0A430E"/>
    <w:rsid w:val="5BA78C1A"/>
    <w:rsid w:val="5BF5D382"/>
    <w:rsid w:val="5C104DEA"/>
    <w:rsid w:val="5C38CDA1"/>
    <w:rsid w:val="5C4B7342"/>
    <w:rsid w:val="5C4C1CCB"/>
    <w:rsid w:val="5C9680B5"/>
    <w:rsid w:val="5C9A41B2"/>
    <w:rsid w:val="5CC03F8A"/>
    <w:rsid w:val="5D32A07B"/>
    <w:rsid w:val="5D584726"/>
    <w:rsid w:val="5D8F1340"/>
    <w:rsid w:val="5DA0C71B"/>
    <w:rsid w:val="5DBCCCE5"/>
    <w:rsid w:val="5DDD86E2"/>
    <w:rsid w:val="5E15D0C3"/>
    <w:rsid w:val="5E287C21"/>
    <w:rsid w:val="5E3764CA"/>
    <w:rsid w:val="5E7481F5"/>
    <w:rsid w:val="5EB45C0E"/>
    <w:rsid w:val="5EC5CDB7"/>
    <w:rsid w:val="5EF251AD"/>
    <w:rsid w:val="5EFDA528"/>
    <w:rsid w:val="5F0FC89F"/>
    <w:rsid w:val="5F1367A4"/>
    <w:rsid w:val="5F26E99D"/>
    <w:rsid w:val="5F4AAC4E"/>
    <w:rsid w:val="5FFE65C6"/>
    <w:rsid w:val="60EA2D00"/>
    <w:rsid w:val="60ECA755"/>
    <w:rsid w:val="613E5DA5"/>
    <w:rsid w:val="6162045A"/>
    <w:rsid w:val="61E96DFF"/>
    <w:rsid w:val="62575F01"/>
    <w:rsid w:val="627BA18B"/>
    <w:rsid w:val="62D3F6AD"/>
    <w:rsid w:val="62DCA6D4"/>
    <w:rsid w:val="62E2A3C4"/>
    <w:rsid w:val="630D8573"/>
    <w:rsid w:val="6315E025"/>
    <w:rsid w:val="633D77AE"/>
    <w:rsid w:val="633DE690"/>
    <w:rsid w:val="63728786"/>
    <w:rsid w:val="63826C69"/>
    <w:rsid w:val="64273434"/>
    <w:rsid w:val="6447D24D"/>
    <w:rsid w:val="644DB84F"/>
    <w:rsid w:val="6471CEA6"/>
    <w:rsid w:val="64B53337"/>
    <w:rsid w:val="64C262C6"/>
    <w:rsid w:val="64D5F3A5"/>
    <w:rsid w:val="65163E24"/>
    <w:rsid w:val="6549A010"/>
    <w:rsid w:val="6587E959"/>
    <w:rsid w:val="65979549"/>
    <w:rsid w:val="65A0E44F"/>
    <w:rsid w:val="65A78369"/>
    <w:rsid w:val="65E8788A"/>
    <w:rsid w:val="669A535B"/>
    <w:rsid w:val="66D159E6"/>
    <w:rsid w:val="6714096A"/>
    <w:rsid w:val="671DE206"/>
    <w:rsid w:val="6722EE08"/>
    <w:rsid w:val="672FA62D"/>
    <w:rsid w:val="67691577"/>
    <w:rsid w:val="67ADE04D"/>
    <w:rsid w:val="67E353D7"/>
    <w:rsid w:val="68034B98"/>
    <w:rsid w:val="689F00C3"/>
    <w:rsid w:val="68ED7F42"/>
    <w:rsid w:val="68F8D006"/>
    <w:rsid w:val="69C2B8D8"/>
    <w:rsid w:val="69DC0011"/>
    <w:rsid w:val="69E561E5"/>
    <w:rsid w:val="69F96C95"/>
    <w:rsid w:val="6A7CE1E4"/>
    <w:rsid w:val="6A841FCE"/>
    <w:rsid w:val="6B0FE16F"/>
    <w:rsid w:val="6B33B754"/>
    <w:rsid w:val="6B61EBAB"/>
    <w:rsid w:val="6BA1E1C6"/>
    <w:rsid w:val="6C322C92"/>
    <w:rsid w:val="6C45D769"/>
    <w:rsid w:val="6C470747"/>
    <w:rsid w:val="6C9C468F"/>
    <w:rsid w:val="6D6FD114"/>
    <w:rsid w:val="6DA10512"/>
    <w:rsid w:val="6DEE4F76"/>
    <w:rsid w:val="6E28A061"/>
    <w:rsid w:val="6E86026D"/>
    <w:rsid w:val="6EA5FD8F"/>
    <w:rsid w:val="6EDB3448"/>
    <w:rsid w:val="6F10BAA7"/>
    <w:rsid w:val="6F6FAA86"/>
    <w:rsid w:val="6FD1B545"/>
    <w:rsid w:val="6FDB1E16"/>
    <w:rsid w:val="6FF090CB"/>
    <w:rsid w:val="70495BA6"/>
    <w:rsid w:val="704BFA4B"/>
    <w:rsid w:val="70B13392"/>
    <w:rsid w:val="7106E6FC"/>
    <w:rsid w:val="710E8E84"/>
    <w:rsid w:val="7123480E"/>
    <w:rsid w:val="712B5C10"/>
    <w:rsid w:val="7145A1E9"/>
    <w:rsid w:val="718695F4"/>
    <w:rsid w:val="71A55A11"/>
    <w:rsid w:val="71D5D0E8"/>
    <w:rsid w:val="71D7FC83"/>
    <w:rsid w:val="71EA070D"/>
    <w:rsid w:val="7203A80D"/>
    <w:rsid w:val="72088D8D"/>
    <w:rsid w:val="7264AC92"/>
    <w:rsid w:val="7273820F"/>
    <w:rsid w:val="7279B201"/>
    <w:rsid w:val="72F4620B"/>
    <w:rsid w:val="72F871D2"/>
    <w:rsid w:val="7348221D"/>
    <w:rsid w:val="7375EE5E"/>
    <w:rsid w:val="737A3F95"/>
    <w:rsid w:val="73880313"/>
    <w:rsid w:val="738E600E"/>
    <w:rsid w:val="73EDC9CD"/>
    <w:rsid w:val="7448D132"/>
    <w:rsid w:val="74A98FCA"/>
    <w:rsid w:val="74FC8510"/>
    <w:rsid w:val="75198540"/>
    <w:rsid w:val="7544D674"/>
    <w:rsid w:val="755F612F"/>
    <w:rsid w:val="75EA0443"/>
    <w:rsid w:val="7625326E"/>
    <w:rsid w:val="76A023C3"/>
    <w:rsid w:val="76ABAB8A"/>
    <w:rsid w:val="76ACB33C"/>
    <w:rsid w:val="76C8DBE2"/>
    <w:rsid w:val="76CCB858"/>
    <w:rsid w:val="7776E393"/>
    <w:rsid w:val="77BE72F9"/>
    <w:rsid w:val="77CE4E86"/>
    <w:rsid w:val="7811996C"/>
    <w:rsid w:val="7814D706"/>
    <w:rsid w:val="782C0761"/>
    <w:rsid w:val="782F4FC6"/>
    <w:rsid w:val="7845790E"/>
    <w:rsid w:val="78B7B6DB"/>
    <w:rsid w:val="78C2B5A9"/>
    <w:rsid w:val="78CAE545"/>
    <w:rsid w:val="78D4095E"/>
    <w:rsid w:val="7910D20E"/>
    <w:rsid w:val="7927771B"/>
    <w:rsid w:val="79421005"/>
    <w:rsid w:val="7962EF6A"/>
    <w:rsid w:val="79AACCA3"/>
    <w:rsid w:val="79BF90D6"/>
    <w:rsid w:val="79D45E09"/>
    <w:rsid w:val="79E5BF9F"/>
    <w:rsid w:val="7A2E4C74"/>
    <w:rsid w:val="7A836E18"/>
    <w:rsid w:val="7A96A625"/>
    <w:rsid w:val="7AB136E5"/>
    <w:rsid w:val="7B9F4396"/>
    <w:rsid w:val="7BD6FD5F"/>
    <w:rsid w:val="7BD96288"/>
    <w:rsid w:val="7BF3990B"/>
    <w:rsid w:val="7C333DBF"/>
    <w:rsid w:val="7C6C1685"/>
    <w:rsid w:val="7CB6CFFD"/>
    <w:rsid w:val="7D039800"/>
    <w:rsid w:val="7DB0075D"/>
    <w:rsid w:val="7DDD4950"/>
    <w:rsid w:val="7DF835E5"/>
    <w:rsid w:val="7E0C5F08"/>
    <w:rsid w:val="7E3AF41B"/>
    <w:rsid w:val="7E49D7CE"/>
    <w:rsid w:val="7E4CBE92"/>
    <w:rsid w:val="7E7BCDCC"/>
    <w:rsid w:val="7E8AD4C4"/>
    <w:rsid w:val="7EAB86C4"/>
    <w:rsid w:val="7F4793CC"/>
    <w:rsid w:val="7F64B955"/>
    <w:rsid w:val="7FB2C74F"/>
    <w:rsid w:val="7FB84B42"/>
    <w:rsid w:val="7FCCEFC5"/>
    <w:rsid w:val="7FEC9C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ECABB25"/>
  <w15:docId w15:val="{58FD6610-ACCC-6345-B93E-EF92A4532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600C"/>
    <w:rPr>
      <w:rFonts w:ascii="Times New Roman" w:eastAsia="Times New Roman" w:hAnsi="Times New Roman"/>
      <w:sz w:val="24"/>
      <w:szCs w:val="24"/>
    </w:rPr>
  </w:style>
  <w:style w:type="paragraph" w:styleId="Heading1">
    <w:name w:val="heading 1"/>
    <w:basedOn w:val="Normal"/>
    <w:next w:val="Normal"/>
    <w:link w:val="Heading1Char"/>
    <w:qFormat/>
    <w:rsid w:val="00901804"/>
    <w:pPr>
      <w:keepNext/>
      <w:numPr>
        <w:numId w:val="1"/>
      </w:numPr>
      <w:pBdr>
        <w:top w:val="single" w:sz="4" w:space="1" w:color="auto"/>
      </w:pBdr>
      <w:suppressAutoHyphens/>
      <w:spacing w:before="104" w:after="226"/>
      <w:jc w:val="both"/>
      <w:outlineLvl w:val="0"/>
    </w:pPr>
    <w:rPr>
      <w:rFonts w:ascii="Calibri" w:eastAsia="SimSun" w:hAnsi="Calibri"/>
      <w:b/>
      <w:smallCaps/>
      <w:spacing w:val="-2"/>
      <w:sz w:val="28"/>
      <w:szCs w:val="20"/>
    </w:rPr>
  </w:style>
  <w:style w:type="paragraph" w:styleId="Heading2">
    <w:name w:val="heading 2"/>
    <w:basedOn w:val="Normal"/>
    <w:next w:val="Normal"/>
    <w:link w:val="Heading2Char1"/>
    <w:uiPriority w:val="9"/>
    <w:qFormat/>
    <w:rsid w:val="00E93DC1"/>
    <w:pPr>
      <w:keepNext/>
      <w:spacing w:after="60"/>
      <w:ind w:left="720"/>
      <w:jc w:val="both"/>
      <w:outlineLvl w:val="1"/>
    </w:pPr>
    <w:rPr>
      <w:rFonts w:ascii="Arial Narrow" w:eastAsia="SimSun" w:hAnsi="Arial Narrow"/>
      <w:b/>
      <w:bCs/>
      <w:sz w:val="20"/>
    </w:rPr>
  </w:style>
  <w:style w:type="paragraph" w:styleId="Heading3">
    <w:name w:val="heading 3"/>
    <w:basedOn w:val="Normal"/>
    <w:next w:val="Normal"/>
    <w:link w:val="Heading3Char"/>
    <w:uiPriority w:val="9"/>
    <w:qFormat/>
    <w:rsid w:val="00E93DC1"/>
    <w:pPr>
      <w:keepNext/>
      <w:widowControl w:val="0"/>
      <w:tabs>
        <w:tab w:val="left" w:pos="2160"/>
        <w:tab w:val="left" w:pos="9360"/>
      </w:tabs>
      <w:spacing w:after="60"/>
      <w:jc w:val="both"/>
      <w:outlineLvl w:val="2"/>
    </w:pPr>
    <w:rPr>
      <w:rFonts w:ascii="Courier" w:eastAsia="SimSun" w:hAnsi="Courier"/>
      <w:b/>
      <w:sz w:val="28"/>
      <w:szCs w:val="20"/>
    </w:rPr>
  </w:style>
  <w:style w:type="paragraph" w:styleId="Heading4">
    <w:name w:val="heading 4"/>
    <w:basedOn w:val="Normal"/>
    <w:next w:val="Normal"/>
    <w:link w:val="Heading4Char"/>
    <w:uiPriority w:val="9"/>
    <w:qFormat/>
    <w:rsid w:val="00E93DC1"/>
    <w:pPr>
      <w:keepNext/>
      <w:widowControl w:val="0"/>
      <w:spacing w:after="540"/>
      <w:ind w:left="116"/>
      <w:jc w:val="both"/>
      <w:outlineLvl w:val="3"/>
    </w:pPr>
    <w:rPr>
      <w:rFonts w:ascii="Calibri" w:eastAsia="SimSun" w:hAnsi="Calibri"/>
      <w:b/>
      <w:spacing w:val="15"/>
      <w:sz w:val="28"/>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rFonts w:ascii="Calibri" w:eastAsia="SimSun" w:hAnsi="Calibri"/>
      <w:b/>
      <w:bCs/>
    </w:rPr>
  </w:style>
  <w:style w:type="paragraph" w:styleId="Heading6">
    <w:name w:val="heading 6"/>
    <w:basedOn w:val="Normal"/>
    <w:next w:val="Normal"/>
    <w:link w:val="Heading6Char"/>
    <w:uiPriority w:val="9"/>
    <w:qFormat/>
    <w:rsid w:val="00EC38D1"/>
    <w:pPr>
      <w:keepNext/>
      <w:ind w:left="360"/>
      <w:outlineLvl w:val="5"/>
    </w:pPr>
    <w:rPr>
      <w:b/>
      <w:bCs/>
      <w:smallCaps/>
      <w:lang w:val="x-none" w:eastAsia="x-none"/>
    </w:rPr>
  </w:style>
  <w:style w:type="paragraph" w:styleId="Heading7">
    <w:name w:val="heading 7"/>
    <w:basedOn w:val="Normal"/>
    <w:next w:val="Normal"/>
    <w:link w:val="Heading7Char"/>
    <w:uiPriority w:val="9"/>
    <w:qFormat/>
    <w:rsid w:val="00EC38D1"/>
    <w:pPr>
      <w:keepNext/>
      <w:outlineLvl w:val="6"/>
    </w:pPr>
    <w:rPr>
      <w:b/>
      <w:bCs/>
      <w:sz w:val="20"/>
      <w:lang w:val="x-none" w:eastAsia="x-none"/>
    </w:rPr>
  </w:style>
  <w:style w:type="paragraph" w:styleId="Heading8">
    <w:name w:val="heading 8"/>
    <w:basedOn w:val="Normal"/>
    <w:next w:val="Normal"/>
    <w:link w:val="Heading8Char"/>
    <w:uiPriority w:val="9"/>
    <w:unhideWhenUsed/>
    <w:qFormat/>
    <w:rsid w:val="000923DC"/>
    <w:pPr>
      <w:spacing w:before="240" w:after="60"/>
      <w:jc w:val="both"/>
      <w:outlineLvl w:val="7"/>
    </w:pPr>
    <w:rPr>
      <w:rFonts w:ascii="Calibri" w:eastAsia="SimSun" w:hAnsi="Calibri"/>
      <w:i/>
      <w:iCs/>
    </w:rPr>
  </w:style>
  <w:style w:type="paragraph" w:styleId="Heading9">
    <w:name w:val="heading 9"/>
    <w:basedOn w:val="Normal"/>
    <w:next w:val="Normal"/>
    <w:link w:val="Heading9Char"/>
    <w:uiPriority w:val="9"/>
    <w:qFormat/>
    <w:rsid w:val="00EC38D1"/>
    <w:pPr>
      <w:keepNext/>
      <w:framePr w:w="3801" w:h="4681" w:hSpace="180" w:wrap="around" w:vAnchor="text" w:hAnchor="page" w:x="7141" w:y="1441"/>
      <w:outlineLvl w:val="8"/>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pPr>
      <w:spacing w:after="60"/>
      <w:jc w:val="both"/>
    </w:pPr>
    <w:rPr>
      <w:rFonts w:ascii="Tahoma" w:eastAsia="SimSun" w:hAnsi="Tahoma" w:cs="Tahoma"/>
      <w:sz w:val="16"/>
      <w:szCs w:val="16"/>
    </w:rPr>
  </w:style>
  <w:style w:type="character" w:customStyle="1" w:styleId="Heading1Char">
    <w:name w:val="Heading 1 Char"/>
    <w:link w:val="Heading1"/>
    <w:locked/>
    <w:rsid w:val="00901804"/>
    <w:rPr>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uiPriority w:val="9"/>
    <w:locked/>
    <w:rsid w:val="00CB0802"/>
    <w:rPr>
      <w:rFonts w:ascii="Cambria" w:hAnsi="Cambria" w:cs="Times New Roman"/>
      <w:b/>
      <w:bCs/>
      <w:sz w:val="26"/>
      <w:szCs w:val="26"/>
      <w:lang w:val="en-GB"/>
    </w:rPr>
  </w:style>
  <w:style w:type="character" w:customStyle="1" w:styleId="Heading4Char">
    <w:name w:val="Heading 4 Char"/>
    <w:link w:val="Heading4"/>
    <w:uiPriority w:val="9"/>
    <w:locked/>
    <w:rsid w:val="00CB0802"/>
    <w:rPr>
      <w:rFonts w:ascii="Calibri" w:hAnsi="Calibri" w:cs="Times New Roman"/>
      <w:b/>
      <w:bCs/>
      <w:sz w:val="28"/>
      <w:szCs w:val="28"/>
      <w:lang w:val="en-GB"/>
    </w:rPr>
  </w:style>
  <w:style w:type="character" w:customStyle="1" w:styleId="Heading5Char">
    <w:name w:val="Heading 5 Char"/>
    <w:link w:val="Heading5"/>
    <w:uiPriority w:val="9"/>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spacing w:after="60"/>
      <w:jc w:val="both"/>
    </w:pPr>
    <w:rPr>
      <w:rFonts w:ascii="Calibri" w:eastAsia="SimSun" w:hAnsi="Calibri"/>
      <w:sz w:val="20"/>
    </w:r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spacing w:after="60"/>
      <w:jc w:val="both"/>
    </w:pPr>
    <w:rPr>
      <w:rFonts w:ascii="Calibri" w:eastAsia="SimSun" w:hAnsi="Calibri"/>
      <w:sz w:val="20"/>
    </w:r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uiPriority w:val="99"/>
    <w:qFormat/>
    <w:rsid w:val="00901804"/>
    <w:pPr>
      <w:widowControl w:val="0"/>
      <w:jc w:val="both"/>
    </w:pPr>
    <w:rPr>
      <w:rFonts w:ascii="Calibri" w:eastAsia="SimSun" w:hAnsi="Calibr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901804"/>
    <w:rPr>
      <w:rFonts w:ascii="Calibri" w:hAnsi="Calibri"/>
      <w:sz w:val="18"/>
    </w:rPr>
  </w:style>
  <w:style w:type="paragraph" w:styleId="BodyText3">
    <w:name w:val="Body Text 3"/>
    <w:basedOn w:val="Normal"/>
    <w:link w:val="BodyText3Char"/>
    <w:rsid w:val="00E93DC1"/>
    <w:pPr>
      <w:spacing w:after="60"/>
      <w:jc w:val="both"/>
    </w:pPr>
    <w:rPr>
      <w:rFonts w:ascii="Calibri" w:eastAsia="SimSun" w:hAnsi="Calibri"/>
      <w:sz w:val="20"/>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spacing w:after="60"/>
      <w:jc w:val="both"/>
    </w:pPr>
    <w:rPr>
      <w:rFonts w:ascii="Calibri" w:eastAsia="SimSun" w:hAnsi="Calibri"/>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basedOn w:val="Normal"/>
    <w:link w:val="BodyTextChar"/>
    <w:qFormat/>
    <w:rsid w:val="00E93DC1"/>
    <w:pPr>
      <w:pBdr>
        <w:bottom w:val="single" w:sz="4" w:space="1" w:color="auto"/>
      </w:pBdr>
      <w:spacing w:after="60"/>
      <w:jc w:val="both"/>
    </w:pPr>
    <w:rPr>
      <w:rFonts w:ascii="Arial Narrow" w:eastAsia="SimSun" w:hAnsi="Arial Narrow"/>
      <w:i/>
      <w:iCs/>
      <w:sz w:val="20"/>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jc w:val="both"/>
    </w:pPr>
    <w:rPr>
      <w:rFonts w:ascii="Arial Narrow" w:eastAsia="SimSun" w:hAnsi="Arial Narrow"/>
      <w:sz w:val="20"/>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uiPriority w:val="99"/>
    <w:rsid w:val="00EF6275"/>
    <w:rPr>
      <w:rFonts w:cs="Times New Roman"/>
      <w:sz w:val="16"/>
      <w:szCs w:val="16"/>
    </w:rPr>
  </w:style>
  <w:style w:type="paragraph" w:styleId="CommentText">
    <w:name w:val="annotation text"/>
    <w:basedOn w:val="Normal"/>
    <w:link w:val="CommentTextChar"/>
    <w:uiPriority w:val="99"/>
    <w:rsid w:val="00EF6275"/>
    <w:pPr>
      <w:spacing w:after="60"/>
      <w:jc w:val="both"/>
    </w:pPr>
    <w:rPr>
      <w:rFonts w:ascii="Calibri" w:eastAsia="SimSun" w:hAnsi="Calibri"/>
      <w:sz w:val="20"/>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jc w:val="both"/>
    </w:pPr>
    <w:rPr>
      <w:rFonts w:eastAsia="SimSun"/>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
    <w:link w:val="CharCharCharCharCarChar"/>
    <w:uiPriority w:val="99"/>
    <w:qForma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Bullets"/>
    <w:basedOn w:val="Normal"/>
    <w:link w:val="ListParagraphChar"/>
    <w:uiPriority w:val="34"/>
    <w:qFormat/>
    <w:rsid w:val="00DB520F"/>
    <w:pPr>
      <w:ind w:left="720"/>
    </w:pPr>
    <w:rPr>
      <w:rFonts w:eastAsia="SimSun"/>
    </w:rPr>
  </w:style>
  <w:style w:type="paragraph" w:styleId="Title">
    <w:name w:val="Title"/>
    <w:basedOn w:val="Normal"/>
    <w:link w:val="TitleChar"/>
    <w:uiPriority w:val="10"/>
    <w:qFormat/>
    <w:rsid w:val="00700D7C"/>
    <w:pPr>
      <w:pBdr>
        <w:top w:val="single" w:sz="4" w:space="1" w:color="auto"/>
        <w:left w:val="single" w:sz="4" w:space="4" w:color="auto"/>
        <w:bottom w:val="single" w:sz="4" w:space="1" w:color="auto"/>
        <w:right w:val="single" w:sz="4" w:space="4" w:color="auto"/>
      </w:pBdr>
      <w:spacing w:before="240" w:after="60"/>
      <w:jc w:val="center"/>
      <w:outlineLvl w:val="0"/>
    </w:pPr>
    <w:rPr>
      <w:rFonts w:ascii="Calibri" w:eastAsia="SimSun" w:hAnsi="Calibri" w:cs="Arial"/>
      <w:b/>
      <w:bCs/>
      <w:kern w:val="28"/>
      <w:sz w:val="32"/>
      <w:szCs w:val="32"/>
    </w:rPr>
  </w:style>
  <w:style w:type="character" w:customStyle="1" w:styleId="TitleChar">
    <w:name w:val="Title Char"/>
    <w:link w:val="Title"/>
    <w:uiPriority w:val="10"/>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pPr>
    <w:rPr>
      <w:rFonts w:ascii="Calibri" w:eastAsia="SimSun" w:hAnsi="Calibri" w:cs="Arial"/>
      <w:sz w:val="20"/>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pPr>
    <w:rPr>
      <w:rFonts w:ascii="Calibri" w:eastAsia="MS Mincho" w:hAnsi="Calibri"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rPr>
      <w:rFonts w:ascii="Calibri" w:eastAsia="MS Mincho" w:hAnsi="Calibri"/>
      <w:sz w:val="20"/>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jc w:val="both"/>
    </w:pPr>
    <w:rPr>
      <w:rFonts w:ascii="Arial Narrow" w:eastAsia="SimSun" w:hAnsi="Arial Narrow" w:cs="Arial"/>
      <w:sz w:val="20"/>
      <w:szCs w:val="20"/>
    </w:rPr>
  </w:style>
  <w:style w:type="paragraph" w:customStyle="1" w:styleId="Paragraph">
    <w:name w:val="Paragraph"/>
    <w:basedOn w:val="Normal"/>
    <w:link w:val="ParagraphChar"/>
    <w:qFormat/>
    <w:rsid w:val="000D00F9"/>
    <w:pPr>
      <w:numPr>
        <w:numId w:val="2"/>
      </w:numPr>
      <w:spacing w:after="240"/>
    </w:pPr>
    <w:rPr>
      <w:rFonts w:eastAsia="SimSun" w:cs="Angsana New"/>
      <w:noProof/>
      <w:sz w:val="20"/>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a">
    <w:basedOn w:val="Normal"/>
    <w:next w:val="ListParagraph"/>
    <w:uiPriority w:val="34"/>
    <w:qFormat/>
    <w:rsid w:val="00DB520F"/>
    <w:pPr>
      <w:ind w:left="720"/>
    </w:pPr>
    <w:rPr>
      <w:rFonts w:eastAsia="SimSun"/>
    </w:rPr>
  </w:style>
  <w:style w:type="character" w:customStyle="1" w:styleId="BulletsChar">
    <w:name w:val="Bullets Char"/>
    <w:uiPriority w:val="34"/>
    <w:rsid w:val="000D00F9"/>
    <w:rPr>
      <w:rFonts w:ascii="Times New Roman" w:hAnsi="Times New Roman" w:cs="Angsana New"/>
      <w:noProof/>
      <w:szCs w:val="22"/>
    </w:rPr>
  </w:style>
  <w:style w:type="paragraph" w:styleId="TOC2">
    <w:name w:val="toc 2"/>
    <w:basedOn w:val="Normal"/>
    <w:next w:val="Normal"/>
    <w:autoRedefine/>
    <w:uiPriority w:val="39"/>
    <w:qFormat/>
    <w:locked/>
    <w:rsid w:val="00C24014"/>
    <w:pPr>
      <w:tabs>
        <w:tab w:val="right" w:leader="dot" w:pos="9350"/>
      </w:tabs>
      <w:spacing w:after="60"/>
      <w:ind w:left="220"/>
      <w:jc w:val="both"/>
    </w:pPr>
    <w:rPr>
      <w:rFonts w:ascii="Calibri" w:eastAsia="SimSun" w:hAnsi="Calibri"/>
      <w:sz w:val="20"/>
    </w:rPr>
  </w:style>
  <w:style w:type="paragraph" w:styleId="TOC1">
    <w:name w:val="toc 1"/>
    <w:basedOn w:val="Normal"/>
    <w:next w:val="Normal"/>
    <w:autoRedefine/>
    <w:uiPriority w:val="39"/>
    <w:qFormat/>
    <w:locked/>
    <w:rsid w:val="00893146"/>
    <w:pPr>
      <w:tabs>
        <w:tab w:val="left" w:pos="540"/>
        <w:tab w:val="right" w:leader="dot" w:pos="9304"/>
      </w:tabs>
      <w:spacing w:after="60"/>
      <w:jc w:val="both"/>
    </w:pPr>
    <w:rPr>
      <w:rFonts w:ascii="Calibri" w:eastAsia="SimSun" w:hAnsi="Calibri"/>
      <w:sz w:val="20"/>
    </w:rPr>
  </w:style>
  <w:style w:type="character" w:customStyle="1" w:styleId="Heading2Char">
    <w:name w:val="Heading 2 Char"/>
    <w:uiPriority w:val="9"/>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qFormat/>
    <w:locked/>
    <w:rsid w:val="00720790"/>
    <w:rPr>
      <w:rFonts w:ascii="Arial" w:hAnsi="Arial" w:cs="Times New Roman"/>
      <w:lang w:val="en-GB"/>
    </w:rPr>
  </w:style>
  <w:style w:type="paragraph" w:customStyle="1" w:styleId="Normalbullets">
    <w:name w:val="Normal bullets"/>
    <w:basedOn w:val="Normal"/>
    <w:rsid w:val="003847E4"/>
    <w:pPr>
      <w:numPr>
        <w:numId w:val="4"/>
      </w:numPr>
      <w:spacing w:after="60"/>
      <w:jc w:val="both"/>
    </w:pPr>
    <w:rPr>
      <w:rFonts w:ascii="Calibri" w:eastAsia="SimSun" w:hAnsi="Calibri"/>
      <w:sz w:val="20"/>
    </w:rPr>
  </w:style>
  <w:style w:type="paragraph" w:customStyle="1" w:styleId="Text">
    <w:name w:val="Text"/>
    <w:basedOn w:val="Normal"/>
    <w:rsid w:val="00C26FEC"/>
    <w:pPr>
      <w:spacing w:before="240" w:line="252" w:lineRule="auto"/>
      <w:jc w:val="both"/>
    </w:pPr>
    <w:rPr>
      <w:rFonts w:eastAsia="SimSun"/>
      <w:sz w:val="20"/>
      <w:szCs w:val="20"/>
    </w:rPr>
  </w:style>
  <w:style w:type="paragraph" w:customStyle="1" w:styleId="CharCharChar11">
    <w:name w:val="Char Char Char11"/>
    <w:basedOn w:val="Normal"/>
    <w:rsid w:val="00B27E19"/>
    <w:pPr>
      <w:spacing w:after="160" w:line="240" w:lineRule="exact"/>
    </w:pPr>
    <w:rPr>
      <w:rFonts w:ascii="Calibri" w:eastAsia="SimSun" w:hAnsi="Calibri" w:cs="Arial"/>
      <w:sz w:val="20"/>
      <w:szCs w:val="20"/>
    </w:rPr>
  </w:style>
  <w:style w:type="paragraph" w:customStyle="1" w:styleId="BodyText23">
    <w:name w:val="Body Text 23"/>
    <w:basedOn w:val="Normal"/>
    <w:rsid w:val="00B27E19"/>
    <w:pPr>
      <w:widowControl w:val="0"/>
      <w:tabs>
        <w:tab w:val="left" w:pos="547"/>
      </w:tabs>
    </w:pPr>
    <w:rPr>
      <w:rFonts w:eastAsia="SimSun"/>
      <w:snapToGrid w:val="0"/>
      <w:sz w:val="20"/>
      <w:szCs w:val="20"/>
    </w:rPr>
  </w:style>
  <w:style w:type="paragraph" w:styleId="Caption">
    <w:name w:val="caption"/>
    <w:basedOn w:val="Normal"/>
    <w:next w:val="Normal"/>
    <w:qFormat/>
    <w:rsid w:val="00C24014"/>
    <w:rPr>
      <w:rFonts w:ascii="Calibri" w:eastAsia="SimSun" w:hAnsi="Calibri" w:cs="Calibri"/>
      <w:b/>
      <w:color w:val="000000" w:themeColor="text1"/>
      <w:sz w:val="20"/>
      <w:szCs w:val="20"/>
      <w:u w:val="single"/>
    </w:rPr>
  </w:style>
  <w:style w:type="paragraph" w:customStyle="1" w:styleId="TableT">
    <w:name w:val="TableT"/>
    <w:basedOn w:val="Normal"/>
    <w:autoRedefine/>
    <w:rsid w:val="00550BAE"/>
    <w:pPr>
      <w:spacing w:after="60"/>
    </w:pPr>
    <w:rPr>
      <w:rFonts w:eastAsia="SimSun"/>
      <w:noProof/>
      <w:sz w:val="20"/>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ind w:right="-7"/>
    </w:pPr>
    <w:rPr>
      <w:rFonts w:ascii="Calibri" w:eastAsia="Arial Unicode MS" w:hAnsi="Calibri" w:cs="Arial"/>
      <w:sz w:val="20"/>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after="60"/>
    </w:pPr>
    <w:rPr>
      <w:rFonts w:eastAsia="SimSu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uiPriority w:val="9"/>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rPr>
      <w:rFonts w:eastAsia="SimSun"/>
      <w:sz w:val="20"/>
    </w:rPr>
  </w:style>
  <w:style w:type="paragraph" w:customStyle="1" w:styleId="NumberedList2">
    <w:name w:val="Numbered List 2"/>
    <w:aliases w:val="nl2"/>
    <w:basedOn w:val="Normal"/>
    <w:rsid w:val="00CA725C"/>
    <w:pPr>
      <w:spacing w:line="240" w:lineRule="atLeast"/>
      <w:ind w:hanging="360"/>
    </w:pPr>
    <w:rPr>
      <w:rFonts w:ascii="Arial Unicode MS" w:eastAsia="SimSun" w:hAnsi="Arial Unicode MS"/>
      <w:sz w:val="20"/>
      <w:szCs w:val="22"/>
    </w:rPr>
  </w:style>
  <w:style w:type="paragraph" w:customStyle="1" w:styleId="CharChar">
    <w:name w:val="Char Char Знак Знак"/>
    <w:basedOn w:val="Normal"/>
    <w:rsid w:val="00E61BB0"/>
    <w:pPr>
      <w:spacing w:after="160" w:line="240" w:lineRule="exact"/>
    </w:pPr>
    <w:rPr>
      <w:rFonts w:eastAsia="SimSun" w:cs="Arial"/>
      <w:sz w:val="20"/>
      <w:szCs w:val="20"/>
      <w:lang w:val="de-CH" w:eastAsia="de-CH"/>
    </w:rPr>
  </w:style>
  <w:style w:type="paragraph" w:styleId="PlainText">
    <w:name w:val="Plain Text"/>
    <w:basedOn w:val="Normal"/>
    <w:link w:val="PlainTextChar"/>
    <w:uiPriority w:val="99"/>
    <w:unhideWhenUsed/>
    <w:rsid w:val="00FC1F80"/>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6"/>
      </w:numPr>
    </w:pPr>
    <w:rPr>
      <w:rFonts w:ascii="Calibri" w:hAnsi="Calibri"/>
      <w:noProof/>
      <w:sz w:val="20"/>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ind w:left="720"/>
    </w:pPr>
    <w:rPr>
      <w:rFonts w:ascii="Calibri" w:eastAsia="SimSun" w:hAnsi="Calibri"/>
      <w:sz w:val="20"/>
      <w:szCs w:val="20"/>
    </w:rPr>
  </w:style>
  <w:style w:type="paragraph" w:styleId="TOC3">
    <w:name w:val="toc 3"/>
    <w:basedOn w:val="Normal"/>
    <w:next w:val="Normal"/>
    <w:autoRedefine/>
    <w:uiPriority w:val="39"/>
    <w:unhideWhenUsed/>
    <w:qFormat/>
    <w:rsid w:val="006957EB"/>
    <w:pPr>
      <w:spacing w:after="60"/>
      <w:ind w:left="400"/>
      <w:jc w:val="both"/>
    </w:pPr>
    <w:rPr>
      <w:rFonts w:ascii="Calibri" w:eastAsia="SimSun" w:hAnsi="Calibri"/>
      <w:sz w:val="20"/>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872F38"/>
    <w:pPr>
      <w:spacing w:after="160" w:line="240" w:lineRule="exact"/>
      <w:jc w:val="both"/>
    </w:pPr>
    <w:rPr>
      <w:rFonts w:ascii="Arial" w:eastAsia="SimSun" w:hAnsi="Arial"/>
      <w:sz w:val="18"/>
      <w:szCs w:val="20"/>
      <w:vertAlign w:val="superscript"/>
    </w:rPr>
  </w:style>
  <w:style w:type="character" w:customStyle="1" w:styleId="Mention1">
    <w:name w:val="Mention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pPr>
    <w:rPr>
      <w:lang w:val="es-ES" w:eastAsia="es-ES"/>
    </w:rPr>
  </w:style>
  <w:style w:type="character" w:customStyle="1" w:styleId="UnresolvedMention1">
    <w:name w:val="Unresolved Mention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ind w:left="-720"/>
    </w:pPr>
    <w:rPr>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ind w:left="-720"/>
    </w:pPr>
    <w:rPr>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ind w:left="-720"/>
    </w:pPr>
    <w:rPr>
      <w:rFonts w:ascii="Times New Roman Bold" w:hAnsi="Times New Roman Bold"/>
      <w:b/>
      <w:bCs/>
      <w:smallCaps/>
      <w:color w:val="000000"/>
      <w:sz w:val="22"/>
      <w:szCs w:val="22"/>
    </w:rPr>
  </w:style>
  <w:style w:type="paragraph" w:customStyle="1" w:styleId="GEFInstruction">
    <w:name w:val="GEF Instruction"/>
    <w:basedOn w:val="Normal"/>
    <w:next w:val="Normal"/>
    <w:qFormat/>
    <w:rsid w:val="007F5638"/>
    <w:pPr>
      <w:ind w:left="-540"/>
    </w:pPr>
    <w:rPr>
      <w:sz w:val="20"/>
    </w:rPr>
  </w:style>
  <w:style w:type="table" w:customStyle="1" w:styleId="TableGrid1">
    <w:name w:val="Table Grid1"/>
    <w:basedOn w:val="TableNormal"/>
    <w:next w:val="TableGrid"/>
    <w:uiPriority w:val="39"/>
    <w:rsid w:val="007F5638"/>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after="60" w:line="260" w:lineRule="exact"/>
      <w:ind w:left="720" w:hanging="360"/>
    </w:pPr>
    <w:rPr>
      <w:rFonts w:ascii="Calibri" w:hAnsi="Calibri"/>
      <w:sz w:val="20"/>
      <w:lang w:eastAsia="ja-JP"/>
    </w:rPr>
  </w:style>
  <w:style w:type="character" w:customStyle="1" w:styleId="Heading6Char">
    <w:name w:val="Heading 6 Char"/>
    <w:link w:val="Heading6"/>
    <w:uiPriority w:val="9"/>
    <w:rsid w:val="00EC38D1"/>
    <w:rPr>
      <w:rFonts w:ascii="Times New Roman" w:eastAsia="Times New Roman" w:hAnsi="Times New Roman"/>
      <w:b/>
      <w:bCs/>
      <w:smallCaps/>
      <w:sz w:val="24"/>
      <w:szCs w:val="24"/>
      <w:lang w:val="x-none" w:eastAsia="x-none"/>
    </w:rPr>
  </w:style>
  <w:style w:type="character" w:customStyle="1" w:styleId="Heading7Char">
    <w:name w:val="Heading 7 Char"/>
    <w:link w:val="Heading7"/>
    <w:uiPriority w:val="9"/>
    <w:rsid w:val="00EC38D1"/>
    <w:rPr>
      <w:rFonts w:ascii="Times New Roman" w:eastAsia="Times New Roman" w:hAnsi="Times New Roman"/>
      <w:b/>
      <w:bCs/>
      <w:szCs w:val="24"/>
      <w:lang w:val="x-none" w:eastAsia="x-none"/>
    </w:rPr>
  </w:style>
  <w:style w:type="character" w:customStyle="1" w:styleId="Heading9Char">
    <w:name w:val="Heading 9 Char"/>
    <w:link w:val="Heading9"/>
    <w:uiPriority w:val="9"/>
    <w:rsid w:val="00EC38D1"/>
    <w:rPr>
      <w:rFonts w:ascii="Times New Roman" w:eastAsia="Times New Roman" w:hAnsi="Times New Roman"/>
      <w:b/>
      <w:bCs/>
      <w:sz w:val="24"/>
      <w:szCs w:val="24"/>
      <w:lang w:val="x-none" w:eastAsia="x-none"/>
    </w:rPr>
  </w:style>
  <w:style w:type="character" w:customStyle="1" w:styleId="Mention11">
    <w:name w:val="Mention11"/>
    <w:uiPriority w:val="99"/>
    <w:semiHidden/>
    <w:unhideWhenUsed/>
    <w:rsid w:val="00EC38D1"/>
    <w:rPr>
      <w:color w:val="2B579A"/>
      <w:shd w:val="clear" w:color="auto" w:fill="E6E6E6"/>
    </w:rPr>
  </w:style>
  <w:style w:type="paragraph" w:customStyle="1" w:styleId="Outline">
    <w:name w:val="Outline"/>
    <w:basedOn w:val="Normal"/>
    <w:rsid w:val="00EC38D1"/>
    <w:pPr>
      <w:spacing w:before="240"/>
    </w:pPr>
    <w:rPr>
      <w:kern w:val="28"/>
      <w:szCs w:val="20"/>
    </w:rPr>
  </w:style>
  <w:style w:type="paragraph" w:styleId="BodyTextIndent2">
    <w:name w:val="Body Text Indent 2"/>
    <w:basedOn w:val="Normal"/>
    <w:link w:val="BodyTextIndent2Char"/>
    <w:rsid w:val="00EC38D1"/>
    <w:pPr>
      <w:ind w:left="360"/>
    </w:pPr>
    <w:rPr>
      <w:i/>
      <w:iCs/>
      <w:sz w:val="20"/>
      <w:lang w:val="x-none" w:eastAsia="x-none"/>
    </w:rPr>
  </w:style>
  <w:style w:type="character" w:customStyle="1" w:styleId="BodyTextIndent2Char">
    <w:name w:val="Body Text Indent 2 Char"/>
    <w:link w:val="BodyTextIndent2"/>
    <w:rsid w:val="00EC38D1"/>
    <w:rPr>
      <w:rFonts w:ascii="Times New Roman" w:eastAsia="Times New Roman" w:hAnsi="Times New Roman"/>
      <w:i/>
      <w:iCs/>
      <w:szCs w:val="24"/>
      <w:lang w:val="x-none" w:eastAsia="x-none"/>
    </w:rPr>
  </w:style>
  <w:style w:type="paragraph" w:styleId="BodyTextIndent3">
    <w:name w:val="Body Text Indent 3"/>
    <w:basedOn w:val="Normal"/>
    <w:link w:val="BodyTextIndent3Char"/>
    <w:rsid w:val="00EC38D1"/>
    <w:pPr>
      <w:ind w:left="540"/>
    </w:pPr>
    <w:rPr>
      <w:lang w:val="x-none" w:eastAsia="x-none"/>
    </w:rPr>
  </w:style>
  <w:style w:type="character" w:customStyle="1" w:styleId="BodyTextIndent3Char">
    <w:name w:val="Body Text Indent 3 Char"/>
    <w:link w:val="BodyTextIndent3"/>
    <w:rsid w:val="00EC38D1"/>
    <w:rPr>
      <w:rFonts w:ascii="Times New Roman" w:eastAsia="Times New Roman" w:hAnsi="Times New Roman"/>
      <w:sz w:val="24"/>
      <w:szCs w:val="24"/>
      <w:lang w:val="x-none" w:eastAsia="x-none"/>
    </w:rPr>
  </w:style>
  <w:style w:type="paragraph" w:styleId="DocumentMap">
    <w:name w:val="Document Map"/>
    <w:basedOn w:val="Normal"/>
    <w:link w:val="DocumentMapChar"/>
    <w:semiHidden/>
    <w:rsid w:val="00EC38D1"/>
    <w:pPr>
      <w:shd w:val="clear" w:color="auto" w:fill="000080"/>
    </w:pPr>
    <w:rPr>
      <w:rFonts w:ascii="Tahoma" w:hAnsi="Tahoma"/>
      <w:sz w:val="20"/>
      <w:szCs w:val="20"/>
      <w:lang w:val="x-none" w:eastAsia="x-none"/>
    </w:rPr>
  </w:style>
  <w:style w:type="character" w:customStyle="1" w:styleId="DocumentMapChar">
    <w:name w:val="Document Map Char"/>
    <w:link w:val="DocumentMap"/>
    <w:semiHidden/>
    <w:rsid w:val="00EC38D1"/>
    <w:rPr>
      <w:rFonts w:ascii="Tahoma" w:eastAsia="Times New Roman" w:hAnsi="Tahoma"/>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EC38D1"/>
    <w:pPr>
      <w:numPr>
        <w:numId w:val="22"/>
      </w:numPr>
      <w:spacing w:before="120" w:after="240"/>
      <w:ind w:left="0" w:firstLine="0"/>
      <w:outlineLvl w:val="1"/>
    </w:pPr>
    <w:rPr>
      <w:color w:val="000000"/>
      <w:lang w:val="x-none" w:eastAsia="x-none"/>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szCs w:val="24"/>
      <w:lang w:val="x-none" w:eastAsia="x-none"/>
    </w:rPr>
  </w:style>
  <w:style w:type="paragraph" w:styleId="z-TopofForm">
    <w:name w:val="HTML Top of Form"/>
    <w:basedOn w:val="Normal"/>
    <w:next w:val="Normal"/>
    <w:link w:val="z-TopofFormChar"/>
    <w:hidden/>
    <w:rsid w:val="00EC38D1"/>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rsid w:val="00EC38D1"/>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rsid w:val="00EC38D1"/>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rsid w:val="00EC38D1"/>
    <w:rPr>
      <w:rFonts w:ascii="Arial" w:eastAsia="Times New Roman" w:hAnsi="Arial"/>
      <w:vanish/>
      <w:sz w:val="16"/>
      <w:szCs w:val="16"/>
      <w:lang w:val="x-none" w:eastAsia="x-none"/>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ListParagraph"/>
    <w:qFormat/>
    <w:rsid w:val="00EC38D1"/>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EC38D1"/>
    <w:pPr>
      <w:numPr>
        <w:numId w:val="23"/>
      </w:numPr>
      <w:spacing w:after="100"/>
      <w:jc w:val="both"/>
    </w:pPr>
    <w:rPr>
      <w:sz w:val="20"/>
      <w:szCs w:val="18"/>
      <w:lang w:val="en-GB"/>
    </w:rPr>
  </w:style>
  <w:style w:type="paragraph" w:styleId="Revision">
    <w:name w:val="Revision"/>
    <w:hidden/>
    <w:uiPriority w:val="99"/>
    <w:semiHidden/>
    <w:rsid w:val="00EC38D1"/>
    <w:rPr>
      <w:szCs w:val="24"/>
    </w:rPr>
  </w:style>
  <w:style w:type="table" w:customStyle="1" w:styleId="TableGrid2">
    <w:name w:val="Table Grid2"/>
    <w:basedOn w:val="TableNormal"/>
    <w:next w:val="TableGrid"/>
    <w:uiPriority w:val="39"/>
    <w:rsid w:val="00EC38D1"/>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table" w:customStyle="1" w:styleId="ListTable4-Accent51">
    <w:name w:val="List Table 4 - Accent 51"/>
    <w:basedOn w:val="TableNormal"/>
    <w:uiPriority w:val="49"/>
    <w:rsid w:val="006377B8"/>
    <w:rPr>
      <w:rFonts w:eastAsia="Calibri"/>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Normal0">
    <w:name w:val="Normal_0"/>
    <w:qFormat/>
    <w:rsid w:val="00CC2A9B"/>
    <w:pPr>
      <w:spacing w:after="160" w:line="259" w:lineRule="auto"/>
    </w:pPr>
    <w:rPr>
      <w:rFonts w:eastAsia="Calibri"/>
      <w:sz w:val="22"/>
      <w:szCs w:val="22"/>
    </w:rPr>
  </w:style>
  <w:style w:type="paragraph" w:customStyle="1" w:styleId="BVIfnrCharCharCharCharCharChar1CharCharCharCharCharChar">
    <w:name w:val="BVI fnr Char Char Char Char Char Char1 Char Char Char Char Char Char"/>
    <w:aliases w:val="BVI fnr Car Car Char Char Char Char Char Char Char Char Char Char Char Char,BVI fnr Car Char Char Char Char Char Char Char Char Char Char Char Char Char"/>
    <w:basedOn w:val="Normal"/>
    <w:uiPriority w:val="99"/>
    <w:rsid w:val="00CC2A9B"/>
    <w:pPr>
      <w:spacing w:after="160" w:line="240" w:lineRule="exact"/>
      <w:jc w:val="both"/>
    </w:pPr>
    <w:rPr>
      <w:rFonts w:ascii="Calibri" w:eastAsia="Calibri" w:hAnsi="Calibri"/>
      <w:sz w:val="22"/>
      <w:szCs w:val="22"/>
      <w:vertAlign w:val="superscript"/>
    </w:rPr>
  </w:style>
  <w:style w:type="paragraph" w:customStyle="1" w:styleId="BVIfnrCarCarCarCarChar">
    <w:name w:val="BVI fnr Car Car Car Car Char"/>
    <w:basedOn w:val="Normal"/>
    <w:uiPriority w:val="99"/>
    <w:rsid w:val="00B42D9F"/>
    <w:pPr>
      <w:spacing w:after="120" w:line="240" w:lineRule="exact"/>
      <w:jc w:val="both"/>
    </w:pPr>
    <w:rPr>
      <w:rFonts w:ascii="Calibri" w:eastAsia="Calibri" w:hAnsi="Calibri"/>
      <w:sz w:val="22"/>
      <w:szCs w:val="22"/>
      <w:vertAlign w:val="superscript"/>
      <w:lang w:val="fr-FR"/>
    </w:rPr>
  </w:style>
  <w:style w:type="paragraph" w:customStyle="1" w:styleId="Char2">
    <w:name w:val="Char2"/>
    <w:basedOn w:val="Normal"/>
    <w:uiPriority w:val="99"/>
    <w:rsid w:val="002071DC"/>
    <w:pPr>
      <w:spacing w:after="160" w:line="240" w:lineRule="exact"/>
    </w:pPr>
    <w:rPr>
      <w:rFonts w:ascii="Open Sans" w:eastAsia="Open Sans" w:hAnsi="Open Sans" w:cs="Open Sans"/>
      <w:sz w:val="17"/>
      <w:szCs w:val="17"/>
      <w:vertAlign w:val="superscript"/>
      <w:lang w:val="en-GB"/>
    </w:rPr>
  </w:style>
  <w:style w:type="table" w:customStyle="1" w:styleId="6">
    <w:name w:val="6"/>
    <w:basedOn w:val="TableNormal"/>
    <w:rsid w:val="008B62F3"/>
    <w:pPr>
      <w:spacing w:line="288" w:lineRule="auto"/>
    </w:pPr>
    <w:rPr>
      <w:rFonts w:ascii="Open Sans" w:eastAsia="Open Sans" w:hAnsi="Open Sans" w:cs="Open Sans"/>
      <w:sz w:val="17"/>
      <w:szCs w:val="17"/>
      <w:lang w:val="en-GB"/>
    </w:rPr>
    <w:tblPr>
      <w:tblStyleRowBandSize w:val="1"/>
      <w:tblStyleColBandSize w:val="1"/>
      <w:tblCellMar>
        <w:left w:w="115" w:type="dxa"/>
        <w:right w:w="115" w:type="dxa"/>
      </w:tblCellMar>
    </w:tblPr>
  </w:style>
  <w:style w:type="paragraph" w:customStyle="1" w:styleId="footnotedescription">
    <w:name w:val="footnote description"/>
    <w:next w:val="Normal"/>
    <w:link w:val="footnotedescriptionChar"/>
    <w:hidden/>
    <w:rsid w:val="00342156"/>
    <w:pPr>
      <w:spacing w:line="259" w:lineRule="auto"/>
    </w:pPr>
    <w:rPr>
      <w:rFonts w:ascii="Courier New" w:eastAsia="Courier New" w:hAnsi="Courier New" w:cs="Courier New"/>
      <w:color w:val="000000"/>
      <w:sz w:val="16"/>
      <w:szCs w:val="22"/>
      <w:lang w:val="fr-FR" w:eastAsia="fr-FR"/>
    </w:rPr>
  </w:style>
  <w:style w:type="character" w:customStyle="1" w:styleId="footnotedescriptionChar">
    <w:name w:val="footnote description Char"/>
    <w:link w:val="footnotedescription"/>
    <w:rsid w:val="00342156"/>
    <w:rPr>
      <w:rFonts w:ascii="Courier New" w:eastAsia="Courier New" w:hAnsi="Courier New" w:cs="Courier New"/>
      <w:color w:val="000000"/>
      <w:sz w:val="16"/>
      <w:szCs w:val="22"/>
      <w:lang w:val="fr-FR" w:eastAsia="fr-FR"/>
    </w:rPr>
  </w:style>
  <w:style w:type="character" w:customStyle="1" w:styleId="footnotemark">
    <w:name w:val="footnote mark"/>
    <w:hidden/>
    <w:rsid w:val="00342156"/>
    <w:rPr>
      <w:rFonts w:ascii="Calibri" w:eastAsia="Calibri" w:hAnsi="Calibri" w:cs="Calibri"/>
      <w:color w:val="000000"/>
      <w:sz w:val="18"/>
      <w:vertAlign w:val="superscript"/>
    </w:rPr>
  </w:style>
  <w:style w:type="paragraph" w:customStyle="1" w:styleId="SESPbodynumbered">
    <w:name w:val="SESP body numbered"/>
    <w:basedOn w:val="Normal"/>
    <w:qFormat/>
    <w:rsid w:val="004A11B1"/>
    <w:pPr>
      <w:numPr>
        <w:numId w:val="34"/>
      </w:numPr>
      <w:tabs>
        <w:tab w:val="left" w:pos="360"/>
      </w:tabs>
      <w:spacing w:before="120" w:after="120" w:line="264" w:lineRule="auto"/>
    </w:pPr>
    <w:rPr>
      <w:rFonts w:ascii="Calibri" w:eastAsia="MS Mincho" w:hAnsi="Calibri"/>
      <w:sz w:val="20"/>
      <w:szCs w:val="20"/>
      <w:lang w:val="en-ZA" w:eastAsia="ja-JP"/>
    </w:rPr>
  </w:style>
  <w:style w:type="character" w:customStyle="1" w:styleId="UnresolvedMention2">
    <w:name w:val="Unresolved Mention2"/>
    <w:basedOn w:val="DefaultParagraphFont"/>
    <w:uiPriority w:val="99"/>
    <w:semiHidden/>
    <w:unhideWhenUsed/>
    <w:rsid w:val="00AC1BAF"/>
    <w:rPr>
      <w:color w:val="605E5C"/>
      <w:shd w:val="clear" w:color="auto" w:fill="E1DFDD"/>
    </w:rPr>
  </w:style>
  <w:style w:type="character" w:customStyle="1" w:styleId="UnresolvedMention3">
    <w:name w:val="Unresolved Mention3"/>
    <w:basedOn w:val="DefaultParagraphFont"/>
    <w:uiPriority w:val="99"/>
    <w:semiHidden/>
    <w:unhideWhenUsed/>
    <w:rsid w:val="00A00FAC"/>
    <w:rPr>
      <w:color w:val="605E5C"/>
      <w:shd w:val="clear" w:color="auto" w:fill="E1DFDD"/>
    </w:rPr>
  </w:style>
  <w:style w:type="paragraph" w:customStyle="1" w:styleId="paragraph0">
    <w:name w:val="paragraph"/>
    <w:basedOn w:val="Normal"/>
    <w:rsid w:val="00BC51D2"/>
    <w:pPr>
      <w:spacing w:before="100" w:beforeAutospacing="1" w:after="100" w:afterAutospacing="1"/>
    </w:pPr>
    <w:rPr>
      <w:lang w:val="en-ZA" w:eastAsia="en-GB"/>
    </w:rPr>
  </w:style>
  <w:style w:type="character" w:customStyle="1" w:styleId="normaltextrun">
    <w:name w:val="normaltextrun"/>
    <w:basedOn w:val="DefaultParagraphFont"/>
    <w:rsid w:val="00BC51D2"/>
  </w:style>
  <w:style w:type="character" w:customStyle="1" w:styleId="eop">
    <w:name w:val="eop"/>
    <w:basedOn w:val="DefaultParagraphFont"/>
    <w:rsid w:val="00BC51D2"/>
  </w:style>
  <w:style w:type="paragraph" w:styleId="TableofFigures">
    <w:name w:val="table of figures"/>
    <w:basedOn w:val="Normal"/>
    <w:next w:val="Normal"/>
    <w:uiPriority w:val="99"/>
    <w:unhideWhenUsed/>
    <w:rsid w:val="00C24014"/>
  </w:style>
  <w:style w:type="paragraph" w:customStyle="1" w:styleId="msonormal0">
    <w:name w:val="msonormal"/>
    <w:basedOn w:val="Normal"/>
    <w:rsid w:val="00B5312C"/>
    <w:pPr>
      <w:spacing w:before="100" w:beforeAutospacing="1" w:after="100" w:afterAutospacing="1"/>
    </w:pPr>
  </w:style>
  <w:style w:type="paragraph" w:customStyle="1" w:styleId="xl65">
    <w:name w:val="xl65"/>
    <w:basedOn w:val="Normal"/>
    <w:rsid w:val="00B5312C"/>
    <w:pPr>
      <w:pBdr>
        <w:bottom w:val="single" w:sz="8" w:space="0" w:color="000000"/>
        <w:right w:val="single" w:sz="8" w:space="0" w:color="000000"/>
      </w:pBdr>
      <w:spacing w:before="100" w:beforeAutospacing="1" w:after="100" w:afterAutospacing="1"/>
      <w:jc w:val="both"/>
      <w:textAlignment w:val="center"/>
    </w:pPr>
    <w:rPr>
      <w:sz w:val="18"/>
      <w:szCs w:val="18"/>
    </w:rPr>
  </w:style>
  <w:style w:type="paragraph" w:customStyle="1" w:styleId="xl66">
    <w:name w:val="xl66"/>
    <w:basedOn w:val="Normal"/>
    <w:rsid w:val="00B5312C"/>
    <w:pPr>
      <w:pBdr>
        <w:right w:val="single" w:sz="8" w:space="0" w:color="000000"/>
      </w:pBdr>
      <w:spacing w:before="100" w:beforeAutospacing="1" w:after="100" w:afterAutospacing="1"/>
      <w:textAlignment w:val="center"/>
    </w:pPr>
  </w:style>
  <w:style w:type="paragraph" w:customStyle="1" w:styleId="xl67">
    <w:name w:val="xl67"/>
    <w:basedOn w:val="Normal"/>
    <w:rsid w:val="00B5312C"/>
    <w:pPr>
      <w:pBdr>
        <w:right w:val="single" w:sz="8" w:space="0" w:color="000000"/>
      </w:pBdr>
      <w:spacing w:before="100" w:beforeAutospacing="1" w:after="100" w:afterAutospacing="1"/>
      <w:jc w:val="both"/>
      <w:textAlignment w:val="center"/>
    </w:pPr>
    <w:rPr>
      <w:sz w:val="18"/>
      <w:szCs w:val="18"/>
    </w:rPr>
  </w:style>
  <w:style w:type="paragraph" w:customStyle="1" w:styleId="xl68">
    <w:name w:val="xl68"/>
    <w:basedOn w:val="Normal"/>
    <w:rsid w:val="00B5312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69">
    <w:name w:val="xl69"/>
    <w:basedOn w:val="Normal"/>
    <w:rsid w:val="00B5312C"/>
    <w:pPr>
      <w:spacing w:before="100" w:beforeAutospacing="1" w:after="100" w:afterAutospacing="1"/>
      <w:jc w:val="both"/>
      <w:textAlignment w:val="center"/>
    </w:pPr>
    <w:rPr>
      <w:b/>
      <w:bCs/>
      <w:sz w:val="18"/>
      <w:szCs w:val="18"/>
    </w:rPr>
  </w:style>
  <w:style w:type="paragraph" w:customStyle="1" w:styleId="xl70">
    <w:name w:val="xl70"/>
    <w:basedOn w:val="Normal"/>
    <w:rsid w:val="00B5312C"/>
    <w:pPr>
      <w:pBdr>
        <w:top w:val="single" w:sz="8" w:space="0" w:color="auto"/>
        <w:left w:val="single" w:sz="8" w:space="0" w:color="auto"/>
        <w:right w:val="single" w:sz="8" w:space="0" w:color="auto"/>
      </w:pBdr>
      <w:spacing w:before="100" w:beforeAutospacing="1" w:after="100" w:afterAutospacing="1"/>
      <w:jc w:val="both"/>
      <w:textAlignment w:val="center"/>
    </w:pPr>
    <w:rPr>
      <w:b/>
      <w:bCs/>
      <w:sz w:val="18"/>
      <w:szCs w:val="18"/>
    </w:rPr>
  </w:style>
  <w:style w:type="paragraph" w:customStyle="1" w:styleId="xl71">
    <w:name w:val="xl71"/>
    <w:basedOn w:val="Normal"/>
    <w:rsid w:val="00B5312C"/>
    <w:pPr>
      <w:pBdr>
        <w:left w:val="single" w:sz="8" w:space="0" w:color="auto"/>
        <w:right w:val="single" w:sz="8" w:space="0" w:color="auto"/>
      </w:pBdr>
      <w:spacing w:before="100" w:beforeAutospacing="1" w:after="100" w:afterAutospacing="1"/>
    </w:pPr>
  </w:style>
  <w:style w:type="paragraph" w:customStyle="1" w:styleId="xl72">
    <w:name w:val="xl72"/>
    <w:basedOn w:val="Normal"/>
    <w:rsid w:val="00B5312C"/>
    <w:pPr>
      <w:pBdr>
        <w:left w:val="single" w:sz="8" w:space="0" w:color="auto"/>
        <w:right w:val="single" w:sz="8" w:space="0" w:color="auto"/>
      </w:pBdr>
      <w:spacing w:before="100" w:beforeAutospacing="1" w:after="100" w:afterAutospacing="1"/>
      <w:textAlignment w:val="center"/>
    </w:pPr>
  </w:style>
  <w:style w:type="paragraph" w:customStyle="1" w:styleId="xl73">
    <w:name w:val="xl73"/>
    <w:basedOn w:val="Normal"/>
    <w:rsid w:val="00B5312C"/>
    <w:pPr>
      <w:pBdr>
        <w:top w:val="single" w:sz="8" w:space="0" w:color="auto"/>
        <w:bottom w:val="single" w:sz="8" w:space="0" w:color="auto"/>
        <w:right w:val="single" w:sz="8" w:space="0" w:color="auto"/>
      </w:pBdr>
      <w:spacing w:before="100" w:beforeAutospacing="1" w:after="100" w:afterAutospacing="1"/>
      <w:jc w:val="both"/>
      <w:textAlignment w:val="center"/>
    </w:pPr>
    <w:rPr>
      <w:sz w:val="18"/>
      <w:szCs w:val="18"/>
    </w:rPr>
  </w:style>
  <w:style w:type="paragraph" w:customStyle="1" w:styleId="xl74">
    <w:name w:val="xl74"/>
    <w:basedOn w:val="Normal"/>
    <w:rsid w:val="00B5312C"/>
    <w:pPr>
      <w:pBdr>
        <w:top w:val="single" w:sz="8" w:space="0" w:color="000000"/>
        <w:bottom w:val="single" w:sz="8" w:space="0" w:color="000000"/>
      </w:pBdr>
      <w:spacing w:before="100" w:beforeAutospacing="1" w:after="100" w:afterAutospacing="1"/>
      <w:jc w:val="both"/>
      <w:textAlignment w:val="center"/>
    </w:pPr>
    <w:rPr>
      <w:b/>
      <w:bCs/>
      <w:sz w:val="18"/>
      <w:szCs w:val="18"/>
    </w:rPr>
  </w:style>
  <w:style w:type="paragraph" w:customStyle="1" w:styleId="xl75">
    <w:name w:val="xl75"/>
    <w:basedOn w:val="Normal"/>
    <w:rsid w:val="00B5312C"/>
    <w:pPr>
      <w:pBdr>
        <w:top w:val="single" w:sz="8" w:space="0" w:color="000000"/>
        <w:bottom w:val="single" w:sz="8" w:space="0" w:color="000000"/>
        <w:right w:val="single" w:sz="8" w:space="0" w:color="000000"/>
      </w:pBdr>
      <w:spacing w:before="100" w:beforeAutospacing="1" w:after="100" w:afterAutospacing="1"/>
      <w:jc w:val="both"/>
      <w:textAlignment w:val="center"/>
    </w:pPr>
    <w:rPr>
      <w:b/>
      <w:bCs/>
      <w:sz w:val="18"/>
      <w:szCs w:val="18"/>
    </w:rPr>
  </w:style>
  <w:style w:type="paragraph" w:customStyle="1" w:styleId="xl76">
    <w:name w:val="xl76"/>
    <w:basedOn w:val="Normal"/>
    <w:rsid w:val="00B5312C"/>
    <w:pPr>
      <w:pBdr>
        <w:left w:val="single" w:sz="8" w:space="0" w:color="auto"/>
        <w:right w:val="single" w:sz="8" w:space="0" w:color="auto"/>
      </w:pBdr>
      <w:spacing w:before="100" w:beforeAutospacing="1" w:after="100" w:afterAutospacing="1"/>
      <w:jc w:val="both"/>
      <w:textAlignment w:val="center"/>
    </w:pPr>
    <w:rPr>
      <w:b/>
      <w:bCs/>
      <w:sz w:val="18"/>
      <w:szCs w:val="18"/>
    </w:rPr>
  </w:style>
  <w:style w:type="paragraph" w:customStyle="1" w:styleId="xl77">
    <w:name w:val="xl77"/>
    <w:basedOn w:val="Normal"/>
    <w:rsid w:val="00B5312C"/>
    <w:pPr>
      <w:pBdr>
        <w:top w:val="single" w:sz="8" w:space="0" w:color="000000"/>
        <w:right w:val="single" w:sz="8" w:space="0" w:color="000000"/>
      </w:pBdr>
      <w:spacing w:before="100" w:beforeAutospacing="1" w:after="100" w:afterAutospacing="1"/>
      <w:jc w:val="both"/>
      <w:textAlignment w:val="center"/>
    </w:pPr>
    <w:rPr>
      <w:b/>
      <w:bCs/>
      <w:sz w:val="18"/>
      <w:szCs w:val="18"/>
    </w:rPr>
  </w:style>
  <w:style w:type="paragraph" w:customStyle="1" w:styleId="xl78">
    <w:name w:val="xl78"/>
    <w:basedOn w:val="Normal"/>
    <w:rsid w:val="00B5312C"/>
    <w:pPr>
      <w:pBdr>
        <w:right w:val="single" w:sz="8" w:space="0" w:color="000000"/>
      </w:pBdr>
      <w:spacing w:before="100" w:beforeAutospacing="1" w:after="100" w:afterAutospacing="1"/>
      <w:jc w:val="both"/>
      <w:textAlignment w:val="center"/>
    </w:pPr>
    <w:rPr>
      <w:b/>
      <w:bCs/>
      <w:sz w:val="18"/>
      <w:szCs w:val="18"/>
    </w:rPr>
  </w:style>
  <w:style w:type="paragraph" w:customStyle="1" w:styleId="xl79">
    <w:name w:val="xl79"/>
    <w:basedOn w:val="Normal"/>
    <w:rsid w:val="00B5312C"/>
    <w:pPr>
      <w:pBdr>
        <w:bottom w:val="single" w:sz="8" w:space="0" w:color="000000"/>
        <w:right w:val="single" w:sz="8" w:space="0" w:color="000000"/>
      </w:pBdr>
      <w:spacing w:before="100" w:beforeAutospacing="1" w:after="100" w:afterAutospacing="1"/>
      <w:jc w:val="both"/>
      <w:textAlignment w:val="center"/>
    </w:pPr>
    <w:rPr>
      <w:b/>
      <w:bCs/>
      <w:sz w:val="18"/>
      <w:szCs w:val="18"/>
    </w:rPr>
  </w:style>
  <w:style w:type="paragraph" w:customStyle="1" w:styleId="xl80">
    <w:name w:val="xl80"/>
    <w:basedOn w:val="Normal"/>
    <w:rsid w:val="00B5312C"/>
    <w:pPr>
      <w:pBdr>
        <w:top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81">
    <w:name w:val="xl81"/>
    <w:basedOn w:val="Normal"/>
    <w:rsid w:val="00B5312C"/>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color w:val="000000"/>
      <w:sz w:val="18"/>
      <w:szCs w:val="18"/>
    </w:rPr>
  </w:style>
  <w:style w:type="paragraph" w:customStyle="1" w:styleId="xl82">
    <w:name w:val="xl82"/>
    <w:basedOn w:val="Normal"/>
    <w:rsid w:val="00B531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18"/>
      <w:szCs w:val="18"/>
    </w:rPr>
  </w:style>
  <w:style w:type="paragraph" w:customStyle="1" w:styleId="xl83">
    <w:name w:val="xl83"/>
    <w:basedOn w:val="Normal"/>
    <w:rsid w:val="00B5312C"/>
    <w:pPr>
      <w:pBdr>
        <w:top w:val="single" w:sz="8" w:space="0" w:color="auto"/>
        <w:bottom w:val="single" w:sz="8" w:space="0" w:color="auto"/>
        <w:right w:val="single" w:sz="8" w:space="0" w:color="000000"/>
      </w:pBdr>
      <w:spacing w:before="100" w:beforeAutospacing="1" w:after="100" w:afterAutospacing="1"/>
      <w:jc w:val="both"/>
      <w:textAlignment w:val="center"/>
    </w:pPr>
    <w:rPr>
      <w:b/>
      <w:bCs/>
      <w:sz w:val="18"/>
      <w:szCs w:val="18"/>
    </w:rPr>
  </w:style>
  <w:style w:type="paragraph" w:customStyle="1" w:styleId="xl84">
    <w:name w:val="xl84"/>
    <w:basedOn w:val="Normal"/>
    <w:rsid w:val="00B5312C"/>
    <w:pPr>
      <w:pBdr>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85">
    <w:name w:val="xl85"/>
    <w:basedOn w:val="Normal"/>
    <w:rsid w:val="00B5312C"/>
    <w:pPr>
      <w:pBdr>
        <w:left w:val="single" w:sz="4" w:space="0" w:color="auto"/>
        <w:bottom w:val="single" w:sz="4" w:space="0" w:color="auto"/>
        <w:right w:val="single" w:sz="4" w:space="0" w:color="auto"/>
      </w:pBdr>
      <w:spacing w:before="100" w:beforeAutospacing="1" w:after="100" w:afterAutospacing="1"/>
      <w:jc w:val="both"/>
      <w:textAlignment w:val="center"/>
    </w:pPr>
    <w:rPr>
      <w:sz w:val="18"/>
      <w:szCs w:val="18"/>
    </w:rPr>
  </w:style>
  <w:style w:type="paragraph" w:customStyle="1" w:styleId="xl86">
    <w:name w:val="xl86"/>
    <w:basedOn w:val="Normal"/>
    <w:rsid w:val="00B5312C"/>
    <w:pPr>
      <w:pBdr>
        <w:top w:val="single" w:sz="8" w:space="0" w:color="auto"/>
        <w:bottom w:val="single" w:sz="8" w:space="0" w:color="auto"/>
        <w:right w:val="single" w:sz="8" w:space="0" w:color="auto"/>
      </w:pBdr>
      <w:spacing w:before="100" w:beforeAutospacing="1" w:after="100" w:afterAutospacing="1"/>
      <w:jc w:val="both"/>
      <w:textAlignment w:val="center"/>
    </w:pPr>
    <w:rPr>
      <w:sz w:val="18"/>
      <w:szCs w:val="18"/>
    </w:rPr>
  </w:style>
  <w:style w:type="paragraph" w:customStyle="1" w:styleId="xl87">
    <w:name w:val="xl87"/>
    <w:basedOn w:val="Normal"/>
    <w:rsid w:val="00B5312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88">
    <w:name w:val="xl88"/>
    <w:basedOn w:val="Normal"/>
    <w:rsid w:val="00B5312C"/>
    <w:pPr>
      <w:pBdr>
        <w:bottom w:val="double" w:sz="6" w:space="0" w:color="auto"/>
        <w:right w:val="single" w:sz="8" w:space="0" w:color="000000"/>
      </w:pBdr>
      <w:spacing w:before="100" w:beforeAutospacing="1" w:after="100" w:afterAutospacing="1"/>
      <w:jc w:val="both"/>
      <w:textAlignment w:val="center"/>
    </w:pPr>
    <w:rPr>
      <w:b/>
      <w:bCs/>
      <w:sz w:val="18"/>
      <w:szCs w:val="18"/>
    </w:rPr>
  </w:style>
  <w:style w:type="paragraph" w:customStyle="1" w:styleId="xl89">
    <w:name w:val="xl89"/>
    <w:basedOn w:val="Normal"/>
    <w:rsid w:val="00B5312C"/>
    <w:pPr>
      <w:pBdr>
        <w:top w:val="single" w:sz="4" w:space="0" w:color="auto"/>
        <w:left w:val="single" w:sz="4" w:space="0" w:color="auto"/>
        <w:bottom w:val="double" w:sz="6" w:space="0" w:color="auto"/>
        <w:right w:val="single" w:sz="4" w:space="0" w:color="auto"/>
      </w:pBdr>
      <w:spacing w:before="100" w:beforeAutospacing="1" w:after="100" w:afterAutospacing="1"/>
      <w:jc w:val="both"/>
      <w:textAlignment w:val="center"/>
    </w:pPr>
    <w:rPr>
      <w:sz w:val="18"/>
      <w:szCs w:val="18"/>
    </w:rPr>
  </w:style>
  <w:style w:type="paragraph" w:customStyle="1" w:styleId="xl90">
    <w:name w:val="xl90"/>
    <w:basedOn w:val="Normal"/>
    <w:rsid w:val="00B5312C"/>
    <w:pPr>
      <w:pBdr>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91">
    <w:name w:val="xl91"/>
    <w:basedOn w:val="Normal"/>
    <w:rsid w:val="00B5312C"/>
    <w:pPr>
      <w:pBdr>
        <w:right w:val="single" w:sz="8" w:space="0" w:color="000000"/>
      </w:pBdr>
      <w:spacing w:before="100" w:beforeAutospacing="1" w:after="100" w:afterAutospacing="1"/>
      <w:jc w:val="both"/>
      <w:textAlignment w:val="center"/>
    </w:pPr>
    <w:rPr>
      <w:b/>
      <w:bCs/>
      <w:sz w:val="18"/>
      <w:szCs w:val="18"/>
    </w:rPr>
  </w:style>
  <w:style w:type="paragraph" w:customStyle="1" w:styleId="xl92">
    <w:name w:val="xl92"/>
    <w:basedOn w:val="Normal"/>
    <w:rsid w:val="00B5312C"/>
    <w:pPr>
      <w:pBdr>
        <w:top w:val="single" w:sz="4" w:space="0" w:color="auto"/>
        <w:bottom w:val="double" w:sz="6" w:space="0" w:color="auto"/>
        <w:right w:val="single" w:sz="8" w:space="0" w:color="000000"/>
      </w:pBdr>
      <w:spacing w:before="100" w:beforeAutospacing="1" w:after="100" w:afterAutospacing="1"/>
      <w:jc w:val="both"/>
      <w:textAlignment w:val="center"/>
    </w:pPr>
    <w:rPr>
      <w:sz w:val="18"/>
      <w:szCs w:val="18"/>
    </w:rPr>
  </w:style>
  <w:style w:type="paragraph" w:customStyle="1" w:styleId="xl93">
    <w:name w:val="xl93"/>
    <w:basedOn w:val="Normal"/>
    <w:rsid w:val="00B5312C"/>
    <w:pPr>
      <w:pBdr>
        <w:bottom w:val="single" w:sz="4" w:space="0" w:color="auto"/>
        <w:right w:val="single" w:sz="4" w:space="0" w:color="auto"/>
      </w:pBdr>
      <w:spacing w:before="100" w:beforeAutospacing="1" w:after="100" w:afterAutospacing="1"/>
      <w:textAlignment w:val="center"/>
    </w:pPr>
    <w:rPr>
      <w:sz w:val="18"/>
      <w:szCs w:val="18"/>
    </w:rPr>
  </w:style>
  <w:style w:type="paragraph" w:customStyle="1" w:styleId="xl94">
    <w:name w:val="xl94"/>
    <w:basedOn w:val="Normal"/>
    <w:rsid w:val="00B5312C"/>
    <w:pPr>
      <w:pBdr>
        <w:top w:val="single" w:sz="4" w:space="0" w:color="auto"/>
        <w:bottom w:val="single" w:sz="4" w:space="0" w:color="auto"/>
        <w:right w:val="single" w:sz="4" w:space="0" w:color="auto"/>
      </w:pBdr>
      <w:spacing w:before="100" w:beforeAutospacing="1" w:after="100" w:afterAutospacing="1"/>
      <w:jc w:val="both"/>
      <w:textAlignment w:val="center"/>
    </w:pPr>
    <w:rPr>
      <w:sz w:val="18"/>
      <w:szCs w:val="18"/>
    </w:rPr>
  </w:style>
  <w:style w:type="paragraph" w:customStyle="1" w:styleId="xl95">
    <w:name w:val="xl95"/>
    <w:basedOn w:val="Normal"/>
    <w:rsid w:val="00B5312C"/>
    <w:pPr>
      <w:pBdr>
        <w:top w:val="single" w:sz="4" w:space="0" w:color="auto"/>
        <w:bottom w:val="double" w:sz="6" w:space="0" w:color="auto"/>
        <w:right w:val="single" w:sz="4" w:space="0" w:color="auto"/>
      </w:pBdr>
      <w:spacing w:before="100" w:beforeAutospacing="1" w:after="100" w:afterAutospacing="1"/>
      <w:jc w:val="both"/>
      <w:textAlignment w:val="center"/>
    </w:pPr>
    <w:rPr>
      <w:sz w:val="18"/>
      <w:szCs w:val="18"/>
    </w:rPr>
  </w:style>
  <w:style w:type="paragraph" w:customStyle="1" w:styleId="xl96">
    <w:name w:val="xl96"/>
    <w:basedOn w:val="Normal"/>
    <w:rsid w:val="00B5312C"/>
    <w:pPr>
      <w:pBdr>
        <w:top w:val="single" w:sz="4" w:space="0" w:color="auto"/>
        <w:bottom w:val="double" w:sz="6" w:space="0" w:color="auto"/>
        <w:right w:val="single" w:sz="4" w:space="0" w:color="auto"/>
      </w:pBdr>
      <w:spacing w:before="100" w:beforeAutospacing="1" w:after="100" w:afterAutospacing="1"/>
      <w:textAlignment w:val="center"/>
    </w:pPr>
    <w:rPr>
      <w:sz w:val="18"/>
      <w:szCs w:val="18"/>
    </w:rPr>
  </w:style>
  <w:style w:type="paragraph" w:customStyle="1" w:styleId="xl97">
    <w:name w:val="xl97"/>
    <w:basedOn w:val="Normal"/>
    <w:rsid w:val="00B5312C"/>
    <w:pPr>
      <w:pBdr>
        <w:left w:val="single" w:sz="8" w:space="0" w:color="auto"/>
        <w:right w:val="single" w:sz="8" w:space="0" w:color="auto"/>
      </w:pBdr>
      <w:spacing w:before="100" w:beforeAutospacing="1" w:after="100" w:afterAutospacing="1"/>
      <w:jc w:val="both"/>
      <w:textAlignment w:val="center"/>
    </w:pPr>
    <w:rPr>
      <w:sz w:val="18"/>
      <w:szCs w:val="18"/>
    </w:rPr>
  </w:style>
  <w:style w:type="paragraph" w:customStyle="1" w:styleId="xl98">
    <w:name w:val="xl98"/>
    <w:basedOn w:val="Normal"/>
    <w:rsid w:val="00B5312C"/>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color w:val="000000"/>
      <w:sz w:val="18"/>
      <w:szCs w:val="18"/>
    </w:rPr>
  </w:style>
  <w:style w:type="paragraph" w:customStyle="1" w:styleId="xl99">
    <w:name w:val="xl99"/>
    <w:basedOn w:val="Normal"/>
    <w:rsid w:val="00B5312C"/>
    <w:pPr>
      <w:pBdr>
        <w:top w:val="single" w:sz="8" w:space="0" w:color="auto"/>
        <w:left w:val="single" w:sz="8" w:space="0" w:color="auto"/>
        <w:bottom w:val="single" w:sz="8" w:space="0" w:color="auto"/>
        <w:right w:val="single" w:sz="8" w:space="0" w:color="auto"/>
      </w:pBdr>
      <w:spacing w:before="100" w:beforeAutospacing="1" w:after="100" w:afterAutospacing="1"/>
      <w:jc w:val="both"/>
      <w:textAlignment w:val="center"/>
    </w:pPr>
    <w:rPr>
      <w:sz w:val="18"/>
      <w:szCs w:val="18"/>
    </w:rPr>
  </w:style>
  <w:style w:type="paragraph" w:customStyle="1" w:styleId="xl100">
    <w:name w:val="xl100"/>
    <w:basedOn w:val="Normal"/>
    <w:rsid w:val="00B5312C"/>
    <w:pPr>
      <w:pBdr>
        <w:left w:val="single" w:sz="8" w:space="0" w:color="auto"/>
        <w:bottom w:val="single" w:sz="4" w:space="0" w:color="auto"/>
        <w:right w:val="single" w:sz="8" w:space="0" w:color="auto"/>
      </w:pBdr>
      <w:spacing w:before="100" w:beforeAutospacing="1" w:after="100" w:afterAutospacing="1"/>
      <w:textAlignment w:val="center"/>
    </w:pPr>
    <w:rPr>
      <w:sz w:val="18"/>
      <w:szCs w:val="18"/>
    </w:rPr>
  </w:style>
  <w:style w:type="paragraph" w:customStyle="1" w:styleId="xl101">
    <w:name w:val="xl101"/>
    <w:basedOn w:val="Normal"/>
    <w:rsid w:val="00B5312C"/>
    <w:pPr>
      <w:pBdr>
        <w:left w:val="single" w:sz="8" w:space="0" w:color="auto"/>
        <w:bottom w:val="single" w:sz="8" w:space="0" w:color="000000"/>
        <w:right w:val="single" w:sz="8" w:space="0" w:color="auto"/>
      </w:pBdr>
      <w:spacing w:before="100" w:beforeAutospacing="1" w:after="100" w:afterAutospacing="1"/>
      <w:jc w:val="both"/>
      <w:textAlignment w:val="center"/>
    </w:pPr>
    <w:rPr>
      <w:sz w:val="18"/>
      <w:szCs w:val="18"/>
    </w:rPr>
  </w:style>
  <w:style w:type="paragraph" w:customStyle="1" w:styleId="xl102">
    <w:name w:val="xl102"/>
    <w:basedOn w:val="Normal"/>
    <w:rsid w:val="00B5312C"/>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sz w:val="18"/>
      <w:szCs w:val="18"/>
    </w:rPr>
  </w:style>
  <w:style w:type="paragraph" w:customStyle="1" w:styleId="xl103">
    <w:name w:val="xl103"/>
    <w:basedOn w:val="Normal"/>
    <w:rsid w:val="00B5312C"/>
    <w:pPr>
      <w:pBdr>
        <w:left w:val="single" w:sz="8" w:space="0" w:color="auto"/>
        <w:right w:val="single" w:sz="8" w:space="0" w:color="auto"/>
      </w:pBdr>
      <w:spacing w:before="100" w:beforeAutospacing="1" w:after="100" w:afterAutospacing="1"/>
      <w:jc w:val="center"/>
      <w:textAlignment w:val="center"/>
    </w:pPr>
    <w:rPr>
      <w:color w:val="000000"/>
      <w:sz w:val="18"/>
      <w:szCs w:val="18"/>
    </w:rPr>
  </w:style>
  <w:style w:type="paragraph" w:customStyle="1" w:styleId="xl104">
    <w:name w:val="xl104"/>
    <w:basedOn w:val="Normal"/>
    <w:rsid w:val="00B5312C"/>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sz w:val="18"/>
      <w:szCs w:val="18"/>
    </w:rPr>
  </w:style>
  <w:style w:type="paragraph" w:customStyle="1" w:styleId="xl105">
    <w:name w:val="xl105"/>
    <w:basedOn w:val="Normal"/>
    <w:rsid w:val="00B5312C"/>
    <w:pPr>
      <w:pBdr>
        <w:left w:val="single" w:sz="8" w:space="0" w:color="auto"/>
        <w:right w:val="single" w:sz="8" w:space="0" w:color="auto"/>
      </w:pBdr>
      <w:spacing w:before="100" w:beforeAutospacing="1" w:after="100" w:afterAutospacing="1"/>
      <w:textAlignment w:val="center"/>
    </w:pPr>
    <w:rPr>
      <w:sz w:val="18"/>
      <w:szCs w:val="18"/>
    </w:rPr>
  </w:style>
  <w:style w:type="paragraph" w:customStyle="1" w:styleId="xl106">
    <w:name w:val="xl106"/>
    <w:basedOn w:val="Normal"/>
    <w:rsid w:val="00B5312C"/>
    <w:pPr>
      <w:pBdr>
        <w:top w:val="single" w:sz="4" w:space="0" w:color="auto"/>
        <w:left w:val="single" w:sz="8" w:space="0" w:color="auto"/>
        <w:right w:val="single" w:sz="8" w:space="0" w:color="auto"/>
      </w:pBdr>
      <w:spacing w:before="100" w:beforeAutospacing="1" w:after="100" w:afterAutospacing="1"/>
      <w:textAlignment w:val="center"/>
    </w:pPr>
    <w:rPr>
      <w:sz w:val="18"/>
      <w:szCs w:val="18"/>
    </w:rPr>
  </w:style>
  <w:style w:type="paragraph" w:customStyle="1" w:styleId="xl107">
    <w:name w:val="xl107"/>
    <w:basedOn w:val="Normal"/>
    <w:rsid w:val="00B5312C"/>
    <w:pPr>
      <w:pBdr>
        <w:left w:val="single" w:sz="8" w:space="0" w:color="auto"/>
        <w:bottom w:val="single" w:sz="4" w:space="0" w:color="auto"/>
        <w:right w:val="single" w:sz="8" w:space="0" w:color="auto"/>
      </w:pBdr>
      <w:spacing w:before="100" w:beforeAutospacing="1" w:after="100" w:afterAutospacing="1"/>
      <w:jc w:val="center"/>
      <w:textAlignment w:val="center"/>
    </w:pPr>
    <w:rPr>
      <w:color w:val="000000"/>
      <w:sz w:val="20"/>
      <w:szCs w:val="20"/>
    </w:rPr>
  </w:style>
  <w:style w:type="paragraph" w:customStyle="1" w:styleId="xl108">
    <w:name w:val="xl108"/>
    <w:basedOn w:val="Normal"/>
    <w:rsid w:val="00B5312C"/>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color w:val="000000"/>
      <w:sz w:val="20"/>
      <w:szCs w:val="20"/>
    </w:rPr>
  </w:style>
  <w:style w:type="paragraph" w:customStyle="1" w:styleId="xl109">
    <w:name w:val="xl109"/>
    <w:basedOn w:val="Normal"/>
    <w:rsid w:val="00B5312C"/>
    <w:pPr>
      <w:pBdr>
        <w:left w:val="single" w:sz="8" w:space="0" w:color="auto"/>
        <w:right w:val="single" w:sz="8" w:space="0" w:color="auto"/>
      </w:pBdr>
      <w:spacing w:before="100" w:beforeAutospacing="1" w:after="100" w:afterAutospacing="1"/>
      <w:jc w:val="center"/>
      <w:textAlignment w:val="center"/>
    </w:pPr>
    <w:rPr>
      <w:color w:val="000000"/>
      <w:sz w:val="20"/>
      <w:szCs w:val="20"/>
    </w:rPr>
  </w:style>
  <w:style w:type="paragraph" w:customStyle="1" w:styleId="xl110">
    <w:name w:val="xl110"/>
    <w:basedOn w:val="Normal"/>
    <w:rsid w:val="00B5312C"/>
    <w:pPr>
      <w:pBdr>
        <w:top w:val="double" w:sz="6" w:space="0" w:color="auto"/>
        <w:left w:val="single" w:sz="8" w:space="0" w:color="auto"/>
        <w:bottom w:val="double" w:sz="6" w:space="0" w:color="auto"/>
        <w:right w:val="single" w:sz="8" w:space="0" w:color="000000"/>
      </w:pBdr>
      <w:spacing w:before="100" w:beforeAutospacing="1" w:after="100" w:afterAutospacing="1"/>
      <w:jc w:val="both"/>
      <w:textAlignment w:val="center"/>
    </w:pPr>
    <w:rPr>
      <w:b/>
      <w:bCs/>
      <w:sz w:val="18"/>
      <w:szCs w:val="18"/>
    </w:rPr>
  </w:style>
  <w:style w:type="paragraph" w:customStyle="1" w:styleId="xl111">
    <w:name w:val="xl111"/>
    <w:basedOn w:val="Normal"/>
    <w:rsid w:val="00B5312C"/>
    <w:pPr>
      <w:pBdr>
        <w:top w:val="double" w:sz="6" w:space="0" w:color="auto"/>
        <w:bottom w:val="double" w:sz="6" w:space="0" w:color="auto"/>
        <w:right w:val="single" w:sz="8" w:space="0" w:color="000000"/>
      </w:pBdr>
      <w:spacing w:before="100" w:beforeAutospacing="1" w:after="100" w:afterAutospacing="1"/>
      <w:jc w:val="both"/>
      <w:textAlignment w:val="center"/>
    </w:pPr>
    <w:rPr>
      <w:b/>
      <w:bCs/>
      <w:sz w:val="18"/>
      <w:szCs w:val="18"/>
    </w:rPr>
  </w:style>
  <w:style w:type="paragraph" w:customStyle="1" w:styleId="xl112">
    <w:name w:val="xl112"/>
    <w:basedOn w:val="Normal"/>
    <w:rsid w:val="00B5312C"/>
    <w:pPr>
      <w:pBdr>
        <w:top w:val="single" w:sz="4" w:space="0" w:color="auto"/>
        <w:left w:val="single" w:sz="8" w:space="0" w:color="auto"/>
        <w:bottom w:val="double" w:sz="6" w:space="0" w:color="auto"/>
        <w:right w:val="single" w:sz="8" w:space="0" w:color="000000"/>
      </w:pBdr>
      <w:spacing w:before="100" w:beforeAutospacing="1" w:after="100" w:afterAutospacing="1"/>
      <w:jc w:val="both"/>
      <w:textAlignment w:val="center"/>
    </w:pPr>
    <w:rPr>
      <w:b/>
      <w:bCs/>
      <w:sz w:val="18"/>
      <w:szCs w:val="18"/>
    </w:rPr>
  </w:style>
  <w:style w:type="paragraph" w:customStyle="1" w:styleId="xl113">
    <w:name w:val="xl113"/>
    <w:basedOn w:val="Normal"/>
    <w:rsid w:val="00B5312C"/>
    <w:pPr>
      <w:pBdr>
        <w:bottom w:val="double" w:sz="6" w:space="0" w:color="auto"/>
        <w:right w:val="single" w:sz="8" w:space="0" w:color="auto"/>
      </w:pBdr>
      <w:spacing w:before="100" w:beforeAutospacing="1" w:after="100" w:afterAutospacing="1"/>
      <w:jc w:val="both"/>
      <w:textAlignment w:val="center"/>
    </w:pPr>
    <w:rPr>
      <w:sz w:val="18"/>
      <w:szCs w:val="18"/>
    </w:rPr>
  </w:style>
  <w:style w:type="paragraph" w:customStyle="1" w:styleId="xl114">
    <w:name w:val="xl114"/>
    <w:basedOn w:val="Normal"/>
    <w:rsid w:val="00B5312C"/>
    <w:pPr>
      <w:pBdr>
        <w:top w:val="single" w:sz="4" w:space="0" w:color="auto"/>
        <w:left w:val="single" w:sz="8" w:space="0" w:color="auto"/>
        <w:bottom w:val="double" w:sz="6" w:space="0" w:color="auto"/>
        <w:right w:val="single" w:sz="4" w:space="0" w:color="auto"/>
      </w:pBdr>
      <w:spacing w:before="100" w:beforeAutospacing="1" w:after="100" w:afterAutospacing="1"/>
      <w:jc w:val="both"/>
      <w:textAlignment w:val="center"/>
    </w:pPr>
    <w:rPr>
      <w:sz w:val="18"/>
      <w:szCs w:val="18"/>
    </w:rPr>
  </w:style>
  <w:style w:type="paragraph" w:customStyle="1" w:styleId="xl115">
    <w:name w:val="xl115"/>
    <w:basedOn w:val="Normal"/>
    <w:rsid w:val="00B5312C"/>
    <w:pPr>
      <w:pBdr>
        <w:left w:val="single" w:sz="8" w:space="0" w:color="auto"/>
        <w:bottom w:val="double" w:sz="6" w:space="0" w:color="auto"/>
        <w:right w:val="single" w:sz="8" w:space="0" w:color="000000"/>
      </w:pBdr>
      <w:spacing w:before="100" w:beforeAutospacing="1" w:after="100" w:afterAutospacing="1"/>
      <w:jc w:val="both"/>
      <w:textAlignment w:val="center"/>
    </w:pPr>
    <w:rPr>
      <w:b/>
      <w:bCs/>
      <w:sz w:val="18"/>
      <w:szCs w:val="18"/>
    </w:rPr>
  </w:style>
  <w:style w:type="paragraph" w:customStyle="1" w:styleId="xl116">
    <w:name w:val="xl116"/>
    <w:basedOn w:val="Normal"/>
    <w:rsid w:val="00B5312C"/>
    <w:pPr>
      <w:pBdr>
        <w:top w:val="single" w:sz="8" w:space="0" w:color="000000"/>
        <w:left w:val="single" w:sz="8" w:space="0" w:color="auto"/>
        <w:bottom w:val="double" w:sz="6" w:space="0" w:color="auto"/>
        <w:right w:val="single" w:sz="8" w:space="0" w:color="000000"/>
      </w:pBdr>
      <w:spacing w:before="100" w:beforeAutospacing="1" w:after="100" w:afterAutospacing="1"/>
      <w:jc w:val="both"/>
      <w:textAlignment w:val="center"/>
    </w:pPr>
    <w:rPr>
      <w:sz w:val="18"/>
      <w:szCs w:val="18"/>
    </w:rPr>
  </w:style>
  <w:style w:type="paragraph" w:customStyle="1" w:styleId="xl117">
    <w:name w:val="xl117"/>
    <w:basedOn w:val="Normal"/>
    <w:rsid w:val="00B5312C"/>
    <w:pPr>
      <w:pBdr>
        <w:top w:val="single" w:sz="8" w:space="0" w:color="000000"/>
        <w:bottom w:val="double" w:sz="6" w:space="0" w:color="auto"/>
        <w:right w:val="single" w:sz="8" w:space="0" w:color="000000"/>
      </w:pBdr>
      <w:spacing w:before="100" w:beforeAutospacing="1" w:after="100" w:afterAutospacing="1"/>
      <w:jc w:val="both"/>
      <w:textAlignment w:val="center"/>
    </w:pPr>
    <w:rPr>
      <w:sz w:val="18"/>
      <w:szCs w:val="18"/>
    </w:rPr>
  </w:style>
  <w:style w:type="paragraph" w:customStyle="1" w:styleId="xl118">
    <w:name w:val="xl118"/>
    <w:basedOn w:val="Normal"/>
    <w:rsid w:val="00B5312C"/>
    <w:pPr>
      <w:pBdr>
        <w:top w:val="single" w:sz="4" w:space="0" w:color="auto"/>
        <w:right w:val="single" w:sz="4" w:space="0" w:color="auto"/>
      </w:pBdr>
      <w:spacing w:before="100" w:beforeAutospacing="1" w:after="100" w:afterAutospacing="1"/>
      <w:textAlignment w:val="center"/>
    </w:pPr>
    <w:rPr>
      <w:sz w:val="18"/>
      <w:szCs w:val="18"/>
    </w:rPr>
  </w:style>
  <w:style w:type="paragraph" w:customStyle="1" w:styleId="xl119">
    <w:name w:val="xl119"/>
    <w:basedOn w:val="Normal"/>
    <w:rsid w:val="00B5312C"/>
    <w:pPr>
      <w:pBdr>
        <w:top w:val="single" w:sz="8" w:space="0" w:color="auto"/>
        <w:left w:val="single" w:sz="8" w:space="0" w:color="auto"/>
        <w:bottom w:val="single" w:sz="8" w:space="0" w:color="auto"/>
        <w:right w:val="single" w:sz="8" w:space="0" w:color="000000"/>
      </w:pBdr>
      <w:spacing w:before="100" w:beforeAutospacing="1" w:after="100" w:afterAutospacing="1"/>
      <w:jc w:val="both"/>
      <w:textAlignment w:val="center"/>
    </w:pPr>
    <w:rPr>
      <w:b/>
      <w:bCs/>
      <w:sz w:val="18"/>
      <w:szCs w:val="18"/>
    </w:rPr>
  </w:style>
  <w:style w:type="paragraph" w:customStyle="1" w:styleId="xl120">
    <w:name w:val="xl120"/>
    <w:basedOn w:val="Normal"/>
    <w:rsid w:val="00B5312C"/>
    <w:pPr>
      <w:pBdr>
        <w:top w:val="single" w:sz="8" w:space="0" w:color="auto"/>
        <w:bottom w:val="single" w:sz="8" w:space="0" w:color="auto"/>
        <w:right w:val="single" w:sz="8" w:space="0" w:color="000000"/>
      </w:pBdr>
      <w:spacing w:before="100" w:beforeAutospacing="1" w:after="100" w:afterAutospacing="1"/>
      <w:jc w:val="both"/>
      <w:textAlignment w:val="center"/>
    </w:pPr>
    <w:rPr>
      <w:b/>
      <w:bCs/>
      <w:sz w:val="18"/>
      <w:szCs w:val="18"/>
    </w:rPr>
  </w:style>
  <w:style w:type="paragraph" w:customStyle="1" w:styleId="xl121">
    <w:name w:val="xl121"/>
    <w:basedOn w:val="Normal"/>
    <w:rsid w:val="00B5312C"/>
    <w:pPr>
      <w:pBdr>
        <w:top w:val="single" w:sz="8" w:space="0" w:color="auto"/>
        <w:bottom w:val="single" w:sz="8" w:space="0" w:color="auto"/>
        <w:right w:val="single" w:sz="8" w:space="0" w:color="auto"/>
      </w:pBdr>
      <w:spacing w:before="100" w:beforeAutospacing="1" w:after="100" w:afterAutospacing="1"/>
      <w:jc w:val="both"/>
      <w:textAlignment w:val="center"/>
    </w:pPr>
    <w:rPr>
      <w:b/>
      <w:bCs/>
      <w:sz w:val="18"/>
      <w:szCs w:val="18"/>
    </w:rPr>
  </w:style>
  <w:style w:type="paragraph" w:customStyle="1" w:styleId="xl122">
    <w:name w:val="xl122"/>
    <w:basedOn w:val="Normal"/>
    <w:rsid w:val="00B5312C"/>
    <w:pPr>
      <w:pBdr>
        <w:left w:val="single" w:sz="8" w:space="0" w:color="auto"/>
        <w:right w:val="single" w:sz="8" w:space="0" w:color="000000"/>
      </w:pBdr>
      <w:spacing w:before="100" w:beforeAutospacing="1" w:after="100" w:afterAutospacing="1"/>
      <w:jc w:val="both"/>
      <w:textAlignment w:val="center"/>
    </w:pPr>
    <w:rPr>
      <w:b/>
      <w:bCs/>
      <w:sz w:val="18"/>
      <w:szCs w:val="18"/>
    </w:rPr>
  </w:style>
  <w:style w:type="paragraph" w:customStyle="1" w:styleId="xl123">
    <w:name w:val="xl123"/>
    <w:basedOn w:val="Normal"/>
    <w:rsid w:val="00B5312C"/>
    <w:pPr>
      <w:pBdr>
        <w:top w:val="single" w:sz="8" w:space="0" w:color="auto"/>
        <w:bottom w:val="single" w:sz="8" w:space="0" w:color="auto"/>
      </w:pBdr>
      <w:spacing w:before="100" w:beforeAutospacing="1" w:after="100" w:afterAutospacing="1"/>
      <w:jc w:val="both"/>
      <w:textAlignment w:val="center"/>
    </w:pPr>
    <w:rPr>
      <w:b/>
      <w:bCs/>
      <w:sz w:val="18"/>
      <w:szCs w:val="18"/>
    </w:rPr>
  </w:style>
  <w:style w:type="paragraph" w:customStyle="1" w:styleId="xl124">
    <w:name w:val="xl124"/>
    <w:basedOn w:val="Normal"/>
    <w:rsid w:val="00B5312C"/>
    <w:pPr>
      <w:pBdr>
        <w:top w:val="single" w:sz="8" w:space="0" w:color="auto"/>
        <w:left w:val="single" w:sz="8" w:space="0" w:color="auto"/>
        <w:bottom w:val="single" w:sz="8" w:space="0" w:color="auto"/>
      </w:pBdr>
      <w:spacing w:before="100" w:beforeAutospacing="1" w:after="100" w:afterAutospacing="1"/>
      <w:textAlignment w:val="center"/>
    </w:pPr>
    <w:rPr>
      <w:sz w:val="18"/>
      <w:szCs w:val="18"/>
    </w:rPr>
  </w:style>
  <w:style w:type="paragraph" w:customStyle="1" w:styleId="xl125">
    <w:name w:val="xl125"/>
    <w:basedOn w:val="Normal"/>
    <w:rsid w:val="00B5312C"/>
    <w:pPr>
      <w:pBdr>
        <w:left w:val="single" w:sz="8" w:space="0" w:color="auto"/>
      </w:pBdr>
      <w:spacing w:before="100" w:beforeAutospacing="1" w:after="100" w:afterAutospacing="1"/>
      <w:jc w:val="both"/>
      <w:textAlignment w:val="center"/>
    </w:pPr>
    <w:rPr>
      <w:sz w:val="18"/>
      <w:szCs w:val="18"/>
    </w:rPr>
  </w:style>
  <w:style w:type="paragraph" w:customStyle="1" w:styleId="xl126">
    <w:name w:val="xl126"/>
    <w:basedOn w:val="Normal"/>
    <w:rsid w:val="00B5312C"/>
    <w:pPr>
      <w:pBdr>
        <w:top w:val="single" w:sz="8" w:space="0" w:color="auto"/>
        <w:left w:val="single" w:sz="8" w:space="0" w:color="auto"/>
        <w:bottom w:val="single" w:sz="8" w:space="0" w:color="auto"/>
      </w:pBdr>
      <w:spacing w:before="100" w:beforeAutospacing="1" w:after="100" w:afterAutospacing="1"/>
      <w:jc w:val="center"/>
      <w:textAlignment w:val="center"/>
    </w:pPr>
    <w:rPr>
      <w:color w:val="000000"/>
      <w:sz w:val="18"/>
      <w:szCs w:val="18"/>
    </w:rPr>
  </w:style>
  <w:style w:type="paragraph" w:customStyle="1" w:styleId="xl127">
    <w:name w:val="xl127"/>
    <w:basedOn w:val="Normal"/>
    <w:rsid w:val="00B5312C"/>
    <w:pPr>
      <w:pBdr>
        <w:left w:val="single" w:sz="8" w:space="0" w:color="auto"/>
        <w:bottom w:val="single" w:sz="8" w:space="0" w:color="000000"/>
      </w:pBdr>
      <w:spacing w:before="100" w:beforeAutospacing="1" w:after="100" w:afterAutospacing="1"/>
      <w:jc w:val="both"/>
      <w:textAlignment w:val="center"/>
    </w:pPr>
    <w:rPr>
      <w:sz w:val="18"/>
      <w:szCs w:val="18"/>
    </w:rPr>
  </w:style>
  <w:style w:type="paragraph" w:customStyle="1" w:styleId="xl128">
    <w:name w:val="xl128"/>
    <w:basedOn w:val="Normal"/>
    <w:rsid w:val="00B5312C"/>
    <w:pPr>
      <w:pBdr>
        <w:left w:val="single" w:sz="8" w:space="0" w:color="auto"/>
      </w:pBdr>
      <w:spacing w:before="100" w:beforeAutospacing="1" w:after="100" w:afterAutospacing="1"/>
      <w:jc w:val="center"/>
      <w:textAlignment w:val="center"/>
    </w:pPr>
    <w:rPr>
      <w:color w:val="000000"/>
      <w:sz w:val="18"/>
      <w:szCs w:val="18"/>
    </w:rPr>
  </w:style>
  <w:style w:type="paragraph" w:customStyle="1" w:styleId="xl129">
    <w:name w:val="xl129"/>
    <w:basedOn w:val="Normal"/>
    <w:rsid w:val="00B5312C"/>
    <w:pPr>
      <w:pBdr>
        <w:top w:val="single" w:sz="8" w:space="0" w:color="auto"/>
        <w:left w:val="single" w:sz="8" w:space="0" w:color="auto"/>
        <w:bottom w:val="single" w:sz="8" w:space="0" w:color="auto"/>
      </w:pBdr>
      <w:spacing w:before="100" w:beforeAutospacing="1" w:after="100" w:afterAutospacing="1"/>
      <w:jc w:val="both"/>
      <w:textAlignment w:val="center"/>
    </w:pPr>
    <w:rPr>
      <w:sz w:val="18"/>
      <w:szCs w:val="18"/>
    </w:rPr>
  </w:style>
  <w:style w:type="paragraph" w:customStyle="1" w:styleId="xl130">
    <w:name w:val="xl130"/>
    <w:basedOn w:val="Normal"/>
    <w:rsid w:val="00B531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i/>
      <w:iCs/>
      <w:sz w:val="18"/>
      <w:szCs w:val="18"/>
    </w:rPr>
  </w:style>
  <w:style w:type="paragraph" w:customStyle="1" w:styleId="xl131">
    <w:name w:val="xl131"/>
    <w:basedOn w:val="Normal"/>
    <w:rsid w:val="00B5312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8"/>
      <w:szCs w:val="18"/>
    </w:rPr>
  </w:style>
  <w:style w:type="paragraph" w:customStyle="1" w:styleId="xl132">
    <w:name w:val="xl132"/>
    <w:basedOn w:val="Normal"/>
    <w:rsid w:val="00B5312C"/>
    <w:pPr>
      <w:pBdr>
        <w:top w:val="single" w:sz="8" w:space="0" w:color="000000"/>
        <w:left w:val="single" w:sz="8" w:space="0" w:color="auto"/>
      </w:pBdr>
      <w:spacing w:before="100" w:beforeAutospacing="1" w:after="100" w:afterAutospacing="1"/>
      <w:jc w:val="both"/>
      <w:textAlignment w:val="center"/>
    </w:pPr>
    <w:rPr>
      <w:sz w:val="18"/>
      <w:szCs w:val="18"/>
    </w:rPr>
  </w:style>
  <w:style w:type="paragraph" w:customStyle="1" w:styleId="xl133">
    <w:name w:val="xl133"/>
    <w:basedOn w:val="Normal"/>
    <w:rsid w:val="00B5312C"/>
    <w:pPr>
      <w:pBdr>
        <w:left w:val="single" w:sz="4" w:space="0" w:color="auto"/>
        <w:bottom w:val="single" w:sz="4" w:space="0" w:color="auto"/>
        <w:right w:val="single" w:sz="8" w:space="0" w:color="auto"/>
      </w:pBdr>
      <w:spacing w:before="100" w:beforeAutospacing="1" w:after="100" w:afterAutospacing="1"/>
      <w:textAlignment w:val="center"/>
    </w:pPr>
    <w:rPr>
      <w:sz w:val="18"/>
      <w:szCs w:val="18"/>
    </w:rPr>
  </w:style>
  <w:style w:type="paragraph" w:customStyle="1" w:styleId="xl134">
    <w:name w:val="xl134"/>
    <w:basedOn w:val="Normal"/>
    <w:rsid w:val="00B5312C"/>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sz w:val="18"/>
      <w:szCs w:val="18"/>
    </w:rPr>
  </w:style>
  <w:style w:type="paragraph" w:customStyle="1" w:styleId="xl135">
    <w:name w:val="xl135"/>
    <w:basedOn w:val="Normal"/>
    <w:rsid w:val="00B5312C"/>
    <w:pPr>
      <w:pBdr>
        <w:top w:val="single" w:sz="4" w:space="0" w:color="auto"/>
        <w:left w:val="single" w:sz="4" w:space="0" w:color="auto"/>
        <w:bottom w:val="single" w:sz="4" w:space="0" w:color="auto"/>
        <w:right w:val="single" w:sz="8" w:space="0" w:color="auto"/>
      </w:pBdr>
      <w:spacing w:before="100" w:beforeAutospacing="1" w:after="100" w:afterAutospacing="1"/>
      <w:jc w:val="both"/>
      <w:textAlignment w:val="center"/>
    </w:pPr>
    <w:rPr>
      <w:sz w:val="18"/>
      <w:szCs w:val="18"/>
    </w:rPr>
  </w:style>
  <w:style w:type="paragraph" w:customStyle="1" w:styleId="xl136">
    <w:name w:val="xl136"/>
    <w:basedOn w:val="Normal"/>
    <w:rsid w:val="00B5312C"/>
    <w:pPr>
      <w:pBdr>
        <w:top w:val="single" w:sz="4" w:space="0" w:color="auto"/>
        <w:left w:val="single" w:sz="4" w:space="0" w:color="auto"/>
        <w:bottom w:val="double" w:sz="6" w:space="0" w:color="auto"/>
        <w:right w:val="single" w:sz="8" w:space="0" w:color="auto"/>
      </w:pBdr>
      <w:spacing w:before="100" w:beforeAutospacing="1" w:after="100" w:afterAutospacing="1"/>
      <w:jc w:val="both"/>
      <w:textAlignment w:val="center"/>
    </w:pPr>
    <w:rPr>
      <w:sz w:val="18"/>
      <w:szCs w:val="18"/>
    </w:rPr>
  </w:style>
  <w:style w:type="paragraph" w:customStyle="1" w:styleId="xl137">
    <w:name w:val="xl137"/>
    <w:basedOn w:val="Normal"/>
    <w:rsid w:val="00B5312C"/>
    <w:pPr>
      <w:pBdr>
        <w:right w:val="single" w:sz="8" w:space="0" w:color="auto"/>
      </w:pBdr>
      <w:spacing w:before="100" w:beforeAutospacing="1" w:after="100" w:afterAutospacing="1"/>
      <w:jc w:val="both"/>
      <w:textAlignment w:val="center"/>
    </w:pPr>
    <w:rPr>
      <w:b/>
      <w:bCs/>
      <w:sz w:val="18"/>
      <w:szCs w:val="18"/>
    </w:rPr>
  </w:style>
  <w:style w:type="paragraph" w:customStyle="1" w:styleId="xl138">
    <w:name w:val="xl138"/>
    <w:basedOn w:val="Normal"/>
    <w:rsid w:val="00B5312C"/>
    <w:pPr>
      <w:pBdr>
        <w:top w:val="single" w:sz="4" w:space="0" w:color="auto"/>
        <w:left w:val="single" w:sz="4" w:space="0" w:color="auto"/>
        <w:bottom w:val="double" w:sz="6" w:space="0" w:color="auto"/>
        <w:right w:val="single" w:sz="8" w:space="0" w:color="auto"/>
      </w:pBdr>
      <w:spacing w:before="100" w:beforeAutospacing="1" w:after="100" w:afterAutospacing="1"/>
      <w:jc w:val="both"/>
      <w:textAlignment w:val="center"/>
    </w:pPr>
    <w:rPr>
      <w:sz w:val="18"/>
      <w:szCs w:val="18"/>
    </w:rPr>
  </w:style>
  <w:style w:type="paragraph" w:customStyle="1" w:styleId="xl139">
    <w:name w:val="xl139"/>
    <w:basedOn w:val="Normal"/>
    <w:rsid w:val="00B5312C"/>
    <w:pPr>
      <w:pBdr>
        <w:top w:val="double" w:sz="6" w:space="0" w:color="auto"/>
        <w:bottom w:val="double" w:sz="6" w:space="0" w:color="auto"/>
        <w:right w:val="single" w:sz="8" w:space="0" w:color="auto"/>
      </w:pBdr>
      <w:spacing w:before="100" w:beforeAutospacing="1" w:after="100" w:afterAutospacing="1"/>
      <w:jc w:val="both"/>
      <w:textAlignment w:val="center"/>
    </w:pPr>
    <w:rPr>
      <w:sz w:val="18"/>
      <w:szCs w:val="18"/>
    </w:rPr>
  </w:style>
  <w:style w:type="paragraph" w:customStyle="1" w:styleId="xl140">
    <w:name w:val="xl140"/>
    <w:basedOn w:val="Normal"/>
    <w:rsid w:val="00B5312C"/>
    <w:pPr>
      <w:pBdr>
        <w:left w:val="single" w:sz="4" w:space="0" w:color="auto"/>
        <w:bottom w:val="single" w:sz="4" w:space="0" w:color="auto"/>
        <w:right w:val="single" w:sz="8" w:space="0" w:color="auto"/>
      </w:pBdr>
      <w:spacing w:before="100" w:beforeAutospacing="1" w:after="100" w:afterAutospacing="1"/>
      <w:jc w:val="both"/>
      <w:textAlignment w:val="center"/>
    </w:pPr>
    <w:rPr>
      <w:sz w:val="18"/>
      <w:szCs w:val="18"/>
    </w:rPr>
  </w:style>
  <w:style w:type="paragraph" w:customStyle="1" w:styleId="xl141">
    <w:name w:val="xl141"/>
    <w:basedOn w:val="Normal"/>
    <w:rsid w:val="00B5312C"/>
    <w:pPr>
      <w:pBdr>
        <w:right w:val="single" w:sz="8" w:space="0" w:color="auto"/>
      </w:pBdr>
      <w:spacing w:before="100" w:beforeAutospacing="1" w:after="100" w:afterAutospacing="1"/>
      <w:jc w:val="both"/>
      <w:textAlignment w:val="center"/>
    </w:pPr>
    <w:rPr>
      <w:sz w:val="18"/>
      <w:szCs w:val="18"/>
    </w:rPr>
  </w:style>
  <w:style w:type="paragraph" w:customStyle="1" w:styleId="xl142">
    <w:name w:val="xl142"/>
    <w:basedOn w:val="Normal"/>
    <w:rsid w:val="00B5312C"/>
    <w:pPr>
      <w:pBdr>
        <w:bottom w:val="single" w:sz="8" w:space="0" w:color="000000"/>
        <w:right w:val="single" w:sz="8" w:space="0" w:color="auto"/>
      </w:pBdr>
      <w:spacing w:before="100" w:beforeAutospacing="1" w:after="100" w:afterAutospacing="1"/>
      <w:jc w:val="both"/>
      <w:textAlignment w:val="center"/>
    </w:pPr>
    <w:rPr>
      <w:sz w:val="18"/>
      <w:szCs w:val="18"/>
    </w:rPr>
  </w:style>
  <w:style w:type="paragraph" w:customStyle="1" w:styleId="xl143">
    <w:name w:val="xl143"/>
    <w:basedOn w:val="Normal"/>
    <w:rsid w:val="00B5312C"/>
    <w:pPr>
      <w:pBdr>
        <w:top w:val="single" w:sz="8" w:space="0" w:color="000000"/>
        <w:bottom w:val="double" w:sz="6" w:space="0" w:color="auto"/>
        <w:right w:val="single" w:sz="8" w:space="0" w:color="auto"/>
      </w:pBdr>
      <w:spacing w:before="100" w:beforeAutospacing="1" w:after="100" w:afterAutospacing="1"/>
      <w:jc w:val="both"/>
      <w:textAlignment w:val="center"/>
    </w:pPr>
    <w:rPr>
      <w:sz w:val="18"/>
      <w:szCs w:val="18"/>
    </w:rPr>
  </w:style>
  <w:style w:type="paragraph" w:customStyle="1" w:styleId="xl144">
    <w:name w:val="xl144"/>
    <w:basedOn w:val="Normal"/>
    <w:rsid w:val="00B5312C"/>
    <w:pPr>
      <w:pBdr>
        <w:left w:val="single" w:sz="4" w:space="0" w:color="auto"/>
        <w:bottom w:val="single" w:sz="4" w:space="0" w:color="auto"/>
        <w:right w:val="single" w:sz="8" w:space="0" w:color="auto"/>
      </w:pBdr>
      <w:spacing w:before="100" w:beforeAutospacing="1" w:after="100" w:afterAutospacing="1"/>
      <w:textAlignment w:val="center"/>
    </w:pPr>
    <w:rPr>
      <w:i/>
      <w:iCs/>
      <w:sz w:val="18"/>
      <w:szCs w:val="18"/>
    </w:rPr>
  </w:style>
  <w:style w:type="paragraph" w:customStyle="1" w:styleId="xl145">
    <w:name w:val="xl145"/>
    <w:basedOn w:val="Normal"/>
    <w:rsid w:val="00B5312C"/>
    <w:pPr>
      <w:pBdr>
        <w:top w:val="single" w:sz="4" w:space="0" w:color="auto"/>
        <w:left w:val="single" w:sz="4" w:space="0" w:color="auto"/>
        <w:bottom w:val="single" w:sz="4" w:space="0" w:color="auto"/>
        <w:right w:val="single" w:sz="8" w:space="0" w:color="auto"/>
      </w:pBdr>
      <w:spacing w:before="100" w:beforeAutospacing="1" w:after="100" w:afterAutospacing="1"/>
      <w:jc w:val="both"/>
      <w:textAlignment w:val="center"/>
    </w:pPr>
    <w:rPr>
      <w:i/>
      <w:iCs/>
      <w:sz w:val="18"/>
      <w:szCs w:val="18"/>
    </w:rPr>
  </w:style>
  <w:style w:type="paragraph" w:customStyle="1" w:styleId="xl146">
    <w:name w:val="xl146"/>
    <w:basedOn w:val="Normal"/>
    <w:rsid w:val="00B5312C"/>
    <w:pPr>
      <w:pBdr>
        <w:top w:val="single" w:sz="4" w:space="0" w:color="auto"/>
        <w:left w:val="single" w:sz="4" w:space="0" w:color="auto"/>
        <w:bottom w:val="double" w:sz="6" w:space="0" w:color="auto"/>
        <w:right w:val="single" w:sz="8" w:space="0" w:color="auto"/>
      </w:pBdr>
      <w:spacing w:before="100" w:beforeAutospacing="1" w:after="100" w:afterAutospacing="1"/>
      <w:jc w:val="both"/>
      <w:textAlignment w:val="center"/>
    </w:pPr>
    <w:rPr>
      <w:i/>
      <w:iCs/>
      <w:sz w:val="18"/>
      <w:szCs w:val="18"/>
    </w:rPr>
  </w:style>
  <w:style w:type="paragraph" w:customStyle="1" w:styleId="xl147">
    <w:name w:val="xl147"/>
    <w:basedOn w:val="Normal"/>
    <w:rsid w:val="00B5312C"/>
    <w:pPr>
      <w:pBdr>
        <w:bottom w:val="single" w:sz="8" w:space="0" w:color="000000"/>
        <w:right w:val="single" w:sz="8" w:space="0" w:color="auto"/>
      </w:pBdr>
      <w:spacing w:before="100" w:beforeAutospacing="1" w:after="100" w:afterAutospacing="1"/>
      <w:jc w:val="both"/>
      <w:textAlignment w:val="center"/>
    </w:pPr>
    <w:rPr>
      <w:i/>
      <w:iCs/>
      <w:sz w:val="18"/>
      <w:szCs w:val="18"/>
    </w:rPr>
  </w:style>
  <w:style w:type="paragraph" w:customStyle="1" w:styleId="xl148">
    <w:name w:val="xl148"/>
    <w:basedOn w:val="Normal"/>
    <w:rsid w:val="00B5312C"/>
    <w:pPr>
      <w:pBdr>
        <w:right w:val="single" w:sz="8" w:space="0" w:color="auto"/>
      </w:pBdr>
      <w:spacing w:before="100" w:beforeAutospacing="1" w:after="100" w:afterAutospacing="1"/>
      <w:jc w:val="both"/>
      <w:textAlignment w:val="center"/>
    </w:pPr>
    <w:rPr>
      <w:i/>
      <w:iCs/>
      <w:sz w:val="18"/>
      <w:szCs w:val="18"/>
    </w:rPr>
  </w:style>
  <w:style w:type="paragraph" w:customStyle="1" w:styleId="xl149">
    <w:name w:val="xl149"/>
    <w:basedOn w:val="Normal"/>
    <w:rsid w:val="00B5312C"/>
    <w:pPr>
      <w:pBdr>
        <w:top w:val="single" w:sz="4" w:space="0" w:color="auto"/>
        <w:bottom w:val="double" w:sz="6" w:space="0" w:color="auto"/>
        <w:right w:val="single" w:sz="8" w:space="0" w:color="auto"/>
      </w:pBdr>
      <w:spacing w:before="100" w:beforeAutospacing="1" w:after="100" w:afterAutospacing="1"/>
      <w:jc w:val="both"/>
      <w:textAlignment w:val="center"/>
    </w:pPr>
    <w:rPr>
      <w:i/>
      <w:iCs/>
      <w:sz w:val="18"/>
      <w:szCs w:val="18"/>
    </w:rPr>
  </w:style>
  <w:style w:type="paragraph" w:customStyle="1" w:styleId="xl150">
    <w:name w:val="xl150"/>
    <w:basedOn w:val="Normal"/>
    <w:rsid w:val="00B5312C"/>
    <w:pPr>
      <w:pBdr>
        <w:left w:val="single" w:sz="4" w:space="0" w:color="auto"/>
        <w:bottom w:val="single" w:sz="4" w:space="0" w:color="auto"/>
        <w:right w:val="single" w:sz="8" w:space="0" w:color="auto"/>
      </w:pBdr>
      <w:spacing w:before="100" w:beforeAutospacing="1" w:after="100" w:afterAutospacing="1"/>
      <w:jc w:val="both"/>
      <w:textAlignment w:val="center"/>
    </w:pPr>
    <w:rPr>
      <w:i/>
      <w:iCs/>
      <w:sz w:val="18"/>
      <w:szCs w:val="18"/>
    </w:rPr>
  </w:style>
  <w:style w:type="paragraph" w:customStyle="1" w:styleId="xl151">
    <w:name w:val="xl151"/>
    <w:basedOn w:val="Normal"/>
    <w:rsid w:val="00B5312C"/>
    <w:pPr>
      <w:pBdr>
        <w:top w:val="single" w:sz="8" w:space="0" w:color="000000"/>
        <w:left w:val="single" w:sz="8" w:space="0" w:color="auto"/>
        <w:bottom w:val="single" w:sz="8" w:space="0" w:color="auto"/>
      </w:pBdr>
      <w:spacing w:before="100" w:beforeAutospacing="1" w:after="100" w:afterAutospacing="1"/>
      <w:jc w:val="both"/>
      <w:textAlignment w:val="center"/>
    </w:pPr>
    <w:rPr>
      <w:sz w:val="18"/>
      <w:szCs w:val="18"/>
    </w:rPr>
  </w:style>
  <w:style w:type="paragraph" w:customStyle="1" w:styleId="xl152">
    <w:name w:val="xl152"/>
    <w:basedOn w:val="Normal"/>
    <w:rsid w:val="00B5312C"/>
    <w:pPr>
      <w:pBdr>
        <w:top w:val="single" w:sz="8" w:space="0" w:color="000000"/>
        <w:bottom w:val="single" w:sz="8" w:space="0" w:color="auto"/>
      </w:pBdr>
      <w:spacing w:before="100" w:beforeAutospacing="1" w:after="100" w:afterAutospacing="1"/>
      <w:jc w:val="both"/>
      <w:textAlignment w:val="center"/>
    </w:pPr>
    <w:rPr>
      <w:b/>
      <w:bCs/>
      <w:sz w:val="18"/>
      <w:szCs w:val="18"/>
    </w:rPr>
  </w:style>
  <w:style w:type="paragraph" w:customStyle="1" w:styleId="xl153">
    <w:name w:val="xl153"/>
    <w:basedOn w:val="Normal"/>
    <w:rsid w:val="00B5312C"/>
    <w:pPr>
      <w:pBdr>
        <w:bottom w:val="single" w:sz="8" w:space="0" w:color="auto"/>
      </w:pBdr>
      <w:spacing w:before="100" w:beforeAutospacing="1" w:after="100" w:afterAutospacing="1"/>
      <w:jc w:val="both"/>
      <w:textAlignment w:val="center"/>
    </w:pPr>
    <w:rPr>
      <w:b/>
      <w:bCs/>
      <w:sz w:val="18"/>
      <w:szCs w:val="18"/>
    </w:rPr>
  </w:style>
  <w:style w:type="paragraph" w:customStyle="1" w:styleId="xl154">
    <w:name w:val="xl154"/>
    <w:basedOn w:val="Normal"/>
    <w:rsid w:val="00B5312C"/>
    <w:pPr>
      <w:pBdr>
        <w:bottom w:val="single" w:sz="8" w:space="0" w:color="auto"/>
        <w:right w:val="single" w:sz="8" w:space="0" w:color="000000"/>
      </w:pBdr>
      <w:spacing w:before="100" w:beforeAutospacing="1" w:after="100" w:afterAutospacing="1"/>
      <w:jc w:val="both"/>
      <w:textAlignment w:val="center"/>
    </w:pPr>
    <w:rPr>
      <w:b/>
      <w:bCs/>
      <w:sz w:val="18"/>
      <w:szCs w:val="18"/>
    </w:rPr>
  </w:style>
  <w:style w:type="paragraph" w:customStyle="1" w:styleId="xl155">
    <w:name w:val="xl155"/>
    <w:basedOn w:val="Normal"/>
    <w:rsid w:val="00B5312C"/>
    <w:pPr>
      <w:pBdr>
        <w:bottom w:val="single" w:sz="8" w:space="0" w:color="auto"/>
        <w:right w:val="single" w:sz="8" w:space="0" w:color="auto"/>
      </w:pBdr>
      <w:spacing w:before="100" w:beforeAutospacing="1" w:after="100" w:afterAutospacing="1"/>
      <w:jc w:val="both"/>
      <w:textAlignment w:val="center"/>
    </w:pPr>
    <w:rPr>
      <w:sz w:val="18"/>
      <w:szCs w:val="18"/>
    </w:rPr>
  </w:style>
  <w:style w:type="paragraph" w:customStyle="1" w:styleId="xl156">
    <w:name w:val="xl156"/>
    <w:basedOn w:val="Normal"/>
    <w:rsid w:val="00B5312C"/>
    <w:pPr>
      <w:pBdr>
        <w:left w:val="single" w:sz="4" w:space="0" w:color="auto"/>
        <w:bottom w:val="single" w:sz="4" w:space="0" w:color="auto"/>
        <w:right w:val="single" w:sz="4" w:space="0" w:color="auto"/>
      </w:pBdr>
      <w:spacing w:before="100" w:beforeAutospacing="1" w:after="100" w:afterAutospacing="1"/>
      <w:jc w:val="both"/>
      <w:textAlignment w:val="center"/>
    </w:pPr>
    <w:rPr>
      <w:b/>
      <w:bCs/>
      <w:sz w:val="18"/>
      <w:szCs w:val="18"/>
    </w:rPr>
  </w:style>
  <w:style w:type="paragraph" w:customStyle="1" w:styleId="xl157">
    <w:name w:val="xl157"/>
    <w:basedOn w:val="Normal"/>
    <w:rsid w:val="00B5312C"/>
    <w:pPr>
      <w:pBdr>
        <w:top w:val="single" w:sz="4" w:space="0" w:color="auto"/>
        <w:left w:val="single" w:sz="8" w:space="0" w:color="auto"/>
        <w:bottom w:val="single" w:sz="8" w:space="0" w:color="auto"/>
      </w:pBdr>
      <w:spacing w:before="100" w:beforeAutospacing="1" w:after="100" w:afterAutospacing="1"/>
      <w:jc w:val="center"/>
      <w:textAlignment w:val="center"/>
    </w:pPr>
    <w:rPr>
      <w:color w:val="000000"/>
      <w:sz w:val="18"/>
      <w:szCs w:val="18"/>
    </w:rPr>
  </w:style>
  <w:style w:type="paragraph" w:customStyle="1" w:styleId="xl158">
    <w:name w:val="xl158"/>
    <w:basedOn w:val="Normal"/>
    <w:rsid w:val="00B5312C"/>
    <w:pPr>
      <w:pBdr>
        <w:top w:val="single" w:sz="8" w:space="0" w:color="000000"/>
        <w:bottom w:val="single" w:sz="8" w:space="0" w:color="auto"/>
        <w:right w:val="single" w:sz="8" w:space="0" w:color="000000"/>
      </w:pBdr>
      <w:spacing w:before="100" w:beforeAutospacing="1" w:after="100" w:afterAutospacing="1"/>
      <w:jc w:val="both"/>
      <w:textAlignment w:val="center"/>
    </w:pPr>
    <w:rPr>
      <w:b/>
      <w:bCs/>
      <w:sz w:val="18"/>
      <w:szCs w:val="18"/>
    </w:rPr>
  </w:style>
  <w:style w:type="paragraph" w:customStyle="1" w:styleId="xl159">
    <w:name w:val="xl159"/>
    <w:basedOn w:val="Normal"/>
    <w:rsid w:val="00B5312C"/>
    <w:pPr>
      <w:pBdr>
        <w:top w:val="single" w:sz="8" w:space="0" w:color="000000"/>
        <w:left w:val="single" w:sz="8" w:space="0" w:color="auto"/>
        <w:right w:val="single" w:sz="8" w:space="0" w:color="000000"/>
      </w:pBdr>
      <w:spacing w:before="100" w:beforeAutospacing="1" w:after="100" w:afterAutospacing="1"/>
      <w:jc w:val="center"/>
      <w:textAlignment w:val="center"/>
    </w:pPr>
    <w:rPr>
      <w:color w:val="0000FF"/>
      <w:u w:val="single"/>
    </w:rPr>
  </w:style>
  <w:style w:type="paragraph" w:customStyle="1" w:styleId="xl160">
    <w:name w:val="xl160"/>
    <w:basedOn w:val="Normal"/>
    <w:rsid w:val="00B5312C"/>
    <w:pPr>
      <w:pBdr>
        <w:left w:val="single" w:sz="8" w:space="0" w:color="auto"/>
        <w:right w:val="single" w:sz="8" w:space="0" w:color="000000"/>
      </w:pBdr>
      <w:spacing w:before="100" w:beforeAutospacing="1" w:after="100" w:afterAutospacing="1"/>
      <w:jc w:val="center"/>
      <w:textAlignment w:val="center"/>
    </w:pPr>
    <w:rPr>
      <w:color w:val="0000FF"/>
      <w:u w:val="single"/>
    </w:rPr>
  </w:style>
  <w:style w:type="paragraph" w:customStyle="1" w:styleId="xl161">
    <w:name w:val="xl161"/>
    <w:basedOn w:val="Normal"/>
    <w:rsid w:val="00B5312C"/>
    <w:pPr>
      <w:pBdr>
        <w:left w:val="single" w:sz="8" w:space="0" w:color="auto"/>
        <w:bottom w:val="single" w:sz="8" w:space="0" w:color="000000"/>
        <w:right w:val="single" w:sz="8" w:space="0" w:color="000000"/>
      </w:pBdr>
      <w:spacing w:before="100" w:beforeAutospacing="1" w:after="100" w:afterAutospacing="1"/>
      <w:jc w:val="center"/>
      <w:textAlignment w:val="center"/>
    </w:pPr>
    <w:rPr>
      <w:color w:val="0000FF"/>
      <w:u w:val="single"/>
    </w:rPr>
  </w:style>
  <w:style w:type="paragraph" w:customStyle="1" w:styleId="xl162">
    <w:name w:val="xl162"/>
    <w:basedOn w:val="Normal"/>
    <w:rsid w:val="00B5312C"/>
    <w:pPr>
      <w:pBdr>
        <w:top w:val="single" w:sz="8" w:space="0" w:color="000000"/>
        <w:left w:val="single" w:sz="8" w:space="0" w:color="000000"/>
        <w:right w:val="single" w:sz="8" w:space="0" w:color="000000"/>
      </w:pBdr>
      <w:spacing w:before="100" w:beforeAutospacing="1" w:after="100" w:afterAutospacing="1"/>
      <w:jc w:val="both"/>
      <w:textAlignment w:val="center"/>
    </w:pPr>
    <w:rPr>
      <w:b/>
      <w:bCs/>
      <w:sz w:val="18"/>
      <w:szCs w:val="18"/>
    </w:rPr>
  </w:style>
  <w:style w:type="paragraph" w:customStyle="1" w:styleId="xl163">
    <w:name w:val="xl163"/>
    <w:basedOn w:val="Normal"/>
    <w:rsid w:val="00B5312C"/>
    <w:pPr>
      <w:pBdr>
        <w:left w:val="single" w:sz="8" w:space="0" w:color="000000"/>
        <w:right w:val="single" w:sz="8" w:space="0" w:color="000000"/>
      </w:pBdr>
      <w:spacing w:before="100" w:beforeAutospacing="1" w:after="100" w:afterAutospacing="1"/>
      <w:jc w:val="both"/>
      <w:textAlignment w:val="center"/>
    </w:pPr>
    <w:rPr>
      <w:b/>
      <w:bCs/>
      <w:sz w:val="18"/>
      <w:szCs w:val="18"/>
    </w:rPr>
  </w:style>
  <w:style w:type="paragraph" w:customStyle="1" w:styleId="xl164">
    <w:name w:val="xl164"/>
    <w:basedOn w:val="Normal"/>
    <w:rsid w:val="00B5312C"/>
    <w:pPr>
      <w:pBdr>
        <w:left w:val="single" w:sz="8" w:space="0" w:color="000000"/>
        <w:bottom w:val="single" w:sz="8" w:space="0" w:color="000000"/>
        <w:right w:val="single" w:sz="8" w:space="0" w:color="000000"/>
      </w:pBdr>
      <w:spacing w:before="100" w:beforeAutospacing="1" w:after="100" w:afterAutospacing="1"/>
      <w:jc w:val="both"/>
      <w:textAlignment w:val="center"/>
    </w:pPr>
    <w:rPr>
      <w:b/>
      <w:bCs/>
      <w:sz w:val="18"/>
      <w:szCs w:val="18"/>
    </w:rPr>
  </w:style>
  <w:style w:type="paragraph" w:customStyle="1" w:styleId="xl165">
    <w:name w:val="xl165"/>
    <w:basedOn w:val="Normal"/>
    <w:rsid w:val="00B5312C"/>
    <w:pPr>
      <w:pBdr>
        <w:top w:val="single" w:sz="8" w:space="0" w:color="000000"/>
        <w:left w:val="single" w:sz="8" w:space="0" w:color="000000"/>
      </w:pBdr>
      <w:spacing w:before="100" w:beforeAutospacing="1" w:after="100" w:afterAutospacing="1"/>
      <w:jc w:val="both"/>
      <w:textAlignment w:val="center"/>
    </w:pPr>
    <w:rPr>
      <w:b/>
      <w:bCs/>
      <w:sz w:val="18"/>
      <w:szCs w:val="18"/>
    </w:rPr>
  </w:style>
  <w:style w:type="paragraph" w:customStyle="1" w:styleId="xl166">
    <w:name w:val="xl166"/>
    <w:basedOn w:val="Normal"/>
    <w:rsid w:val="00B5312C"/>
    <w:pPr>
      <w:pBdr>
        <w:left w:val="single" w:sz="8" w:space="0" w:color="000000"/>
      </w:pBdr>
      <w:spacing w:before="100" w:beforeAutospacing="1" w:after="100" w:afterAutospacing="1"/>
      <w:jc w:val="both"/>
      <w:textAlignment w:val="center"/>
    </w:pPr>
    <w:rPr>
      <w:b/>
      <w:bCs/>
      <w:sz w:val="18"/>
      <w:szCs w:val="18"/>
    </w:rPr>
  </w:style>
  <w:style w:type="paragraph" w:customStyle="1" w:styleId="xl167">
    <w:name w:val="xl167"/>
    <w:basedOn w:val="Normal"/>
    <w:rsid w:val="00B5312C"/>
    <w:pPr>
      <w:pBdr>
        <w:left w:val="single" w:sz="8" w:space="0" w:color="000000"/>
        <w:bottom w:val="single" w:sz="8" w:space="0" w:color="000000"/>
      </w:pBdr>
      <w:spacing w:before="100" w:beforeAutospacing="1" w:after="100" w:afterAutospacing="1"/>
      <w:jc w:val="both"/>
      <w:textAlignment w:val="center"/>
    </w:pPr>
    <w:rPr>
      <w:b/>
      <w:bCs/>
      <w:sz w:val="18"/>
      <w:szCs w:val="18"/>
    </w:rPr>
  </w:style>
  <w:style w:type="paragraph" w:customStyle="1" w:styleId="xl168">
    <w:name w:val="xl168"/>
    <w:basedOn w:val="Normal"/>
    <w:rsid w:val="00B5312C"/>
    <w:pPr>
      <w:pBdr>
        <w:top w:val="single" w:sz="8" w:space="0" w:color="000000"/>
        <w:left w:val="single" w:sz="8" w:space="0" w:color="auto"/>
        <w:right w:val="single" w:sz="8" w:space="0" w:color="auto"/>
      </w:pBdr>
      <w:spacing w:before="100" w:beforeAutospacing="1" w:after="100" w:afterAutospacing="1"/>
      <w:jc w:val="both"/>
      <w:textAlignment w:val="center"/>
    </w:pPr>
    <w:rPr>
      <w:b/>
      <w:bCs/>
      <w:sz w:val="18"/>
      <w:szCs w:val="18"/>
    </w:rPr>
  </w:style>
  <w:style w:type="paragraph" w:customStyle="1" w:styleId="xl169">
    <w:name w:val="xl169"/>
    <w:basedOn w:val="Normal"/>
    <w:rsid w:val="00B5312C"/>
    <w:pPr>
      <w:pBdr>
        <w:left w:val="single" w:sz="8" w:space="0" w:color="auto"/>
        <w:bottom w:val="single" w:sz="8" w:space="0" w:color="auto"/>
        <w:right w:val="single" w:sz="8" w:space="0" w:color="auto"/>
      </w:pBdr>
      <w:spacing w:before="100" w:beforeAutospacing="1" w:after="100" w:afterAutospacing="1"/>
      <w:jc w:val="both"/>
      <w:textAlignment w:val="center"/>
    </w:pPr>
    <w:rPr>
      <w:b/>
      <w:bCs/>
      <w:sz w:val="18"/>
      <w:szCs w:val="18"/>
    </w:rPr>
  </w:style>
  <w:style w:type="paragraph" w:customStyle="1" w:styleId="xl170">
    <w:name w:val="xl170"/>
    <w:basedOn w:val="Normal"/>
    <w:rsid w:val="00B5312C"/>
    <w:pPr>
      <w:pBdr>
        <w:top w:val="single" w:sz="8" w:space="0" w:color="000000"/>
      </w:pBdr>
      <w:spacing w:before="100" w:beforeAutospacing="1" w:after="100" w:afterAutospacing="1"/>
      <w:jc w:val="both"/>
      <w:textAlignment w:val="center"/>
    </w:pPr>
    <w:rPr>
      <w:b/>
      <w:bCs/>
      <w:sz w:val="18"/>
      <w:szCs w:val="18"/>
    </w:rPr>
  </w:style>
  <w:style w:type="paragraph" w:customStyle="1" w:styleId="xl171">
    <w:name w:val="xl171"/>
    <w:basedOn w:val="Normal"/>
    <w:rsid w:val="00B5312C"/>
    <w:pPr>
      <w:pBdr>
        <w:bottom w:val="single" w:sz="8" w:space="0" w:color="000000"/>
      </w:pBdr>
      <w:spacing w:before="100" w:beforeAutospacing="1" w:after="100" w:afterAutospacing="1"/>
      <w:jc w:val="both"/>
      <w:textAlignment w:val="center"/>
    </w:pPr>
    <w:rPr>
      <w:b/>
      <w:bCs/>
      <w:sz w:val="18"/>
      <w:szCs w:val="18"/>
    </w:rPr>
  </w:style>
  <w:style w:type="paragraph" w:customStyle="1" w:styleId="xl172">
    <w:name w:val="xl172"/>
    <w:basedOn w:val="Normal"/>
    <w:rsid w:val="00B5312C"/>
    <w:pPr>
      <w:pBdr>
        <w:top w:val="single" w:sz="8" w:space="0" w:color="000000"/>
        <w:left w:val="single" w:sz="8" w:space="0" w:color="auto"/>
        <w:right w:val="single" w:sz="8" w:space="0" w:color="000000"/>
      </w:pBdr>
      <w:spacing w:before="100" w:beforeAutospacing="1" w:after="100" w:afterAutospacing="1"/>
      <w:jc w:val="center"/>
      <w:textAlignment w:val="center"/>
    </w:pPr>
    <w:rPr>
      <w:b/>
      <w:bCs/>
      <w:sz w:val="18"/>
      <w:szCs w:val="18"/>
    </w:rPr>
  </w:style>
  <w:style w:type="paragraph" w:customStyle="1" w:styleId="xl173">
    <w:name w:val="xl173"/>
    <w:basedOn w:val="Normal"/>
    <w:rsid w:val="00B5312C"/>
    <w:pPr>
      <w:pBdr>
        <w:left w:val="single" w:sz="8" w:space="0" w:color="auto"/>
        <w:right w:val="single" w:sz="8" w:space="0" w:color="000000"/>
      </w:pBdr>
      <w:spacing w:before="100" w:beforeAutospacing="1" w:after="100" w:afterAutospacing="1"/>
      <w:jc w:val="center"/>
      <w:textAlignment w:val="center"/>
    </w:pPr>
    <w:rPr>
      <w:b/>
      <w:bCs/>
      <w:sz w:val="18"/>
      <w:szCs w:val="18"/>
    </w:rPr>
  </w:style>
  <w:style w:type="paragraph" w:customStyle="1" w:styleId="xl174">
    <w:name w:val="xl174"/>
    <w:basedOn w:val="Normal"/>
    <w:rsid w:val="00B5312C"/>
    <w:pPr>
      <w:pBdr>
        <w:left w:val="single" w:sz="8" w:space="0" w:color="auto"/>
        <w:bottom w:val="single" w:sz="8" w:space="0" w:color="000000"/>
        <w:right w:val="single" w:sz="8" w:space="0" w:color="000000"/>
      </w:pBdr>
      <w:spacing w:before="100" w:beforeAutospacing="1" w:after="100" w:afterAutospacing="1"/>
      <w:jc w:val="center"/>
      <w:textAlignment w:val="center"/>
    </w:pPr>
    <w:rPr>
      <w:b/>
      <w:bCs/>
      <w:sz w:val="18"/>
      <w:szCs w:val="18"/>
    </w:rPr>
  </w:style>
  <w:style w:type="paragraph" w:customStyle="1" w:styleId="xl175">
    <w:name w:val="xl175"/>
    <w:basedOn w:val="Normal"/>
    <w:rsid w:val="00B5312C"/>
    <w:pPr>
      <w:pBdr>
        <w:top w:val="single" w:sz="8" w:space="0" w:color="000000"/>
        <w:left w:val="single" w:sz="8" w:space="0" w:color="000000"/>
        <w:right w:val="single" w:sz="8" w:space="0" w:color="000000"/>
      </w:pBdr>
      <w:spacing w:before="100" w:beforeAutospacing="1" w:after="100" w:afterAutospacing="1"/>
      <w:jc w:val="center"/>
      <w:textAlignment w:val="center"/>
    </w:pPr>
    <w:rPr>
      <w:b/>
      <w:bCs/>
      <w:sz w:val="18"/>
      <w:szCs w:val="18"/>
    </w:rPr>
  </w:style>
  <w:style w:type="paragraph" w:customStyle="1" w:styleId="xl176">
    <w:name w:val="xl176"/>
    <w:basedOn w:val="Normal"/>
    <w:rsid w:val="00B5312C"/>
    <w:pPr>
      <w:pBdr>
        <w:left w:val="single" w:sz="8" w:space="0" w:color="000000"/>
        <w:right w:val="single" w:sz="8" w:space="0" w:color="000000"/>
      </w:pBdr>
      <w:spacing w:before="100" w:beforeAutospacing="1" w:after="100" w:afterAutospacing="1"/>
      <w:jc w:val="center"/>
      <w:textAlignment w:val="center"/>
    </w:pPr>
    <w:rPr>
      <w:b/>
      <w:bCs/>
      <w:sz w:val="18"/>
      <w:szCs w:val="18"/>
    </w:rPr>
  </w:style>
  <w:style w:type="paragraph" w:customStyle="1" w:styleId="xl177">
    <w:name w:val="xl177"/>
    <w:basedOn w:val="Normal"/>
    <w:rsid w:val="00B5312C"/>
    <w:pPr>
      <w:pBdr>
        <w:left w:val="single" w:sz="8" w:space="0" w:color="000000"/>
        <w:bottom w:val="single" w:sz="8" w:space="0" w:color="000000"/>
        <w:right w:val="single" w:sz="8" w:space="0" w:color="000000"/>
      </w:pBdr>
      <w:spacing w:before="100" w:beforeAutospacing="1" w:after="100" w:afterAutospacing="1"/>
      <w:jc w:val="center"/>
      <w:textAlignment w:val="center"/>
    </w:pPr>
    <w:rPr>
      <w:b/>
      <w:bCs/>
      <w:sz w:val="18"/>
      <w:szCs w:val="18"/>
    </w:rPr>
  </w:style>
  <w:style w:type="paragraph" w:customStyle="1" w:styleId="xl178">
    <w:name w:val="xl178"/>
    <w:basedOn w:val="Normal"/>
    <w:rsid w:val="00B5312C"/>
    <w:pPr>
      <w:pBdr>
        <w:top w:val="single" w:sz="8" w:space="0" w:color="000000"/>
        <w:left w:val="single" w:sz="8" w:space="0" w:color="000000"/>
      </w:pBdr>
      <w:spacing w:before="100" w:beforeAutospacing="1" w:after="100" w:afterAutospacing="1"/>
      <w:jc w:val="center"/>
      <w:textAlignment w:val="center"/>
    </w:pPr>
    <w:rPr>
      <w:b/>
      <w:bCs/>
      <w:sz w:val="18"/>
      <w:szCs w:val="18"/>
    </w:rPr>
  </w:style>
  <w:style w:type="paragraph" w:customStyle="1" w:styleId="xl179">
    <w:name w:val="xl179"/>
    <w:basedOn w:val="Normal"/>
    <w:rsid w:val="00B5312C"/>
    <w:pPr>
      <w:pBdr>
        <w:left w:val="single" w:sz="8" w:space="0" w:color="000000"/>
      </w:pBdr>
      <w:spacing w:before="100" w:beforeAutospacing="1" w:after="100" w:afterAutospacing="1"/>
      <w:jc w:val="center"/>
      <w:textAlignment w:val="center"/>
    </w:pPr>
    <w:rPr>
      <w:b/>
      <w:bCs/>
      <w:sz w:val="18"/>
      <w:szCs w:val="18"/>
    </w:rPr>
  </w:style>
  <w:style w:type="paragraph" w:customStyle="1" w:styleId="xl180">
    <w:name w:val="xl180"/>
    <w:basedOn w:val="Normal"/>
    <w:rsid w:val="00B5312C"/>
    <w:pPr>
      <w:pBdr>
        <w:left w:val="single" w:sz="8" w:space="0" w:color="000000"/>
        <w:bottom w:val="single" w:sz="8" w:space="0" w:color="000000"/>
      </w:pBdr>
      <w:spacing w:before="100" w:beforeAutospacing="1" w:after="100" w:afterAutospacing="1"/>
      <w:jc w:val="center"/>
      <w:textAlignment w:val="center"/>
    </w:pPr>
    <w:rPr>
      <w:b/>
      <w:bCs/>
      <w:sz w:val="18"/>
      <w:szCs w:val="18"/>
    </w:rPr>
  </w:style>
  <w:style w:type="paragraph" w:customStyle="1" w:styleId="xl181">
    <w:name w:val="xl181"/>
    <w:basedOn w:val="Normal"/>
    <w:rsid w:val="00B5312C"/>
    <w:pPr>
      <w:pBdr>
        <w:top w:val="single" w:sz="8" w:space="0" w:color="auto"/>
        <w:left w:val="single" w:sz="8" w:space="0" w:color="000000"/>
        <w:right w:val="single" w:sz="8" w:space="0" w:color="auto"/>
      </w:pBdr>
      <w:spacing w:before="100" w:beforeAutospacing="1" w:after="100" w:afterAutospacing="1"/>
      <w:jc w:val="both"/>
      <w:textAlignment w:val="center"/>
    </w:pPr>
    <w:rPr>
      <w:b/>
      <w:bCs/>
      <w:sz w:val="18"/>
      <w:szCs w:val="18"/>
    </w:rPr>
  </w:style>
  <w:style w:type="paragraph" w:customStyle="1" w:styleId="xl182">
    <w:name w:val="xl182"/>
    <w:basedOn w:val="Normal"/>
    <w:rsid w:val="00B5312C"/>
    <w:pPr>
      <w:pBdr>
        <w:left w:val="single" w:sz="8" w:space="0" w:color="000000"/>
        <w:bottom w:val="single" w:sz="8" w:space="0" w:color="auto"/>
        <w:right w:val="single" w:sz="8" w:space="0" w:color="auto"/>
      </w:pBdr>
      <w:spacing w:before="100" w:beforeAutospacing="1" w:after="100" w:afterAutospacing="1"/>
      <w:jc w:val="both"/>
      <w:textAlignment w:val="center"/>
    </w:pPr>
    <w:rPr>
      <w:b/>
      <w:bCs/>
      <w:sz w:val="18"/>
      <w:szCs w:val="18"/>
    </w:rPr>
  </w:style>
  <w:style w:type="paragraph" w:customStyle="1" w:styleId="xl183">
    <w:name w:val="xl183"/>
    <w:basedOn w:val="Normal"/>
    <w:rsid w:val="00B5312C"/>
    <w:pPr>
      <w:pBdr>
        <w:top w:val="single" w:sz="8" w:space="0" w:color="auto"/>
        <w:left w:val="single" w:sz="8" w:space="0" w:color="auto"/>
        <w:right w:val="single" w:sz="8" w:space="0" w:color="000000"/>
      </w:pBdr>
      <w:spacing w:before="100" w:beforeAutospacing="1" w:after="100" w:afterAutospacing="1"/>
      <w:jc w:val="both"/>
      <w:textAlignment w:val="center"/>
    </w:pPr>
    <w:rPr>
      <w:b/>
      <w:bCs/>
      <w:sz w:val="18"/>
      <w:szCs w:val="18"/>
    </w:rPr>
  </w:style>
  <w:style w:type="paragraph" w:customStyle="1" w:styleId="xl184">
    <w:name w:val="xl184"/>
    <w:basedOn w:val="Normal"/>
    <w:rsid w:val="00B5312C"/>
    <w:pPr>
      <w:pBdr>
        <w:left w:val="single" w:sz="8" w:space="0" w:color="auto"/>
        <w:bottom w:val="single" w:sz="8" w:space="0" w:color="000000"/>
        <w:right w:val="single" w:sz="8" w:space="0" w:color="000000"/>
      </w:pBdr>
      <w:spacing w:before="100" w:beforeAutospacing="1" w:after="100" w:afterAutospacing="1"/>
      <w:jc w:val="both"/>
      <w:textAlignment w:val="center"/>
    </w:pPr>
    <w:rPr>
      <w:b/>
      <w:bCs/>
      <w:sz w:val="18"/>
      <w:szCs w:val="18"/>
    </w:rPr>
  </w:style>
  <w:style w:type="paragraph" w:customStyle="1" w:styleId="xl185">
    <w:name w:val="xl185"/>
    <w:basedOn w:val="Normal"/>
    <w:rsid w:val="00B5312C"/>
    <w:pPr>
      <w:pBdr>
        <w:top w:val="single" w:sz="8" w:space="0" w:color="auto"/>
        <w:left w:val="single" w:sz="8" w:space="0" w:color="000000"/>
        <w:right w:val="single" w:sz="8" w:space="0" w:color="000000"/>
      </w:pBdr>
      <w:spacing w:before="100" w:beforeAutospacing="1" w:after="100" w:afterAutospacing="1"/>
      <w:jc w:val="both"/>
      <w:textAlignment w:val="center"/>
    </w:pPr>
    <w:rPr>
      <w:color w:val="0000FF"/>
      <w:u w:val="single"/>
    </w:rPr>
  </w:style>
  <w:style w:type="paragraph" w:customStyle="1" w:styleId="xl186">
    <w:name w:val="xl186"/>
    <w:basedOn w:val="Normal"/>
    <w:rsid w:val="00B5312C"/>
    <w:pPr>
      <w:pBdr>
        <w:left w:val="single" w:sz="8" w:space="0" w:color="000000"/>
        <w:bottom w:val="single" w:sz="8" w:space="0" w:color="000000"/>
        <w:right w:val="single" w:sz="8" w:space="0" w:color="000000"/>
      </w:pBdr>
      <w:spacing w:before="100" w:beforeAutospacing="1" w:after="100" w:afterAutospacing="1"/>
      <w:jc w:val="both"/>
      <w:textAlignment w:val="center"/>
    </w:pPr>
    <w:rPr>
      <w:color w:val="0000FF"/>
      <w:u w:val="single"/>
    </w:rPr>
  </w:style>
  <w:style w:type="paragraph" w:customStyle="1" w:styleId="xl187">
    <w:name w:val="xl187"/>
    <w:basedOn w:val="Normal"/>
    <w:rsid w:val="00B5312C"/>
    <w:pPr>
      <w:pBdr>
        <w:top w:val="single" w:sz="8" w:space="0" w:color="auto"/>
        <w:left w:val="single" w:sz="8" w:space="0" w:color="000000"/>
        <w:right w:val="single" w:sz="8" w:space="0" w:color="000000"/>
      </w:pBdr>
      <w:spacing w:before="100" w:beforeAutospacing="1" w:after="100" w:afterAutospacing="1"/>
      <w:jc w:val="both"/>
      <w:textAlignment w:val="center"/>
    </w:pPr>
    <w:rPr>
      <w:b/>
      <w:bCs/>
      <w:sz w:val="18"/>
      <w:szCs w:val="18"/>
    </w:rPr>
  </w:style>
  <w:style w:type="paragraph" w:customStyle="1" w:styleId="xl188">
    <w:name w:val="xl188"/>
    <w:basedOn w:val="Normal"/>
    <w:rsid w:val="00B5312C"/>
    <w:pPr>
      <w:pBdr>
        <w:top w:val="single" w:sz="8" w:space="0" w:color="auto"/>
        <w:left w:val="single" w:sz="8" w:space="0" w:color="000000"/>
      </w:pBdr>
      <w:spacing w:before="100" w:beforeAutospacing="1" w:after="100" w:afterAutospacing="1"/>
      <w:jc w:val="both"/>
      <w:textAlignment w:val="center"/>
    </w:pPr>
    <w:rPr>
      <w:b/>
      <w:bCs/>
      <w:sz w:val="18"/>
      <w:szCs w:val="18"/>
    </w:rPr>
  </w:style>
  <w:style w:type="paragraph" w:customStyle="1" w:styleId="xl189">
    <w:name w:val="xl189"/>
    <w:basedOn w:val="Normal"/>
    <w:rsid w:val="00B5312C"/>
    <w:pPr>
      <w:pBdr>
        <w:left w:val="single" w:sz="8" w:space="0" w:color="auto"/>
        <w:bottom w:val="single" w:sz="8" w:space="0" w:color="auto"/>
        <w:right w:val="single" w:sz="8" w:space="0" w:color="000000"/>
      </w:pBdr>
      <w:spacing w:before="100" w:beforeAutospacing="1" w:after="100" w:afterAutospacing="1"/>
      <w:jc w:val="both"/>
      <w:textAlignment w:val="center"/>
    </w:pPr>
    <w:rPr>
      <w:b/>
      <w:bCs/>
      <w:sz w:val="18"/>
      <w:szCs w:val="18"/>
    </w:rPr>
  </w:style>
  <w:style w:type="paragraph" w:customStyle="1" w:styleId="xl190">
    <w:name w:val="xl190"/>
    <w:basedOn w:val="Normal"/>
    <w:rsid w:val="00B5312C"/>
    <w:pPr>
      <w:pBdr>
        <w:left w:val="single" w:sz="8" w:space="0" w:color="000000"/>
        <w:bottom w:val="single" w:sz="8" w:space="0" w:color="auto"/>
        <w:right w:val="single" w:sz="8" w:space="0" w:color="000000"/>
      </w:pBdr>
      <w:spacing w:before="100" w:beforeAutospacing="1" w:after="100" w:afterAutospacing="1"/>
      <w:jc w:val="both"/>
      <w:textAlignment w:val="center"/>
    </w:pPr>
    <w:rPr>
      <w:b/>
      <w:bCs/>
      <w:sz w:val="18"/>
      <w:szCs w:val="18"/>
    </w:rPr>
  </w:style>
  <w:style w:type="paragraph" w:customStyle="1" w:styleId="xl191">
    <w:name w:val="xl191"/>
    <w:basedOn w:val="Normal"/>
    <w:rsid w:val="00B5312C"/>
    <w:pPr>
      <w:spacing w:before="100" w:beforeAutospacing="1" w:after="100" w:afterAutospacing="1"/>
    </w:pPr>
    <w:rPr>
      <w:b/>
      <w:bCs/>
    </w:rPr>
  </w:style>
  <w:style w:type="paragraph" w:customStyle="1" w:styleId="xl192">
    <w:name w:val="xl192"/>
    <w:basedOn w:val="Normal"/>
    <w:rsid w:val="00B5312C"/>
    <w:pPr>
      <w:pBdr>
        <w:left w:val="single" w:sz="4" w:space="0" w:color="auto"/>
        <w:bottom w:val="single" w:sz="4" w:space="0" w:color="auto"/>
        <w:right w:val="single" w:sz="4" w:space="0" w:color="auto"/>
      </w:pBdr>
      <w:spacing w:before="100" w:beforeAutospacing="1" w:after="100" w:afterAutospacing="1"/>
      <w:jc w:val="right"/>
      <w:textAlignment w:val="center"/>
    </w:pPr>
    <w:rPr>
      <w:b/>
      <w:bCs/>
      <w:sz w:val="18"/>
      <w:szCs w:val="18"/>
    </w:rPr>
  </w:style>
  <w:style w:type="paragraph" w:customStyle="1" w:styleId="xl193">
    <w:name w:val="xl193"/>
    <w:basedOn w:val="Normal"/>
    <w:rsid w:val="00B5312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8"/>
      <w:szCs w:val="18"/>
    </w:rPr>
  </w:style>
  <w:style w:type="paragraph" w:customStyle="1" w:styleId="xl194">
    <w:name w:val="xl194"/>
    <w:basedOn w:val="Normal"/>
    <w:rsid w:val="00B5312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8"/>
      <w:szCs w:val="18"/>
    </w:rPr>
  </w:style>
  <w:style w:type="paragraph" w:customStyle="1" w:styleId="xl195">
    <w:name w:val="xl195"/>
    <w:basedOn w:val="Normal"/>
    <w:rsid w:val="00B5312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8"/>
      <w:szCs w:val="18"/>
    </w:rPr>
  </w:style>
  <w:style w:type="paragraph" w:customStyle="1" w:styleId="xl196">
    <w:name w:val="xl196"/>
    <w:basedOn w:val="Normal"/>
    <w:rsid w:val="00B531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18"/>
      <w:szCs w:val="18"/>
    </w:rPr>
  </w:style>
  <w:style w:type="paragraph" w:customStyle="1" w:styleId="xl197">
    <w:name w:val="xl197"/>
    <w:basedOn w:val="Normal"/>
    <w:rsid w:val="00B5312C"/>
    <w:pPr>
      <w:pBdr>
        <w:top w:val="single" w:sz="4" w:space="0" w:color="auto"/>
        <w:left w:val="single" w:sz="4" w:space="0" w:color="auto"/>
        <w:bottom w:val="double" w:sz="6" w:space="0" w:color="auto"/>
        <w:right w:val="single" w:sz="4" w:space="0" w:color="auto"/>
      </w:pBdr>
      <w:spacing w:before="100" w:beforeAutospacing="1" w:after="100" w:afterAutospacing="1"/>
      <w:jc w:val="both"/>
      <w:textAlignment w:val="center"/>
    </w:pPr>
    <w:rPr>
      <w:b/>
      <w:bCs/>
      <w:sz w:val="18"/>
      <w:szCs w:val="18"/>
    </w:rPr>
  </w:style>
  <w:style w:type="paragraph" w:customStyle="1" w:styleId="xl198">
    <w:name w:val="xl198"/>
    <w:basedOn w:val="Normal"/>
    <w:rsid w:val="00B5312C"/>
    <w:pPr>
      <w:pBdr>
        <w:right w:val="single" w:sz="8" w:space="0" w:color="000000"/>
      </w:pBdr>
      <w:spacing w:before="100" w:beforeAutospacing="1" w:after="100" w:afterAutospacing="1"/>
      <w:jc w:val="both"/>
      <w:textAlignment w:val="center"/>
    </w:pPr>
    <w:rPr>
      <w:b/>
      <w:bCs/>
      <w:sz w:val="18"/>
      <w:szCs w:val="18"/>
    </w:rPr>
  </w:style>
  <w:style w:type="paragraph" w:customStyle="1" w:styleId="xl199">
    <w:name w:val="xl199"/>
    <w:basedOn w:val="Normal"/>
    <w:rsid w:val="00B5312C"/>
    <w:pPr>
      <w:pBdr>
        <w:top w:val="single" w:sz="8" w:space="0" w:color="auto"/>
        <w:bottom w:val="single" w:sz="8" w:space="0" w:color="auto"/>
        <w:right w:val="single" w:sz="8" w:space="0" w:color="000000"/>
      </w:pBdr>
      <w:spacing w:before="100" w:beforeAutospacing="1" w:after="100" w:afterAutospacing="1"/>
      <w:jc w:val="both"/>
      <w:textAlignment w:val="center"/>
    </w:pPr>
    <w:rPr>
      <w:b/>
      <w:bCs/>
      <w:sz w:val="18"/>
      <w:szCs w:val="18"/>
    </w:rPr>
  </w:style>
  <w:style w:type="paragraph" w:customStyle="1" w:styleId="xl200">
    <w:name w:val="xl200"/>
    <w:basedOn w:val="Normal"/>
    <w:rsid w:val="00B5312C"/>
    <w:pPr>
      <w:pBdr>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201">
    <w:name w:val="xl201"/>
    <w:basedOn w:val="Normal"/>
    <w:rsid w:val="00B5312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202">
    <w:name w:val="xl202"/>
    <w:basedOn w:val="Normal"/>
    <w:rsid w:val="00B5312C"/>
    <w:pPr>
      <w:pBdr>
        <w:top w:val="double" w:sz="6" w:space="0" w:color="auto"/>
        <w:bottom w:val="double" w:sz="6" w:space="0" w:color="auto"/>
        <w:right w:val="single" w:sz="8" w:space="0" w:color="000000"/>
      </w:pBdr>
      <w:spacing w:before="100" w:beforeAutospacing="1" w:after="100" w:afterAutospacing="1"/>
      <w:jc w:val="both"/>
      <w:textAlignment w:val="center"/>
    </w:pPr>
    <w:rPr>
      <w:b/>
      <w:bCs/>
      <w:sz w:val="18"/>
      <w:szCs w:val="18"/>
    </w:rPr>
  </w:style>
  <w:style w:type="paragraph" w:customStyle="1" w:styleId="xl203">
    <w:name w:val="xl203"/>
    <w:basedOn w:val="Normal"/>
    <w:rsid w:val="00B5312C"/>
    <w:pPr>
      <w:pBdr>
        <w:left w:val="single" w:sz="4" w:space="0" w:color="auto"/>
        <w:bottom w:val="single" w:sz="4" w:space="0" w:color="auto"/>
        <w:right w:val="single" w:sz="4" w:space="0" w:color="auto"/>
      </w:pBdr>
      <w:spacing w:before="100" w:beforeAutospacing="1" w:after="100" w:afterAutospacing="1"/>
      <w:jc w:val="both"/>
      <w:textAlignment w:val="center"/>
    </w:pPr>
    <w:rPr>
      <w:b/>
      <w:bCs/>
      <w:sz w:val="18"/>
      <w:szCs w:val="18"/>
    </w:rPr>
  </w:style>
  <w:style w:type="paragraph" w:customStyle="1" w:styleId="xl204">
    <w:name w:val="xl204"/>
    <w:basedOn w:val="Normal"/>
    <w:rsid w:val="00B5312C"/>
    <w:pPr>
      <w:pBdr>
        <w:bottom w:val="double" w:sz="6" w:space="0" w:color="auto"/>
        <w:right w:val="single" w:sz="8" w:space="0" w:color="000000"/>
      </w:pBdr>
      <w:spacing w:before="100" w:beforeAutospacing="1" w:after="100" w:afterAutospacing="1"/>
      <w:jc w:val="both"/>
      <w:textAlignment w:val="center"/>
    </w:pPr>
    <w:rPr>
      <w:b/>
      <w:bCs/>
      <w:sz w:val="18"/>
      <w:szCs w:val="18"/>
    </w:rPr>
  </w:style>
  <w:style w:type="paragraph" w:customStyle="1" w:styleId="xl205">
    <w:name w:val="xl205"/>
    <w:basedOn w:val="Normal"/>
    <w:rsid w:val="00B5312C"/>
    <w:pPr>
      <w:pBdr>
        <w:bottom w:val="single" w:sz="8" w:space="0" w:color="000000"/>
        <w:right w:val="single" w:sz="8" w:space="0" w:color="000000"/>
      </w:pBdr>
      <w:spacing w:before="100" w:beforeAutospacing="1" w:after="100" w:afterAutospacing="1"/>
      <w:jc w:val="both"/>
      <w:textAlignment w:val="center"/>
    </w:pPr>
    <w:rPr>
      <w:b/>
      <w:bCs/>
      <w:sz w:val="18"/>
      <w:szCs w:val="18"/>
    </w:rPr>
  </w:style>
  <w:style w:type="paragraph" w:customStyle="1" w:styleId="xl206">
    <w:name w:val="xl206"/>
    <w:basedOn w:val="Normal"/>
    <w:rsid w:val="00B5312C"/>
    <w:pPr>
      <w:pBdr>
        <w:top w:val="single" w:sz="8" w:space="0" w:color="000000"/>
        <w:bottom w:val="double" w:sz="6" w:space="0" w:color="auto"/>
        <w:right w:val="single" w:sz="8" w:space="0" w:color="000000"/>
      </w:pBdr>
      <w:spacing w:before="100" w:beforeAutospacing="1" w:after="100" w:afterAutospacing="1"/>
      <w:jc w:val="both"/>
      <w:textAlignment w:val="center"/>
    </w:pPr>
    <w:rPr>
      <w:b/>
      <w:bCs/>
      <w:sz w:val="18"/>
      <w:szCs w:val="18"/>
    </w:rPr>
  </w:style>
  <w:style w:type="paragraph" w:customStyle="1" w:styleId="xl207">
    <w:name w:val="xl207"/>
    <w:basedOn w:val="Normal"/>
    <w:rsid w:val="00B5312C"/>
    <w:pPr>
      <w:pBdr>
        <w:top w:val="single" w:sz="8" w:space="0" w:color="auto"/>
        <w:left w:val="single" w:sz="8" w:space="0" w:color="auto"/>
        <w:bottom w:val="single" w:sz="8" w:space="0" w:color="auto"/>
        <w:right w:val="single" w:sz="8" w:space="0" w:color="auto"/>
      </w:pBdr>
      <w:spacing w:before="100" w:beforeAutospacing="1" w:after="100" w:afterAutospacing="1"/>
      <w:jc w:val="both"/>
      <w:textAlignment w:val="center"/>
    </w:pPr>
    <w:rPr>
      <w:b/>
      <w:bCs/>
      <w:sz w:val="18"/>
      <w:szCs w:val="18"/>
    </w:rPr>
  </w:style>
  <w:style w:type="paragraph" w:customStyle="1" w:styleId="xl208">
    <w:name w:val="xl208"/>
    <w:basedOn w:val="Normal"/>
    <w:rsid w:val="00B531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FF0000"/>
      <w:sz w:val="18"/>
      <w:szCs w:val="18"/>
    </w:rPr>
  </w:style>
  <w:style w:type="paragraph" w:customStyle="1" w:styleId="xl209">
    <w:name w:val="xl209"/>
    <w:basedOn w:val="Normal"/>
    <w:rsid w:val="00B5312C"/>
    <w:pPr>
      <w:pBdr>
        <w:top w:val="single" w:sz="4" w:space="0" w:color="auto"/>
        <w:bottom w:val="double" w:sz="6" w:space="0" w:color="auto"/>
        <w:right w:val="single" w:sz="8" w:space="0" w:color="000000"/>
      </w:pBdr>
      <w:spacing w:before="100" w:beforeAutospacing="1" w:after="100" w:afterAutospacing="1"/>
      <w:jc w:val="both"/>
      <w:textAlignment w:val="center"/>
    </w:pPr>
    <w:rPr>
      <w:b/>
      <w:bCs/>
      <w:sz w:val="18"/>
      <w:szCs w:val="18"/>
    </w:rPr>
  </w:style>
  <w:style w:type="paragraph" w:customStyle="1" w:styleId="xl210">
    <w:name w:val="xl210"/>
    <w:basedOn w:val="Normal"/>
    <w:rsid w:val="00B5312C"/>
    <w:pPr>
      <w:pBdr>
        <w:bottom w:val="single" w:sz="8" w:space="0" w:color="auto"/>
        <w:right w:val="single" w:sz="8" w:space="0" w:color="000000"/>
      </w:pBdr>
      <w:spacing w:before="100" w:beforeAutospacing="1" w:after="100" w:afterAutospacing="1"/>
      <w:jc w:val="both"/>
      <w:textAlignment w:val="center"/>
    </w:pPr>
    <w:rPr>
      <w:b/>
      <w:bCs/>
      <w:sz w:val="18"/>
      <w:szCs w:val="18"/>
    </w:rPr>
  </w:style>
  <w:style w:type="character" w:styleId="UnresolvedMention">
    <w:name w:val="Unresolved Mention"/>
    <w:basedOn w:val="DefaultParagraphFont"/>
    <w:uiPriority w:val="99"/>
    <w:semiHidden/>
    <w:unhideWhenUsed/>
    <w:rsid w:val="00940169"/>
    <w:rPr>
      <w:color w:val="605E5C"/>
      <w:shd w:val="clear" w:color="auto" w:fill="E1DFDD"/>
    </w:rPr>
  </w:style>
  <w:style w:type="table" w:styleId="GridTable4-Accent5">
    <w:name w:val="Grid Table 4 Accent 5"/>
    <w:basedOn w:val="TableNormal"/>
    <w:uiPriority w:val="49"/>
    <w:rsid w:val="00DB0509"/>
    <w:rPr>
      <w:rFonts w:asciiTheme="minorHAnsi" w:eastAsiaTheme="minorHAnsi" w:hAnsiTheme="minorHAnsi" w:cstheme="minorBidi"/>
      <w:sz w:val="24"/>
      <w:szCs w:val="24"/>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xl211">
    <w:name w:val="xl211"/>
    <w:basedOn w:val="Normal"/>
    <w:rsid w:val="00683EB1"/>
    <w:pPr>
      <w:pBdr>
        <w:top w:val="single" w:sz="8" w:space="0" w:color="auto"/>
        <w:left w:val="single" w:sz="8" w:space="0" w:color="000000"/>
        <w:right w:val="single" w:sz="8" w:space="0" w:color="000000"/>
      </w:pBdr>
      <w:spacing w:before="100" w:beforeAutospacing="1" w:after="100" w:afterAutospacing="1"/>
      <w:jc w:val="both"/>
      <w:textAlignment w:val="center"/>
    </w:pPr>
    <w:rPr>
      <w:b/>
      <w:bCs/>
      <w:sz w:val="18"/>
      <w:szCs w:val="18"/>
    </w:rPr>
  </w:style>
  <w:style w:type="paragraph" w:customStyle="1" w:styleId="xl212">
    <w:name w:val="xl212"/>
    <w:basedOn w:val="Normal"/>
    <w:rsid w:val="00683EB1"/>
    <w:pPr>
      <w:pBdr>
        <w:top w:val="single" w:sz="8" w:space="0" w:color="auto"/>
        <w:left w:val="single" w:sz="8" w:space="0" w:color="000000"/>
      </w:pBdr>
      <w:spacing w:before="100" w:beforeAutospacing="1" w:after="100" w:afterAutospacing="1"/>
      <w:jc w:val="both"/>
      <w:textAlignment w:val="center"/>
    </w:pPr>
    <w:rPr>
      <w:b/>
      <w:bCs/>
      <w:sz w:val="18"/>
      <w:szCs w:val="18"/>
    </w:rPr>
  </w:style>
  <w:style w:type="paragraph" w:customStyle="1" w:styleId="xl213">
    <w:name w:val="xl213"/>
    <w:basedOn w:val="Normal"/>
    <w:rsid w:val="00683EB1"/>
    <w:pPr>
      <w:pBdr>
        <w:left w:val="single" w:sz="8" w:space="0" w:color="auto"/>
        <w:bottom w:val="single" w:sz="8" w:space="0" w:color="auto"/>
        <w:right w:val="single" w:sz="8" w:space="0" w:color="000000"/>
      </w:pBdr>
      <w:spacing w:before="100" w:beforeAutospacing="1" w:after="100" w:afterAutospacing="1"/>
      <w:jc w:val="both"/>
      <w:textAlignment w:val="center"/>
    </w:pPr>
    <w:rPr>
      <w:b/>
      <w:bCs/>
      <w:sz w:val="18"/>
      <w:szCs w:val="18"/>
    </w:rPr>
  </w:style>
  <w:style w:type="paragraph" w:customStyle="1" w:styleId="xl214">
    <w:name w:val="xl214"/>
    <w:basedOn w:val="Normal"/>
    <w:rsid w:val="00683EB1"/>
    <w:pPr>
      <w:pBdr>
        <w:left w:val="single" w:sz="8" w:space="0" w:color="000000"/>
        <w:bottom w:val="single" w:sz="8" w:space="0" w:color="auto"/>
        <w:right w:val="single" w:sz="8" w:space="0" w:color="000000"/>
      </w:pBdr>
      <w:spacing w:before="100" w:beforeAutospacing="1" w:after="100" w:afterAutospacing="1"/>
      <w:jc w:val="both"/>
      <w:textAlignment w:val="center"/>
    </w:pPr>
    <w:rPr>
      <w:b/>
      <w:bCs/>
      <w:sz w:val="18"/>
      <w:szCs w:val="18"/>
    </w:rPr>
  </w:style>
  <w:style w:type="paragraph" w:customStyle="1" w:styleId="xl215">
    <w:name w:val="xl215"/>
    <w:basedOn w:val="Normal"/>
    <w:rsid w:val="00683EB1"/>
    <w:pPr>
      <w:spacing w:before="100" w:beforeAutospacing="1" w:after="100" w:afterAutospacing="1"/>
    </w:pPr>
    <w:rPr>
      <w:sz w:val="18"/>
      <w:szCs w:val="18"/>
    </w:rPr>
  </w:style>
  <w:style w:type="paragraph" w:customStyle="1" w:styleId="xl216">
    <w:name w:val="xl216"/>
    <w:basedOn w:val="Normal"/>
    <w:rsid w:val="00683EB1"/>
    <w:pPr>
      <w:pBdr>
        <w:bottom w:val="double" w:sz="6" w:space="0" w:color="auto"/>
        <w:right w:val="single" w:sz="8" w:space="0" w:color="000000"/>
      </w:pBdr>
      <w:spacing w:before="100" w:beforeAutospacing="1" w:after="100" w:afterAutospacing="1"/>
      <w:jc w:val="both"/>
      <w:textAlignment w:val="center"/>
    </w:pPr>
    <w:rPr>
      <w:b/>
      <w:bCs/>
      <w:sz w:val="18"/>
      <w:szCs w:val="18"/>
    </w:rPr>
  </w:style>
  <w:style w:type="paragraph" w:customStyle="1" w:styleId="xl217">
    <w:name w:val="xl217"/>
    <w:basedOn w:val="Normal"/>
    <w:rsid w:val="00683EB1"/>
    <w:pPr>
      <w:pBdr>
        <w:bottom w:val="single" w:sz="8" w:space="0" w:color="000000"/>
        <w:right w:val="single" w:sz="8" w:space="0" w:color="auto"/>
      </w:pBdr>
      <w:spacing w:before="100" w:beforeAutospacing="1" w:after="100" w:afterAutospacing="1"/>
      <w:jc w:val="both"/>
      <w:textAlignment w:val="center"/>
    </w:pPr>
    <w:rPr>
      <w:i/>
      <w:iCs/>
      <w:sz w:val="18"/>
      <w:szCs w:val="18"/>
    </w:rPr>
  </w:style>
  <w:style w:type="paragraph" w:customStyle="1" w:styleId="xl218">
    <w:name w:val="xl218"/>
    <w:basedOn w:val="Normal"/>
    <w:rsid w:val="00683E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219">
    <w:name w:val="xl219"/>
    <w:basedOn w:val="Normal"/>
    <w:rsid w:val="00683EB1"/>
    <w:pPr>
      <w:pBdr>
        <w:top w:val="single" w:sz="4" w:space="0" w:color="auto"/>
        <w:bottom w:val="double" w:sz="6" w:space="0" w:color="auto"/>
        <w:right w:val="single" w:sz="8" w:space="0" w:color="000000"/>
      </w:pBdr>
      <w:spacing w:before="100" w:beforeAutospacing="1" w:after="100" w:afterAutospacing="1"/>
      <w:textAlignment w:val="center"/>
    </w:pPr>
    <w:rPr>
      <w:sz w:val="18"/>
      <w:szCs w:val="18"/>
    </w:rPr>
  </w:style>
  <w:style w:type="paragraph" w:customStyle="1" w:styleId="xl220">
    <w:name w:val="xl220"/>
    <w:basedOn w:val="Normal"/>
    <w:rsid w:val="00683EB1"/>
    <w:pPr>
      <w:pBdr>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221">
    <w:name w:val="xl221"/>
    <w:basedOn w:val="Normal"/>
    <w:rsid w:val="00683EB1"/>
    <w:pPr>
      <w:pBdr>
        <w:left w:val="single" w:sz="4" w:space="0" w:color="auto"/>
        <w:bottom w:val="single" w:sz="4" w:space="0" w:color="auto"/>
        <w:right w:val="single" w:sz="4" w:space="0" w:color="auto"/>
      </w:pBdr>
      <w:spacing w:before="100" w:beforeAutospacing="1" w:after="100" w:afterAutospacing="1"/>
      <w:jc w:val="right"/>
      <w:textAlignment w:val="center"/>
    </w:pPr>
    <w:rPr>
      <w:b/>
      <w:bCs/>
      <w:sz w:val="18"/>
      <w:szCs w:val="18"/>
    </w:rPr>
  </w:style>
  <w:style w:type="paragraph" w:customStyle="1" w:styleId="xl222">
    <w:name w:val="xl222"/>
    <w:basedOn w:val="Normal"/>
    <w:rsid w:val="00683EB1"/>
    <w:pPr>
      <w:pBdr>
        <w:left w:val="single" w:sz="4" w:space="0" w:color="auto"/>
        <w:bottom w:val="double" w:sz="6" w:space="0" w:color="auto"/>
        <w:right w:val="single" w:sz="4" w:space="0" w:color="auto"/>
      </w:pBdr>
      <w:spacing w:before="100" w:beforeAutospacing="1" w:after="100" w:afterAutospacing="1"/>
      <w:jc w:val="right"/>
      <w:textAlignment w:val="center"/>
    </w:pPr>
    <w:rPr>
      <w:b/>
      <w:bCs/>
      <w:sz w:val="18"/>
      <w:szCs w:val="18"/>
    </w:rPr>
  </w:style>
  <w:style w:type="paragraph" w:customStyle="1" w:styleId="xl223">
    <w:name w:val="xl223"/>
    <w:basedOn w:val="Normal"/>
    <w:rsid w:val="00683EB1"/>
    <w:pPr>
      <w:pBdr>
        <w:bottom w:val="single" w:sz="8" w:space="0" w:color="auto"/>
        <w:right w:val="single" w:sz="8" w:space="0" w:color="auto"/>
      </w:pBdr>
      <w:spacing w:before="100" w:beforeAutospacing="1" w:after="100" w:afterAutospacing="1"/>
      <w:jc w:val="right"/>
      <w:textAlignment w:val="center"/>
    </w:pPr>
    <w:rPr>
      <w:b/>
      <w:bCs/>
      <w:sz w:val="18"/>
      <w:szCs w:val="18"/>
    </w:rPr>
  </w:style>
  <w:style w:type="paragraph" w:customStyle="1" w:styleId="xl224">
    <w:name w:val="xl224"/>
    <w:basedOn w:val="Normal"/>
    <w:rsid w:val="00683EB1"/>
    <w:pPr>
      <w:pBdr>
        <w:top w:val="single" w:sz="8" w:space="0" w:color="auto"/>
        <w:left w:val="single" w:sz="4" w:space="0" w:color="auto"/>
        <w:right w:val="single" w:sz="8" w:space="0" w:color="auto"/>
      </w:pBdr>
      <w:spacing w:before="100" w:beforeAutospacing="1" w:after="100" w:afterAutospacing="1"/>
      <w:jc w:val="right"/>
      <w:textAlignment w:val="center"/>
    </w:pPr>
    <w:rPr>
      <w:sz w:val="18"/>
      <w:szCs w:val="18"/>
    </w:rPr>
  </w:style>
  <w:style w:type="paragraph" w:customStyle="1" w:styleId="xl225">
    <w:name w:val="xl225"/>
    <w:basedOn w:val="Normal"/>
    <w:rsid w:val="00683EB1"/>
    <w:pPr>
      <w:pBdr>
        <w:top w:val="single" w:sz="4" w:space="0" w:color="auto"/>
        <w:left w:val="single" w:sz="4" w:space="0" w:color="auto"/>
        <w:bottom w:val="single" w:sz="4" w:space="0" w:color="auto"/>
        <w:right w:val="single" w:sz="8" w:space="0" w:color="auto"/>
      </w:pBdr>
      <w:spacing w:before="100" w:beforeAutospacing="1" w:after="100" w:afterAutospacing="1"/>
      <w:jc w:val="right"/>
      <w:textAlignment w:val="center"/>
    </w:pPr>
    <w:rPr>
      <w:sz w:val="18"/>
      <w:szCs w:val="18"/>
    </w:rPr>
  </w:style>
  <w:style w:type="paragraph" w:customStyle="1" w:styleId="xl226">
    <w:name w:val="xl226"/>
    <w:basedOn w:val="Normal"/>
    <w:rsid w:val="00683EB1"/>
    <w:pPr>
      <w:pBdr>
        <w:top w:val="single" w:sz="4" w:space="0" w:color="auto"/>
        <w:left w:val="single" w:sz="4" w:space="0" w:color="auto"/>
        <w:bottom w:val="double" w:sz="6" w:space="0" w:color="auto"/>
        <w:right w:val="single" w:sz="8" w:space="0" w:color="auto"/>
      </w:pBdr>
      <w:spacing w:before="100" w:beforeAutospacing="1" w:after="100" w:afterAutospacing="1"/>
      <w:jc w:val="right"/>
      <w:textAlignment w:val="center"/>
    </w:pPr>
    <w:rPr>
      <w:sz w:val="18"/>
      <w:szCs w:val="18"/>
    </w:rPr>
  </w:style>
  <w:style w:type="paragraph" w:customStyle="1" w:styleId="xl227">
    <w:name w:val="xl227"/>
    <w:basedOn w:val="Normal"/>
    <w:rsid w:val="00683EB1"/>
    <w:pPr>
      <w:pBdr>
        <w:left w:val="single" w:sz="4" w:space="0" w:color="auto"/>
        <w:bottom w:val="single" w:sz="4" w:space="0" w:color="auto"/>
        <w:right w:val="single" w:sz="8" w:space="0" w:color="auto"/>
      </w:pBdr>
      <w:spacing w:before="100" w:beforeAutospacing="1" w:after="100" w:afterAutospacing="1"/>
      <w:jc w:val="right"/>
      <w:textAlignment w:val="center"/>
    </w:pPr>
    <w:rPr>
      <w:sz w:val="18"/>
      <w:szCs w:val="18"/>
    </w:rPr>
  </w:style>
  <w:style w:type="paragraph" w:customStyle="1" w:styleId="xl228">
    <w:name w:val="xl228"/>
    <w:basedOn w:val="Normal"/>
    <w:rsid w:val="00683EB1"/>
    <w:pPr>
      <w:pBdr>
        <w:left w:val="single" w:sz="4" w:space="0" w:color="auto"/>
        <w:bottom w:val="single" w:sz="4" w:space="0" w:color="auto"/>
        <w:right w:val="single" w:sz="8" w:space="0" w:color="auto"/>
      </w:pBdr>
      <w:spacing w:before="100" w:beforeAutospacing="1" w:after="100" w:afterAutospacing="1"/>
      <w:jc w:val="right"/>
      <w:textAlignment w:val="center"/>
    </w:pPr>
    <w:rPr>
      <w:i/>
      <w:iCs/>
      <w:sz w:val="18"/>
      <w:szCs w:val="18"/>
    </w:rPr>
  </w:style>
  <w:style w:type="paragraph" w:customStyle="1" w:styleId="xl229">
    <w:name w:val="xl229"/>
    <w:basedOn w:val="Normal"/>
    <w:rsid w:val="00683EB1"/>
    <w:pPr>
      <w:pBdr>
        <w:top w:val="single" w:sz="4" w:space="0" w:color="auto"/>
        <w:left w:val="single" w:sz="4" w:space="0" w:color="auto"/>
        <w:bottom w:val="single" w:sz="4" w:space="0" w:color="auto"/>
        <w:right w:val="single" w:sz="8" w:space="0" w:color="auto"/>
      </w:pBdr>
      <w:spacing w:before="100" w:beforeAutospacing="1" w:after="100" w:afterAutospacing="1"/>
      <w:jc w:val="right"/>
      <w:textAlignment w:val="center"/>
    </w:pPr>
    <w:rPr>
      <w:i/>
      <w:iCs/>
      <w:sz w:val="18"/>
      <w:szCs w:val="18"/>
    </w:rPr>
  </w:style>
  <w:style w:type="paragraph" w:customStyle="1" w:styleId="xl230">
    <w:name w:val="xl230"/>
    <w:basedOn w:val="Normal"/>
    <w:rsid w:val="00683EB1"/>
    <w:pPr>
      <w:pBdr>
        <w:bottom w:val="double" w:sz="6" w:space="0" w:color="auto"/>
        <w:right w:val="single" w:sz="8" w:space="0" w:color="auto"/>
      </w:pBdr>
      <w:spacing w:before="100" w:beforeAutospacing="1" w:after="100" w:afterAutospacing="1"/>
      <w:jc w:val="right"/>
      <w:textAlignment w:val="center"/>
    </w:pPr>
    <w:rPr>
      <w:sz w:val="18"/>
      <w:szCs w:val="18"/>
    </w:rPr>
  </w:style>
  <w:style w:type="paragraph" w:customStyle="1" w:styleId="xl231">
    <w:name w:val="xl231"/>
    <w:basedOn w:val="Normal"/>
    <w:rsid w:val="00683EB1"/>
    <w:pPr>
      <w:pBdr>
        <w:top w:val="double" w:sz="6" w:space="0" w:color="auto"/>
        <w:left w:val="single" w:sz="4" w:space="0" w:color="auto"/>
        <w:bottom w:val="single" w:sz="4" w:space="0" w:color="auto"/>
        <w:right w:val="single" w:sz="8" w:space="0" w:color="auto"/>
      </w:pBdr>
      <w:spacing w:before="100" w:beforeAutospacing="1" w:after="100" w:afterAutospacing="1"/>
      <w:jc w:val="right"/>
      <w:textAlignment w:val="center"/>
    </w:pPr>
    <w:rPr>
      <w:sz w:val="18"/>
      <w:szCs w:val="18"/>
    </w:rPr>
  </w:style>
  <w:style w:type="paragraph" w:styleId="TOC4">
    <w:name w:val="toc 4"/>
    <w:basedOn w:val="Normal"/>
    <w:uiPriority w:val="1"/>
    <w:qFormat/>
    <w:rsid w:val="00134015"/>
    <w:pPr>
      <w:widowControl w:val="0"/>
      <w:autoSpaceDE w:val="0"/>
      <w:autoSpaceDN w:val="0"/>
      <w:spacing w:before="99"/>
      <w:ind w:left="580"/>
    </w:pPr>
    <w:rPr>
      <w:rFonts w:ascii="Calibri" w:eastAsia="Calibri" w:hAnsi="Calibri" w:cs="Calibri"/>
      <w:sz w:val="22"/>
      <w:szCs w:val="22"/>
    </w:rPr>
  </w:style>
  <w:style w:type="paragraph" w:styleId="TOC5">
    <w:name w:val="toc 5"/>
    <w:basedOn w:val="Normal"/>
    <w:uiPriority w:val="1"/>
    <w:qFormat/>
    <w:rsid w:val="00134015"/>
    <w:pPr>
      <w:widowControl w:val="0"/>
      <w:autoSpaceDE w:val="0"/>
      <w:autoSpaceDN w:val="0"/>
      <w:spacing w:before="138"/>
      <w:ind w:left="10116" w:right="139" w:hanging="160"/>
      <w:jc w:val="right"/>
    </w:pPr>
    <w:rPr>
      <w:rFonts w:ascii="Calibri" w:eastAsia="Calibri" w:hAnsi="Calibri" w:cs="Calibri"/>
      <w:sz w:val="22"/>
      <w:szCs w:val="22"/>
    </w:rPr>
  </w:style>
  <w:style w:type="paragraph" w:customStyle="1" w:styleId="TableParagraph">
    <w:name w:val="Table Paragraph"/>
    <w:basedOn w:val="Normal"/>
    <w:uiPriority w:val="1"/>
    <w:qFormat/>
    <w:rsid w:val="00134015"/>
    <w:pPr>
      <w:widowControl w:val="0"/>
      <w:autoSpaceDE w:val="0"/>
      <w:autoSpaceDN w:val="0"/>
    </w:pPr>
    <w:rPr>
      <w:rFonts w:ascii="Calibri" w:eastAsia="Calibri" w:hAnsi="Calibri" w:cs="Calibri"/>
      <w:sz w:val="22"/>
      <w:szCs w:val="22"/>
    </w:rPr>
  </w:style>
  <w:style w:type="paragraph" w:customStyle="1" w:styleId="xl64">
    <w:name w:val="xl64"/>
    <w:basedOn w:val="Normal"/>
    <w:rsid w:val="00963E90"/>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color w:val="000000"/>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59443443">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58346">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49641562">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81629422">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3009159">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15453548">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09157692">
      <w:bodyDiv w:val="1"/>
      <w:marLeft w:val="0"/>
      <w:marRight w:val="0"/>
      <w:marTop w:val="0"/>
      <w:marBottom w:val="0"/>
      <w:divBdr>
        <w:top w:val="none" w:sz="0" w:space="0" w:color="auto"/>
        <w:left w:val="none" w:sz="0" w:space="0" w:color="auto"/>
        <w:bottom w:val="none" w:sz="0" w:space="0" w:color="auto"/>
        <w:right w:val="none" w:sz="0" w:space="0" w:color="auto"/>
      </w:divBdr>
    </w:div>
    <w:div w:id="412315856">
      <w:bodyDiv w:val="1"/>
      <w:marLeft w:val="0"/>
      <w:marRight w:val="0"/>
      <w:marTop w:val="0"/>
      <w:marBottom w:val="0"/>
      <w:divBdr>
        <w:top w:val="none" w:sz="0" w:space="0" w:color="auto"/>
        <w:left w:val="none" w:sz="0" w:space="0" w:color="auto"/>
        <w:bottom w:val="none" w:sz="0" w:space="0" w:color="auto"/>
        <w:right w:val="none" w:sz="0" w:space="0" w:color="auto"/>
      </w:divBdr>
    </w:div>
    <w:div w:id="439447121">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55567740">
      <w:bodyDiv w:val="1"/>
      <w:marLeft w:val="0"/>
      <w:marRight w:val="0"/>
      <w:marTop w:val="0"/>
      <w:marBottom w:val="0"/>
      <w:divBdr>
        <w:top w:val="none" w:sz="0" w:space="0" w:color="auto"/>
        <w:left w:val="none" w:sz="0" w:space="0" w:color="auto"/>
        <w:bottom w:val="none" w:sz="0" w:space="0" w:color="auto"/>
        <w:right w:val="none" w:sz="0" w:space="0" w:color="auto"/>
      </w:divBdr>
    </w:div>
    <w:div w:id="462309123">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9076296">
      <w:bodyDiv w:val="1"/>
      <w:marLeft w:val="0"/>
      <w:marRight w:val="0"/>
      <w:marTop w:val="0"/>
      <w:marBottom w:val="0"/>
      <w:divBdr>
        <w:top w:val="none" w:sz="0" w:space="0" w:color="auto"/>
        <w:left w:val="none" w:sz="0" w:space="0" w:color="auto"/>
        <w:bottom w:val="none" w:sz="0" w:space="0" w:color="auto"/>
        <w:right w:val="none" w:sz="0" w:space="0" w:color="auto"/>
      </w:divBdr>
      <w:divsChild>
        <w:div w:id="143357671">
          <w:marLeft w:val="1166"/>
          <w:marRight w:val="0"/>
          <w:marTop w:val="0"/>
          <w:marBottom w:val="200"/>
          <w:divBdr>
            <w:top w:val="none" w:sz="0" w:space="0" w:color="auto"/>
            <w:left w:val="none" w:sz="0" w:space="0" w:color="auto"/>
            <w:bottom w:val="none" w:sz="0" w:space="0" w:color="auto"/>
            <w:right w:val="none" w:sz="0" w:space="0" w:color="auto"/>
          </w:divBdr>
        </w:div>
        <w:div w:id="205334594">
          <w:marLeft w:val="806"/>
          <w:marRight w:val="0"/>
          <w:marTop w:val="0"/>
          <w:marBottom w:val="200"/>
          <w:divBdr>
            <w:top w:val="none" w:sz="0" w:space="0" w:color="auto"/>
            <w:left w:val="none" w:sz="0" w:space="0" w:color="auto"/>
            <w:bottom w:val="none" w:sz="0" w:space="0" w:color="auto"/>
            <w:right w:val="none" w:sz="0" w:space="0" w:color="auto"/>
          </w:divBdr>
        </w:div>
        <w:div w:id="739911977">
          <w:marLeft w:val="1166"/>
          <w:marRight w:val="0"/>
          <w:marTop w:val="0"/>
          <w:marBottom w:val="200"/>
          <w:divBdr>
            <w:top w:val="none" w:sz="0" w:space="0" w:color="auto"/>
            <w:left w:val="none" w:sz="0" w:space="0" w:color="auto"/>
            <w:bottom w:val="none" w:sz="0" w:space="0" w:color="auto"/>
            <w:right w:val="none" w:sz="0" w:space="0" w:color="auto"/>
          </w:divBdr>
        </w:div>
        <w:div w:id="912199172">
          <w:marLeft w:val="1166"/>
          <w:marRight w:val="0"/>
          <w:marTop w:val="0"/>
          <w:marBottom w:val="200"/>
          <w:divBdr>
            <w:top w:val="none" w:sz="0" w:space="0" w:color="auto"/>
            <w:left w:val="none" w:sz="0" w:space="0" w:color="auto"/>
            <w:bottom w:val="none" w:sz="0" w:space="0" w:color="auto"/>
            <w:right w:val="none" w:sz="0" w:space="0" w:color="auto"/>
          </w:divBdr>
        </w:div>
      </w:divsChild>
    </w:div>
    <w:div w:id="507839883">
      <w:bodyDiv w:val="1"/>
      <w:marLeft w:val="0"/>
      <w:marRight w:val="0"/>
      <w:marTop w:val="0"/>
      <w:marBottom w:val="0"/>
      <w:divBdr>
        <w:top w:val="none" w:sz="0" w:space="0" w:color="auto"/>
        <w:left w:val="none" w:sz="0" w:space="0" w:color="auto"/>
        <w:bottom w:val="none" w:sz="0" w:space="0" w:color="auto"/>
        <w:right w:val="none" w:sz="0" w:space="0" w:color="auto"/>
      </w:divBdr>
      <w:divsChild>
        <w:div w:id="961035212">
          <w:marLeft w:val="0"/>
          <w:marRight w:val="0"/>
          <w:marTop w:val="0"/>
          <w:marBottom w:val="0"/>
          <w:divBdr>
            <w:top w:val="none" w:sz="0" w:space="0" w:color="auto"/>
            <w:left w:val="none" w:sz="0" w:space="0" w:color="auto"/>
            <w:bottom w:val="none" w:sz="0" w:space="0" w:color="auto"/>
            <w:right w:val="none" w:sz="0" w:space="0" w:color="auto"/>
          </w:divBdr>
          <w:divsChild>
            <w:div w:id="2037804641">
              <w:marLeft w:val="0"/>
              <w:marRight w:val="0"/>
              <w:marTop w:val="0"/>
              <w:marBottom w:val="0"/>
              <w:divBdr>
                <w:top w:val="none" w:sz="0" w:space="0" w:color="auto"/>
                <w:left w:val="none" w:sz="0" w:space="0" w:color="auto"/>
                <w:bottom w:val="none" w:sz="0" w:space="0" w:color="auto"/>
                <w:right w:val="none" w:sz="0" w:space="0" w:color="auto"/>
              </w:divBdr>
              <w:divsChild>
                <w:div w:id="44002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231550">
      <w:bodyDiv w:val="1"/>
      <w:marLeft w:val="0"/>
      <w:marRight w:val="0"/>
      <w:marTop w:val="0"/>
      <w:marBottom w:val="0"/>
      <w:divBdr>
        <w:top w:val="none" w:sz="0" w:space="0" w:color="auto"/>
        <w:left w:val="none" w:sz="0" w:space="0" w:color="auto"/>
        <w:bottom w:val="none" w:sz="0" w:space="0" w:color="auto"/>
        <w:right w:val="none" w:sz="0" w:space="0" w:color="auto"/>
      </w:divBdr>
      <w:divsChild>
        <w:div w:id="1794248315">
          <w:marLeft w:val="0"/>
          <w:marRight w:val="0"/>
          <w:marTop w:val="0"/>
          <w:marBottom w:val="0"/>
          <w:divBdr>
            <w:top w:val="none" w:sz="0" w:space="0" w:color="auto"/>
            <w:left w:val="none" w:sz="0" w:space="0" w:color="auto"/>
            <w:bottom w:val="none" w:sz="0" w:space="0" w:color="auto"/>
            <w:right w:val="none" w:sz="0" w:space="0" w:color="auto"/>
          </w:divBdr>
          <w:divsChild>
            <w:div w:id="1786077584">
              <w:marLeft w:val="0"/>
              <w:marRight w:val="0"/>
              <w:marTop w:val="0"/>
              <w:marBottom w:val="0"/>
              <w:divBdr>
                <w:top w:val="none" w:sz="0" w:space="0" w:color="auto"/>
                <w:left w:val="none" w:sz="0" w:space="0" w:color="auto"/>
                <w:bottom w:val="none" w:sz="0" w:space="0" w:color="auto"/>
                <w:right w:val="none" w:sz="0" w:space="0" w:color="auto"/>
              </w:divBdr>
              <w:divsChild>
                <w:div w:id="13716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62441">
      <w:bodyDiv w:val="1"/>
      <w:marLeft w:val="0"/>
      <w:marRight w:val="0"/>
      <w:marTop w:val="0"/>
      <w:marBottom w:val="0"/>
      <w:divBdr>
        <w:top w:val="none" w:sz="0" w:space="0" w:color="auto"/>
        <w:left w:val="none" w:sz="0" w:space="0" w:color="auto"/>
        <w:bottom w:val="none" w:sz="0" w:space="0" w:color="auto"/>
        <w:right w:val="none" w:sz="0" w:space="0" w:color="auto"/>
      </w:divBdr>
    </w:div>
    <w:div w:id="538670088">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64141165">
      <w:bodyDiv w:val="1"/>
      <w:marLeft w:val="0"/>
      <w:marRight w:val="0"/>
      <w:marTop w:val="0"/>
      <w:marBottom w:val="0"/>
      <w:divBdr>
        <w:top w:val="none" w:sz="0" w:space="0" w:color="auto"/>
        <w:left w:val="none" w:sz="0" w:space="0" w:color="auto"/>
        <w:bottom w:val="none" w:sz="0" w:space="0" w:color="auto"/>
        <w:right w:val="none" w:sz="0" w:space="0" w:color="auto"/>
      </w:divBdr>
      <w:divsChild>
        <w:div w:id="2039802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26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44157">
      <w:bodyDiv w:val="1"/>
      <w:marLeft w:val="0"/>
      <w:marRight w:val="0"/>
      <w:marTop w:val="0"/>
      <w:marBottom w:val="0"/>
      <w:divBdr>
        <w:top w:val="none" w:sz="0" w:space="0" w:color="auto"/>
        <w:left w:val="none" w:sz="0" w:space="0" w:color="auto"/>
        <w:bottom w:val="none" w:sz="0" w:space="0" w:color="auto"/>
        <w:right w:val="none" w:sz="0" w:space="0" w:color="auto"/>
      </w:divBdr>
    </w:div>
    <w:div w:id="621111593">
      <w:bodyDiv w:val="1"/>
      <w:marLeft w:val="0"/>
      <w:marRight w:val="0"/>
      <w:marTop w:val="0"/>
      <w:marBottom w:val="0"/>
      <w:divBdr>
        <w:top w:val="none" w:sz="0" w:space="0" w:color="auto"/>
        <w:left w:val="none" w:sz="0" w:space="0" w:color="auto"/>
        <w:bottom w:val="none" w:sz="0" w:space="0" w:color="auto"/>
        <w:right w:val="none" w:sz="0" w:space="0" w:color="auto"/>
      </w:divBdr>
      <w:divsChild>
        <w:div w:id="1095204046">
          <w:marLeft w:val="0"/>
          <w:marRight w:val="0"/>
          <w:marTop w:val="0"/>
          <w:marBottom w:val="0"/>
          <w:divBdr>
            <w:top w:val="none" w:sz="0" w:space="0" w:color="auto"/>
            <w:left w:val="none" w:sz="0" w:space="0" w:color="auto"/>
            <w:bottom w:val="none" w:sz="0" w:space="0" w:color="auto"/>
            <w:right w:val="none" w:sz="0" w:space="0" w:color="auto"/>
          </w:divBdr>
          <w:divsChild>
            <w:div w:id="1726290741">
              <w:marLeft w:val="0"/>
              <w:marRight w:val="0"/>
              <w:marTop w:val="0"/>
              <w:marBottom w:val="0"/>
              <w:divBdr>
                <w:top w:val="none" w:sz="0" w:space="0" w:color="auto"/>
                <w:left w:val="none" w:sz="0" w:space="0" w:color="auto"/>
                <w:bottom w:val="none" w:sz="0" w:space="0" w:color="auto"/>
                <w:right w:val="none" w:sz="0" w:space="0" w:color="auto"/>
              </w:divBdr>
              <w:divsChild>
                <w:div w:id="1127509503">
                  <w:marLeft w:val="0"/>
                  <w:marRight w:val="0"/>
                  <w:marTop w:val="0"/>
                  <w:marBottom w:val="0"/>
                  <w:divBdr>
                    <w:top w:val="none" w:sz="0" w:space="0" w:color="auto"/>
                    <w:left w:val="none" w:sz="0" w:space="0" w:color="auto"/>
                    <w:bottom w:val="none" w:sz="0" w:space="0" w:color="auto"/>
                    <w:right w:val="none" w:sz="0" w:space="0" w:color="auto"/>
                  </w:divBdr>
                  <w:divsChild>
                    <w:div w:id="209474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660348218">
      <w:bodyDiv w:val="1"/>
      <w:marLeft w:val="0"/>
      <w:marRight w:val="0"/>
      <w:marTop w:val="0"/>
      <w:marBottom w:val="0"/>
      <w:divBdr>
        <w:top w:val="none" w:sz="0" w:space="0" w:color="auto"/>
        <w:left w:val="none" w:sz="0" w:space="0" w:color="auto"/>
        <w:bottom w:val="none" w:sz="0" w:space="0" w:color="auto"/>
        <w:right w:val="none" w:sz="0" w:space="0" w:color="auto"/>
      </w:divBdr>
    </w:div>
    <w:div w:id="667170849">
      <w:bodyDiv w:val="1"/>
      <w:marLeft w:val="0"/>
      <w:marRight w:val="0"/>
      <w:marTop w:val="0"/>
      <w:marBottom w:val="0"/>
      <w:divBdr>
        <w:top w:val="none" w:sz="0" w:space="0" w:color="auto"/>
        <w:left w:val="none" w:sz="0" w:space="0" w:color="auto"/>
        <w:bottom w:val="none" w:sz="0" w:space="0" w:color="auto"/>
        <w:right w:val="none" w:sz="0" w:space="0" w:color="auto"/>
      </w:divBdr>
      <w:divsChild>
        <w:div w:id="1864515206">
          <w:marLeft w:val="0"/>
          <w:marRight w:val="0"/>
          <w:marTop w:val="0"/>
          <w:marBottom w:val="0"/>
          <w:divBdr>
            <w:top w:val="none" w:sz="0" w:space="0" w:color="auto"/>
            <w:left w:val="none" w:sz="0" w:space="0" w:color="auto"/>
            <w:bottom w:val="none" w:sz="0" w:space="0" w:color="auto"/>
            <w:right w:val="none" w:sz="0" w:space="0" w:color="auto"/>
          </w:divBdr>
          <w:divsChild>
            <w:div w:id="2004627626">
              <w:marLeft w:val="0"/>
              <w:marRight w:val="0"/>
              <w:marTop w:val="0"/>
              <w:marBottom w:val="0"/>
              <w:divBdr>
                <w:top w:val="none" w:sz="0" w:space="0" w:color="auto"/>
                <w:left w:val="none" w:sz="0" w:space="0" w:color="auto"/>
                <w:bottom w:val="none" w:sz="0" w:space="0" w:color="auto"/>
                <w:right w:val="none" w:sz="0" w:space="0" w:color="auto"/>
              </w:divBdr>
            </w:div>
          </w:divsChild>
        </w:div>
        <w:div w:id="1918710187">
          <w:marLeft w:val="0"/>
          <w:marRight w:val="0"/>
          <w:marTop w:val="0"/>
          <w:marBottom w:val="0"/>
          <w:divBdr>
            <w:top w:val="none" w:sz="0" w:space="0" w:color="auto"/>
            <w:left w:val="none" w:sz="0" w:space="0" w:color="auto"/>
            <w:bottom w:val="none" w:sz="0" w:space="0" w:color="auto"/>
            <w:right w:val="none" w:sz="0" w:space="0" w:color="auto"/>
          </w:divBdr>
          <w:divsChild>
            <w:div w:id="65030902">
              <w:marLeft w:val="0"/>
              <w:marRight w:val="0"/>
              <w:marTop w:val="0"/>
              <w:marBottom w:val="0"/>
              <w:divBdr>
                <w:top w:val="none" w:sz="0" w:space="0" w:color="auto"/>
                <w:left w:val="none" w:sz="0" w:space="0" w:color="auto"/>
                <w:bottom w:val="none" w:sz="0" w:space="0" w:color="auto"/>
                <w:right w:val="none" w:sz="0" w:space="0" w:color="auto"/>
              </w:divBdr>
              <w:divsChild>
                <w:div w:id="289481360">
                  <w:marLeft w:val="0"/>
                  <w:marRight w:val="0"/>
                  <w:marTop w:val="0"/>
                  <w:marBottom w:val="0"/>
                  <w:divBdr>
                    <w:top w:val="none" w:sz="0" w:space="0" w:color="auto"/>
                    <w:left w:val="none" w:sz="0" w:space="0" w:color="auto"/>
                    <w:bottom w:val="none" w:sz="0" w:space="0" w:color="auto"/>
                    <w:right w:val="none" w:sz="0" w:space="0" w:color="auto"/>
                  </w:divBdr>
                  <w:divsChild>
                    <w:div w:id="1340086925">
                      <w:marLeft w:val="0"/>
                      <w:marRight w:val="0"/>
                      <w:marTop w:val="0"/>
                      <w:marBottom w:val="0"/>
                      <w:divBdr>
                        <w:top w:val="none" w:sz="0" w:space="0" w:color="auto"/>
                        <w:left w:val="none" w:sz="0" w:space="0" w:color="auto"/>
                        <w:bottom w:val="none" w:sz="0" w:space="0" w:color="auto"/>
                        <w:right w:val="none" w:sz="0" w:space="0" w:color="auto"/>
                      </w:divBdr>
                      <w:divsChild>
                        <w:div w:id="152648707">
                          <w:marLeft w:val="0"/>
                          <w:marRight w:val="0"/>
                          <w:marTop w:val="0"/>
                          <w:marBottom w:val="0"/>
                          <w:divBdr>
                            <w:top w:val="none" w:sz="0" w:space="0" w:color="auto"/>
                            <w:left w:val="none" w:sz="0" w:space="0" w:color="auto"/>
                            <w:bottom w:val="none" w:sz="0" w:space="0" w:color="auto"/>
                            <w:right w:val="none" w:sz="0" w:space="0" w:color="auto"/>
                          </w:divBdr>
                          <w:divsChild>
                            <w:div w:id="478307298">
                              <w:marLeft w:val="0"/>
                              <w:marRight w:val="0"/>
                              <w:marTop w:val="0"/>
                              <w:marBottom w:val="0"/>
                              <w:divBdr>
                                <w:top w:val="none" w:sz="0" w:space="0" w:color="auto"/>
                                <w:left w:val="none" w:sz="0" w:space="0" w:color="auto"/>
                                <w:bottom w:val="none" w:sz="0" w:space="0" w:color="auto"/>
                                <w:right w:val="none" w:sz="0" w:space="0" w:color="auto"/>
                              </w:divBdr>
                              <w:divsChild>
                                <w:div w:id="1846968079">
                                  <w:marLeft w:val="0"/>
                                  <w:marRight w:val="0"/>
                                  <w:marTop w:val="0"/>
                                  <w:marBottom w:val="0"/>
                                  <w:divBdr>
                                    <w:top w:val="none" w:sz="0" w:space="0" w:color="auto"/>
                                    <w:left w:val="none" w:sz="0" w:space="0" w:color="auto"/>
                                    <w:bottom w:val="none" w:sz="0" w:space="0" w:color="auto"/>
                                    <w:right w:val="none" w:sz="0" w:space="0" w:color="auto"/>
                                  </w:divBdr>
                                  <w:divsChild>
                                    <w:div w:id="13187748">
                                      <w:marLeft w:val="0"/>
                                      <w:marRight w:val="0"/>
                                      <w:marTop w:val="0"/>
                                      <w:marBottom w:val="0"/>
                                      <w:divBdr>
                                        <w:top w:val="none" w:sz="0" w:space="0" w:color="auto"/>
                                        <w:left w:val="none" w:sz="0" w:space="0" w:color="auto"/>
                                        <w:bottom w:val="none" w:sz="0" w:space="0" w:color="auto"/>
                                        <w:right w:val="none" w:sz="0" w:space="0" w:color="auto"/>
                                      </w:divBdr>
                                      <w:divsChild>
                                        <w:div w:id="1966230897">
                                          <w:marLeft w:val="0"/>
                                          <w:marRight w:val="0"/>
                                          <w:marTop w:val="0"/>
                                          <w:marBottom w:val="0"/>
                                          <w:divBdr>
                                            <w:top w:val="none" w:sz="0" w:space="0" w:color="auto"/>
                                            <w:left w:val="none" w:sz="0" w:space="0" w:color="auto"/>
                                            <w:bottom w:val="none" w:sz="0" w:space="0" w:color="auto"/>
                                            <w:right w:val="none" w:sz="0" w:space="0" w:color="auto"/>
                                          </w:divBdr>
                                          <w:divsChild>
                                            <w:div w:id="1459228543">
                                              <w:marLeft w:val="-270"/>
                                              <w:marRight w:val="-270"/>
                                              <w:marTop w:val="0"/>
                                              <w:marBottom w:val="0"/>
                                              <w:divBdr>
                                                <w:top w:val="none" w:sz="0" w:space="0" w:color="auto"/>
                                                <w:left w:val="none" w:sz="0" w:space="0" w:color="auto"/>
                                                <w:bottom w:val="none" w:sz="0" w:space="0" w:color="auto"/>
                                                <w:right w:val="none" w:sz="0" w:space="0" w:color="auto"/>
                                              </w:divBdr>
                                              <w:divsChild>
                                                <w:div w:id="1530483457">
                                                  <w:marLeft w:val="0"/>
                                                  <w:marRight w:val="0"/>
                                                  <w:marTop w:val="0"/>
                                                  <w:marBottom w:val="0"/>
                                                  <w:divBdr>
                                                    <w:top w:val="none" w:sz="0" w:space="0" w:color="auto"/>
                                                    <w:left w:val="none" w:sz="0" w:space="0" w:color="auto"/>
                                                    <w:bottom w:val="none" w:sz="0" w:space="0" w:color="auto"/>
                                                    <w:right w:val="none" w:sz="0" w:space="0" w:color="auto"/>
                                                  </w:divBdr>
                                                  <w:divsChild>
                                                    <w:div w:id="379090461">
                                                      <w:marLeft w:val="0"/>
                                                      <w:marRight w:val="0"/>
                                                      <w:marTop w:val="0"/>
                                                      <w:marBottom w:val="0"/>
                                                      <w:divBdr>
                                                        <w:top w:val="none" w:sz="0" w:space="0" w:color="auto"/>
                                                        <w:left w:val="none" w:sz="0" w:space="0" w:color="auto"/>
                                                        <w:bottom w:val="none" w:sz="0" w:space="0" w:color="auto"/>
                                                        <w:right w:val="none" w:sz="0" w:space="0" w:color="auto"/>
                                                      </w:divBdr>
                                                    </w:div>
                                                    <w:div w:id="2047170066">
                                                      <w:marLeft w:val="0"/>
                                                      <w:marRight w:val="0"/>
                                                      <w:marTop w:val="0"/>
                                                      <w:marBottom w:val="390"/>
                                                      <w:divBdr>
                                                        <w:top w:val="none" w:sz="0" w:space="0" w:color="auto"/>
                                                        <w:left w:val="none" w:sz="0" w:space="0" w:color="auto"/>
                                                        <w:bottom w:val="none" w:sz="0" w:space="0" w:color="auto"/>
                                                        <w:right w:val="none" w:sz="0" w:space="0" w:color="auto"/>
                                                      </w:divBdr>
                                                      <w:divsChild>
                                                        <w:div w:id="97814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07379">
                                                  <w:marLeft w:val="0"/>
                                                  <w:marRight w:val="0"/>
                                                  <w:marTop w:val="0"/>
                                                  <w:marBottom w:val="0"/>
                                                  <w:divBdr>
                                                    <w:top w:val="none" w:sz="0" w:space="0" w:color="auto"/>
                                                    <w:left w:val="none" w:sz="0" w:space="0" w:color="auto"/>
                                                    <w:bottom w:val="none" w:sz="0" w:space="0" w:color="auto"/>
                                                    <w:right w:val="none" w:sz="0" w:space="0" w:color="auto"/>
                                                  </w:divBdr>
                                                  <w:divsChild>
                                                    <w:div w:id="157274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49608">
                                      <w:marLeft w:val="0"/>
                                      <w:marRight w:val="0"/>
                                      <w:marTop w:val="0"/>
                                      <w:marBottom w:val="0"/>
                                      <w:divBdr>
                                        <w:top w:val="none" w:sz="0" w:space="0" w:color="auto"/>
                                        <w:left w:val="none" w:sz="0" w:space="0" w:color="auto"/>
                                        <w:bottom w:val="none" w:sz="0" w:space="0" w:color="auto"/>
                                        <w:right w:val="none" w:sz="0" w:space="0" w:color="auto"/>
                                      </w:divBdr>
                                      <w:divsChild>
                                        <w:div w:id="996811328">
                                          <w:marLeft w:val="0"/>
                                          <w:marRight w:val="0"/>
                                          <w:marTop w:val="0"/>
                                          <w:marBottom w:val="0"/>
                                          <w:divBdr>
                                            <w:top w:val="none" w:sz="0" w:space="0" w:color="auto"/>
                                            <w:left w:val="none" w:sz="0" w:space="0" w:color="auto"/>
                                            <w:bottom w:val="none" w:sz="0" w:space="0" w:color="auto"/>
                                            <w:right w:val="none" w:sz="0" w:space="0" w:color="auto"/>
                                          </w:divBdr>
                                          <w:divsChild>
                                            <w:div w:id="578641668">
                                              <w:marLeft w:val="0"/>
                                              <w:marRight w:val="0"/>
                                              <w:marTop w:val="0"/>
                                              <w:marBottom w:val="0"/>
                                              <w:divBdr>
                                                <w:top w:val="none" w:sz="0" w:space="0" w:color="auto"/>
                                                <w:left w:val="none" w:sz="0" w:space="0" w:color="auto"/>
                                                <w:bottom w:val="none" w:sz="0" w:space="0" w:color="auto"/>
                                                <w:right w:val="none" w:sz="0" w:space="0" w:color="auto"/>
                                              </w:divBdr>
                                              <w:divsChild>
                                                <w:div w:id="937640849">
                                                  <w:marLeft w:val="-270"/>
                                                  <w:marRight w:val="-270"/>
                                                  <w:marTop w:val="0"/>
                                                  <w:marBottom w:val="0"/>
                                                  <w:divBdr>
                                                    <w:top w:val="none" w:sz="0" w:space="0" w:color="auto"/>
                                                    <w:left w:val="none" w:sz="0" w:space="0" w:color="auto"/>
                                                    <w:bottom w:val="none" w:sz="0" w:space="0" w:color="auto"/>
                                                    <w:right w:val="none" w:sz="0" w:space="0" w:color="auto"/>
                                                  </w:divBdr>
                                                  <w:divsChild>
                                                    <w:div w:id="1821652797">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0"/>
                                                          <w:marRight w:val="0"/>
                                                          <w:marTop w:val="0"/>
                                                          <w:marBottom w:val="0"/>
                                                          <w:divBdr>
                                                            <w:top w:val="none" w:sz="0" w:space="0" w:color="auto"/>
                                                            <w:left w:val="none" w:sz="0" w:space="0" w:color="auto"/>
                                                            <w:bottom w:val="none" w:sz="0" w:space="0" w:color="auto"/>
                                                            <w:right w:val="none" w:sz="0" w:space="0" w:color="auto"/>
                                                          </w:divBdr>
                                                          <w:divsChild>
                                                            <w:div w:id="790318982">
                                                              <w:marLeft w:val="0"/>
                                                              <w:marRight w:val="0"/>
                                                              <w:marTop w:val="0"/>
                                                              <w:marBottom w:val="0"/>
                                                              <w:divBdr>
                                                                <w:top w:val="none" w:sz="0" w:space="0" w:color="auto"/>
                                                                <w:left w:val="none" w:sz="0" w:space="0" w:color="auto"/>
                                                                <w:bottom w:val="none" w:sz="0" w:space="0" w:color="auto"/>
                                                                <w:right w:val="none" w:sz="0" w:space="0" w:color="auto"/>
                                                              </w:divBdr>
                                                              <w:divsChild>
                                                                <w:div w:id="283772012">
                                                                  <w:marLeft w:val="0"/>
                                                                  <w:marRight w:val="0"/>
                                                                  <w:marTop w:val="0"/>
                                                                  <w:marBottom w:val="0"/>
                                                                  <w:divBdr>
                                                                    <w:top w:val="none" w:sz="0" w:space="0" w:color="auto"/>
                                                                    <w:left w:val="none" w:sz="0" w:space="0" w:color="auto"/>
                                                                    <w:bottom w:val="none" w:sz="0" w:space="0" w:color="auto"/>
                                                                    <w:right w:val="none" w:sz="0" w:space="0" w:color="auto"/>
                                                                  </w:divBdr>
                                                                </w:div>
                                                              </w:divsChild>
                                                            </w:div>
                                                            <w:div w:id="1338264925">
                                                              <w:marLeft w:val="0"/>
                                                              <w:marRight w:val="0"/>
                                                              <w:marTop w:val="0"/>
                                                              <w:marBottom w:val="300"/>
                                                              <w:divBdr>
                                                                <w:top w:val="none" w:sz="0" w:space="0" w:color="auto"/>
                                                                <w:left w:val="none" w:sz="0" w:space="0" w:color="auto"/>
                                                                <w:bottom w:val="none" w:sz="0" w:space="0" w:color="auto"/>
                                                                <w:right w:val="none" w:sz="0" w:space="0" w:color="auto"/>
                                                              </w:divBdr>
                                                              <w:divsChild>
                                                                <w:div w:id="19512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0232442">
                                      <w:marLeft w:val="0"/>
                                      <w:marRight w:val="0"/>
                                      <w:marTop w:val="0"/>
                                      <w:marBottom w:val="0"/>
                                      <w:divBdr>
                                        <w:top w:val="none" w:sz="0" w:space="0" w:color="auto"/>
                                        <w:left w:val="none" w:sz="0" w:space="0" w:color="auto"/>
                                        <w:bottom w:val="none" w:sz="0" w:space="0" w:color="auto"/>
                                        <w:right w:val="none" w:sz="0" w:space="0" w:color="auto"/>
                                      </w:divBdr>
                                      <w:divsChild>
                                        <w:div w:id="754322427">
                                          <w:marLeft w:val="0"/>
                                          <w:marRight w:val="0"/>
                                          <w:marTop w:val="0"/>
                                          <w:marBottom w:val="0"/>
                                          <w:divBdr>
                                            <w:top w:val="none" w:sz="0" w:space="0" w:color="auto"/>
                                            <w:left w:val="none" w:sz="0" w:space="0" w:color="auto"/>
                                            <w:bottom w:val="none" w:sz="0" w:space="0" w:color="auto"/>
                                            <w:right w:val="none" w:sz="0" w:space="0" w:color="auto"/>
                                          </w:divBdr>
                                          <w:divsChild>
                                            <w:div w:id="1601600835">
                                              <w:marLeft w:val="0"/>
                                              <w:marRight w:val="0"/>
                                              <w:marTop w:val="0"/>
                                              <w:marBottom w:val="0"/>
                                              <w:divBdr>
                                                <w:top w:val="none" w:sz="0" w:space="0" w:color="auto"/>
                                                <w:left w:val="none" w:sz="0" w:space="0" w:color="auto"/>
                                                <w:bottom w:val="none" w:sz="0" w:space="0" w:color="auto"/>
                                                <w:right w:val="none" w:sz="0" w:space="0" w:color="auto"/>
                                              </w:divBdr>
                                              <w:divsChild>
                                                <w:div w:id="220135566">
                                                  <w:marLeft w:val="-270"/>
                                                  <w:marRight w:val="-270"/>
                                                  <w:marTop w:val="0"/>
                                                  <w:marBottom w:val="0"/>
                                                  <w:divBdr>
                                                    <w:top w:val="none" w:sz="0" w:space="0" w:color="auto"/>
                                                    <w:left w:val="none" w:sz="0" w:space="0" w:color="auto"/>
                                                    <w:bottom w:val="none" w:sz="0" w:space="0" w:color="auto"/>
                                                    <w:right w:val="none" w:sz="0" w:space="0" w:color="auto"/>
                                                  </w:divBdr>
                                                  <w:divsChild>
                                                    <w:div w:id="548305035">
                                                      <w:marLeft w:val="0"/>
                                                      <w:marRight w:val="0"/>
                                                      <w:marTop w:val="0"/>
                                                      <w:marBottom w:val="0"/>
                                                      <w:divBdr>
                                                        <w:top w:val="none" w:sz="0" w:space="0" w:color="auto"/>
                                                        <w:left w:val="none" w:sz="0" w:space="0" w:color="auto"/>
                                                        <w:bottom w:val="none" w:sz="0" w:space="0" w:color="auto"/>
                                                        <w:right w:val="none" w:sz="0" w:space="0" w:color="auto"/>
                                                      </w:divBdr>
                                                      <w:divsChild>
                                                        <w:div w:id="1957786733">
                                                          <w:marLeft w:val="0"/>
                                                          <w:marRight w:val="0"/>
                                                          <w:marTop w:val="0"/>
                                                          <w:marBottom w:val="0"/>
                                                          <w:divBdr>
                                                            <w:top w:val="none" w:sz="0" w:space="0" w:color="auto"/>
                                                            <w:left w:val="none" w:sz="0" w:space="0" w:color="auto"/>
                                                            <w:bottom w:val="none" w:sz="0" w:space="0" w:color="auto"/>
                                                            <w:right w:val="none" w:sz="0" w:space="0" w:color="auto"/>
                                                          </w:divBdr>
                                                          <w:divsChild>
                                                            <w:div w:id="285506724">
                                                              <w:marLeft w:val="0"/>
                                                              <w:marRight w:val="0"/>
                                                              <w:marTop w:val="0"/>
                                                              <w:marBottom w:val="300"/>
                                                              <w:divBdr>
                                                                <w:top w:val="none" w:sz="0" w:space="0" w:color="auto"/>
                                                                <w:left w:val="none" w:sz="0" w:space="0" w:color="auto"/>
                                                                <w:bottom w:val="none" w:sz="0" w:space="0" w:color="auto"/>
                                                                <w:right w:val="none" w:sz="0" w:space="0" w:color="auto"/>
                                                              </w:divBdr>
                                                              <w:divsChild>
                                                                <w:div w:id="1525289565">
                                                                  <w:marLeft w:val="0"/>
                                                                  <w:marRight w:val="0"/>
                                                                  <w:marTop w:val="0"/>
                                                                  <w:marBottom w:val="0"/>
                                                                  <w:divBdr>
                                                                    <w:top w:val="none" w:sz="0" w:space="0" w:color="auto"/>
                                                                    <w:left w:val="none" w:sz="0" w:space="0" w:color="auto"/>
                                                                    <w:bottom w:val="none" w:sz="0" w:space="0" w:color="auto"/>
                                                                    <w:right w:val="none" w:sz="0" w:space="0" w:color="auto"/>
                                                                  </w:divBdr>
                                                                </w:div>
                                                              </w:divsChild>
                                                            </w:div>
                                                            <w:div w:id="1754401185">
                                                              <w:marLeft w:val="0"/>
                                                              <w:marRight w:val="0"/>
                                                              <w:marTop w:val="0"/>
                                                              <w:marBottom w:val="0"/>
                                                              <w:divBdr>
                                                                <w:top w:val="none" w:sz="0" w:space="0" w:color="auto"/>
                                                                <w:left w:val="none" w:sz="0" w:space="0" w:color="auto"/>
                                                                <w:bottom w:val="none" w:sz="0" w:space="0" w:color="auto"/>
                                                                <w:right w:val="none" w:sz="0" w:space="0" w:color="auto"/>
                                                              </w:divBdr>
                                                              <w:divsChild>
                                                                <w:div w:id="363136987">
                                                                  <w:marLeft w:val="0"/>
                                                                  <w:marRight w:val="0"/>
                                                                  <w:marTop w:val="0"/>
                                                                  <w:marBottom w:val="0"/>
                                                                  <w:divBdr>
                                                                    <w:top w:val="none" w:sz="0" w:space="0" w:color="auto"/>
                                                                    <w:left w:val="none" w:sz="0" w:space="0" w:color="auto"/>
                                                                    <w:bottom w:val="none" w:sz="0" w:space="0" w:color="auto"/>
                                                                    <w:right w:val="none" w:sz="0" w:space="0" w:color="auto"/>
                                                                  </w:divBdr>
                                                                  <w:divsChild>
                                                                    <w:div w:id="494422462">
                                                                      <w:marLeft w:val="0"/>
                                                                      <w:marRight w:val="0"/>
                                                                      <w:marTop w:val="0"/>
                                                                      <w:marBottom w:val="0"/>
                                                                      <w:divBdr>
                                                                        <w:top w:val="none" w:sz="0" w:space="0" w:color="auto"/>
                                                                        <w:left w:val="none" w:sz="0" w:space="0" w:color="auto"/>
                                                                        <w:bottom w:val="none" w:sz="0" w:space="0" w:color="auto"/>
                                                                        <w:right w:val="none" w:sz="0" w:space="0" w:color="auto"/>
                                                                      </w:divBdr>
                                                                      <w:divsChild>
                                                                        <w:div w:id="770583879">
                                                                          <w:marLeft w:val="-270"/>
                                                                          <w:marRight w:val="-270"/>
                                                                          <w:marTop w:val="0"/>
                                                                          <w:marBottom w:val="0"/>
                                                                          <w:divBdr>
                                                                            <w:top w:val="none" w:sz="0" w:space="0" w:color="auto"/>
                                                                            <w:left w:val="none" w:sz="0" w:space="0" w:color="auto"/>
                                                                            <w:bottom w:val="none" w:sz="0" w:space="0" w:color="auto"/>
                                                                            <w:right w:val="none" w:sz="0" w:space="0" w:color="auto"/>
                                                                          </w:divBdr>
                                                                          <w:divsChild>
                                                                            <w:div w:id="627246055">
                                                                              <w:marLeft w:val="0"/>
                                                                              <w:marRight w:val="0"/>
                                                                              <w:marTop w:val="0"/>
                                                                              <w:marBottom w:val="0"/>
                                                                              <w:divBdr>
                                                                                <w:top w:val="none" w:sz="0" w:space="0" w:color="auto"/>
                                                                                <w:left w:val="none" w:sz="0" w:space="0" w:color="auto"/>
                                                                                <w:bottom w:val="none" w:sz="0" w:space="0" w:color="auto"/>
                                                                                <w:right w:val="none" w:sz="0" w:space="0" w:color="auto"/>
                                                                              </w:divBdr>
                                                                              <w:divsChild>
                                                                                <w:div w:id="775905778">
                                                                                  <w:marLeft w:val="0"/>
                                                                                  <w:marRight w:val="0"/>
                                                                                  <w:marTop w:val="0"/>
                                                                                  <w:marBottom w:val="0"/>
                                                                                  <w:divBdr>
                                                                                    <w:top w:val="none" w:sz="0" w:space="0" w:color="auto"/>
                                                                                    <w:left w:val="none" w:sz="0" w:space="0" w:color="auto"/>
                                                                                    <w:bottom w:val="none" w:sz="0" w:space="0" w:color="auto"/>
                                                                                    <w:right w:val="none" w:sz="0" w:space="0" w:color="auto"/>
                                                                                  </w:divBdr>
                                                                                  <w:divsChild>
                                                                                    <w:div w:id="196310609">
                                                                                      <w:marLeft w:val="0"/>
                                                                                      <w:marRight w:val="0"/>
                                                                                      <w:marTop w:val="0"/>
                                                                                      <w:marBottom w:val="390"/>
                                                                                      <w:divBdr>
                                                                                        <w:top w:val="none" w:sz="0" w:space="0" w:color="auto"/>
                                                                                        <w:left w:val="none" w:sz="0" w:space="0" w:color="auto"/>
                                                                                        <w:bottom w:val="none" w:sz="0" w:space="0" w:color="auto"/>
                                                                                        <w:right w:val="none" w:sz="0" w:space="0" w:color="auto"/>
                                                                                      </w:divBdr>
                                                                                      <w:divsChild>
                                                                                        <w:div w:id="1625887902">
                                                                                          <w:marLeft w:val="0"/>
                                                                                          <w:marRight w:val="0"/>
                                                                                          <w:marTop w:val="0"/>
                                                                                          <w:marBottom w:val="0"/>
                                                                                          <w:divBdr>
                                                                                            <w:top w:val="none" w:sz="0" w:space="0" w:color="auto"/>
                                                                                            <w:left w:val="none" w:sz="0" w:space="0" w:color="auto"/>
                                                                                            <w:bottom w:val="none" w:sz="0" w:space="0" w:color="auto"/>
                                                                                            <w:right w:val="none" w:sz="0" w:space="0" w:color="auto"/>
                                                                                          </w:divBdr>
                                                                                        </w:div>
                                                                                      </w:divsChild>
                                                                                    </w:div>
                                                                                    <w:div w:id="1360623390">
                                                                                      <w:marLeft w:val="0"/>
                                                                                      <w:marRight w:val="0"/>
                                                                                      <w:marTop w:val="0"/>
                                                                                      <w:marBottom w:val="390"/>
                                                                                      <w:divBdr>
                                                                                        <w:top w:val="none" w:sz="0" w:space="0" w:color="auto"/>
                                                                                        <w:left w:val="none" w:sz="0" w:space="0" w:color="auto"/>
                                                                                        <w:bottom w:val="none" w:sz="0" w:space="0" w:color="auto"/>
                                                                                        <w:right w:val="none" w:sz="0" w:space="0" w:color="auto"/>
                                                                                      </w:divBdr>
                                                                                      <w:divsChild>
                                                                                        <w:div w:id="1833375821">
                                                                                          <w:marLeft w:val="0"/>
                                                                                          <w:marRight w:val="0"/>
                                                                                          <w:marTop w:val="0"/>
                                                                                          <w:marBottom w:val="0"/>
                                                                                          <w:divBdr>
                                                                                            <w:top w:val="none" w:sz="0" w:space="0" w:color="auto"/>
                                                                                            <w:left w:val="none" w:sz="0" w:space="0" w:color="auto"/>
                                                                                            <w:bottom w:val="none" w:sz="0" w:space="0" w:color="auto"/>
                                                                                            <w:right w:val="none" w:sz="0" w:space="0" w:color="auto"/>
                                                                                          </w:divBdr>
                                                                                        </w:div>
                                                                                      </w:divsChild>
                                                                                    </w:div>
                                                                                    <w:div w:id="1511602560">
                                                                                      <w:marLeft w:val="0"/>
                                                                                      <w:marRight w:val="0"/>
                                                                                      <w:marTop w:val="0"/>
                                                                                      <w:marBottom w:val="300"/>
                                                                                      <w:divBdr>
                                                                                        <w:top w:val="none" w:sz="0" w:space="0" w:color="auto"/>
                                                                                        <w:left w:val="none" w:sz="0" w:space="0" w:color="auto"/>
                                                                                        <w:bottom w:val="none" w:sz="0" w:space="0" w:color="auto"/>
                                                                                        <w:right w:val="none" w:sz="0" w:space="0" w:color="auto"/>
                                                                                      </w:divBdr>
                                                                                    </w:div>
                                                                                    <w:div w:id="15331073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55867041">
                                                                              <w:marLeft w:val="0"/>
                                                                              <w:marRight w:val="0"/>
                                                                              <w:marTop w:val="0"/>
                                                                              <w:marBottom w:val="0"/>
                                                                              <w:divBdr>
                                                                                <w:top w:val="none" w:sz="0" w:space="0" w:color="auto"/>
                                                                                <w:left w:val="none" w:sz="0" w:space="0" w:color="auto"/>
                                                                                <w:bottom w:val="none" w:sz="0" w:space="0" w:color="auto"/>
                                                                                <w:right w:val="none" w:sz="0" w:space="0" w:color="auto"/>
                                                                              </w:divBdr>
                                                                              <w:divsChild>
                                                                                <w:div w:id="1601837446">
                                                                                  <w:marLeft w:val="0"/>
                                                                                  <w:marRight w:val="0"/>
                                                                                  <w:marTop w:val="0"/>
                                                                                  <w:marBottom w:val="0"/>
                                                                                  <w:divBdr>
                                                                                    <w:top w:val="none" w:sz="0" w:space="0" w:color="auto"/>
                                                                                    <w:left w:val="none" w:sz="0" w:space="0" w:color="auto"/>
                                                                                    <w:bottom w:val="none" w:sz="0" w:space="0" w:color="auto"/>
                                                                                    <w:right w:val="none" w:sz="0" w:space="0" w:color="auto"/>
                                                                                  </w:divBdr>
                                                                                  <w:divsChild>
                                                                                    <w:div w:id="632950903">
                                                                                      <w:marLeft w:val="0"/>
                                                                                      <w:marRight w:val="0"/>
                                                                                      <w:marTop w:val="0"/>
                                                                                      <w:marBottom w:val="390"/>
                                                                                      <w:divBdr>
                                                                                        <w:top w:val="none" w:sz="0" w:space="0" w:color="auto"/>
                                                                                        <w:left w:val="none" w:sz="0" w:space="0" w:color="auto"/>
                                                                                        <w:bottom w:val="none" w:sz="0" w:space="0" w:color="auto"/>
                                                                                        <w:right w:val="none" w:sz="0" w:space="0" w:color="auto"/>
                                                                                      </w:divBdr>
                                                                                      <w:divsChild>
                                                                                        <w:div w:id="714233586">
                                                                                          <w:marLeft w:val="0"/>
                                                                                          <w:marRight w:val="0"/>
                                                                                          <w:marTop w:val="0"/>
                                                                                          <w:marBottom w:val="0"/>
                                                                                          <w:divBdr>
                                                                                            <w:top w:val="none" w:sz="0" w:space="0" w:color="auto"/>
                                                                                            <w:left w:val="none" w:sz="0" w:space="0" w:color="auto"/>
                                                                                            <w:bottom w:val="none" w:sz="0" w:space="0" w:color="auto"/>
                                                                                            <w:right w:val="none" w:sz="0" w:space="0" w:color="auto"/>
                                                                                          </w:divBdr>
                                                                                        </w:div>
                                                                                      </w:divsChild>
                                                                                    </w:div>
                                                                                    <w:div w:id="706953969">
                                                                                      <w:marLeft w:val="0"/>
                                                                                      <w:marRight w:val="0"/>
                                                                                      <w:marTop w:val="0"/>
                                                                                      <w:marBottom w:val="300"/>
                                                                                      <w:divBdr>
                                                                                        <w:top w:val="none" w:sz="0" w:space="0" w:color="auto"/>
                                                                                        <w:left w:val="none" w:sz="0" w:space="0" w:color="auto"/>
                                                                                        <w:bottom w:val="none" w:sz="0" w:space="0" w:color="auto"/>
                                                                                        <w:right w:val="none" w:sz="0" w:space="0" w:color="auto"/>
                                                                                      </w:divBdr>
                                                                                    </w:div>
                                                                                    <w:div w:id="1009599547">
                                                                                      <w:marLeft w:val="0"/>
                                                                                      <w:marRight w:val="0"/>
                                                                                      <w:marTop w:val="0"/>
                                                                                      <w:marBottom w:val="300"/>
                                                                                      <w:divBdr>
                                                                                        <w:top w:val="none" w:sz="0" w:space="0" w:color="auto"/>
                                                                                        <w:left w:val="none" w:sz="0" w:space="0" w:color="auto"/>
                                                                                        <w:bottom w:val="none" w:sz="0" w:space="0" w:color="auto"/>
                                                                                        <w:right w:val="none" w:sz="0" w:space="0" w:color="auto"/>
                                                                                      </w:divBdr>
                                                                                    </w:div>
                                                                                    <w:div w:id="1060667160">
                                                                                      <w:marLeft w:val="0"/>
                                                                                      <w:marRight w:val="0"/>
                                                                                      <w:marTop w:val="0"/>
                                                                                      <w:marBottom w:val="390"/>
                                                                                      <w:divBdr>
                                                                                        <w:top w:val="none" w:sz="0" w:space="0" w:color="auto"/>
                                                                                        <w:left w:val="none" w:sz="0" w:space="0" w:color="auto"/>
                                                                                        <w:bottom w:val="none" w:sz="0" w:space="0" w:color="auto"/>
                                                                                        <w:right w:val="none" w:sz="0" w:space="0" w:color="auto"/>
                                                                                      </w:divBdr>
                                                                                      <w:divsChild>
                                                                                        <w:div w:id="94079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154652">
                                      <w:marLeft w:val="0"/>
                                      <w:marRight w:val="0"/>
                                      <w:marTop w:val="0"/>
                                      <w:marBottom w:val="0"/>
                                      <w:divBdr>
                                        <w:top w:val="none" w:sz="0" w:space="0" w:color="auto"/>
                                        <w:left w:val="none" w:sz="0" w:space="0" w:color="auto"/>
                                        <w:bottom w:val="none" w:sz="0" w:space="0" w:color="auto"/>
                                        <w:right w:val="none" w:sz="0" w:space="0" w:color="auto"/>
                                      </w:divBdr>
                                      <w:divsChild>
                                        <w:div w:id="1255699509">
                                          <w:marLeft w:val="0"/>
                                          <w:marRight w:val="0"/>
                                          <w:marTop w:val="0"/>
                                          <w:marBottom w:val="0"/>
                                          <w:divBdr>
                                            <w:top w:val="none" w:sz="0" w:space="0" w:color="auto"/>
                                            <w:left w:val="none" w:sz="0" w:space="0" w:color="auto"/>
                                            <w:bottom w:val="none" w:sz="0" w:space="0" w:color="auto"/>
                                            <w:right w:val="none" w:sz="0" w:space="0" w:color="auto"/>
                                          </w:divBdr>
                                          <w:divsChild>
                                            <w:div w:id="422386038">
                                              <w:marLeft w:val="0"/>
                                              <w:marRight w:val="0"/>
                                              <w:marTop w:val="0"/>
                                              <w:marBottom w:val="0"/>
                                              <w:divBdr>
                                                <w:top w:val="none" w:sz="0" w:space="0" w:color="auto"/>
                                                <w:left w:val="none" w:sz="0" w:space="0" w:color="auto"/>
                                                <w:bottom w:val="none" w:sz="0" w:space="0" w:color="auto"/>
                                                <w:right w:val="none" w:sz="0" w:space="0" w:color="auto"/>
                                              </w:divBdr>
                                              <w:divsChild>
                                                <w:div w:id="1605650441">
                                                  <w:marLeft w:val="-270"/>
                                                  <w:marRight w:val="-270"/>
                                                  <w:marTop w:val="0"/>
                                                  <w:marBottom w:val="0"/>
                                                  <w:divBdr>
                                                    <w:top w:val="none" w:sz="0" w:space="0" w:color="auto"/>
                                                    <w:left w:val="none" w:sz="0" w:space="0" w:color="auto"/>
                                                    <w:bottom w:val="none" w:sz="0" w:space="0" w:color="auto"/>
                                                    <w:right w:val="none" w:sz="0" w:space="0" w:color="auto"/>
                                                  </w:divBdr>
                                                  <w:divsChild>
                                                    <w:div w:id="196282888">
                                                      <w:marLeft w:val="0"/>
                                                      <w:marRight w:val="0"/>
                                                      <w:marTop w:val="0"/>
                                                      <w:marBottom w:val="0"/>
                                                      <w:divBdr>
                                                        <w:top w:val="none" w:sz="0" w:space="0" w:color="auto"/>
                                                        <w:left w:val="none" w:sz="0" w:space="0" w:color="auto"/>
                                                        <w:bottom w:val="none" w:sz="0" w:space="0" w:color="auto"/>
                                                        <w:right w:val="none" w:sz="0" w:space="0" w:color="auto"/>
                                                      </w:divBdr>
                                                      <w:divsChild>
                                                        <w:div w:id="1743601956">
                                                          <w:marLeft w:val="0"/>
                                                          <w:marRight w:val="0"/>
                                                          <w:marTop w:val="0"/>
                                                          <w:marBottom w:val="0"/>
                                                          <w:divBdr>
                                                            <w:top w:val="none" w:sz="0" w:space="0" w:color="auto"/>
                                                            <w:left w:val="none" w:sz="0" w:space="0" w:color="auto"/>
                                                            <w:bottom w:val="none" w:sz="0" w:space="0" w:color="auto"/>
                                                            <w:right w:val="none" w:sz="0" w:space="0" w:color="auto"/>
                                                          </w:divBdr>
                                                          <w:divsChild>
                                                            <w:div w:id="693502335">
                                                              <w:marLeft w:val="0"/>
                                                              <w:marRight w:val="0"/>
                                                              <w:marTop w:val="0"/>
                                                              <w:marBottom w:val="0"/>
                                                              <w:divBdr>
                                                                <w:top w:val="none" w:sz="0" w:space="0" w:color="auto"/>
                                                                <w:left w:val="none" w:sz="0" w:space="0" w:color="auto"/>
                                                                <w:bottom w:val="none" w:sz="0" w:space="0" w:color="auto"/>
                                                                <w:right w:val="none" w:sz="0" w:space="0" w:color="auto"/>
                                                              </w:divBdr>
                                                              <w:divsChild>
                                                                <w:div w:id="18422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725775">
                                                      <w:marLeft w:val="0"/>
                                                      <w:marRight w:val="0"/>
                                                      <w:marTop w:val="0"/>
                                                      <w:marBottom w:val="0"/>
                                                      <w:divBdr>
                                                        <w:top w:val="none" w:sz="0" w:space="0" w:color="auto"/>
                                                        <w:left w:val="none" w:sz="0" w:space="0" w:color="auto"/>
                                                        <w:bottom w:val="none" w:sz="0" w:space="0" w:color="auto"/>
                                                        <w:right w:val="none" w:sz="0" w:space="0" w:color="auto"/>
                                                      </w:divBdr>
                                                      <w:divsChild>
                                                        <w:div w:id="1517441">
                                                          <w:marLeft w:val="0"/>
                                                          <w:marRight w:val="0"/>
                                                          <w:marTop w:val="0"/>
                                                          <w:marBottom w:val="0"/>
                                                          <w:divBdr>
                                                            <w:top w:val="none" w:sz="0" w:space="0" w:color="auto"/>
                                                            <w:left w:val="none" w:sz="0" w:space="0" w:color="auto"/>
                                                            <w:bottom w:val="none" w:sz="0" w:space="0" w:color="auto"/>
                                                            <w:right w:val="none" w:sz="0" w:space="0" w:color="auto"/>
                                                          </w:divBdr>
                                                        </w:div>
                                                        <w:div w:id="521208060">
                                                          <w:marLeft w:val="0"/>
                                                          <w:marRight w:val="0"/>
                                                          <w:marTop w:val="0"/>
                                                          <w:marBottom w:val="0"/>
                                                          <w:divBdr>
                                                            <w:top w:val="none" w:sz="0" w:space="0" w:color="auto"/>
                                                            <w:left w:val="none" w:sz="0" w:space="0" w:color="auto"/>
                                                            <w:bottom w:val="none" w:sz="0" w:space="0" w:color="auto"/>
                                                            <w:right w:val="none" w:sz="0" w:space="0" w:color="auto"/>
                                                          </w:divBdr>
                                                        </w:div>
                                                        <w:div w:id="960845767">
                                                          <w:marLeft w:val="0"/>
                                                          <w:marRight w:val="0"/>
                                                          <w:marTop w:val="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 w:id="1193223636">
                                      <w:marLeft w:val="0"/>
                                      <w:marRight w:val="0"/>
                                      <w:marTop w:val="0"/>
                                      <w:marBottom w:val="0"/>
                                      <w:divBdr>
                                        <w:top w:val="none" w:sz="0" w:space="0" w:color="auto"/>
                                        <w:left w:val="none" w:sz="0" w:space="0" w:color="auto"/>
                                        <w:bottom w:val="none" w:sz="0" w:space="0" w:color="auto"/>
                                        <w:right w:val="none" w:sz="0" w:space="0" w:color="auto"/>
                                      </w:divBdr>
                                      <w:divsChild>
                                        <w:div w:id="1130130138">
                                          <w:marLeft w:val="0"/>
                                          <w:marRight w:val="0"/>
                                          <w:marTop w:val="0"/>
                                          <w:marBottom w:val="0"/>
                                          <w:divBdr>
                                            <w:top w:val="none" w:sz="0" w:space="0" w:color="auto"/>
                                            <w:left w:val="none" w:sz="0" w:space="0" w:color="auto"/>
                                            <w:bottom w:val="none" w:sz="0" w:space="0" w:color="auto"/>
                                            <w:right w:val="none" w:sz="0" w:space="0" w:color="auto"/>
                                          </w:divBdr>
                                          <w:divsChild>
                                            <w:div w:id="573661142">
                                              <w:marLeft w:val="-270"/>
                                              <w:marRight w:val="-270"/>
                                              <w:marTop w:val="0"/>
                                              <w:marBottom w:val="0"/>
                                              <w:divBdr>
                                                <w:top w:val="none" w:sz="0" w:space="0" w:color="auto"/>
                                                <w:left w:val="none" w:sz="0" w:space="0" w:color="auto"/>
                                                <w:bottom w:val="none" w:sz="0" w:space="0" w:color="auto"/>
                                                <w:right w:val="none" w:sz="0" w:space="0" w:color="auto"/>
                                              </w:divBdr>
                                              <w:divsChild>
                                                <w:div w:id="258105053">
                                                  <w:marLeft w:val="0"/>
                                                  <w:marRight w:val="0"/>
                                                  <w:marTop w:val="0"/>
                                                  <w:marBottom w:val="0"/>
                                                  <w:divBdr>
                                                    <w:top w:val="none" w:sz="0" w:space="0" w:color="auto"/>
                                                    <w:left w:val="none" w:sz="0" w:space="0" w:color="auto"/>
                                                    <w:bottom w:val="none" w:sz="0" w:space="0" w:color="auto"/>
                                                    <w:right w:val="none" w:sz="0" w:space="0" w:color="auto"/>
                                                  </w:divBdr>
                                                  <w:divsChild>
                                                    <w:div w:id="828441020">
                                                      <w:marLeft w:val="0"/>
                                                      <w:marRight w:val="0"/>
                                                      <w:marTop w:val="0"/>
                                                      <w:marBottom w:val="0"/>
                                                      <w:divBdr>
                                                        <w:top w:val="none" w:sz="0" w:space="0" w:color="auto"/>
                                                        <w:left w:val="none" w:sz="0" w:space="0" w:color="auto"/>
                                                        <w:bottom w:val="none" w:sz="0" w:space="0" w:color="auto"/>
                                                        <w:right w:val="none" w:sz="0" w:space="0" w:color="auto"/>
                                                      </w:divBdr>
                                                    </w:div>
                                                  </w:divsChild>
                                                </w:div>
                                                <w:div w:id="557515523">
                                                  <w:marLeft w:val="0"/>
                                                  <w:marRight w:val="0"/>
                                                  <w:marTop w:val="0"/>
                                                  <w:marBottom w:val="0"/>
                                                  <w:divBdr>
                                                    <w:top w:val="none" w:sz="0" w:space="0" w:color="auto"/>
                                                    <w:left w:val="none" w:sz="0" w:space="0" w:color="auto"/>
                                                    <w:bottom w:val="none" w:sz="0" w:space="0" w:color="auto"/>
                                                    <w:right w:val="none" w:sz="0" w:space="0" w:color="auto"/>
                                                  </w:divBdr>
                                                  <w:divsChild>
                                                    <w:div w:id="1372418137">
                                                      <w:marLeft w:val="0"/>
                                                      <w:marRight w:val="0"/>
                                                      <w:marTop w:val="0"/>
                                                      <w:marBottom w:val="0"/>
                                                      <w:divBdr>
                                                        <w:top w:val="none" w:sz="0" w:space="0" w:color="auto"/>
                                                        <w:left w:val="none" w:sz="0" w:space="0" w:color="auto"/>
                                                        <w:bottom w:val="none" w:sz="0" w:space="0" w:color="auto"/>
                                                        <w:right w:val="none" w:sz="0" w:space="0" w:color="auto"/>
                                                      </w:divBdr>
                                                      <w:divsChild>
                                                        <w:div w:id="525488569">
                                                          <w:marLeft w:val="0"/>
                                                          <w:marRight w:val="0"/>
                                                          <w:marTop w:val="0"/>
                                                          <w:marBottom w:val="390"/>
                                                          <w:divBdr>
                                                            <w:top w:val="none" w:sz="0" w:space="0" w:color="auto"/>
                                                            <w:left w:val="none" w:sz="0" w:space="0" w:color="auto"/>
                                                            <w:bottom w:val="none" w:sz="0" w:space="0" w:color="auto"/>
                                                            <w:right w:val="none" w:sz="0" w:space="0" w:color="auto"/>
                                                          </w:divBdr>
                                                          <w:divsChild>
                                                            <w:div w:id="917439512">
                                                              <w:marLeft w:val="0"/>
                                                              <w:marRight w:val="0"/>
                                                              <w:marTop w:val="0"/>
                                                              <w:marBottom w:val="0"/>
                                                              <w:divBdr>
                                                                <w:top w:val="none" w:sz="0" w:space="0" w:color="auto"/>
                                                                <w:left w:val="none" w:sz="0" w:space="0" w:color="auto"/>
                                                                <w:bottom w:val="none" w:sz="0" w:space="0" w:color="auto"/>
                                                                <w:right w:val="none" w:sz="0" w:space="0" w:color="auto"/>
                                                              </w:divBdr>
                                                            </w:div>
                                                          </w:divsChild>
                                                        </w:div>
                                                        <w:div w:id="920409502">
                                                          <w:marLeft w:val="0"/>
                                                          <w:marRight w:val="0"/>
                                                          <w:marTop w:val="0"/>
                                                          <w:marBottom w:val="270"/>
                                                          <w:divBdr>
                                                            <w:top w:val="none" w:sz="0" w:space="0" w:color="auto"/>
                                                            <w:left w:val="none" w:sz="0" w:space="0" w:color="auto"/>
                                                            <w:bottom w:val="none" w:sz="0" w:space="0" w:color="auto"/>
                                                            <w:right w:val="none" w:sz="0" w:space="0" w:color="auto"/>
                                                          </w:divBdr>
                                                        </w:div>
                                                        <w:div w:id="154189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393157">
                                      <w:marLeft w:val="0"/>
                                      <w:marRight w:val="0"/>
                                      <w:marTop w:val="0"/>
                                      <w:marBottom w:val="0"/>
                                      <w:divBdr>
                                        <w:top w:val="none" w:sz="0" w:space="0" w:color="auto"/>
                                        <w:left w:val="none" w:sz="0" w:space="0" w:color="auto"/>
                                        <w:bottom w:val="none" w:sz="0" w:space="0" w:color="auto"/>
                                        <w:right w:val="none" w:sz="0" w:space="0" w:color="auto"/>
                                      </w:divBdr>
                                      <w:divsChild>
                                        <w:div w:id="2108504480">
                                          <w:marLeft w:val="0"/>
                                          <w:marRight w:val="0"/>
                                          <w:marTop w:val="0"/>
                                          <w:marBottom w:val="0"/>
                                          <w:divBdr>
                                            <w:top w:val="none" w:sz="0" w:space="0" w:color="auto"/>
                                            <w:left w:val="none" w:sz="0" w:space="0" w:color="auto"/>
                                            <w:bottom w:val="none" w:sz="0" w:space="0" w:color="auto"/>
                                            <w:right w:val="none" w:sz="0" w:space="0" w:color="auto"/>
                                          </w:divBdr>
                                          <w:divsChild>
                                            <w:div w:id="1259485361">
                                              <w:marLeft w:val="0"/>
                                              <w:marRight w:val="0"/>
                                              <w:marTop w:val="0"/>
                                              <w:marBottom w:val="0"/>
                                              <w:divBdr>
                                                <w:top w:val="none" w:sz="0" w:space="0" w:color="auto"/>
                                                <w:left w:val="none" w:sz="0" w:space="0" w:color="auto"/>
                                                <w:bottom w:val="none" w:sz="0" w:space="0" w:color="auto"/>
                                                <w:right w:val="none" w:sz="0" w:space="0" w:color="auto"/>
                                              </w:divBdr>
                                              <w:divsChild>
                                                <w:div w:id="2092237286">
                                                  <w:marLeft w:val="-270"/>
                                                  <w:marRight w:val="-270"/>
                                                  <w:marTop w:val="0"/>
                                                  <w:marBottom w:val="0"/>
                                                  <w:divBdr>
                                                    <w:top w:val="none" w:sz="0" w:space="0" w:color="auto"/>
                                                    <w:left w:val="none" w:sz="0" w:space="0" w:color="auto"/>
                                                    <w:bottom w:val="none" w:sz="0" w:space="0" w:color="auto"/>
                                                    <w:right w:val="none" w:sz="0" w:space="0" w:color="auto"/>
                                                  </w:divBdr>
                                                  <w:divsChild>
                                                    <w:div w:id="1550725944">
                                                      <w:marLeft w:val="0"/>
                                                      <w:marRight w:val="0"/>
                                                      <w:marTop w:val="0"/>
                                                      <w:marBottom w:val="0"/>
                                                      <w:divBdr>
                                                        <w:top w:val="none" w:sz="0" w:space="0" w:color="auto"/>
                                                        <w:left w:val="none" w:sz="0" w:space="0" w:color="auto"/>
                                                        <w:bottom w:val="none" w:sz="0" w:space="0" w:color="auto"/>
                                                        <w:right w:val="none" w:sz="0" w:space="0" w:color="auto"/>
                                                      </w:divBdr>
                                                      <w:divsChild>
                                                        <w:div w:id="622493430">
                                                          <w:marLeft w:val="0"/>
                                                          <w:marRight w:val="0"/>
                                                          <w:marTop w:val="0"/>
                                                          <w:marBottom w:val="0"/>
                                                          <w:divBdr>
                                                            <w:top w:val="none" w:sz="0" w:space="0" w:color="auto"/>
                                                            <w:left w:val="none" w:sz="0" w:space="0" w:color="auto"/>
                                                            <w:bottom w:val="none" w:sz="0" w:space="0" w:color="auto"/>
                                                            <w:right w:val="none" w:sz="0" w:space="0" w:color="auto"/>
                                                          </w:divBdr>
                                                          <w:divsChild>
                                                            <w:div w:id="826214378">
                                                              <w:marLeft w:val="-270"/>
                                                              <w:marRight w:val="-270"/>
                                                              <w:marTop w:val="0"/>
                                                              <w:marBottom w:val="0"/>
                                                              <w:divBdr>
                                                                <w:top w:val="none" w:sz="0" w:space="0" w:color="auto"/>
                                                                <w:left w:val="none" w:sz="0" w:space="0" w:color="auto"/>
                                                                <w:bottom w:val="none" w:sz="0" w:space="0" w:color="auto"/>
                                                                <w:right w:val="none" w:sz="0" w:space="0" w:color="auto"/>
                                                              </w:divBdr>
                                                              <w:divsChild>
                                                                <w:div w:id="84767660">
                                                                  <w:marLeft w:val="0"/>
                                                                  <w:marRight w:val="0"/>
                                                                  <w:marTop w:val="210"/>
                                                                  <w:marBottom w:val="30"/>
                                                                  <w:divBdr>
                                                                    <w:top w:val="none" w:sz="0" w:space="0" w:color="auto"/>
                                                                    <w:left w:val="none" w:sz="0" w:space="0" w:color="auto"/>
                                                                    <w:bottom w:val="none" w:sz="0" w:space="0" w:color="auto"/>
                                                                    <w:right w:val="none" w:sz="0" w:space="0" w:color="auto"/>
                                                                  </w:divBdr>
                                                                </w:div>
                                                                <w:div w:id="178742153">
                                                                  <w:marLeft w:val="0"/>
                                                                  <w:marRight w:val="0"/>
                                                                  <w:marTop w:val="0"/>
                                                                  <w:marBottom w:val="0"/>
                                                                  <w:divBdr>
                                                                    <w:top w:val="none" w:sz="0" w:space="0" w:color="auto"/>
                                                                    <w:left w:val="none" w:sz="0" w:space="0" w:color="auto"/>
                                                                    <w:bottom w:val="none" w:sz="0" w:space="0" w:color="auto"/>
                                                                    <w:right w:val="none" w:sz="0" w:space="0" w:color="auto"/>
                                                                  </w:divBdr>
                                                                  <w:divsChild>
                                                                    <w:div w:id="1011374997">
                                                                      <w:marLeft w:val="0"/>
                                                                      <w:marRight w:val="0"/>
                                                                      <w:marTop w:val="0"/>
                                                                      <w:marBottom w:val="0"/>
                                                                      <w:divBdr>
                                                                        <w:top w:val="none" w:sz="0" w:space="0" w:color="auto"/>
                                                                        <w:left w:val="none" w:sz="0" w:space="0" w:color="auto"/>
                                                                        <w:bottom w:val="none" w:sz="0" w:space="0" w:color="auto"/>
                                                                        <w:right w:val="none" w:sz="0" w:space="0" w:color="auto"/>
                                                                      </w:divBdr>
                                                                      <w:divsChild>
                                                                        <w:div w:id="71061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3197">
                                                                  <w:marLeft w:val="0"/>
                                                                  <w:marRight w:val="0"/>
                                                                  <w:marTop w:val="0"/>
                                                                  <w:marBottom w:val="0"/>
                                                                  <w:divBdr>
                                                                    <w:top w:val="none" w:sz="0" w:space="0" w:color="auto"/>
                                                                    <w:left w:val="none" w:sz="0" w:space="0" w:color="auto"/>
                                                                    <w:bottom w:val="none" w:sz="0" w:space="0" w:color="auto"/>
                                                                    <w:right w:val="none" w:sz="0" w:space="0" w:color="auto"/>
                                                                  </w:divBdr>
                                                                  <w:divsChild>
                                                                    <w:div w:id="288751910">
                                                                      <w:marLeft w:val="0"/>
                                                                      <w:marRight w:val="0"/>
                                                                      <w:marTop w:val="0"/>
                                                                      <w:marBottom w:val="0"/>
                                                                      <w:divBdr>
                                                                        <w:top w:val="none" w:sz="0" w:space="0" w:color="auto"/>
                                                                        <w:left w:val="none" w:sz="0" w:space="0" w:color="auto"/>
                                                                        <w:bottom w:val="none" w:sz="0" w:space="0" w:color="auto"/>
                                                                        <w:right w:val="none" w:sz="0" w:space="0" w:color="auto"/>
                                                                      </w:divBdr>
                                                                      <w:divsChild>
                                                                        <w:div w:id="117126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11947">
                                                                  <w:marLeft w:val="0"/>
                                                                  <w:marRight w:val="0"/>
                                                                  <w:marTop w:val="30"/>
                                                                  <w:marBottom w:val="120"/>
                                                                  <w:divBdr>
                                                                    <w:top w:val="none" w:sz="0" w:space="0" w:color="auto"/>
                                                                    <w:left w:val="none" w:sz="0" w:space="0" w:color="auto"/>
                                                                    <w:bottom w:val="none" w:sz="0" w:space="0" w:color="auto"/>
                                                                    <w:right w:val="none" w:sz="0" w:space="0" w:color="auto"/>
                                                                  </w:divBdr>
                                                                </w:div>
                                                                <w:div w:id="428699369">
                                                                  <w:marLeft w:val="0"/>
                                                                  <w:marRight w:val="0"/>
                                                                  <w:marTop w:val="210"/>
                                                                  <w:marBottom w:val="30"/>
                                                                  <w:divBdr>
                                                                    <w:top w:val="none" w:sz="0" w:space="0" w:color="auto"/>
                                                                    <w:left w:val="none" w:sz="0" w:space="0" w:color="auto"/>
                                                                    <w:bottom w:val="none" w:sz="0" w:space="0" w:color="auto"/>
                                                                    <w:right w:val="none" w:sz="0" w:space="0" w:color="auto"/>
                                                                  </w:divBdr>
                                                                </w:div>
                                                                <w:div w:id="437680286">
                                                                  <w:marLeft w:val="0"/>
                                                                  <w:marRight w:val="0"/>
                                                                  <w:marTop w:val="210"/>
                                                                  <w:marBottom w:val="30"/>
                                                                  <w:divBdr>
                                                                    <w:top w:val="none" w:sz="0" w:space="0" w:color="auto"/>
                                                                    <w:left w:val="none" w:sz="0" w:space="0" w:color="auto"/>
                                                                    <w:bottom w:val="none" w:sz="0" w:space="0" w:color="auto"/>
                                                                    <w:right w:val="none" w:sz="0" w:space="0" w:color="auto"/>
                                                                  </w:divBdr>
                                                                </w:div>
                                                                <w:div w:id="503324626">
                                                                  <w:marLeft w:val="0"/>
                                                                  <w:marRight w:val="0"/>
                                                                  <w:marTop w:val="210"/>
                                                                  <w:marBottom w:val="30"/>
                                                                  <w:divBdr>
                                                                    <w:top w:val="none" w:sz="0" w:space="0" w:color="auto"/>
                                                                    <w:left w:val="none" w:sz="0" w:space="0" w:color="auto"/>
                                                                    <w:bottom w:val="none" w:sz="0" w:space="0" w:color="auto"/>
                                                                    <w:right w:val="none" w:sz="0" w:space="0" w:color="auto"/>
                                                                  </w:divBdr>
                                                                </w:div>
                                                                <w:div w:id="511183251">
                                                                  <w:marLeft w:val="0"/>
                                                                  <w:marRight w:val="0"/>
                                                                  <w:marTop w:val="30"/>
                                                                  <w:marBottom w:val="120"/>
                                                                  <w:divBdr>
                                                                    <w:top w:val="none" w:sz="0" w:space="0" w:color="auto"/>
                                                                    <w:left w:val="none" w:sz="0" w:space="0" w:color="auto"/>
                                                                    <w:bottom w:val="none" w:sz="0" w:space="0" w:color="auto"/>
                                                                    <w:right w:val="none" w:sz="0" w:space="0" w:color="auto"/>
                                                                  </w:divBdr>
                                                                </w:div>
                                                                <w:div w:id="627659734">
                                                                  <w:marLeft w:val="0"/>
                                                                  <w:marRight w:val="0"/>
                                                                  <w:marTop w:val="30"/>
                                                                  <w:marBottom w:val="120"/>
                                                                  <w:divBdr>
                                                                    <w:top w:val="none" w:sz="0" w:space="0" w:color="auto"/>
                                                                    <w:left w:val="none" w:sz="0" w:space="0" w:color="auto"/>
                                                                    <w:bottom w:val="none" w:sz="0" w:space="0" w:color="auto"/>
                                                                    <w:right w:val="none" w:sz="0" w:space="0" w:color="auto"/>
                                                                  </w:divBdr>
                                                                </w:div>
                                                                <w:div w:id="688260724">
                                                                  <w:marLeft w:val="0"/>
                                                                  <w:marRight w:val="0"/>
                                                                  <w:marTop w:val="210"/>
                                                                  <w:marBottom w:val="30"/>
                                                                  <w:divBdr>
                                                                    <w:top w:val="none" w:sz="0" w:space="0" w:color="auto"/>
                                                                    <w:left w:val="none" w:sz="0" w:space="0" w:color="auto"/>
                                                                    <w:bottom w:val="none" w:sz="0" w:space="0" w:color="auto"/>
                                                                    <w:right w:val="none" w:sz="0" w:space="0" w:color="auto"/>
                                                                  </w:divBdr>
                                                                </w:div>
                                                                <w:div w:id="717822291">
                                                                  <w:marLeft w:val="0"/>
                                                                  <w:marRight w:val="0"/>
                                                                  <w:marTop w:val="210"/>
                                                                  <w:marBottom w:val="30"/>
                                                                  <w:divBdr>
                                                                    <w:top w:val="none" w:sz="0" w:space="0" w:color="auto"/>
                                                                    <w:left w:val="none" w:sz="0" w:space="0" w:color="auto"/>
                                                                    <w:bottom w:val="none" w:sz="0" w:space="0" w:color="auto"/>
                                                                    <w:right w:val="none" w:sz="0" w:space="0" w:color="auto"/>
                                                                  </w:divBdr>
                                                                </w:div>
                                                                <w:div w:id="728839975">
                                                                  <w:marLeft w:val="0"/>
                                                                  <w:marRight w:val="0"/>
                                                                  <w:marTop w:val="30"/>
                                                                  <w:marBottom w:val="120"/>
                                                                  <w:divBdr>
                                                                    <w:top w:val="none" w:sz="0" w:space="0" w:color="auto"/>
                                                                    <w:left w:val="none" w:sz="0" w:space="0" w:color="auto"/>
                                                                    <w:bottom w:val="none" w:sz="0" w:space="0" w:color="auto"/>
                                                                    <w:right w:val="none" w:sz="0" w:space="0" w:color="auto"/>
                                                                  </w:divBdr>
                                                                </w:div>
                                                                <w:div w:id="749277783">
                                                                  <w:marLeft w:val="0"/>
                                                                  <w:marRight w:val="0"/>
                                                                  <w:marTop w:val="0"/>
                                                                  <w:marBottom w:val="0"/>
                                                                  <w:divBdr>
                                                                    <w:top w:val="none" w:sz="0" w:space="0" w:color="auto"/>
                                                                    <w:left w:val="none" w:sz="0" w:space="0" w:color="auto"/>
                                                                    <w:bottom w:val="none" w:sz="0" w:space="0" w:color="auto"/>
                                                                    <w:right w:val="none" w:sz="0" w:space="0" w:color="auto"/>
                                                                  </w:divBdr>
                                                                  <w:divsChild>
                                                                    <w:div w:id="914701260">
                                                                      <w:marLeft w:val="0"/>
                                                                      <w:marRight w:val="0"/>
                                                                      <w:marTop w:val="0"/>
                                                                      <w:marBottom w:val="0"/>
                                                                      <w:divBdr>
                                                                        <w:top w:val="none" w:sz="0" w:space="0" w:color="auto"/>
                                                                        <w:left w:val="none" w:sz="0" w:space="0" w:color="auto"/>
                                                                        <w:bottom w:val="none" w:sz="0" w:space="0" w:color="auto"/>
                                                                        <w:right w:val="none" w:sz="0" w:space="0" w:color="auto"/>
                                                                      </w:divBdr>
                                                                      <w:divsChild>
                                                                        <w:div w:id="11891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95269">
                                                                  <w:marLeft w:val="0"/>
                                                                  <w:marRight w:val="0"/>
                                                                  <w:marTop w:val="0"/>
                                                                  <w:marBottom w:val="0"/>
                                                                  <w:divBdr>
                                                                    <w:top w:val="none" w:sz="0" w:space="0" w:color="auto"/>
                                                                    <w:left w:val="none" w:sz="0" w:space="0" w:color="auto"/>
                                                                    <w:bottom w:val="none" w:sz="0" w:space="0" w:color="auto"/>
                                                                    <w:right w:val="none" w:sz="0" w:space="0" w:color="auto"/>
                                                                  </w:divBdr>
                                                                  <w:divsChild>
                                                                    <w:div w:id="791283847">
                                                                      <w:marLeft w:val="0"/>
                                                                      <w:marRight w:val="0"/>
                                                                      <w:marTop w:val="0"/>
                                                                      <w:marBottom w:val="0"/>
                                                                      <w:divBdr>
                                                                        <w:top w:val="none" w:sz="0" w:space="0" w:color="auto"/>
                                                                        <w:left w:val="none" w:sz="0" w:space="0" w:color="auto"/>
                                                                        <w:bottom w:val="none" w:sz="0" w:space="0" w:color="auto"/>
                                                                        <w:right w:val="none" w:sz="0" w:space="0" w:color="auto"/>
                                                                      </w:divBdr>
                                                                      <w:divsChild>
                                                                        <w:div w:id="15672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85119">
                                                                  <w:marLeft w:val="0"/>
                                                                  <w:marRight w:val="0"/>
                                                                  <w:marTop w:val="30"/>
                                                                  <w:marBottom w:val="120"/>
                                                                  <w:divBdr>
                                                                    <w:top w:val="none" w:sz="0" w:space="0" w:color="auto"/>
                                                                    <w:left w:val="none" w:sz="0" w:space="0" w:color="auto"/>
                                                                    <w:bottom w:val="none" w:sz="0" w:space="0" w:color="auto"/>
                                                                    <w:right w:val="none" w:sz="0" w:space="0" w:color="auto"/>
                                                                  </w:divBdr>
                                                                </w:div>
                                                                <w:div w:id="805389542">
                                                                  <w:marLeft w:val="0"/>
                                                                  <w:marRight w:val="0"/>
                                                                  <w:marTop w:val="210"/>
                                                                  <w:marBottom w:val="30"/>
                                                                  <w:divBdr>
                                                                    <w:top w:val="none" w:sz="0" w:space="0" w:color="auto"/>
                                                                    <w:left w:val="none" w:sz="0" w:space="0" w:color="auto"/>
                                                                    <w:bottom w:val="none" w:sz="0" w:space="0" w:color="auto"/>
                                                                    <w:right w:val="none" w:sz="0" w:space="0" w:color="auto"/>
                                                                  </w:divBdr>
                                                                </w:div>
                                                                <w:div w:id="1025448115">
                                                                  <w:marLeft w:val="0"/>
                                                                  <w:marRight w:val="0"/>
                                                                  <w:marTop w:val="0"/>
                                                                  <w:marBottom w:val="0"/>
                                                                  <w:divBdr>
                                                                    <w:top w:val="none" w:sz="0" w:space="0" w:color="auto"/>
                                                                    <w:left w:val="none" w:sz="0" w:space="0" w:color="auto"/>
                                                                    <w:bottom w:val="none" w:sz="0" w:space="0" w:color="auto"/>
                                                                    <w:right w:val="none" w:sz="0" w:space="0" w:color="auto"/>
                                                                  </w:divBdr>
                                                                  <w:divsChild>
                                                                    <w:div w:id="2079935108">
                                                                      <w:marLeft w:val="0"/>
                                                                      <w:marRight w:val="0"/>
                                                                      <w:marTop w:val="0"/>
                                                                      <w:marBottom w:val="0"/>
                                                                      <w:divBdr>
                                                                        <w:top w:val="none" w:sz="0" w:space="0" w:color="auto"/>
                                                                        <w:left w:val="none" w:sz="0" w:space="0" w:color="auto"/>
                                                                        <w:bottom w:val="none" w:sz="0" w:space="0" w:color="auto"/>
                                                                        <w:right w:val="none" w:sz="0" w:space="0" w:color="auto"/>
                                                                      </w:divBdr>
                                                                      <w:divsChild>
                                                                        <w:div w:id="161875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0329">
                                                                  <w:marLeft w:val="0"/>
                                                                  <w:marRight w:val="0"/>
                                                                  <w:marTop w:val="0"/>
                                                                  <w:marBottom w:val="0"/>
                                                                  <w:divBdr>
                                                                    <w:top w:val="none" w:sz="0" w:space="0" w:color="auto"/>
                                                                    <w:left w:val="none" w:sz="0" w:space="0" w:color="auto"/>
                                                                    <w:bottom w:val="none" w:sz="0" w:space="0" w:color="auto"/>
                                                                    <w:right w:val="none" w:sz="0" w:space="0" w:color="auto"/>
                                                                  </w:divBdr>
                                                                  <w:divsChild>
                                                                    <w:div w:id="1047024557">
                                                                      <w:marLeft w:val="0"/>
                                                                      <w:marRight w:val="0"/>
                                                                      <w:marTop w:val="0"/>
                                                                      <w:marBottom w:val="0"/>
                                                                      <w:divBdr>
                                                                        <w:top w:val="none" w:sz="0" w:space="0" w:color="auto"/>
                                                                        <w:left w:val="none" w:sz="0" w:space="0" w:color="auto"/>
                                                                        <w:bottom w:val="none" w:sz="0" w:space="0" w:color="auto"/>
                                                                        <w:right w:val="none" w:sz="0" w:space="0" w:color="auto"/>
                                                                      </w:divBdr>
                                                                      <w:divsChild>
                                                                        <w:div w:id="18148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27273">
                                                                  <w:marLeft w:val="0"/>
                                                                  <w:marRight w:val="0"/>
                                                                  <w:marTop w:val="30"/>
                                                                  <w:marBottom w:val="120"/>
                                                                  <w:divBdr>
                                                                    <w:top w:val="none" w:sz="0" w:space="0" w:color="auto"/>
                                                                    <w:left w:val="none" w:sz="0" w:space="0" w:color="auto"/>
                                                                    <w:bottom w:val="none" w:sz="0" w:space="0" w:color="auto"/>
                                                                    <w:right w:val="none" w:sz="0" w:space="0" w:color="auto"/>
                                                                  </w:divBdr>
                                                                </w:div>
                                                                <w:div w:id="1222403584">
                                                                  <w:marLeft w:val="0"/>
                                                                  <w:marRight w:val="0"/>
                                                                  <w:marTop w:val="30"/>
                                                                  <w:marBottom w:val="120"/>
                                                                  <w:divBdr>
                                                                    <w:top w:val="none" w:sz="0" w:space="0" w:color="auto"/>
                                                                    <w:left w:val="none" w:sz="0" w:space="0" w:color="auto"/>
                                                                    <w:bottom w:val="none" w:sz="0" w:space="0" w:color="auto"/>
                                                                    <w:right w:val="none" w:sz="0" w:space="0" w:color="auto"/>
                                                                  </w:divBdr>
                                                                </w:div>
                                                                <w:div w:id="1241209135">
                                                                  <w:marLeft w:val="0"/>
                                                                  <w:marRight w:val="0"/>
                                                                  <w:marTop w:val="0"/>
                                                                  <w:marBottom w:val="0"/>
                                                                  <w:divBdr>
                                                                    <w:top w:val="none" w:sz="0" w:space="0" w:color="auto"/>
                                                                    <w:left w:val="none" w:sz="0" w:space="0" w:color="auto"/>
                                                                    <w:bottom w:val="none" w:sz="0" w:space="0" w:color="auto"/>
                                                                    <w:right w:val="none" w:sz="0" w:space="0" w:color="auto"/>
                                                                  </w:divBdr>
                                                                  <w:divsChild>
                                                                    <w:div w:id="1251159322">
                                                                      <w:marLeft w:val="0"/>
                                                                      <w:marRight w:val="0"/>
                                                                      <w:marTop w:val="0"/>
                                                                      <w:marBottom w:val="0"/>
                                                                      <w:divBdr>
                                                                        <w:top w:val="none" w:sz="0" w:space="0" w:color="auto"/>
                                                                        <w:left w:val="none" w:sz="0" w:space="0" w:color="auto"/>
                                                                        <w:bottom w:val="none" w:sz="0" w:space="0" w:color="auto"/>
                                                                        <w:right w:val="none" w:sz="0" w:space="0" w:color="auto"/>
                                                                      </w:divBdr>
                                                                      <w:divsChild>
                                                                        <w:div w:id="198010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70312">
                                                                  <w:marLeft w:val="0"/>
                                                                  <w:marRight w:val="0"/>
                                                                  <w:marTop w:val="0"/>
                                                                  <w:marBottom w:val="0"/>
                                                                  <w:divBdr>
                                                                    <w:top w:val="none" w:sz="0" w:space="0" w:color="auto"/>
                                                                    <w:left w:val="none" w:sz="0" w:space="0" w:color="auto"/>
                                                                    <w:bottom w:val="none" w:sz="0" w:space="0" w:color="auto"/>
                                                                    <w:right w:val="none" w:sz="0" w:space="0" w:color="auto"/>
                                                                  </w:divBdr>
                                                                  <w:divsChild>
                                                                    <w:div w:id="233591446">
                                                                      <w:marLeft w:val="0"/>
                                                                      <w:marRight w:val="0"/>
                                                                      <w:marTop w:val="0"/>
                                                                      <w:marBottom w:val="0"/>
                                                                      <w:divBdr>
                                                                        <w:top w:val="none" w:sz="0" w:space="0" w:color="auto"/>
                                                                        <w:left w:val="none" w:sz="0" w:space="0" w:color="auto"/>
                                                                        <w:bottom w:val="none" w:sz="0" w:space="0" w:color="auto"/>
                                                                        <w:right w:val="none" w:sz="0" w:space="0" w:color="auto"/>
                                                                      </w:divBdr>
                                                                      <w:divsChild>
                                                                        <w:div w:id="11407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11029">
                                                                  <w:marLeft w:val="0"/>
                                                                  <w:marRight w:val="0"/>
                                                                  <w:marTop w:val="30"/>
                                                                  <w:marBottom w:val="120"/>
                                                                  <w:divBdr>
                                                                    <w:top w:val="none" w:sz="0" w:space="0" w:color="auto"/>
                                                                    <w:left w:val="none" w:sz="0" w:space="0" w:color="auto"/>
                                                                    <w:bottom w:val="none" w:sz="0" w:space="0" w:color="auto"/>
                                                                    <w:right w:val="none" w:sz="0" w:space="0" w:color="auto"/>
                                                                  </w:divBdr>
                                                                </w:div>
                                                                <w:div w:id="1834180813">
                                                                  <w:marLeft w:val="0"/>
                                                                  <w:marRight w:val="0"/>
                                                                  <w:marTop w:val="210"/>
                                                                  <w:marBottom w:val="30"/>
                                                                  <w:divBdr>
                                                                    <w:top w:val="none" w:sz="0" w:space="0" w:color="auto"/>
                                                                    <w:left w:val="none" w:sz="0" w:space="0" w:color="auto"/>
                                                                    <w:bottom w:val="none" w:sz="0" w:space="0" w:color="auto"/>
                                                                    <w:right w:val="none" w:sz="0" w:space="0" w:color="auto"/>
                                                                  </w:divBdr>
                                                                </w:div>
                                                              </w:divsChild>
                                                            </w:div>
                                                            <w:div w:id="869103929">
                                                              <w:marLeft w:val="0"/>
                                                              <w:marRight w:val="0"/>
                                                              <w:marTop w:val="0"/>
                                                              <w:marBottom w:val="300"/>
                                                              <w:divBdr>
                                                                <w:top w:val="none" w:sz="0" w:space="0" w:color="auto"/>
                                                                <w:left w:val="none" w:sz="0" w:space="0" w:color="auto"/>
                                                                <w:bottom w:val="none" w:sz="0" w:space="0" w:color="auto"/>
                                                                <w:right w:val="none" w:sz="0" w:space="0" w:color="auto"/>
                                                              </w:divBdr>
                                                              <w:divsChild>
                                                                <w:div w:id="120849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258140">
                                      <w:marLeft w:val="0"/>
                                      <w:marRight w:val="0"/>
                                      <w:marTop w:val="0"/>
                                      <w:marBottom w:val="0"/>
                                      <w:divBdr>
                                        <w:top w:val="none" w:sz="0" w:space="0" w:color="auto"/>
                                        <w:left w:val="none" w:sz="0" w:space="0" w:color="auto"/>
                                        <w:bottom w:val="none" w:sz="0" w:space="0" w:color="auto"/>
                                        <w:right w:val="none" w:sz="0" w:space="0" w:color="auto"/>
                                      </w:divBdr>
                                      <w:divsChild>
                                        <w:div w:id="1796220045">
                                          <w:marLeft w:val="0"/>
                                          <w:marRight w:val="0"/>
                                          <w:marTop w:val="0"/>
                                          <w:marBottom w:val="0"/>
                                          <w:divBdr>
                                            <w:top w:val="none" w:sz="0" w:space="0" w:color="auto"/>
                                            <w:left w:val="none" w:sz="0" w:space="0" w:color="auto"/>
                                            <w:bottom w:val="none" w:sz="0" w:space="0" w:color="auto"/>
                                            <w:right w:val="none" w:sz="0" w:space="0" w:color="auto"/>
                                          </w:divBdr>
                                          <w:divsChild>
                                            <w:div w:id="121928005">
                                              <w:marLeft w:val="0"/>
                                              <w:marRight w:val="0"/>
                                              <w:marTop w:val="0"/>
                                              <w:marBottom w:val="0"/>
                                              <w:divBdr>
                                                <w:top w:val="none" w:sz="0" w:space="0" w:color="auto"/>
                                                <w:left w:val="none" w:sz="0" w:space="0" w:color="auto"/>
                                                <w:bottom w:val="none" w:sz="0" w:space="0" w:color="auto"/>
                                                <w:right w:val="none" w:sz="0" w:space="0" w:color="auto"/>
                                              </w:divBdr>
                                              <w:divsChild>
                                                <w:div w:id="403721578">
                                                  <w:marLeft w:val="-270"/>
                                                  <w:marRight w:val="-270"/>
                                                  <w:marTop w:val="0"/>
                                                  <w:marBottom w:val="0"/>
                                                  <w:divBdr>
                                                    <w:top w:val="none" w:sz="0" w:space="0" w:color="auto"/>
                                                    <w:left w:val="none" w:sz="0" w:space="0" w:color="auto"/>
                                                    <w:bottom w:val="none" w:sz="0" w:space="0" w:color="auto"/>
                                                    <w:right w:val="none" w:sz="0" w:space="0" w:color="auto"/>
                                                  </w:divBdr>
                                                  <w:divsChild>
                                                    <w:div w:id="1828090238">
                                                      <w:marLeft w:val="0"/>
                                                      <w:marRight w:val="0"/>
                                                      <w:marTop w:val="0"/>
                                                      <w:marBottom w:val="0"/>
                                                      <w:divBdr>
                                                        <w:top w:val="none" w:sz="0" w:space="0" w:color="auto"/>
                                                        <w:left w:val="none" w:sz="0" w:space="0" w:color="auto"/>
                                                        <w:bottom w:val="none" w:sz="0" w:space="0" w:color="auto"/>
                                                        <w:right w:val="none" w:sz="0" w:space="0" w:color="auto"/>
                                                      </w:divBdr>
                                                      <w:divsChild>
                                                        <w:div w:id="958225083">
                                                          <w:marLeft w:val="0"/>
                                                          <w:marRight w:val="0"/>
                                                          <w:marTop w:val="0"/>
                                                          <w:marBottom w:val="0"/>
                                                          <w:divBdr>
                                                            <w:top w:val="none" w:sz="0" w:space="0" w:color="auto"/>
                                                            <w:left w:val="none" w:sz="0" w:space="0" w:color="auto"/>
                                                            <w:bottom w:val="none" w:sz="0" w:space="0" w:color="auto"/>
                                                            <w:right w:val="none" w:sz="0" w:space="0" w:color="auto"/>
                                                          </w:divBdr>
                                                          <w:divsChild>
                                                            <w:div w:id="536046397">
                                                              <w:marLeft w:val="0"/>
                                                              <w:marRight w:val="0"/>
                                                              <w:marTop w:val="0"/>
                                                              <w:marBottom w:val="0"/>
                                                              <w:divBdr>
                                                                <w:top w:val="none" w:sz="0" w:space="0" w:color="auto"/>
                                                                <w:left w:val="none" w:sz="0" w:space="0" w:color="auto"/>
                                                                <w:bottom w:val="none" w:sz="0" w:space="0" w:color="auto"/>
                                                                <w:right w:val="none" w:sz="0" w:space="0" w:color="auto"/>
                                                              </w:divBdr>
                                                              <w:divsChild>
                                                                <w:div w:id="2050955426">
                                                                  <w:marLeft w:val="0"/>
                                                                  <w:marRight w:val="0"/>
                                                                  <w:marTop w:val="0"/>
                                                                  <w:marBottom w:val="0"/>
                                                                  <w:divBdr>
                                                                    <w:top w:val="none" w:sz="0" w:space="0" w:color="auto"/>
                                                                    <w:left w:val="none" w:sz="0" w:space="0" w:color="auto"/>
                                                                    <w:bottom w:val="none" w:sz="0" w:space="0" w:color="auto"/>
                                                                    <w:right w:val="none" w:sz="0" w:space="0" w:color="auto"/>
                                                                  </w:divBdr>
                                                                  <w:divsChild>
                                                                    <w:div w:id="12928502">
                                                                      <w:marLeft w:val="0"/>
                                                                      <w:marRight w:val="0"/>
                                                                      <w:marTop w:val="0"/>
                                                                      <w:marBottom w:val="0"/>
                                                                      <w:divBdr>
                                                                        <w:top w:val="none" w:sz="0" w:space="0" w:color="auto"/>
                                                                        <w:left w:val="none" w:sz="0" w:space="0" w:color="auto"/>
                                                                        <w:bottom w:val="none" w:sz="0" w:space="0" w:color="auto"/>
                                                                        <w:right w:val="none" w:sz="0" w:space="0" w:color="auto"/>
                                                                      </w:divBdr>
                                                                      <w:divsChild>
                                                                        <w:div w:id="168176463">
                                                                          <w:marLeft w:val="-270"/>
                                                                          <w:marRight w:val="-270"/>
                                                                          <w:marTop w:val="0"/>
                                                                          <w:marBottom w:val="0"/>
                                                                          <w:divBdr>
                                                                            <w:top w:val="none" w:sz="0" w:space="0" w:color="auto"/>
                                                                            <w:left w:val="none" w:sz="0" w:space="0" w:color="auto"/>
                                                                            <w:bottom w:val="none" w:sz="0" w:space="0" w:color="auto"/>
                                                                            <w:right w:val="none" w:sz="0" w:space="0" w:color="auto"/>
                                                                          </w:divBdr>
                                                                          <w:divsChild>
                                                                            <w:div w:id="1538930358">
                                                                              <w:marLeft w:val="0"/>
                                                                              <w:marRight w:val="0"/>
                                                                              <w:marTop w:val="0"/>
                                                                              <w:marBottom w:val="0"/>
                                                                              <w:divBdr>
                                                                                <w:top w:val="none" w:sz="0" w:space="0" w:color="auto"/>
                                                                                <w:left w:val="none" w:sz="0" w:space="0" w:color="auto"/>
                                                                                <w:bottom w:val="none" w:sz="0" w:space="0" w:color="auto"/>
                                                                                <w:right w:val="none" w:sz="0" w:space="0" w:color="auto"/>
                                                                              </w:divBdr>
                                                                              <w:divsChild>
                                                                                <w:div w:id="1253976516">
                                                                                  <w:marLeft w:val="0"/>
                                                                                  <w:marRight w:val="0"/>
                                                                                  <w:marTop w:val="0"/>
                                                                                  <w:marBottom w:val="0"/>
                                                                                  <w:divBdr>
                                                                                    <w:top w:val="none" w:sz="0" w:space="0" w:color="auto"/>
                                                                                    <w:left w:val="none" w:sz="0" w:space="0" w:color="auto"/>
                                                                                    <w:bottom w:val="none" w:sz="0" w:space="0" w:color="auto"/>
                                                                                    <w:right w:val="none" w:sz="0" w:space="0" w:color="auto"/>
                                                                                  </w:divBdr>
                                                                                  <w:divsChild>
                                                                                    <w:div w:id="6765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051683">
                                      <w:marLeft w:val="0"/>
                                      <w:marRight w:val="0"/>
                                      <w:marTop w:val="0"/>
                                      <w:marBottom w:val="0"/>
                                      <w:divBdr>
                                        <w:top w:val="none" w:sz="0" w:space="0" w:color="auto"/>
                                        <w:left w:val="none" w:sz="0" w:space="0" w:color="auto"/>
                                        <w:bottom w:val="none" w:sz="0" w:space="0" w:color="auto"/>
                                        <w:right w:val="none" w:sz="0" w:space="0" w:color="auto"/>
                                      </w:divBdr>
                                      <w:divsChild>
                                        <w:div w:id="918753934">
                                          <w:marLeft w:val="0"/>
                                          <w:marRight w:val="0"/>
                                          <w:marTop w:val="0"/>
                                          <w:marBottom w:val="0"/>
                                          <w:divBdr>
                                            <w:top w:val="none" w:sz="0" w:space="0" w:color="auto"/>
                                            <w:left w:val="none" w:sz="0" w:space="0" w:color="auto"/>
                                            <w:bottom w:val="none" w:sz="0" w:space="0" w:color="auto"/>
                                            <w:right w:val="none" w:sz="0" w:space="0" w:color="auto"/>
                                          </w:divBdr>
                                          <w:divsChild>
                                            <w:div w:id="7915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7715">
                                      <w:marLeft w:val="0"/>
                                      <w:marRight w:val="0"/>
                                      <w:marTop w:val="0"/>
                                      <w:marBottom w:val="0"/>
                                      <w:divBdr>
                                        <w:top w:val="none" w:sz="0" w:space="0" w:color="auto"/>
                                        <w:left w:val="none" w:sz="0" w:space="0" w:color="auto"/>
                                        <w:bottom w:val="none" w:sz="0" w:space="0" w:color="auto"/>
                                        <w:right w:val="none" w:sz="0" w:space="0" w:color="auto"/>
                                      </w:divBdr>
                                      <w:divsChild>
                                        <w:div w:id="191187689">
                                          <w:marLeft w:val="0"/>
                                          <w:marRight w:val="0"/>
                                          <w:marTop w:val="0"/>
                                          <w:marBottom w:val="0"/>
                                          <w:divBdr>
                                            <w:top w:val="none" w:sz="0" w:space="0" w:color="auto"/>
                                            <w:left w:val="none" w:sz="0" w:space="0" w:color="auto"/>
                                            <w:bottom w:val="none" w:sz="0" w:space="0" w:color="auto"/>
                                            <w:right w:val="none" w:sz="0" w:space="0" w:color="auto"/>
                                          </w:divBdr>
                                          <w:divsChild>
                                            <w:div w:id="1125276929">
                                              <w:marLeft w:val="0"/>
                                              <w:marRight w:val="0"/>
                                              <w:marTop w:val="0"/>
                                              <w:marBottom w:val="0"/>
                                              <w:divBdr>
                                                <w:top w:val="none" w:sz="0" w:space="0" w:color="auto"/>
                                                <w:left w:val="none" w:sz="0" w:space="0" w:color="auto"/>
                                                <w:bottom w:val="none" w:sz="0" w:space="0" w:color="auto"/>
                                                <w:right w:val="none" w:sz="0" w:space="0" w:color="auto"/>
                                              </w:divBdr>
                                              <w:divsChild>
                                                <w:div w:id="800457907">
                                                  <w:marLeft w:val="-270"/>
                                                  <w:marRight w:val="-270"/>
                                                  <w:marTop w:val="0"/>
                                                  <w:marBottom w:val="0"/>
                                                  <w:divBdr>
                                                    <w:top w:val="none" w:sz="0" w:space="0" w:color="auto"/>
                                                    <w:left w:val="none" w:sz="0" w:space="0" w:color="auto"/>
                                                    <w:bottom w:val="none" w:sz="0" w:space="0" w:color="auto"/>
                                                    <w:right w:val="none" w:sz="0" w:space="0" w:color="auto"/>
                                                  </w:divBdr>
                                                  <w:divsChild>
                                                    <w:div w:id="1623346192">
                                                      <w:marLeft w:val="0"/>
                                                      <w:marRight w:val="0"/>
                                                      <w:marTop w:val="0"/>
                                                      <w:marBottom w:val="0"/>
                                                      <w:divBdr>
                                                        <w:top w:val="none" w:sz="0" w:space="0" w:color="auto"/>
                                                        <w:left w:val="none" w:sz="0" w:space="0" w:color="auto"/>
                                                        <w:bottom w:val="none" w:sz="0" w:space="0" w:color="auto"/>
                                                        <w:right w:val="none" w:sz="0" w:space="0" w:color="auto"/>
                                                      </w:divBdr>
                                                      <w:divsChild>
                                                        <w:div w:id="1955287018">
                                                          <w:marLeft w:val="0"/>
                                                          <w:marRight w:val="0"/>
                                                          <w:marTop w:val="0"/>
                                                          <w:marBottom w:val="0"/>
                                                          <w:divBdr>
                                                            <w:top w:val="none" w:sz="0" w:space="0" w:color="auto"/>
                                                            <w:left w:val="none" w:sz="0" w:space="0" w:color="auto"/>
                                                            <w:bottom w:val="none" w:sz="0" w:space="0" w:color="auto"/>
                                                            <w:right w:val="none" w:sz="0" w:space="0" w:color="auto"/>
                                                          </w:divBdr>
                                                          <w:divsChild>
                                                            <w:div w:id="1216819929">
                                                              <w:marLeft w:val="0"/>
                                                              <w:marRight w:val="0"/>
                                                              <w:marTop w:val="0"/>
                                                              <w:marBottom w:val="300"/>
                                                              <w:divBdr>
                                                                <w:top w:val="none" w:sz="0" w:space="0" w:color="auto"/>
                                                                <w:left w:val="none" w:sz="0" w:space="0" w:color="auto"/>
                                                                <w:bottom w:val="none" w:sz="0" w:space="0" w:color="auto"/>
                                                                <w:right w:val="none" w:sz="0" w:space="0" w:color="auto"/>
                                                              </w:divBdr>
                                                            </w:div>
                                                            <w:div w:id="2095390872">
                                                              <w:marLeft w:val="0"/>
                                                              <w:marRight w:val="0"/>
                                                              <w:marTop w:val="0"/>
                                                              <w:marBottom w:val="0"/>
                                                              <w:divBdr>
                                                                <w:top w:val="none" w:sz="0" w:space="0" w:color="auto"/>
                                                                <w:left w:val="none" w:sz="0" w:space="0" w:color="auto"/>
                                                                <w:bottom w:val="none" w:sz="0" w:space="0" w:color="auto"/>
                                                                <w:right w:val="none" w:sz="0" w:space="0" w:color="auto"/>
                                                              </w:divBdr>
                                                              <w:divsChild>
                                                                <w:div w:id="2005084143">
                                                                  <w:marLeft w:val="0"/>
                                                                  <w:marRight w:val="0"/>
                                                                  <w:marTop w:val="0"/>
                                                                  <w:marBottom w:val="0"/>
                                                                  <w:divBdr>
                                                                    <w:top w:val="none" w:sz="0" w:space="0" w:color="auto"/>
                                                                    <w:left w:val="none" w:sz="0" w:space="0" w:color="auto"/>
                                                                    <w:bottom w:val="none" w:sz="0" w:space="0" w:color="auto"/>
                                                                    <w:right w:val="none" w:sz="0" w:space="0" w:color="auto"/>
                                                                  </w:divBdr>
                                                                  <w:divsChild>
                                                                    <w:div w:id="270430459">
                                                                      <w:marLeft w:val="0"/>
                                                                      <w:marRight w:val="0"/>
                                                                      <w:marTop w:val="0"/>
                                                                      <w:marBottom w:val="0"/>
                                                                      <w:divBdr>
                                                                        <w:top w:val="none" w:sz="0" w:space="0" w:color="auto"/>
                                                                        <w:left w:val="none" w:sz="0" w:space="0" w:color="auto"/>
                                                                        <w:bottom w:val="none" w:sz="0" w:space="0" w:color="auto"/>
                                                                        <w:right w:val="none" w:sz="0" w:space="0" w:color="auto"/>
                                                                      </w:divBdr>
                                                                      <w:divsChild>
                                                                        <w:div w:id="18630545">
                                                                          <w:marLeft w:val="-270"/>
                                                                          <w:marRight w:val="-270"/>
                                                                          <w:marTop w:val="0"/>
                                                                          <w:marBottom w:val="0"/>
                                                                          <w:divBdr>
                                                                            <w:top w:val="none" w:sz="0" w:space="0" w:color="auto"/>
                                                                            <w:left w:val="none" w:sz="0" w:space="0" w:color="auto"/>
                                                                            <w:bottom w:val="none" w:sz="0" w:space="0" w:color="auto"/>
                                                                            <w:right w:val="none" w:sz="0" w:space="0" w:color="auto"/>
                                                                          </w:divBdr>
                                                                          <w:divsChild>
                                                                            <w:div w:id="296107351">
                                                                              <w:marLeft w:val="0"/>
                                                                              <w:marRight w:val="0"/>
                                                                              <w:marTop w:val="0"/>
                                                                              <w:marBottom w:val="0"/>
                                                                              <w:divBdr>
                                                                                <w:top w:val="none" w:sz="0" w:space="0" w:color="auto"/>
                                                                                <w:left w:val="none" w:sz="0" w:space="0" w:color="auto"/>
                                                                                <w:bottom w:val="none" w:sz="0" w:space="0" w:color="auto"/>
                                                                                <w:right w:val="none" w:sz="0" w:space="0" w:color="auto"/>
                                                                              </w:divBdr>
                                                                              <w:divsChild>
                                                                                <w:div w:id="1897273096">
                                                                                  <w:marLeft w:val="0"/>
                                                                                  <w:marRight w:val="0"/>
                                                                                  <w:marTop w:val="0"/>
                                                                                  <w:marBottom w:val="0"/>
                                                                                  <w:divBdr>
                                                                                    <w:top w:val="none" w:sz="0" w:space="0" w:color="auto"/>
                                                                                    <w:left w:val="none" w:sz="0" w:space="0" w:color="auto"/>
                                                                                    <w:bottom w:val="none" w:sz="0" w:space="0" w:color="auto"/>
                                                                                    <w:right w:val="none" w:sz="0" w:space="0" w:color="auto"/>
                                                                                  </w:divBdr>
                                                                                  <w:divsChild>
                                                                                    <w:div w:id="1248920802">
                                                                                      <w:marLeft w:val="0"/>
                                                                                      <w:marRight w:val="0"/>
                                                                                      <w:marTop w:val="0"/>
                                                                                      <w:marBottom w:val="300"/>
                                                                                      <w:divBdr>
                                                                                        <w:top w:val="none" w:sz="0" w:space="0" w:color="auto"/>
                                                                                        <w:left w:val="none" w:sz="0" w:space="0" w:color="auto"/>
                                                                                        <w:bottom w:val="none" w:sz="0" w:space="0" w:color="auto"/>
                                                                                        <w:right w:val="none" w:sz="0" w:space="0" w:color="auto"/>
                                                                                      </w:divBdr>
                                                                                    </w:div>
                                                                                    <w:div w:id="2038313083">
                                                                                      <w:marLeft w:val="0"/>
                                                                                      <w:marRight w:val="0"/>
                                                                                      <w:marTop w:val="0"/>
                                                                                      <w:marBottom w:val="390"/>
                                                                                      <w:divBdr>
                                                                                        <w:top w:val="none" w:sz="0" w:space="0" w:color="auto"/>
                                                                                        <w:left w:val="none" w:sz="0" w:space="0" w:color="auto"/>
                                                                                        <w:bottom w:val="none" w:sz="0" w:space="0" w:color="auto"/>
                                                                                        <w:right w:val="none" w:sz="0" w:space="0" w:color="auto"/>
                                                                                      </w:divBdr>
                                                                                      <w:divsChild>
                                                                                        <w:div w:id="146481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405806">
                                                                              <w:marLeft w:val="0"/>
                                                                              <w:marRight w:val="0"/>
                                                                              <w:marTop w:val="0"/>
                                                                              <w:marBottom w:val="0"/>
                                                                              <w:divBdr>
                                                                                <w:top w:val="none" w:sz="0" w:space="0" w:color="auto"/>
                                                                                <w:left w:val="none" w:sz="0" w:space="0" w:color="auto"/>
                                                                                <w:bottom w:val="none" w:sz="0" w:space="0" w:color="auto"/>
                                                                                <w:right w:val="none" w:sz="0" w:space="0" w:color="auto"/>
                                                                              </w:divBdr>
                                                                              <w:divsChild>
                                                                                <w:div w:id="1352948934">
                                                                                  <w:marLeft w:val="0"/>
                                                                                  <w:marRight w:val="0"/>
                                                                                  <w:marTop w:val="0"/>
                                                                                  <w:marBottom w:val="0"/>
                                                                                  <w:divBdr>
                                                                                    <w:top w:val="none" w:sz="0" w:space="0" w:color="auto"/>
                                                                                    <w:left w:val="none" w:sz="0" w:space="0" w:color="auto"/>
                                                                                    <w:bottom w:val="none" w:sz="0" w:space="0" w:color="auto"/>
                                                                                    <w:right w:val="none" w:sz="0" w:space="0" w:color="auto"/>
                                                                                  </w:divBdr>
                                                                                  <w:divsChild>
                                                                                    <w:div w:id="403533423">
                                                                                      <w:marLeft w:val="0"/>
                                                                                      <w:marRight w:val="0"/>
                                                                                      <w:marTop w:val="0"/>
                                                                                      <w:marBottom w:val="390"/>
                                                                                      <w:divBdr>
                                                                                        <w:top w:val="none" w:sz="0" w:space="0" w:color="auto"/>
                                                                                        <w:left w:val="none" w:sz="0" w:space="0" w:color="auto"/>
                                                                                        <w:bottom w:val="none" w:sz="0" w:space="0" w:color="auto"/>
                                                                                        <w:right w:val="none" w:sz="0" w:space="0" w:color="auto"/>
                                                                                      </w:divBdr>
                                                                                      <w:divsChild>
                                                                                        <w:div w:id="1138376896">
                                                                                          <w:marLeft w:val="0"/>
                                                                                          <w:marRight w:val="0"/>
                                                                                          <w:marTop w:val="0"/>
                                                                                          <w:marBottom w:val="0"/>
                                                                                          <w:divBdr>
                                                                                            <w:top w:val="none" w:sz="0" w:space="0" w:color="auto"/>
                                                                                            <w:left w:val="none" w:sz="0" w:space="0" w:color="auto"/>
                                                                                            <w:bottom w:val="none" w:sz="0" w:space="0" w:color="auto"/>
                                                                                            <w:right w:val="none" w:sz="0" w:space="0" w:color="auto"/>
                                                                                          </w:divBdr>
                                                                                        </w:div>
                                                                                      </w:divsChild>
                                                                                    </w:div>
                                                                                    <w:div w:id="14204471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5535518">
              <w:marLeft w:val="0"/>
              <w:marRight w:val="0"/>
              <w:marTop w:val="0"/>
              <w:marBottom w:val="0"/>
              <w:divBdr>
                <w:top w:val="none" w:sz="0" w:space="0" w:color="auto"/>
                <w:left w:val="none" w:sz="0" w:space="0" w:color="auto"/>
                <w:bottom w:val="none" w:sz="0" w:space="0" w:color="auto"/>
                <w:right w:val="none" w:sz="0" w:space="0" w:color="auto"/>
              </w:divBdr>
              <w:divsChild>
                <w:div w:id="1610821653">
                  <w:marLeft w:val="0"/>
                  <w:marRight w:val="0"/>
                  <w:marTop w:val="0"/>
                  <w:marBottom w:val="0"/>
                  <w:divBdr>
                    <w:top w:val="none" w:sz="0" w:space="0" w:color="auto"/>
                    <w:left w:val="none" w:sz="0" w:space="0" w:color="auto"/>
                    <w:bottom w:val="none" w:sz="0" w:space="0" w:color="auto"/>
                    <w:right w:val="none" w:sz="0" w:space="0" w:color="auto"/>
                  </w:divBdr>
                  <w:divsChild>
                    <w:div w:id="2030329571">
                      <w:marLeft w:val="0"/>
                      <w:marRight w:val="0"/>
                      <w:marTop w:val="0"/>
                      <w:marBottom w:val="0"/>
                      <w:divBdr>
                        <w:top w:val="none" w:sz="0" w:space="0" w:color="auto"/>
                        <w:left w:val="none" w:sz="0" w:space="0" w:color="auto"/>
                        <w:bottom w:val="none" w:sz="0" w:space="0" w:color="auto"/>
                        <w:right w:val="none" w:sz="0" w:space="0" w:color="auto"/>
                      </w:divBdr>
                      <w:divsChild>
                        <w:div w:id="866718274">
                          <w:marLeft w:val="0"/>
                          <w:marRight w:val="0"/>
                          <w:marTop w:val="0"/>
                          <w:marBottom w:val="0"/>
                          <w:divBdr>
                            <w:top w:val="none" w:sz="0" w:space="0" w:color="auto"/>
                            <w:left w:val="none" w:sz="0" w:space="0" w:color="auto"/>
                            <w:bottom w:val="none" w:sz="0" w:space="0" w:color="auto"/>
                            <w:right w:val="none" w:sz="0" w:space="0" w:color="auto"/>
                          </w:divBdr>
                          <w:divsChild>
                            <w:div w:id="499852837">
                              <w:marLeft w:val="0"/>
                              <w:marRight w:val="0"/>
                              <w:marTop w:val="0"/>
                              <w:marBottom w:val="0"/>
                              <w:divBdr>
                                <w:top w:val="none" w:sz="0" w:space="0" w:color="auto"/>
                                <w:left w:val="none" w:sz="0" w:space="0" w:color="auto"/>
                                <w:bottom w:val="none" w:sz="0" w:space="0" w:color="auto"/>
                                <w:right w:val="none" w:sz="0" w:space="0" w:color="auto"/>
                              </w:divBdr>
                              <w:divsChild>
                                <w:div w:id="2089377816">
                                  <w:marLeft w:val="0"/>
                                  <w:marRight w:val="0"/>
                                  <w:marTop w:val="0"/>
                                  <w:marBottom w:val="0"/>
                                  <w:divBdr>
                                    <w:top w:val="none" w:sz="0" w:space="0" w:color="auto"/>
                                    <w:left w:val="none" w:sz="0" w:space="0" w:color="auto"/>
                                    <w:bottom w:val="none" w:sz="0" w:space="0" w:color="auto"/>
                                    <w:right w:val="none" w:sz="0" w:space="0" w:color="auto"/>
                                  </w:divBdr>
                                  <w:divsChild>
                                    <w:div w:id="392773266">
                                      <w:marLeft w:val="-270"/>
                                      <w:marRight w:val="-270"/>
                                      <w:marTop w:val="0"/>
                                      <w:marBottom w:val="0"/>
                                      <w:divBdr>
                                        <w:top w:val="none" w:sz="0" w:space="0" w:color="auto"/>
                                        <w:left w:val="none" w:sz="0" w:space="0" w:color="auto"/>
                                        <w:bottom w:val="none" w:sz="0" w:space="0" w:color="auto"/>
                                        <w:right w:val="none" w:sz="0" w:space="0" w:color="auto"/>
                                      </w:divBdr>
                                      <w:divsChild>
                                        <w:div w:id="420686103">
                                          <w:marLeft w:val="0"/>
                                          <w:marRight w:val="0"/>
                                          <w:marTop w:val="0"/>
                                          <w:marBottom w:val="0"/>
                                          <w:divBdr>
                                            <w:top w:val="none" w:sz="0" w:space="0" w:color="auto"/>
                                            <w:left w:val="none" w:sz="0" w:space="0" w:color="auto"/>
                                            <w:bottom w:val="none" w:sz="0" w:space="0" w:color="auto"/>
                                            <w:right w:val="none" w:sz="0" w:space="0" w:color="auto"/>
                                          </w:divBdr>
                                          <w:divsChild>
                                            <w:div w:id="1225415253">
                                              <w:marLeft w:val="0"/>
                                              <w:marRight w:val="0"/>
                                              <w:marTop w:val="0"/>
                                              <w:marBottom w:val="0"/>
                                              <w:divBdr>
                                                <w:top w:val="none" w:sz="0" w:space="0" w:color="auto"/>
                                                <w:left w:val="none" w:sz="0" w:space="0" w:color="auto"/>
                                                <w:bottom w:val="none" w:sz="0" w:space="0" w:color="auto"/>
                                                <w:right w:val="none" w:sz="0" w:space="0" w:color="auto"/>
                                              </w:divBdr>
                                              <w:divsChild>
                                                <w:div w:id="19809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9133">
                                          <w:marLeft w:val="0"/>
                                          <w:marRight w:val="0"/>
                                          <w:marTop w:val="0"/>
                                          <w:marBottom w:val="0"/>
                                          <w:divBdr>
                                            <w:top w:val="none" w:sz="0" w:space="0" w:color="auto"/>
                                            <w:left w:val="none" w:sz="0" w:space="0" w:color="auto"/>
                                            <w:bottom w:val="none" w:sz="0" w:space="0" w:color="auto"/>
                                            <w:right w:val="none" w:sz="0" w:space="0" w:color="auto"/>
                                          </w:divBdr>
                                          <w:divsChild>
                                            <w:div w:id="1098868067">
                                              <w:marLeft w:val="0"/>
                                              <w:marRight w:val="0"/>
                                              <w:marTop w:val="0"/>
                                              <w:marBottom w:val="0"/>
                                              <w:divBdr>
                                                <w:top w:val="none" w:sz="0" w:space="0" w:color="auto"/>
                                                <w:left w:val="none" w:sz="0" w:space="0" w:color="auto"/>
                                                <w:bottom w:val="none" w:sz="0" w:space="0" w:color="auto"/>
                                                <w:right w:val="none" w:sz="0" w:space="0" w:color="auto"/>
                                              </w:divBdr>
                                              <w:divsChild>
                                                <w:div w:id="16278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92989">
                                          <w:marLeft w:val="0"/>
                                          <w:marRight w:val="0"/>
                                          <w:marTop w:val="0"/>
                                          <w:marBottom w:val="0"/>
                                          <w:divBdr>
                                            <w:top w:val="none" w:sz="0" w:space="0" w:color="auto"/>
                                            <w:left w:val="none" w:sz="0" w:space="0" w:color="auto"/>
                                            <w:bottom w:val="none" w:sz="0" w:space="0" w:color="auto"/>
                                            <w:right w:val="none" w:sz="0" w:space="0" w:color="auto"/>
                                          </w:divBdr>
                                          <w:divsChild>
                                            <w:div w:id="195702816">
                                              <w:marLeft w:val="0"/>
                                              <w:marRight w:val="0"/>
                                              <w:marTop w:val="0"/>
                                              <w:marBottom w:val="0"/>
                                              <w:divBdr>
                                                <w:top w:val="none" w:sz="0" w:space="0" w:color="auto"/>
                                                <w:left w:val="none" w:sz="0" w:space="0" w:color="auto"/>
                                                <w:bottom w:val="none" w:sz="0" w:space="0" w:color="auto"/>
                                                <w:right w:val="none" w:sz="0" w:space="0" w:color="auto"/>
                                              </w:divBdr>
                                              <w:divsChild>
                                                <w:div w:id="967009798">
                                                  <w:marLeft w:val="0"/>
                                                  <w:marRight w:val="0"/>
                                                  <w:marTop w:val="0"/>
                                                  <w:marBottom w:val="0"/>
                                                  <w:divBdr>
                                                    <w:top w:val="none" w:sz="0" w:space="0" w:color="auto"/>
                                                    <w:left w:val="none" w:sz="0" w:space="0" w:color="auto"/>
                                                    <w:bottom w:val="none" w:sz="0" w:space="0" w:color="auto"/>
                                                    <w:right w:val="none" w:sz="0" w:space="0" w:color="auto"/>
                                                  </w:divBdr>
                                                  <w:divsChild>
                                                    <w:div w:id="54399929">
                                                      <w:marLeft w:val="0"/>
                                                      <w:marRight w:val="0"/>
                                                      <w:marTop w:val="0"/>
                                                      <w:marBottom w:val="0"/>
                                                      <w:divBdr>
                                                        <w:top w:val="none" w:sz="0" w:space="0" w:color="auto"/>
                                                        <w:left w:val="none" w:sz="0" w:space="0" w:color="auto"/>
                                                        <w:bottom w:val="none" w:sz="0" w:space="0" w:color="auto"/>
                                                        <w:right w:val="none" w:sz="0" w:space="0" w:color="auto"/>
                                                      </w:divBdr>
                                                      <w:divsChild>
                                                        <w:div w:id="1447501016">
                                                          <w:marLeft w:val="0"/>
                                                          <w:marRight w:val="90"/>
                                                          <w:marTop w:val="0"/>
                                                          <w:marBottom w:val="90"/>
                                                          <w:divBdr>
                                                            <w:top w:val="single" w:sz="6" w:space="0" w:color="1A7696"/>
                                                            <w:left w:val="single" w:sz="6" w:space="0" w:color="1A7696"/>
                                                            <w:bottom w:val="single" w:sz="6" w:space="0" w:color="1A7696"/>
                                                            <w:right w:val="single" w:sz="6" w:space="0" w:color="1A7696"/>
                                                          </w:divBdr>
                                                        </w:div>
                                                        <w:div w:id="2024083807">
                                                          <w:marLeft w:val="0"/>
                                                          <w:marRight w:val="0"/>
                                                          <w:marTop w:val="0"/>
                                                          <w:marBottom w:val="90"/>
                                                          <w:divBdr>
                                                            <w:top w:val="single" w:sz="6" w:space="0" w:color="43B3E5"/>
                                                            <w:left w:val="single" w:sz="6" w:space="0" w:color="43B3E5"/>
                                                            <w:bottom w:val="single" w:sz="6" w:space="0" w:color="43B3E5"/>
                                                            <w:right w:val="single" w:sz="6" w:space="0" w:color="43B3E5"/>
                                                          </w:divBdr>
                                                        </w:div>
                                                      </w:divsChild>
                                                    </w:div>
                                                  </w:divsChild>
                                                </w:div>
                                                <w:div w:id="198897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3150">
                                          <w:marLeft w:val="0"/>
                                          <w:marRight w:val="0"/>
                                          <w:marTop w:val="0"/>
                                          <w:marBottom w:val="0"/>
                                          <w:divBdr>
                                            <w:top w:val="none" w:sz="0" w:space="0" w:color="auto"/>
                                            <w:left w:val="none" w:sz="0" w:space="0" w:color="auto"/>
                                            <w:bottom w:val="none" w:sz="0" w:space="0" w:color="auto"/>
                                            <w:right w:val="none" w:sz="0" w:space="0" w:color="auto"/>
                                          </w:divBdr>
                                          <w:divsChild>
                                            <w:div w:id="2066441302">
                                              <w:marLeft w:val="0"/>
                                              <w:marRight w:val="0"/>
                                              <w:marTop w:val="0"/>
                                              <w:marBottom w:val="0"/>
                                              <w:divBdr>
                                                <w:top w:val="none" w:sz="0" w:space="0" w:color="auto"/>
                                                <w:left w:val="none" w:sz="0" w:space="0" w:color="auto"/>
                                                <w:bottom w:val="none" w:sz="0" w:space="0" w:color="auto"/>
                                                <w:right w:val="none" w:sz="0" w:space="0" w:color="auto"/>
                                              </w:divBdr>
                                              <w:divsChild>
                                                <w:div w:id="196596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627544">
                              <w:marLeft w:val="0"/>
                              <w:marRight w:val="0"/>
                              <w:marTop w:val="0"/>
                              <w:marBottom w:val="0"/>
                              <w:divBdr>
                                <w:top w:val="none" w:sz="0" w:space="0" w:color="auto"/>
                                <w:left w:val="none" w:sz="0" w:space="0" w:color="auto"/>
                                <w:bottom w:val="none" w:sz="0" w:space="0" w:color="auto"/>
                                <w:right w:val="none" w:sz="0" w:space="0" w:color="auto"/>
                              </w:divBdr>
                              <w:divsChild>
                                <w:div w:id="19622818">
                                  <w:marLeft w:val="0"/>
                                  <w:marRight w:val="0"/>
                                  <w:marTop w:val="0"/>
                                  <w:marBottom w:val="0"/>
                                  <w:divBdr>
                                    <w:top w:val="none" w:sz="0" w:space="0" w:color="auto"/>
                                    <w:left w:val="none" w:sz="0" w:space="0" w:color="auto"/>
                                    <w:bottom w:val="none" w:sz="0" w:space="0" w:color="auto"/>
                                    <w:right w:val="none" w:sz="0" w:space="0" w:color="auto"/>
                                  </w:divBdr>
                                  <w:divsChild>
                                    <w:div w:id="1342007974">
                                      <w:marLeft w:val="-270"/>
                                      <w:marRight w:val="-270"/>
                                      <w:marTop w:val="0"/>
                                      <w:marBottom w:val="0"/>
                                      <w:divBdr>
                                        <w:top w:val="none" w:sz="0" w:space="0" w:color="auto"/>
                                        <w:left w:val="none" w:sz="0" w:space="0" w:color="auto"/>
                                        <w:bottom w:val="none" w:sz="0" w:space="0" w:color="auto"/>
                                        <w:right w:val="none" w:sz="0" w:space="0" w:color="auto"/>
                                      </w:divBdr>
                                      <w:divsChild>
                                        <w:div w:id="176352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26881298">
      <w:bodyDiv w:val="1"/>
      <w:marLeft w:val="0"/>
      <w:marRight w:val="0"/>
      <w:marTop w:val="0"/>
      <w:marBottom w:val="0"/>
      <w:divBdr>
        <w:top w:val="none" w:sz="0" w:space="0" w:color="auto"/>
        <w:left w:val="none" w:sz="0" w:space="0" w:color="auto"/>
        <w:bottom w:val="none" w:sz="0" w:space="0" w:color="auto"/>
        <w:right w:val="none" w:sz="0" w:space="0" w:color="auto"/>
      </w:divBdr>
    </w:div>
    <w:div w:id="733166443">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10445235">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44633932">
      <w:bodyDiv w:val="1"/>
      <w:marLeft w:val="0"/>
      <w:marRight w:val="0"/>
      <w:marTop w:val="0"/>
      <w:marBottom w:val="0"/>
      <w:divBdr>
        <w:top w:val="none" w:sz="0" w:space="0" w:color="auto"/>
        <w:left w:val="none" w:sz="0" w:space="0" w:color="auto"/>
        <w:bottom w:val="none" w:sz="0" w:space="0" w:color="auto"/>
        <w:right w:val="none" w:sz="0" w:space="0" w:color="auto"/>
      </w:divBdr>
    </w:div>
    <w:div w:id="845437894">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00873928">
      <w:bodyDiv w:val="1"/>
      <w:marLeft w:val="0"/>
      <w:marRight w:val="0"/>
      <w:marTop w:val="0"/>
      <w:marBottom w:val="0"/>
      <w:divBdr>
        <w:top w:val="none" w:sz="0" w:space="0" w:color="auto"/>
        <w:left w:val="none" w:sz="0" w:space="0" w:color="auto"/>
        <w:bottom w:val="none" w:sz="0" w:space="0" w:color="auto"/>
        <w:right w:val="none" w:sz="0" w:space="0" w:color="auto"/>
      </w:divBdr>
    </w:div>
    <w:div w:id="906916999">
      <w:bodyDiv w:val="1"/>
      <w:marLeft w:val="0"/>
      <w:marRight w:val="0"/>
      <w:marTop w:val="0"/>
      <w:marBottom w:val="0"/>
      <w:divBdr>
        <w:top w:val="none" w:sz="0" w:space="0" w:color="auto"/>
        <w:left w:val="none" w:sz="0" w:space="0" w:color="auto"/>
        <w:bottom w:val="none" w:sz="0" w:space="0" w:color="auto"/>
        <w:right w:val="none" w:sz="0" w:space="0" w:color="auto"/>
      </w:divBdr>
    </w:div>
    <w:div w:id="907111624">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28658673">
      <w:bodyDiv w:val="1"/>
      <w:marLeft w:val="0"/>
      <w:marRight w:val="0"/>
      <w:marTop w:val="0"/>
      <w:marBottom w:val="0"/>
      <w:divBdr>
        <w:top w:val="none" w:sz="0" w:space="0" w:color="auto"/>
        <w:left w:val="none" w:sz="0" w:space="0" w:color="auto"/>
        <w:bottom w:val="none" w:sz="0" w:space="0" w:color="auto"/>
        <w:right w:val="none" w:sz="0" w:space="0" w:color="auto"/>
      </w:divBdr>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55333021">
      <w:bodyDiv w:val="1"/>
      <w:marLeft w:val="0"/>
      <w:marRight w:val="0"/>
      <w:marTop w:val="0"/>
      <w:marBottom w:val="0"/>
      <w:divBdr>
        <w:top w:val="none" w:sz="0" w:space="0" w:color="auto"/>
        <w:left w:val="none" w:sz="0" w:space="0" w:color="auto"/>
        <w:bottom w:val="none" w:sz="0" w:space="0" w:color="auto"/>
        <w:right w:val="none" w:sz="0" w:space="0" w:color="auto"/>
      </w:divBdr>
    </w:div>
    <w:div w:id="960186033">
      <w:bodyDiv w:val="1"/>
      <w:marLeft w:val="0"/>
      <w:marRight w:val="0"/>
      <w:marTop w:val="0"/>
      <w:marBottom w:val="0"/>
      <w:divBdr>
        <w:top w:val="none" w:sz="0" w:space="0" w:color="auto"/>
        <w:left w:val="none" w:sz="0" w:space="0" w:color="auto"/>
        <w:bottom w:val="none" w:sz="0" w:space="0" w:color="auto"/>
        <w:right w:val="none" w:sz="0" w:space="0" w:color="auto"/>
      </w:divBdr>
      <w:divsChild>
        <w:div w:id="1862427993">
          <w:marLeft w:val="0"/>
          <w:marRight w:val="0"/>
          <w:marTop w:val="0"/>
          <w:marBottom w:val="0"/>
          <w:divBdr>
            <w:top w:val="none" w:sz="0" w:space="0" w:color="auto"/>
            <w:left w:val="none" w:sz="0" w:space="0" w:color="auto"/>
            <w:bottom w:val="none" w:sz="0" w:space="0" w:color="auto"/>
            <w:right w:val="none" w:sz="0" w:space="0" w:color="auto"/>
          </w:divBdr>
          <w:divsChild>
            <w:div w:id="1937709207">
              <w:marLeft w:val="0"/>
              <w:marRight w:val="0"/>
              <w:marTop w:val="0"/>
              <w:marBottom w:val="0"/>
              <w:divBdr>
                <w:top w:val="none" w:sz="0" w:space="0" w:color="auto"/>
                <w:left w:val="none" w:sz="0" w:space="0" w:color="auto"/>
                <w:bottom w:val="none" w:sz="0" w:space="0" w:color="auto"/>
                <w:right w:val="none" w:sz="0" w:space="0" w:color="auto"/>
              </w:divBdr>
              <w:divsChild>
                <w:div w:id="107092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3757684">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81538658">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93160638">
      <w:bodyDiv w:val="1"/>
      <w:marLeft w:val="0"/>
      <w:marRight w:val="0"/>
      <w:marTop w:val="0"/>
      <w:marBottom w:val="0"/>
      <w:divBdr>
        <w:top w:val="none" w:sz="0" w:space="0" w:color="auto"/>
        <w:left w:val="none" w:sz="0" w:space="0" w:color="auto"/>
        <w:bottom w:val="none" w:sz="0" w:space="0" w:color="auto"/>
        <w:right w:val="none" w:sz="0" w:space="0" w:color="auto"/>
      </w:divBdr>
    </w:div>
    <w:div w:id="1101803086">
      <w:bodyDiv w:val="1"/>
      <w:marLeft w:val="0"/>
      <w:marRight w:val="0"/>
      <w:marTop w:val="0"/>
      <w:marBottom w:val="0"/>
      <w:divBdr>
        <w:top w:val="none" w:sz="0" w:space="0" w:color="auto"/>
        <w:left w:val="none" w:sz="0" w:space="0" w:color="auto"/>
        <w:bottom w:val="none" w:sz="0" w:space="0" w:color="auto"/>
        <w:right w:val="none" w:sz="0" w:space="0" w:color="auto"/>
      </w:divBdr>
    </w:div>
    <w:div w:id="1108086850">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46964">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30774639">
      <w:bodyDiv w:val="1"/>
      <w:marLeft w:val="0"/>
      <w:marRight w:val="0"/>
      <w:marTop w:val="0"/>
      <w:marBottom w:val="0"/>
      <w:divBdr>
        <w:top w:val="none" w:sz="0" w:space="0" w:color="auto"/>
        <w:left w:val="none" w:sz="0" w:space="0" w:color="auto"/>
        <w:bottom w:val="none" w:sz="0" w:space="0" w:color="auto"/>
        <w:right w:val="none" w:sz="0" w:space="0" w:color="auto"/>
      </w:divBdr>
    </w:div>
    <w:div w:id="1266886122">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82222642">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23007954">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57849669">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399670752">
      <w:bodyDiv w:val="1"/>
      <w:marLeft w:val="0"/>
      <w:marRight w:val="0"/>
      <w:marTop w:val="0"/>
      <w:marBottom w:val="0"/>
      <w:divBdr>
        <w:top w:val="none" w:sz="0" w:space="0" w:color="auto"/>
        <w:left w:val="none" w:sz="0" w:space="0" w:color="auto"/>
        <w:bottom w:val="none" w:sz="0" w:space="0" w:color="auto"/>
        <w:right w:val="none" w:sz="0" w:space="0" w:color="auto"/>
      </w:divBdr>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84589652">
      <w:bodyDiv w:val="1"/>
      <w:marLeft w:val="0"/>
      <w:marRight w:val="0"/>
      <w:marTop w:val="0"/>
      <w:marBottom w:val="0"/>
      <w:divBdr>
        <w:top w:val="none" w:sz="0" w:space="0" w:color="auto"/>
        <w:left w:val="none" w:sz="0" w:space="0" w:color="auto"/>
        <w:bottom w:val="none" w:sz="0" w:space="0" w:color="auto"/>
        <w:right w:val="none" w:sz="0" w:space="0" w:color="auto"/>
      </w:divBdr>
    </w:div>
    <w:div w:id="1509521448">
      <w:bodyDiv w:val="1"/>
      <w:marLeft w:val="0"/>
      <w:marRight w:val="0"/>
      <w:marTop w:val="0"/>
      <w:marBottom w:val="0"/>
      <w:divBdr>
        <w:top w:val="none" w:sz="0" w:space="0" w:color="auto"/>
        <w:left w:val="none" w:sz="0" w:space="0" w:color="auto"/>
        <w:bottom w:val="none" w:sz="0" w:space="0" w:color="auto"/>
        <w:right w:val="none" w:sz="0" w:space="0" w:color="auto"/>
      </w:divBdr>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41162670">
      <w:bodyDiv w:val="1"/>
      <w:marLeft w:val="0"/>
      <w:marRight w:val="0"/>
      <w:marTop w:val="0"/>
      <w:marBottom w:val="0"/>
      <w:divBdr>
        <w:top w:val="none" w:sz="0" w:space="0" w:color="auto"/>
        <w:left w:val="none" w:sz="0" w:space="0" w:color="auto"/>
        <w:bottom w:val="none" w:sz="0" w:space="0" w:color="auto"/>
        <w:right w:val="none" w:sz="0" w:space="0" w:color="auto"/>
      </w:divBdr>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78175888">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588421632">
      <w:bodyDiv w:val="1"/>
      <w:marLeft w:val="0"/>
      <w:marRight w:val="0"/>
      <w:marTop w:val="0"/>
      <w:marBottom w:val="0"/>
      <w:divBdr>
        <w:top w:val="none" w:sz="0" w:space="0" w:color="auto"/>
        <w:left w:val="none" w:sz="0" w:space="0" w:color="auto"/>
        <w:bottom w:val="none" w:sz="0" w:space="0" w:color="auto"/>
        <w:right w:val="none" w:sz="0" w:space="0" w:color="auto"/>
      </w:divBdr>
    </w:div>
    <w:div w:id="1592425415">
      <w:bodyDiv w:val="1"/>
      <w:marLeft w:val="0"/>
      <w:marRight w:val="0"/>
      <w:marTop w:val="0"/>
      <w:marBottom w:val="0"/>
      <w:divBdr>
        <w:top w:val="none" w:sz="0" w:space="0" w:color="auto"/>
        <w:left w:val="none" w:sz="0" w:space="0" w:color="auto"/>
        <w:bottom w:val="none" w:sz="0" w:space="0" w:color="auto"/>
        <w:right w:val="none" w:sz="0" w:space="0" w:color="auto"/>
      </w:divBdr>
      <w:divsChild>
        <w:div w:id="14578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09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2007654">
      <w:bodyDiv w:val="1"/>
      <w:marLeft w:val="0"/>
      <w:marRight w:val="0"/>
      <w:marTop w:val="0"/>
      <w:marBottom w:val="0"/>
      <w:divBdr>
        <w:top w:val="none" w:sz="0" w:space="0" w:color="auto"/>
        <w:left w:val="none" w:sz="0" w:space="0" w:color="auto"/>
        <w:bottom w:val="none" w:sz="0" w:space="0" w:color="auto"/>
        <w:right w:val="none" w:sz="0" w:space="0" w:color="auto"/>
      </w:divBdr>
      <w:divsChild>
        <w:div w:id="603657387">
          <w:marLeft w:val="0"/>
          <w:marRight w:val="0"/>
          <w:marTop w:val="0"/>
          <w:marBottom w:val="0"/>
          <w:divBdr>
            <w:top w:val="none" w:sz="0" w:space="0" w:color="auto"/>
            <w:left w:val="none" w:sz="0" w:space="0" w:color="auto"/>
            <w:bottom w:val="none" w:sz="0" w:space="0" w:color="auto"/>
            <w:right w:val="none" w:sz="0" w:space="0" w:color="auto"/>
          </w:divBdr>
          <w:divsChild>
            <w:div w:id="897285837">
              <w:marLeft w:val="0"/>
              <w:marRight w:val="0"/>
              <w:marTop w:val="0"/>
              <w:marBottom w:val="0"/>
              <w:divBdr>
                <w:top w:val="none" w:sz="0" w:space="0" w:color="auto"/>
                <w:left w:val="none" w:sz="0" w:space="0" w:color="auto"/>
                <w:bottom w:val="none" w:sz="0" w:space="0" w:color="auto"/>
                <w:right w:val="none" w:sz="0" w:space="0" w:color="auto"/>
              </w:divBdr>
              <w:divsChild>
                <w:div w:id="55747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49280244">
      <w:bodyDiv w:val="1"/>
      <w:marLeft w:val="0"/>
      <w:marRight w:val="0"/>
      <w:marTop w:val="0"/>
      <w:marBottom w:val="0"/>
      <w:divBdr>
        <w:top w:val="none" w:sz="0" w:space="0" w:color="auto"/>
        <w:left w:val="none" w:sz="0" w:space="0" w:color="auto"/>
        <w:bottom w:val="none" w:sz="0" w:space="0" w:color="auto"/>
        <w:right w:val="none" w:sz="0" w:space="0" w:color="auto"/>
      </w:divBdr>
    </w:div>
    <w:div w:id="1662350837">
      <w:bodyDiv w:val="1"/>
      <w:marLeft w:val="0"/>
      <w:marRight w:val="0"/>
      <w:marTop w:val="0"/>
      <w:marBottom w:val="0"/>
      <w:divBdr>
        <w:top w:val="none" w:sz="0" w:space="0" w:color="auto"/>
        <w:left w:val="none" w:sz="0" w:space="0" w:color="auto"/>
        <w:bottom w:val="none" w:sz="0" w:space="0" w:color="auto"/>
        <w:right w:val="none" w:sz="0" w:space="0" w:color="auto"/>
      </w:divBdr>
      <w:divsChild>
        <w:div w:id="15661397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182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2221172">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680616155">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48960080">
      <w:bodyDiv w:val="1"/>
      <w:marLeft w:val="0"/>
      <w:marRight w:val="0"/>
      <w:marTop w:val="0"/>
      <w:marBottom w:val="0"/>
      <w:divBdr>
        <w:top w:val="none" w:sz="0" w:space="0" w:color="auto"/>
        <w:left w:val="none" w:sz="0" w:space="0" w:color="auto"/>
        <w:bottom w:val="none" w:sz="0" w:space="0" w:color="auto"/>
        <w:right w:val="none" w:sz="0" w:space="0" w:color="auto"/>
      </w:divBdr>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66224353">
      <w:bodyDiv w:val="1"/>
      <w:marLeft w:val="0"/>
      <w:marRight w:val="0"/>
      <w:marTop w:val="0"/>
      <w:marBottom w:val="0"/>
      <w:divBdr>
        <w:top w:val="none" w:sz="0" w:space="0" w:color="auto"/>
        <w:left w:val="none" w:sz="0" w:space="0" w:color="auto"/>
        <w:bottom w:val="none" w:sz="0" w:space="0" w:color="auto"/>
        <w:right w:val="none" w:sz="0" w:space="0" w:color="auto"/>
      </w:divBdr>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7290934">
      <w:bodyDiv w:val="1"/>
      <w:marLeft w:val="0"/>
      <w:marRight w:val="0"/>
      <w:marTop w:val="0"/>
      <w:marBottom w:val="0"/>
      <w:divBdr>
        <w:top w:val="none" w:sz="0" w:space="0" w:color="auto"/>
        <w:left w:val="none" w:sz="0" w:space="0" w:color="auto"/>
        <w:bottom w:val="none" w:sz="0" w:space="0" w:color="auto"/>
        <w:right w:val="none" w:sz="0" w:space="0" w:color="auto"/>
      </w:divBdr>
      <w:divsChild>
        <w:div w:id="10822228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7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0835808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22384234">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55608187">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74152841">
      <w:bodyDiv w:val="1"/>
      <w:marLeft w:val="0"/>
      <w:marRight w:val="0"/>
      <w:marTop w:val="0"/>
      <w:marBottom w:val="0"/>
      <w:divBdr>
        <w:top w:val="none" w:sz="0" w:space="0" w:color="auto"/>
        <w:left w:val="none" w:sz="0" w:space="0" w:color="auto"/>
        <w:bottom w:val="none" w:sz="0" w:space="0" w:color="auto"/>
        <w:right w:val="none" w:sz="0" w:space="0" w:color="auto"/>
      </w:divBdr>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1963608664">
      <w:bodyDiv w:val="1"/>
      <w:marLeft w:val="0"/>
      <w:marRight w:val="0"/>
      <w:marTop w:val="0"/>
      <w:marBottom w:val="0"/>
      <w:divBdr>
        <w:top w:val="none" w:sz="0" w:space="0" w:color="auto"/>
        <w:left w:val="none" w:sz="0" w:space="0" w:color="auto"/>
        <w:bottom w:val="none" w:sz="0" w:space="0" w:color="auto"/>
        <w:right w:val="none" w:sz="0" w:space="0" w:color="auto"/>
      </w:divBdr>
      <w:divsChild>
        <w:div w:id="1557930079">
          <w:marLeft w:val="0"/>
          <w:marRight w:val="0"/>
          <w:marTop w:val="0"/>
          <w:marBottom w:val="0"/>
          <w:divBdr>
            <w:top w:val="none" w:sz="0" w:space="0" w:color="auto"/>
            <w:left w:val="none" w:sz="0" w:space="0" w:color="auto"/>
            <w:bottom w:val="none" w:sz="0" w:space="0" w:color="auto"/>
            <w:right w:val="none" w:sz="0" w:space="0" w:color="auto"/>
          </w:divBdr>
          <w:divsChild>
            <w:div w:id="1446970577">
              <w:marLeft w:val="0"/>
              <w:marRight w:val="0"/>
              <w:marTop w:val="0"/>
              <w:marBottom w:val="0"/>
              <w:divBdr>
                <w:top w:val="none" w:sz="0" w:space="0" w:color="auto"/>
                <w:left w:val="none" w:sz="0" w:space="0" w:color="auto"/>
                <w:bottom w:val="none" w:sz="0" w:space="0" w:color="auto"/>
                <w:right w:val="none" w:sz="0" w:space="0" w:color="auto"/>
              </w:divBdr>
              <w:divsChild>
                <w:div w:id="64173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052373">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33724958">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061361">
      <w:bodyDiv w:val="1"/>
      <w:marLeft w:val="0"/>
      <w:marRight w:val="0"/>
      <w:marTop w:val="0"/>
      <w:marBottom w:val="0"/>
      <w:divBdr>
        <w:top w:val="none" w:sz="0" w:space="0" w:color="auto"/>
        <w:left w:val="none" w:sz="0" w:space="0" w:color="auto"/>
        <w:bottom w:val="none" w:sz="0" w:space="0" w:color="auto"/>
        <w:right w:val="none" w:sz="0" w:space="0" w:color="auto"/>
      </w:divBdr>
    </w:div>
    <w:div w:id="2068719836">
      <w:bodyDiv w:val="1"/>
      <w:marLeft w:val="0"/>
      <w:marRight w:val="0"/>
      <w:marTop w:val="0"/>
      <w:marBottom w:val="0"/>
      <w:divBdr>
        <w:top w:val="none" w:sz="0" w:space="0" w:color="auto"/>
        <w:left w:val="none" w:sz="0" w:space="0" w:color="auto"/>
        <w:bottom w:val="none" w:sz="0" w:space="0" w:color="auto"/>
        <w:right w:val="none" w:sz="0" w:space="0" w:color="auto"/>
      </w:divBdr>
    </w:div>
    <w:div w:id="2081169488">
      <w:bodyDiv w:val="1"/>
      <w:marLeft w:val="0"/>
      <w:marRight w:val="0"/>
      <w:marTop w:val="0"/>
      <w:marBottom w:val="0"/>
      <w:divBdr>
        <w:top w:val="none" w:sz="0" w:space="0" w:color="auto"/>
        <w:left w:val="none" w:sz="0" w:space="0" w:color="auto"/>
        <w:bottom w:val="none" w:sz="0" w:space="0" w:color="auto"/>
        <w:right w:val="none" w:sz="0" w:space="0" w:color="auto"/>
      </w:divBdr>
    </w:div>
    <w:div w:id="2084176182">
      <w:bodyDiv w:val="1"/>
      <w:marLeft w:val="0"/>
      <w:marRight w:val="0"/>
      <w:marTop w:val="0"/>
      <w:marBottom w:val="0"/>
      <w:divBdr>
        <w:top w:val="none" w:sz="0" w:space="0" w:color="auto"/>
        <w:left w:val="none" w:sz="0" w:space="0" w:color="auto"/>
        <w:bottom w:val="none" w:sz="0" w:space="0" w:color="auto"/>
        <w:right w:val="none" w:sz="0" w:space="0" w:color="auto"/>
      </w:divBdr>
      <w:divsChild>
        <w:div w:id="1388184746">
          <w:marLeft w:val="0"/>
          <w:marRight w:val="0"/>
          <w:marTop w:val="0"/>
          <w:marBottom w:val="0"/>
          <w:divBdr>
            <w:top w:val="none" w:sz="0" w:space="0" w:color="auto"/>
            <w:left w:val="none" w:sz="0" w:space="0" w:color="auto"/>
            <w:bottom w:val="none" w:sz="0" w:space="0" w:color="auto"/>
            <w:right w:val="none" w:sz="0" w:space="0" w:color="auto"/>
          </w:divBdr>
          <w:divsChild>
            <w:div w:id="435446730">
              <w:marLeft w:val="0"/>
              <w:marRight w:val="0"/>
              <w:marTop w:val="0"/>
              <w:marBottom w:val="0"/>
              <w:divBdr>
                <w:top w:val="none" w:sz="0" w:space="0" w:color="auto"/>
                <w:left w:val="none" w:sz="0" w:space="0" w:color="auto"/>
                <w:bottom w:val="none" w:sz="0" w:space="0" w:color="auto"/>
                <w:right w:val="none" w:sz="0" w:space="0" w:color="auto"/>
              </w:divBdr>
              <w:divsChild>
                <w:div w:id="136112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088261113">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0851656">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 w:id="213629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s://www.newsunroad.com/" TargetMode="External"/><Relationship Id="rId39" Type="http://schemas.openxmlformats.org/officeDocument/2006/relationships/hyperlink" Target="https://www.thegef.org/documents/policies-guidelines" TargetMode="External"/><Relationship Id="rId21" Type="http://schemas.openxmlformats.org/officeDocument/2006/relationships/hyperlink" Target="https://www.villagedata.io/" TargetMode="External"/><Relationship Id="rId34" Type="http://schemas.openxmlformats.org/officeDocument/2006/relationships/footer" Target="footer2.xml"/><Relationship Id="rId42" Type="http://schemas.openxmlformats.org/officeDocument/2006/relationships/hyperlink" Target="http://web.undp.org/evaluation/guidance.shtml" TargetMode="External"/><Relationship Id="rId47" Type="http://schemas.openxmlformats.org/officeDocument/2006/relationships/header" Target="header3.xml"/><Relationship Id="rId50" Type="http://schemas.openxmlformats.org/officeDocument/2006/relationships/footer" Target="footer5.xml"/><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emf"/><Relationship Id="rId29" Type="http://schemas.openxmlformats.org/officeDocument/2006/relationships/hyperlink" Target="https://www.tfe.energy/project/Quality-Assurance-for-Mini-Grids" TargetMode="External"/><Relationship Id="rId11" Type="http://schemas.openxmlformats.org/officeDocument/2006/relationships/endnotes" Target="endnotes.xml"/><Relationship Id="rId24" Type="http://schemas.openxmlformats.org/officeDocument/2006/relationships/hyperlink" Target="http://www.ecowrex.org/" TargetMode="External"/><Relationship Id="rId32" Type="http://schemas.openxmlformats.org/officeDocument/2006/relationships/header" Target="header1.xml"/><Relationship Id="rId37" Type="http://schemas.openxmlformats.org/officeDocument/2006/relationships/hyperlink" Target="https://www.thegef.org/sites/default/files/council-meeting-documents/GEF-C.56-03%2C%20Policy%20on%20Monitoring.pdf" TargetMode="External"/><Relationship Id="rId40" Type="http://schemas.openxmlformats.org/officeDocument/2006/relationships/hyperlink" Target="https://www.thegef.org/sites/default/files/documents/Results_Guidelines.pdf" TargetMode="External"/><Relationship Id="rId45" Type="http://schemas.openxmlformats.org/officeDocument/2006/relationships/hyperlink" Target="http://www.un.org/sc/committees/1267/aq_sanctions_list.shtml" TargetMode="External"/><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8.emf"/><Relationship Id="rId31" Type="http://schemas.openxmlformats.org/officeDocument/2006/relationships/hyperlink" Target="https://africamda.org" TargetMode="External"/><Relationship Id="rId44" Type="http://schemas.openxmlformats.org/officeDocument/2006/relationships/footer" Target="footer3.xml"/><Relationship Id="rId52" Type="http://schemas.openxmlformats.org/officeDocument/2006/relationships/image" Target="media/image11.jp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g"/><Relationship Id="rId22" Type="http://schemas.openxmlformats.org/officeDocument/2006/relationships/hyperlink" Target="https://fraym.io/" TargetMode="External"/><Relationship Id="rId27" Type="http://schemas.openxmlformats.org/officeDocument/2006/relationships/hyperlink" Target="https://www.ammp.io/" TargetMode="External"/><Relationship Id="rId30" Type="http://schemas.openxmlformats.org/officeDocument/2006/relationships/hyperlink" Target="https://africamda.org" TargetMode="External"/><Relationship Id="rId35" Type="http://schemas.openxmlformats.org/officeDocument/2006/relationships/hyperlink" Target="http://www.undp.org/content/undp/en/home/operations/accountability/programme_and_operationspoliciesandprocedures.html" TargetMode="External"/><Relationship Id="rId43" Type="http://schemas.openxmlformats.org/officeDocument/2006/relationships/header" Target="header2.xml"/><Relationship Id="rId48" Type="http://schemas.openxmlformats.org/officeDocument/2006/relationships/footer" Target="footer4.xml"/><Relationship Id="rId8" Type="http://schemas.openxmlformats.org/officeDocument/2006/relationships/settings" Target="settings.xml"/><Relationship Id="rId51" Type="http://schemas.openxmlformats.org/officeDocument/2006/relationships/header" Target="header5.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hyperlink" Target="https://ferntech.io/" TargetMode="External"/><Relationship Id="rId33" Type="http://schemas.openxmlformats.org/officeDocument/2006/relationships/footer" Target="footer1.xml"/><Relationship Id="rId38" Type="http://schemas.openxmlformats.org/officeDocument/2006/relationships/hyperlink" Target="https://www.thegef.org/sites/default/files/council-meeting-documents/EN_GEF.ME_C56_02_GEF_Evaluation_Policy_May_2019_0.pdf" TargetMode="External"/><Relationship Id="rId46" Type="http://schemas.openxmlformats.org/officeDocument/2006/relationships/image" Target="media/image10.jpeg"/><Relationship Id="rId20" Type="http://schemas.openxmlformats.org/officeDocument/2006/relationships/image" Target="media/image9.jpeg"/><Relationship Id="rId41" Type="http://schemas.openxmlformats.org/officeDocument/2006/relationships/hyperlink" Target="http://web.undp.org/evaluation/guidance.shtml"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odysseyenergysolutions.com/" TargetMode="External"/><Relationship Id="rId28" Type="http://schemas.openxmlformats.org/officeDocument/2006/relationships/hyperlink" Target="https://africamda.org/" TargetMode="External"/><Relationship Id="rId36" Type="http://schemas.openxmlformats.org/officeDocument/2006/relationships/hyperlink" Target="http://www.undp.org/content/undp/en/home/operations/accountability/evaluation/evaluation_policyofundp.html" TargetMode="External"/><Relationship Id="rId49" Type="http://schemas.openxmlformats.org/officeDocument/2006/relationships/header" Target="header4.xml"/></Relationships>
</file>

<file path=word/_rels/footnotes.xml.rels><?xml version="1.0" encoding="UTF-8" standalone="yes"?>
<Relationships xmlns="http://schemas.openxmlformats.org/package/2006/relationships"><Relationship Id="rId8" Type="http://schemas.openxmlformats.org/officeDocument/2006/relationships/hyperlink" Target="http://hdr.undp.org/en/composite/GII" TargetMode="External"/><Relationship Id="rId3" Type="http://schemas.openxmlformats.org/officeDocument/2006/relationships/hyperlink" Target="http://www.ecreee.org/news/burkina-faso-launches-sahel-regions-largest-solar-power-plant" TargetMode="External"/><Relationship Id="rId7" Type="http://schemas.openxmlformats.org/officeDocument/2006/relationships/hyperlink" Target="http://www.ecreee.org/news/member-states-endorse-ecowas-policy-gender-mainstreaming-energy-access" TargetMode="External"/><Relationship Id="rId2" Type="http://schemas.openxmlformats.org/officeDocument/2006/relationships/hyperlink" Target="https://www.undp.org/content/undp/en/home/coronavirus/socio-economic-impact-of-covid-19.html" TargetMode="External"/><Relationship Id="rId1" Type="http://schemas.openxmlformats.org/officeDocument/2006/relationships/hyperlink" Target="https://data.worldbank.org/country/BF" TargetMode="External"/><Relationship Id="rId6" Type="http://schemas.openxmlformats.org/officeDocument/2006/relationships/hyperlink" Target="https://www.seforall.org/stories-of-success/jumemes-unique-mini-grid-model-gains-traction-in-tanzania" TargetMode="External"/><Relationship Id="rId11" Type="http://schemas.openxmlformats.org/officeDocument/2006/relationships/hyperlink" Target="https://popp.undp.org/_layouts/15/WopiFrame.aspx?sourcedoc=/UNDP_POPP_DOCUMENT_LIBRARY/Public/PPM_Project%20Management_Closing.docx&amp;action=default" TargetMode="External"/><Relationship Id="rId5" Type="http://schemas.openxmlformats.org/officeDocument/2006/relationships/hyperlink" Target="file:///C:/Users/aadebiyi/Downloads/ecowas_ecosham_engl_0%20(2).pdf" TargetMode="External"/><Relationship Id="rId10" Type="http://schemas.openxmlformats.org/officeDocument/2006/relationships/hyperlink" Target="https://www.thegef.org/gef/policies_guidelines" TargetMode="External"/><Relationship Id="rId4" Type="http://schemas.openxmlformats.org/officeDocument/2006/relationships/hyperlink" Target="https://www.itu.int/en/ITU-D/LDCs/Documents/2017/Country%20Profiles/Country%20Profile_Burkina%20Faso.pdf" TargetMode="External"/><Relationship Id="rId9" Type="http://schemas.openxmlformats.org/officeDocument/2006/relationships/hyperlink" Target="http://hdr.undp.org/en/composite/G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2.xml><?xml version="1.0" encoding="utf-8"?>
<ds:datastoreItem xmlns:ds="http://schemas.openxmlformats.org/officeDocument/2006/customXml" ds:itemID="{E010FA40-5CF8-4C81-9A8E-D31C9B2CF9E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DC5F130-AC76-49CC-B1CF-C47CB69FD613}">
  <ds:schemaRefs>
    <ds:schemaRef ds:uri="http://schemas.openxmlformats.org/officeDocument/2006/bibliography"/>
  </ds:schemaRefs>
</ds:datastoreItem>
</file>

<file path=customXml/itemProps4.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5.xml><?xml version="1.0" encoding="utf-8"?>
<ds:datastoreItem xmlns:ds="http://schemas.openxmlformats.org/officeDocument/2006/customXml" ds:itemID="{0FC1D439-4DC8-404E-86D6-3C8C06D779C9}"/>
</file>

<file path=docProps/app.xml><?xml version="1.0" encoding="utf-8"?>
<Properties xmlns="http://schemas.openxmlformats.org/officeDocument/2006/extended-properties" xmlns:vt="http://schemas.openxmlformats.org/officeDocument/2006/docPropsVTypes">
  <Template>Normal</Template>
  <TotalTime>2</TotalTime>
  <Pages>147</Pages>
  <Words>62708</Words>
  <Characters>357439</Characters>
  <Application>Microsoft Office Word</Application>
  <DocSecurity>0</DocSecurity>
  <Lines>2978</Lines>
  <Paragraphs>838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ProDoc template for all vertical funds - CLEAN version</vt:lpstr>
      <vt:lpstr>ProDoc template for all vertical funds - CLEAN version</vt:lpstr>
    </vt:vector>
  </TitlesOfParts>
  <Company>Microsoft</Company>
  <LinksUpToDate>false</LinksUpToDate>
  <CharactersWithSpaces>419309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nancy.bennet@undp.org</dc:creator>
  <cp:keywords/>
  <dc:description/>
  <cp:lastModifiedBy>Lela Fikrou</cp:lastModifiedBy>
  <cp:revision>3</cp:revision>
  <cp:lastPrinted>2019-12-30T21:21:00Z</cp:lastPrinted>
  <dcterms:created xsi:type="dcterms:W3CDTF">2022-07-18T10:13:00Z</dcterms:created>
  <dcterms:modified xsi:type="dcterms:W3CDTF">2022-07-18T10:13:00Z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